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81AA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AF82FC6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E4D90AD" w14:textId="77777777"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40B41D35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8D1445B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6F38498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D6A6EAD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724D590" w14:textId="77777777" w:rsidR="009F2A51" w:rsidRPr="002431EB" w:rsidRDefault="009F2A51" w:rsidP="009F2A51">
      <w:pPr>
        <w:ind w:right="-270"/>
        <w:jc w:val="center"/>
      </w:pPr>
    </w:p>
    <w:p w14:paraId="3B21D2AC" w14:textId="5034419F" w:rsidR="001B4454" w:rsidRPr="001D6CCE" w:rsidRDefault="001B4454" w:rsidP="00C82F07">
      <w:pPr>
        <w:pStyle w:val="BodyText"/>
        <w:spacing w:before="240" w:after="60"/>
        <w:ind w:left="1440" w:firstLine="720"/>
        <w:rPr>
          <w:b/>
          <w:sz w:val="32"/>
          <w:szCs w:val="32"/>
        </w:rPr>
      </w:pP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14:paraId="1B9BF6C4" w14:textId="77777777"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14:paraId="49566E5B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3D478E5" w14:textId="77777777" w:rsidR="009F2A51" w:rsidRPr="002431EB" w:rsidRDefault="009F2A51" w:rsidP="009F2A51">
      <w:pPr>
        <w:ind w:right="-270"/>
      </w:pPr>
    </w:p>
    <w:p w14:paraId="592EA8E1" w14:textId="77777777"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14:paraId="5BB42473" w14:textId="77777777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11A8B6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6823A51" w14:textId="77777777"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D03F3FE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973868" w:rsidRPr="00D37C04" w14:paraId="0824E504" w14:textId="77777777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E72D11" w14:textId="19175163" w:rsidR="00973868" w:rsidRPr="00C82F07" w:rsidRDefault="00973868" w:rsidP="00973868">
            <w:pPr>
              <w:ind w:left="-12" w:right="-270"/>
              <w:jc w:val="center"/>
              <w:rPr>
                <w:rFonts w:ascii="Times New Roman" w:hAnsi="Times New Roman"/>
              </w:rPr>
            </w:pPr>
            <w:ins w:id="0" w:author="Palacherla, Susmitha C" w:date="2024-01-10T16:43:00Z">
              <w:r>
                <w:rPr>
                  <w:rFonts w:ascii="Times New Roman" w:hAnsi="Times New Roman"/>
                </w:rPr>
                <w:t>01/10/2024</w:t>
              </w:r>
            </w:ins>
            <w:del w:id="1" w:author="Palacherla, Susmitha C" w:date="2023-12-29T14:24:00Z">
              <w:r w:rsidDel="002D34C6">
                <w:rPr>
                  <w:rFonts w:ascii="Times New Roman" w:hAnsi="Times New Roman"/>
                </w:rPr>
                <w:delText>3/15/2022</w:delText>
              </w:r>
            </w:del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7B89E1F" w14:textId="77777777" w:rsidR="00973868" w:rsidRPr="00C82F07" w:rsidRDefault="00973868" w:rsidP="00973868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096E6E7" w14:textId="671C75DB" w:rsidR="00973868" w:rsidRPr="00C82F07" w:rsidRDefault="00973868" w:rsidP="00973868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4-01-10T16:43:00Z">
              <w:r w:rsidRPr="00817B03">
                <w:rPr>
                  <w:rFonts w:ascii="Times New Roman" w:hAnsi="Times New Roman"/>
                  <w:sz w:val="24"/>
                </w:rPr>
                <w:t>TFS 27523 - Dashboard to view the feed load history in the Admin Tool</w:t>
              </w:r>
            </w:ins>
            <w:del w:id="3" w:author="Palacherla, Susmitha C" w:date="2023-12-29T14:24:00Z">
              <w:r w:rsidRPr="005C259C" w:rsidDel="002D34C6">
                <w:rPr>
                  <w:rFonts w:ascii="Times New Roman" w:hAnsi="Times New Roman"/>
                  <w:sz w:val="24"/>
                </w:rPr>
                <w:delText>TFS 23967 - Send alerts if xlsx files staged</w:delText>
              </w:r>
            </w:del>
          </w:p>
        </w:tc>
      </w:tr>
    </w:tbl>
    <w:p w14:paraId="0A728DAB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7B189F9" w14:textId="77777777"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7A6CABBF" wp14:editId="3605B4ED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3FAA95D" wp14:editId="1240104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proofErr w:type="gramStart"/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  <w:proofErr w:type="gramEnd"/>
    </w:p>
    <w:p w14:paraId="2106FFC8" w14:textId="77777777"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248F6BD5" w14:textId="77777777"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14:paraId="2D288B7E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EBD562D" wp14:editId="009FC2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77C34B2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303F48A6" w14:textId="77777777"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14:paraId="06D2DDBA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tblGridChange w:id="4">
          <w:tblGrid>
            <w:gridCol w:w="1440"/>
            <w:gridCol w:w="5238"/>
            <w:gridCol w:w="2790"/>
          </w:tblGrid>
        </w:tblGridChange>
      </w:tblGrid>
      <w:tr w:rsidR="009F2A51" w:rsidRPr="001D6CCE" w14:paraId="538A2F22" w14:textId="77777777" w:rsidTr="00B63D5F">
        <w:trPr>
          <w:tblHeader/>
        </w:trPr>
        <w:tc>
          <w:tcPr>
            <w:tcW w:w="1440" w:type="dxa"/>
            <w:shd w:val="solid" w:color="auto" w:fill="000000"/>
          </w:tcPr>
          <w:p w14:paraId="6290DEBE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ABE0560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6E1125D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14:paraId="23F3FF5E" w14:textId="77777777" w:rsidTr="00B63D5F">
        <w:tc>
          <w:tcPr>
            <w:tcW w:w="1440" w:type="dxa"/>
          </w:tcPr>
          <w:p w14:paraId="773F11C7" w14:textId="77777777"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14:paraId="4999E4BF" w14:textId="77777777"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14:paraId="2FE94B21" w14:textId="77777777"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94BBA52" w14:textId="77777777" w:rsidTr="00B63D5F">
        <w:tc>
          <w:tcPr>
            <w:tcW w:w="1440" w:type="dxa"/>
          </w:tcPr>
          <w:p w14:paraId="62986C79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14:paraId="0C86480F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14:paraId="168722B8" w14:textId="77777777"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3D71CC2" w14:textId="77777777" w:rsidTr="00B63D5F">
        <w:tc>
          <w:tcPr>
            <w:tcW w:w="1440" w:type="dxa"/>
          </w:tcPr>
          <w:p w14:paraId="4937AE96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14:paraId="78317F50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14:paraId="1DEE2390" w14:textId="77777777"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1CF0FB15" w14:textId="77777777" w:rsidTr="00B63D5F">
        <w:tc>
          <w:tcPr>
            <w:tcW w:w="1440" w:type="dxa"/>
          </w:tcPr>
          <w:p w14:paraId="7E772952" w14:textId="77777777"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14:paraId="3C792FBE" w14:textId="77777777"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14:paraId="102956BB" w14:textId="77777777"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14:paraId="7302C380" w14:textId="77777777" w:rsidTr="00B63D5F">
        <w:tc>
          <w:tcPr>
            <w:tcW w:w="1440" w:type="dxa"/>
          </w:tcPr>
          <w:p w14:paraId="63DD227A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14:paraId="358097F5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14:paraId="21527297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44E65B72" w14:textId="77777777" w:rsidTr="00B63D5F">
        <w:tc>
          <w:tcPr>
            <w:tcW w:w="1440" w:type="dxa"/>
          </w:tcPr>
          <w:p w14:paraId="4C12EBA0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14:paraId="0CE64925" w14:textId="77777777"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14:paraId="7990D91E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14:paraId="1954305E" w14:textId="77777777" w:rsidTr="00B63D5F">
        <w:tc>
          <w:tcPr>
            <w:tcW w:w="1440" w:type="dxa"/>
          </w:tcPr>
          <w:p w14:paraId="544EEE84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14:paraId="73213071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14:paraId="5B4C4DDE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14:paraId="22261542" w14:textId="77777777" w:rsidTr="00B63D5F">
        <w:tc>
          <w:tcPr>
            <w:tcW w:w="1440" w:type="dxa"/>
          </w:tcPr>
          <w:p w14:paraId="4DD03D25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14:paraId="48C69AB8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14:paraId="062A5C5D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14:paraId="35AE06EB" w14:textId="77777777" w:rsidTr="00B63D5F">
        <w:tc>
          <w:tcPr>
            <w:tcW w:w="1440" w:type="dxa"/>
          </w:tcPr>
          <w:p w14:paraId="2A0A44A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14:paraId="66F916B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14:paraId="7CE9F020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14:paraId="107FC556" w14:textId="77777777" w:rsidTr="00B63D5F">
        <w:tc>
          <w:tcPr>
            <w:tcW w:w="1440" w:type="dxa"/>
          </w:tcPr>
          <w:p w14:paraId="704C329F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14:paraId="363EE204" w14:textId="77777777"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14:paraId="25718ECB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14:paraId="27361192" w14:textId="77777777" w:rsidTr="00B63D5F">
        <w:tc>
          <w:tcPr>
            <w:tcW w:w="1440" w:type="dxa"/>
          </w:tcPr>
          <w:p w14:paraId="10C22194" w14:textId="77777777"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14:paraId="028EDA20" w14:textId="77777777"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>TFS 15465 - eCoaching - London Alternate Channel Bingo logs</w:t>
            </w:r>
          </w:p>
        </w:tc>
        <w:tc>
          <w:tcPr>
            <w:tcW w:w="2790" w:type="dxa"/>
          </w:tcPr>
          <w:p w14:paraId="3D52A94F" w14:textId="77777777"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Susmitha Palacherla</w:t>
            </w:r>
          </w:p>
        </w:tc>
      </w:tr>
      <w:tr w:rsidR="003616C2" w:rsidRPr="001D6CCE" w14:paraId="619E020E" w14:textId="77777777" w:rsidTr="00B63D5F">
        <w:tc>
          <w:tcPr>
            <w:tcW w:w="1440" w:type="dxa"/>
          </w:tcPr>
          <w:p w14:paraId="604CDEA9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14:paraId="0006E452" w14:textId="0B6036DD"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14:paraId="2371D8FC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>Susmitha Palacherla</w:t>
            </w:r>
          </w:p>
        </w:tc>
      </w:tr>
      <w:tr w:rsidR="00B27E8F" w:rsidRPr="001D6CCE" w14:paraId="3E241531" w14:textId="77777777" w:rsidTr="00B63D5F">
        <w:tc>
          <w:tcPr>
            <w:tcW w:w="1440" w:type="dxa"/>
          </w:tcPr>
          <w:p w14:paraId="41F2C794" w14:textId="66E76AF8" w:rsidR="00B27E8F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t>4/19/2021</w:t>
            </w:r>
          </w:p>
        </w:tc>
        <w:tc>
          <w:tcPr>
            <w:tcW w:w="5238" w:type="dxa"/>
          </w:tcPr>
          <w:p w14:paraId="19DF6351" w14:textId="56FFACD2" w:rsidR="00B27E8F" w:rsidRPr="00C82F07" w:rsidRDefault="00B27E8F" w:rsidP="00B27E8F">
            <w:pPr>
              <w:pStyle w:val="hdr1"/>
              <w:ind w:left="0"/>
              <w:rPr>
                <w:sz w:val="22"/>
                <w:szCs w:val="22"/>
              </w:rPr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29F1D924" w14:textId="2995D061" w:rsidR="00B27E8F" w:rsidRPr="00C82F07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85627">
              <w:t>Susmitha Palacherla</w:t>
            </w:r>
          </w:p>
        </w:tc>
      </w:tr>
      <w:tr w:rsidR="00966EF6" w:rsidRPr="001D6CCE" w14:paraId="286BA796" w14:textId="77777777" w:rsidTr="00B63D5F">
        <w:tc>
          <w:tcPr>
            <w:tcW w:w="1440" w:type="dxa"/>
          </w:tcPr>
          <w:p w14:paraId="3EC3B1D3" w14:textId="695A088E" w:rsidR="00966EF6" w:rsidRDefault="00966EF6" w:rsidP="00966EF6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7489CD48" w14:textId="3E0723F3" w:rsidR="00966EF6" w:rsidRDefault="00966EF6" w:rsidP="00966EF6">
            <w:pPr>
              <w:pStyle w:val="hdr1"/>
              <w:ind w:left="0"/>
            </w:pPr>
            <w:r w:rsidRPr="00942FDD">
              <w:t xml:space="preserve">TFS 21796 - change email server from </w:t>
            </w:r>
            <w:proofErr w:type="spellStart"/>
            <w:r w:rsidRPr="00942FDD">
              <w:t>ironport</w:t>
            </w:r>
            <w:proofErr w:type="spellEnd"/>
            <w:r w:rsidRPr="00942FDD">
              <w:t xml:space="preserve"> to </w:t>
            </w:r>
            <w:proofErr w:type="spellStart"/>
            <w:r w:rsidRPr="00942FDD">
              <w:t>maxcorp</w:t>
            </w:r>
            <w:proofErr w:type="spellEnd"/>
          </w:p>
        </w:tc>
        <w:tc>
          <w:tcPr>
            <w:tcW w:w="2790" w:type="dxa"/>
          </w:tcPr>
          <w:p w14:paraId="659536FE" w14:textId="32FAFE7D" w:rsidR="00966EF6" w:rsidRPr="00585627" w:rsidRDefault="00966EF6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712815" w:rsidRPr="001D6CCE" w14:paraId="5F2C4B6A" w14:textId="77777777" w:rsidTr="00B63D5F">
        <w:tc>
          <w:tcPr>
            <w:tcW w:w="1440" w:type="dxa"/>
          </w:tcPr>
          <w:p w14:paraId="58C6FDE2" w14:textId="34781B79" w:rsidR="00712815" w:rsidRDefault="00712815" w:rsidP="00966EF6">
            <w:pPr>
              <w:pStyle w:val="hdr1"/>
              <w:ind w:left="0"/>
              <w:jc w:val="left"/>
            </w:pPr>
            <w:r>
              <w:t>8/2/2021</w:t>
            </w:r>
          </w:p>
        </w:tc>
        <w:tc>
          <w:tcPr>
            <w:tcW w:w="5238" w:type="dxa"/>
          </w:tcPr>
          <w:p w14:paraId="6506AE6D" w14:textId="3F64FB47" w:rsidR="00712815" w:rsidRPr="00942FDD" w:rsidRDefault="00712815" w:rsidP="00966EF6">
            <w:pPr>
              <w:pStyle w:val="hdr1"/>
              <w:ind w:left="0"/>
            </w:pPr>
            <w:r w:rsidRPr="00712815">
              <w:t>TFS 22443 - Add trigger and review performance for Bingo upload job</w:t>
            </w:r>
          </w:p>
        </w:tc>
        <w:tc>
          <w:tcPr>
            <w:tcW w:w="2790" w:type="dxa"/>
          </w:tcPr>
          <w:p w14:paraId="4C5E77F2" w14:textId="531BE799" w:rsidR="00712815" w:rsidRPr="00585627" w:rsidRDefault="00712815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55E7C" w:rsidRPr="001D6CCE" w14:paraId="2FC96BB8" w14:textId="77777777" w:rsidTr="00B63D5F">
        <w:tc>
          <w:tcPr>
            <w:tcW w:w="1440" w:type="dxa"/>
          </w:tcPr>
          <w:p w14:paraId="464C9044" w14:textId="6A6BBADC" w:rsidR="00455E7C" w:rsidRDefault="00455E7C" w:rsidP="00455E7C">
            <w:pPr>
              <w:pStyle w:val="hdr1"/>
              <w:ind w:left="0"/>
              <w:jc w:val="left"/>
            </w:pPr>
            <w:r>
              <w:t>3/15/2022</w:t>
            </w:r>
          </w:p>
        </w:tc>
        <w:tc>
          <w:tcPr>
            <w:tcW w:w="5238" w:type="dxa"/>
          </w:tcPr>
          <w:p w14:paraId="024760EA" w14:textId="41EC82C8" w:rsidR="00455E7C" w:rsidRPr="00712815" w:rsidRDefault="00455E7C" w:rsidP="00455E7C">
            <w:pPr>
              <w:pStyle w:val="hdr1"/>
              <w:ind w:left="0"/>
            </w:pPr>
            <w:r w:rsidRPr="005C259C">
              <w:t>TFS 23967 - Send alerts if xlsx files staged</w:t>
            </w:r>
          </w:p>
        </w:tc>
        <w:tc>
          <w:tcPr>
            <w:tcW w:w="2790" w:type="dxa"/>
          </w:tcPr>
          <w:p w14:paraId="075DAD2E" w14:textId="29620BF9" w:rsidR="00455E7C" w:rsidRPr="00585627" w:rsidRDefault="00455E7C" w:rsidP="00455E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714F2" w:rsidRPr="001D6CCE" w14:paraId="27333FB0" w14:textId="77777777" w:rsidTr="005119F5">
        <w:tblPrEx>
          <w:tblW w:w="946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5" w:author="Palacherla, Susmitha C" w:date="2023-12-29T14:24:00Z">
            <w:tblPrEx>
              <w:tblW w:w="94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rPr>
          <w:ins w:id="6" w:author="Palacherla, Susmitha C" w:date="2023-12-29T14:24:00Z"/>
        </w:trPr>
        <w:tc>
          <w:tcPr>
            <w:tcW w:w="144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7" w:author="Palacherla, Susmitha C" w:date="2023-12-29T14:24:00Z">
              <w:tcPr>
                <w:tcW w:w="1440" w:type="dxa"/>
              </w:tcPr>
            </w:tcPrChange>
          </w:tcPr>
          <w:p w14:paraId="004082B5" w14:textId="781A9C35" w:rsidR="004714F2" w:rsidRDefault="004714F2" w:rsidP="004714F2">
            <w:pPr>
              <w:pStyle w:val="hdr1"/>
              <w:ind w:left="0"/>
              <w:jc w:val="left"/>
              <w:rPr>
                <w:ins w:id="8" w:author="Palacherla, Susmitha C" w:date="2023-12-29T14:24:00Z"/>
              </w:rPr>
            </w:pPr>
            <w:ins w:id="9" w:author="Palacherla, Susmitha C" w:date="2023-12-29T14:24:00Z">
              <w:r>
                <w:t>12/28/2023</w:t>
              </w:r>
            </w:ins>
          </w:p>
        </w:tc>
        <w:tc>
          <w:tcPr>
            <w:tcW w:w="523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0" w:author="Palacherla, Susmitha C" w:date="2023-12-29T14:24:00Z">
              <w:tcPr>
                <w:tcW w:w="5238" w:type="dxa"/>
              </w:tcPr>
            </w:tcPrChange>
          </w:tcPr>
          <w:p w14:paraId="45E2F9F9" w14:textId="13E107AA" w:rsidR="004714F2" w:rsidRPr="005C259C" w:rsidRDefault="004714F2" w:rsidP="004714F2">
            <w:pPr>
              <w:pStyle w:val="hdr1"/>
              <w:ind w:left="0"/>
              <w:rPr>
                <w:ins w:id="11" w:author="Palacherla, Susmitha C" w:date="2023-12-29T14:24:00Z"/>
              </w:rPr>
            </w:pPr>
            <w:ins w:id="12" w:author="Palacherla, Susmitha C" w:date="2023-12-29T14:24:00Z">
              <w:r w:rsidRPr="00F40507">
                <w:t>TFS 27441 - Setup email alert when unexpected file staged</w:t>
              </w:r>
            </w:ins>
          </w:p>
        </w:tc>
        <w:tc>
          <w:tcPr>
            <w:tcW w:w="279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3" w:author="Palacherla, Susmitha C" w:date="2023-12-29T14:24:00Z">
              <w:tcPr>
                <w:tcW w:w="2790" w:type="dxa"/>
              </w:tcPr>
            </w:tcPrChange>
          </w:tcPr>
          <w:p w14:paraId="2F9CA358" w14:textId="31E7F4F9" w:rsidR="004714F2" w:rsidRPr="00585627" w:rsidRDefault="004714F2" w:rsidP="004714F2">
            <w:pPr>
              <w:pStyle w:val="hdr1"/>
              <w:ind w:left="0"/>
              <w:jc w:val="left"/>
              <w:rPr>
                <w:ins w:id="14" w:author="Palacherla, Susmitha C" w:date="2023-12-29T14:24:00Z"/>
              </w:rPr>
            </w:pPr>
            <w:ins w:id="15" w:author="Palacherla, Susmitha C" w:date="2023-12-29T14:24:00Z">
              <w:r w:rsidRPr="00585627">
                <w:t>Susmitha Palacherla</w:t>
              </w:r>
            </w:ins>
          </w:p>
        </w:tc>
      </w:tr>
      <w:tr w:rsidR="00973868" w:rsidRPr="001D6CCE" w14:paraId="4798FF02" w14:textId="77777777" w:rsidTr="00B80DDE">
        <w:tblPrEx>
          <w:tblW w:w="946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16" w:author="Palacherla, Susmitha C" w:date="2024-01-10T16:43:00Z">
            <w:tblPrEx>
              <w:tblW w:w="94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rPr>
          <w:ins w:id="17" w:author="Palacherla, Susmitha C" w:date="2024-01-10T16:43:00Z"/>
        </w:trPr>
        <w:tc>
          <w:tcPr>
            <w:tcW w:w="1440" w:type="dxa"/>
            <w:tcPrChange w:id="18" w:author="Palacherla, Susmitha C" w:date="2024-01-10T16:43:00Z">
              <w:tcPr>
                <w:tcW w:w="144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46A59A07" w14:textId="27B822B9" w:rsidR="00973868" w:rsidRDefault="00973868" w:rsidP="00973868">
            <w:pPr>
              <w:pStyle w:val="hdr1"/>
              <w:ind w:left="0"/>
              <w:rPr>
                <w:ins w:id="19" w:author="Palacherla, Susmitha C" w:date="2024-01-10T16:43:00Z"/>
              </w:rPr>
              <w:pPrChange w:id="20" w:author="Palacherla, Susmitha C" w:date="2024-01-10T16:43:00Z">
                <w:pPr>
                  <w:pStyle w:val="hdr1"/>
                  <w:ind w:left="0"/>
                  <w:jc w:val="left"/>
                </w:pPr>
              </w:pPrChange>
            </w:pPr>
            <w:ins w:id="21" w:author="Palacherla, Susmitha C" w:date="2024-01-10T16:43:00Z">
              <w:r w:rsidRPr="00973868">
                <w:rPr>
                  <w:rPrChange w:id="22" w:author="Palacherla, Susmitha C" w:date="2024-01-10T16:43:00Z">
                    <w:rPr>
                      <w:rFonts w:asciiTheme="minorHAnsi" w:hAnsiTheme="minorHAnsi"/>
                      <w:sz w:val="20"/>
                    </w:rPr>
                  </w:rPrChange>
                </w:rPr>
                <w:t>01/10/2024</w:t>
              </w:r>
            </w:ins>
          </w:p>
        </w:tc>
        <w:tc>
          <w:tcPr>
            <w:tcW w:w="5238" w:type="dxa"/>
            <w:tcPrChange w:id="23" w:author="Palacherla, Susmitha C" w:date="2024-01-10T16:43:00Z">
              <w:tcPr>
                <w:tcW w:w="5238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5A12DBAD" w14:textId="5E18CD46" w:rsidR="00973868" w:rsidRPr="00F40507" w:rsidRDefault="00973868" w:rsidP="00973868">
            <w:pPr>
              <w:pStyle w:val="hdr1"/>
              <w:ind w:left="0"/>
              <w:rPr>
                <w:ins w:id="24" w:author="Palacherla, Susmitha C" w:date="2024-01-10T16:43:00Z"/>
              </w:rPr>
            </w:pPr>
            <w:ins w:id="25" w:author="Palacherla, Susmitha C" w:date="2024-01-10T16:43:00Z">
              <w:r w:rsidRPr="00973868">
                <w:rPr>
                  <w:rPrChange w:id="26" w:author="Palacherla, Susmitha C" w:date="2024-01-10T16:43:00Z">
                    <w:rPr>
                      <w:rFonts w:asciiTheme="minorHAnsi" w:hAnsiTheme="minorHAnsi"/>
                      <w:sz w:val="20"/>
                    </w:rPr>
                  </w:rPrChange>
                </w:rPr>
                <w:t>TFS 27523 - Dashboard to view the feed load history in the Admin Tool</w:t>
              </w:r>
            </w:ins>
          </w:p>
        </w:tc>
        <w:tc>
          <w:tcPr>
            <w:tcW w:w="2790" w:type="dxa"/>
            <w:tcPrChange w:id="27" w:author="Palacherla, Susmitha C" w:date="2024-01-10T16:43:00Z">
              <w:tcPr>
                <w:tcW w:w="279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20827396" w14:textId="7887EDDD" w:rsidR="00973868" w:rsidRPr="00585627" w:rsidRDefault="00973868" w:rsidP="00973868">
            <w:pPr>
              <w:pStyle w:val="hdr1"/>
              <w:ind w:left="0"/>
              <w:rPr>
                <w:ins w:id="28" w:author="Palacherla, Susmitha C" w:date="2024-01-10T16:43:00Z"/>
              </w:rPr>
              <w:pPrChange w:id="29" w:author="Palacherla, Susmitha C" w:date="2024-01-10T16:43:00Z">
                <w:pPr>
                  <w:pStyle w:val="hdr1"/>
                  <w:ind w:left="0"/>
                  <w:jc w:val="left"/>
                </w:pPr>
              </w:pPrChange>
            </w:pPr>
            <w:ins w:id="30" w:author="Palacherla, Susmitha C" w:date="2024-01-10T16:43:00Z">
              <w:r w:rsidRPr="00973868">
                <w:rPr>
                  <w:rPrChange w:id="31" w:author="Palacherla, Susmitha C" w:date="2024-01-10T16:43:00Z">
                    <w:rPr>
                      <w:rFonts w:asciiTheme="minorHAnsi" w:hAnsiTheme="minorHAnsi"/>
                      <w:sz w:val="20"/>
                    </w:rPr>
                  </w:rPrChange>
                </w:rPr>
                <w:t>Susmitha Palacherla</w:t>
              </w:r>
            </w:ins>
          </w:p>
        </w:tc>
      </w:tr>
    </w:tbl>
    <w:p w14:paraId="05C1B7A5" w14:textId="77777777" w:rsidR="009F2A51" w:rsidRPr="002431EB" w:rsidRDefault="009F2A51" w:rsidP="009F2A51">
      <w:pPr>
        <w:pStyle w:val="BodyText"/>
      </w:pPr>
    </w:p>
    <w:p w14:paraId="73AEDF46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32" w:name="_Toc434743870"/>
      <w:r w:rsidRPr="002431EB">
        <w:br w:type="page"/>
      </w:r>
      <w:bookmarkEnd w:id="32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B87253" w14:textId="77777777" w:rsidR="00481F6E" w:rsidRDefault="00481F6E">
          <w:pPr>
            <w:pStyle w:val="TOCHeading"/>
          </w:pPr>
          <w:r>
            <w:t>Contents</w:t>
          </w:r>
        </w:p>
        <w:p w14:paraId="3D06913A" w14:textId="77777777"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FFE24F4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3DC780A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BF5D17B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07217D9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409DA90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912B48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A4A6AB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09A98C2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45E30B84" w14:textId="77777777" w:rsidR="00CC484A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23D93E8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F5FFF1F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0CB524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3205E1D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BC73CB9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5717C45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B92EAC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4403A87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7F120FCD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2F5259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1B0882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C63CF61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0C179136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F2A7757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B3143B0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BFE6CCF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AA1320A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509989B" w14:textId="77777777"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33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33"/>
    </w:p>
    <w:p w14:paraId="2C30263C" w14:textId="77777777"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4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34"/>
    </w:p>
    <w:p w14:paraId="4E37A0EA" w14:textId="77777777"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make a determination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eCL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work-flow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, items can be tracked from start to finish to verify if items have been addressed. </w:t>
      </w:r>
    </w:p>
    <w:p w14:paraId="47251809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7517E1BD" w14:textId="77777777"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5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35"/>
    </w:p>
    <w:p w14:paraId="303C1303" w14:textId="77777777"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0BB21D9B" w14:textId="77777777"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14:paraId="4B2669AC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1BB0C553" w14:textId="77777777"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6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36"/>
    </w:p>
    <w:p w14:paraId="678ED2D2" w14:textId="77777777"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14:paraId="6D3AC20A" w14:textId="55E184E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8" w:history="1">
        <w:r w:rsidR="001F3C08" w:rsidRPr="00925A7E">
          <w:rPr>
            <w:rStyle w:val="Hyperlink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1F3C08" w:rsidRPr="00700164">
          <w:rPr>
            <w:rStyle w:val="Hyperlink"/>
            <w:rFonts w:ascii="Times New Roman" w:hAnsi="Times New Roman"/>
          </w:rPr>
          <w:t>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proofErr w:type="spellStart"/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</w:t>
      </w:r>
      <w:proofErr w:type="gramStart"/>
      <w:r w:rsidRPr="00124D8C">
        <w:rPr>
          <w:rFonts w:ascii="Times New Roman" w:hAnsi="Times New Roman"/>
          <w:sz w:val="20"/>
          <w:szCs w:val="20"/>
        </w:rPr>
        <w:t>encrypt</w:t>
      </w:r>
      <w:proofErr w:type="spellEnd"/>
      <w:proofErr w:type="gramEnd"/>
      <w:r w:rsidRPr="001D6CCE">
        <w:rPr>
          <w:rFonts w:ascii="Times New Roman" w:hAnsi="Times New Roman"/>
          <w:color w:val="000000" w:themeColor="text1"/>
        </w:rPr>
        <w:t xml:space="preserve">  </w:t>
      </w:r>
    </w:p>
    <w:p w14:paraId="0232EE3A" w14:textId="7777777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 xxx is the 3 letter Report code.</w:t>
      </w:r>
    </w:p>
    <w:p w14:paraId="76E9CC75" w14:textId="77777777"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14:paraId="19D00A56" w14:textId="77777777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25596DA" w14:textId="77777777"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888D46E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44A5263" w14:textId="77777777"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24762F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ABECF4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9AE1CF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799FEC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14:paraId="2726AC8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D294A40" w14:textId="77777777"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4125E42" w14:textId="77777777"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FB6B7C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B466A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6D2814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5BF74" w14:textId="77777777"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B7EB65B" w14:textId="77777777"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14:paraId="3141319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1B4BCD7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DBD2DC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191BE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4910230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1A0DAEF3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D6D02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4B993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14:paraId="4EDBDA7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D173AB4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F33D99D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304E27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F32FA38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B61E32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B13491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3A4E5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14:paraId="754F3CDD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57D712" w14:textId="77777777"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3BE2CC5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C52628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55812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F47BC75" w14:textId="77777777"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15BCCE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F8FEAF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14:paraId="34FFB0B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BDEDA73" w14:textId="77777777"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2F6F6AD6" w14:textId="77777777"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0624D5C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3EB669" w14:textId="77777777"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14:paraId="1EE8BAE1" w14:textId="77777777"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14:paraId="61561052" w14:textId="77777777"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DBCF7AD" w14:textId="77777777"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76722E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070960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</w:tbl>
    <w:p w14:paraId="502A6A37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63999C0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ACBFF17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7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37"/>
    </w:p>
    <w:p w14:paraId="2F05F2DE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14:paraId="1242FC81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14:paraId="2EDD89C7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14:paraId="03FB5184" w14:textId="77777777"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14:paraId="5B72ED99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311ECB5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1B2CBB2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8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38"/>
    </w:p>
    <w:p w14:paraId="033D53BE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9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39"/>
    </w:p>
    <w:p w14:paraId="62C25EF6" w14:textId="75373B2C"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55C1F363" w14:textId="77777777"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CA2FCA7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40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40"/>
    </w:p>
    <w:p w14:paraId="1B0F5ED6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41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7B60811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D604339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50FFD3BF" w14:textId="7950C550" w:rsidR="00C82F07" w:rsidRPr="00712815" w:rsidRDefault="00000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\\UVAADADSQL50CCO\Data\Coaching\Quality\</w:t>
        </w:r>
      </w:hyperlink>
      <w:r w:rsidR="00712815" w:rsidRPr="00712815">
        <w:rPr>
          <w:rFonts w:ascii="Times New Roman" w:hAnsi="Times New Roman"/>
          <w:sz w:val="20"/>
          <w:szCs w:val="20"/>
        </w:rPr>
        <w:t xml:space="preserve"> </w:t>
      </w:r>
      <w:r w:rsidR="00712815" w:rsidRPr="00712815" w:rsidDel="00712815">
        <w:rPr>
          <w:rFonts w:ascii="Times New Roman" w:hAnsi="Times New Roman"/>
          <w:sz w:val="20"/>
          <w:szCs w:val="20"/>
        </w:rPr>
        <w:t xml:space="preserve"> </w:t>
      </w:r>
      <w:r w:rsidR="00C82F07" w:rsidRPr="00712815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712815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016B31C3" w14:textId="05555B4D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\\UVAADADSQL52CCO\Data\Coaching\Quality\</w:t>
        </w:r>
      </w:hyperlink>
      <w:r w:rsidR="00712815">
        <w:rPr>
          <w:rFonts w:ascii="Times New Roman" w:hAnsi="Times New Roman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- Test File staging share</w:t>
      </w:r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0860C47C" w14:textId="369C3A8B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931693" w:rsidRPr="00B630F8">
          <w:rPr>
            <w:rStyle w:val="Hyperlink"/>
            <w:rFonts w:ascii="Times New Roman" w:hAnsi="Times New Roman"/>
            <w:sz w:val="20"/>
            <w:szCs w:val="20"/>
          </w:rPr>
          <w:t>\\UVAAPADSQL50CCO\Quality\</w:t>
        </w:r>
      </w:hyperlink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41"/>
    <w:p w14:paraId="5F851832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FE206A" w14:textId="77777777"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2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42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232E4BB7" w14:textId="77777777"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14:paraId="421B70B7" w14:textId="77777777"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1BFF007" w14:textId="77777777"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43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43"/>
    </w:p>
    <w:p w14:paraId="2B680453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507ABE71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0FE8CA2C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44" w:name="_Toc387654370"/>
      <w:bookmarkStart w:id="45" w:name="_Toc387758815"/>
      <w:bookmarkStart w:id="46" w:name="_Toc387821326"/>
      <w:bookmarkStart w:id="47" w:name="_Toc387821375"/>
      <w:bookmarkStart w:id="48" w:name="_Toc430607220"/>
      <w:bookmarkStart w:id="49" w:name="_Toc430607321"/>
      <w:bookmarkStart w:id="50" w:name="_Toc430607359"/>
      <w:bookmarkStart w:id="51" w:name="_Toc503960634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70A0BAA5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2" w:name="_Toc387654371"/>
      <w:bookmarkStart w:id="53" w:name="_Toc387758816"/>
      <w:bookmarkStart w:id="54" w:name="_Toc387821327"/>
      <w:bookmarkStart w:id="55" w:name="_Toc387821376"/>
      <w:bookmarkStart w:id="56" w:name="_Toc430607221"/>
      <w:bookmarkStart w:id="57" w:name="_Toc430607322"/>
      <w:bookmarkStart w:id="58" w:name="_Toc430607360"/>
      <w:bookmarkStart w:id="59" w:name="_Toc503960635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612542C7" w14:textId="77777777"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0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60"/>
    </w:p>
    <w:p w14:paraId="6D7FA96D" w14:textId="77777777"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14:paraId="5593B255" w14:textId="77777777"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14:paraId="1E2D4AE9" w14:textId="5E934DBB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5C3A7B" w:rsidRPr="00700164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5C3A7B" w:rsidRPr="00700164">
          <w:rPr>
            <w:rStyle w:val="Hyperlink"/>
            <w:rFonts w:ascii="Times New Roman" w:hAnsi="Times New Roman"/>
          </w:rPr>
          <w:t>\data\Coaching\Quality_Other\Dencrypt_Out</w:t>
        </w:r>
      </w:hyperlink>
    </w:p>
    <w:p w14:paraId="4A9F92ED" w14:textId="77777777"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14:paraId="66D47679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14:paraId="7FD1DAC4" w14:textId="77777777"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14:paraId="30C2971A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14:paraId="342B8AB3" w14:textId="77777777"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74CF18" w14:textId="77777777" w:rsidR="006F770C" w:rsidRPr="001D6CCE" w:rsidRDefault="006F770C" w:rsidP="006F770C">
      <w:pPr>
        <w:rPr>
          <w:rFonts w:ascii="Times New Roman" w:hAnsi="Times New Roman"/>
        </w:rPr>
      </w:pPr>
    </w:p>
    <w:p w14:paraId="6D398BEE" w14:textId="77777777"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1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61"/>
    </w:p>
    <w:p w14:paraId="53BA1CDA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2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62"/>
    </w:p>
    <w:p w14:paraId="25F1A68C" w14:textId="5419EF0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FD7637">
        <w:rPr>
          <w:rFonts w:ascii="Times New Roman" w:hAnsi="Times New Roman"/>
        </w:rPr>
        <w:t>UVAAPADSQL50CCO</w:t>
      </w:r>
    </w:p>
    <w:p w14:paraId="428F0A0C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</w:p>
    <w:p w14:paraId="04814940" w14:textId="01F3AF32"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3" w:history="1">
        <w:r w:rsidR="00DA5AD6" w:rsidRPr="00DA5AD6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DA5AD6" w:rsidRPr="00DA5AD6">
          <w:rPr>
            <w:rStyle w:val="Hyperlink"/>
            <w:rFonts w:ascii="Times New Roman" w:hAnsi="Times New Roman"/>
          </w:rPr>
          <w:t>\ssis\Coaching\Packages\Quality_Other _</w:t>
        </w:r>
        <w:proofErr w:type="spellStart"/>
        <w:r w:rsidR="00DA5AD6" w:rsidRPr="00DA5AD6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14:paraId="6EE3DC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Config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14:paraId="368AAE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r w:rsidR="00DA5AD6">
        <w:rPr>
          <w:rFonts w:ascii="Times New Roman" w:hAnsi="Times New Roman"/>
        </w:rPr>
        <w:t>ecljobowner</w:t>
      </w:r>
    </w:p>
    <w:p w14:paraId="0150DF84" w14:textId="7C94C7DC"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</w:t>
      </w:r>
      <w:r w:rsidR="00FD7637">
        <w:rPr>
          <w:rFonts w:ascii="Times New Roman" w:hAnsi="Times New Roman"/>
        </w:rPr>
        <w:t>AD\SVC-F3420-APPECLP01</w:t>
      </w:r>
    </w:p>
    <w:p w14:paraId="169B6C60" w14:textId="77777777"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14:paraId="639952CD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14:paraId="0C0A6319" w14:textId="77777777"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885EFF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3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63"/>
    </w:p>
    <w:p w14:paraId="5BB116DB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33C6AE92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823D6CD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41F4666A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5809D895" w14:textId="77777777"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9"/>
        <w:gridCol w:w="2878"/>
        <w:gridCol w:w="884"/>
        <w:gridCol w:w="4029"/>
      </w:tblGrid>
      <w:tr w:rsidR="00E42C88" w:rsidRPr="001D6CCE" w14:paraId="6C694D9F" w14:textId="77777777" w:rsidTr="008E6829">
        <w:tc>
          <w:tcPr>
            <w:tcW w:w="1559" w:type="dxa"/>
          </w:tcPr>
          <w:p w14:paraId="0CC6B16F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78" w:type="dxa"/>
          </w:tcPr>
          <w:p w14:paraId="3D91B8FB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84" w:type="dxa"/>
          </w:tcPr>
          <w:p w14:paraId="1A723DDE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4029" w:type="dxa"/>
          </w:tcPr>
          <w:p w14:paraId="2BBC287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14:paraId="22FA23B6" w14:textId="77777777" w:rsidTr="008E6829">
        <w:trPr>
          <w:trHeight w:val="368"/>
        </w:trPr>
        <w:tc>
          <w:tcPr>
            <w:tcW w:w="1559" w:type="dxa"/>
          </w:tcPr>
          <w:p w14:paraId="1ED3B849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878" w:type="dxa"/>
          </w:tcPr>
          <w:p w14:paraId="3B51952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43D48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C06265A" w14:textId="532523E5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14:paraId="500A57A6" w14:textId="77777777" w:rsidTr="008E6829">
        <w:trPr>
          <w:trHeight w:val="368"/>
        </w:trPr>
        <w:tc>
          <w:tcPr>
            <w:tcW w:w="1559" w:type="dxa"/>
          </w:tcPr>
          <w:p w14:paraId="7138CED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878" w:type="dxa"/>
          </w:tcPr>
          <w:p w14:paraId="2B64D4A5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563E8832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37FBC03B" w14:textId="4AF125D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>
              <w:rPr>
                <w:rFonts w:ascii="Times New Roman" w:hAnsi="Times New Roman"/>
                <w:sz w:val="20"/>
                <w:szCs w:val="20"/>
              </w:rPr>
              <w:t>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14:paraId="2D32988D" w14:textId="77777777" w:rsidTr="008E6829">
        <w:trPr>
          <w:trHeight w:val="368"/>
        </w:trPr>
        <w:tc>
          <w:tcPr>
            <w:tcW w:w="1559" w:type="dxa"/>
          </w:tcPr>
          <w:p w14:paraId="37D14855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878" w:type="dxa"/>
          </w:tcPr>
          <w:p w14:paraId="72D0B43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4B9EF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D4E3ACD" w14:textId="070CF29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14:paraId="7D91CAE7" w14:textId="77777777" w:rsidTr="008E6829">
        <w:trPr>
          <w:trHeight w:val="368"/>
        </w:trPr>
        <w:tc>
          <w:tcPr>
            <w:tcW w:w="1559" w:type="dxa"/>
          </w:tcPr>
          <w:p w14:paraId="0913170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878" w:type="dxa"/>
          </w:tcPr>
          <w:p w14:paraId="3C67AED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70ABC153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08248F15" w14:textId="4E8B5C5E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14:paraId="44CDEFB8" w14:textId="77777777" w:rsidTr="008E6829">
        <w:trPr>
          <w:trHeight w:val="368"/>
        </w:trPr>
        <w:tc>
          <w:tcPr>
            <w:tcW w:w="1559" w:type="dxa"/>
          </w:tcPr>
          <w:p w14:paraId="5D21FB8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EncryptInPath</w:t>
            </w:r>
            <w:proofErr w:type="spellEnd"/>
          </w:p>
        </w:tc>
        <w:tc>
          <w:tcPr>
            <w:tcW w:w="2878" w:type="dxa"/>
          </w:tcPr>
          <w:p w14:paraId="7BBC1EF8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7AFD0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58DA2BC4" w14:textId="44201FC6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14:paraId="3B49A1A0" w14:textId="77777777" w:rsidTr="008E6829">
        <w:trPr>
          <w:trHeight w:val="368"/>
        </w:trPr>
        <w:tc>
          <w:tcPr>
            <w:tcW w:w="1559" w:type="dxa"/>
          </w:tcPr>
          <w:p w14:paraId="2B7246CD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878" w:type="dxa"/>
          </w:tcPr>
          <w:p w14:paraId="5A1301F5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263F0BE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029" w:type="dxa"/>
          </w:tcPr>
          <w:p w14:paraId="5BB7F54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14:paraId="0010162A" w14:textId="77777777" w:rsidTr="008E6829">
        <w:trPr>
          <w:trHeight w:val="368"/>
        </w:trPr>
        <w:tc>
          <w:tcPr>
            <w:tcW w:w="1559" w:type="dxa"/>
          </w:tcPr>
          <w:p w14:paraId="12CA422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878" w:type="dxa"/>
          </w:tcPr>
          <w:p w14:paraId="7457BF02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6547937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029" w:type="dxa"/>
          </w:tcPr>
          <w:p w14:paraId="05F0C05B" w14:textId="77777777"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>"Quality Other Coaching Load of file \"" + @[</w:t>
            </w:r>
            <w:proofErr w:type="gramStart"/>
            <w:r w:rsidR="001F3C08" w:rsidRPr="001F3C08">
              <w:rPr>
                <w:rFonts w:ascii="Times New Roman" w:hAnsi="Times New Roman"/>
                <w:color w:val="000000" w:themeColor="text1"/>
              </w:rPr>
              <w:t>User::</w:t>
            </w:r>
            <w:proofErr w:type="gramEnd"/>
            <w:r w:rsidR="001F3C08" w:rsidRPr="001F3C08">
              <w:rPr>
                <w:rFonts w:ascii="Times New Roman" w:hAnsi="Times New Roman"/>
                <w:color w:val="000000" w:themeColor="text1"/>
              </w:rPr>
              <w:t>VarFileName] + "\"  failed in " +  @[User::VarDBName]+"."</w:t>
            </w:r>
          </w:p>
        </w:tc>
      </w:tr>
      <w:tr w:rsidR="00D03711" w:rsidRPr="001D6CCE" w14:paraId="6E8D01DB" w14:textId="77777777" w:rsidTr="008E6829">
        <w:trPr>
          <w:trHeight w:val="368"/>
        </w:trPr>
        <w:tc>
          <w:tcPr>
            <w:tcW w:w="1559" w:type="dxa"/>
          </w:tcPr>
          <w:p w14:paraId="042EF81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878" w:type="dxa"/>
          </w:tcPr>
          <w:p w14:paraId="18F051FE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568630EB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750F7F21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3CB44914" w14:textId="77777777" w:rsidTr="008E6829">
        <w:trPr>
          <w:trHeight w:val="368"/>
        </w:trPr>
        <w:tc>
          <w:tcPr>
            <w:tcW w:w="1559" w:type="dxa"/>
          </w:tcPr>
          <w:p w14:paraId="328D2BE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878" w:type="dxa"/>
          </w:tcPr>
          <w:p w14:paraId="6CDA8580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1640630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3F22FF9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762F7D9F" w14:textId="77777777" w:rsidTr="008E6829">
        <w:trPr>
          <w:trHeight w:val="368"/>
        </w:trPr>
        <w:tc>
          <w:tcPr>
            <w:tcW w:w="1559" w:type="dxa"/>
          </w:tcPr>
          <w:p w14:paraId="6B645C74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878" w:type="dxa"/>
          </w:tcPr>
          <w:p w14:paraId="043BC654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0434457C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645A45A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14:paraId="4385BD67" w14:textId="77777777" w:rsidTr="008E6829">
        <w:trPr>
          <w:trHeight w:val="368"/>
        </w:trPr>
        <w:tc>
          <w:tcPr>
            <w:tcW w:w="1559" w:type="dxa"/>
          </w:tcPr>
          <w:p w14:paraId="16F3281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878" w:type="dxa"/>
          </w:tcPr>
          <w:p w14:paraId="0954A57D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0F5D5E51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0BF7F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6DF3BC6C" w14:textId="77777777" w:rsidTr="008E6829">
        <w:trPr>
          <w:trHeight w:val="368"/>
        </w:trPr>
        <w:tc>
          <w:tcPr>
            <w:tcW w:w="1559" w:type="dxa"/>
          </w:tcPr>
          <w:p w14:paraId="7CBFDEC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878" w:type="dxa"/>
          </w:tcPr>
          <w:p w14:paraId="67D241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081EF14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61AD1EA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06E87D25" w14:textId="77777777" w:rsidTr="008E6829">
        <w:trPr>
          <w:trHeight w:val="368"/>
        </w:trPr>
        <w:tc>
          <w:tcPr>
            <w:tcW w:w="1559" w:type="dxa"/>
          </w:tcPr>
          <w:p w14:paraId="3A9060D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878" w:type="dxa"/>
          </w:tcPr>
          <w:p w14:paraId="4FDFD7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595250A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5EBECCE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27FB6D77" w14:textId="77777777" w:rsidTr="008E6829">
        <w:trPr>
          <w:trHeight w:val="368"/>
        </w:trPr>
        <w:tc>
          <w:tcPr>
            <w:tcW w:w="1559" w:type="dxa"/>
          </w:tcPr>
          <w:p w14:paraId="2015B3E8" w14:textId="7621C7F3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FeedNotificationTo</w:t>
            </w:r>
            <w:proofErr w:type="spellEnd"/>
          </w:p>
        </w:tc>
        <w:tc>
          <w:tcPr>
            <w:tcW w:w="2878" w:type="dxa"/>
          </w:tcPr>
          <w:p w14:paraId="7BA39F59" w14:textId="03871432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del w:id="64" w:author="Palacherla, Susmitha C" w:date="2024-01-02T14:41:00Z">
              <w:r w:rsidRPr="00677E9D" w:rsidDel="008E6829">
                <w:rPr>
                  <w:rFonts w:ascii="Times New Roman" w:hAnsi="Times New Roman"/>
                  <w:color w:val="000000" w:themeColor="text1"/>
                </w:rPr>
                <w:delText>Generic</w:delText>
              </w:r>
            </w:del>
            <w:proofErr w:type="spellStart"/>
            <w:ins w:id="65" w:author="Palacherla, Susmitha C" w:date="2024-01-02T14:41:00Z">
              <w:r w:rsidR="008E6829">
                <w:rPr>
                  <w:rFonts w:ascii="Times New Roman" w:hAnsi="Times New Roman"/>
                  <w:color w:val="000000" w:themeColor="text1"/>
                </w:rPr>
                <w:t>Quality_Other</w:t>
              </w:r>
            </w:ins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884" w:type="dxa"/>
          </w:tcPr>
          <w:p w14:paraId="4F2511E4" w14:textId="7A534C0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5C2C3BB5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0E50147B" w14:textId="77777777" w:rsidTr="008E6829">
        <w:trPr>
          <w:trHeight w:val="368"/>
        </w:trPr>
        <w:tc>
          <w:tcPr>
            <w:tcW w:w="1559" w:type="dxa"/>
          </w:tcPr>
          <w:p w14:paraId="0F2720D6" w14:textId="6898CE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FeedNotificationCc</w:t>
            </w:r>
            <w:proofErr w:type="spellEnd"/>
          </w:p>
        </w:tc>
        <w:tc>
          <w:tcPr>
            <w:tcW w:w="2878" w:type="dxa"/>
          </w:tcPr>
          <w:p w14:paraId="6B2364C4" w14:textId="19103239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66" w:author="Palacherla, Susmitha C" w:date="2024-01-02T14:41:00Z">
              <w:r w:rsidRPr="00895ED1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895ED1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  <w:del w:id="67" w:author="Palacherla, Susmitha C" w:date="2024-01-02T14:41:00Z">
              <w:r w:rsidRPr="00677E9D" w:rsidDel="008B2A03">
                <w:rPr>
                  <w:rFonts w:ascii="Times New Roman" w:hAnsi="Times New Roman"/>
                  <w:color w:val="000000" w:themeColor="text1"/>
                </w:rPr>
                <w:delText>Generic</w:delText>
              </w:r>
              <w:r w:rsidRPr="00677E9D" w:rsidDel="008B2A03">
                <w:rPr>
                  <w:rFonts w:ascii="Times New Roman" w:hAnsi="Times New Roman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884" w:type="dxa"/>
          </w:tcPr>
          <w:p w14:paraId="47DDA7CB" w14:textId="1B944910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1D7AE280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12FF49DC" w14:textId="77777777" w:rsidTr="008E6829">
        <w:trPr>
          <w:trHeight w:val="368"/>
        </w:trPr>
        <w:tc>
          <w:tcPr>
            <w:tcW w:w="1559" w:type="dxa"/>
          </w:tcPr>
          <w:p w14:paraId="312E6D34" w14:textId="22C3B4EB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FeedNotificationPOC1</w:t>
            </w:r>
          </w:p>
        </w:tc>
        <w:tc>
          <w:tcPr>
            <w:tcW w:w="2878" w:type="dxa"/>
          </w:tcPr>
          <w:p w14:paraId="5D203869" w14:textId="783461A5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68" w:author="Palacherla, Susmitha C" w:date="2024-01-02T14:41:00Z">
              <w:r w:rsidRPr="00895ED1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895ED1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  <w:del w:id="69" w:author="Palacherla, Susmitha C" w:date="2024-01-02T14:41:00Z">
              <w:r w:rsidRPr="00677E9D" w:rsidDel="008B2A03">
                <w:rPr>
                  <w:rFonts w:ascii="Times New Roman" w:hAnsi="Times New Roman"/>
                  <w:color w:val="000000" w:themeColor="text1"/>
                </w:rPr>
                <w:delText>Generic</w:delText>
              </w:r>
              <w:r w:rsidRPr="00677E9D" w:rsidDel="008B2A03">
                <w:rPr>
                  <w:rFonts w:ascii="Times New Roman" w:hAnsi="Times New Roman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884" w:type="dxa"/>
          </w:tcPr>
          <w:p w14:paraId="3820E9CA" w14:textId="2F8F61F5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61B5B576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0CA6A363" w14:textId="77777777" w:rsidTr="008E6829">
        <w:trPr>
          <w:trHeight w:val="368"/>
        </w:trPr>
        <w:tc>
          <w:tcPr>
            <w:tcW w:w="1559" w:type="dxa"/>
          </w:tcPr>
          <w:p w14:paraId="66C1362A" w14:textId="2AADC0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FeedNotificationPOC2</w:t>
            </w:r>
          </w:p>
        </w:tc>
        <w:tc>
          <w:tcPr>
            <w:tcW w:w="2878" w:type="dxa"/>
          </w:tcPr>
          <w:p w14:paraId="1D47E0C5" w14:textId="02E3FD0B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70" w:author="Palacherla, Susmitha C" w:date="2024-01-02T14:41:00Z">
              <w:r w:rsidRPr="00895ED1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895ED1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  <w:del w:id="71" w:author="Palacherla, Susmitha C" w:date="2024-01-02T14:41:00Z">
              <w:r w:rsidRPr="00677E9D" w:rsidDel="008B2A03">
                <w:rPr>
                  <w:rFonts w:ascii="Times New Roman" w:hAnsi="Times New Roman"/>
                  <w:color w:val="000000" w:themeColor="text1"/>
                </w:rPr>
                <w:delText>Generic</w:delText>
              </w:r>
              <w:r w:rsidRPr="00677E9D" w:rsidDel="008B2A03">
                <w:rPr>
                  <w:rFonts w:ascii="Times New Roman" w:hAnsi="Times New Roman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884" w:type="dxa"/>
          </w:tcPr>
          <w:p w14:paraId="6986B48A" w14:textId="7DA2C541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6FC8FD34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4BBADADF" w14:textId="77777777" w:rsidTr="008E6829">
        <w:trPr>
          <w:trHeight w:val="368"/>
        </w:trPr>
        <w:tc>
          <w:tcPr>
            <w:tcW w:w="1559" w:type="dxa"/>
          </w:tcPr>
          <w:p w14:paraId="6FD6CB3A" w14:textId="68764C1E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FeedNotificationBody</w:t>
            </w:r>
            <w:proofErr w:type="spellEnd"/>
          </w:p>
        </w:tc>
        <w:tc>
          <w:tcPr>
            <w:tcW w:w="2878" w:type="dxa"/>
          </w:tcPr>
          <w:p w14:paraId="1E3F6E1A" w14:textId="6BEFB0F3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72" w:author="Palacherla, Susmitha C" w:date="2024-01-02T14:41:00Z">
              <w:r w:rsidRPr="00895ED1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895ED1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  <w:del w:id="73" w:author="Palacherla, Susmitha C" w:date="2024-01-02T14:41:00Z">
              <w:r w:rsidRPr="00677E9D" w:rsidDel="008B2A03">
                <w:rPr>
                  <w:rFonts w:ascii="Times New Roman" w:hAnsi="Times New Roman"/>
                  <w:color w:val="000000" w:themeColor="text1"/>
                </w:rPr>
                <w:delText>Generic</w:delText>
              </w:r>
              <w:r w:rsidRPr="00677E9D" w:rsidDel="008B2A03">
                <w:rPr>
                  <w:rFonts w:ascii="Times New Roman" w:hAnsi="Times New Roman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884" w:type="dxa"/>
          </w:tcPr>
          <w:p w14:paraId="026FA302" w14:textId="13F3B7C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8B7C53E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"Quality Other File " + @[</w:t>
            </w:r>
            <w:proofErr w:type="gramStart"/>
            <w:r w:rsidRPr="00455E7C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455E7C">
              <w:rPr>
                <w:rFonts w:ascii="Times New Roman" w:hAnsi="Times New Roman"/>
                <w:sz w:val="20"/>
                <w:szCs w:val="20"/>
              </w:rPr>
              <w:t>VarFileName] + " was posted in '</w:t>
            </w:r>
            <w:proofErr w:type="spellStart"/>
            <w:r w:rsidRPr="00455E7C">
              <w:rPr>
                <w:rFonts w:ascii="Times New Roman" w:hAnsi="Times New Roman"/>
                <w:sz w:val="20"/>
                <w:szCs w:val="20"/>
              </w:rPr>
              <w:t>xls</w:t>
            </w:r>
            <w:proofErr w:type="spellEnd"/>
            <w:r w:rsidRPr="00455E7C">
              <w:rPr>
                <w:rFonts w:ascii="Times New Roman" w:hAnsi="Times New Roman"/>
                <w:sz w:val="20"/>
                <w:szCs w:val="20"/>
              </w:rPr>
              <w:t xml:space="preserve">(x)' format and could not be loaded into eCL." + "\n" + </w:t>
            </w:r>
          </w:p>
          <w:p w14:paraId="4D16B55D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"Please work with the feed providers to restage the file in '.csv' format." + "\n" +</w:t>
            </w:r>
          </w:p>
          <w:p w14:paraId="7B388274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"Primary point of contact(s) for file: " + RTRIM(@[</w:t>
            </w:r>
            <w:proofErr w:type="gramStart"/>
            <w:r w:rsidRPr="00455E7C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455E7C">
              <w:rPr>
                <w:rFonts w:ascii="Times New Roman" w:hAnsi="Times New Roman"/>
                <w:sz w:val="20"/>
                <w:szCs w:val="20"/>
              </w:rPr>
              <w:t>FeedNotificationPOC1]) + " &amp; " +  "\n" +</w:t>
            </w:r>
          </w:p>
          <w:p w14:paraId="41F19BE5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"Secondary point of contact(s) for file: " + @[</w:t>
            </w:r>
            <w:proofErr w:type="gramStart"/>
            <w:r w:rsidRPr="00455E7C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455E7C">
              <w:rPr>
                <w:rFonts w:ascii="Times New Roman" w:hAnsi="Times New Roman"/>
                <w:sz w:val="20"/>
                <w:szCs w:val="20"/>
              </w:rPr>
              <w:t>FeedNotificationPOC2] + ".\n"  + "\n" +</w:t>
            </w:r>
          </w:p>
          <w:p w14:paraId="6CF66E7D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"Thank you," + "\n" +</w:t>
            </w:r>
          </w:p>
          <w:p w14:paraId="0FCD22C0" w14:textId="5C1C060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"eCoaching Log Team."</w:t>
            </w:r>
          </w:p>
        </w:tc>
      </w:tr>
      <w:tr w:rsidR="004714F2" w:rsidRPr="001D6CCE" w14:paraId="437D0870" w14:textId="77777777" w:rsidTr="008E6829">
        <w:trPr>
          <w:trHeight w:val="368"/>
        </w:trPr>
        <w:tc>
          <w:tcPr>
            <w:tcW w:w="1559" w:type="dxa"/>
          </w:tcPr>
          <w:p w14:paraId="5A6B738D" w14:textId="0CF33228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74" w:author="Palacherla, Susmitha C" w:date="2023-12-29T14:25:00Z"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t>VarUnexpectedFile</w:t>
              </w:r>
            </w:ins>
            <w:proofErr w:type="spellEnd"/>
          </w:p>
        </w:tc>
        <w:tc>
          <w:tcPr>
            <w:tcW w:w="2878" w:type="dxa"/>
          </w:tcPr>
          <w:p w14:paraId="673CE08E" w14:textId="104A1FC0" w:rsidR="004714F2" w:rsidRPr="001D6CCE" w:rsidRDefault="008E6829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75" w:author="Palacherla, Susmitha C" w:date="2024-01-02T14:42:00Z">
              <w:r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</w:p>
        </w:tc>
        <w:tc>
          <w:tcPr>
            <w:tcW w:w="884" w:type="dxa"/>
          </w:tcPr>
          <w:p w14:paraId="257F9CDA" w14:textId="3EEEAA11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76" w:author="Palacherla, Susmitha C" w:date="2023-12-29T14:25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029" w:type="dxa"/>
          </w:tcPr>
          <w:p w14:paraId="2BB114F0" w14:textId="64FF2D1C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77" w:author="Palacherla, Susmitha C" w:date="2023-12-29T14:25:00Z"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t>@[</w:t>
              </w:r>
              <w:proofErr w:type="gramStart"/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t>User::</w:t>
              </w:r>
              <w:proofErr w:type="gramEnd"/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t>DecryptedOutPath]+  @[User::VarFileName]</w:t>
              </w:r>
            </w:ins>
          </w:p>
        </w:tc>
      </w:tr>
      <w:tr w:rsidR="008E6829" w:rsidRPr="001D6CCE" w14:paraId="53C0943E" w14:textId="77777777" w:rsidTr="008E6829">
        <w:trPr>
          <w:trHeight w:val="368"/>
          <w:ins w:id="78" w:author="Palacherla, Susmitha C" w:date="2024-01-02T14:42:00Z"/>
        </w:trPr>
        <w:tc>
          <w:tcPr>
            <w:tcW w:w="1559" w:type="dxa"/>
          </w:tcPr>
          <w:p w14:paraId="63E0B93A" w14:textId="40A75B4C" w:rsidR="008E6829" w:rsidRPr="00813EB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9" w:author="Palacherla, Susmitha C" w:date="2024-01-02T14:42:00Z"/>
                <w:rFonts w:asciiTheme="minorHAnsi" w:hAnsiTheme="minorHAnsi" w:cs="Arial"/>
                <w:sz w:val="20"/>
                <w:szCs w:val="20"/>
              </w:rPr>
            </w:pPr>
            <w:ins w:id="80" w:author="Palacherla, Susmitha C" w:date="2024-01-02T14:42:00Z">
              <w:r>
                <w:rPr>
                  <w:rFonts w:asciiTheme="minorHAnsi" w:hAnsiTheme="minorHAnsi" w:cs="Arial"/>
                  <w:sz w:val="20"/>
                  <w:szCs w:val="20"/>
                </w:rPr>
                <w:t>ReportCode</w:t>
              </w:r>
            </w:ins>
          </w:p>
        </w:tc>
        <w:tc>
          <w:tcPr>
            <w:tcW w:w="2878" w:type="dxa"/>
          </w:tcPr>
          <w:p w14:paraId="3F2ED7F6" w14:textId="6F664C72" w:rsidR="008E6829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1" w:author="Palacherla, Susmitha C" w:date="2024-01-02T14:42:00Z"/>
                <w:rFonts w:ascii="Times New Roman" w:hAnsi="Times New Roman"/>
                <w:color w:val="000000" w:themeColor="text1"/>
              </w:rPr>
            </w:pPr>
            <w:proofErr w:type="spellStart"/>
            <w:ins w:id="82" w:author="Palacherla, Susmitha C" w:date="2024-01-02T14:42:00Z">
              <w:r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  <w:proofErr w:type="spellEnd"/>
            </w:ins>
          </w:p>
        </w:tc>
        <w:tc>
          <w:tcPr>
            <w:tcW w:w="884" w:type="dxa"/>
          </w:tcPr>
          <w:p w14:paraId="031FD5CF" w14:textId="428FA973" w:rsidR="008E6829" w:rsidRPr="00C315A7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3" w:author="Palacherla, Susmitha C" w:date="2024-01-02T14:42:00Z"/>
                <w:rFonts w:ascii="Times New Roman" w:hAnsi="Times New Roman"/>
                <w:sz w:val="20"/>
                <w:szCs w:val="20"/>
              </w:rPr>
            </w:pPr>
            <w:ins w:id="84" w:author="Palacherla, Susmitha C" w:date="2024-01-02T14:42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029" w:type="dxa"/>
          </w:tcPr>
          <w:p w14:paraId="775A06B7" w14:textId="77777777" w:rsidR="008E6829" w:rsidRPr="00813EB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5" w:author="Palacherla, Susmitha C" w:date="2024-01-02T14:42:00Z"/>
                <w:rFonts w:asciiTheme="minorHAnsi" w:hAnsiTheme="minorHAnsi" w:cs="Arial"/>
                <w:sz w:val="20"/>
                <w:szCs w:val="20"/>
              </w:rPr>
            </w:pPr>
          </w:p>
        </w:tc>
      </w:tr>
    </w:tbl>
    <w:p w14:paraId="73A3387B" w14:textId="77777777" w:rsidR="00E654C3" w:rsidRPr="001D6CCE" w:rsidRDefault="00E654C3" w:rsidP="00E654C3">
      <w:pPr>
        <w:rPr>
          <w:rFonts w:ascii="Times New Roman" w:hAnsi="Times New Roman"/>
          <w:b/>
        </w:rPr>
      </w:pPr>
    </w:p>
    <w:p w14:paraId="57BAC71C" w14:textId="77777777"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14:paraId="337563E6" w14:textId="77777777"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lastRenderedPageBreak/>
        <w:t>Destinationdb</w:t>
      </w:r>
      <w:proofErr w:type="spellEnd"/>
    </w:p>
    <w:p w14:paraId="39864985" w14:textId="10F99DED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 w:rsidR="00C82F07">
        <w:rPr>
          <w:rFonts w:ascii="Times New Roman" w:hAnsi="Times New Roman"/>
        </w:rPr>
        <w:t>UVAADADSQL50CCO</w:t>
      </w:r>
      <w:del w:id="86" w:author="Palacherla, Susmitha C" w:date="2023-12-29T14:26:00Z">
        <w:r w:rsidRPr="00257251" w:rsidDel="000943D8">
          <w:rPr>
            <w:rFonts w:ascii="Times New Roman" w:hAnsi="Times New Roman"/>
          </w:rPr>
          <w:delText>DB</w:delText>
        </w:r>
      </w:del>
      <w:r w:rsidRPr="00257251">
        <w:rPr>
          <w:rFonts w:ascii="Times New Roman" w:hAnsi="Times New Roman"/>
        </w:rPr>
        <w:t xml:space="preserve">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14:paraId="6FBF3A6C" w14:textId="2EBCB321" w:rsidR="00DA5AD6" w:rsidRPr="00257251" w:rsidDel="000943D8" w:rsidRDefault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87" w:author="Palacherla, Susmitha C" w:date="2023-12-29T14:26:00Z"/>
          <w:rFonts w:ascii="Times New Roman" w:hAnsi="Times New Roman"/>
        </w:rPr>
      </w:pPr>
      <w:r w:rsidRPr="000943D8">
        <w:rPr>
          <w:rFonts w:ascii="Times New Roman" w:hAnsi="Times New Roman"/>
        </w:rPr>
        <w:t xml:space="preserve">Test - </w:t>
      </w:r>
      <w:ins w:id="88" w:author="Palacherla, Susmitha C" w:date="2023-12-29T14:26:00Z">
        <w:r w:rsidR="000943D8" w:rsidRPr="000943D8">
          <w:rPr>
            <w:rFonts w:ascii="Times New Roman" w:hAnsi="Times New Roman"/>
          </w:rPr>
          <w:t>UVAADADSQL52CCO</w:t>
        </w:r>
        <w:r w:rsidR="000943D8" w:rsidRPr="000943D8" w:rsidDel="000943D8">
          <w:rPr>
            <w:rFonts w:ascii="Times New Roman" w:hAnsi="Times New Roman"/>
          </w:rPr>
          <w:t xml:space="preserve"> </w:t>
        </w:r>
      </w:ins>
      <w:del w:id="89" w:author="Palacherla, Susmitha C" w:date="2023-12-29T14:26:00Z">
        <w:r w:rsidRPr="000943D8" w:rsidDel="000943D8">
          <w:rPr>
            <w:rFonts w:ascii="Times New Roman" w:hAnsi="Times New Roman"/>
          </w:rPr>
          <w:delText>F3420-ECLDBT01 DB</w:delText>
        </w:r>
      </w:del>
      <w:r w:rsidRPr="000943D8">
        <w:rPr>
          <w:rFonts w:ascii="Times New Roman" w:hAnsi="Times New Roman"/>
        </w:rPr>
        <w:t xml:space="preserve"> – </w:t>
      </w:r>
      <w:proofErr w:type="spellStart"/>
      <w:r w:rsidRPr="000943D8">
        <w:rPr>
          <w:rFonts w:ascii="Times New Roman" w:hAnsi="Times New Roman"/>
        </w:rPr>
        <w:t>eCoachingtest</w:t>
      </w:r>
      <w:proofErr w:type="spellEnd"/>
    </w:p>
    <w:p w14:paraId="6D735304" w14:textId="77777777" w:rsidR="000943D8" w:rsidRDefault="000943D8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90" w:author="Palacherla, Susmitha C" w:date="2023-12-29T14:26:00Z"/>
          <w:rFonts w:ascii="Times New Roman" w:hAnsi="Times New Roman"/>
        </w:rPr>
      </w:pPr>
    </w:p>
    <w:p w14:paraId="1631298A" w14:textId="5EA7FBCA" w:rsidR="00DA5AD6" w:rsidRPr="000943D8" w:rsidRDefault="00DA5AD6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0943D8">
        <w:rPr>
          <w:rFonts w:ascii="Times New Roman" w:hAnsi="Times New Roman"/>
        </w:rPr>
        <w:t xml:space="preserve">Prod - </w:t>
      </w:r>
      <w:r w:rsidR="00FD7637" w:rsidRPr="000943D8">
        <w:rPr>
          <w:rFonts w:ascii="Times New Roman" w:hAnsi="Times New Roman"/>
        </w:rPr>
        <w:t>UVAAPADSQL50CCO</w:t>
      </w:r>
      <w:r w:rsidRPr="000943D8">
        <w:rPr>
          <w:rFonts w:ascii="Times New Roman" w:hAnsi="Times New Roman"/>
        </w:rPr>
        <w:t xml:space="preserve"> – eCoaching</w:t>
      </w:r>
    </w:p>
    <w:p w14:paraId="7713409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A2AAB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7B124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782C2B" w14:textId="77777777"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14:paraId="24433E52" w14:textId="77777777"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42BA9B5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4FDD" w14:textId="77777777"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5864" wp14:editId="5662DE33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82A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B7D04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7E2B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E22FC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50755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B3128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D9AEAA" w14:textId="77777777"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B</w:t>
      </w:r>
      <w:r w:rsidR="009D1184">
        <w:rPr>
          <w:rFonts w:ascii="Times New Roman" w:hAnsi="Times New Roman"/>
          <w:color w:val="000000" w:themeColor="text1"/>
        </w:rPr>
        <w:t>ingo</w:t>
      </w:r>
      <w:r w:rsidR="00171192" w:rsidRPr="001D6CCE">
        <w:rPr>
          <w:rFonts w:ascii="Times New Roman" w:hAnsi="Times New Roman"/>
        </w:rPr>
        <w:t>_File</w:t>
      </w:r>
      <w:proofErr w:type="spellEnd"/>
    </w:p>
    <w:p w14:paraId="7B0E7464" w14:textId="77777777"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749408DA" w14:textId="77777777"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247C04" w14:textId="77777777"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  <w:proofErr w:type="spellEnd"/>
    </w:p>
    <w:p w14:paraId="08B6AA28" w14:textId="77777777"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62AA6804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655717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AEDF0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  <w:proofErr w:type="spellEnd"/>
    </w:p>
    <w:p w14:paraId="1416EF33" w14:textId="77777777"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DecryptedOutPath]+ @[User::varFailedFile]</w:t>
      </w:r>
    </w:p>
    <w:p w14:paraId="4EE3374A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D01D2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  <w:proofErr w:type="spellEnd"/>
    </w:p>
    <w:p w14:paraId="3CCBE3BA" w14:textId="77777777"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EncryptedOutPath] +  @[User::varEncryptedFileName]</w:t>
      </w:r>
    </w:p>
    <w:p w14:paraId="74EC3BF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C4A9E7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B6C77B" w14:textId="77777777"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0F74E0" w14:textId="77777777"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14:paraId="2D7421E1" w14:textId="075B596E" w:rsidR="00A67A9C" w:rsidRPr="001D6CCE" w:rsidRDefault="00966EF6" w:rsidP="00966EF6">
      <w:pPr>
        <w:ind w:left="2880"/>
        <w:rPr>
          <w:rFonts w:ascii="Times New Roman" w:hAnsi="Times New Roman"/>
          <w:noProof/>
        </w:rPr>
      </w:pPr>
      <w:proofErr w:type="spellStart"/>
      <w:r w:rsidRPr="00966EF6">
        <w:t>smtpint.maxcorp.maximus</w:t>
      </w:r>
      <w:proofErr w:type="spellEnd"/>
    </w:p>
    <w:p w14:paraId="5B448A28" w14:textId="77777777"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F74FD11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D5B86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4D28AD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1E5E93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EEC3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57F5E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80B006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EDB69D" w14:textId="77777777"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83761B" w14:textId="77777777"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B56D82D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DB0259E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99FEE1F" w14:textId="3940CE2A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1" w:author="Palacherla, Susmitha C" w:date="2023-12-29T14:27:00Z"/>
          <w:rFonts w:ascii="Times New Roman" w:hAnsi="Times New Roman"/>
          <w:b/>
        </w:rPr>
      </w:pPr>
    </w:p>
    <w:p w14:paraId="0631E2C0" w14:textId="6E05327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2" w:author="Palacherla, Susmitha C" w:date="2023-12-29T14:27:00Z"/>
          <w:rFonts w:ascii="Times New Roman" w:hAnsi="Times New Roman"/>
          <w:b/>
        </w:rPr>
      </w:pPr>
    </w:p>
    <w:p w14:paraId="586F2B98" w14:textId="2961942B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3" w:author="Palacherla, Susmitha C" w:date="2023-12-29T14:27:00Z"/>
          <w:rFonts w:ascii="Times New Roman" w:hAnsi="Times New Roman"/>
          <w:b/>
        </w:rPr>
      </w:pPr>
    </w:p>
    <w:p w14:paraId="1F7E0772" w14:textId="0A229ED5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4" w:author="Palacherla, Susmitha C" w:date="2023-12-29T14:27:00Z"/>
          <w:rFonts w:ascii="Times New Roman" w:hAnsi="Times New Roman"/>
          <w:b/>
        </w:rPr>
      </w:pPr>
    </w:p>
    <w:p w14:paraId="6D33FABD" w14:textId="49B52872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5" w:author="Palacherla, Susmitha C" w:date="2023-12-29T14:27:00Z"/>
          <w:rFonts w:ascii="Times New Roman" w:hAnsi="Times New Roman"/>
          <w:b/>
        </w:rPr>
      </w:pPr>
    </w:p>
    <w:p w14:paraId="45DD747B" w14:textId="78E8A416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6" w:author="Palacherla, Susmitha C" w:date="2023-12-29T14:27:00Z"/>
          <w:rFonts w:ascii="Times New Roman" w:hAnsi="Times New Roman"/>
          <w:b/>
        </w:rPr>
      </w:pPr>
    </w:p>
    <w:p w14:paraId="0FEBD5DC" w14:textId="46A2AB41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7" w:author="Palacherla, Susmitha C" w:date="2023-12-29T14:27:00Z"/>
          <w:rFonts w:ascii="Times New Roman" w:hAnsi="Times New Roman"/>
          <w:b/>
        </w:rPr>
      </w:pPr>
    </w:p>
    <w:p w14:paraId="6990C8A8" w14:textId="05020200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8" w:author="Palacherla, Susmitha C" w:date="2023-12-29T14:27:00Z"/>
          <w:rFonts w:ascii="Times New Roman" w:hAnsi="Times New Roman"/>
          <w:b/>
        </w:rPr>
      </w:pPr>
    </w:p>
    <w:p w14:paraId="39136310" w14:textId="7C79613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9" w:author="Palacherla, Susmitha C" w:date="2023-12-29T14:27:00Z"/>
          <w:rFonts w:ascii="Times New Roman" w:hAnsi="Times New Roman"/>
          <w:b/>
        </w:rPr>
      </w:pPr>
    </w:p>
    <w:p w14:paraId="57946688" w14:textId="7B5489A8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00" w:author="Palacherla, Susmitha C" w:date="2023-12-29T14:27:00Z"/>
          <w:rFonts w:ascii="Times New Roman" w:hAnsi="Times New Roman"/>
          <w:b/>
        </w:rPr>
      </w:pPr>
    </w:p>
    <w:p w14:paraId="7531EBA3" w14:textId="54E1584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01" w:author="Palacherla, Susmitha C" w:date="2023-12-29T14:27:00Z"/>
          <w:rFonts w:ascii="Times New Roman" w:hAnsi="Times New Roman"/>
          <w:b/>
        </w:rPr>
      </w:pPr>
    </w:p>
    <w:p w14:paraId="6405A829" w14:textId="046F70D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02" w:author="Palacherla, Susmitha C" w:date="2023-12-29T14:27:00Z"/>
          <w:rFonts w:ascii="Times New Roman" w:hAnsi="Times New Roman"/>
          <w:b/>
        </w:rPr>
      </w:pPr>
    </w:p>
    <w:p w14:paraId="4249C1FA" w14:textId="6D5AFD2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03" w:author="Palacherla, Susmitha C" w:date="2023-12-29T14:27:00Z"/>
          <w:rFonts w:ascii="Times New Roman" w:hAnsi="Times New Roman"/>
          <w:b/>
        </w:rPr>
      </w:pPr>
    </w:p>
    <w:p w14:paraId="56AF9B56" w14:textId="3A6F8D4C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04" w:author="Palacherla, Susmitha C" w:date="2023-12-29T14:27:00Z"/>
          <w:rFonts w:ascii="Times New Roman" w:hAnsi="Times New Roman"/>
          <w:b/>
        </w:rPr>
      </w:pPr>
    </w:p>
    <w:p w14:paraId="648C67D6" w14:textId="53C3E6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05" w:author="Palacherla, Susmitha C" w:date="2023-12-29T14:27:00Z"/>
          <w:rFonts w:ascii="Times New Roman" w:hAnsi="Times New Roman"/>
          <w:b/>
        </w:rPr>
      </w:pPr>
    </w:p>
    <w:p w14:paraId="0B146752" w14:textId="7201EF7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06" w:author="Palacherla, Susmitha C" w:date="2023-12-29T14:27:00Z"/>
          <w:rFonts w:ascii="Times New Roman" w:hAnsi="Times New Roman"/>
          <w:b/>
        </w:rPr>
      </w:pPr>
    </w:p>
    <w:p w14:paraId="4F4D7104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07" w:author="Palacherla, Susmitha C" w:date="2023-12-29T14:27:00Z"/>
          <w:rFonts w:ascii="Times New Roman" w:hAnsi="Times New Roman"/>
          <w:b/>
        </w:rPr>
      </w:pPr>
    </w:p>
    <w:p w14:paraId="2E58F2EC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77EFF4A" w14:textId="77777777"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E14A688" w14:textId="77777777"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14:paraId="4945716B" w14:textId="77777777"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81CF0B0" w14:textId="77777777"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14:paraId="594A491B" w14:textId="77777777"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1E3815B" w14:textId="09C050F0"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t xml:space="preserve"> </w:t>
      </w:r>
      <w:r w:rsidR="00931693" w:rsidRPr="00931693">
        <w:rPr>
          <w:noProof/>
        </w:rPr>
        <w:t xml:space="preserve"> </w:t>
      </w:r>
      <w:ins w:id="108" w:author="Palacherla, Susmitha C" w:date="2023-12-29T14:28:00Z">
        <w:r w:rsidR="000943D8" w:rsidDel="000943D8">
          <w:rPr>
            <w:noProof/>
          </w:rPr>
          <w:t xml:space="preserve"> </w:t>
        </w:r>
      </w:ins>
      <w:ins w:id="109" w:author="Palacherla, Susmitha C" w:date="2023-12-29T14:29:00Z">
        <w:r w:rsidR="000943D8" w:rsidDel="000943D8">
          <w:rPr>
            <w:noProof/>
          </w:rPr>
          <w:t xml:space="preserve"> </w:t>
        </w:r>
      </w:ins>
      <w:ins w:id="110" w:author="Palacherla, Susmitha C" w:date="2024-01-10T16:37:00Z">
        <w:r w:rsidR="00630A3A">
          <w:rPr>
            <w:noProof/>
          </w:rPr>
          <w:lastRenderedPageBreak/>
          <w:drawing>
            <wp:inline distT="0" distB="0" distL="0" distR="0" wp14:anchorId="31EDB784" wp14:editId="137E392C">
              <wp:extent cx="5943600" cy="2784475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84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11" w:author="Palacherla, Susmitha C" w:date="2023-12-29T14:28:00Z">
        <w:r w:rsidR="00044224" w:rsidDel="000943D8">
          <w:rPr>
            <w:noProof/>
          </w:rPr>
          <w:drawing>
            <wp:inline distT="0" distB="0" distL="0" distR="0" wp14:anchorId="42671B53" wp14:editId="4D35F80B">
              <wp:extent cx="2103120" cy="5486400"/>
              <wp:effectExtent l="0" t="0" r="0" b="0"/>
              <wp:docPr id="8" name="Picture 8" descr="A picture containing 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A picture containing chart&#10;&#10;Description automatically generated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03120" cy="5486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FE62CCA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C512C15" w14:textId="77777777"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114EE4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B06130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14C97C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828100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14:paraId="1C9BA682" w14:textId="77777777"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A4F83F9" w14:textId="77777777"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14:paraId="7786AA84" w14:textId="77777777"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48799A" w14:textId="77777777"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58AF4FB9" wp14:editId="5892460B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EEE" w14:textId="77777777"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DCE42F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A2AC580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5E7A4F4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Script task - Pause 10 </w:t>
      </w:r>
      <w:proofErr w:type="gramStart"/>
      <w:r>
        <w:rPr>
          <w:rFonts w:ascii="Times New Roman" w:hAnsi="Times New Roman"/>
        </w:rPr>
        <w:t>seconds</w:t>
      </w:r>
      <w:proofErr w:type="gramEnd"/>
    </w:p>
    <w:p w14:paraId="12AFFC3C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14:paraId="046C4A3D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lastRenderedPageBreak/>
        <w:t>Details</w:t>
      </w:r>
    </w:p>
    <w:p w14:paraId="4968C1BA" w14:textId="77777777"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Foreach  File Loop </w:t>
      </w:r>
    </w:p>
    <w:p w14:paraId="52DCE5EB" w14:textId="66CF3D7D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>
        <w:rPr>
          <w:rFonts w:ascii="Times New Roman" w:hAnsi="Times New Roman"/>
        </w:rPr>
        <w:t>\data\coaching\Quality</w:t>
      </w:r>
      <w:r w:rsidRPr="003B4096">
        <w:rPr>
          <w:rFonts w:ascii="Times New Roman" w:hAnsi="Times New Roman"/>
        </w:rPr>
        <w:t>\Encrypt_out\</w:t>
      </w:r>
    </w:p>
    <w:p w14:paraId="7F6D510B" w14:textId="77777777"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3B4096">
        <w:rPr>
          <w:rFonts w:ascii="Times New Roman" w:hAnsi="Times New Roman"/>
        </w:rPr>
        <w:t>eCL*ETS_*.encrypt</w:t>
      </w:r>
    </w:p>
    <w:p w14:paraId="1FCB09AF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B3F4DA0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14:paraId="5691BECD" w14:textId="77777777" w:rsidR="00522634" w:rsidRPr="00CA5EB0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051A9D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60C07" wp14:editId="5D58684B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87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364FE1B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475049C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83EB45B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Script  task- Pause 10 </w:t>
      </w:r>
      <w:proofErr w:type="gramStart"/>
      <w:r>
        <w:rPr>
          <w:rFonts w:ascii="Times New Roman" w:hAnsi="Times New Roman"/>
        </w:rPr>
        <w:t>secs</w:t>
      </w:r>
      <w:proofErr w:type="gramEnd"/>
    </w:p>
    <w:p w14:paraId="0899DF2E" w14:textId="77777777"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A5F9E9" wp14:editId="3171325E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34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F66BFA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1B6F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16BE1AFD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61E0F17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A359B28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8E110B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309FBA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6C560D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612DDC08" w14:textId="77777777"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EA60801" wp14:editId="228DEF9F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1249" w14:textId="76E5BD79" w:rsidR="000943D8" w:rsidRPr="0095359C" w:rsidRDefault="000943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112" w:author="Palacherla, Susmitha C" w:date="2023-12-29T14:30:00Z"/>
          <w:rFonts w:asciiTheme="minorHAnsi" w:hAnsiTheme="minorHAnsi" w:cs="Arial"/>
          <w:b/>
          <w:sz w:val="20"/>
          <w:szCs w:val="20"/>
        </w:rPr>
        <w:pPrChange w:id="113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ins w:id="114" w:author="Palacherla, Susmitha C" w:date="2023-12-29T14:30:00Z">
        <w:r>
          <w:rPr>
            <w:rFonts w:asciiTheme="minorHAnsi" w:hAnsiTheme="minorHAnsi" w:cs="Arial"/>
            <w:b/>
            <w:sz w:val="20"/>
            <w:szCs w:val="20"/>
          </w:rPr>
          <w:t xml:space="preserve"> </w:t>
        </w:r>
        <w:r w:rsidRPr="0095359C">
          <w:rPr>
            <w:rFonts w:asciiTheme="minorHAnsi" w:hAnsiTheme="minorHAnsi" w:cs="Arial"/>
            <w:b/>
            <w:sz w:val="20"/>
            <w:szCs w:val="20"/>
          </w:rPr>
          <w:t xml:space="preserve">For each </w:t>
        </w:r>
        <w:r>
          <w:rPr>
            <w:rFonts w:asciiTheme="minorHAnsi" w:hAnsiTheme="minorHAnsi" w:cs="Arial"/>
            <w:b/>
            <w:sz w:val="20"/>
            <w:szCs w:val="20"/>
          </w:rPr>
          <w:t>Unexpected File</w:t>
        </w:r>
        <w:r w:rsidRPr="0095359C">
          <w:rPr>
            <w:rFonts w:asciiTheme="minorHAnsi" w:hAnsiTheme="minorHAnsi" w:cs="Arial"/>
            <w:b/>
            <w:sz w:val="20"/>
            <w:szCs w:val="20"/>
          </w:rPr>
          <w:t xml:space="preserve"> </w:t>
        </w:r>
      </w:ins>
    </w:p>
    <w:p w14:paraId="375EF84C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9296E" w14:textId="77777777" w:rsidR="000943D8" w:rsidRPr="003F421D" w:rsidRDefault="000943D8" w:rsidP="000943D8">
      <w:pPr>
        <w:rPr>
          <w:ins w:id="115" w:author="Palacherla, Susmitha C" w:date="2023-12-29T14:31:00Z"/>
          <w:rFonts w:asciiTheme="minorHAnsi" w:hAnsiTheme="minorHAnsi"/>
          <w:b/>
          <w:sz w:val="20"/>
          <w:szCs w:val="20"/>
        </w:rPr>
      </w:pPr>
      <w:ins w:id="116" w:author="Palacherla, Susmitha C" w:date="2023-12-29T14:31:00Z">
        <w:r w:rsidRPr="003F421D">
          <w:rPr>
            <w:rFonts w:asciiTheme="minorHAnsi" w:hAnsiTheme="minorHAnsi"/>
            <w:b/>
            <w:sz w:val="20"/>
            <w:szCs w:val="20"/>
          </w:rPr>
          <w:t>Summary of Steps</w:t>
        </w:r>
      </w:ins>
    </w:p>
    <w:p w14:paraId="4D6736E7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ins w:id="117" w:author="Palacherla, Susmitha C" w:date="2023-12-29T14:31:00Z"/>
          <w:rFonts w:ascii="Times New Roman" w:hAnsi="Times New Roman"/>
        </w:rPr>
      </w:pPr>
      <w:bookmarkStart w:id="118" w:name="_Hlk154663788"/>
      <w:ins w:id="119" w:author="Palacherla, Susmitha C" w:date="2023-12-29T14:31:00Z">
        <w:r>
          <w:rPr>
            <w:rFonts w:ascii="Times New Roman" w:hAnsi="Times New Roman"/>
          </w:rPr>
          <w:t>SQL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Report Code</w:t>
        </w:r>
      </w:ins>
    </w:p>
    <w:p w14:paraId="0BB222DF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ins w:id="120" w:author="Palacherla, Susmitha C" w:date="2023-12-29T14:31:00Z"/>
          <w:rFonts w:ascii="Times New Roman" w:hAnsi="Times New Roman"/>
        </w:rPr>
      </w:pPr>
      <w:ins w:id="121" w:author="Palacherla, Susmitha C" w:date="2023-12-29T14:31:00Z">
        <w:r>
          <w:rPr>
            <w:rFonts w:ascii="Times New Roman" w:hAnsi="Times New Roman"/>
          </w:rPr>
          <w:t>Email task – Send Notification</w:t>
        </w:r>
      </w:ins>
    </w:p>
    <w:p w14:paraId="4BF08E84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ins w:id="122" w:author="Palacherla, Susmitha C" w:date="2023-12-29T14:31:00Z"/>
          <w:rFonts w:ascii="Times New Roman" w:hAnsi="Times New Roman"/>
        </w:rPr>
      </w:pPr>
      <w:ins w:id="123" w:author="Palacherla, Susmitha C" w:date="2023-12-29T14:31:00Z">
        <w:r w:rsidRPr="00CA5EB0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File(s)</w:t>
        </w:r>
      </w:ins>
    </w:p>
    <w:bookmarkEnd w:id="118"/>
    <w:p w14:paraId="66983F0F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ins w:id="124" w:author="Palacherla, Susmitha C" w:date="2023-12-29T14:31:00Z"/>
          <w:rFonts w:ascii="Times New Roman" w:hAnsi="Times New Roman"/>
          <w:b/>
          <w:sz w:val="24"/>
          <w:szCs w:val="24"/>
        </w:rPr>
      </w:pPr>
    </w:p>
    <w:p w14:paraId="79B80BDF" w14:textId="77777777" w:rsidR="000943D8" w:rsidRPr="003F421D" w:rsidRDefault="000943D8" w:rsidP="000943D8">
      <w:pPr>
        <w:rPr>
          <w:ins w:id="125" w:author="Palacherla, Susmitha C" w:date="2023-12-29T14:31:00Z"/>
          <w:rFonts w:asciiTheme="minorHAnsi" w:hAnsiTheme="minorHAnsi"/>
          <w:b/>
          <w:sz w:val="20"/>
          <w:szCs w:val="20"/>
        </w:rPr>
      </w:pPr>
      <w:ins w:id="126" w:author="Palacherla, Susmitha C" w:date="2023-12-29T14:31:00Z">
        <w:r w:rsidRPr="003F421D">
          <w:rPr>
            <w:rFonts w:asciiTheme="minorHAnsi" w:hAnsiTheme="minorHAnsi"/>
            <w:b/>
            <w:sz w:val="20"/>
            <w:szCs w:val="20"/>
          </w:rPr>
          <w:t>Details</w:t>
        </w:r>
      </w:ins>
    </w:p>
    <w:p w14:paraId="24AC59A8" w14:textId="77777777" w:rsidR="000943D8" w:rsidRPr="0095359C" w:rsidRDefault="000943D8" w:rsidP="000943D8">
      <w:pPr>
        <w:spacing w:after="0"/>
        <w:ind w:left="1080"/>
        <w:rPr>
          <w:ins w:id="127" w:author="Palacherla, Susmitha C" w:date="2023-12-29T14:31:00Z"/>
          <w:rFonts w:asciiTheme="minorHAnsi" w:hAnsiTheme="minorHAnsi"/>
          <w:sz w:val="20"/>
          <w:szCs w:val="20"/>
        </w:rPr>
      </w:pPr>
      <w:ins w:id="128" w:author="Palacherla, Susmitha C" w:date="2023-12-29T14:31:00Z">
        <w:r w:rsidRPr="0095359C">
          <w:rPr>
            <w:rFonts w:asciiTheme="minorHAnsi" w:hAnsiTheme="minorHAnsi"/>
            <w:sz w:val="20"/>
            <w:szCs w:val="20"/>
          </w:rPr>
          <w:t>Container: Foreach Loop</w:t>
        </w:r>
      </w:ins>
    </w:p>
    <w:p w14:paraId="02F84E63" w14:textId="42A54A0D" w:rsidR="000943D8" w:rsidRPr="0095359C" w:rsidRDefault="000943D8" w:rsidP="000943D8">
      <w:pPr>
        <w:spacing w:after="0"/>
        <w:ind w:left="1080"/>
        <w:rPr>
          <w:ins w:id="129" w:author="Palacherla, Susmitha C" w:date="2023-12-29T14:31:00Z"/>
          <w:rFonts w:asciiTheme="minorHAnsi" w:hAnsiTheme="minorHAnsi"/>
          <w:sz w:val="20"/>
          <w:szCs w:val="20"/>
        </w:rPr>
      </w:pPr>
      <w:ins w:id="130" w:author="Palacherla, Susmitha C" w:date="2023-12-29T14:31:00Z">
        <w:r w:rsidRPr="0095359C">
          <w:rPr>
            <w:rFonts w:asciiTheme="minorHAnsi" w:hAnsiTheme="minorHAnsi"/>
            <w:sz w:val="20"/>
            <w:szCs w:val="20"/>
          </w:rPr>
          <w:t xml:space="preserve">Folder: </w:t>
        </w:r>
        <w:r w:rsidRPr="00E705FE">
          <w:rPr>
            <w:rFonts w:asciiTheme="minorHAnsi" w:hAnsiTheme="minorHAnsi"/>
            <w:sz w:val="20"/>
            <w:szCs w:val="20"/>
          </w:rPr>
          <w:t>\\</w:t>
        </w:r>
        <w:r>
          <w:rPr>
            <w:rFonts w:asciiTheme="minorHAnsi" w:hAnsiTheme="minorHAnsi"/>
            <w:sz w:val="20"/>
            <w:szCs w:val="20"/>
          </w:rPr>
          <w:t>UVAADADSQL50CCO</w:t>
        </w:r>
        <w:r w:rsidRPr="00E705FE">
          <w:rPr>
            <w:rFonts w:asciiTheme="minorHAnsi" w:hAnsiTheme="minorHAnsi"/>
            <w:sz w:val="20"/>
            <w:szCs w:val="20"/>
          </w:rPr>
          <w:t>\data\coaching\</w:t>
        </w:r>
        <w:r>
          <w:rPr>
            <w:rFonts w:asciiTheme="minorHAnsi" w:hAnsiTheme="minorHAnsi"/>
            <w:sz w:val="20"/>
            <w:szCs w:val="20"/>
          </w:rPr>
          <w:t>Quality</w:t>
        </w:r>
        <w:r w:rsidRPr="00E705FE">
          <w:rPr>
            <w:rFonts w:asciiTheme="minorHAnsi" w:hAnsiTheme="minorHAnsi"/>
            <w:sz w:val="20"/>
            <w:szCs w:val="20"/>
          </w:rPr>
          <w:t>\Decrypt_out\</w:t>
        </w:r>
        <w:r w:rsidRPr="00E705FE" w:rsidDel="00E705FE">
          <w:rPr>
            <w:rFonts w:asciiTheme="minorHAnsi" w:hAnsiTheme="minorHAnsi"/>
            <w:sz w:val="20"/>
            <w:szCs w:val="20"/>
          </w:rPr>
          <w:t xml:space="preserve"> </w:t>
        </w:r>
      </w:ins>
    </w:p>
    <w:p w14:paraId="0AE3E2F7" w14:textId="472D2002" w:rsidR="000943D8" w:rsidRPr="0095359C" w:rsidRDefault="000943D8" w:rsidP="000943D8">
      <w:pPr>
        <w:spacing w:after="0"/>
        <w:ind w:left="1080"/>
        <w:rPr>
          <w:ins w:id="131" w:author="Palacherla, Susmitha C" w:date="2023-12-29T14:31:00Z"/>
          <w:rFonts w:asciiTheme="minorHAnsi" w:hAnsiTheme="minorHAnsi"/>
          <w:sz w:val="20"/>
          <w:szCs w:val="20"/>
        </w:rPr>
      </w:pPr>
      <w:ins w:id="132" w:author="Palacherla, Susmitha C" w:date="2023-12-29T14:31:00Z">
        <w:r w:rsidRPr="0095359C">
          <w:rPr>
            <w:rFonts w:asciiTheme="minorHAnsi" w:hAnsiTheme="minorHAnsi"/>
            <w:sz w:val="20"/>
            <w:szCs w:val="20"/>
          </w:rPr>
          <w:t>Files: eCL_*.csv</w:t>
        </w:r>
      </w:ins>
    </w:p>
    <w:p w14:paraId="6386DDA5" w14:textId="77777777" w:rsidR="000943D8" w:rsidRPr="00CA5EB0" w:rsidRDefault="000943D8" w:rsidP="000943D8">
      <w:pPr>
        <w:spacing w:after="0"/>
        <w:ind w:left="1080"/>
        <w:rPr>
          <w:ins w:id="133" w:author="Palacherla, Susmitha C" w:date="2023-12-29T14:31:00Z"/>
          <w:rFonts w:ascii="Times New Roman" w:hAnsi="Times New Roman"/>
        </w:rPr>
      </w:pPr>
      <w:ins w:id="134" w:author="Palacherla, Susmitha C" w:date="2023-12-29T14:31:00Z">
        <w:r>
          <w:rPr>
            <w:rFonts w:ascii="Times New Roman" w:hAnsi="Times New Roman"/>
          </w:rPr>
          <w:t>Retrieve file name: Name and Extension</w:t>
        </w:r>
      </w:ins>
    </w:p>
    <w:p w14:paraId="47F1F173" w14:textId="77777777" w:rsidR="000943D8" w:rsidRPr="00CA5EB0" w:rsidRDefault="000943D8" w:rsidP="000943D8">
      <w:pPr>
        <w:spacing w:after="0"/>
        <w:ind w:left="1080"/>
        <w:rPr>
          <w:ins w:id="135" w:author="Palacherla, Susmitha C" w:date="2023-12-29T14:31:00Z"/>
          <w:rFonts w:ascii="Times New Roman" w:hAnsi="Times New Roman"/>
        </w:rPr>
      </w:pPr>
    </w:p>
    <w:p w14:paraId="27C8B6A0" w14:textId="77777777" w:rsidR="000943D8" w:rsidRDefault="000943D8" w:rsidP="000943D8">
      <w:pPr>
        <w:spacing w:after="0"/>
        <w:ind w:left="1080"/>
        <w:rPr>
          <w:ins w:id="136" w:author="Palacherla, Susmitha C" w:date="2023-12-29T14:31:00Z"/>
          <w:rFonts w:ascii="Times New Roman" w:hAnsi="Times New Roman"/>
        </w:rPr>
      </w:pPr>
    </w:p>
    <w:p w14:paraId="5A12D68A" w14:textId="77777777" w:rsidR="000943D8" w:rsidRDefault="000943D8" w:rsidP="000943D8">
      <w:pPr>
        <w:pStyle w:val="ListParagraph"/>
        <w:numPr>
          <w:ilvl w:val="0"/>
          <w:numId w:val="31"/>
        </w:numPr>
        <w:rPr>
          <w:ins w:id="137" w:author="Palacherla, Susmitha C" w:date="2023-12-29T14:31:00Z"/>
          <w:rFonts w:ascii="Times New Roman" w:hAnsi="Times New Roman"/>
        </w:rPr>
      </w:pPr>
      <w:ins w:id="138" w:author="Palacherla, Susmitha C" w:date="2023-12-29T14:31:00Z">
        <w:r>
          <w:rPr>
            <w:rFonts w:ascii="Times New Roman" w:hAnsi="Times New Roman"/>
          </w:rPr>
          <w:t>SQL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Report Code</w:t>
        </w:r>
      </w:ins>
    </w:p>
    <w:p w14:paraId="1FBD51BD" w14:textId="77777777" w:rsidR="000943D8" w:rsidRDefault="000943D8" w:rsidP="000943D8">
      <w:pPr>
        <w:rPr>
          <w:ins w:id="139" w:author="Palacherla, Susmitha C" w:date="2023-12-29T14:31:00Z"/>
          <w:rFonts w:ascii="Times New Roman" w:hAnsi="Times New Roman"/>
        </w:rPr>
      </w:pPr>
      <w:ins w:id="140" w:author="Palacherla, Susmitha C" w:date="2023-12-29T14:31:00Z">
        <w:r>
          <w:rPr>
            <w:noProof/>
          </w:rPr>
          <w:lastRenderedPageBreak/>
          <w:drawing>
            <wp:inline distT="0" distB="0" distL="0" distR="0" wp14:anchorId="3D31AAFE" wp14:editId="3579A7EB">
              <wp:extent cx="5943600" cy="4467225"/>
              <wp:effectExtent l="0" t="0" r="0" b="952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67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4D00D5" w14:textId="77777777" w:rsidR="000943D8" w:rsidRPr="000943D8" w:rsidRDefault="000943D8" w:rsidP="000943D8">
      <w:pPr>
        <w:rPr>
          <w:ins w:id="141" w:author="Palacherla, Susmitha C" w:date="2023-12-29T14:32:00Z"/>
          <w:rFonts w:ascii="Times New Roman" w:hAnsi="Times New Roman"/>
          <w:sz w:val="20"/>
          <w:szCs w:val="20"/>
        </w:rPr>
      </w:pPr>
      <w:ins w:id="142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 xml:space="preserve">Declare @FileName nvarchar(100), @FileName1 nvarchar(100) </w:t>
        </w:r>
      </w:ins>
    </w:p>
    <w:p w14:paraId="6325DCE5" w14:textId="77777777" w:rsidR="000943D8" w:rsidRPr="000943D8" w:rsidRDefault="000943D8" w:rsidP="000943D8">
      <w:pPr>
        <w:rPr>
          <w:ins w:id="143" w:author="Palacherla, Susmitha C" w:date="2023-12-29T14:32:00Z"/>
          <w:rFonts w:ascii="Times New Roman" w:hAnsi="Times New Roman"/>
          <w:sz w:val="20"/>
          <w:szCs w:val="20"/>
        </w:rPr>
      </w:pPr>
    </w:p>
    <w:p w14:paraId="3E981E26" w14:textId="77777777" w:rsidR="000943D8" w:rsidRPr="000943D8" w:rsidRDefault="000943D8" w:rsidP="000943D8">
      <w:pPr>
        <w:rPr>
          <w:ins w:id="144" w:author="Palacherla, Susmitha C" w:date="2023-12-29T14:32:00Z"/>
          <w:rFonts w:ascii="Times New Roman" w:hAnsi="Times New Roman"/>
          <w:sz w:val="20"/>
          <w:szCs w:val="20"/>
        </w:rPr>
      </w:pPr>
      <w:ins w:id="145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SELECT TOP 1 [ReportCode] FROM</w:t>
        </w:r>
      </w:ins>
    </w:p>
    <w:p w14:paraId="6CC9734A" w14:textId="77777777" w:rsidR="000943D8" w:rsidRPr="000943D8" w:rsidRDefault="000943D8" w:rsidP="000943D8">
      <w:pPr>
        <w:rPr>
          <w:ins w:id="146" w:author="Palacherla, Susmitha C" w:date="2023-12-29T14:32:00Z"/>
          <w:rFonts w:ascii="Times New Roman" w:hAnsi="Times New Roman"/>
          <w:sz w:val="20"/>
          <w:szCs w:val="20"/>
        </w:rPr>
      </w:pPr>
      <w:ins w:id="147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(SELECT  TOP 1 [ReportCode] FROM [EC].[</w:t>
        </w:r>
        <w:proofErr w:type="spellStart"/>
        <w:r w:rsidRPr="000943D8">
          <w:rPr>
            <w:rFonts w:ascii="Times New Roman" w:hAnsi="Times New Roman"/>
            <w:sz w:val="20"/>
            <w:szCs w:val="20"/>
          </w:rPr>
          <w:t>Feed_Contacts</w:t>
        </w:r>
        <w:proofErr w:type="spellEnd"/>
        <w:r w:rsidRPr="000943D8">
          <w:rPr>
            <w:rFonts w:ascii="Times New Roman" w:hAnsi="Times New Roman"/>
            <w:sz w:val="20"/>
            <w:szCs w:val="20"/>
          </w:rPr>
          <w:t>]</w:t>
        </w:r>
      </w:ins>
    </w:p>
    <w:p w14:paraId="0758D5C6" w14:textId="77777777" w:rsidR="000943D8" w:rsidRPr="000943D8" w:rsidRDefault="000943D8" w:rsidP="000943D8">
      <w:pPr>
        <w:rPr>
          <w:ins w:id="148" w:author="Palacherla, Susmitha C" w:date="2023-12-29T14:32:00Z"/>
          <w:rFonts w:ascii="Times New Roman" w:hAnsi="Times New Roman"/>
          <w:sz w:val="20"/>
          <w:szCs w:val="20"/>
        </w:rPr>
      </w:pPr>
      <w:ins w:id="149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WHERE (CHARINDEX([ReportCode], ? ) &gt; 0 AND CHARINDEX('Quality', ? ) &gt; 0)</w:t>
        </w:r>
      </w:ins>
    </w:p>
    <w:p w14:paraId="760DB204" w14:textId="77777777" w:rsidR="000943D8" w:rsidRPr="000943D8" w:rsidRDefault="000943D8" w:rsidP="000943D8">
      <w:pPr>
        <w:rPr>
          <w:ins w:id="150" w:author="Palacherla, Susmitha C" w:date="2023-12-29T14:32:00Z"/>
          <w:rFonts w:ascii="Times New Roman" w:hAnsi="Times New Roman"/>
          <w:sz w:val="20"/>
          <w:szCs w:val="20"/>
        </w:rPr>
      </w:pPr>
      <w:ins w:id="151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UNION ALL</w:t>
        </w:r>
      </w:ins>
    </w:p>
    <w:p w14:paraId="0673404A" w14:textId="77777777" w:rsidR="000943D8" w:rsidRPr="000943D8" w:rsidRDefault="000943D8" w:rsidP="000943D8">
      <w:pPr>
        <w:rPr>
          <w:ins w:id="152" w:author="Palacherla, Susmitha C" w:date="2023-12-29T14:32:00Z"/>
          <w:rFonts w:ascii="Times New Roman" w:hAnsi="Times New Roman"/>
          <w:sz w:val="20"/>
          <w:szCs w:val="20"/>
        </w:rPr>
      </w:pPr>
      <w:ins w:id="153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SELECT DISTINCT 'Unknown' AS [ReportCode] FROM [EC].[</w:t>
        </w:r>
        <w:proofErr w:type="spellStart"/>
        <w:r w:rsidRPr="000943D8">
          <w:rPr>
            <w:rFonts w:ascii="Times New Roman" w:hAnsi="Times New Roman"/>
            <w:sz w:val="20"/>
            <w:szCs w:val="20"/>
          </w:rPr>
          <w:t>Feed_Contacts</w:t>
        </w:r>
        <w:proofErr w:type="spellEnd"/>
        <w:r w:rsidRPr="000943D8">
          <w:rPr>
            <w:rFonts w:ascii="Times New Roman" w:hAnsi="Times New Roman"/>
            <w:sz w:val="20"/>
            <w:szCs w:val="20"/>
          </w:rPr>
          <w:t xml:space="preserve">] ) </w:t>
        </w:r>
        <w:proofErr w:type="spellStart"/>
        <w:proofErr w:type="gramStart"/>
        <w:r w:rsidRPr="000943D8">
          <w:rPr>
            <w:rFonts w:ascii="Times New Roman" w:hAnsi="Times New Roman"/>
            <w:sz w:val="20"/>
            <w:szCs w:val="20"/>
          </w:rPr>
          <w:t>pocs</w:t>
        </w:r>
        <w:proofErr w:type="spellEnd"/>
        <w:proofErr w:type="gramEnd"/>
      </w:ins>
    </w:p>
    <w:p w14:paraId="269E8F57" w14:textId="0E75FBAD" w:rsidR="000943D8" w:rsidRDefault="000943D8" w:rsidP="000943D8">
      <w:pPr>
        <w:rPr>
          <w:ins w:id="154" w:author="Palacherla, Susmitha C" w:date="2023-12-29T14:31:00Z"/>
          <w:rFonts w:ascii="Times New Roman" w:hAnsi="Times New Roman"/>
        </w:rPr>
      </w:pPr>
      <w:ins w:id="155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ORDER BY CASE WHEN  [ReportCode] = 'Unknown' THEN 2 ELSE 1 END</w:t>
        </w:r>
      </w:ins>
    </w:p>
    <w:p w14:paraId="2BEDBFE5" w14:textId="77777777" w:rsidR="000943D8" w:rsidRDefault="000943D8" w:rsidP="000943D8">
      <w:pPr>
        <w:rPr>
          <w:ins w:id="156" w:author="Palacherla, Susmitha C" w:date="2023-12-29T14:31:00Z"/>
          <w:rFonts w:ascii="Times New Roman" w:hAnsi="Times New Roman"/>
        </w:rPr>
      </w:pPr>
      <w:ins w:id="157" w:author="Palacherla, Susmitha C" w:date="2023-12-29T14:31:00Z">
        <w:r>
          <w:rPr>
            <w:noProof/>
          </w:rPr>
          <w:lastRenderedPageBreak/>
          <w:drawing>
            <wp:inline distT="0" distB="0" distL="0" distR="0" wp14:anchorId="172BAD74" wp14:editId="01A9EEC5">
              <wp:extent cx="5943600" cy="1899920"/>
              <wp:effectExtent l="0" t="0" r="0" b="508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99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E76C03" w14:textId="77777777" w:rsidR="000943D8" w:rsidRDefault="000943D8" w:rsidP="000943D8">
      <w:pPr>
        <w:rPr>
          <w:ins w:id="158" w:author="Palacherla, Susmitha C" w:date="2023-12-29T14:31:00Z"/>
          <w:rFonts w:ascii="Times New Roman" w:hAnsi="Times New Roman"/>
        </w:rPr>
      </w:pPr>
      <w:ins w:id="159" w:author="Palacherla, Susmitha C" w:date="2023-12-29T14:31:00Z">
        <w:r>
          <w:rPr>
            <w:noProof/>
          </w:rPr>
          <w:drawing>
            <wp:inline distT="0" distB="0" distL="0" distR="0" wp14:anchorId="6F39B4CF" wp14:editId="13DA60B7">
              <wp:extent cx="5943600" cy="1975485"/>
              <wp:effectExtent l="0" t="0" r="0" b="571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75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27954A" w14:textId="77777777" w:rsidR="000943D8" w:rsidRDefault="000943D8" w:rsidP="000943D8">
      <w:pPr>
        <w:rPr>
          <w:ins w:id="160" w:author="Palacherla, Susmitha C" w:date="2023-12-29T14:31:00Z"/>
          <w:rFonts w:ascii="Times New Roman" w:hAnsi="Times New Roman"/>
        </w:rPr>
      </w:pPr>
    </w:p>
    <w:p w14:paraId="38972ECB" w14:textId="77777777" w:rsidR="000943D8" w:rsidRPr="00BB122D" w:rsidRDefault="000943D8" w:rsidP="000943D8">
      <w:pPr>
        <w:rPr>
          <w:ins w:id="161" w:author="Palacherla, Susmitha C" w:date="2023-12-29T14:31:00Z"/>
          <w:rFonts w:ascii="Times New Roman" w:hAnsi="Times New Roman"/>
        </w:rPr>
      </w:pPr>
    </w:p>
    <w:p w14:paraId="1AEB05C7" w14:textId="77777777" w:rsidR="000943D8" w:rsidRDefault="000943D8" w:rsidP="000943D8">
      <w:pPr>
        <w:pStyle w:val="ListParagraph"/>
        <w:numPr>
          <w:ilvl w:val="0"/>
          <w:numId w:val="31"/>
        </w:numPr>
        <w:rPr>
          <w:ins w:id="162" w:author="Palacherla, Susmitha C" w:date="2023-12-29T14:31:00Z"/>
          <w:rFonts w:ascii="Times New Roman" w:hAnsi="Times New Roman"/>
        </w:rPr>
      </w:pPr>
      <w:ins w:id="163" w:author="Palacherla, Susmitha C" w:date="2023-12-29T14:31:00Z">
        <w:r>
          <w:rPr>
            <w:rFonts w:ascii="Times New Roman" w:hAnsi="Times New Roman"/>
          </w:rPr>
          <w:t>Email task – Send Notification</w:t>
        </w:r>
      </w:ins>
    </w:p>
    <w:p w14:paraId="45496993" w14:textId="77777777" w:rsidR="000943D8" w:rsidRDefault="000943D8" w:rsidP="000943D8">
      <w:pPr>
        <w:rPr>
          <w:ins w:id="164" w:author="Palacherla, Susmitha C" w:date="2023-12-29T14:31:00Z"/>
          <w:rFonts w:ascii="Times New Roman" w:hAnsi="Times New Roman"/>
        </w:rPr>
      </w:pPr>
      <w:ins w:id="165" w:author="Palacherla, Susmitha C" w:date="2023-12-29T14:31:00Z">
        <w:r>
          <w:rPr>
            <w:noProof/>
          </w:rPr>
          <w:drawing>
            <wp:inline distT="0" distB="0" distL="0" distR="0" wp14:anchorId="3BBD00B5" wp14:editId="5CD0EA62">
              <wp:extent cx="5943600" cy="1914525"/>
              <wp:effectExtent l="0" t="0" r="0" b="9525"/>
              <wp:docPr id="76" name="Picture 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14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C6414C7" w14:textId="60EE9E3E" w:rsidR="000943D8" w:rsidRDefault="000943D8" w:rsidP="000943D8">
      <w:pPr>
        <w:rPr>
          <w:ins w:id="166" w:author="Palacherla, Susmitha C" w:date="2023-12-29T14:31:00Z"/>
          <w:rFonts w:ascii="Times New Roman" w:hAnsi="Times New Roman"/>
        </w:rPr>
      </w:pPr>
      <w:ins w:id="167" w:author="Palacherla, Susmitha C" w:date="2023-12-29T14:33:00Z">
        <w:r>
          <w:rPr>
            <w:noProof/>
          </w:rPr>
          <w:lastRenderedPageBreak/>
          <w:drawing>
            <wp:inline distT="0" distB="0" distL="0" distR="0" wp14:anchorId="3D398B30" wp14:editId="2A8BEA3D">
              <wp:extent cx="5943600" cy="3218815"/>
              <wp:effectExtent l="0" t="0" r="0" b="635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18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7DF11C" w14:textId="6A180AF1" w:rsidR="000943D8" w:rsidRDefault="000943D8" w:rsidP="000943D8">
      <w:pPr>
        <w:rPr>
          <w:ins w:id="168" w:author="Palacherla, Susmitha C" w:date="2023-12-29T14:34:00Z"/>
          <w:rFonts w:ascii="Times New Roman" w:hAnsi="Times New Roman"/>
        </w:rPr>
      </w:pPr>
    </w:p>
    <w:p w14:paraId="3768BB55" w14:textId="62BE0DAB" w:rsidR="000943D8" w:rsidRDefault="000943D8" w:rsidP="000943D8">
      <w:pPr>
        <w:rPr>
          <w:ins w:id="169" w:author="Palacherla, Susmitha C" w:date="2023-12-29T14:31:00Z"/>
          <w:rFonts w:ascii="Times New Roman" w:hAnsi="Times New Roman"/>
        </w:rPr>
      </w:pPr>
      <w:ins w:id="170" w:author="Palacherla, Susmitha C" w:date="2023-12-29T14:34:00Z">
        <w:r>
          <w:rPr>
            <w:noProof/>
          </w:rPr>
          <w:drawing>
            <wp:inline distT="0" distB="0" distL="0" distR="0" wp14:anchorId="301F3DFA" wp14:editId="3FB236DD">
              <wp:extent cx="5943600" cy="1189990"/>
              <wp:effectExtent l="0" t="0" r="0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1899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977857" w14:textId="77777777" w:rsidR="000943D8" w:rsidRPr="00CA5EB0" w:rsidRDefault="000943D8" w:rsidP="000943D8">
      <w:pPr>
        <w:pStyle w:val="ListParagraph"/>
        <w:numPr>
          <w:ilvl w:val="0"/>
          <w:numId w:val="31"/>
        </w:numPr>
        <w:rPr>
          <w:ins w:id="171" w:author="Palacherla, Susmitha C" w:date="2023-12-29T14:31:00Z"/>
          <w:rFonts w:ascii="Times New Roman" w:hAnsi="Times New Roman"/>
        </w:rPr>
      </w:pPr>
      <w:ins w:id="172" w:author="Palacherla, Susmitha C" w:date="2023-12-29T14:31:00Z">
        <w:r w:rsidRPr="00CA5EB0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File(s)</w:t>
        </w:r>
      </w:ins>
    </w:p>
    <w:p w14:paraId="65F09225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73" w:author="Palacherla, Susmitha C" w:date="2023-12-29T14:31:00Z"/>
          <w:rFonts w:ascii="Times New Roman" w:hAnsi="Times New Roman"/>
          <w:sz w:val="24"/>
          <w:szCs w:val="24"/>
        </w:rPr>
      </w:pPr>
      <w:ins w:id="174" w:author="Palacherla, Susmitha C" w:date="2023-12-29T14:31:00Z">
        <w:r w:rsidRPr="003B4096">
          <w:rPr>
            <w:noProof/>
          </w:rPr>
          <w:t xml:space="preserve"> </w:t>
        </w:r>
        <w:r>
          <w:rPr>
            <w:noProof/>
          </w:rPr>
          <w:lastRenderedPageBreak/>
          <w:drawing>
            <wp:inline distT="0" distB="0" distL="0" distR="0" wp14:anchorId="165798B8" wp14:editId="398A88CF">
              <wp:extent cx="5943600" cy="2382520"/>
              <wp:effectExtent l="0" t="0" r="0" b="0"/>
              <wp:docPr id="79" name="Picture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82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238F0C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75" w:author="Palacherla, Susmitha C" w:date="2023-12-29T14:31:00Z"/>
          <w:rFonts w:ascii="Times New Roman" w:hAnsi="Times New Roman"/>
          <w:sz w:val="24"/>
          <w:szCs w:val="24"/>
        </w:rPr>
      </w:pPr>
    </w:p>
    <w:p w14:paraId="4433B7FE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76" w:author="Palacherla, Susmitha C" w:date="2023-12-29T14:31:00Z"/>
          <w:rFonts w:ascii="Times New Roman" w:hAnsi="Times New Roman"/>
        </w:rPr>
      </w:pPr>
    </w:p>
    <w:p w14:paraId="0F26760D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77" w:author="Palacherla, Susmitha C" w:date="2023-12-29T14:31:00Z"/>
          <w:rFonts w:ascii="Times New Roman" w:hAnsi="Times New Roman"/>
          <w:sz w:val="24"/>
          <w:szCs w:val="24"/>
        </w:rPr>
      </w:pPr>
    </w:p>
    <w:p w14:paraId="518B7DFB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78" w:author="Palacherla, Susmitha C" w:date="2023-12-29T14:31:00Z"/>
          <w:rFonts w:ascii="Times New Roman" w:hAnsi="Times New Roman"/>
          <w:sz w:val="24"/>
          <w:szCs w:val="24"/>
        </w:rPr>
      </w:pPr>
    </w:p>
    <w:p w14:paraId="6F6CD4EE" w14:textId="77777777" w:rsidR="000943D8" w:rsidRPr="003F421D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ins w:id="179" w:author="Palacherla, Susmitha C" w:date="2023-12-29T14:31:00Z"/>
          <w:rFonts w:asciiTheme="minorHAnsi" w:hAnsiTheme="minorHAnsi" w:cs="Arial"/>
          <w:b/>
          <w:sz w:val="20"/>
          <w:szCs w:val="20"/>
        </w:rPr>
      </w:pPr>
    </w:p>
    <w:p w14:paraId="516849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E5627F" w14:textId="77777777" w:rsidR="00C06FFD" w:rsidRPr="001D6CCE" w:rsidRDefault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80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03006E1E" w14:textId="77777777"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14:paraId="428D2F6B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 xml:space="preserve">Container properties to </w:t>
      </w:r>
      <w:proofErr w:type="gramStart"/>
      <w:r w:rsidRPr="001D6CCE">
        <w:rPr>
          <w:rFonts w:ascii="Times New Roman" w:hAnsi="Times New Roman"/>
          <w:b/>
        </w:rPr>
        <w:t>set</w:t>
      </w:r>
      <w:proofErr w:type="gramEnd"/>
    </w:p>
    <w:p w14:paraId="3D60F065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Package on failure- </w:t>
      </w:r>
      <w:proofErr w:type="gramStart"/>
      <w:r w:rsidRPr="001D6CCE">
        <w:rPr>
          <w:rFonts w:ascii="Times New Roman" w:hAnsi="Times New Roman"/>
        </w:rPr>
        <w:t>True</w:t>
      </w:r>
      <w:proofErr w:type="gramEnd"/>
    </w:p>
    <w:p w14:paraId="4AF318F9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Parent on failure- </w:t>
      </w:r>
      <w:proofErr w:type="gramStart"/>
      <w:r w:rsidRPr="001D6CCE">
        <w:rPr>
          <w:rFonts w:ascii="Times New Roman" w:hAnsi="Times New Roman"/>
        </w:rPr>
        <w:t>False</w:t>
      </w:r>
      <w:proofErr w:type="gramEnd"/>
    </w:p>
    <w:p w14:paraId="6B11F0D4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2A50F632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7F01955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ACACE6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15DD87B" w14:textId="64A0AA10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1846B90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6C35334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2E77C3" wp14:editId="23B534E1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05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29A5A0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9BA68B0" wp14:editId="7F4F16AE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51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3A6E04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25FD09" wp14:editId="0469046F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17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BDBD8B6" wp14:editId="4C159569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7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1AD67D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474C6B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311A812" wp14:editId="0769ACF5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8F25AC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3491CF33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58C6ACDF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58E2BC94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0D69643E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1F375646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8F5744D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 xml:space="preserve">Delete loaded </w:t>
      </w:r>
      <w:proofErr w:type="gramStart"/>
      <w:r>
        <w:rPr>
          <w:rFonts w:ascii="Times New Roman" w:hAnsi="Times New Roman"/>
        </w:rPr>
        <w:t>file</w:t>
      </w:r>
      <w:proofErr w:type="gramEnd"/>
    </w:p>
    <w:p w14:paraId="6B7B82A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C4FB12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184C34CF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3E92A49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1CF490" wp14:editId="7DDF360A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C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3D8221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35A1A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5C900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29160A" wp14:editId="7E3F79EF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13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FE975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A4E04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FINDSTRING(@[</w:t>
      </w:r>
      <w:proofErr w:type="gramStart"/>
      <w:r w:rsidRPr="001D6CCE">
        <w:rPr>
          <w:rFonts w:ascii="Times New Roman" w:hAnsi="Times New Roman"/>
        </w:rPr>
        <w:t>User::</w:t>
      </w:r>
      <w:proofErr w:type="gramEnd"/>
      <w:r w:rsidRPr="001D6CCE">
        <w:rPr>
          <w:rFonts w:ascii="Times New Roman" w:hAnsi="Times New Roman"/>
        </w:rPr>
        <w:t xml:space="preserve">VarFileName],"CTC",1 ) &gt; </w:t>
      </w:r>
      <w:r w:rsidR="009D1184">
        <w:rPr>
          <w:rFonts w:ascii="Times New Roman" w:hAnsi="Times New Roman"/>
        </w:rPr>
        <w:t>0</w:t>
      </w:r>
    </w:p>
    <w:p w14:paraId="7E0D6BC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3ED378A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1E789F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35D336" wp14:editId="7FF4B586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F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7165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5C5F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E4DFFF" wp14:editId="0C721F78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B3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56D79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Flat File source</w:t>
      </w:r>
    </w:p>
    <w:p w14:paraId="3BE599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3AEF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2DEC4E" wp14:editId="29CF182C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D4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04FD1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8DF0D6E" wp14:editId="7012E656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EFC6E30" w14:textId="77777777"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51BEB53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14:paraId="3B1F98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01B65FC" wp14:editId="56242806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6A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EE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(DT_STR,4000,1252)((ISNULL(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) ? "Problem: N/A|" :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) ? "Behavior: N/A|" :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) ? "Result: N/A|" :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 xml:space="preserve">) ? "Follow Up: N/A|" :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14:paraId="0EFE6B8D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70B426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BBEAEC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3046C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177764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354BF4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FFC1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4203FDA" wp14:editId="243E6796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5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220D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5975B1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0904E6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FBAB3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918B3B9" wp14:editId="13B3659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2ED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D826EA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4D6A8F" wp14:editId="08FDD0D6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F7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0C133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C414FE7" wp14:editId="40A30033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ED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21C02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4B6F9B" wp14:editId="1105674D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AE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0532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5C03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B0F00A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8B5A5" w14:textId="77777777" w:rsidR="00C06FFD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727D76D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524633A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37B9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758AE38" wp14:editId="40206B7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36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0D12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3B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2C932E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D173EC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D11850" w14:textId="5E59176D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181" w:author="Palacherla, Susmitha C" w:date="2024-01-10T16:38:00Z"/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C88FC0" wp14:editId="473F7D76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9B1" w14:textId="37438796" w:rsidR="00630A3A" w:rsidRDefault="00630A3A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182" w:author="Palacherla, Susmitha C" w:date="2024-01-10T16:38:00Z"/>
          <w:rFonts w:ascii="Times New Roman" w:hAnsi="Times New Roman"/>
        </w:rPr>
      </w:pPr>
    </w:p>
    <w:p w14:paraId="34B554D8" w14:textId="43D860A4" w:rsidR="00630A3A" w:rsidRPr="001D6CCE" w:rsidRDefault="00630A3A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ins w:id="183" w:author="Palacherla, Susmitha C" w:date="2024-01-10T16:38:00Z">
        <w:r>
          <w:rPr>
            <w:noProof/>
          </w:rPr>
          <w:drawing>
            <wp:inline distT="0" distB="0" distL="0" distR="0" wp14:anchorId="5F005821" wp14:editId="68C34489">
              <wp:extent cx="5943600" cy="1928495"/>
              <wp:effectExtent l="0" t="0" r="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28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9E86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6938E" w14:textId="6024DAD2" w:rsidR="00C06FFD" w:rsidRPr="001D6CCE" w:rsidDel="00630A3A" w:rsidRDefault="00630A3A">
      <w:pPr>
        <w:widowControl w:val="0"/>
        <w:autoSpaceDE w:val="0"/>
        <w:autoSpaceDN w:val="0"/>
        <w:adjustRightInd w:val="0"/>
        <w:spacing w:after="0" w:line="240" w:lineRule="auto"/>
        <w:rPr>
          <w:del w:id="184" w:author="Palacherla, Susmitha C" w:date="2024-01-10T16:37:00Z"/>
          <w:rFonts w:ascii="Times New Roman" w:hAnsi="Times New Roman"/>
        </w:rPr>
      </w:pPr>
      <w:ins w:id="185" w:author="Palacherla, Susmitha C" w:date="2024-01-10T16:37:00Z">
        <w:r w:rsidRPr="00630A3A">
          <w:rPr>
            <w:rFonts w:ascii="Times New Roman" w:hAnsi="Times New Roman"/>
          </w:rPr>
          <w:t>Exec [EC].[sp_InsertInto_Coaching_Log_Quality_Other] @Count=? OUT, @ReportCode=? OUT</w:t>
        </w:r>
      </w:ins>
      <w:del w:id="186" w:author="Palacherla, Susmitha C" w:date="2024-01-10T16:37:00Z">
        <w:r w:rsidR="00C06FFD" w:rsidRPr="001D6CCE" w:rsidDel="00630A3A">
          <w:rPr>
            <w:rFonts w:ascii="Times New Roman" w:hAnsi="Times New Roman"/>
          </w:rPr>
          <w:delText>Exec [EC].[sp_InsertInto_Coaching_Log_Quality_Other]</w:delText>
        </w:r>
      </w:del>
    </w:p>
    <w:p w14:paraId="139E0210" w14:textId="77777777" w:rsidR="00630A3A" w:rsidRDefault="00C06FFD" w:rsidP="00630A3A">
      <w:pPr>
        <w:spacing w:after="0"/>
        <w:rPr>
          <w:ins w:id="187" w:author="Palacherla, Susmitha C" w:date="2024-01-10T16:37:00Z"/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</w:t>
      </w:r>
    </w:p>
    <w:p w14:paraId="58779F0D" w14:textId="32521FE2" w:rsidR="00C06FFD" w:rsidRPr="001D6CCE" w:rsidRDefault="00C06FFD">
      <w:pPr>
        <w:spacing w:after="0"/>
        <w:rPr>
          <w:rFonts w:ascii="Times New Roman" w:hAnsi="Times New Roman"/>
        </w:rPr>
        <w:pPrChange w:id="188" w:author="Palacherla, Susmitha C" w:date="2024-01-10T16:37:00Z">
          <w:pPr>
            <w:spacing w:after="0"/>
            <w:ind w:left="1080"/>
          </w:pPr>
        </w:pPrChange>
      </w:pPr>
      <w:r w:rsidRPr="001D6CCE">
        <w:rPr>
          <w:rFonts w:ascii="Times New Roman" w:hAnsi="Times New Roman"/>
        </w:rPr>
        <w:t xml:space="preserve">   </w:t>
      </w:r>
    </w:p>
    <w:p w14:paraId="001DA84B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File List table</w:t>
      </w:r>
    </w:p>
    <w:p w14:paraId="0CCDEE4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9BCE0FF" wp14:editId="0E107B45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4D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2F8F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55B75F" wp14:editId="58687EE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2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CDF6643" w14:textId="3465FDDB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del w:id="189" w:author="Palacherla, Susmitha C" w:date="2024-01-10T16:38:00Z">
        <w:r w:rsidRPr="001D6CCE" w:rsidDel="00630A3A">
          <w:rPr>
            <w:rFonts w:ascii="Times New Roman" w:hAnsi="Times New Roman"/>
            <w:noProof/>
          </w:rPr>
          <w:drawing>
            <wp:inline distT="0" distB="0" distL="0" distR="0" wp14:anchorId="3BD9DB2F" wp14:editId="6B9AA8D9">
              <wp:extent cx="3227832" cy="2743200"/>
              <wp:effectExtent l="0" t="0" r="0" b="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783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90" w:author="Palacherla, Susmitha C" w:date="2024-01-10T16:39:00Z">
        <w:r w:rsidR="00630A3A">
          <w:rPr>
            <w:noProof/>
          </w:rPr>
          <w:drawing>
            <wp:inline distT="0" distB="0" distL="0" distR="0" wp14:anchorId="47C87899" wp14:editId="08256F78">
              <wp:extent cx="5943600" cy="2343785"/>
              <wp:effectExtent l="0" t="0" r="0" b="0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43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62F57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C701AB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Executes the following </w:t>
      </w:r>
      <w:proofErr w:type="gramStart"/>
      <w:r w:rsidRPr="001D6CCE">
        <w:rPr>
          <w:rFonts w:ascii="Times New Roman" w:hAnsi="Times New Roman"/>
        </w:rPr>
        <w:t>sql</w:t>
      </w:r>
      <w:proofErr w:type="gramEnd"/>
    </w:p>
    <w:p w14:paraId="33BCDC2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F57AF6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C912DEB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191" w:author="Palacherla, Susmitha C" w:date="2024-01-10T16:39:00Z"/>
          <w:rFonts w:ascii="Times New Roman" w:hAnsi="Times New Roman"/>
        </w:rPr>
      </w:pPr>
      <w:ins w:id="192" w:author="Palacherla, Susmitha C" w:date="2024-01-10T16:39:00Z">
        <w:r w:rsidRPr="00630A3A">
          <w:rPr>
            <w:rFonts w:ascii="Times New Roman" w:hAnsi="Times New Roman"/>
          </w:rPr>
          <w:t>INSERT INTO [EC].[Quality_Other_FileList]</w:t>
        </w:r>
      </w:ins>
    </w:p>
    <w:p w14:paraId="189B8A22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193" w:author="Palacherla, Susmitha C" w:date="2024-01-10T16:39:00Z"/>
          <w:rFonts w:ascii="Times New Roman" w:hAnsi="Times New Roman"/>
        </w:rPr>
      </w:pPr>
      <w:ins w:id="194" w:author="Palacherla, Susmitha C" w:date="2024-01-10T16:39:00Z">
        <w:r w:rsidRPr="00630A3A">
          <w:rPr>
            <w:rFonts w:ascii="Times New Roman" w:hAnsi="Times New Roman"/>
          </w:rPr>
          <w:t xml:space="preserve">           ([File_Name]</w:t>
        </w:r>
      </w:ins>
    </w:p>
    <w:p w14:paraId="220EF446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195" w:author="Palacherla, Susmitha C" w:date="2024-01-10T16:39:00Z"/>
          <w:rFonts w:ascii="Times New Roman" w:hAnsi="Times New Roman"/>
        </w:rPr>
      </w:pPr>
      <w:ins w:id="196" w:author="Palacherla, Susmitha C" w:date="2024-01-10T16:39:00Z">
        <w:r w:rsidRPr="00630A3A">
          <w:rPr>
            <w:rFonts w:ascii="Times New Roman" w:hAnsi="Times New Roman"/>
          </w:rPr>
          <w:lastRenderedPageBreak/>
          <w:t xml:space="preserve">           ,[File_LoadDate]</w:t>
        </w:r>
      </w:ins>
    </w:p>
    <w:p w14:paraId="32BDE491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197" w:author="Palacherla, Susmitha C" w:date="2024-01-10T16:39:00Z"/>
          <w:rFonts w:ascii="Times New Roman" w:hAnsi="Times New Roman"/>
        </w:rPr>
      </w:pPr>
      <w:ins w:id="198" w:author="Palacherla, Susmitha C" w:date="2024-01-10T16:39:00Z">
        <w:r w:rsidRPr="00630A3A">
          <w:rPr>
            <w:rFonts w:ascii="Times New Roman" w:hAnsi="Times New Roman"/>
          </w:rPr>
          <w:t xml:space="preserve">           ,[Count_Staged]</w:t>
        </w:r>
      </w:ins>
    </w:p>
    <w:p w14:paraId="39F65EED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199" w:author="Palacherla, Susmitha C" w:date="2024-01-10T16:39:00Z"/>
          <w:rFonts w:ascii="Times New Roman" w:hAnsi="Times New Roman"/>
        </w:rPr>
      </w:pPr>
      <w:ins w:id="200" w:author="Palacherla, Susmitha C" w:date="2024-01-10T16:39:00Z">
        <w:r w:rsidRPr="00630A3A">
          <w:rPr>
            <w:rFonts w:ascii="Times New Roman" w:hAnsi="Times New Roman"/>
          </w:rPr>
          <w:t xml:space="preserve">           ,[Count_Loaded]</w:t>
        </w:r>
      </w:ins>
    </w:p>
    <w:p w14:paraId="3BA4722E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01" w:author="Palacherla, Susmitha C" w:date="2024-01-10T16:39:00Z"/>
          <w:rFonts w:ascii="Times New Roman" w:hAnsi="Times New Roman"/>
        </w:rPr>
      </w:pPr>
      <w:ins w:id="202" w:author="Palacherla, Susmitha C" w:date="2024-01-10T16:39:00Z">
        <w:r w:rsidRPr="00630A3A">
          <w:rPr>
            <w:rFonts w:ascii="Times New Roman" w:hAnsi="Times New Roman"/>
          </w:rPr>
          <w:t xml:space="preserve">           ,[Count_Rejected]</w:t>
        </w:r>
      </w:ins>
    </w:p>
    <w:p w14:paraId="2EBD1E83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03" w:author="Palacherla, Susmitha C" w:date="2024-01-10T16:39:00Z"/>
          <w:rFonts w:ascii="Times New Roman" w:hAnsi="Times New Roman"/>
        </w:rPr>
      </w:pPr>
      <w:ins w:id="204" w:author="Palacherla, Susmitha C" w:date="2024-01-10T16:39:00Z">
        <w:r w:rsidRPr="00630A3A">
          <w:rPr>
            <w:rFonts w:ascii="Times New Roman" w:hAnsi="Times New Roman"/>
          </w:rPr>
          <w:t xml:space="preserve">           ,[Category]</w:t>
        </w:r>
      </w:ins>
    </w:p>
    <w:p w14:paraId="28484C3A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05" w:author="Palacherla, Susmitha C" w:date="2024-01-10T16:39:00Z"/>
          <w:rFonts w:ascii="Times New Roman" w:hAnsi="Times New Roman"/>
        </w:rPr>
      </w:pPr>
      <w:ins w:id="206" w:author="Palacherla, Susmitha C" w:date="2024-01-10T16:39:00Z">
        <w:r w:rsidRPr="00630A3A">
          <w:rPr>
            <w:rFonts w:ascii="Times New Roman" w:hAnsi="Times New Roman"/>
          </w:rPr>
          <w:t xml:space="preserve">           ,[Code])</w:t>
        </w:r>
      </w:ins>
    </w:p>
    <w:p w14:paraId="11F18C7E" w14:textId="57A528DA" w:rsidR="00C06FFD" w:rsidDel="00630A3A" w:rsidRDefault="00630A3A" w:rsidP="00C06FFD">
      <w:pPr>
        <w:widowControl w:val="0"/>
        <w:autoSpaceDE w:val="0"/>
        <w:autoSpaceDN w:val="0"/>
        <w:adjustRightInd w:val="0"/>
        <w:spacing w:after="0" w:line="240" w:lineRule="auto"/>
        <w:rPr>
          <w:del w:id="207" w:author="Palacherla, Susmitha C" w:date="2024-01-10T16:39:00Z"/>
          <w:rFonts w:ascii="Times New Roman" w:hAnsi="Times New Roman"/>
        </w:rPr>
      </w:pPr>
      <w:ins w:id="208" w:author="Palacherla, Susmitha C" w:date="2024-01-10T16:39:00Z">
        <w:r w:rsidRPr="00630A3A">
          <w:rPr>
            <w:rFonts w:ascii="Times New Roman" w:hAnsi="Times New Roman"/>
          </w:rPr>
          <w:t xml:space="preserve">  VALUES </w:t>
        </w:r>
        <w:proofErr w:type="gramStart"/>
        <w:r w:rsidRPr="00630A3A">
          <w:rPr>
            <w:rFonts w:ascii="Times New Roman" w:hAnsi="Times New Roman"/>
          </w:rPr>
          <w:t>(?,</w:t>
        </w:r>
        <w:proofErr w:type="spellStart"/>
        <w:proofErr w:type="gramEnd"/>
        <w:r w:rsidRPr="00630A3A">
          <w:rPr>
            <w:rFonts w:ascii="Times New Roman" w:hAnsi="Times New Roman"/>
          </w:rPr>
          <w:t>GetDate</w:t>
        </w:r>
        <w:proofErr w:type="spellEnd"/>
        <w:r w:rsidRPr="00630A3A">
          <w:rPr>
            <w:rFonts w:ascii="Times New Roman" w:hAnsi="Times New Roman"/>
          </w:rPr>
          <w:t xml:space="preserve">(), ?, ?,?, </w:t>
        </w:r>
        <w:r>
          <w:rPr>
            <w:rFonts w:ascii="Times New Roman" w:hAnsi="Times New Roman"/>
          </w:rPr>
          <w:t>‘</w:t>
        </w:r>
        <w:r w:rsidRPr="00630A3A">
          <w:rPr>
            <w:rFonts w:ascii="Times New Roman" w:hAnsi="Times New Roman"/>
          </w:rPr>
          <w:t>Quality Other</w:t>
        </w:r>
        <w:r>
          <w:rPr>
            <w:rFonts w:ascii="Times New Roman" w:hAnsi="Times New Roman"/>
          </w:rPr>
          <w:t>’</w:t>
        </w:r>
        <w:r w:rsidRPr="00630A3A">
          <w:rPr>
            <w:rFonts w:ascii="Times New Roman" w:hAnsi="Times New Roman"/>
          </w:rPr>
          <w:t>, ?)</w:t>
        </w:r>
      </w:ins>
      <w:del w:id="209" w:author="Palacherla, Susmitha C" w:date="2024-01-10T16:39:00Z">
        <w:r w:rsidR="00C06FFD" w:rsidRPr="001D6CCE" w:rsidDel="00630A3A">
          <w:rPr>
            <w:rFonts w:ascii="Times New Roman" w:hAnsi="Times New Roman"/>
          </w:rPr>
          <w:delText>INSERT INTO [EC].[Quality_Other_FileList]</w:delText>
        </w:r>
      </w:del>
    </w:p>
    <w:p w14:paraId="3C974ED4" w14:textId="20A8DD01" w:rsid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10" w:author="Palacherla, Susmitha C" w:date="2024-01-10T16:39:00Z"/>
          <w:rFonts w:ascii="Times New Roman" w:hAnsi="Times New Roman"/>
        </w:rPr>
      </w:pPr>
    </w:p>
    <w:p w14:paraId="093320F8" w14:textId="77777777" w:rsidR="00630A3A" w:rsidRPr="001D6CCE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11" w:author="Palacherla, Susmitha C" w:date="2024-01-10T16:39:00Z"/>
          <w:rFonts w:ascii="Times New Roman" w:hAnsi="Times New Roman"/>
        </w:rPr>
      </w:pPr>
    </w:p>
    <w:p w14:paraId="7AA7718C" w14:textId="407D31B1" w:rsidR="00C06FFD" w:rsidRPr="001D6CCE" w:rsidDel="00630A3A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12" w:author="Palacherla, Susmitha C" w:date="2024-01-10T16:39:00Z"/>
          <w:rFonts w:ascii="Times New Roman" w:hAnsi="Times New Roman"/>
        </w:rPr>
      </w:pPr>
      <w:del w:id="213" w:author="Palacherla, Susmitha C" w:date="2024-01-10T16:39:00Z">
        <w:r w:rsidRPr="001D6CCE" w:rsidDel="00630A3A">
          <w:rPr>
            <w:rFonts w:ascii="Times New Roman" w:hAnsi="Times New Roman"/>
          </w:rPr>
          <w:delText xml:space="preserve">           ([File_Name]</w:delText>
        </w:r>
      </w:del>
    </w:p>
    <w:p w14:paraId="04BBF569" w14:textId="6D35A579" w:rsidR="00C06FFD" w:rsidRPr="001D6CCE" w:rsidDel="00630A3A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14" w:author="Palacherla, Susmitha C" w:date="2024-01-10T16:39:00Z"/>
          <w:rFonts w:ascii="Times New Roman" w:hAnsi="Times New Roman"/>
        </w:rPr>
      </w:pPr>
      <w:del w:id="215" w:author="Palacherla, Susmitha C" w:date="2024-01-10T16:39:00Z">
        <w:r w:rsidRPr="001D6CCE" w:rsidDel="00630A3A">
          <w:rPr>
            <w:rFonts w:ascii="Times New Roman" w:hAnsi="Times New Roman"/>
          </w:rPr>
          <w:delText xml:space="preserve">           ,[File_LoadDate]</w:delText>
        </w:r>
      </w:del>
    </w:p>
    <w:p w14:paraId="39C25FD6" w14:textId="09919B51" w:rsidR="00C06FFD" w:rsidRPr="001D6CCE" w:rsidDel="00630A3A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16" w:author="Palacherla, Susmitha C" w:date="2024-01-10T16:39:00Z"/>
          <w:rFonts w:ascii="Times New Roman" w:hAnsi="Times New Roman"/>
        </w:rPr>
      </w:pPr>
      <w:del w:id="217" w:author="Palacherla, Susmitha C" w:date="2024-01-10T16:39:00Z">
        <w:r w:rsidRPr="001D6CCE" w:rsidDel="00630A3A">
          <w:rPr>
            <w:rFonts w:ascii="Times New Roman" w:hAnsi="Times New Roman"/>
          </w:rPr>
          <w:delText xml:space="preserve">           ,[Count_Staged]</w:delText>
        </w:r>
      </w:del>
    </w:p>
    <w:p w14:paraId="70E37266" w14:textId="4C16B0F1" w:rsidR="00C06FFD" w:rsidRPr="001D6CCE" w:rsidDel="00630A3A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18" w:author="Palacherla, Susmitha C" w:date="2024-01-10T16:39:00Z"/>
          <w:rFonts w:ascii="Times New Roman" w:hAnsi="Times New Roman"/>
        </w:rPr>
      </w:pPr>
      <w:del w:id="219" w:author="Palacherla, Susmitha C" w:date="2024-01-10T16:39:00Z">
        <w:r w:rsidRPr="001D6CCE" w:rsidDel="00630A3A">
          <w:rPr>
            <w:rFonts w:ascii="Times New Roman" w:hAnsi="Times New Roman"/>
          </w:rPr>
          <w:delText xml:space="preserve">           ,[Count_Loaded]</w:delText>
        </w:r>
      </w:del>
    </w:p>
    <w:p w14:paraId="60A8B534" w14:textId="0E4159A6" w:rsidR="00C06FFD" w:rsidRPr="001D6CCE" w:rsidDel="00630A3A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20" w:author="Palacherla, Susmitha C" w:date="2024-01-10T16:39:00Z"/>
          <w:rFonts w:ascii="Times New Roman" w:hAnsi="Times New Roman"/>
        </w:rPr>
      </w:pPr>
      <w:del w:id="221" w:author="Palacherla, Susmitha C" w:date="2024-01-10T16:39:00Z">
        <w:r w:rsidRPr="001D6CCE" w:rsidDel="00630A3A">
          <w:rPr>
            <w:rFonts w:ascii="Times New Roman" w:hAnsi="Times New Roman"/>
          </w:rPr>
          <w:delText xml:space="preserve">            ,[Count_Rejected])</w:delText>
        </w:r>
      </w:del>
    </w:p>
    <w:p w14:paraId="433C795C" w14:textId="65AC4F8A" w:rsidR="00C06FFD" w:rsidRPr="001D6CCE" w:rsidDel="00630A3A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22" w:author="Palacherla, Susmitha C" w:date="2024-01-10T16:39:00Z"/>
          <w:rFonts w:ascii="Times New Roman" w:hAnsi="Times New Roman"/>
        </w:rPr>
      </w:pPr>
      <w:del w:id="223" w:author="Palacherla, Susmitha C" w:date="2024-01-10T16:39:00Z">
        <w:r w:rsidRPr="001D6CCE" w:rsidDel="00630A3A">
          <w:rPr>
            <w:rFonts w:ascii="Times New Roman" w:hAnsi="Times New Roman"/>
          </w:rPr>
          <w:delText xml:space="preserve">  VALUES (?,GetDate(), ?, ?,?)</w:delText>
        </w:r>
      </w:del>
    </w:p>
    <w:p w14:paraId="0208A6BA" w14:textId="1E743E92" w:rsidR="00C06FFD" w:rsidRPr="001D6CCE" w:rsidDel="00630A3A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24" w:author="Palacherla, Susmitha C" w:date="2024-01-10T16:39:00Z"/>
          <w:rFonts w:ascii="Times New Roman" w:hAnsi="Times New Roman"/>
        </w:rPr>
      </w:pPr>
    </w:p>
    <w:p w14:paraId="20F0DB0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106561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 xml:space="preserve">Delete loaded </w:t>
      </w:r>
      <w:proofErr w:type="gramStart"/>
      <w:r>
        <w:rPr>
          <w:rFonts w:ascii="Times New Roman" w:hAnsi="Times New Roman"/>
        </w:rPr>
        <w:t>file</w:t>
      </w:r>
      <w:proofErr w:type="gramEnd"/>
    </w:p>
    <w:p w14:paraId="370E1B0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3068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9F507B" wp14:editId="49DF3A67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5862D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D05258" wp14:editId="39F3B40A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FC58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E189D2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710C91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8FBD0E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89C034" w14:textId="77777777" w:rsidR="00C06FFD" w:rsidRPr="001D6CCE" w:rsidRDefault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225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>BQN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529F4A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FFD89C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 xml:space="preserve">Container properties to </w:t>
      </w:r>
      <w:proofErr w:type="gramStart"/>
      <w:r w:rsidRPr="001D6CCE">
        <w:rPr>
          <w:rFonts w:ascii="Times New Roman" w:hAnsi="Times New Roman"/>
          <w:b/>
        </w:rPr>
        <w:t>set</w:t>
      </w:r>
      <w:proofErr w:type="gramEnd"/>
    </w:p>
    <w:p w14:paraId="4925C0B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Package on failure- </w:t>
      </w:r>
      <w:proofErr w:type="gramStart"/>
      <w:r w:rsidRPr="001D6CCE">
        <w:rPr>
          <w:rFonts w:ascii="Times New Roman" w:hAnsi="Times New Roman"/>
        </w:rPr>
        <w:t>True</w:t>
      </w:r>
      <w:proofErr w:type="gramEnd"/>
    </w:p>
    <w:p w14:paraId="486044B1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Parent on failure- </w:t>
      </w:r>
      <w:proofErr w:type="gramStart"/>
      <w:r w:rsidRPr="001D6CCE">
        <w:rPr>
          <w:rFonts w:ascii="Times New Roman" w:hAnsi="Times New Roman"/>
        </w:rPr>
        <w:t>False</w:t>
      </w:r>
      <w:proofErr w:type="gramEnd"/>
    </w:p>
    <w:p w14:paraId="303803F5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6FFC96A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482D98C2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84A1495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046441" w14:textId="77777777"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87006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42286EAD" w14:textId="2AD63CA4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242AC03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171C978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54EB4B4" wp14:editId="47774BC3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E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E7F249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A240AC" wp14:editId="5997CF3D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4BA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5E42C8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F63F50" wp14:editId="14E7A5F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CC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5D706FE" wp14:editId="75340753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72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CA76960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D823B0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8203DE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7F2F0F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6E13738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7B449BB2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1215F3C7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6F35D35C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7EFA67D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676F2B13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 xml:space="preserve">Delete loaded </w:t>
      </w:r>
      <w:proofErr w:type="gramStart"/>
      <w:r>
        <w:rPr>
          <w:rFonts w:ascii="Times New Roman" w:hAnsi="Times New Roman"/>
        </w:rPr>
        <w:t>file</w:t>
      </w:r>
      <w:proofErr w:type="gramEnd"/>
    </w:p>
    <w:p w14:paraId="2ED475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279D7AA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F773D72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7C7D240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809FF2D" wp14:editId="628F3D48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2F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DA285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0EF48C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C1C1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C2EEE7D" wp14:editId="1F800A81">
            <wp:extent cx="3611880" cy="275234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D6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C6BB9F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BCB29FB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9D1184">
        <w:rPr>
          <w:rFonts w:ascii="Times New Roman" w:hAnsi="Times New Roman"/>
        </w:rPr>
        <w:t>FINDSTRING(@[</w:t>
      </w:r>
      <w:proofErr w:type="gramStart"/>
      <w:r w:rsidRPr="009D1184">
        <w:rPr>
          <w:rFonts w:ascii="Times New Roman" w:hAnsi="Times New Roman"/>
        </w:rPr>
        <w:t>User::</w:t>
      </w:r>
      <w:proofErr w:type="gramEnd"/>
      <w:r w:rsidRPr="009D1184">
        <w:rPr>
          <w:rFonts w:ascii="Times New Roman" w:hAnsi="Times New Roman"/>
        </w:rPr>
        <w:t>VarFileName],"BQ",1 ) &gt; 0</w:t>
      </w:r>
    </w:p>
    <w:p w14:paraId="0C163A7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BCD5DCA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2093EC9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1FA938" wp14:editId="6FAB7F37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E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E2F4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C27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13C51D3" wp14:editId="221BD469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FC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BC2B616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57D0628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619F06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B081EF" wp14:editId="2E7573BC">
            <wp:extent cx="2560320" cy="2286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7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0469F8" w14:textId="77777777"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622FD4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2CD19EA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C11158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AE5B8D4" wp14:editId="09F08C70">
            <wp:extent cx="2313432" cy="1828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C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6998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1E4C88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6AC4D9" w14:textId="77777777"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485C0F" wp14:editId="2F008E35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D4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1B844B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02AF0D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0B377E2" w14:textId="77777777"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35C4A51" wp14:editId="469BCEB5">
            <wp:extent cx="2286000" cy="228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D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6B518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23CE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BA085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EF1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DE24A5" w14:textId="77777777" w:rsidR="00C06FFD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2C30C00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6544CB8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3FD5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255C1F4" wp14:editId="0EFEA36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E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6BA4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9BAE3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775FBB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4A0443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654C5D" w14:textId="1EC10151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226" w:author="Palacherla, Susmitha C" w:date="2024-01-10T16:39:00Z"/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D07B1E" wp14:editId="2E1004AB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7A5" w14:textId="2782615E" w:rsidR="008E47A3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227" w:author="Palacherla, Susmitha C" w:date="2024-01-10T16:39:00Z"/>
          <w:rFonts w:ascii="Times New Roman" w:hAnsi="Times New Roman"/>
        </w:rPr>
      </w:pPr>
    </w:p>
    <w:p w14:paraId="4FDE1839" w14:textId="74B93ECE" w:rsidR="008E47A3" w:rsidRPr="001D6CCE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ins w:id="228" w:author="Palacherla, Susmitha C" w:date="2024-01-10T16:39:00Z">
        <w:r>
          <w:rPr>
            <w:noProof/>
          </w:rPr>
          <w:drawing>
            <wp:inline distT="0" distB="0" distL="0" distR="0" wp14:anchorId="01AB4EA4" wp14:editId="7687B14B">
              <wp:extent cx="5943600" cy="1928495"/>
              <wp:effectExtent l="0" t="0" r="0" b="0"/>
              <wp:docPr id="54" name="Picture 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28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2F84F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0C06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0A6E3DA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4240965F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File List table</w:t>
      </w:r>
    </w:p>
    <w:p w14:paraId="42D59EC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78FD4A3" wp14:editId="23DD33C1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06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F6DF85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81731FA" wp14:editId="2CE52CDF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D8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0F79277" w14:textId="4D5D7A3B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del w:id="229" w:author="Palacherla, Susmitha C" w:date="2024-01-10T16:40:00Z">
        <w:r w:rsidRPr="001D6CCE" w:rsidDel="008E47A3">
          <w:rPr>
            <w:rFonts w:ascii="Times New Roman" w:hAnsi="Times New Roman"/>
            <w:noProof/>
          </w:rPr>
          <w:drawing>
            <wp:inline distT="0" distB="0" distL="0" distR="0" wp14:anchorId="6EF733F6" wp14:editId="5C11DB89">
              <wp:extent cx="2148840" cy="1828800"/>
              <wp:effectExtent l="0" t="0" r="3810" b="0"/>
              <wp:docPr id="87" name="Picture 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884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30" w:author="Palacherla, Susmitha C" w:date="2024-01-10T16:40:00Z">
        <w:r w:rsidR="008E47A3">
          <w:rPr>
            <w:noProof/>
          </w:rPr>
          <w:drawing>
            <wp:inline distT="0" distB="0" distL="0" distR="0" wp14:anchorId="1626F5B7" wp14:editId="03E14430">
              <wp:extent cx="5943600" cy="2343785"/>
              <wp:effectExtent l="0" t="0" r="0" b="0"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43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BAB85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A3DFA8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Executes the following </w:t>
      </w:r>
      <w:proofErr w:type="gramStart"/>
      <w:r w:rsidRPr="001D6CCE">
        <w:rPr>
          <w:rFonts w:ascii="Times New Roman" w:hAnsi="Times New Roman"/>
        </w:rPr>
        <w:t>sql</w:t>
      </w:r>
      <w:proofErr w:type="gramEnd"/>
    </w:p>
    <w:p w14:paraId="16C0031A" w14:textId="6072B1A5" w:rsidR="00C06FFD" w:rsidRPr="001D6CCE" w:rsidDel="008E47A3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231" w:author="Palacherla, Susmitha C" w:date="2024-01-10T16:40:00Z"/>
          <w:rFonts w:ascii="Times New Roman" w:hAnsi="Times New Roman"/>
        </w:rPr>
      </w:pPr>
    </w:p>
    <w:p w14:paraId="5F43C6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811C70B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32" w:author="Palacherla, Susmitha C" w:date="2024-01-10T16:40:00Z"/>
          <w:rFonts w:ascii="Times New Roman" w:hAnsi="Times New Roman"/>
        </w:rPr>
      </w:pPr>
      <w:ins w:id="233" w:author="Palacherla, Susmitha C" w:date="2024-01-10T16:40:00Z">
        <w:r w:rsidRPr="008E47A3">
          <w:rPr>
            <w:rFonts w:ascii="Times New Roman" w:hAnsi="Times New Roman"/>
          </w:rPr>
          <w:t>INSERT INTO [EC].[Quality_Other_FileList]</w:t>
        </w:r>
      </w:ins>
    </w:p>
    <w:p w14:paraId="0D0DDA46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34" w:author="Palacherla, Susmitha C" w:date="2024-01-10T16:40:00Z"/>
          <w:rFonts w:ascii="Times New Roman" w:hAnsi="Times New Roman"/>
        </w:rPr>
      </w:pPr>
      <w:ins w:id="235" w:author="Palacherla, Susmitha C" w:date="2024-01-10T16:40:00Z">
        <w:r w:rsidRPr="008E47A3">
          <w:rPr>
            <w:rFonts w:ascii="Times New Roman" w:hAnsi="Times New Roman"/>
          </w:rPr>
          <w:t xml:space="preserve">           ([File_Name]</w:t>
        </w:r>
      </w:ins>
    </w:p>
    <w:p w14:paraId="677B6AC5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36" w:author="Palacherla, Susmitha C" w:date="2024-01-10T16:40:00Z"/>
          <w:rFonts w:ascii="Times New Roman" w:hAnsi="Times New Roman"/>
        </w:rPr>
      </w:pPr>
      <w:ins w:id="237" w:author="Palacherla, Susmitha C" w:date="2024-01-10T16:40:00Z">
        <w:r w:rsidRPr="008E47A3">
          <w:rPr>
            <w:rFonts w:ascii="Times New Roman" w:hAnsi="Times New Roman"/>
          </w:rPr>
          <w:t xml:space="preserve">           ,[File_LoadDate]</w:t>
        </w:r>
      </w:ins>
    </w:p>
    <w:p w14:paraId="04BC0261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38" w:author="Palacherla, Susmitha C" w:date="2024-01-10T16:40:00Z"/>
          <w:rFonts w:ascii="Times New Roman" w:hAnsi="Times New Roman"/>
        </w:rPr>
      </w:pPr>
      <w:ins w:id="239" w:author="Palacherla, Susmitha C" w:date="2024-01-10T16:40:00Z">
        <w:r w:rsidRPr="008E47A3">
          <w:rPr>
            <w:rFonts w:ascii="Times New Roman" w:hAnsi="Times New Roman"/>
          </w:rPr>
          <w:t xml:space="preserve">           ,[Count_Staged]</w:t>
        </w:r>
      </w:ins>
    </w:p>
    <w:p w14:paraId="3BB3EB8D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40" w:author="Palacherla, Susmitha C" w:date="2024-01-10T16:40:00Z"/>
          <w:rFonts w:ascii="Times New Roman" w:hAnsi="Times New Roman"/>
        </w:rPr>
      </w:pPr>
      <w:ins w:id="241" w:author="Palacherla, Susmitha C" w:date="2024-01-10T16:40:00Z">
        <w:r w:rsidRPr="008E47A3">
          <w:rPr>
            <w:rFonts w:ascii="Times New Roman" w:hAnsi="Times New Roman"/>
          </w:rPr>
          <w:t xml:space="preserve">           ,[Count_Loaded]</w:t>
        </w:r>
      </w:ins>
    </w:p>
    <w:p w14:paraId="00604F6D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42" w:author="Palacherla, Susmitha C" w:date="2024-01-10T16:40:00Z"/>
          <w:rFonts w:ascii="Times New Roman" w:hAnsi="Times New Roman"/>
        </w:rPr>
      </w:pPr>
      <w:ins w:id="243" w:author="Palacherla, Susmitha C" w:date="2024-01-10T16:40:00Z">
        <w:r w:rsidRPr="008E47A3">
          <w:rPr>
            <w:rFonts w:ascii="Times New Roman" w:hAnsi="Times New Roman"/>
          </w:rPr>
          <w:t xml:space="preserve">           ,[Count_Rejected]</w:t>
        </w:r>
      </w:ins>
    </w:p>
    <w:p w14:paraId="09D3BBDA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44" w:author="Palacherla, Susmitha C" w:date="2024-01-10T16:40:00Z"/>
          <w:rFonts w:ascii="Times New Roman" w:hAnsi="Times New Roman"/>
        </w:rPr>
      </w:pPr>
      <w:ins w:id="245" w:author="Palacherla, Susmitha C" w:date="2024-01-10T16:40:00Z">
        <w:r w:rsidRPr="008E47A3">
          <w:rPr>
            <w:rFonts w:ascii="Times New Roman" w:hAnsi="Times New Roman"/>
          </w:rPr>
          <w:t xml:space="preserve">           ,[Category]</w:t>
        </w:r>
      </w:ins>
    </w:p>
    <w:p w14:paraId="1ADA56F7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246" w:author="Palacherla, Susmitha C" w:date="2024-01-10T16:40:00Z"/>
          <w:rFonts w:ascii="Times New Roman" w:hAnsi="Times New Roman"/>
        </w:rPr>
      </w:pPr>
      <w:ins w:id="247" w:author="Palacherla, Susmitha C" w:date="2024-01-10T16:40:00Z">
        <w:r w:rsidRPr="008E47A3">
          <w:rPr>
            <w:rFonts w:ascii="Times New Roman" w:hAnsi="Times New Roman"/>
          </w:rPr>
          <w:t xml:space="preserve">           ,[Code])</w:t>
        </w:r>
      </w:ins>
    </w:p>
    <w:p w14:paraId="46333AB4" w14:textId="45470F7F" w:rsidR="00C06FFD" w:rsidRPr="001D6CCE" w:rsidDel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48" w:author="Palacherla, Susmitha C" w:date="2024-01-10T16:40:00Z"/>
          <w:rFonts w:ascii="Times New Roman" w:hAnsi="Times New Roman"/>
        </w:rPr>
      </w:pPr>
      <w:ins w:id="249" w:author="Palacherla, Susmitha C" w:date="2024-01-10T16:40:00Z">
        <w:r w:rsidRPr="008E47A3">
          <w:rPr>
            <w:rFonts w:ascii="Times New Roman" w:hAnsi="Times New Roman"/>
          </w:rPr>
          <w:t xml:space="preserve">  VALUES </w:t>
        </w:r>
        <w:proofErr w:type="gramStart"/>
        <w:r w:rsidRPr="008E47A3">
          <w:rPr>
            <w:rFonts w:ascii="Times New Roman" w:hAnsi="Times New Roman"/>
          </w:rPr>
          <w:t>(?,</w:t>
        </w:r>
        <w:proofErr w:type="spellStart"/>
        <w:proofErr w:type="gramEnd"/>
        <w:r w:rsidRPr="008E47A3">
          <w:rPr>
            <w:rFonts w:ascii="Times New Roman" w:hAnsi="Times New Roman"/>
          </w:rPr>
          <w:t>GetDate</w:t>
        </w:r>
        <w:proofErr w:type="spellEnd"/>
        <w:r w:rsidRPr="008E47A3">
          <w:rPr>
            <w:rFonts w:ascii="Times New Roman" w:hAnsi="Times New Roman"/>
          </w:rPr>
          <w:t>(), ?, ?,?, 'Quality Other', ?)</w:t>
        </w:r>
      </w:ins>
      <w:del w:id="250" w:author="Palacherla, Susmitha C" w:date="2024-01-10T16:40:00Z">
        <w:r w:rsidR="00C06FFD" w:rsidRPr="001D6CCE" w:rsidDel="008E47A3">
          <w:rPr>
            <w:rFonts w:ascii="Times New Roman" w:hAnsi="Times New Roman"/>
          </w:rPr>
          <w:delText>INSERT INTO [EC].[Quality_Other_FileList]</w:delText>
        </w:r>
      </w:del>
    </w:p>
    <w:p w14:paraId="365FE59B" w14:textId="2AD07888" w:rsidR="00C06FFD" w:rsidRPr="001D6CCE" w:rsidDel="008E47A3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51" w:author="Palacherla, Susmitha C" w:date="2024-01-10T16:40:00Z"/>
          <w:rFonts w:ascii="Times New Roman" w:hAnsi="Times New Roman"/>
        </w:rPr>
      </w:pPr>
      <w:del w:id="252" w:author="Palacherla, Susmitha C" w:date="2024-01-10T16:40:00Z">
        <w:r w:rsidRPr="001D6CCE" w:rsidDel="008E47A3">
          <w:rPr>
            <w:rFonts w:ascii="Times New Roman" w:hAnsi="Times New Roman"/>
          </w:rPr>
          <w:delText xml:space="preserve">           ([File_Name]</w:delText>
        </w:r>
      </w:del>
    </w:p>
    <w:p w14:paraId="17F83976" w14:textId="6E851F5B" w:rsidR="00C06FFD" w:rsidRPr="001D6CCE" w:rsidDel="008E47A3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53" w:author="Palacherla, Susmitha C" w:date="2024-01-10T16:40:00Z"/>
          <w:rFonts w:ascii="Times New Roman" w:hAnsi="Times New Roman"/>
        </w:rPr>
      </w:pPr>
      <w:del w:id="254" w:author="Palacherla, Susmitha C" w:date="2024-01-10T16:40:00Z">
        <w:r w:rsidRPr="001D6CCE" w:rsidDel="008E47A3">
          <w:rPr>
            <w:rFonts w:ascii="Times New Roman" w:hAnsi="Times New Roman"/>
          </w:rPr>
          <w:delText xml:space="preserve">           ,[File_LoadDate]</w:delText>
        </w:r>
      </w:del>
    </w:p>
    <w:p w14:paraId="28C128A7" w14:textId="15813F8F" w:rsidR="00C06FFD" w:rsidRPr="001D6CCE" w:rsidDel="008E47A3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55" w:author="Palacherla, Susmitha C" w:date="2024-01-10T16:40:00Z"/>
          <w:rFonts w:ascii="Times New Roman" w:hAnsi="Times New Roman"/>
        </w:rPr>
      </w:pPr>
      <w:del w:id="256" w:author="Palacherla, Susmitha C" w:date="2024-01-10T16:40:00Z">
        <w:r w:rsidRPr="001D6CCE" w:rsidDel="008E47A3">
          <w:rPr>
            <w:rFonts w:ascii="Times New Roman" w:hAnsi="Times New Roman"/>
          </w:rPr>
          <w:delText xml:space="preserve">           ,[Count_Staged]</w:delText>
        </w:r>
      </w:del>
    </w:p>
    <w:p w14:paraId="15415EC5" w14:textId="56697B24" w:rsidR="00C06FFD" w:rsidRPr="001D6CCE" w:rsidDel="008E47A3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57" w:author="Palacherla, Susmitha C" w:date="2024-01-10T16:40:00Z"/>
          <w:rFonts w:ascii="Times New Roman" w:hAnsi="Times New Roman"/>
        </w:rPr>
      </w:pPr>
      <w:del w:id="258" w:author="Palacherla, Susmitha C" w:date="2024-01-10T16:40:00Z">
        <w:r w:rsidRPr="001D6CCE" w:rsidDel="008E47A3">
          <w:rPr>
            <w:rFonts w:ascii="Times New Roman" w:hAnsi="Times New Roman"/>
          </w:rPr>
          <w:delText xml:space="preserve">           ,[Count_Loaded]</w:delText>
        </w:r>
      </w:del>
    </w:p>
    <w:p w14:paraId="07DD65B7" w14:textId="22F5C9EF" w:rsidR="00C06FFD" w:rsidRPr="001D6CCE" w:rsidDel="008E47A3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59" w:author="Palacherla, Susmitha C" w:date="2024-01-10T16:40:00Z"/>
          <w:rFonts w:ascii="Times New Roman" w:hAnsi="Times New Roman"/>
        </w:rPr>
      </w:pPr>
      <w:del w:id="260" w:author="Palacherla, Susmitha C" w:date="2024-01-10T16:40:00Z">
        <w:r w:rsidRPr="001D6CCE" w:rsidDel="008E47A3">
          <w:rPr>
            <w:rFonts w:ascii="Times New Roman" w:hAnsi="Times New Roman"/>
          </w:rPr>
          <w:delText xml:space="preserve">            ,[Count_Rejected])</w:delText>
        </w:r>
      </w:del>
    </w:p>
    <w:p w14:paraId="5393CF28" w14:textId="11CC5CD3" w:rsidR="00C06FFD" w:rsidRPr="001D6CCE" w:rsidDel="008E47A3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61" w:author="Palacherla, Susmitha C" w:date="2024-01-10T16:40:00Z"/>
          <w:rFonts w:ascii="Times New Roman" w:hAnsi="Times New Roman"/>
        </w:rPr>
      </w:pPr>
      <w:del w:id="262" w:author="Palacherla, Susmitha C" w:date="2024-01-10T16:40:00Z">
        <w:r w:rsidRPr="001D6CCE" w:rsidDel="008E47A3">
          <w:rPr>
            <w:rFonts w:ascii="Times New Roman" w:hAnsi="Times New Roman"/>
          </w:rPr>
          <w:delText xml:space="preserve">  VALUES (?,GetDate(), ?, ?,?)</w:delText>
        </w:r>
      </w:del>
    </w:p>
    <w:p w14:paraId="687F1BC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F5990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173385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 xml:space="preserve">Delete loaded </w:t>
      </w:r>
      <w:proofErr w:type="gramStart"/>
      <w:r>
        <w:rPr>
          <w:rFonts w:ascii="Times New Roman" w:hAnsi="Times New Roman"/>
        </w:rPr>
        <w:t>file</w:t>
      </w:r>
      <w:proofErr w:type="gramEnd"/>
    </w:p>
    <w:p w14:paraId="472048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980E1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2E44FF" wp14:editId="2019ACBA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C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93B6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416FE" wp14:editId="7BF2C352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B5C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408A8E6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B4441A3" w14:textId="77777777"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97125D" w14:textId="77777777" w:rsidR="00522634" w:rsidRPr="001D6CCE" w:rsidRDefault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263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each </w:t>
      </w:r>
      <w:proofErr w:type="gramStart"/>
      <w:r w:rsidRPr="001D6CCE">
        <w:rPr>
          <w:rFonts w:ascii="Times New Roman" w:hAnsi="Times New Roman"/>
          <w:b/>
        </w:rPr>
        <w:t>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proofErr w:type="gramEnd"/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BQ </w:t>
      </w:r>
      <w:r w:rsidRPr="001D6CCE">
        <w:rPr>
          <w:rFonts w:ascii="Times New Roman" w:hAnsi="Times New Roman"/>
          <w:b/>
        </w:rPr>
        <w:t>file in Staging directory  Workflow</w:t>
      </w:r>
    </w:p>
    <w:p w14:paraId="32A82EE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91C722A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354A713" w14:textId="1359A999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5157EF">
        <w:rPr>
          <w:rFonts w:ascii="Times New Roman" w:hAnsi="Times New Roman"/>
        </w:rPr>
        <w:t>\data\coaching\Quality</w:t>
      </w:r>
      <w:r w:rsidR="005157EF" w:rsidRPr="003B4096">
        <w:rPr>
          <w:rFonts w:ascii="Times New Roman" w:hAnsi="Times New Roman"/>
        </w:rPr>
        <w:t>\Encrypt_out\</w:t>
      </w:r>
    </w:p>
    <w:p w14:paraId="719A5A7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498C9963" w14:textId="77777777"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3C11B5" wp14:editId="3A801C67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14:paraId="31E53A04" w14:textId="77777777"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14:paraId="41EF7722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1ABA185D" w14:textId="77777777"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7045666C" w14:textId="77777777"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14:paraId="317737BE" w14:textId="77777777"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 xml:space="preserve">Container properties to </w:t>
      </w:r>
      <w:proofErr w:type="gramStart"/>
      <w:r w:rsidRPr="001D6CCE">
        <w:rPr>
          <w:rFonts w:ascii="Times New Roman" w:hAnsi="Times New Roman"/>
          <w:b/>
        </w:rPr>
        <w:t>set</w:t>
      </w:r>
      <w:proofErr w:type="gramEnd"/>
    </w:p>
    <w:p w14:paraId="45A24D43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Fail Package on failure- </w:t>
      </w:r>
      <w:proofErr w:type="gramStart"/>
      <w:r w:rsidRPr="001D6CCE">
        <w:rPr>
          <w:rFonts w:ascii="Times New Roman" w:hAnsi="Times New Roman"/>
        </w:rPr>
        <w:t>False</w:t>
      </w:r>
      <w:proofErr w:type="gramEnd"/>
    </w:p>
    <w:p w14:paraId="7E7AE9FD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Parent on failure- </w:t>
      </w:r>
      <w:proofErr w:type="gramStart"/>
      <w:r w:rsidRPr="001D6CCE">
        <w:rPr>
          <w:rFonts w:ascii="Times New Roman" w:hAnsi="Times New Roman"/>
        </w:rPr>
        <w:t>False</w:t>
      </w:r>
      <w:proofErr w:type="gramEnd"/>
    </w:p>
    <w:p w14:paraId="4C6F8945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14:paraId="6DF1E75E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14:paraId="7445F00A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3A16A93E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126781DF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27EE1364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736AB2D3" w14:textId="77777777" w:rsidR="0098031D" w:rsidRPr="001D6CCE" w:rsidRDefault="0098031D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14:paraId="5F5B3E23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Coaching_Log_Reason tables</w:t>
      </w:r>
    </w:p>
    <w:p w14:paraId="4A6BBDB9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25A4976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14:paraId="7CC0F2E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14:paraId="113298BA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D19DC21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441EBF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E787A" wp14:editId="0EF0D117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45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92B01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71D4B79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89555C9" w14:textId="77777777"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79220FE" wp14:editId="4C088E9C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F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EB24B99" w14:textId="77777777"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0B06CF">
        <w:rPr>
          <w:rFonts w:ascii="Times New Roman" w:hAnsi="Times New Roman"/>
        </w:rPr>
        <w:t>FINDSTRING(@[</w:t>
      </w:r>
      <w:proofErr w:type="gramStart"/>
      <w:r w:rsidRPr="000B06CF">
        <w:rPr>
          <w:rFonts w:ascii="Times New Roman" w:hAnsi="Times New Roman"/>
        </w:rPr>
        <w:t>User::</w:t>
      </w:r>
      <w:proofErr w:type="gramEnd"/>
      <w:r w:rsidRPr="000B06CF">
        <w:rPr>
          <w:rFonts w:ascii="Times New Roman" w:hAnsi="Times New Roman"/>
        </w:rPr>
        <w:t>VarFileName],"CTC",1 ) == 0 &amp;&amp; FINDSTRING(@[User::VarFileName],"BQ",1 ) == 0</w:t>
      </w:r>
    </w:p>
    <w:p w14:paraId="590B14A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245656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</w:t>
      </w:r>
      <w:proofErr w:type="gramStart"/>
      <w:r w:rsidRPr="001D6CCE">
        <w:rPr>
          <w:rFonts w:ascii="Times New Roman" w:hAnsi="Times New Roman"/>
          <w:color w:val="000000" w:themeColor="text1"/>
        </w:rPr>
        <w:t>Other</w:t>
      </w:r>
      <w:proofErr w:type="gramEnd"/>
      <w:r w:rsidRPr="001D6CCE">
        <w:rPr>
          <w:rFonts w:ascii="Times New Roman" w:hAnsi="Times New Roman"/>
        </w:rPr>
        <w:t xml:space="preserve"> staging table</w:t>
      </w:r>
    </w:p>
    <w:p w14:paraId="2210EAE6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53C472" wp14:editId="4BA43815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23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9D8F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95DF49" w14:textId="77777777"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6086268" wp14:editId="3AB41562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0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BC98C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2FCC2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B7311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E3C33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5C49F65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4323C90C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A53622" wp14:editId="421A6E8C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5A7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0FD38B" wp14:editId="79333770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C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760301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5E3C9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747572D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E84FE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4D789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C1799AF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FB933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09F4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038B91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1C58ECFC" w14:textId="77777777" w:rsidR="00807FCA" w:rsidRPr="001D6CCE" w:rsidRDefault="00327B1D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14:paraId="1A88361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019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31001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FDDC32F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E2A984" wp14:editId="5E8E0119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E7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ED2482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9E4A9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9F97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CCF540" wp14:editId="39E95192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EC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0CEE48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81DEF6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EB2628" wp14:editId="46239762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6C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AE52A9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E73760C" wp14:editId="0E849656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E9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F4909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ADD5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E97A0A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FBB70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A8BEB7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A9370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B15C31" w14:textId="77777777" w:rsidR="0098031D" w:rsidRPr="00522634" w:rsidRDefault="0098031D" w:rsidP="00953B0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14:paraId="0B2A8A50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A08CF9D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[EC].[sp_Update_Quality_Other_Coaching_Stage] ? output</w:t>
      </w:r>
    </w:p>
    <w:p w14:paraId="3F11AED9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46D9B91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BF5D043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F880AE8" wp14:editId="71171974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1D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1A8559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1E949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A4F3B5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4C263B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B7025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E3879AB" wp14:editId="77A058C7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A3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85FC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6AAEC8D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5C4D8D" w14:textId="7F1B83E9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264" w:author="Palacherla, Susmitha C" w:date="2024-01-10T16:40:00Z">
        <w:r w:rsidDel="007471D9">
          <w:rPr>
            <w:noProof/>
          </w:rPr>
          <w:drawing>
            <wp:inline distT="0" distB="0" distL="0" distR="0" wp14:anchorId="5D7ACB51" wp14:editId="418E4874">
              <wp:extent cx="5943600" cy="2087245"/>
              <wp:effectExtent l="0" t="0" r="0" b="8255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87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65" w:author="Palacherla, Susmitha C" w:date="2024-01-10T16:40:00Z">
        <w:r w:rsidR="007471D9">
          <w:rPr>
            <w:noProof/>
          </w:rPr>
          <w:drawing>
            <wp:inline distT="0" distB="0" distL="0" distR="0" wp14:anchorId="5DA06EBD" wp14:editId="2D107441">
              <wp:extent cx="5943600" cy="1928495"/>
              <wp:effectExtent l="0" t="0" r="0" b="0"/>
              <wp:docPr id="65" name="Picture 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28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180BD0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8A127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F41C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00D030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14:paraId="3C3FAFBC" w14:textId="77777777" w:rsidR="00807FCA" w:rsidRPr="001D6CCE" w:rsidRDefault="00807FCA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</w:t>
      </w:r>
      <w:proofErr w:type="gramStart"/>
      <w:r w:rsidRPr="001D6CCE">
        <w:rPr>
          <w:rFonts w:ascii="Times New Roman" w:hAnsi="Times New Roman"/>
        </w:rPr>
        <w:t>Other</w:t>
      </w:r>
      <w:proofErr w:type="gramEnd"/>
      <w:r w:rsidRPr="001D6CCE">
        <w:rPr>
          <w:rFonts w:ascii="Times New Roman" w:hAnsi="Times New Roman"/>
        </w:rPr>
        <w:t xml:space="preserve"> File List table</w:t>
      </w:r>
    </w:p>
    <w:p w14:paraId="7024D666" w14:textId="77777777" w:rsidR="007471D9" w:rsidRPr="007471D9" w:rsidRDefault="007471D9">
      <w:pPr>
        <w:spacing w:after="0"/>
        <w:ind w:left="1440"/>
        <w:rPr>
          <w:ins w:id="266" w:author="Palacherla, Susmitha C" w:date="2024-01-10T16:41:00Z"/>
          <w:rFonts w:ascii="Times New Roman" w:hAnsi="Times New Roman"/>
          <w:rPrChange w:id="267" w:author="Palacherla, Susmitha C" w:date="2024-01-10T16:41:00Z">
            <w:rPr>
              <w:ins w:id="268" w:author="Palacherla, Susmitha C" w:date="2024-01-10T16:41:00Z"/>
            </w:rPr>
          </w:rPrChange>
        </w:rPr>
        <w:pPrChange w:id="269" w:author="Palacherla, Susmitha C" w:date="2024-01-10T16:41:00Z">
          <w:pPr>
            <w:pStyle w:val="ListParagraph"/>
            <w:numPr>
              <w:numId w:val="14"/>
            </w:numPr>
            <w:spacing w:after="0"/>
            <w:ind w:left="1440" w:hanging="360"/>
          </w:pPr>
        </w:pPrChange>
      </w:pPr>
      <w:ins w:id="270" w:author="Palacherla, Susmitha C" w:date="2024-01-10T16:41:00Z">
        <w:r w:rsidRPr="007471D9">
          <w:rPr>
            <w:rFonts w:ascii="Times New Roman" w:hAnsi="Times New Roman"/>
            <w:rPrChange w:id="271" w:author="Palacherla, Susmitha C" w:date="2024-01-10T16:41:00Z">
              <w:rPr/>
            </w:rPrChange>
          </w:rPr>
          <w:t>INSERT INTO [EC].[Quality_Other_FileList]</w:t>
        </w:r>
      </w:ins>
    </w:p>
    <w:p w14:paraId="5041ECC5" w14:textId="77777777" w:rsidR="007471D9" w:rsidRPr="007471D9" w:rsidRDefault="007471D9">
      <w:pPr>
        <w:spacing w:after="0"/>
        <w:ind w:left="1440"/>
        <w:rPr>
          <w:ins w:id="272" w:author="Palacherla, Susmitha C" w:date="2024-01-10T16:41:00Z"/>
          <w:rFonts w:ascii="Times New Roman" w:hAnsi="Times New Roman"/>
          <w:rPrChange w:id="273" w:author="Palacherla, Susmitha C" w:date="2024-01-10T16:41:00Z">
            <w:rPr>
              <w:ins w:id="274" w:author="Palacherla, Susmitha C" w:date="2024-01-10T16:41:00Z"/>
            </w:rPr>
          </w:rPrChange>
        </w:rPr>
        <w:pPrChange w:id="275" w:author="Palacherla, Susmitha C" w:date="2024-01-10T16:41:00Z">
          <w:pPr>
            <w:pStyle w:val="ListParagraph"/>
            <w:numPr>
              <w:numId w:val="14"/>
            </w:numPr>
            <w:spacing w:after="0"/>
            <w:ind w:left="1440" w:hanging="360"/>
          </w:pPr>
        </w:pPrChange>
      </w:pPr>
      <w:ins w:id="276" w:author="Palacherla, Susmitha C" w:date="2024-01-10T16:41:00Z">
        <w:r w:rsidRPr="007471D9">
          <w:rPr>
            <w:rFonts w:ascii="Times New Roman" w:hAnsi="Times New Roman"/>
            <w:rPrChange w:id="277" w:author="Palacherla, Susmitha C" w:date="2024-01-10T16:41:00Z">
              <w:rPr/>
            </w:rPrChange>
          </w:rPr>
          <w:t xml:space="preserve">           ([File_Name]</w:t>
        </w:r>
      </w:ins>
    </w:p>
    <w:p w14:paraId="0C251E68" w14:textId="77777777" w:rsidR="007471D9" w:rsidRPr="007471D9" w:rsidRDefault="007471D9">
      <w:pPr>
        <w:spacing w:after="0"/>
        <w:ind w:left="1440"/>
        <w:rPr>
          <w:ins w:id="278" w:author="Palacherla, Susmitha C" w:date="2024-01-10T16:41:00Z"/>
          <w:rFonts w:ascii="Times New Roman" w:hAnsi="Times New Roman"/>
          <w:rPrChange w:id="279" w:author="Palacherla, Susmitha C" w:date="2024-01-10T16:41:00Z">
            <w:rPr>
              <w:ins w:id="280" w:author="Palacherla, Susmitha C" w:date="2024-01-10T16:41:00Z"/>
            </w:rPr>
          </w:rPrChange>
        </w:rPr>
        <w:pPrChange w:id="281" w:author="Palacherla, Susmitha C" w:date="2024-01-10T16:41:00Z">
          <w:pPr>
            <w:pStyle w:val="ListParagraph"/>
            <w:numPr>
              <w:numId w:val="14"/>
            </w:numPr>
            <w:spacing w:after="0"/>
            <w:ind w:left="1440" w:hanging="360"/>
          </w:pPr>
        </w:pPrChange>
      </w:pPr>
      <w:ins w:id="282" w:author="Palacherla, Susmitha C" w:date="2024-01-10T16:41:00Z">
        <w:r w:rsidRPr="007471D9">
          <w:rPr>
            <w:rFonts w:ascii="Times New Roman" w:hAnsi="Times New Roman"/>
            <w:rPrChange w:id="283" w:author="Palacherla, Susmitha C" w:date="2024-01-10T16:41:00Z">
              <w:rPr/>
            </w:rPrChange>
          </w:rPr>
          <w:t xml:space="preserve">           ,[File_LoadDate]</w:t>
        </w:r>
      </w:ins>
    </w:p>
    <w:p w14:paraId="070C3149" w14:textId="77777777" w:rsidR="007471D9" w:rsidRPr="007471D9" w:rsidRDefault="007471D9">
      <w:pPr>
        <w:spacing w:after="0"/>
        <w:ind w:left="1440"/>
        <w:rPr>
          <w:ins w:id="284" w:author="Palacherla, Susmitha C" w:date="2024-01-10T16:41:00Z"/>
          <w:rFonts w:ascii="Times New Roman" w:hAnsi="Times New Roman"/>
          <w:rPrChange w:id="285" w:author="Palacherla, Susmitha C" w:date="2024-01-10T16:41:00Z">
            <w:rPr>
              <w:ins w:id="286" w:author="Palacherla, Susmitha C" w:date="2024-01-10T16:41:00Z"/>
            </w:rPr>
          </w:rPrChange>
        </w:rPr>
        <w:pPrChange w:id="287" w:author="Palacherla, Susmitha C" w:date="2024-01-10T16:41:00Z">
          <w:pPr>
            <w:pStyle w:val="ListParagraph"/>
            <w:numPr>
              <w:numId w:val="14"/>
            </w:numPr>
            <w:spacing w:after="0"/>
            <w:ind w:left="1440" w:hanging="360"/>
          </w:pPr>
        </w:pPrChange>
      </w:pPr>
      <w:ins w:id="288" w:author="Palacherla, Susmitha C" w:date="2024-01-10T16:41:00Z">
        <w:r w:rsidRPr="007471D9">
          <w:rPr>
            <w:rFonts w:ascii="Times New Roman" w:hAnsi="Times New Roman"/>
            <w:rPrChange w:id="289" w:author="Palacherla, Susmitha C" w:date="2024-01-10T16:41:00Z">
              <w:rPr/>
            </w:rPrChange>
          </w:rPr>
          <w:t xml:space="preserve">           ,[Count_Staged]</w:t>
        </w:r>
      </w:ins>
    </w:p>
    <w:p w14:paraId="79CB6527" w14:textId="77777777" w:rsidR="007471D9" w:rsidRPr="007471D9" w:rsidRDefault="007471D9">
      <w:pPr>
        <w:spacing w:after="0"/>
        <w:ind w:left="1440"/>
        <w:rPr>
          <w:ins w:id="290" w:author="Palacherla, Susmitha C" w:date="2024-01-10T16:41:00Z"/>
          <w:rFonts w:ascii="Times New Roman" w:hAnsi="Times New Roman"/>
          <w:rPrChange w:id="291" w:author="Palacherla, Susmitha C" w:date="2024-01-10T16:41:00Z">
            <w:rPr>
              <w:ins w:id="292" w:author="Palacherla, Susmitha C" w:date="2024-01-10T16:41:00Z"/>
            </w:rPr>
          </w:rPrChange>
        </w:rPr>
        <w:pPrChange w:id="293" w:author="Palacherla, Susmitha C" w:date="2024-01-10T16:41:00Z">
          <w:pPr>
            <w:pStyle w:val="ListParagraph"/>
            <w:numPr>
              <w:numId w:val="14"/>
            </w:numPr>
            <w:spacing w:after="0"/>
            <w:ind w:left="1440" w:hanging="360"/>
          </w:pPr>
        </w:pPrChange>
      </w:pPr>
      <w:ins w:id="294" w:author="Palacherla, Susmitha C" w:date="2024-01-10T16:41:00Z">
        <w:r w:rsidRPr="007471D9">
          <w:rPr>
            <w:rFonts w:ascii="Times New Roman" w:hAnsi="Times New Roman"/>
            <w:rPrChange w:id="295" w:author="Palacherla, Susmitha C" w:date="2024-01-10T16:41:00Z">
              <w:rPr/>
            </w:rPrChange>
          </w:rPr>
          <w:t xml:space="preserve">           ,[Count_Loaded]</w:t>
        </w:r>
      </w:ins>
    </w:p>
    <w:p w14:paraId="0AF48CBF" w14:textId="77777777" w:rsidR="007471D9" w:rsidRPr="007471D9" w:rsidRDefault="007471D9">
      <w:pPr>
        <w:spacing w:after="0"/>
        <w:ind w:left="1440"/>
        <w:rPr>
          <w:ins w:id="296" w:author="Palacherla, Susmitha C" w:date="2024-01-10T16:41:00Z"/>
          <w:rFonts w:ascii="Times New Roman" w:hAnsi="Times New Roman"/>
          <w:rPrChange w:id="297" w:author="Palacherla, Susmitha C" w:date="2024-01-10T16:41:00Z">
            <w:rPr>
              <w:ins w:id="298" w:author="Palacherla, Susmitha C" w:date="2024-01-10T16:41:00Z"/>
            </w:rPr>
          </w:rPrChange>
        </w:rPr>
        <w:pPrChange w:id="299" w:author="Palacherla, Susmitha C" w:date="2024-01-10T16:41:00Z">
          <w:pPr>
            <w:pStyle w:val="ListParagraph"/>
            <w:numPr>
              <w:numId w:val="14"/>
            </w:numPr>
            <w:spacing w:after="0"/>
            <w:ind w:left="1440" w:hanging="360"/>
          </w:pPr>
        </w:pPrChange>
      </w:pPr>
      <w:ins w:id="300" w:author="Palacherla, Susmitha C" w:date="2024-01-10T16:41:00Z">
        <w:r w:rsidRPr="007471D9">
          <w:rPr>
            <w:rFonts w:ascii="Times New Roman" w:hAnsi="Times New Roman"/>
            <w:rPrChange w:id="301" w:author="Palacherla, Susmitha C" w:date="2024-01-10T16:41:00Z">
              <w:rPr/>
            </w:rPrChange>
          </w:rPr>
          <w:t xml:space="preserve">           ,[Count_Rejected]</w:t>
        </w:r>
      </w:ins>
    </w:p>
    <w:p w14:paraId="62C82D5D" w14:textId="77777777" w:rsidR="007471D9" w:rsidRPr="007471D9" w:rsidRDefault="007471D9">
      <w:pPr>
        <w:spacing w:after="0"/>
        <w:ind w:left="1440"/>
        <w:rPr>
          <w:ins w:id="302" w:author="Palacherla, Susmitha C" w:date="2024-01-10T16:41:00Z"/>
          <w:rFonts w:ascii="Times New Roman" w:hAnsi="Times New Roman"/>
          <w:rPrChange w:id="303" w:author="Palacherla, Susmitha C" w:date="2024-01-10T16:41:00Z">
            <w:rPr>
              <w:ins w:id="304" w:author="Palacherla, Susmitha C" w:date="2024-01-10T16:41:00Z"/>
            </w:rPr>
          </w:rPrChange>
        </w:rPr>
        <w:pPrChange w:id="305" w:author="Palacherla, Susmitha C" w:date="2024-01-10T16:41:00Z">
          <w:pPr>
            <w:pStyle w:val="ListParagraph"/>
            <w:numPr>
              <w:numId w:val="14"/>
            </w:numPr>
            <w:spacing w:after="0"/>
            <w:ind w:left="1440" w:hanging="360"/>
          </w:pPr>
        </w:pPrChange>
      </w:pPr>
      <w:ins w:id="306" w:author="Palacherla, Susmitha C" w:date="2024-01-10T16:41:00Z">
        <w:r w:rsidRPr="007471D9">
          <w:rPr>
            <w:rFonts w:ascii="Times New Roman" w:hAnsi="Times New Roman"/>
            <w:rPrChange w:id="307" w:author="Palacherla, Susmitha C" w:date="2024-01-10T16:41:00Z">
              <w:rPr/>
            </w:rPrChange>
          </w:rPr>
          <w:t xml:space="preserve">           ,[Category]</w:t>
        </w:r>
      </w:ins>
    </w:p>
    <w:p w14:paraId="3481288B" w14:textId="77777777" w:rsidR="007471D9" w:rsidRPr="007471D9" w:rsidRDefault="007471D9">
      <w:pPr>
        <w:spacing w:after="0"/>
        <w:ind w:left="1440"/>
        <w:rPr>
          <w:ins w:id="308" w:author="Palacherla, Susmitha C" w:date="2024-01-10T16:41:00Z"/>
          <w:rFonts w:ascii="Times New Roman" w:hAnsi="Times New Roman"/>
          <w:rPrChange w:id="309" w:author="Palacherla, Susmitha C" w:date="2024-01-10T16:41:00Z">
            <w:rPr>
              <w:ins w:id="310" w:author="Palacherla, Susmitha C" w:date="2024-01-10T16:41:00Z"/>
            </w:rPr>
          </w:rPrChange>
        </w:rPr>
        <w:pPrChange w:id="311" w:author="Palacherla, Susmitha C" w:date="2024-01-10T16:41:00Z">
          <w:pPr>
            <w:pStyle w:val="ListParagraph"/>
            <w:numPr>
              <w:numId w:val="14"/>
            </w:numPr>
            <w:spacing w:after="0"/>
            <w:ind w:left="1440" w:hanging="360"/>
          </w:pPr>
        </w:pPrChange>
      </w:pPr>
      <w:ins w:id="312" w:author="Palacherla, Susmitha C" w:date="2024-01-10T16:41:00Z">
        <w:r w:rsidRPr="007471D9">
          <w:rPr>
            <w:rFonts w:ascii="Times New Roman" w:hAnsi="Times New Roman"/>
            <w:rPrChange w:id="313" w:author="Palacherla, Susmitha C" w:date="2024-01-10T16:41:00Z">
              <w:rPr/>
            </w:rPrChange>
          </w:rPr>
          <w:t xml:space="preserve">           ,[Code])</w:t>
        </w:r>
      </w:ins>
    </w:p>
    <w:p w14:paraId="72459829" w14:textId="59FD3B94" w:rsidR="000B4963" w:rsidRPr="001D6CCE" w:rsidDel="007471D9" w:rsidRDefault="007471D9">
      <w:pPr>
        <w:spacing w:after="0"/>
        <w:ind w:left="360"/>
        <w:rPr>
          <w:del w:id="314" w:author="Palacherla, Susmitha C" w:date="2024-01-10T16:41:00Z"/>
          <w:rFonts w:ascii="Times New Roman" w:hAnsi="Times New Roman"/>
        </w:rPr>
        <w:pPrChange w:id="315" w:author="Palacherla, Susmitha C" w:date="2024-01-10T16:41:00Z">
          <w:pPr>
            <w:spacing w:after="0"/>
            <w:ind w:left="1080"/>
          </w:pPr>
        </w:pPrChange>
      </w:pPr>
      <w:ins w:id="316" w:author="Palacherla, Susmitha C" w:date="2024-01-10T16:41:00Z">
        <w:r w:rsidRPr="007471D9">
          <w:rPr>
            <w:rFonts w:ascii="Times New Roman" w:hAnsi="Times New Roman"/>
          </w:rPr>
          <w:t xml:space="preserve">  VALUES </w:t>
        </w:r>
        <w:proofErr w:type="gramStart"/>
        <w:r w:rsidRPr="007471D9">
          <w:rPr>
            <w:rFonts w:ascii="Times New Roman" w:hAnsi="Times New Roman"/>
          </w:rPr>
          <w:t>(?,</w:t>
        </w:r>
        <w:proofErr w:type="spellStart"/>
        <w:proofErr w:type="gramEnd"/>
        <w:r w:rsidRPr="007471D9">
          <w:rPr>
            <w:rFonts w:ascii="Times New Roman" w:hAnsi="Times New Roman"/>
          </w:rPr>
          <w:t>GetDate</w:t>
        </w:r>
        <w:proofErr w:type="spellEnd"/>
        <w:r w:rsidRPr="007471D9">
          <w:rPr>
            <w:rFonts w:ascii="Times New Roman" w:hAnsi="Times New Roman"/>
          </w:rPr>
          <w:t>(), ?, ?,?, 'Quality Other', ?)</w:t>
        </w:r>
      </w:ins>
      <w:del w:id="317" w:author="Palacherla, Susmitha C" w:date="2024-01-10T16:41:00Z">
        <w:r w:rsidR="000B4963" w:rsidRPr="001D6CCE" w:rsidDel="007471D9">
          <w:rPr>
            <w:rFonts w:ascii="Times New Roman" w:hAnsi="Times New Roman"/>
          </w:rPr>
          <w:delText>INSERT INTO [EC].[Quality_Other_FileList]</w:delText>
        </w:r>
      </w:del>
    </w:p>
    <w:p w14:paraId="72EB4711" w14:textId="3059EDD6" w:rsidR="000B4963" w:rsidRPr="001D6CCE" w:rsidDel="007471D9" w:rsidRDefault="000B4963">
      <w:pPr>
        <w:spacing w:after="0"/>
        <w:ind w:left="2520"/>
        <w:rPr>
          <w:del w:id="318" w:author="Palacherla, Susmitha C" w:date="2024-01-10T16:41:00Z"/>
          <w:rFonts w:ascii="Times New Roman" w:hAnsi="Times New Roman"/>
        </w:rPr>
        <w:pPrChange w:id="319" w:author="Palacherla, Susmitha C" w:date="2024-01-10T16:41:00Z">
          <w:pPr>
            <w:spacing w:after="0"/>
            <w:ind w:left="1080"/>
          </w:pPr>
        </w:pPrChange>
      </w:pPr>
      <w:del w:id="320" w:author="Palacherla, Susmitha C" w:date="2024-01-10T16:41:00Z">
        <w:r w:rsidRPr="001D6CCE" w:rsidDel="007471D9">
          <w:rPr>
            <w:rFonts w:ascii="Times New Roman" w:hAnsi="Times New Roman"/>
          </w:rPr>
          <w:delText xml:space="preserve">           ([File_Name]</w:delText>
        </w:r>
      </w:del>
    </w:p>
    <w:p w14:paraId="47123FDA" w14:textId="4F66E247" w:rsidR="000B4963" w:rsidRPr="001D6CCE" w:rsidDel="007471D9" w:rsidRDefault="000B4963">
      <w:pPr>
        <w:spacing w:after="0"/>
        <w:ind w:left="2520"/>
        <w:rPr>
          <w:del w:id="321" w:author="Palacherla, Susmitha C" w:date="2024-01-10T16:41:00Z"/>
          <w:rFonts w:ascii="Times New Roman" w:hAnsi="Times New Roman"/>
        </w:rPr>
        <w:pPrChange w:id="322" w:author="Palacherla, Susmitha C" w:date="2024-01-10T16:41:00Z">
          <w:pPr>
            <w:spacing w:after="0"/>
            <w:ind w:left="1080"/>
          </w:pPr>
        </w:pPrChange>
      </w:pPr>
      <w:del w:id="323" w:author="Palacherla, Susmitha C" w:date="2024-01-10T16:41:00Z">
        <w:r w:rsidRPr="001D6CCE" w:rsidDel="007471D9">
          <w:rPr>
            <w:rFonts w:ascii="Times New Roman" w:hAnsi="Times New Roman"/>
          </w:rPr>
          <w:delText xml:space="preserve">           ,[File_LoadDate]</w:delText>
        </w:r>
      </w:del>
    </w:p>
    <w:p w14:paraId="22285E98" w14:textId="5D60AB0B" w:rsidR="000B4963" w:rsidRPr="001D6CCE" w:rsidDel="007471D9" w:rsidRDefault="000B4963">
      <w:pPr>
        <w:spacing w:after="0"/>
        <w:ind w:left="2520"/>
        <w:rPr>
          <w:del w:id="324" w:author="Palacherla, Susmitha C" w:date="2024-01-10T16:41:00Z"/>
          <w:rFonts w:ascii="Times New Roman" w:hAnsi="Times New Roman"/>
        </w:rPr>
        <w:pPrChange w:id="325" w:author="Palacherla, Susmitha C" w:date="2024-01-10T16:41:00Z">
          <w:pPr>
            <w:spacing w:after="0"/>
            <w:ind w:left="1080"/>
          </w:pPr>
        </w:pPrChange>
      </w:pPr>
      <w:del w:id="326" w:author="Palacherla, Susmitha C" w:date="2024-01-10T16:41:00Z">
        <w:r w:rsidRPr="001D6CCE" w:rsidDel="007471D9">
          <w:rPr>
            <w:rFonts w:ascii="Times New Roman" w:hAnsi="Times New Roman"/>
          </w:rPr>
          <w:delText xml:space="preserve">           ,[Count_Staged]</w:delText>
        </w:r>
      </w:del>
    </w:p>
    <w:p w14:paraId="01C1C33E" w14:textId="5C89D13B" w:rsidR="000B4963" w:rsidRPr="001D6CCE" w:rsidDel="007471D9" w:rsidRDefault="000B4963">
      <w:pPr>
        <w:spacing w:after="0"/>
        <w:ind w:left="2520"/>
        <w:rPr>
          <w:del w:id="327" w:author="Palacherla, Susmitha C" w:date="2024-01-10T16:41:00Z"/>
          <w:rFonts w:ascii="Times New Roman" w:hAnsi="Times New Roman"/>
        </w:rPr>
        <w:pPrChange w:id="328" w:author="Palacherla, Susmitha C" w:date="2024-01-10T16:41:00Z">
          <w:pPr>
            <w:spacing w:after="0"/>
            <w:ind w:left="1080"/>
          </w:pPr>
        </w:pPrChange>
      </w:pPr>
      <w:del w:id="329" w:author="Palacherla, Susmitha C" w:date="2024-01-10T16:41:00Z">
        <w:r w:rsidRPr="001D6CCE" w:rsidDel="007471D9">
          <w:rPr>
            <w:rFonts w:ascii="Times New Roman" w:hAnsi="Times New Roman"/>
          </w:rPr>
          <w:delText xml:space="preserve">           ,[Count_Loaded]</w:delText>
        </w:r>
      </w:del>
    </w:p>
    <w:p w14:paraId="016BC2B9" w14:textId="002E1BB4" w:rsidR="000B4963" w:rsidRPr="001D6CCE" w:rsidDel="007471D9" w:rsidRDefault="000B4963">
      <w:pPr>
        <w:spacing w:after="0"/>
        <w:ind w:left="2520"/>
        <w:rPr>
          <w:del w:id="330" w:author="Palacherla, Susmitha C" w:date="2024-01-10T16:41:00Z"/>
          <w:rFonts w:ascii="Times New Roman" w:hAnsi="Times New Roman"/>
        </w:rPr>
        <w:pPrChange w:id="331" w:author="Palacherla, Susmitha C" w:date="2024-01-10T16:41:00Z">
          <w:pPr>
            <w:spacing w:after="0"/>
            <w:ind w:left="1080"/>
          </w:pPr>
        </w:pPrChange>
      </w:pPr>
      <w:del w:id="332" w:author="Palacherla, Susmitha C" w:date="2024-01-10T16:41:00Z">
        <w:r w:rsidRPr="001D6CCE" w:rsidDel="007471D9">
          <w:rPr>
            <w:rFonts w:ascii="Times New Roman" w:hAnsi="Times New Roman"/>
          </w:rPr>
          <w:delText xml:space="preserve">            ,[Count_Rejected])</w:delText>
        </w:r>
      </w:del>
    </w:p>
    <w:p w14:paraId="1E19D23B" w14:textId="2C3108A1" w:rsidR="000B4963" w:rsidRPr="001D6CCE" w:rsidDel="007471D9" w:rsidRDefault="000B4963">
      <w:pPr>
        <w:spacing w:after="0"/>
        <w:ind w:left="2520"/>
        <w:rPr>
          <w:del w:id="333" w:author="Palacherla, Susmitha C" w:date="2024-01-10T16:41:00Z"/>
          <w:rFonts w:ascii="Times New Roman" w:hAnsi="Times New Roman"/>
        </w:rPr>
        <w:pPrChange w:id="334" w:author="Palacherla, Susmitha C" w:date="2024-01-10T16:41:00Z">
          <w:pPr>
            <w:spacing w:after="0"/>
            <w:ind w:left="1080"/>
          </w:pPr>
        </w:pPrChange>
      </w:pPr>
      <w:del w:id="335" w:author="Palacherla, Susmitha C" w:date="2024-01-10T16:41:00Z">
        <w:r w:rsidRPr="001D6CCE" w:rsidDel="007471D9">
          <w:rPr>
            <w:rFonts w:ascii="Times New Roman" w:hAnsi="Times New Roman"/>
          </w:rPr>
          <w:delText xml:space="preserve">  VALUES (?,GetDate(), ?, ?,?)</w:delText>
        </w:r>
      </w:del>
    </w:p>
    <w:p w14:paraId="5FA2F38C" w14:textId="77777777" w:rsidR="000B4963" w:rsidRPr="001D6CCE" w:rsidRDefault="000B4963">
      <w:pPr>
        <w:spacing w:after="0"/>
        <w:ind w:left="1440"/>
        <w:rPr>
          <w:rFonts w:ascii="Times New Roman" w:hAnsi="Times New Roman"/>
        </w:rPr>
        <w:pPrChange w:id="336" w:author="Palacherla, Susmitha C" w:date="2024-01-10T16:41:00Z">
          <w:pPr>
            <w:spacing w:after="0"/>
            <w:ind w:left="1080"/>
          </w:pPr>
        </w:pPrChange>
      </w:pPr>
    </w:p>
    <w:p w14:paraId="096631EB" w14:textId="5FF0134E" w:rsidR="000B4963" w:rsidRPr="001D6CCE" w:rsidRDefault="000B4963">
      <w:pPr>
        <w:spacing w:after="0"/>
        <w:rPr>
          <w:rFonts w:ascii="Times New Roman" w:hAnsi="Times New Roman"/>
        </w:rPr>
        <w:pPrChange w:id="337" w:author="Palacherla, Susmitha C" w:date="2024-01-10T16:41:00Z">
          <w:pPr>
            <w:spacing w:after="0"/>
            <w:ind w:left="1080"/>
          </w:pPr>
        </w:pPrChange>
      </w:pPr>
      <w:del w:id="338" w:author="Palacherla, Susmitha C" w:date="2024-01-10T16:41:00Z">
        <w:r w:rsidRPr="001D6CCE" w:rsidDel="007471D9">
          <w:rPr>
            <w:rFonts w:ascii="Times New Roman" w:hAnsi="Times New Roman"/>
            <w:noProof/>
          </w:rPr>
          <w:lastRenderedPageBreak/>
          <w:drawing>
            <wp:inline distT="0" distB="0" distL="0" distR="0" wp14:anchorId="2F8A9A21" wp14:editId="6987D586">
              <wp:extent cx="4882896" cy="1965960"/>
              <wp:effectExtent l="0" t="0" r="0" b="0"/>
              <wp:docPr id="125" name="Picture 1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82896" cy="19659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39" w:author="Palacherla, Susmitha C" w:date="2024-01-10T16:41:00Z">
        <w:r w:rsidR="007471D9">
          <w:rPr>
            <w:noProof/>
          </w:rPr>
          <w:drawing>
            <wp:inline distT="0" distB="0" distL="0" distR="0" wp14:anchorId="1821900C" wp14:editId="05924485">
              <wp:extent cx="5943600" cy="2343785"/>
              <wp:effectExtent l="0" t="0" r="0" b="0"/>
              <wp:docPr id="66" name="Picture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43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95BD5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7B8CA80F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5E184D45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655939C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2B0ADF8A" w14:textId="77777777" w:rsidR="00807FCA" w:rsidRPr="001D6CCE" w:rsidRDefault="0098031D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14:paraId="5B2E6CD9" w14:textId="77777777"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EE9AD9" wp14:editId="1FB73F4A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8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C2E375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0D88F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4BC0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2A692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102C79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86DFD2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145482A" w14:textId="77777777"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14:paraId="19EE5B09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2731B2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2AA7A2B" w14:textId="77777777"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403C629" wp14:editId="2FD5E94A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ACE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62C9B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E24DBF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D7C6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2ADB2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264F8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C66250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B6503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0D7F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A64E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55E4FB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249F6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042B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0B7B7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8C36F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252DB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57C81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A3981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0F32C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BD681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01076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84D919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896B27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E06D3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C9C937" w14:textId="77777777" w:rsidR="00847702" w:rsidRPr="001D6CCE" w:rsidRDefault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340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14:paraId="183929B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01DFB7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36F05CF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</w:t>
      </w:r>
      <w:proofErr w:type="gramStart"/>
      <w:r>
        <w:rPr>
          <w:rFonts w:ascii="Times New Roman" w:hAnsi="Times New Roman"/>
        </w:rPr>
        <w:t>files</w:t>
      </w:r>
      <w:proofErr w:type="gramEnd"/>
      <w:r>
        <w:rPr>
          <w:rFonts w:ascii="Times New Roman" w:hAnsi="Times New Roman"/>
        </w:rPr>
        <w:t xml:space="preserve"> </w:t>
      </w:r>
    </w:p>
    <w:p w14:paraId="3E2ABE9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Script task - Pause 10 </w:t>
      </w:r>
      <w:proofErr w:type="gramStart"/>
      <w:r>
        <w:rPr>
          <w:rFonts w:ascii="Times New Roman" w:hAnsi="Times New Roman"/>
        </w:rPr>
        <w:t>seconds</w:t>
      </w:r>
      <w:proofErr w:type="gramEnd"/>
    </w:p>
    <w:p w14:paraId="08DE079D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D6CF54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73DC9351" w14:textId="77777777"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00C8767" w14:textId="77777777"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2BB379B9" w14:textId="54FB413C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Pr="003B4096">
        <w:rPr>
          <w:rFonts w:ascii="Times New Roman" w:hAnsi="Times New Roman"/>
        </w:rPr>
        <w:t>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1F517910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139E1FE6" w14:textId="7777777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43A802A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14:paraId="43539B48" w14:textId="77777777" w:rsidR="00847702" w:rsidRPr="00CA5EB0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</w:t>
      </w:r>
      <w:proofErr w:type="gramStart"/>
      <w:r>
        <w:rPr>
          <w:rFonts w:ascii="Times New Roman" w:hAnsi="Times New Roman"/>
        </w:rPr>
        <w:t>files</w:t>
      </w:r>
      <w:proofErr w:type="gramEnd"/>
    </w:p>
    <w:p w14:paraId="7978F2B1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7FEB" wp14:editId="502F3183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2D4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58F2AE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262B182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F40C02F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19C3DB" w14:textId="77777777" w:rsidR="00847702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Script  task- Pause 10 </w:t>
      </w:r>
      <w:proofErr w:type="gramStart"/>
      <w:r>
        <w:rPr>
          <w:rFonts w:ascii="Times New Roman" w:hAnsi="Times New Roman"/>
        </w:rPr>
        <w:t>secs</w:t>
      </w:r>
      <w:proofErr w:type="gramEnd"/>
    </w:p>
    <w:p w14:paraId="617BA144" w14:textId="77777777"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8B51F2" wp14:editId="24D38536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85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08287C8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FF506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2587BA34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2FF1A41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F9F26BF" w14:textId="199DA8A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5BCEE1" w14:textId="191A6236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681F2" w14:textId="77777777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9E663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8EAF86" w14:textId="73C0B576" w:rsidR="00044224" w:rsidRPr="001D6CCE" w:rsidRDefault="0004422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341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</w:t>
      </w:r>
      <w:r w:rsidRPr="007F7B2E">
        <w:rPr>
          <w:rFonts w:ascii="Times New Roman" w:hAnsi="Times New Roman"/>
          <w:b/>
        </w:rPr>
        <w:t>each Loop Container (</w:t>
      </w:r>
      <w:proofErr w:type="spellStart"/>
      <w:r>
        <w:rPr>
          <w:rFonts w:ascii="Times New Roman" w:hAnsi="Times New Roman"/>
          <w:b/>
        </w:rPr>
        <w:t>xls</w:t>
      </w:r>
      <w:proofErr w:type="spellEnd"/>
      <w:r>
        <w:rPr>
          <w:rFonts w:ascii="Times New Roman" w:hAnsi="Times New Roman"/>
          <w:b/>
        </w:rPr>
        <w:t>(x) files</w:t>
      </w:r>
      <w:r w:rsidRPr="007F7B2E">
        <w:rPr>
          <w:rFonts w:ascii="Times New Roman" w:hAnsi="Times New Roman"/>
          <w:b/>
        </w:rPr>
        <w:t>)</w:t>
      </w:r>
    </w:p>
    <w:p w14:paraId="6FF24099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3BA52B16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4A72CE6C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p w14:paraId="3165E080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C624B1E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1E895B7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 each File Loop </w:t>
      </w:r>
    </w:p>
    <w:p w14:paraId="62C462D2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3100E39" w14:textId="0E609163" w:rsidR="00044224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Folder: </w:t>
      </w:r>
      <w:hyperlink r:id="rId72" w:history="1">
        <w:r w:rsidR="00EB3C8F" w:rsidRPr="00EB3C8F">
          <w:rPr>
            <w:rStyle w:val="Hyperlink"/>
            <w:rFonts w:ascii="Times New Roman" w:hAnsi="Times New Roman"/>
          </w:rPr>
          <w:t>\\UVAADADSQL50CCO\data\coaching\Quality\Decrypt_out\</w:t>
        </w:r>
      </w:hyperlink>
      <w:r>
        <w:rPr>
          <w:rFonts w:ascii="Times New Roman" w:hAnsi="Times New Roman"/>
        </w:rPr>
        <w:t xml:space="preserve"> Derived from Expression for Foreach File enumerator</w:t>
      </w:r>
    </w:p>
    <w:p w14:paraId="39FE64D1" w14:textId="77777777" w:rsidR="00044224" w:rsidRDefault="00044224" w:rsidP="00044224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A959641" wp14:editId="27B1E0DB">
            <wp:extent cx="4151376" cy="91440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408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Pr="00D607CF">
        <w:rPr>
          <w:rFonts w:ascii="Times New Roman" w:hAnsi="Times New Roman"/>
        </w:rPr>
        <w:t>eCL_*.</w:t>
      </w:r>
      <w:proofErr w:type="spellStart"/>
      <w:r w:rsidRPr="00D607CF">
        <w:rPr>
          <w:rFonts w:ascii="Times New Roman" w:hAnsi="Times New Roman"/>
        </w:rPr>
        <w:t>xls</w:t>
      </w:r>
      <w:proofErr w:type="spellEnd"/>
      <w:r w:rsidRPr="00D607CF">
        <w:rPr>
          <w:rFonts w:ascii="Times New Roman" w:hAnsi="Times New Roman"/>
        </w:rPr>
        <w:t>*</w:t>
      </w:r>
    </w:p>
    <w:p w14:paraId="7DCC2C80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1CD4259C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</w:p>
    <w:p w14:paraId="11B395EF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318BB782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General</w:t>
      </w:r>
    </w:p>
    <w:p w14:paraId="580BCD38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Result Set – Single Row</w:t>
      </w:r>
    </w:p>
    <w:p w14:paraId="57CCB2C3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Type – OLE DB</w:t>
      </w:r>
    </w:p>
    <w:p w14:paraId="62F2BF60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– destinationdb</w:t>
      </w:r>
    </w:p>
    <w:p w14:paraId="15A4AC3B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t xml:space="preserve">SQL Statement - </w:t>
      </w:r>
      <w:r w:rsidRPr="006B3A27">
        <w:rPr>
          <w:rFonts w:ascii="Times New Roman" w:hAnsi="Times New Roman"/>
          <w:noProof/>
        </w:rPr>
        <w:t xml:space="preserve">Declare @FileName nvarchar(100) </w:t>
      </w:r>
    </w:p>
    <w:p w14:paraId="69700B8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</w:p>
    <w:p w14:paraId="0A78224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TOP 1 PrimaryPOC, SecondaryPOC FROM</w:t>
      </w:r>
    </w:p>
    <w:p w14:paraId="3DC8A40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(SELECT TOP 1 PrimaryPOC, SecondaryPOC FROM [EC].[Feed_Contacts]</w:t>
      </w:r>
    </w:p>
    <w:p w14:paraId="5549D2B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WHERE CHARINDEX([ReportCode], ? ) &gt; 0</w:t>
      </w:r>
    </w:p>
    <w:p w14:paraId="0C25DAC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UNION ALL</w:t>
      </w:r>
    </w:p>
    <w:p w14:paraId="2347AAEA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DISTINCT 'Unknown' AS PrimaryPOC, 'Unknown'  AS SecondaryPOC FROM [EC].[Feed_Contacts]) pocs</w:t>
      </w:r>
    </w:p>
    <w:p w14:paraId="0F748E94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ORDER BY CASE WHEN PrimaryPOC = 'Unknown' THEN 2 ELSE 1 END</w:t>
      </w:r>
    </w:p>
    <w:p w14:paraId="058E86C1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                    </w:t>
      </w:r>
    </w:p>
    <w:p w14:paraId="47D45C6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Parameter Mapping</w:t>
      </w:r>
    </w:p>
    <w:p w14:paraId="38EA91EC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t xml:space="preserve">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044224" w14:paraId="4AEBE291" w14:textId="77777777" w:rsidTr="00157B64">
        <w:tc>
          <w:tcPr>
            <w:tcW w:w="1870" w:type="dxa"/>
          </w:tcPr>
          <w:p w14:paraId="19ECD9C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  <w:tc>
          <w:tcPr>
            <w:tcW w:w="1870" w:type="dxa"/>
          </w:tcPr>
          <w:p w14:paraId="2E6BBFB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</w:t>
            </w:r>
          </w:p>
        </w:tc>
        <w:tc>
          <w:tcPr>
            <w:tcW w:w="1870" w:type="dxa"/>
          </w:tcPr>
          <w:p w14:paraId="76A5FB0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14:paraId="589C6D4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Name</w:t>
            </w:r>
          </w:p>
        </w:tc>
        <w:tc>
          <w:tcPr>
            <w:tcW w:w="1870" w:type="dxa"/>
          </w:tcPr>
          <w:p w14:paraId="0418EA94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Size</w:t>
            </w:r>
          </w:p>
        </w:tc>
      </w:tr>
      <w:tr w:rsidR="00044224" w14:paraId="48F9D7E9" w14:textId="77777777" w:rsidTr="00157B64">
        <w:tc>
          <w:tcPr>
            <w:tcW w:w="1870" w:type="dxa"/>
          </w:tcPr>
          <w:p w14:paraId="565FB45C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User::</w:t>
            </w:r>
            <w:proofErr w:type="spellStart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>VarFileName</w:t>
            </w:r>
            <w:proofErr w:type="spellEnd"/>
          </w:p>
        </w:tc>
        <w:tc>
          <w:tcPr>
            <w:tcW w:w="1870" w:type="dxa"/>
          </w:tcPr>
          <w:p w14:paraId="3097058A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2CBC49F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870" w:type="dxa"/>
          </w:tcPr>
          <w:p w14:paraId="4E6F33FE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@FileName</w:t>
            </w:r>
          </w:p>
        </w:tc>
        <w:tc>
          <w:tcPr>
            <w:tcW w:w="1870" w:type="dxa"/>
          </w:tcPr>
          <w:p w14:paraId="1B2A833F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</w:tbl>
    <w:p w14:paraId="33DCDF2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B6AEA3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 Set</w:t>
      </w:r>
    </w:p>
    <w:p w14:paraId="0FA8E9AC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224" w14:paraId="55A4DF2D" w14:textId="77777777" w:rsidTr="00157B64">
        <w:tc>
          <w:tcPr>
            <w:tcW w:w="4675" w:type="dxa"/>
          </w:tcPr>
          <w:p w14:paraId="5E19383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Result Name</w:t>
            </w:r>
          </w:p>
        </w:tc>
        <w:tc>
          <w:tcPr>
            <w:tcW w:w="4675" w:type="dxa"/>
          </w:tcPr>
          <w:p w14:paraId="088E497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</w:tr>
      <w:tr w:rsidR="00044224" w14:paraId="3D2C5A38" w14:textId="77777777" w:rsidTr="00157B64">
        <w:tc>
          <w:tcPr>
            <w:tcW w:w="4675" w:type="dxa"/>
          </w:tcPr>
          <w:p w14:paraId="31129AB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PrimaryPOC</w:t>
            </w:r>
            <w:proofErr w:type="spellEnd"/>
          </w:p>
        </w:tc>
        <w:tc>
          <w:tcPr>
            <w:tcW w:w="4675" w:type="dxa"/>
          </w:tcPr>
          <w:p w14:paraId="31C712E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6B3A27">
              <w:rPr>
                <w:rFonts w:ascii="Times New Roman" w:hAnsi="Times New Roman"/>
                <w:sz w:val="24"/>
                <w:szCs w:val="24"/>
              </w:rPr>
              <w:t>User::</w:t>
            </w:r>
            <w:proofErr w:type="gramEnd"/>
            <w:r w:rsidRPr="006B3A27">
              <w:rPr>
                <w:rFonts w:ascii="Times New Roman" w:hAnsi="Times New Roman"/>
                <w:sz w:val="24"/>
                <w:szCs w:val="24"/>
              </w:rPr>
              <w:t>FeedNotificationPOC1</w:t>
            </w:r>
          </w:p>
        </w:tc>
      </w:tr>
      <w:tr w:rsidR="00044224" w14:paraId="6DC74F00" w14:textId="77777777" w:rsidTr="00157B64">
        <w:tc>
          <w:tcPr>
            <w:tcW w:w="4675" w:type="dxa"/>
          </w:tcPr>
          <w:p w14:paraId="698DE252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SecondaryPOC</w:t>
            </w:r>
            <w:proofErr w:type="spellEnd"/>
          </w:p>
        </w:tc>
        <w:tc>
          <w:tcPr>
            <w:tcW w:w="4675" w:type="dxa"/>
          </w:tcPr>
          <w:p w14:paraId="033044A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6B3A27">
              <w:rPr>
                <w:rFonts w:ascii="Times New Roman" w:hAnsi="Times New Roman"/>
                <w:sz w:val="24"/>
                <w:szCs w:val="24"/>
              </w:rPr>
              <w:t>User::</w:t>
            </w:r>
            <w:proofErr w:type="gramEnd"/>
            <w:r w:rsidRPr="006B3A27">
              <w:rPr>
                <w:rFonts w:ascii="Times New Roman" w:hAnsi="Times New Roman"/>
                <w:sz w:val="24"/>
                <w:szCs w:val="24"/>
              </w:rPr>
              <w:t>FeedNotificationPOC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122EAF03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3FCC1C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2A3F31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6B2CCB2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46399BD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044224" w14:paraId="0D2B72D8" w14:textId="77777777" w:rsidTr="00157B64">
        <w:tc>
          <w:tcPr>
            <w:tcW w:w="2151" w:type="dxa"/>
          </w:tcPr>
          <w:p w14:paraId="1C0DAFAB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Property</w:t>
            </w:r>
          </w:p>
        </w:tc>
        <w:tc>
          <w:tcPr>
            <w:tcW w:w="2221" w:type="dxa"/>
          </w:tcPr>
          <w:p w14:paraId="5418FBF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Source</w:t>
            </w:r>
          </w:p>
        </w:tc>
        <w:tc>
          <w:tcPr>
            <w:tcW w:w="2838" w:type="dxa"/>
          </w:tcPr>
          <w:p w14:paraId="5D86886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Expression/Value</w:t>
            </w:r>
          </w:p>
        </w:tc>
      </w:tr>
      <w:tr w:rsidR="00044224" w14:paraId="5D34C935" w14:textId="77777777" w:rsidTr="00157B64">
        <w:tc>
          <w:tcPr>
            <w:tcW w:w="2151" w:type="dxa"/>
          </w:tcPr>
          <w:p w14:paraId="56E18E60" w14:textId="77777777" w:rsidR="00044224" w:rsidRDefault="00044224" w:rsidP="00157B64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SmtpConnection</w:t>
            </w:r>
            <w:proofErr w:type="spellEnd"/>
          </w:p>
        </w:tc>
        <w:tc>
          <w:tcPr>
            <w:tcW w:w="2221" w:type="dxa"/>
          </w:tcPr>
          <w:p w14:paraId="261FE4C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Connection Manager</w:t>
            </w:r>
          </w:p>
        </w:tc>
        <w:tc>
          <w:tcPr>
            <w:tcW w:w="2838" w:type="dxa"/>
          </w:tcPr>
          <w:p w14:paraId="309848FC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SMTP Connection Manager</w:t>
            </w:r>
          </w:p>
        </w:tc>
      </w:tr>
      <w:tr w:rsidR="00044224" w14:paraId="6BBF3157" w14:textId="77777777" w:rsidTr="00157B64">
        <w:tc>
          <w:tcPr>
            <w:tcW w:w="2151" w:type="dxa"/>
          </w:tcPr>
          <w:p w14:paraId="4D17D20A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From</w:t>
            </w:r>
          </w:p>
        </w:tc>
        <w:tc>
          <w:tcPr>
            <w:tcW w:w="2221" w:type="dxa"/>
          </w:tcPr>
          <w:p w14:paraId="25E1B708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FromLine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5F3768E0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"eCoaching" +  @[</w:t>
            </w:r>
            <w:proofErr w:type="gramStart"/>
            <w:r w:rsidRPr="004E0728">
              <w:rPr>
                <w:rFonts w:ascii="Times New Roman" w:hAnsi="Times New Roman"/>
              </w:rPr>
              <w:t>User::</w:t>
            </w:r>
            <w:proofErr w:type="gramEnd"/>
            <w:r w:rsidRPr="004E0728">
              <w:rPr>
                <w:rFonts w:ascii="Times New Roman" w:hAnsi="Times New Roman"/>
              </w:rPr>
              <w:t>VarDBName] + "@Maximus.com"</w:t>
            </w:r>
          </w:p>
        </w:tc>
      </w:tr>
      <w:tr w:rsidR="00044224" w14:paraId="77F9A143" w14:textId="77777777" w:rsidTr="00157B64">
        <w:tc>
          <w:tcPr>
            <w:tcW w:w="2151" w:type="dxa"/>
          </w:tcPr>
          <w:p w14:paraId="20D4B9E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</w:t>
            </w:r>
          </w:p>
        </w:tc>
        <w:tc>
          <w:tcPr>
            <w:tcW w:w="2221" w:type="dxa"/>
          </w:tcPr>
          <w:p w14:paraId="1BEC06D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to</w:t>
            </w:r>
            <w:r w:rsidRPr="00CE62F6">
              <w:rPr>
                <w:rFonts w:ascii="Times New Roman" w:hAnsi="Times New Roman"/>
              </w:rPr>
              <w:t>Line</w:t>
            </w:r>
            <w:proofErr w:type="spellEnd"/>
            <w:r w:rsidRPr="00CE62F6"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48D03E7A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776BD3">
              <w:rPr>
                <w:rFonts w:ascii="Times New Roman" w:hAnsi="Times New Roman"/>
              </w:rPr>
              <w:t>@[</w:t>
            </w:r>
            <w:proofErr w:type="gramStart"/>
            <w:r w:rsidRPr="00776BD3">
              <w:rPr>
                <w:rFonts w:ascii="Times New Roman" w:hAnsi="Times New Roman"/>
              </w:rPr>
              <w:t>User::</w:t>
            </w:r>
            <w:proofErr w:type="gramEnd"/>
            <w:r w:rsidRPr="00776BD3">
              <w:rPr>
                <w:rFonts w:ascii="Times New Roman" w:hAnsi="Times New Roman"/>
              </w:rPr>
              <w:t>FeedNotificationTo]</w:t>
            </w:r>
          </w:p>
        </w:tc>
      </w:tr>
      <w:tr w:rsidR="00044224" w14:paraId="722E8527" w14:textId="77777777" w:rsidTr="00157B64">
        <w:tc>
          <w:tcPr>
            <w:tcW w:w="2151" w:type="dxa"/>
          </w:tcPr>
          <w:p w14:paraId="3EAC8A77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221" w:type="dxa"/>
          </w:tcPr>
          <w:p w14:paraId="7C48CC45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Cc</w:t>
            </w:r>
            <w:r w:rsidRPr="00CE62F6">
              <w:rPr>
                <w:rFonts w:ascii="Times New Roman" w:hAnsi="Times New Roman"/>
              </w:rPr>
              <w:t>Line</w:t>
            </w:r>
            <w:proofErr w:type="spellEnd"/>
            <w:r w:rsidRPr="00CE62F6"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0FD1797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@[</w:t>
            </w:r>
            <w:proofErr w:type="gramStart"/>
            <w:r w:rsidRPr="004E0728">
              <w:rPr>
                <w:rFonts w:ascii="Times New Roman" w:hAnsi="Times New Roman"/>
              </w:rPr>
              <w:t>User::</w:t>
            </w:r>
            <w:proofErr w:type="gramEnd"/>
            <w:r w:rsidRPr="004E0728">
              <w:rPr>
                <w:rFonts w:ascii="Times New Roman" w:hAnsi="Times New Roman"/>
              </w:rPr>
              <w:t>FeedNotificationCc]</w:t>
            </w:r>
          </w:p>
        </w:tc>
      </w:tr>
      <w:tr w:rsidR="00044224" w14:paraId="13C96B96" w14:textId="77777777" w:rsidTr="00157B64">
        <w:tc>
          <w:tcPr>
            <w:tcW w:w="2151" w:type="dxa"/>
          </w:tcPr>
          <w:p w14:paraId="7DB713B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Subject</w:t>
            </w:r>
          </w:p>
        </w:tc>
        <w:tc>
          <w:tcPr>
            <w:tcW w:w="2221" w:type="dxa"/>
          </w:tcPr>
          <w:p w14:paraId="737C38B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Hardcoded Value</w:t>
            </w:r>
          </w:p>
        </w:tc>
        <w:tc>
          <w:tcPr>
            <w:tcW w:w="2838" w:type="dxa"/>
          </w:tcPr>
          <w:p w14:paraId="7F9860E0" w14:textId="4A5A8805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 xml:space="preserve">CCO </w:t>
            </w:r>
            <w:r w:rsidR="00EB3C8F">
              <w:rPr>
                <w:rFonts w:ascii="Times New Roman" w:hAnsi="Times New Roman"/>
              </w:rPr>
              <w:t>Quality</w:t>
            </w:r>
            <w:r w:rsidRPr="004E0728">
              <w:rPr>
                <w:rFonts w:ascii="Times New Roman" w:hAnsi="Times New Roman"/>
              </w:rPr>
              <w:t xml:space="preserve"> eCoaching Feed Format Issue</w:t>
            </w:r>
          </w:p>
        </w:tc>
      </w:tr>
      <w:tr w:rsidR="00044224" w14:paraId="22059736" w14:textId="77777777" w:rsidTr="00157B64">
        <w:tc>
          <w:tcPr>
            <w:tcW w:w="2151" w:type="dxa"/>
          </w:tcPr>
          <w:p w14:paraId="313116DC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Message Source</w:t>
            </w:r>
          </w:p>
        </w:tc>
        <w:tc>
          <w:tcPr>
            <w:tcW w:w="2221" w:type="dxa"/>
          </w:tcPr>
          <w:p w14:paraId="4346C6B2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Variable</w:t>
            </w:r>
          </w:p>
        </w:tc>
        <w:tc>
          <w:tcPr>
            <w:tcW w:w="2838" w:type="dxa"/>
          </w:tcPr>
          <w:p w14:paraId="0D416D2A" w14:textId="77777777" w:rsidR="00044224" w:rsidRDefault="00044224" w:rsidP="00157B64">
            <w:pPr>
              <w:rPr>
                <w:rFonts w:ascii="Times New Roman" w:hAnsi="Times New Roman"/>
              </w:rPr>
            </w:pPr>
            <w:proofErr w:type="gramStart"/>
            <w:r w:rsidRPr="004E0728">
              <w:rPr>
                <w:rFonts w:ascii="Times New Roman" w:hAnsi="Times New Roman"/>
              </w:rPr>
              <w:t>User::</w:t>
            </w:r>
            <w:proofErr w:type="spellStart"/>
            <w:proofErr w:type="gramEnd"/>
            <w:r w:rsidRPr="004E0728">
              <w:rPr>
                <w:rFonts w:ascii="Times New Roman" w:hAnsi="Times New Roman"/>
              </w:rPr>
              <w:t>FeedNotificationBody</w:t>
            </w:r>
            <w:proofErr w:type="spellEnd"/>
          </w:p>
        </w:tc>
      </w:tr>
    </w:tbl>
    <w:p w14:paraId="4B86B9E0" w14:textId="198D70BC" w:rsidR="00044224" w:rsidRPr="007F7B2E" w:rsidDel="007471D9" w:rsidRDefault="00044224" w:rsidP="00044224">
      <w:pPr>
        <w:ind w:left="720"/>
        <w:rPr>
          <w:del w:id="342" w:author="Palacherla, Susmitha C" w:date="2024-01-10T16:42:00Z"/>
          <w:rFonts w:ascii="Times New Roman" w:hAnsi="Times New Roman"/>
        </w:rPr>
      </w:pPr>
    </w:p>
    <w:p w14:paraId="22C55847" w14:textId="3AE1D3AA" w:rsidR="00847702" w:rsidRPr="00403AC7" w:rsidDel="007471D9" w:rsidRDefault="00847702" w:rsidP="00847702">
      <w:pPr>
        <w:rPr>
          <w:del w:id="343" w:author="Palacherla, Susmitha C" w:date="2024-01-10T16:42:00Z"/>
          <w:rFonts w:ascii="Times New Roman" w:hAnsi="Times New Roman"/>
        </w:rPr>
      </w:pPr>
    </w:p>
    <w:p w14:paraId="07D86A0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6AC869" w14:textId="567F31CD" w:rsidR="00931693" w:rsidRPr="001D6CCE" w:rsidRDefault="0093169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344" w:author="Palacherla, Susmitha C" w:date="2024-01-10T16:22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>
        <w:rPr>
          <w:rFonts w:ascii="Times New Roman" w:hAnsi="Times New Roman"/>
          <w:b/>
        </w:rPr>
        <w:t>SQL Task</w:t>
      </w:r>
      <w:r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</w:rPr>
        <w:t>( Bingo Upload Trigger)</w:t>
      </w:r>
    </w:p>
    <w:p w14:paraId="14680D92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DD6603" w14:textId="0C81A169" w:rsidR="00843A3C" w:rsidRPr="001D6CCE" w:rsidRDefault="00931693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419F0D0" wp14:editId="42037B25">
            <wp:extent cx="4379976" cy="2743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85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3E1FD6" w14:textId="0F13FB10"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ins w:id="345" w:author="Palacherla, Susmitha C" w:date="2024-01-10T16:42:00Z"/>
          <w:rFonts w:ascii="Times New Roman" w:hAnsi="Times New Roman"/>
        </w:rPr>
      </w:pPr>
    </w:p>
    <w:p w14:paraId="700E421D" w14:textId="77777777" w:rsidR="007471D9" w:rsidRPr="0095359C" w:rsidRDefault="007471D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346" w:author="Palacherla, Susmitha C" w:date="2024-01-10T16:42:00Z"/>
          <w:rFonts w:asciiTheme="minorHAnsi" w:hAnsiTheme="minorHAnsi" w:cs="Arial"/>
          <w:sz w:val="20"/>
          <w:szCs w:val="20"/>
        </w:rPr>
        <w:pPrChange w:id="347" w:author="Palacherla, Susmitha C" w:date="2024-01-10T16:42:00Z">
          <w:pPr>
            <w:pStyle w:val="ListParagraph"/>
            <w:widowControl w:val="0"/>
            <w:numPr>
              <w:ilvl w:val="4"/>
              <w:numId w:val="33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ins w:id="348" w:author="Palacherla, Susmitha C" w:date="2024-01-10T16:42:00Z">
        <w:r>
          <w:rPr>
            <w:rFonts w:asciiTheme="minorHAnsi" w:hAnsiTheme="minorHAnsi" w:cs="Arial"/>
            <w:b/>
            <w:sz w:val="20"/>
            <w:szCs w:val="20"/>
          </w:rPr>
          <w:t xml:space="preserve">SQL Task - </w:t>
        </w:r>
        <w:r w:rsidRPr="002F5E9D">
          <w:rPr>
            <w:rFonts w:asciiTheme="minorHAnsi" w:hAnsiTheme="minorHAnsi" w:cs="Arial"/>
            <w:b/>
            <w:sz w:val="20"/>
            <w:szCs w:val="20"/>
          </w:rPr>
          <w:t>Populate Feed Load History</w:t>
        </w:r>
      </w:ins>
    </w:p>
    <w:p w14:paraId="6E0B4732" w14:textId="77777777" w:rsidR="007471D9" w:rsidRPr="0095359C" w:rsidRDefault="007471D9" w:rsidP="007471D9">
      <w:pPr>
        <w:widowControl w:val="0"/>
        <w:autoSpaceDE w:val="0"/>
        <w:autoSpaceDN w:val="0"/>
        <w:adjustRightInd w:val="0"/>
        <w:spacing w:after="0" w:line="240" w:lineRule="auto"/>
        <w:rPr>
          <w:ins w:id="349" w:author="Palacherla, Susmitha C" w:date="2024-01-10T16:42:00Z"/>
          <w:rFonts w:asciiTheme="minorHAnsi" w:hAnsiTheme="minorHAnsi" w:cs="Arial"/>
          <w:sz w:val="20"/>
          <w:szCs w:val="20"/>
        </w:rPr>
      </w:pPr>
      <w:ins w:id="350" w:author="Palacherla, Susmitha C" w:date="2024-01-10T16:42:00Z">
        <w:r>
          <w:rPr>
            <w:rFonts w:asciiTheme="minorHAnsi" w:hAnsiTheme="minorHAnsi" w:cs="Arial"/>
            <w:sz w:val="20"/>
            <w:szCs w:val="20"/>
          </w:rPr>
          <w:t xml:space="preserve">                               SQL - </w:t>
        </w:r>
        <w:r w:rsidRPr="002F5E9D">
          <w:rPr>
            <w:rFonts w:asciiTheme="minorHAnsi" w:hAnsiTheme="minorHAnsi" w:cs="Arial"/>
            <w:sz w:val="20"/>
            <w:szCs w:val="20"/>
          </w:rPr>
          <w:t>Exec [EC].[</w:t>
        </w:r>
        <w:proofErr w:type="spellStart"/>
        <w:r w:rsidRPr="002F5E9D">
          <w:rPr>
            <w:rFonts w:asciiTheme="minorHAnsi" w:hAnsiTheme="minorHAnsi" w:cs="Arial"/>
            <w:sz w:val="20"/>
            <w:szCs w:val="20"/>
          </w:rPr>
          <w:t>sp_InsertInto_Feed_Load_History</w:t>
        </w:r>
        <w:proofErr w:type="spellEnd"/>
        <w:r w:rsidRPr="002F5E9D">
          <w:rPr>
            <w:rFonts w:asciiTheme="minorHAnsi" w:hAnsiTheme="minorHAnsi" w:cs="Arial"/>
            <w:sz w:val="20"/>
            <w:szCs w:val="20"/>
          </w:rPr>
          <w:t>]</w:t>
        </w:r>
      </w:ins>
    </w:p>
    <w:p w14:paraId="0C934080" w14:textId="77777777" w:rsidR="007471D9" w:rsidRPr="001D6CCE" w:rsidRDefault="007471D9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58315A" w14:textId="77777777" w:rsidR="00BE2E93" w:rsidRPr="001D6CCE" w:rsidRDefault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351" w:author="Palacherla, Susmitha C" w:date="2024-01-10T16:42:00Z">
          <w:pPr>
            <w:pStyle w:val="ListParagraph"/>
            <w:widowControl w:val="0"/>
            <w:numPr>
              <w:ilvl w:val="3"/>
              <w:numId w:val="29"/>
            </w:numPr>
            <w:autoSpaceDE w:val="0"/>
            <w:autoSpaceDN w:val="0"/>
            <w:adjustRightInd w:val="0"/>
            <w:spacing w:after="0" w:line="240" w:lineRule="auto"/>
            <w:ind w:left="1728" w:hanging="648"/>
          </w:pPr>
        </w:pPrChange>
      </w:pPr>
      <w:r w:rsidRPr="001D6CCE">
        <w:rPr>
          <w:rFonts w:ascii="Times New Roman" w:hAnsi="Times New Roman"/>
          <w:b/>
        </w:rPr>
        <w:t>Package Content(Event Handlers)</w:t>
      </w:r>
    </w:p>
    <w:p w14:paraId="6D6A3703" w14:textId="77777777"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1ECD6ED2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A21242A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14:paraId="747529B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14:paraId="4DCF004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4A0AFF" w14:textId="77777777"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948764" w14:textId="77777777"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1AA295A" wp14:editId="58015F80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E5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536E98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A9E36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14:paraId="4E855D3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D55609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68673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98A5D" wp14:editId="33FDFBF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0E8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8B84B7" w14:textId="77777777"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B7CE9B" wp14:editId="737DD9A9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18E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CCDC9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377C0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9EC779" w14:textId="77777777"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52" w:name="_Toc503960640"/>
      <w:bookmarkStart w:id="353" w:name="_Toc503960641"/>
      <w:bookmarkStart w:id="354" w:name="_Toc503960642"/>
      <w:bookmarkStart w:id="355" w:name="_Toc503960643"/>
      <w:bookmarkStart w:id="356" w:name="_Toc503960644"/>
      <w:bookmarkStart w:id="357" w:name="_Toc503960645"/>
      <w:bookmarkStart w:id="358" w:name="_Toc503960646"/>
      <w:bookmarkStart w:id="359" w:name="_Toc503960647"/>
      <w:bookmarkStart w:id="360" w:name="_Toc503960648"/>
      <w:bookmarkStart w:id="361" w:name="_Toc503960649"/>
      <w:bookmarkStart w:id="362" w:name="_Toc503960650"/>
      <w:bookmarkStart w:id="363" w:name="_Toc503960651"/>
      <w:bookmarkStart w:id="364" w:name="_Toc503960652"/>
      <w:bookmarkStart w:id="365" w:name="_Toc503960653"/>
      <w:bookmarkStart w:id="366" w:name="_Toc503960654"/>
      <w:bookmarkStart w:id="367" w:name="_Toc503960655"/>
      <w:bookmarkStart w:id="368" w:name="_Toc503960656"/>
      <w:bookmarkStart w:id="369" w:name="_Toc503960657"/>
      <w:bookmarkStart w:id="370" w:name="_Toc503960658"/>
      <w:bookmarkStart w:id="371" w:name="_Toc503960659"/>
      <w:bookmarkStart w:id="372" w:name="_Toc503960660"/>
      <w:bookmarkStart w:id="373" w:name="_Toc50396066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r w:rsidRPr="001D6CCE">
        <w:rPr>
          <w:rFonts w:ascii="Times New Roman" w:hAnsi="Times New Roman" w:cs="Times New Roman"/>
          <w:color w:val="auto"/>
        </w:rPr>
        <w:lastRenderedPageBreak/>
        <w:t>Tables</w:t>
      </w:r>
      <w:bookmarkEnd w:id="373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14:paraId="4AE1B9D4" w14:textId="77777777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2C577B7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33289704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14:paraId="373647ED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720FE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0AD93C0F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5FD9541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E490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4274D65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2D0D071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14:paraId="19D3C53A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7BFCC7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29D32E3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3B60B14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14:paraId="04C978A1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1F611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3989ECA0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47991A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14:paraId="1DF38356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256778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5FF3C29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B3DB5E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14:paraId="22C791A7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23A15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7B082D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="000B06CF" w:rsidRPr="009D1184">
                <w:rPr>
                  <w:rFonts w:ascii="Times New Roman" w:hAnsi="Times New Roman"/>
                </w:rPr>
                <w:t>EC. Coaching_Log_Bingo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F58A4D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14:paraId="0F75B92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79E0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7EF67C8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="000B06CF" w:rsidRPr="009D1184">
                <w:rPr>
                  <w:rFonts w:ascii="Times New Roman" w:hAnsi="Times New Roman"/>
                </w:rPr>
                <w:t>EC. Bingo_Images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6D4297" w14:textId="77777777"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14:paraId="08A07A05" w14:textId="77777777"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324CF4DF" w14:textId="77777777"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14:paraId="4D5AD179" w14:textId="77777777"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3022ED38" w14:textId="77777777"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74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374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14:paraId="0A6C372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6F3442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7D8A589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F75A38C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F101418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46DF9537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4EFB8DF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8D64CE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611A29" w14:textId="77777777"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358350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14:paraId="35655B6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25151" w14:textId="77777777"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64B51" w14:textId="77777777"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r w:rsidRPr="00335AE2">
              <w:rPr>
                <w:rFonts w:ascii="Times New Roman" w:hAnsi="Times New Roman"/>
              </w:rPr>
              <w:t>sp_Update_Quality_Other_Coaching_Stage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3459CA" w14:textId="77777777"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14:paraId="7394A91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10B30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F8D1" w14:textId="77777777"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445599" w14:textId="77777777"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14:paraId="59E33F3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7E7BE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3EC2" w14:textId="0B855C29" w:rsidR="000B06CF" w:rsidRPr="00335AE2" w:rsidRDefault="003237EA" w:rsidP="0095088D">
            <w:pPr>
              <w:rPr>
                <w:rFonts w:ascii="Times New Roman" w:hAnsi="Times New Roman"/>
              </w:rPr>
            </w:pPr>
            <w:proofErr w:type="spellStart"/>
            <w:r w:rsidRPr="003237EA">
              <w:rPr>
                <w:rFonts w:ascii="Times New Roman" w:hAnsi="Times New Roman"/>
              </w:rPr>
              <w:t>sp_Sharepoint_Upload_Bingo_Trigger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A5E9768" w14:textId="15E6199C" w:rsidR="000B06CF" w:rsidRPr="00847702" w:rsidRDefault="003237EA" w:rsidP="0095088D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Upload: Bingo SharePoint upload</w:t>
            </w:r>
          </w:p>
        </w:tc>
      </w:tr>
    </w:tbl>
    <w:p w14:paraId="7DFD9B16" w14:textId="77777777"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75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375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14:paraId="196E8882" w14:textId="77777777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533A75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9A749F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11CD334B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8357E52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073BBA81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14:paraId="589116E7" w14:textId="77777777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77AC0F" w14:textId="77777777"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108434" w14:textId="77777777"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ACA70A" w14:textId="77777777"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14:paraId="4D00E975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887E4" w14:textId="77777777"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AF205DB" w14:textId="7A15A869" w:rsidR="00AF199B" w:rsidRPr="00D249BB" w:rsidRDefault="003237EA" w:rsidP="00455E7C">
            <w:pPr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 w:rsidR="00AF199B" w:rsidRPr="00D249BB">
              <w:rPr>
                <w:color w:val="000000"/>
              </w:rPr>
              <w:t>fn_strAchievementsForCoachingId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D755BC" w14:textId="77777777"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 xml:space="preserve">Given a CoachingID consolidates all the Competency Image </w:t>
            </w:r>
            <w:proofErr w:type="spellStart"/>
            <w:r w:rsidRPr="009D1184">
              <w:rPr>
                <w:rFonts w:ascii="Times New Roman" w:hAnsi="Times New Roman"/>
              </w:rPr>
              <w:t>refrences</w:t>
            </w:r>
            <w:proofErr w:type="spellEnd"/>
            <w:r w:rsidRPr="009D1184">
              <w:rPr>
                <w:rFonts w:ascii="Times New Roman" w:hAnsi="Times New Roman"/>
              </w:rPr>
              <w:t xml:space="preserve"> to a single string</w:t>
            </w:r>
          </w:p>
        </w:tc>
      </w:tr>
      <w:tr w:rsidR="003237EA" w:rsidRPr="001D6CCE" w14:paraId="7AE8D2CC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37B06" w14:textId="000BA1DF" w:rsidR="003237EA" w:rsidRDefault="003237EA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AF34E21" w14:textId="05209620" w:rsidR="003237EA" w:rsidRPr="00D249BB" w:rsidRDefault="003237EA" w:rsidP="00AF199B">
            <w:pPr>
              <w:jc w:val="center"/>
              <w:rPr>
                <w:color w:val="000000"/>
              </w:rPr>
            </w:pPr>
            <w:proofErr w:type="spellStart"/>
            <w:r w:rsidRPr="003237EA">
              <w:rPr>
                <w:color w:val="000000"/>
              </w:rPr>
              <w:t>fn_strBingoCompetenciesFromEmpID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08FD43" w14:textId="650C9835" w:rsidR="003237EA" w:rsidRPr="009D1184" w:rsidRDefault="003237E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Given an EmployeeID and Bingo Type returns the Bingo Competency Values for the Employee</w:t>
            </w:r>
            <w:r>
              <w:rPr>
                <w:rFonts w:ascii="Times New Roman" w:hAnsi="Times New Roman"/>
              </w:rPr>
              <w:t xml:space="preserve"> </w:t>
            </w:r>
            <w:r w:rsidRPr="003237EA">
              <w:rPr>
                <w:rFonts w:ascii="Times New Roman" w:hAnsi="Times New Roman"/>
              </w:rPr>
              <w:t>concatenated as a single string of values separated by a '|'</w:t>
            </w:r>
          </w:p>
        </w:tc>
      </w:tr>
    </w:tbl>
    <w:p w14:paraId="370917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D2B0F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DBCD93" w14:textId="77777777"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6A2BC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21E9E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AEB958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09311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AD548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90FE6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7CD8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8BEA2B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34AC3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77FE32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5F989C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6E6759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7F90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D88B05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5A21F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D526A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393B3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A1D00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B6599C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9890EF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FD03CE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87CDA7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E9550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6F29A9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DFC8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ECBEF9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6735B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839BF8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035CAD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7071BAF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DE350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C64CA1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768ACA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B73A1B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3CE5A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438C0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A5F467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1E912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B45EA9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0682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7F26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A9A7A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5245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01EA1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3FE7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5544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5DEDAB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7A98A6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3EC1E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A11A6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7EA6CD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D1E7F4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BC618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DF6EC8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DD11D8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026FA5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820799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6A5FB0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E59403" w14:textId="77777777"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6C3651" w14:textId="77777777"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78"/>
      <w:footerReference w:type="default" r:id="rId7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588A8" w14:textId="77777777" w:rsidR="00AA6C6C" w:rsidRDefault="00AA6C6C" w:rsidP="009F2A51">
      <w:pPr>
        <w:spacing w:after="0" w:line="240" w:lineRule="auto"/>
      </w:pPr>
      <w:r>
        <w:separator/>
      </w:r>
    </w:p>
  </w:endnote>
  <w:endnote w:type="continuationSeparator" w:id="0">
    <w:p w14:paraId="228802FB" w14:textId="77777777" w:rsidR="00AA6C6C" w:rsidRDefault="00AA6C6C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96E5" w14:textId="77777777"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14:paraId="47B2B40B" w14:textId="05257CE1"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926DA7">
      <w:t>company</w:t>
    </w:r>
    <w:r>
      <w:t xml:space="preserve"> business affairs.</w:t>
    </w:r>
  </w:p>
  <w:p w14:paraId="2DB1F692" w14:textId="1AA6924A"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376" w:author="Palacherla, Susmitha C" w:date="2024-01-10T16:42:00Z">
      <w:r w:rsidR="00973868">
        <w:rPr>
          <w:noProof/>
        </w:rPr>
        <w:t>1/10/2024</w:t>
      </w:r>
    </w:ins>
    <w:del w:id="377" w:author="Palacherla, Susmitha C" w:date="2024-01-02T14:37:00Z">
      <w:r w:rsidR="004714F2" w:rsidDel="008E6829">
        <w:rPr>
          <w:noProof/>
        </w:rPr>
        <w:delText>12/29/2023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14:paraId="1F4CFA16" w14:textId="77777777"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0DC35" w14:textId="77777777" w:rsidR="00AA6C6C" w:rsidRDefault="00AA6C6C" w:rsidP="009F2A51">
      <w:pPr>
        <w:spacing w:after="0" w:line="240" w:lineRule="auto"/>
      </w:pPr>
      <w:r>
        <w:separator/>
      </w:r>
    </w:p>
  </w:footnote>
  <w:footnote w:type="continuationSeparator" w:id="0">
    <w:p w14:paraId="6F9CE987" w14:textId="77777777" w:rsidR="00AA6C6C" w:rsidRDefault="00AA6C6C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873" w14:textId="77777777" w:rsidR="003616C2" w:rsidRDefault="003616C2" w:rsidP="003616C2">
    <w:pPr>
      <w:pStyle w:val="Header"/>
    </w:pPr>
    <w:r>
      <w:t>eCoaching Log System</w:t>
    </w:r>
  </w:p>
  <w:p w14:paraId="1CBF7467" w14:textId="77777777" w:rsidR="003616C2" w:rsidRDefault="003616C2">
    <w:pPr>
      <w:pStyle w:val="Header"/>
    </w:pPr>
  </w:p>
  <w:p w14:paraId="77E157F9" w14:textId="77777777"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438B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1C546F7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964D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FE51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6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8928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5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34C7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2654673">
    <w:abstractNumId w:val="20"/>
  </w:num>
  <w:num w:numId="2" w16cid:durableId="390272253">
    <w:abstractNumId w:val="21"/>
  </w:num>
  <w:num w:numId="3" w16cid:durableId="1219433855">
    <w:abstractNumId w:val="4"/>
  </w:num>
  <w:num w:numId="4" w16cid:durableId="67464062">
    <w:abstractNumId w:val="15"/>
  </w:num>
  <w:num w:numId="5" w16cid:durableId="689378547">
    <w:abstractNumId w:val="13"/>
  </w:num>
  <w:num w:numId="6" w16cid:durableId="1103499154">
    <w:abstractNumId w:val="25"/>
  </w:num>
  <w:num w:numId="7" w16cid:durableId="1489517975">
    <w:abstractNumId w:val="24"/>
  </w:num>
  <w:num w:numId="8" w16cid:durableId="158498656">
    <w:abstractNumId w:val="0"/>
  </w:num>
  <w:num w:numId="9" w16cid:durableId="8226274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4204587">
    <w:abstractNumId w:val="8"/>
  </w:num>
  <w:num w:numId="11" w16cid:durableId="1249921336">
    <w:abstractNumId w:val="1"/>
  </w:num>
  <w:num w:numId="12" w16cid:durableId="2117827614">
    <w:abstractNumId w:val="16"/>
  </w:num>
  <w:num w:numId="13" w16cid:durableId="1313562690">
    <w:abstractNumId w:val="26"/>
  </w:num>
  <w:num w:numId="14" w16cid:durableId="756633764">
    <w:abstractNumId w:val="22"/>
  </w:num>
  <w:num w:numId="15" w16cid:durableId="553735819">
    <w:abstractNumId w:val="9"/>
  </w:num>
  <w:num w:numId="16" w16cid:durableId="1791196322">
    <w:abstractNumId w:val="18"/>
  </w:num>
  <w:num w:numId="17" w16cid:durableId="275985929">
    <w:abstractNumId w:val="30"/>
  </w:num>
  <w:num w:numId="18" w16cid:durableId="154610898">
    <w:abstractNumId w:val="29"/>
  </w:num>
  <w:num w:numId="19" w16cid:durableId="2058510972">
    <w:abstractNumId w:val="23"/>
  </w:num>
  <w:num w:numId="20" w16cid:durableId="2077051731">
    <w:abstractNumId w:val="2"/>
  </w:num>
  <w:num w:numId="21" w16cid:durableId="718626035">
    <w:abstractNumId w:val="31"/>
  </w:num>
  <w:num w:numId="22" w16cid:durableId="2105418616">
    <w:abstractNumId w:val="14"/>
  </w:num>
  <w:num w:numId="23" w16cid:durableId="478233672">
    <w:abstractNumId w:val="27"/>
  </w:num>
  <w:num w:numId="24" w16cid:durableId="1396125731">
    <w:abstractNumId w:val="10"/>
  </w:num>
  <w:num w:numId="25" w16cid:durableId="25495460">
    <w:abstractNumId w:val="19"/>
  </w:num>
  <w:num w:numId="26" w16cid:durableId="1960795929">
    <w:abstractNumId w:val="7"/>
  </w:num>
  <w:num w:numId="27" w16cid:durableId="1930196029">
    <w:abstractNumId w:val="12"/>
  </w:num>
  <w:num w:numId="28" w16cid:durableId="1302925768">
    <w:abstractNumId w:val="17"/>
  </w:num>
  <w:num w:numId="29" w16cid:durableId="27219523">
    <w:abstractNumId w:val="28"/>
  </w:num>
  <w:num w:numId="30" w16cid:durableId="344984015">
    <w:abstractNumId w:val="5"/>
  </w:num>
  <w:num w:numId="31" w16cid:durableId="1939177219">
    <w:abstractNumId w:val="3"/>
  </w:num>
  <w:num w:numId="32" w16cid:durableId="529296748">
    <w:abstractNumId w:val="6"/>
  </w:num>
  <w:num w:numId="33" w16cid:durableId="1238858081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44224"/>
    <w:rsid w:val="00060E62"/>
    <w:rsid w:val="00066205"/>
    <w:rsid w:val="000943D8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B7112"/>
    <w:rsid w:val="001D6CCE"/>
    <w:rsid w:val="001E1452"/>
    <w:rsid w:val="001E3414"/>
    <w:rsid w:val="001E54E0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7EA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C59DA"/>
    <w:rsid w:val="003D2977"/>
    <w:rsid w:val="00401F64"/>
    <w:rsid w:val="004020EE"/>
    <w:rsid w:val="004150EA"/>
    <w:rsid w:val="00425420"/>
    <w:rsid w:val="00446391"/>
    <w:rsid w:val="00452D84"/>
    <w:rsid w:val="00454A76"/>
    <w:rsid w:val="00455E7C"/>
    <w:rsid w:val="004714F2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0A3A"/>
    <w:rsid w:val="00632F9F"/>
    <w:rsid w:val="00634B03"/>
    <w:rsid w:val="006411BC"/>
    <w:rsid w:val="00657231"/>
    <w:rsid w:val="006604A5"/>
    <w:rsid w:val="006633D7"/>
    <w:rsid w:val="00666661"/>
    <w:rsid w:val="00681BE6"/>
    <w:rsid w:val="006913F0"/>
    <w:rsid w:val="0069149F"/>
    <w:rsid w:val="00695E80"/>
    <w:rsid w:val="00697CD5"/>
    <w:rsid w:val="006A5813"/>
    <w:rsid w:val="006C2E0E"/>
    <w:rsid w:val="006F770C"/>
    <w:rsid w:val="00712815"/>
    <w:rsid w:val="00714708"/>
    <w:rsid w:val="007160EA"/>
    <w:rsid w:val="00720707"/>
    <w:rsid w:val="00732F3C"/>
    <w:rsid w:val="00736BF7"/>
    <w:rsid w:val="00737890"/>
    <w:rsid w:val="00743901"/>
    <w:rsid w:val="0074547D"/>
    <w:rsid w:val="007471D9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01E0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A530E"/>
    <w:rsid w:val="008C2FA7"/>
    <w:rsid w:val="008C584B"/>
    <w:rsid w:val="008D184D"/>
    <w:rsid w:val="008E35AA"/>
    <w:rsid w:val="008E47A3"/>
    <w:rsid w:val="008E6829"/>
    <w:rsid w:val="0091231B"/>
    <w:rsid w:val="009152BD"/>
    <w:rsid w:val="009212E2"/>
    <w:rsid w:val="00925A7E"/>
    <w:rsid w:val="00926339"/>
    <w:rsid w:val="00926DA7"/>
    <w:rsid w:val="00931693"/>
    <w:rsid w:val="00932115"/>
    <w:rsid w:val="009330C3"/>
    <w:rsid w:val="00934089"/>
    <w:rsid w:val="0094076B"/>
    <w:rsid w:val="00946573"/>
    <w:rsid w:val="0095088D"/>
    <w:rsid w:val="00950B2C"/>
    <w:rsid w:val="00953B0B"/>
    <w:rsid w:val="00966EF6"/>
    <w:rsid w:val="00973868"/>
    <w:rsid w:val="009773E7"/>
    <w:rsid w:val="0098031D"/>
    <w:rsid w:val="00987C80"/>
    <w:rsid w:val="00997A45"/>
    <w:rsid w:val="009A4223"/>
    <w:rsid w:val="009C5F89"/>
    <w:rsid w:val="009D1184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609C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A6C6C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27E8F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2F07"/>
    <w:rsid w:val="00C84DC7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3C8F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D7637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AE60B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hyperlink" Target="file:///\\UVAAPADSQL50CCO\Quality\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0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8" Type="http://schemas.openxmlformats.org/officeDocument/2006/relationships/hyperlink" Target="file:///\\f3420-ecldbp01\data\Coaching\Quality_Other\Encrypt_Out" TargetMode="External"/><Relationship Id="rId51" Type="http://schemas.openxmlformats.org/officeDocument/2006/relationships/image" Target="media/image38.png"/><Relationship Id="rId72" Type="http://schemas.openxmlformats.org/officeDocument/2006/relationships/hyperlink" Target="file:///\\UVAADADSQL50CCO\data\coaching\Quality\Decrypt_out\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Quality_Other\Dencrypt_Ou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file:///\\UVAADADSQL52CCO\Data\Coaching\Quality\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header" Target="header1.xml"/><Relationship Id="rId8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file:///\\UVAADADSQL50CCO\Data\Coaching\Quality\" TargetMode="External"/><Relationship Id="rId13" Type="http://schemas.openxmlformats.org/officeDocument/2006/relationships/hyperlink" Target="file:///\\F3420-ECLDBP01\ssis\Coaching\Packages\Quality_Other%20_Coaching.dtsx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53</Pages>
  <Words>3285</Words>
  <Characters>18731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21973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57</cp:revision>
  <dcterms:created xsi:type="dcterms:W3CDTF">2016-04-12T19:32:00Z</dcterms:created>
  <dcterms:modified xsi:type="dcterms:W3CDTF">2024-01-10T21:43:00Z</dcterms:modified>
</cp:coreProperties>
</file>