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3616C2" w:rsidRPr="007665CA" w:rsidRDefault="003616C2" w:rsidP="00926DA7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1D6CCE" w:rsidRDefault="001B4454" w:rsidP="00926DA7">
      <w:pPr>
        <w:pStyle w:val="BodyText"/>
        <w:spacing w:before="240" w:after="60"/>
        <w:ind w:left="1440" w:firstLine="720"/>
        <w:rPr>
          <w:b/>
          <w:sz w:val="32"/>
          <w:szCs w:val="32"/>
        </w:rPr>
        <w:pPrChange w:id="0" w:author="Palacherla, Susmitha C (NE)" w:date="2020-07-31T16:35:00Z">
          <w:pPr>
            <w:pStyle w:val="BodyText"/>
            <w:spacing w:before="240" w:after="60"/>
            <w:jc w:val="center"/>
          </w:pPr>
        </w:pPrChange>
      </w:pPr>
      <w:del w:id="1" w:author="Palacherla, Susmitha C (NE)" w:date="2020-07-31T16:35:00Z">
        <w:r w:rsidRPr="001D6CCE" w:rsidDel="00926DA7">
          <w:rPr>
            <w:b/>
            <w:sz w:val="32"/>
            <w:szCs w:val="32"/>
          </w:rPr>
          <w:delText xml:space="preserve">Title: </w:delText>
        </w:r>
      </w:del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  <w:proofErr w:type="spellEnd"/>
    </w:p>
    <w:p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263"/>
        <w:gridCol w:w="5400"/>
      </w:tblGrid>
      <w:tr w:rsidR="009F2A51" w:rsidRPr="00D37C04" w:rsidTr="009D1184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26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925A7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4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926DA7" w:rsidRPr="00D37C04" w:rsidTr="009D1184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26DA7" w:rsidRPr="00926DA7" w:rsidRDefault="00926DA7" w:rsidP="00926DA7">
            <w:pPr>
              <w:ind w:left="-12" w:right="-270"/>
              <w:jc w:val="center"/>
              <w:rPr>
                <w:rFonts w:ascii="Times New Roman" w:hAnsi="Times New Roman"/>
                <w:rPrChange w:id="2" w:author="Palacherla, Susmitha C (NE)" w:date="2020-07-31T16:35:00Z">
                  <w:rPr>
                    <w:rFonts w:ascii="Times New Roman (PCL6)" w:hAnsi="Times New Roman (PCL6)"/>
                  </w:rPr>
                </w:rPrChange>
              </w:rPr>
            </w:pPr>
            <w:del w:id="3" w:author="Palacherla, Susmitha C (NE)" w:date="2020-07-31T16:35:00Z">
              <w:r w:rsidRPr="00926DA7" w:rsidDel="00926DA7">
                <w:rPr>
                  <w:rFonts w:ascii="Times New Roman" w:hAnsi="Times New Roman"/>
                  <w:rPrChange w:id="4" w:author="Palacherla, Susmitha C (NE)" w:date="2020-07-31T16:35:00Z">
                    <w:rPr>
                      <w:rFonts w:ascii="Times New Roman (PCL6)" w:hAnsi="Times New Roman (PCL6)"/>
                    </w:rPr>
                  </w:rPrChange>
                </w:rPr>
                <w:delText>09/26/2019</w:delText>
              </w:r>
            </w:del>
            <w:ins w:id="5" w:author="Palacherla, Susmitha C (NE)" w:date="2020-07-31T16:35:00Z">
              <w:r w:rsidRPr="00926DA7">
                <w:rPr>
                  <w:rFonts w:ascii="Times New Roman" w:hAnsi="Times New Roman"/>
                  <w:rPrChange w:id="6" w:author="Palacherla, Susmitha C (NE)" w:date="2020-07-31T16:35:00Z">
                    <w:rPr>
                      <w:rFonts w:ascii="Times New Roman (PCL6)" w:hAnsi="Times New Roman (PCL6)"/>
                    </w:rPr>
                  </w:rPrChange>
                </w:rPr>
                <w:t>7/31/2020</w:t>
              </w:r>
            </w:ins>
          </w:p>
        </w:tc>
        <w:tc>
          <w:tcPr>
            <w:tcW w:w="126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26DA7" w:rsidRPr="00926DA7" w:rsidRDefault="00926DA7" w:rsidP="00926DA7">
            <w:pPr>
              <w:ind w:left="-12" w:right="-270"/>
              <w:jc w:val="center"/>
              <w:rPr>
                <w:rFonts w:ascii="Times New Roman" w:hAnsi="Times New Roman"/>
                <w:rPrChange w:id="7" w:author="Palacherla, Susmitha C (NE)" w:date="2020-07-31T16:35:00Z">
                  <w:rPr>
                    <w:rFonts w:ascii="Times New Roman (PCL6)" w:hAnsi="Times New Roman (PCL6)"/>
                  </w:rPr>
                </w:rPrChange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26DA7" w:rsidRPr="00926DA7" w:rsidRDefault="00926DA7" w:rsidP="00926DA7">
            <w:pPr>
              <w:ind w:right="-270"/>
              <w:rPr>
                <w:rFonts w:ascii="Times New Roman" w:hAnsi="Times New Roman"/>
                <w:rPrChange w:id="8" w:author="Palacherla, Susmitha C (NE)" w:date="2020-07-31T16:35:00Z">
                  <w:rPr>
                    <w:rFonts w:ascii="Times New Roman (PCL6)" w:hAnsi="Times New Roman (PCL6)"/>
                  </w:rPr>
                </w:rPrChange>
              </w:rPr>
            </w:pPr>
            <w:ins w:id="9" w:author="Palacherla, Susmitha C (NE)" w:date="2020-07-31T16:35:00Z">
              <w:r w:rsidRPr="00926DA7">
                <w:rPr>
                  <w:rFonts w:ascii="Times New Roman" w:hAnsi="Times New Roman"/>
                  <w:rPrChange w:id="10" w:author="Palacherla, Susmitha C (NE)" w:date="2020-07-31T16:35:00Z">
                    <w:rPr>
                      <w:sz w:val="24"/>
                    </w:rPr>
                  </w:rPrChange>
                </w:rPr>
                <w:t xml:space="preserve">TFS 17716 - Removed company specific references </w:t>
              </w:r>
            </w:ins>
            <w:del w:id="11" w:author="Palacherla, Susmitha C (NE)" w:date="2020-07-31T16:35:00Z">
              <w:r w:rsidRPr="00926DA7" w:rsidDel="00473C72">
                <w:rPr>
                  <w:rFonts w:ascii="Times New Roman" w:hAnsi="Times New Roman"/>
                  <w:rPrChange w:id="12" w:author="Palacherla, Susmitha C (NE)" w:date="2020-07-31T16:35:00Z">
                    <w:rPr>
                      <w:rFonts w:ascii="Times New Roman (PCL6)" w:hAnsi="Times New Roman (PCL6)"/>
                    </w:rPr>
                  </w:rPrChange>
                </w:rPr>
                <w:delText xml:space="preserve">TFS 15465 - eCoaching - London Alternate Channel Bingo logs 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 xml:space="preserve">Susmitha </w:t>
      </w:r>
      <w:proofErr w:type="spellStart"/>
      <w:r w:rsidR="00202048" w:rsidRPr="001D6CCE">
        <w:rPr>
          <w:rFonts w:ascii="Times New Roman" w:hAnsi="Times New Roman"/>
          <w:b w:val="0"/>
          <w:sz w:val="22"/>
          <w:szCs w:val="22"/>
        </w:rPr>
        <w:t>Palacherla</w:t>
      </w:r>
      <w:proofErr w:type="spellEnd"/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Del="00926DA7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del w:id="13" w:author="Palacherla, Susmitha C (NE)" w:date="2020-07-31T16:36:00Z"/>
          <w:rFonts w:ascii="Times New Roman (PCL6)" w:hAnsi="Times New Roman (PCL6)"/>
          <w:sz w:val="22"/>
        </w:rPr>
      </w:pPr>
      <w:del w:id="14" w:author="Palacherla, Susmitha C (NE)" w:date="2020-07-31T16:36:00Z">
        <w:r w:rsidDel="00926DA7"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146C2F39" wp14:editId="155C6C4F">
                  <wp:simplePos x="0" y="0"/>
                  <wp:positionH relativeFrom="column">
                    <wp:posOffset>4754880</wp:posOffset>
                  </wp:positionH>
                  <wp:positionV relativeFrom="paragraph">
                    <wp:posOffset>441325</wp:posOffset>
                  </wp:positionV>
                  <wp:extent cx="915035" cy="635"/>
                  <wp:effectExtent l="11430" t="12700" r="6985" b="5715"/>
                  <wp:wrapNone/>
                  <wp:docPr id="14" name="Lin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91503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  <v:stroke startarrowwidth="narrow" startarrowlength="short" endarrowwidth="narrow" endarrowlength="short"/>
                </v:line>
              </w:pict>
            </mc:Fallback>
          </mc:AlternateContent>
        </w:r>
        <w:r w:rsidDel="00926DA7">
          <w:rPr>
            <w:noProof/>
          </w:rPr>
          <mc:AlternateContent>
            <mc:Choice Requires="wps">
              <w:drawing>
                <wp:anchor distT="0" distB="0" distL="114300" distR="114300" simplePos="0" relativeHeight="251656192" behindDoc="0" locked="0" layoutInCell="0" allowOverlap="1" wp14:anchorId="15B3DAEF" wp14:editId="2FE2BA33">
                  <wp:simplePos x="0" y="0"/>
                  <wp:positionH relativeFrom="column">
                    <wp:posOffset>914400</wp:posOffset>
                  </wp:positionH>
                  <wp:positionV relativeFrom="paragraph">
                    <wp:posOffset>415925</wp:posOffset>
                  </wp:positionV>
                  <wp:extent cx="2469515" cy="635"/>
                  <wp:effectExtent l="9525" t="6350" r="6985" b="12065"/>
                  <wp:wrapNone/>
                  <wp:docPr id="11" name="Lin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46951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  <v:stroke startarrowwidth="narrow" startarrowlength="short" endarrowwidth="narrow" endarrowlength="short"/>
                </v:line>
              </w:pict>
            </mc:Fallback>
          </mc:AlternateContent>
        </w:r>
        <w:r w:rsidR="009F2A51" w:rsidRPr="002431EB" w:rsidDel="00926DA7">
          <w:rPr>
            <w:rFonts w:ascii="Times New Roman (PCL6)" w:hAnsi="Times New Roman (PCL6)"/>
            <w:b w:val="0"/>
            <w:sz w:val="22"/>
          </w:rPr>
          <w:delText>Approved by:</w:delText>
        </w:r>
        <w:r w:rsidR="009F2A51" w:rsidRPr="002431EB" w:rsidDel="00926DA7">
          <w:rPr>
            <w:rFonts w:ascii="Times New Roman (PCL6)" w:hAnsi="Times New Roman (PCL6)"/>
            <w:b w:val="0"/>
            <w:sz w:val="20"/>
          </w:rPr>
          <w:tab/>
        </w:r>
        <w:r w:rsidR="009F2A51" w:rsidRPr="002431EB" w:rsidDel="00926DA7">
          <w:rPr>
            <w:rFonts w:ascii="Times New Roman (PCL6)" w:hAnsi="Times New Roman (PCL6)"/>
            <w:b w:val="0"/>
            <w:sz w:val="20"/>
          </w:rPr>
          <w:tab/>
        </w:r>
        <w:r w:rsidR="009F2A51" w:rsidRPr="002431EB" w:rsidDel="00926DA7">
          <w:rPr>
            <w:rFonts w:ascii="Times New Roman (PCL6)" w:hAnsi="Times New Roman (PCL6)"/>
            <w:b w:val="0"/>
            <w:sz w:val="22"/>
          </w:rPr>
          <w:delText xml:space="preserve">Date: </w:delText>
        </w:r>
      </w:del>
    </w:p>
    <w:p w:rsidR="009F2A51" w:rsidRPr="001D6CCE" w:rsidDel="00926DA7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del w:id="15" w:author="Palacherla, Susmitha C (NE)" w:date="2020-07-31T16:36:00Z"/>
          <w:rFonts w:ascii="Times New Roman" w:hAnsi="Times New Roman"/>
        </w:rPr>
      </w:pPr>
    </w:p>
    <w:p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1D6CCE" w:rsidTr="00B63D5F">
        <w:trPr>
          <w:tblHeader/>
        </w:trPr>
        <w:tc>
          <w:tcPr>
            <w:tcW w:w="144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Susmitha </w:t>
            </w:r>
            <w:proofErr w:type="spellStart"/>
            <w:r w:rsidRPr="001D6CCE">
              <w:rPr>
                <w:sz w:val="22"/>
                <w:szCs w:val="22"/>
              </w:rPr>
              <w:t>Palacherla</w:t>
            </w:r>
            <w:proofErr w:type="spellEnd"/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Susmitha </w:t>
            </w:r>
            <w:proofErr w:type="spellStart"/>
            <w:r w:rsidRPr="001D6CCE">
              <w:rPr>
                <w:sz w:val="22"/>
                <w:szCs w:val="22"/>
              </w:rPr>
              <w:t>Palacherla</w:t>
            </w:r>
            <w:proofErr w:type="spellEnd"/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Susmitha </w:t>
            </w:r>
            <w:proofErr w:type="spellStart"/>
            <w:r w:rsidRPr="001D6CCE">
              <w:rPr>
                <w:sz w:val="22"/>
                <w:szCs w:val="22"/>
              </w:rPr>
              <w:t>Palacherla</w:t>
            </w:r>
            <w:proofErr w:type="spellEnd"/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Susmitha </w:t>
            </w:r>
            <w:proofErr w:type="spellStart"/>
            <w:r w:rsidRPr="001D6CCE">
              <w:rPr>
                <w:sz w:val="22"/>
                <w:szCs w:val="22"/>
              </w:rPr>
              <w:t>Palacherla</w:t>
            </w:r>
            <w:proofErr w:type="spellEnd"/>
          </w:p>
        </w:tc>
      </w:tr>
      <w:tr w:rsidR="00B63D5F" w:rsidRPr="001D6CCE" w:rsidTr="00B63D5F">
        <w:tc>
          <w:tcPr>
            <w:tcW w:w="1440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Susmitha </w:t>
            </w:r>
            <w:proofErr w:type="spellStart"/>
            <w:r w:rsidRPr="001D6CCE">
              <w:rPr>
                <w:sz w:val="22"/>
                <w:szCs w:val="22"/>
              </w:rPr>
              <w:t>Palacherla</w:t>
            </w:r>
            <w:proofErr w:type="spellEnd"/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Susmitha </w:t>
            </w:r>
            <w:proofErr w:type="spellStart"/>
            <w:r w:rsidRPr="001D6CCE">
              <w:rPr>
                <w:sz w:val="22"/>
                <w:szCs w:val="22"/>
              </w:rPr>
              <w:t>Palacherla</w:t>
            </w:r>
            <w:proofErr w:type="spellEnd"/>
          </w:p>
        </w:tc>
      </w:tr>
      <w:tr w:rsidR="00DA5AD6" w:rsidRPr="001D6CCE" w:rsidTr="00B63D5F">
        <w:tc>
          <w:tcPr>
            <w:tcW w:w="144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8/14/2017</w:t>
            </w:r>
          </w:p>
        </w:tc>
        <w:tc>
          <w:tcPr>
            <w:tcW w:w="5238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6.0 TFS 7105 – Upgrade to SQL Server 2012</w:t>
            </w:r>
          </w:p>
        </w:tc>
        <w:tc>
          <w:tcPr>
            <w:tcW w:w="279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 xml:space="preserve">Susmitha </w:t>
            </w:r>
            <w:proofErr w:type="spellStart"/>
            <w:r w:rsidRPr="00925A7E">
              <w:rPr>
                <w:sz w:val="22"/>
                <w:szCs w:val="22"/>
              </w:rPr>
              <w:t>Palacherla</w:t>
            </w:r>
            <w:proofErr w:type="spellEnd"/>
          </w:p>
        </w:tc>
      </w:tr>
      <w:tr w:rsidR="005C3A7B" w:rsidRPr="001D6CCE" w:rsidTr="00B63D5F">
        <w:tc>
          <w:tcPr>
            <w:tcW w:w="1440" w:type="dxa"/>
          </w:tcPr>
          <w:p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12/28/2017</w:t>
            </w:r>
          </w:p>
        </w:tc>
        <w:tc>
          <w:tcPr>
            <w:tcW w:w="5238" w:type="dxa"/>
          </w:tcPr>
          <w:p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7.0 TFS 7854 – Encryption related changes for feed files and staging tables</w:t>
            </w:r>
          </w:p>
        </w:tc>
        <w:tc>
          <w:tcPr>
            <w:tcW w:w="2790" w:type="dxa"/>
          </w:tcPr>
          <w:p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 xml:space="preserve">Susmitha </w:t>
            </w:r>
            <w:proofErr w:type="spellStart"/>
            <w:r w:rsidRPr="00925A7E">
              <w:rPr>
                <w:sz w:val="22"/>
                <w:szCs w:val="22"/>
              </w:rPr>
              <w:t>Palacherla</w:t>
            </w:r>
            <w:proofErr w:type="spellEnd"/>
          </w:p>
        </w:tc>
      </w:tr>
      <w:tr w:rsidR="00925A7E" w:rsidRPr="001D6CCE" w:rsidTr="00B63D5F">
        <w:tc>
          <w:tcPr>
            <w:tcW w:w="1440" w:type="dxa"/>
          </w:tcPr>
          <w:p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07/10/2019</w:t>
            </w:r>
          </w:p>
        </w:tc>
        <w:tc>
          <w:tcPr>
            <w:tcW w:w="5238" w:type="dxa"/>
          </w:tcPr>
          <w:p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8.0 TFS 14706 - Switch smtpout.gdit.com to ironport.maximus.com</w:t>
            </w:r>
          </w:p>
        </w:tc>
        <w:tc>
          <w:tcPr>
            <w:tcW w:w="2790" w:type="dxa"/>
          </w:tcPr>
          <w:p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 xml:space="preserve">Susmitha </w:t>
            </w:r>
            <w:proofErr w:type="spellStart"/>
            <w:r w:rsidRPr="009D1184">
              <w:rPr>
                <w:sz w:val="22"/>
                <w:szCs w:val="22"/>
              </w:rPr>
              <w:t>Palacherla</w:t>
            </w:r>
            <w:proofErr w:type="spellEnd"/>
          </w:p>
        </w:tc>
      </w:tr>
      <w:tr w:rsidR="00C22C83" w:rsidRPr="001D6CCE" w:rsidTr="00B63D5F">
        <w:tc>
          <w:tcPr>
            <w:tcW w:w="1440" w:type="dxa"/>
          </w:tcPr>
          <w:p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08/16/2019</w:t>
            </w:r>
          </w:p>
        </w:tc>
        <w:tc>
          <w:tcPr>
            <w:tcW w:w="5238" w:type="dxa"/>
          </w:tcPr>
          <w:p w:rsidR="00C22C83" w:rsidRPr="009D1184" w:rsidRDefault="00C22C83" w:rsidP="009D1184">
            <w:pPr>
              <w:pStyle w:val="hdr1"/>
              <w:ind w:left="0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9.0 TFS 15063 - Quality Now Rewards and Recognition (Bingo)</w:t>
            </w:r>
          </w:p>
        </w:tc>
        <w:tc>
          <w:tcPr>
            <w:tcW w:w="2790" w:type="dxa"/>
          </w:tcPr>
          <w:p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 xml:space="preserve">Susmitha </w:t>
            </w:r>
            <w:proofErr w:type="spellStart"/>
            <w:r w:rsidRPr="009D1184">
              <w:rPr>
                <w:sz w:val="22"/>
                <w:szCs w:val="22"/>
              </w:rPr>
              <w:t>Palacherla</w:t>
            </w:r>
            <w:proofErr w:type="spellEnd"/>
          </w:p>
        </w:tc>
      </w:tr>
      <w:tr w:rsidR="009D1184" w:rsidRPr="001D6CCE" w:rsidTr="00B63D5F">
        <w:tc>
          <w:tcPr>
            <w:tcW w:w="1440" w:type="dxa"/>
          </w:tcPr>
          <w:p w:rsid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09/27/2019</w:t>
            </w:r>
          </w:p>
        </w:tc>
        <w:tc>
          <w:tcPr>
            <w:tcW w:w="5238" w:type="dxa"/>
          </w:tcPr>
          <w:p w:rsidR="009D1184" w:rsidRPr="009D1184" w:rsidRDefault="009D1184" w:rsidP="009D1184">
            <w:pPr>
              <w:pStyle w:val="hdr1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10.0 </w:t>
            </w:r>
            <w:r w:rsidRPr="009D1184">
              <w:rPr>
                <w:sz w:val="22"/>
                <w:szCs w:val="22"/>
              </w:rPr>
              <w:t xml:space="preserve">TFS 15465 - </w:t>
            </w:r>
            <w:proofErr w:type="spellStart"/>
            <w:r w:rsidRPr="009D1184">
              <w:rPr>
                <w:sz w:val="22"/>
                <w:szCs w:val="22"/>
              </w:rPr>
              <w:t>eCoaching</w:t>
            </w:r>
            <w:proofErr w:type="spellEnd"/>
            <w:r w:rsidRPr="009D1184">
              <w:rPr>
                <w:sz w:val="22"/>
                <w:szCs w:val="22"/>
              </w:rPr>
              <w:t xml:space="preserve"> - London Alternate Channel Bingo logs</w:t>
            </w:r>
          </w:p>
        </w:tc>
        <w:tc>
          <w:tcPr>
            <w:tcW w:w="2790" w:type="dxa"/>
          </w:tcPr>
          <w:p w:rsidR="009D1184" w:rsidRP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Susmitha </w:t>
            </w:r>
            <w:proofErr w:type="spellStart"/>
            <w:r>
              <w:rPr>
                <w:sz w:val="22"/>
                <w:szCs w:val="22"/>
              </w:rPr>
              <w:t>Palacherla</w:t>
            </w:r>
            <w:proofErr w:type="spellEnd"/>
          </w:p>
        </w:tc>
      </w:tr>
      <w:tr w:rsidR="003616C2" w:rsidRPr="001D6CCE" w:rsidTr="00B63D5F">
        <w:tc>
          <w:tcPr>
            <w:tcW w:w="1440" w:type="dxa"/>
          </w:tcPr>
          <w:p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7/29/2020</w:t>
            </w:r>
          </w:p>
        </w:tc>
        <w:tc>
          <w:tcPr>
            <w:tcW w:w="5238" w:type="dxa"/>
          </w:tcPr>
          <w:p w:rsidR="003616C2" w:rsidRDefault="003616C2" w:rsidP="003616C2">
            <w:pPr>
              <w:pStyle w:val="hdr1"/>
              <w:ind w:left="0"/>
              <w:rPr>
                <w:sz w:val="22"/>
                <w:szCs w:val="22"/>
              </w:rPr>
            </w:pPr>
            <w:r w:rsidRPr="00926DA7">
              <w:rPr>
                <w:sz w:val="22"/>
                <w:szCs w:val="22"/>
                <w:rPrChange w:id="16" w:author="Palacherla, Susmitha C (NE)" w:date="2020-07-31T16:36:00Z">
                  <w:rPr/>
                </w:rPrChange>
              </w:rPr>
              <w:t xml:space="preserve">TFS 17716 - Removed company specific references </w:t>
            </w:r>
            <w:del w:id="17" w:author="Palacherla, Susmitha C (NE)" w:date="2020-07-31T16:36:00Z">
              <w:r w:rsidRPr="00926DA7" w:rsidDel="00926DA7">
                <w:rPr>
                  <w:sz w:val="22"/>
                  <w:szCs w:val="22"/>
                  <w:rPrChange w:id="18" w:author="Palacherla, Susmitha C (NE)" w:date="2020-07-31T16:36:00Z">
                    <w:rPr/>
                  </w:rPrChange>
                </w:rPr>
                <w:delText>like GDIT</w:delText>
              </w:r>
            </w:del>
          </w:p>
        </w:tc>
        <w:tc>
          <w:tcPr>
            <w:tcW w:w="2790" w:type="dxa"/>
          </w:tcPr>
          <w:p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6DA7">
              <w:rPr>
                <w:sz w:val="22"/>
                <w:szCs w:val="22"/>
                <w:rPrChange w:id="19" w:author="Palacherla, Susmitha C (NE)" w:date="2020-07-31T16:36:00Z">
                  <w:rPr/>
                </w:rPrChange>
              </w:rPr>
              <w:t xml:space="preserve">Susmitha </w:t>
            </w:r>
            <w:proofErr w:type="spellStart"/>
            <w:r w:rsidRPr="00926DA7">
              <w:rPr>
                <w:sz w:val="22"/>
                <w:szCs w:val="22"/>
                <w:rPrChange w:id="20" w:author="Palacherla, Susmitha C (NE)" w:date="2020-07-31T16:36:00Z">
                  <w:rPr/>
                </w:rPrChange>
              </w:rPr>
              <w:t>Palacherla</w:t>
            </w:r>
            <w:proofErr w:type="spellEnd"/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21" w:name="_Toc434743870"/>
      <w:r w:rsidRPr="002431EB">
        <w:br w:type="page"/>
      </w:r>
      <w:bookmarkStart w:id="22" w:name="_GoBack"/>
      <w:bookmarkEnd w:id="21"/>
      <w:bookmarkEnd w:id="22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C484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0624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_Toc503960624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5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_Toc503960625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0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_Toc503960630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1.6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6063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CD5CE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3" w:name="_Toc503960624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23"/>
    </w:p>
    <w:p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4" w:name="_Toc503960625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24"/>
    </w:p>
    <w:p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 xml:space="preserve">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</w:t>
      </w:r>
      <w:proofErr w:type="spellStart"/>
      <w:r w:rsidR="0094076B" w:rsidRPr="001D6CCE">
        <w:rPr>
          <w:rFonts w:ascii="Times New Roman" w:hAnsi="Times New Roman"/>
          <w:color w:val="000000" w:themeColor="text1"/>
        </w:rPr>
        <w:t>ecls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</w:t>
      </w:r>
      <w:proofErr w:type="spellStart"/>
      <w:proofErr w:type="gramStart"/>
      <w:r w:rsidR="001B4454" w:rsidRPr="001D6CCE">
        <w:rPr>
          <w:rFonts w:ascii="Times New Roman" w:hAnsi="Times New Roman"/>
          <w:color w:val="000000" w:themeColor="text1"/>
        </w:rPr>
        <w:t>eCL</w:t>
      </w:r>
      <w:proofErr w:type="spellEnd"/>
      <w:proofErr w:type="gramEnd"/>
      <w:r w:rsidR="001B4454" w:rsidRPr="001D6CCE">
        <w:rPr>
          <w:rFonts w:ascii="Times New Roman" w:hAnsi="Times New Roman"/>
          <w:color w:val="000000" w:themeColor="text1"/>
        </w:rPr>
        <w:t xml:space="preserve"> work-flow, items can be tracked from start to finish to verify if items have been addressed. </w:t>
      </w: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5" w:name="_Toc503960626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25"/>
    </w:p>
    <w:p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evalautions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>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</w:t>
      </w:r>
      <w:proofErr w:type="spellStart"/>
      <w:r w:rsidR="0094076B" w:rsidRPr="001D6CCE">
        <w:rPr>
          <w:rFonts w:ascii="Times New Roman" w:hAnsi="Times New Roman"/>
          <w:color w:val="000000" w:themeColor="text1"/>
        </w:rPr>
        <w:t>ecls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 xml:space="preserve">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6" w:name="_Toc50396062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26"/>
    </w:p>
    <w:p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</w:t>
      </w:r>
      <w:r w:rsidR="0053330A" w:rsidRPr="001D6CCE">
        <w:rPr>
          <w:rFonts w:ascii="Times New Roman" w:hAnsi="Times New Roman"/>
          <w:color w:val="000000" w:themeColor="text1"/>
        </w:rPr>
        <w:t xml:space="preserve">Files are staged </w:t>
      </w:r>
      <w:r w:rsidR="0053330A" w:rsidRPr="005C3A7B">
        <w:rPr>
          <w:rFonts w:ascii="Times New Roman" w:hAnsi="Times New Roman"/>
          <w:color w:val="000000" w:themeColor="text1"/>
        </w:rPr>
        <w:t xml:space="preserve">at </w:t>
      </w:r>
      <w:hyperlink r:id="rId8" w:history="1">
        <w:r w:rsidR="001F3C08" w:rsidRPr="00925A7E">
          <w:rPr>
            <w:rStyle w:val="Hyperlink"/>
          </w:rPr>
          <w:t>\\</w:t>
        </w:r>
        <w:r w:rsidR="001F3C08" w:rsidRPr="00700164">
          <w:rPr>
            <w:rStyle w:val="Hyperlink"/>
            <w:rFonts w:ascii="Times New Roman" w:hAnsi="Times New Roman"/>
          </w:rPr>
          <w:t>f3420-ecldbp01\data\Coaching\Quality_Other\Encrypt_Out</w:t>
        </w:r>
      </w:hyperlink>
      <w:r>
        <w:rPr>
          <w:rStyle w:val="Hyperlink"/>
          <w:rFonts w:ascii="Times New Roman" w:hAnsi="Times New Roman"/>
        </w:rPr>
        <w:t xml:space="preserve">  </w:t>
      </w:r>
      <w:r w:rsidRPr="00925A7E">
        <w:rPr>
          <w:color w:val="000000" w:themeColor="text1"/>
        </w:rPr>
        <w:t xml:space="preserve">until loaded. Encrypted files have naming convention </w:t>
      </w:r>
      <w:proofErr w:type="spellStart"/>
      <w:r w:rsidRPr="001D6CCE">
        <w:rPr>
          <w:rFonts w:ascii="Times New Roman" w:hAnsi="Times New Roman"/>
          <w:color w:val="000000" w:themeColor="text1"/>
        </w:rPr>
        <w:t>eCL_Quality_Feed_</w:t>
      </w:r>
      <w:r w:rsidRPr="00925A7E">
        <w:rPr>
          <w:rFonts w:ascii="Times New Roman" w:hAnsi="Times New Roman"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</w:t>
      </w:r>
      <w:r w:rsidRPr="00124D8C">
        <w:rPr>
          <w:rFonts w:ascii="Times New Roman" w:hAnsi="Times New Roman"/>
          <w:sz w:val="20"/>
          <w:szCs w:val="20"/>
        </w:rPr>
        <w:t>.zip.encrypt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 </w:t>
      </w:r>
    </w:p>
    <w:p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Decrypted files ready to load have </w:t>
      </w:r>
      <w:r w:rsidRPr="001D6CCE">
        <w:rPr>
          <w:rFonts w:ascii="Times New Roman" w:hAnsi="Times New Roman"/>
          <w:color w:val="000000" w:themeColor="text1"/>
        </w:rPr>
        <w:t>Files have a naming convention eCL_Quality_Feed_</w:t>
      </w:r>
      <w:proofErr w:type="gramStart"/>
      <w:r w:rsidRPr="001D6CCE">
        <w:rPr>
          <w:rFonts w:ascii="Times New Roman" w:hAnsi="Times New Roman"/>
          <w:b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  where</w:t>
      </w:r>
      <w:proofErr w:type="gramEnd"/>
      <w:r w:rsidRPr="001D6CCE">
        <w:rPr>
          <w:rFonts w:ascii="Times New Roman" w:hAnsi="Times New Roman"/>
          <w:color w:val="000000" w:themeColor="text1"/>
        </w:rPr>
        <w:t xml:space="preserve"> xxx is the 3 letter Report code.</w:t>
      </w:r>
    </w:p>
    <w:p w:rsidR="005C3A7B" w:rsidRPr="001D6CCE" w:rsidRDefault="005C3A7B" w:rsidP="0053330A">
      <w:pPr>
        <w:rPr>
          <w:rFonts w:ascii="Times New Roman" w:hAnsi="Times New Roman"/>
          <w:color w:val="000000" w:themeColor="text1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840"/>
        <w:gridCol w:w="1878"/>
        <w:gridCol w:w="766"/>
        <w:gridCol w:w="1292"/>
      </w:tblGrid>
      <w:tr w:rsidR="0053330A" w:rsidRPr="001D6CCE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  <w:color w:val="FFFFFF"/>
              </w:rPr>
              <w:t>eCL</w:t>
            </w:r>
            <w:proofErr w:type="spellEnd"/>
            <w:r w:rsidRPr="001D6CCE">
              <w:rPr>
                <w:rFonts w:ascii="Times New Roman" w:hAnsi="Times New Roman"/>
                <w:b/>
                <w:bCs/>
                <w:color w:val="FFFFFF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4</w:t>
            </w:r>
            <w:r w:rsidR="00843A3C" w:rsidRPr="001D6CCE">
              <w:rPr>
                <w:rFonts w:ascii="Times New Roman" w:hAnsi="Times New Roman"/>
                <w:color w:val="000000"/>
              </w:rPr>
              <w:t>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  <w:tr w:rsidR="00C22C83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Pr="001D6CCE" w:rsidDel="00C22C83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5.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C22C83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 (QCM  &amp;QM) for CSRs and Supervisors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BQN BQNS</w:t>
            </w:r>
          </w:p>
          <w:p w:rsidR="009D1184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</w:t>
            </w:r>
          </w:p>
          <w:p w:rsidR="009D1184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BQMS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C22C83" w:rsidRPr="001D6CCE" w:rsidRDefault="00C22C83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Pending Acknowledgement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Quality</w:t>
            </w:r>
          </w:p>
        </w:tc>
      </w:tr>
    </w:tbl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7" w:name="_Toc503960628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27"/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8" w:name="_Toc503960629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28"/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9" w:name="_Toc503960630"/>
      <w:r w:rsidRPr="001D6CCE">
        <w:rPr>
          <w:rFonts w:ascii="Times New Roman" w:hAnsi="Times New Roman" w:cs="Times New Roman"/>
          <w:color w:val="auto"/>
        </w:rPr>
        <w:t>Software</w:t>
      </w:r>
      <w:bookmarkEnd w:id="29"/>
    </w:p>
    <w:p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30" w:name="_Toc503960631"/>
      <w:r w:rsidRPr="001D6CCE">
        <w:rPr>
          <w:rFonts w:ascii="Times New Roman" w:hAnsi="Times New Roman" w:cs="Times New Roman"/>
          <w:color w:val="auto"/>
        </w:rPr>
        <w:t>Hardware</w:t>
      </w:r>
      <w:bookmarkEnd w:id="30"/>
    </w:p>
    <w:p w:rsidR="00DA5AD6" w:rsidRPr="00810310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Pr="00257251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DA5AD6" w:rsidRDefault="00CD5CEE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DA5AD6" w:rsidRPr="00257251" w:rsidRDefault="00CD5CEE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DA5AD6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DA5AD6" w:rsidRPr="00257251" w:rsidRDefault="00CD5CEE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5C3A7B" w:rsidRPr="00700164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</w:hyperlink>
      <w:r w:rsidR="005C3A7B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5C3A7B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1" w:name="_Toc503960632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31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</w:t>
      </w:r>
      <w:proofErr w:type="spellStart"/>
      <w:proofErr w:type="gramStart"/>
      <w:r w:rsidR="00B41F6B" w:rsidRPr="001D6CCE">
        <w:rPr>
          <w:rFonts w:ascii="Times New Roman" w:hAnsi="Times New Roman"/>
          <w:color w:val="000000" w:themeColor="text1"/>
        </w:rPr>
        <w:t>eCL</w:t>
      </w:r>
      <w:proofErr w:type="spellEnd"/>
      <w:proofErr w:type="gramEnd"/>
      <w:r w:rsidR="00B41F6B" w:rsidRPr="001D6CCE">
        <w:rPr>
          <w:rFonts w:ascii="Times New Roman" w:hAnsi="Times New Roman"/>
          <w:color w:val="000000" w:themeColor="text1"/>
        </w:rPr>
        <w:t xml:space="preserve">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32" w:name="_Toc503960633"/>
      <w:r w:rsidRPr="001D6CCE">
        <w:rPr>
          <w:rFonts w:ascii="Times New Roman" w:hAnsi="Times New Roman" w:cs="Times New Roman"/>
          <w:color w:val="auto"/>
        </w:rPr>
        <w:lastRenderedPageBreak/>
        <w:t>Details</w:t>
      </w:r>
      <w:bookmarkEnd w:id="32"/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33" w:name="_Toc387654370"/>
      <w:bookmarkStart w:id="34" w:name="_Toc387758815"/>
      <w:bookmarkStart w:id="35" w:name="_Toc387821326"/>
      <w:bookmarkStart w:id="36" w:name="_Toc387821375"/>
      <w:bookmarkStart w:id="37" w:name="_Toc430607220"/>
      <w:bookmarkStart w:id="38" w:name="_Toc430607321"/>
      <w:bookmarkStart w:id="39" w:name="_Toc430607359"/>
      <w:bookmarkStart w:id="40" w:name="_Toc503960634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41" w:name="_Toc387654371"/>
      <w:bookmarkStart w:id="42" w:name="_Toc387758816"/>
      <w:bookmarkStart w:id="43" w:name="_Toc387821327"/>
      <w:bookmarkStart w:id="44" w:name="_Toc387821376"/>
      <w:bookmarkStart w:id="45" w:name="_Toc430607221"/>
      <w:bookmarkStart w:id="46" w:name="_Toc430607322"/>
      <w:bookmarkStart w:id="47" w:name="_Toc430607360"/>
      <w:bookmarkStart w:id="48" w:name="_Toc503960635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9" w:name="_Toc503960636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49"/>
    </w:p>
    <w:p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</w:t>
      </w:r>
      <w:proofErr w:type="gramStart"/>
      <w:r w:rsidR="00381B5A" w:rsidRPr="001D6CCE">
        <w:rPr>
          <w:rFonts w:ascii="Times New Roman" w:hAnsi="Times New Roman"/>
        </w:rPr>
        <w:t>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</w:t>
      </w:r>
      <w:proofErr w:type="gramEnd"/>
      <w:r w:rsidR="005C5F9F" w:rsidRPr="001D6CCE">
        <w:rPr>
          <w:rFonts w:ascii="Times New Roman" w:hAnsi="Times New Roman"/>
        </w:rPr>
        <w:t xml:space="preserve">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2" w:history="1">
        <w:r w:rsidR="005C3A7B" w:rsidRPr="00700164">
          <w:rPr>
            <w:rStyle w:val="Hyperlink"/>
            <w:rFonts w:ascii="Times New Roman" w:hAnsi="Times New Roman"/>
          </w:rPr>
          <w:t>\\f3420-ecldbp01\data\Coaching\Quality_Other\Dencrypt_Out</w:t>
        </w:r>
      </w:hyperlink>
    </w:p>
    <w:p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proofErr w:type="spellStart"/>
      <w:r w:rsidR="00E64317" w:rsidRPr="001D6CCE">
        <w:rPr>
          <w:rFonts w:ascii="Times New Roman" w:hAnsi="Times New Roman"/>
        </w:rPr>
        <w:t>Coaching_Log</w:t>
      </w:r>
      <w:proofErr w:type="spellEnd"/>
      <w:r w:rsidR="00E64317" w:rsidRPr="001D6CCE">
        <w:rPr>
          <w:rFonts w:ascii="Times New Roman" w:hAnsi="Times New Roman"/>
        </w:rPr>
        <w:t xml:space="preserve"> and </w:t>
      </w:r>
      <w:proofErr w:type="spellStart"/>
      <w:r w:rsidR="00E64317" w:rsidRPr="001D6CCE">
        <w:rPr>
          <w:rFonts w:ascii="Times New Roman" w:hAnsi="Times New Roman"/>
        </w:rPr>
        <w:t>Coaching_Log_Reason</w:t>
      </w:r>
      <w:proofErr w:type="spellEnd"/>
    </w:p>
    <w:p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F770C" w:rsidRPr="001D6CCE" w:rsidRDefault="006F770C" w:rsidP="006F770C">
      <w:pPr>
        <w:rPr>
          <w:rFonts w:ascii="Times New Roman" w:hAnsi="Times New Roman"/>
        </w:rPr>
      </w:pPr>
    </w:p>
    <w:p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50" w:name="_Toc503960637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50"/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1" w:name="_Toc503960638"/>
      <w:r w:rsidRPr="001D6CCE">
        <w:rPr>
          <w:rFonts w:ascii="Times New Roman" w:hAnsi="Times New Roman" w:cs="Times New Roman"/>
          <w:color w:val="auto"/>
        </w:rPr>
        <w:t>SQL agent job</w:t>
      </w:r>
      <w:bookmarkEnd w:id="51"/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 w:rsidR="00DA5AD6">
        <w:rPr>
          <w:rFonts w:ascii="Times New Roman" w:hAnsi="Times New Roman"/>
        </w:rPr>
        <w:t>F3420-ECLDBP01</w:t>
      </w:r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proofErr w:type="spellStart"/>
      <w:r w:rsidR="00DA5AD6">
        <w:rPr>
          <w:rFonts w:ascii="Times New Roman" w:hAnsi="Times New Roman"/>
        </w:rPr>
        <w:t>Coaching</w:t>
      </w:r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DA5AD6">
        <w:rPr>
          <w:rFonts w:ascii="Times New Roman" w:hAnsi="Times New Roman"/>
        </w:rPr>
        <w:t>Load</w:t>
      </w:r>
      <w:proofErr w:type="spellEnd"/>
    </w:p>
    <w:p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13" w:history="1">
        <w:r w:rsidR="00DA5AD6" w:rsidRPr="00DA5AD6">
          <w:rPr>
            <w:rStyle w:val="Hyperlink"/>
            <w:rFonts w:ascii="Times New Roman" w:hAnsi="Times New Roman"/>
          </w:rPr>
          <w:t>\\F3420-ECLDBP01\ssis\Coaching\Packages\Quality_Other _</w:t>
        </w:r>
        <w:proofErr w:type="spellStart"/>
        <w:r w:rsidR="00DA5AD6" w:rsidRPr="00DA5AD6">
          <w:rPr>
            <w:rStyle w:val="Hyperlink"/>
            <w:rFonts w:ascii="Times New Roman" w:hAnsi="Times New Roman"/>
          </w:rPr>
          <w:t>Coaching.dtsx</w:t>
        </w:r>
        <w:proofErr w:type="spellEnd"/>
      </w:hyperlink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</w:t>
      </w:r>
      <w:proofErr w:type="spellStart"/>
      <w:r w:rsidRPr="001D6CCE">
        <w:rPr>
          <w:rFonts w:ascii="Times New Roman" w:hAnsi="Times New Roman"/>
        </w:rPr>
        <w:t>Config</w:t>
      </w:r>
      <w:proofErr w:type="spellEnd"/>
      <w:r w:rsidRPr="001D6CCE">
        <w:rPr>
          <w:rFonts w:ascii="Times New Roman" w:hAnsi="Times New Roman"/>
        </w:rPr>
        <w:t xml:space="preserve"> File: </w:t>
      </w:r>
      <w:proofErr w:type="spellStart"/>
      <w:r w:rsidRPr="001D6CCE">
        <w:rPr>
          <w:rFonts w:ascii="Times New Roman" w:hAnsi="Times New Roman"/>
        </w:rPr>
        <w:t>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  <w:proofErr w:type="spellEnd"/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proofErr w:type="spellStart"/>
      <w:r w:rsidR="00DA5AD6">
        <w:rPr>
          <w:rFonts w:ascii="Times New Roman" w:hAnsi="Times New Roman"/>
        </w:rPr>
        <w:t>ecljobowner</w:t>
      </w:r>
      <w:proofErr w:type="spellEnd"/>
    </w:p>
    <w:p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r w:rsidR="00DA5AD6">
        <w:rPr>
          <w:rFonts w:ascii="Times New Roman" w:hAnsi="Times New Roman"/>
        </w:rPr>
        <w:t>ECLProxy</w:t>
      </w:r>
      <w:proofErr w:type="spellEnd"/>
      <w:r w:rsidR="00DA5AD6">
        <w:rPr>
          <w:rFonts w:ascii="Times New Roman" w:hAnsi="Times New Roman"/>
        </w:rPr>
        <w:t xml:space="preserve"> (ECL Credential using application service account VNGT\SVC-SQLECLP01</w:t>
      </w:r>
    </w:p>
    <w:p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 w:rsidR="00DA5AD6">
        <w:rPr>
          <w:rFonts w:ascii="Times New Roman" w:hAnsi="Times New Roman"/>
        </w:rPr>
        <w:t>Daily 10 PM EST</w:t>
      </w:r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2" w:name="_Toc503960639"/>
      <w:r w:rsidRPr="001D6CCE">
        <w:rPr>
          <w:rFonts w:ascii="Times New Roman" w:hAnsi="Times New Roman" w:cs="Times New Roman"/>
          <w:color w:val="auto"/>
        </w:rPr>
        <w:t>SSIS Package</w:t>
      </w:r>
      <w:bookmarkEnd w:id="52"/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1"/>
        <w:gridCol w:w="2319"/>
        <w:gridCol w:w="1094"/>
        <w:gridCol w:w="3956"/>
      </w:tblGrid>
      <w:tr w:rsidR="00E42C88" w:rsidRPr="001D6CCE" w:rsidTr="00925A7E">
        <w:tc>
          <w:tcPr>
            <w:tcW w:w="1799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98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856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3708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p01\data\coaching\QUALITY\Decrypt_in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lastRenderedPageBreak/>
              <w:t>EncryptedOutPath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varDBName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FailMessage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</w:tcPr>
          <w:p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1F3C08" w:rsidRPr="001F3C08">
              <w:rPr>
                <w:rFonts w:ascii="Times New Roman" w:hAnsi="Times New Roman"/>
                <w:color w:val="000000" w:themeColor="text1"/>
              </w:rPr>
              <w:t xml:space="preserve">"Quality Other Coaching Load of file \"" + </w:t>
            </w:r>
            <w:proofErr w:type="gramStart"/>
            <w:r w:rsidR="001F3C08" w:rsidRPr="001F3C08">
              <w:rPr>
                <w:rFonts w:ascii="Times New Roman" w:hAnsi="Times New Roman"/>
                <w:color w:val="000000" w:themeColor="text1"/>
              </w:rPr>
              <w:t>@[</w:t>
            </w:r>
            <w:proofErr w:type="gramEnd"/>
            <w:r w:rsidR="001F3C08" w:rsidRPr="001F3C08">
              <w:rPr>
                <w:rFonts w:ascii="Times New Roman" w:hAnsi="Times New Roman"/>
                <w:color w:val="000000" w:themeColor="text1"/>
              </w:rPr>
              <w:t>User::</w:t>
            </w:r>
            <w:proofErr w:type="spellStart"/>
            <w:r w:rsidR="001F3C08" w:rsidRPr="001F3C08">
              <w:rPr>
                <w:rFonts w:ascii="Times New Roman" w:hAnsi="Times New Roman"/>
                <w:color w:val="000000" w:themeColor="text1"/>
              </w:rPr>
              <w:t>VarFileName</w:t>
            </w:r>
            <w:proofErr w:type="spellEnd"/>
            <w:r w:rsidR="001F3C08" w:rsidRPr="001F3C08">
              <w:rPr>
                <w:rFonts w:ascii="Times New Roman" w:hAnsi="Times New Roman"/>
                <w:color w:val="000000" w:themeColor="text1"/>
              </w:rPr>
              <w:t>] + "\"  failed in " +  @[User::</w:t>
            </w:r>
            <w:proofErr w:type="spellStart"/>
            <w:r w:rsidR="001F3C08" w:rsidRPr="001F3C08">
              <w:rPr>
                <w:rFonts w:ascii="Times New Roman" w:hAnsi="Times New Roman"/>
                <w:color w:val="000000" w:themeColor="text1"/>
              </w:rPr>
              <w:t>VarDBName</w:t>
            </w:r>
            <w:proofErr w:type="spellEnd"/>
            <w:r w:rsidR="001F3C08" w:rsidRPr="001F3C08">
              <w:rPr>
                <w:rFonts w:ascii="Times New Roman" w:hAnsi="Times New Roman"/>
                <w:color w:val="000000" w:themeColor="text1"/>
              </w:rPr>
              <w:t>]+"."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:rsidTr="001F3C08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:rsidTr="001F3C08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:rsidTr="001F3C08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E42C88" w:rsidRPr="001D6CCE" w:rsidTr="00925A7E">
        <w:trPr>
          <w:trHeight w:val="368"/>
        </w:trPr>
        <w:tc>
          <w:tcPr>
            <w:tcW w:w="1799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98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856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08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E654C3" w:rsidRPr="001D6CCE" w:rsidRDefault="00E654C3" w:rsidP="00E654C3">
      <w:pPr>
        <w:rPr>
          <w:rFonts w:ascii="Times New Roman" w:hAnsi="Times New Roman"/>
          <w:b/>
        </w:rPr>
      </w:pPr>
    </w:p>
    <w:p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</w:t>
      </w:r>
      <w:proofErr w:type="spellStart"/>
      <w:r w:rsidRPr="00257251">
        <w:rPr>
          <w:rFonts w:ascii="Times New Roman" w:hAnsi="Times New Roman"/>
        </w:rPr>
        <w:t>eCoaching</w:t>
      </w:r>
      <w:proofErr w:type="spellEnd"/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  <w:proofErr w:type="spellEnd"/>
    </w:p>
    <w:p w:rsidR="00E654C3" w:rsidRPr="00925A7E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DecryptedOutPath</w:t>
      </w:r>
      <w:proofErr w:type="spellEnd"/>
      <w:r w:rsidRPr="001F3C08">
        <w:rPr>
          <w:rFonts w:ascii="Times New Roman" w:hAnsi="Times New Roman"/>
        </w:rPr>
        <w:t>] +  @[User::</w:t>
      </w:r>
      <w:proofErr w:type="spellStart"/>
      <w:r w:rsidRPr="001F3C08">
        <w:rPr>
          <w:rFonts w:ascii="Times New Roman" w:hAnsi="Times New Roman"/>
        </w:rPr>
        <w:t>VarFileName</w:t>
      </w:r>
      <w:proofErr w:type="spellEnd"/>
      <w:r w:rsidRPr="001F3C08">
        <w:rPr>
          <w:rFonts w:ascii="Times New Roman" w:hAnsi="Times New Roman"/>
        </w:rPr>
        <w:t>]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F3C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855512" wp14:editId="04E2D59E">
            <wp:extent cx="2660904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C22C83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B</w:t>
      </w:r>
      <w:r w:rsidR="009D1184">
        <w:rPr>
          <w:rFonts w:ascii="Times New Roman" w:hAnsi="Times New Roman"/>
          <w:color w:val="000000" w:themeColor="text1"/>
        </w:rPr>
        <w:t>ingo</w:t>
      </w:r>
      <w:r w:rsidR="00171192" w:rsidRPr="001D6CCE">
        <w:rPr>
          <w:rFonts w:ascii="Times New Roman" w:hAnsi="Times New Roman"/>
        </w:rPr>
        <w:t>_File</w:t>
      </w:r>
      <w:proofErr w:type="spellEnd"/>
    </w:p>
    <w:p w:rsidR="00171192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DecryptedOutPath</w:t>
      </w:r>
      <w:proofErr w:type="spellEnd"/>
      <w:r w:rsidRPr="001F3C08">
        <w:rPr>
          <w:rFonts w:ascii="Times New Roman" w:hAnsi="Times New Roman"/>
        </w:rPr>
        <w:t>] +  @[User::</w:t>
      </w:r>
      <w:proofErr w:type="spellStart"/>
      <w:r w:rsidRPr="001F3C08">
        <w:rPr>
          <w:rFonts w:ascii="Times New Roman" w:hAnsi="Times New Roman"/>
        </w:rPr>
        <w:t>VarFileName</w:t>
      </w:r>
      <w:proofErr w:type="spellEnd"/>
      <w:r w:rsidRPr="001F3C08">
        <w:rPr>
          <w:rFonts w:ascii="Times New Roman" w:hAnsi="Times New Roman"/>
        </w:rPr>
        <w:t>]</w:t>
      </w:r>
    </w:p>
    <w:p w:rsidR="00C22C83" w:rsidRPr="001D6CC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22C83" w:rsidRPr="001D6CCE" w:rsidRDefault="00C22C83" w:rsidP="00C22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OTH</w:t>
      </w:r>
      <w:r w:rsidRPr="001D6CCE">
        <w:rPr>
          <w:rFonts w:ascii="Times New Roman" w:hAnsi="Times New Roman"/>
        </w:rPr>
        <w:t>_File</w:t>
      </w:r>
      <w:proofErr w:type="spellEnd"/>
    </w:p>
    <w:p w:rsidR="00C22C83" w:rsidRPr="00925A7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DecryptedOutPath</w:t>
      </w:r>
      <w:proofErr w:type="spellEnd"/>
      <w:r w:rsidRPr="001F3C08">
        <w:rPr>
          <w:rFonts w:ascii="Times New Roman" w:hAnsi="Times New Roman"/>
        </w:rPr>
        <w:t>] +  @[User::</w:t>
      </w:r>
      <w:proofErr w:type="spellStart"/>
      <w:r w:rsidRPr="001F3C08">
        <w:rPr>
          <w:rFonts w:ascii="Times New Roman" w:hAnsi="Times New Roman"/>
        </w:rPr>
        <w:t>VarFileName</w:t>
      </w:r>
      <w:proofErr w:type="spellEnd"/>
      <w:r w:rsidRPr="001F3C08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Failed</w:t>
      </w:r>
      <w:r w:rsidRPr="001D6CCE">
        <w:rPr>
          <w:rFonts w:ascii="Times New Roman" w:hAnsi="Times New Roman"/>
        </w:rPr>
        <w:t>_File</w:t>
      </w:r>
      <w:proofErr w:type="spellEnd"/>
    </w:p>
    <w:p w:rsidR="00171192" w:rsidRPr="001D6CCE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DecryptedOutPath</w:t>
      </w:r>
      <w:proofErr w:type="spellEnd"/>
      <w:r w:rsidRPr="001F3C08">
        <w:rPr>
          <w:rFonts w:ascii="Times New Roman" w:hAnsi="Times New Roman"/>
        </w:rPr>
        <w:t>]+ @[User::</w:t>
      </w:r>
      <w:proofErr w:type="spellStart"/>
      <w:r w:rsidRPr="001F3C08">
        <w:rPr>
          <w:rFonts w:ascii="Times New Roman" w:hAnsi="Times New Roman"/>
        </w:rPr>
        <w:t>varFailedFile</w:t>
      </w:r>
      <w:proofErr w:type="spellEnd"/>
      <w:r w:rsidRPr="001F3C08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Encrypted</w:t>
      </w:r>
      <w:r w:rsidRPr="001D6CCE">
        <w:rPr>
          <w:rFonts w:ascii="Times New Roman" w:hAnsi="Times New Roman"/>
        </w:rPr>
        <w:t>_File</w:t>
      </w:r>
      <w:proofErr w:type="spellEnd"/>
    </w:p>
    <w:p w:rsidR="001F3C08" w:rsidRPr="00273931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EncryptedOutPath</w:t>
      </w:r>
      <w:proofErr w:type="spellEnd"/>
      <w:r w:rsidRPr="001F3C08">
        <w:rPr>
          <w:rFonts w:ascii="Times New Roman" w:hAnsi="Times New Roman"/>
        </w:rPr>
        <w:t>] +  @[User::</w:t>
      </w:r>
      <w:proofErr w:type="spellStart"/>
      <w:r w:rsidRPr="001F3C08">
        <w:rPr>
          <w:rFonts w:ascii="Times New Roman" w:hAnsi="Times New Roman"/>
        </w:rPr>
        <w:t>varEncryptedFileName</w:t>
      </w:r>
      <w:proofErr w:type="spellEnd"/>
      <w:r w:rsidRPr="001F3C08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:rsidR="00925A7E" w:rsidRPr="00C57F4D" w:rsidRDefault="00925A7E" w:rsidP="00C22C83">
      <w:pPr>
        <w:ind w:left="2880"/>
      </w:pPr>
      <w:r>
        <w:t>ironport.maximus.com</w:t>
      </w:r>
    </w:p>
    <w:p w:rsidR="00A67A9C" w:rsidRPr="001D6CCE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Pr="001D6CCE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t xml:space="preserve"> </w:t>
      </w:r>
    </w:p>
    <w:p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9D118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9D11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4E242C" wp14:editId="11284E3B">
            <wp:extent cx="4480560" cy="18288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Workflow</w:t>
      </w:r>
    </w:p>
    <w:p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Default="00522634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Files</w:t>
      </w:r>
    </w:p>
    <w:p w:rsidR="00522634" w:rsidRDefault="00522634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22C83" w:rsidRDefault="00C22C83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0D89451A" wp14:editId="4BA8B1F9">
            <wp:extent cx="1161288" cy="1828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83" w:rsidRPr="00925A7E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>
        <w:rPr>
          <w:rFonts w:ascii="Times New Roman" w:hAnsi="Times New Roman"/>
        </w:rPr>
        <w:t>encrypted files</w:t>
      </w:r>
    </w:p>
    <w:p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522634" w:rsidRPr="00CA5EB0" w:rsidRDefault="00522634" w:rsidP="0052263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Container: </w:t>
      </w:r>
      <w:proofErr w:type="spellStart"/>
      <w:proofErr w:type="gramStart"/>
      <w:r w:rsidRPr="00CA5EB0">
        <w:rPr>
          <w:rFonts w:ascii="Times New Roman" w:hAnsi="Times New Roman"/>
        </w:rPr>
        <w:t>Foreach</w:t>
      </w:r>
      <w:proofErr w:type="spellEnd"/>
      <w:r w:rsidRPr="00CA5EB0">
        <w:rPr>
          <w:rFonts w:ascii="Times New Roman" w:hAnsi="Times New Roman"/>
        </w:rPr>
        <w:t xml:space="preserve">  File</w:t>
      </w:r>
      <w:proofErr w:type="gramEnd"/>
      <w:r w:rsidRPr="00CA5EB0">
        <w:rPr>
          <w:rFonts w:ascii="Times New Roman" w:hAnsi="Times New Roman"/>
        </w:rPr>
        <w:t xml:space="preserve"> Loop </w:t>
      </w:r>
    </w:p>
    <w:p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\\f3420-ecldb</w:t>
      </w:r>
      <w:r>
        <w:rPr>
          <w:rFonts w:ascii="Times New Roman" w:hAnsi="Times New Roman"/>
        </w:rPr>
        <w:t>p01\data\coaching\Quality</w:t>
      </w:r>
      <w:r w:rsidRPr="003B4096">
        <w:rPr>
          <w:rFonts w:ascii="Times New Roman" w:hAnsi="Times New Roman"/>
        </w:rPr>
        <w:t>\Encrypt_out\</w:t>
      </w:r>
    </w:p>
    <w:p w:rsidR="00522634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proofErr w:type="spellStart"/>
      <w:proofErr w:type="gramStart"/>
      <w:r w:rsidRPr="003B4096">
        <w:rPr>
          <w:rFonts w:ascii="Times New Roman" w:hAnsi="Times New Roman"/>
        </w:rPr>
        <w:t>eCL</w:t>
      </w:r>
      <w:proofErr w:type="spellEnd"/>
      <w:r w:rsidRPr="003B4096">
        <w:rPr>
          <w:rFonts w:ascii="Times New Roman" w:hAnsi="Times New Roman"/>
        </w:rPr>
        <w:t>*</w:t>
      </w:r>
      <w:proofErr w:type="gramEnd"/>
      <w:r w:rsidRPr="003B4096">
        <w:rPr>
          <w:rFonts w:ascii="Times New Roman" w:hAnsi="Times New Roman"/>
        </w:rPr>
        <w:t>ETS_*.encrypt</w:t>
      </w:r>
    </w:p>
    <w:p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</w:p>
    <w:p w:rsidR="00522634" w:rsidRPr="00CA5EB0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C0D76A" wp14:editId="1514BC00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22634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:rsidR="00522634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77D1235" wp14:editId="74305CA8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Sleep for 10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seconds  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*1000)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10000);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22634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:rsidR="00522634" w:rsidRPr="00273931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59B023F" wp14:editId="56B22D7C">
            <wp:extent cx="3959352" cy="182880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:rsidR="00C06FFD" w:rsidRPr="001D6CCE" w:rsidRDefault="00C06FFD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</w:p>
    <w:p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\\f3420-ecldb</w:t>
      </w:r>
      <w:r w:rsidR="009D1184">
        <w:rPr>
          <w:rFonts w:ascii="Times New Roman" w:hAnsi="Times New Roman"/>
        </w:rPr>
        <w:t>p01\data\coaching\Quality</w:t>
      </w:r>
      <w:r w:rsidR="009D1184" w:rsidRPr="003B4096">
        <w:rPr>
          <w:rFonts w:ascii="Times New Roman" w:hAnsi="Times New Roman"/>
        </w:rPr>
        <w:t>\Encrypt_out\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A2B21BA" wp14:editId="73B9B462">
            <wp:extent cx="425196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364A0F4F" wp14:editId="523A1F57">
            <wp:extent cx="2898648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AD13E0D" wp14:editId="68462C59">
            <wp:extent cx="3502152" cy="270662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72031F0" wp14:editId="5928BBB2">
            <wp:extent cx="4343400" cy="14081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579B719F" wp14:editId="4754ECCF">
            <wp:extent cx="1133856" cy="365760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</w:t>
      </w:r>
      <w:proofErr w:type="spellEnd"/>
      <w:r w:rsidRPr="001D6CCE">
        <w:rPr>
          <w:rFonts w:ascii="Times New Roman" w:hAnsi="Times New Roman"/>
        </w:rPr>
        <w:t xml:space="preserve"> and </w:t>
      </w:r>
      <w:proofErr w:type="spellStart"/>
      <w:r w:rsidRPr="001D6CCE">
        <w:rPr>
          <w:rFonts w:ascii="Times New Roman" w:hAnsi="Times New Roman"/>
        </w:rPr>
        <w:t>Coaching_Log_Reason</w:t>
      </w:r>
      <w:proofErr w:type="spellEnd"/>
      <w:r w:rsidRPr="001D6CCE">
        <w:rPr>
          <w:rFonts w:ascii="Times New Roman" w:hAnsi="Times New Roman"/>
        </w:rPr>
        <w:t xml:space="preserve"> tables</w:t>
      </w:r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AB59101" wp14:editId="72889812">
            <wp:extent cx="2362200" cy="89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D3EDA07" wp14:editId="6F3F4988">
            <wp:extent cx="2404872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D6CCE">
        <w:rPr>
          <w:rFonts w:ascii="Times New Roman" w:hAnsi="Times New Roman"/>
        </w:rPr>
        <w:t>FINDSTRING(</w:t>
      </w:r>
      <w:proofErr w:type="gramEnd"/>
      <w:r w:rsidRPr="001D6CCE">
        <w:rPr>
          <w:rFonts w:ascii="Times New Roman" w:hAnsi="Times New Roman"/>
        </w:rPr>
        <w:t>@[User::</w:t>
      </w:r>
      <w:proofErr w:type="spellStart"/>
      <w:r w:rsidRPr="001D6CCE">
        <w:rPr>
          <w:rFonts w:ascii="Times New Roman" w:hAnsi="Times New Roman"/>
        </w:rPr>
        <w:t>VarFileName</w:t>
      </w:r>
      <w:proofErr w:type="spellEnd"/>
      <w:r w:rsidRPr="001D6CCE">
        <w:rPr>
          <w:rFonts w:ascii="Times New Roman" w:hAnsi="Times New Roman"/>
        </w:rPr>
        <w:t xml:space="preserve">],"CTC",1 ) &gt; </w:t>
      </w:r>
      <w:r w:rsidR="009D1184">
        <w:rPr>
          <w:rFonts w:ascii="Times New Roman" w:hAnsi="Times New Roman"/>
        </w:rPr>
        <w:t>0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F4E482" wp14:editId="72EF4409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012144A" wp14:editId="30A14103">
            <wp:extent cx="2414016" cy="2542032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Flat File source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547D9AC" wp14:editId="20765D33">
            <wp:extent cx="2514600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E22C77" wp14:editId="3AD0C140">
            <wp:extent cx="3172968" cy="1828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0B06CF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5927D01" wp14:editId="0FD27784">
            <wp:extent cx="3191256" cy="2286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</w:t>
      </w:r>
      <w:proofErr w:type="gramStart"/>
      <w:r w:rsidRPr="001D6CCE">
        <w:rPr>
          <w:rFonts w:ascii="Times New Roman" w:hAnsi="Times New Roman"/>
        </w:rPr>
        <w:t>,4000,1252</w:t>
      </w:r>
      <w:proofErr w:type="gramEnd"/>
      <w:r w:rsidRPr="001D6CCE">
        <w:rPr>
          <w:rFonts w:ascii="Times New Roman" w:hAnsi="Times New Roman"/>
        </w:rPr>
        <w:t>)((</w:t>
      </w:r>
      <w:proofErr w:type="gramStart"/>
      <w:r w:rsidRPr="001D6CCE">
        <w:rPr>
          <w:rFonts w:ascii="Times New Roman" w:hAnsi="Times New Roman"/>
        </w:rPr>
        <w:t>ISNULL(</w:t>
      </w:r>
      <w:proofErr w:type="spellStart"/>
      <w:proofErr w:type="gramEnd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>) ? "Problem: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>) ? "Behavior: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>) ? "Result: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 ? "Follow Up: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))</w:t>
      </w:r>
    </w:p>
    <w:p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3FC904" wp14:editId="620F4B8F">
            <wp:extent cx="3090672" cy="253288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FD2941F" wp14:editId="4C896E09">
            <wp:extent cx="3282696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F4F2403" wp14:editId="2A2571A4">
            <wp:extent cx="3977640" cy="2679192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9855F4A" wp14:editId="0CA59B5D">
            <wp:extent cx="3054096" cy="3374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845ED77" wp14:editId="3DB3CE4A">
            <wp:extent cx="4764024" cy="1728216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</w:t>
      </w:r>
      <w:proofErr w:type="gramStart"/>
      <w:r w:rsidRPr="00847702">
        <w:rPr>
          <w:rFonts w:ascii="Times New Roman" w:hAnsi="Times New Roman"/>
        </w:rPr>
        <w:t>.[</w:t>
      </w:r>
      <w:proofErr w:type="spellStart"/>
      <w:proofErr w:type="gramEnd"/>
      <w:r w:rsidRPr="00847702">
        <w:rPr>
          <w:rFonts w:ascii="Times New Roman" w:hAnsi="Times New Roman"/>
        </w:rPr>
        <w:t>sp_Update_Quality_Other_Coaching_Stage</w:t>
      </w:r>
      <w:proofErr w:type="spellEnd"/>
      <w:r w:rsidRPr="00847702">
        <w:rPr>
          <w:rFonts w:ascii="Times New Roman" w:hAnsi="Times New Roman"/>
        </w:rPr>
        <w:t xml:space="preserve">] ? </w:t>
      </w:r>
      <w:proofErr w:type="gramStart"/>
      <w:r w:rsidRPr="00847702">
        <w:rPr>
          <w:rFonts w:ascii="Times New Roman" w:hAnsi="Times New Roman"/>
        </w:rPr>
        <w:t>output</w:t>
      </w:r>
      <w:proofErr w:type="gramEnd"/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5FDC17A" wp14:editId="62F441EE">
            <wp:extent cx="5093208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F9234C8" wp14:editId="36FFB705">
            <wp:extent cx="21431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sp_InsertInto_Coaching_Log_Quality_Other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File List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B1D16E8" wp14:editId="76047ED2">
            <wp:extent cx="1733550" cy="666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5823580" wp14:editId="0F4B490B">
            <wp:extent cx="3209544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63DE0CB" wp14:editId="1EE5B59F">
            <wp:extent cx="3227832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Executes the following </w:t>
      </w:r>
      <w:proofErr w:type="spellStart"/>
      <w:r w:rsidRPr="001D6CCE">
        <w:rPr>
          <w:rFonts w:ascii="Times New Roman" w:hAnsi="Times New Roman"/>
        </w:rPr>
        <w:t>sql</w:t>
      </w:r>
      <w:proofErr w:type="spellEnd"/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Quality_Other_FileList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D75617C" wp14:editId="4B29D240">
            <wp:extent cx="2381250" cy="800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73B300" wp14:editId="57A6C0FE">
            <wp:extent cx="3767328" cy="182880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>
        <w:rPr>
          <w:rFonts w:ascii="Times New Roman" w:hAnsi="Times New Roman"/>
          <w:b/>
          <w:color w:val="000000" w:themeColor="text1"/>
        </w:rPr>
        <w:t>BQN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184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\\f3420-ecldb</w:t>
      </w:r>
      <w:r w:rsidR="009D1184">
        <w:rPr>
          <w:rFonts w:ascii="Times New Roman" w:hAnsi="Times New Roman"/>
        </w:rPr>
        <w:t>p01\data\coaching\Quality</w:t>
      </w:r>
      <w:r w:rsidR="009D1184" w:rsidRPr="003B4096">
        <w:rPr>
          <w:rFonts w:ascii="Times New Roman" w:hAnsi="Times New Roman"/>
        </w:rPr>
        <w:t>\Encrypt_out\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A2B21BA" wp14:editId="73B9B462">
            <wp:extent cx="4251960" cy="14630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4A0F4F" wp14:editId="523A1F57">
            <wp:extent cx="4297680" cy="2715768"/>
            <wp:effectExtent l="0" t="0" r="762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1AD13E0D" wp14:editId="68462C59">
            <wp:extent cx="3502152" cy="2706624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72031F0" wp14:editId="5928BBB2">
            <wp:extent cx="4343400" cy="1408176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</w:t>
      </w:r>
      <w:proofErr w:type="spellEnd"/>
      <w:r w:rsidRPr="001D6CCE">
        <w:rPr>
          <w:rFonts w:ascii="Times New Roman" w:hAnsi="Times New Roman"/>
        </w:rPr>
        <w:t xml:space="preserve"> and </w:t>
      </w:r>
      <w:proofErr w:type="spellStart"/>
      <w:r w:rsidRPr="001D6CCE">
        <w:rPr>
          <w:rFonts w:ascii="Times New Roman" w:hAnsi="Times New Roman"/>
        </w:rPr>
        <w:t>Coaching_Log_Reason</w:t>
      </w:r>
      <w:proofErr w:type="spellEnd"/>
      <w:r w:rsidRPr="001D6CCE">
        <w:rPr>
          <w:rFonts w:ascii="Times New Roman" w:hAnsi="Times New Roman"/>
        </w:rPr>
        <w:t xml:space="preserve"> tables</w:t>
      </w:r>
    </w:p>
    <w:p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AB59101" wp14:editId="72889812">
            <wp:extent cx="2362200" cy="895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D3EDA07" wp14:editId="6F3F4988">
            <wp:extent cx="3611880" cy="2752344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9D1184">
        <w:rPr>
          <w:rFonts w:ascii="Times New Roman" w:hAnsi="Times New Roman"/>
        </w:rPr>
        <w:t>FINDSTRING(</w:t>
      </w:r>
      <w:proofErr w:type="gramEnd"/>
      <w:r w:rsidRPr="009D1184">
        <w:rPr>
          <w:rFonts w:ascii="Times New Roman" w:hAnsi="Times New Roman"/>
        </w:rPr>
        <w:t>@[User::</w:t>
      </w:r>
      <w:proofErr w:type="spellStart"/>
      <w:r w:rsidRPr="009D1184">
        <w:rPr>
          <w:rFonts w:ascii="Times New Roman" w:hAnsi="Times New Roman"/>
        </w:rPr>
        <w:t>VarFileName</w:t>
      </w:r>
      <w:proofErr w:type="spellEnd"/>
      <w:r w:rsidRPr="009D1184">
        <w:rPr>
          <w:rFonts w:ascii="Times New Roman" w:hAnsi="Times New Roman"/>
        </w:rPr>
        <w:t>],"BQ",1 ) &gt; 0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F4E482" wp14:editId="72EF4409">
            <wp:extent cx="1905000" cy="781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C5DDF06" wp14:editId="58180135">
            <wp:extent cx="1289304" cy="1828800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C71A7C8" wp14:editId="1AFA90D1">
            <wp:extent cx="2560320" cy="2286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B06CF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AB26EE7" wp14:editId="67202C56">
            <wp:extent cx="2313432" cy="1828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C06FFD" w:rsidRPr="001D6CCE" w:rsidRDefault="000B06CF" w:rsidP="009D1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9CF6F73" wp14:editId="73EAABBE">
            <wp:extent cx="1947672" cy="914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5157EF" w:rsidP="009D118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1EF03BD" wp14:editId="2FB57D24">
            <wp:extent cx="2286000" cy="2286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</w:t>
      </w:r>
      <w:proofErr w:type="gramStart"/>
      <w:r w:rsidRPr="00847702">
        <w:rPr>
          <w:rFonts w:ascii="Times New Roman" w:hAnsi="Times New Roman"/>
        </w:rPr>
        <w:t>.[</w:t>
      </w:r>
      <w:proofErr w:type="spellStart"/>
      <w:proofErr w:type="gramEnd"/>
      <w:r w:rsidRPr="00847702">
        <w:rPr>
          <w:rFonts w:ascii="Times New Roman" w:hAnsi="Times New Roman"/>
        </w:rPr>
        <w:t>sp_Update_Quality_Other_Coaching_Stage</w:t>
      </w:r>
      <w:proofErr w:type="spellEnd"/>
      <w:r w:rsidRPr="00847702">
        <w:rPr>
          <w:rFonts w:ascii="Times New Roman" w:hAnsi="Times New Roman"/>
        </w:rPr>
        <w:t xml:space="preserve">] ? </w:t>
      </w:r>
      <w:proofErr w:type="gramStart"/>
      <w:r w:rsidRPr="00847702">
        <w:rPr>
          <w:rFonts w:ascii="Times New Roman" w:hAnsi="Times New Roman"/>
        </w:rPr>
        <w:t>output</w:t>
      </w:r>
      <w:proofErr w:type="gramEnd"/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5FDC17A" wp14:editId="62F441EE">
            <wp:extent cx="5093208" cy="1828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F9234C8" wp14:editId="36FFB705">
            <wp:extent cx="2143125" cy="11811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sp_InsertInto_Coaching_Log_Quality_Other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File List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B1D16E8" wp14:editId="76047ED2">
            <wp:extent cx="1733550" cy="6667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5823580" wp14:editId="0F4B490B">
            <wp:extent cx="2139696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63DE0CB" wp14:editId="1EE5B59F">
            <wp:extent cx="2148840" cy="182880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Executes the following </w:t>
      </w:r>
      <w:proofErr w:type="spellStart"/>
      <w:r w:rsidRPr="001D6CCE">
        <w:rPr>
          <w:rFonts w:ascii="Times New Roman" w:hAnsi="Times New Roman"/>
        </w:rPr>
        <w:t>sql</w:t>
      </w:r>
      <w:proofErr w:type="spellEnd"/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Quality_Other_FileList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D75617C" wp14:editId="4B29D240">
            <wp:extent cx="2381250" cy="8001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73B300" wp14:editId="57A6C0FE">
            <wp:extent cx="3767328" cy="182880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06FFD" w:rsidRPr="001D6CCE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522634" w:rsidRPr="001D6CCE" w:rsidRDefault="00522634" w:rsidP="0052263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For each Non</w:t>
      </w:r>
      <w:r w:rsidR="000B06CF">
        <w:rPr>
          <w:rFonts w:ascii="Times New Roman" w:hAnsi="Times New Roman"/>
          <w:b/>
        </w:rPr>
        <w:t xml:space="preserve">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</w:t>
      </w:r>
      <w:r w:rsidR="000B06CF">
        <w:rPr>
          <w:rFonts w:ascii="Times New Roman" w:hAnsi="Times New Roman"/>
          <w:b/>
        </w:rPr>
        <w:t xml:space="preserve">and BQ </w:t>
      </w:r>
      <w:r w:rsidRPr="001D6CCE">
        <w:rPr>
          <w:rFonts w:ascii="Times New Roman" w:hAnsi="Times New Roman"/>
          <w:b/>
        </w:rPr>
        <w:t>file in Staging directory  Workflow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5157EF" w:rsidRPr="003B4096">
        <w:rPr>
          <w:rFonts w:ascii="Times New Roman" w:hAnsi="Times New Roman"/>
        </w:rPr>
        <w:t>\\f3420-ecldb</w:t>
      </w:r>
      <w:r w:rsidR="005157EF">
        <w:rPr>
          <w:rFonts w:ascii="Times New Roman" w:hAnsi="Times New Roman"/>
        </w:rPr>
        <w:t>p01\data\coaching\Quality</w:t>
      </w:r>
      <w:r w:rsidR="005157EF" w:rsidRPr="003B4096">
        <w:rPr>
          <w:rFonts w:ascii="Times New Roman" w:hAnsi="Times New Roman"/>
        </w:rPr>
        <w:t>\Encrypt_out\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807FCA" w:rsidRPr="001D6CCE" w:rsidRDefault="00522634" w:rsidP="00807FCA">
      <w:pPr>
        <w:spacing w:after="0"/>
        <w:ind w:left="1080"/>
        <w:rPr>
          <w:rFonts w:ascii="Times New Roman" w:hAnsi="Times New Roman"/>
          <w:noProof/>
        </w:rPr>
      </w:pPr>
      <w:r w:rsidRPr="005226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4DF44DC" wp14:editId="10AE80FF">
            <wp:extent cx="2914650" cy="604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A3C" w:rsidRPr="001D6CCE">
        <w:rPr>
          <w:rFonts w:ascii="Times New Roman" w:hAnsi="Times New Roman"/>
          <w:noProof/>
        </w:rPr>
        <w:t xml:space="preserve"> </w:t>
      </w:r>
    </w:p>
    <w:p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Fail Package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0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 –</w:t>
      </w:r>
      <w:r w:rsidR="00522634"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98031D" w:rsidRPr="001D6CCE" w:rsidRDefault="0098031D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</w:t>
      </w:r>
      <w:r w:rsidR="00522634">
        <w:rPr>
          <w:rFonts w:ascii="Times New Roman" w:hAnsi="Times New Roman"/>
        </w:rPr>
        <w:t>–</w:t>
      </w:r>
      <w:r w:rsidRPr="001D6CCE">
        <w:rPr>
          <w:rFonts w:ascii="Times New Roman" w:hAnsi="Times New Roman"/>
        </w:rPr>
        <w:t xml:space="preserve"> </w:t>
      </w:r>
      <w:r w:rsidR="00522634">
        <w:rPr>
          <w:rFonts w:ascii="Times New Roman" w:hAnsi="Times New Roman"/>
        </w:rPr>
        <w:t>Update Staging table and Reject Records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</w:t>
      </w:r>
      <w:proofErr w:type="spellStart"/>
      <w:r w:rsidRPr="001D6CCE">
        <w:rPr>
          <w:rFonts w:ascii="Times New Roman" w:hAnsi="Times New Roman"/>
        </w:rPr>
        <w:t>Coaching_Log_Reason</w:t>
      </w:r>
      <w:proofErr w:type="spellEnd"/>
      <w:r w:rsidRPr="001D6CCE">
        <w:rPr>
          <w:rFonts w:ascii="Times New Roman" w:hAnsi="Times New Roman"/>
        </w:rPr>
        <w:t xml:space="preserve"> tables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E3EB2E" wp14:editId="6FC1F636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</w:t>
      </w:r>
      <w:proofErr w:type="spellEnd"/>
      <w:r w:rsidRPr="001D6CCE">
        <w:rPr>
          <w:rFonts w:ascii="Times New Roman" w:hAnsi="Times New Roman"/>
        </w:rPr>
        <w:t>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AA48D07" wp14:editId="75C323BA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0B06CF" w:rsidRDefault="000B06CF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0B06CF">
        <w:rPr>
          <w:rFonts w:ascii="Times New Roman" w:hAnsi="Times New Roman"/>
        </w:rPr>
        <w:t>FINDSTRING(</w:t>
      </w:r>
      <w:proofErr w:type="gramEnd"/>
      <w:r w:rsidRPr="000B06CF">
        <w:rPr>
          <w:rFonts w:ascii="Times New Roman" w:hAnsi="Times New Roman"/>
        </w:rPr>
        <w:t>@[User::</w:t>
      </w:r>
      <w:proofErr w:type="spellStart"/>
      <w:r w:rsidRPr="000B06CF">
        <w:rPr>
          <w:rFonts w:ascii="Times New Roman" w:hAnsi="Times New Roman"/>
        </w:rPr>
        <w:t>VarFileName</w:t>
      </w:r>
      <w:proofErr w:type="spellEnd"/>
      <w:r w:rsidRPr="000B06CF">
        <w:rPr>
          <w:rFonts w:ascii="Times New Roman" w:hAnsi="Times New Roman"/>
        </w:rPr>
        <w:t>],"CTC",1 ) == 0 &amp;&amp; FINDSTRING(@[User::</w:t>
      </w:r>
      <w:proofErr w:type="spellStart"/>
      <w:r w:rsidRPr="000B06CF">
        <w:rPr>
          <w:rFonts w:ascii="Times New Roman" w:hAnsi="Times New Roman"/>
        </w:rPr>
        <w:t>VarFileName</w:t>
      </w:r>
      <w:proofErr w:type="spellEnd"/>
      <w:r w:rsidRPr="000B06CF">
        <w:rPr>
          <w:rFonts w:ascii="Times New Roman" w:hAnsi="Times New Roman"/>
        </w:rPr>
        <w:t>],"BQ",1 ) == 0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proofErr w:type="spellStart"/>
      <w:r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75CD8" wp14:editId="7E41C6D9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177190C" wp14:editId="055BAC94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AA514EC" wp14:editId="32ABF56D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8680067" wp14:editId="04CB21AC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327B1D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</w:t>
      </w:r>
      <w:r w:rsidR="00807FCA" w:rsidRPr="001D6CCE">
        <w:rPr>
          <w:rFonts w:ascii="Times New Roman" w:hAnsi="Times New Roman"/>
        </w:rPr>
        <w:t>ata Conversion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326E9F" wp14:editId="10379C55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1BACFB82" wp14:editId="5639663E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3144551" wp14:editId="6BB42ABC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3BC1535" wp14:editId="04B993BD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8031D" w:rsidRPr="00522634" w:rsidRDefault="0098031D" w:rsidP="0098031D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522634">
        <w:rPr>
          <w:rFonts w:ascii="Times New Roman" w:hAnsi="Times New Roman"/>
        </w:rPr>
        <w:t xml:space="preserve">SQL Task: </w:t>
      </w:r>
      <w:r w:rsidR="00522634">
        <w:rPr>
          <w:rFonts w:ascii="Times New Roman" w:hAnsi="Times New Roman"/>
        </w:rPr>
        <w:t>Update Staging table and Reject Records</w:t>
      </w: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335AE2">
        <w:rPr>
          <w:rFonts w:ascii="Times New Roman" w:hAnsi="Times New Roman"/>
        </w:rPr>
        <w:t>Exec [EC]</w:t>
      </w:r>
      <w:proofErr w:type="gramStart"/>
      <w:r w:rsidRPr="00335AE2">
        <w:rPr>
          <w:rFonts w:ascii="Times New Roman" w:hAnsi="Times New Roman"/>
        </w:rPr>
        <w:t>.[</w:t>
      </w:r>
      <w:proofErr w:type="spellStart"/>
      <w:proofErr w:type="gramEnd"/>
      <w:r w:rsidRPr="00335AE2">
        <w:rPr>
          <w:rFonts w:ascii="Times New Roman" w:hAnsi="Times New Roman"/>
        </w:rPr>
        <w:t>sp_Update_Quality_Other_Coaching_Stage</w:t>
      </w:r>
      <w:proofErr w:type="spellEnd"/>
      <w:r w:rsidRPr="00335AE2">
        <w:rPr>
          <w:rFonts w:ascii="Times New Roman" w:hAnsi="Times New Roman"/>
        </w:rPr>
        <w:t xml:space="preserve">] ? </w:t>
      </w:r>
      <w:proofErr w:type="gramStart"/>
      <w:r w:rsidRPr="00335AE2">
        <w:rPr>
          <w:rFonts w:ascii="Times New Roman" w:hAnsi="Times New Roman"/>
        </w:rPr>
        <w:t>output</w:t>
      </w:r>
      <w:proofErr w:type="gramEnd"/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F54BA06" wp14:editId="6A013C13">
            <wp:extent cx="594360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431BFA2" wp14:editId="23917EAC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sp_InsertInto_Coaching_Log_Quality_Other</w:t>
      </w:r>
      <w:proofErr w:type="spellEnd"/>
      <w:r w:rsidRPr="001D6CCE">
        <w:rPr>
          <w:rFonts w:ascii="Times New Roman" w:hAnsi="Times New Roman"/>
        </w:rPr>
        <w:t>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21BF4E" wp14:editId="2AE50568">
            <wp:extent cx="5943600" cy="2087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:rsidR="00807FCA" w:rsidRPr="001D6CCE" w:rsidRDefault="00807FCA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 xml:space="preserve">QL Task: Load </w:t>
      </w:r>
      <w:proofErr w:type="spellStart"/>
      <w:r w:rsidRPr="001D6CCE">
        <w:rPr>
          <w:rFonts w:ascii="Times New Roman" w:hAnsi="Times New Roman"/>
        </w:rPr>
        <w:t>Quality_Other</w:t>
      </w:r>
      <w:proofErr w:type="spellEnd"/>
      <w:r w:rsidRPr="001D6CCE">
        <w:rPr>
          <w:rFonts w:ascii="Times New Roman" w:hAnsi="Times New Roman"/>
        </w:rPr>
        <w:t xml:space="preserve"> File List table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spellStart"/>
      <w:proofErr w:type="gramEnd"/>
      <w:r w:rsidRPr="001D6CCE">
        <w:rPr>
          <w:rFonts w:ascii="Times New Roman" w:hAnsi="Times New Roman"/>
        </w:rPr>
        <w:t>Quality_Other_FileList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138F298" wp14:editId="66D22AEE">
            <wp:extent cx="4882896" cy="19659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98031D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 xml:space="preserve">File System Task: </w:t>
      </w:r>
      <w:r w:rsidR="00335AE2">
        <w:rPr>
          <w:rFonts w:ascii="Times New Roman" w:hAnsi="Times New Roman"/>
        </w:rPr>
        <w:t>Delete Files</w:t>
      </w:r>
    </w:p>
    <w:p w:rsidR="000B4963" w:rsidRPr="001D6CCE" w:rsidRDefault="00335AE2" w:rsidP="000B4963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05002E7" wp14:editId="5A7C0B88">
            <wp:extent cx="4745736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1DD15B62" wp14:editId="512B71A9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7702" w:rsidRPr="001D6CCE" w:rsidRDefault="00847702" w:rsidP="0084770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 xml:space="preserve">For each </w:t>
      </w:r>
      <w:r>
        <w:rPr>
          <w:rFonts w:ascii="Times New Roman" w:hAnsi="Times New Roman"/>
          <w:b/>
          <w:color w:val="000000" w:themeColor="text1"/>
        </w:rPr>
        <w:t xml:space="preserve">Failed File </w:t>
      </w:r>
      <w:r>
        <w:rPr>
          <w:rFonts w:ascii="Times New Roman" w:hAnsi="Times New Roman"/>
          <w:b/>
        </w:rPr>
        <w:t>( Encrypt failed files)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847702" w:rsidRPr="00CA5EB0" w:rsidRDefault="00847702" w:rsidP="00847702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:rsidR="00847702" w:rsidRPr="00CA5EB0" w:rsidRDefault="00847702" w:rsidP="00847702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847702" w:rsidRDefault="00847702" w:rsidP="00847702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proofErr w:type="gramStart"/>
      <w:r w:rsidRPr="00CA5EB0">
        <w:rPr>
          <w:rFonts w:ascii="Times New Roman" w:hAnsi="Times New Roman"/>
        </w:rPr>
        <w:t>each  File</w:t>
      </w:r>
      <w:proofErr w:type="gramEnd"/>
      <w:r w:rsidRPr="00CA5EB0">
        <w:rPr>
          <w:rFonts w:ascii="Times New Roman" w:hAnsi="Times New Roman"/>
        </w:rPr>
        <w:t xml:space="preserve"> Loop </w:t>
      </w:r>
    </w:p>
    <w:p w:rsidR="00847702" w:rsidRPr="00CA5EB0" w:rsidRDefault="00847702" w:rsidP="0084770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\\f3420-ecldb</w:t>
      </w:r>
      <w:r>
        <w:rPr>
          <w:rFonts w:ascii="Times New Roman" w:hAnsi="Times New Roman"/>
        </w:rPr>
        <w:t>p</w:t>
      </w:r>
      <w:r w:rsidRPr="003B4096">
        <w:rPr>
          <w:rFonts w:ascii="Times New Roman" w:hAnsi="Times New Roman"/>
        </w:rPr>
        <w:t>01\data\coaching\ETS\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:rsidR="00847702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proofErr w:type="gramStart"/>
      <w:r w:rsidRPr="00776274">
        <w:rPr>
          <w:rFonts w:ascii="Times New Roman" w:hAnsi="Times New Roman"/>
        </w:rPr>
        <w:t>eCL</w:t>
      </w:r>
      <w:proofErr w:type="gramEnd"/>
      <w:r w:rsidRPr="00776274">
        <w:rPr>
          <w:rFonts w:ascii="Times New Roman" w:hAnsi="Times New Roman"/>
        </w:rPr>
        <w:t>*.csv</w:t>
      </w:r>
    </w:p>
    <w:p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847702" w:rsidRDefault="00847702" w:rsidP="00847702">
      <w:pPr>
        <w:spacing w:after="0"/>
        <w:ind w:left="1080"/>
        <w:rPr>
          <w:rFonts w:ascii="Times New Roman" w:hAnsi="Times New Roman"/>
        </w:rPr>
      </w:pPr>
    </w:p>
    <w:p w:rsidR="00847702" w:rsidRPr="00CA5EB0" w:rsidRDefault="00847702" w:rsidP="00847702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Encrypt files</w:t>
      </w: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DB28F" wp14:editId="2A77C1D6">
            <wp:extent cx="5686425" cy="2981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847702" w:rsidRDefault="00847702" w:rsidP="00847702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:rsidR="00847702" w:rsidRDefault="00847702" w:rsidP="00847702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F53F6D3" wp14:editId="6330CC73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Sleep for 10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seconds  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*1000)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10000);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47702" w:rsidRPr="00403AC7" w:rsidRDefault="00847702" w:rsidP="00847702">
      <w:pPr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E2E93" w:rsidRPr="001D6CCE" w:rsidRDefault="00BE2E93" w:rsidP="00847702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Content(Event Handlers)</w:t>
      </w:r>
    </w:p>
    <w:p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Quality_Other</w:t>
      </w:r>
      <w:proofErr w:type="spellEnd"/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EventHandler</w:t>
      </w:r>
      <w:proofErr w:type="spellEnd"/>
      <w:r w:rsidRPr="001D6CCE">
        <w:rPr>
          <w:rFonts w:ascii="Times New Roman" w:hAnsi="Times New Roman"/>
        </w:rPr>
        <w:t xml:space="preserve">: </w:t>
      </w:r>
      <w:proofErr w:type="spellStart"/>
      <w:r w:rsidRPr="001D6CCE">
        <w:rPr>
          <w:rFonts w:ascii="Times New Roman" w:hAnsi="Times New Roman"/>
        </w:rPr>
        <w:t>OntaskFailed</w:t>
      </w:r>
      <w:proofErr w:type="spellEnd"/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72723DE" wp14:editId="3A7EE59F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A8452AE" wp14:editId="7164DB1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5C56093" wp14:editId="2127DE4A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3" w:name="_Toc503960640"/>
      <w:bookmarkStart w:id="54" w:name="_Toc503960641"/>
      <w:bookmarkStart w:id="55" w:name="_Toc503960642"/>
      <w:bookmarkStart w:id="56" w:name="_Toc503960643"/>
      <w:bookmarkStart w:id="57" w:name="_Toc503960644"/>
      <w:bookmarkStart w:id="58" w:name="_Toc503960645"/>
      <w:bookmarkStart w:id="59" w:name="_Toc503960646"/>
      <w:bookmarkStart w:id="60" w:name="_Toc503960647"/>
      <w:bookmarkStart w:id="61" w:name="_Toc503960648"/>
      <w:bookmarkStart w:id="62" w:name="_Toc503960649"/>
      <w:bookmarkStart w:id="63" w:name="_Toc503960650"/>
      <w:bookmarkStart w:id="64" w:name="_Toc503960651"/>
      <w:bookmarkStart w:id="65" w:name="_Toc503960652"/>
      <w:bookmarkStart w:id="66" w:name="_Toc503960653"/>
      <w:bookmarkStart w:id="67" w:name="_Toc503960654"/>
      <w:bookmarkStart w:id="68" w:name="_Toc503960655"/>
      <w:bookmarkStart w:id="69" w:name="_Toc503960656"/>
      <w:bookmarkStart w:id="70" w:name="_Toc503960657"/>
      <w:bookmarkStart w:id="71" w:name="_Toc503960658"/>
      <w:bookmarkStart w:id="72" w:name="_Toc503960659"/>
      <w:bookmarkStart w:id="73" w:name="_Toc503960660"/>
      <w:bookmarkStart w:id="74" w:name="_Toc503960661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r w:rsidRPr="001D6CCE">
        <w:rPr>
          <w:rFonts w:ascii="Times New Roman" w:hAnsi="Times New Roman" w:cs="Times New Roman"/>
          <w:color w:val="auto"/>
        </w:rPr>
        <w:t>Tables</w:t>
      </w:r>
      <w:bookmarkEnd w:id="74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:rsidTr="000B06CF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records during the insert into </w:t>
            </w:r>
            <w:proofErr w:type="spellStart"/>
            <w:r w:rsidRPr="001D6CCE">
              <w:rPr>
                <w:rFonts w:ascii="Times New Roman" w:hAnsi="Times New Roman"/>
              </w:rPr>
              <w:t>Coaching_Log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</w:t>
            </w:r>
          </w:p>
        </w:tc>
      </w:tr>
      <w:tr w:rsidR="00C006AB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records during the insert into </w:t>
            </w:r>
            <w:proofErr w:type="spellStart"/>
            <w:r w:rsidRPr="001D6CCE">
              <w:rPr>
                <w:rFonts w:ascii="Times New Roman" w:hAnsi="Times New Roman"/>
              </w:rPr>
              <w:t>Coaching_Log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 Logs are rejected when an incoming Lan ID does not exist in the </w:t>
            </w:r>
            <w:proofErr w:type="spellStart"/>
            <w:r w:rsidRPr="001D6CCE">
              <w:rPr>
                <w:rFonts w:ascii="Times New Roman" w:hAnsi="Times New Roman"/>
              </w:rPr>
              <w:t>Employee_Hierarchy</w:t>
            </w:r>
            <w:proofErr w:type="spellEnd"/>
            <w:r w:rsidRPr="001D6CCE">
              <w:rPr>
                <w:rFonts w:ascii="Times New Roman" w:hAnsi="Times New Roman"/>
              </w:rPr>
              <w:t xml:space="preserve"> table.</w:t>
            </w:r>
          </w:p>
        </w:tc>
      </w:tr>
      <w:tr w:rsidR="00C006AB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lastRenderedPageBreak/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  <w:tr w:rsidR="000B06CF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Coaching_Log_Quality_Now_Bingo" w:history="1">
              <w:r w:rsidRPr="009D1184">
                <w:rPr>
                  <w:rFonts w:ascii="Times New Roman" w:hAnsi="Times New Roman"/>
                </w:rPr>
                <w:t xml:space="preserve">EC. </w:t>
              </w:r>
              <w:proofErr w:type="spellStart"/>
              <w:r w:rsidRPr="009D1184">
                <w:rPr>
                  <w:rFonts w:ascii="Times New Roman" w:hAnsi="Times New Roman"/>
                </w:rPr>
                <w:t>Coaching_Log_Bingo</w:t>
              </w:r>
              <w:proofErr w:type="spellEnd"/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 xml:space="preserve">Holds the details of Achievements earned by the employee for each month. An agent can have 1 through 7 achievements (detail records) for a month that are tied to one parent </w:t>
            </w:r>
            <w:proofErr w:type="spellStart"/>
            <w:r w:rsidRPr="00926DA7">
              <w:rPr>
                <w:rFonts w:ascii="Times New Roman" w:hAnsi="Times New Roman"/>
              </w:rPr>
              <w:t>eCL</w:t>
            </w:r>
            <w:proofErr w:type="spellEnd"/>
            <w:r w:rsidRPr="00926DA7">
              <w:rPr>
                <w:rFonts w:ascii="Times New Roman" w:hAnsi="Times New Roman"/>
              </w:rPr>
              <w:t>.</w:t>
            </w:r>
          </w:p>
        </w:tc>
      </w:tr>
      <w:tr w:rsidR="000B06CF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Quality_Now_Bingo_Images" w:history="1">
              <w:r w:rsidRPr="009D1184">
                <w:rPr>
                  <w:rFonts w:ascii="Times New Roman" w:hAnsi="Times New Roman"/>
                </w:rPr>
                <w:t xml:space="preserve">EC. </w:t>
              </w:r>
              <w:proofErr w:type="spellStart"/>
              <w:r w:rsidRPr="009D1184">
                <w:rPr>
                  <w:rFonts w:ascii="Times New Roman" w:hAnsi="Times New Roman"/>
                </w:rPr>
                <w:t>Bingo_Images</w:t>
              </w:r>
              <w:proofErr w:type="spellEnd"/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B06CF" w:rsidRPr="00926DA7" w:rsidRDefault="000B06CF" w:rsidP="00926DA7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A table to hold the list of Images for the competency the image is associated with.</w:t>
            </w:r>
          </w:p>
          <w:p w:rsidR="000B06CF" w:rsidRPr="001D6CCE" w:rsidRDefault="000B06CF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 xml:space="preserve">Table structure and details  in document: </w:t>
      </w:r>
      <w:r w:rsidR="000B06CF" w:rsidRPr="000B06CF">
        <w:rPr>
          <w:rFonts w:ascii="Times New Roman" w:hAnsi="Times New Roman"/>
          <w:noProof/>
        </w:rPr>
        <w:t>CCO_eCoaching_Quality_Other_Load_Tables_Create.sql</w:t>
      </w:r>
    </w:p>
    <w:p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75" w:name="_Toc503960662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75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proofErr w:type="spellStart"/>
            <w:r w:rsidR="00EB552F" w:rsidRPr="001D6CCE">
              <w:rPr>
                <w:rFonts w:ascii="Times New Roman" w:hAnsi="Times New Roman"/>
              </w:rPr>
              <w:t>Quality_Other</w:t>
            </w:r>
            <w:proofErr w:type="spellEnd"/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  <w:tr w:rsidR="00847702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47702" w:rsidRPr="001D6CCE" w:rsidRDefault="00847702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47702" w:rsidRPr="001D6CCE" w:rsidRDefault="00847702" w:rsidP="0095088D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335AE2">
              <w:rPr>
                <w:rFonts w:ascii="Times New Roman" w:hAnsi="Times New Roman"/>
              </w:rPr>
              <w:t>sp_Update_Quality_Other_Coaching_Stage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47702" w:rsidRPr="001D6CCE" w:rsidRDefault="00847702" w:rsidP="0095088D">
            <w:pPr>
              <w:spacing w:line="240" w:lineRule="auto"/>
              <w:rPr>
                <w:rFonts w:ascii="Times New Roman" w:hAnsi="Times New Roman"/>
              </w:rPr>
            </w:pPr>
            <w:r w:rsidRPr="00847702">
              <w:rPr>
                <w:rFonts w:ascii="Times New Roman" w:hAnsi="Times New Roman"/>
              </w:rPr>
              <w:t xml:space="preserve">Load: </w:t>
            </w:r>
            <w:proofErr w:type="spellStart"/>
            <w:r w:rsidRPr="00847702">
              <w:rPr>
                <w:rFonts w:ascii="Times New Roman" w:hAnsi="Times New Roman"/>
              </w:rPr>
              <w:t>Quality_Other</w:t>
            </w:r>
            <w:proofErr w:type="spellEnd"/>
            <w:r w:rsidRPr="00847702">
              <w:rPr>
                <w:rFonts w:ascii="Times New Roman" w:hAnsi="Times New Roman"/>
              </w:rPr>
              <w:t xml:space="preserve"> Data</w:t>
            </w:r>
          </w:p>
        </w:tc>
      </w:tr>
      <w:tr w:rsidR="000B06CF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B06CF" w:rsidRPr="00335AE2" w:rsidRDefault="00AF199B" w:rsidP="0095088D">
            <w:pPr>
              <w:rPr>
                <w:rFonts w:ascii="Times New Roman" w:hAnsi="Times New Roman"/>
              </w:rPr>
            </w:pPr>
            <w:r w:rsidRPr="002B0A1E">
              <w:t>sp_SelectCoaching4Bingo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B06CF" w:rsidRPr="00847702" w:rsidRDefault="00AF199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Notifications: Bingo Data</w:t>
            </w:r>
          </w:p>
        </w:tc>
      </w:tr>
      <w:tr w:rsidR="000B06CF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B06CF" w:rsidRPr="00335AE2" w:rsidRDefault="000B06CF" w:rsidP="0095088D">
            <w:pPr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B06CF" w:rsidRPr="00847702" w:rsidRDefault="000B06CF" w:rsidP="0095088D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76" w:name="_Toc503960663"/>
      <w:r w:rsidRPr="001D6CCE">
        <w:rPr>
          <w:rFonts w:ascii="Times New Roman" w:hAnsi="Times New Roman" w:cs="Times New Roman"/>
          <w:color w:val="auto"/>
        </w:rPr>
        <w:t>Functions</w:t>
      </w:r>
      <w:bookmarkEnd w:id="76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:rsidTr="00AF199B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:rsidTr="009D1184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Pr="001D6CCE" w:rsidRDefault="008A093F" w:rsidP="009D1184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8A093F" w:rsidRPr="001D6CCE" w:rsidRDefault="00AF199B" w:rsidP="009D1184">
            <w:pPr>
              <w:jc w:val="center"/>
              <w:rPr>
                <w:rFonts w:ascii="Times New Roman" w:hAnsi="Times New Roman"/>
                <w:color w:val="000000"/>
              </w:rPr>
            </w:pPr>
            <w:proofErr w:type="spellStart"/>
            <w:r w:rsidRPr="00D249BB">
              <w:rPr>
                <w:color w:val="000000"/>
              </w:rPr>
              <w:t>fn_str</w:t>
            </w:r>
            <w:r w:rsidR="005157EF">
              <w:t>Bingo</w:t>
            </w:r>
            <w:r w:rsidRPr="009D1184">
              <w:t>DescriptionFromCompDesc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Pr="001D6CCE" w:rsidRDefault="00AF199B" w:rsidP="009D1184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 xml:space="preserve">Given an </w:t>
            </w:r>
            <w:proofErr w:type="spellStart"/>
            <w:r w:rsidRPr="009D1184">
              <w:rPr>
                <w:rFonts w:ascii="Times New Roman" w:hAnsi="Times New Roman"/>
              </w:rPr>
              <w:t>EmpID</w:t>
            </w:r>
            <w:proofErr w:type="spellEnd"/>
            <w:r w:rsidRPr="009D1184">
              <w:rPr>
                <w:rFonts w:ascii="Times New Roman" w:hAnsi="Times New Roman"/>
              </w:rPr>
              <w:t xml:space="preserve"> Consolidates individual Descriptions for each competency to a single value for the Employee</w:t>
            </w:r>
          </w:p>
        </w:tc>
      </w:tr>
      <w:tr w:rsidR="00AF199B" w:rsidRPr="001D6CCE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F199B" w:rsidRPr="001D6CCE" w:rsidRDefault="00AF199B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F199B" w:rsidRPr="00D249BB" w:rsidRDefault="00AF199B" w:rsidP="00AF199B">
            <w:pPr>
              <w:jc w:val="center"/>
              <w:rPr>
                <w:color w:val="000000"/>
              </w:rPr>
            </w:pPr>
            <w:proofErr w:type="spellStart"/>
            <w:r w:rsidRPr="00D249BB">
              <w:rPr>
                <w:color w:val="000000"/>
              </w:rPr>
              <w:t>fn_strAchievementsForCoachingId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F199B" w:rsidRPr="009D1184" w:rsidRDefault="00AF199B" w:rsidP="00AF199B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 xml:space="preserve">Given a </w:t>
            </w:r>
            <w:proofErr w:type="spellStart"/>
            <w:r w:rsidRPr="009D1184">
              <w:rPr>
                <w:rFonts w:ascii="Times New Roman" w:hAnsi="Times New Roman"/>
              </w:rPr>
              <w:t>CoachingID</w:t>
            </w:r>
            <w:proofErr w:type="spellEnd"/>
            <w:r w:rsidRPr="009D1184">
              <w:rPr>
                <w:rFonts w:ascii="Times New Roman" w:hAnsi="Times New Roman"/>
              </w:rPr>
              <w:t xml:space="preserve"> consolidates all the Competency Image </w:t>
            </w:r>
            <w:proofErr w:type="spellStart"/>
            <w:r w:rsidRPr="009D1184">
              <w:rPr>
                <w:rFonts w:ascii="Times New Roman" w:hAnsi="Times New Roman"/>
              </w:rPr>
              <w:t>refrences</w:t>
            </w:r>
            <w:proofErr w:type="spellEnd"/>
            <w:r w:rsidRPr="009D1184">
              <w:rPr>
                <w:rFonts w:ascii="Times New Roman" w:hAnsi="Times New Roman"/>
              </w:rPr>
              <w:t xml:space="preserve"> to a single string</w:t>
            </w:r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headerReference w:type="default" r:id="rId65"/>
      <w:footerReference w:type="default" r:id="rId66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5CEE" w:rsidRDefault="00CD5CEE" w:rsidP="009F2A51">
      <w:pPr>
        <w:spacing w:after="0" w:line="240" w:lineRule="auto"/>
      </w:pPr>
      <w:r>
        <w:separator/>
      </w:r>
    </w:p>
  </w:endnote>
  <w:endnote w:type="continuationSeparator" w:id="0">
    <w:p w:rsidR="00CD5CEE" w:rsidRDefault="00CD5CEE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6C2" w:rsidRDefault="003616C2" w:rsidP="003616C2">
    <w:pPr>
      <w:pStyle w:val="Footertext1"/>
      <w:rPr>
        <w:color w:val="FFFFFF"/>
      </w:rPr>
    </w:pPr>
    <w:r>
      <w:t>This document contains confidential and proprietary information,</w:t>
    </w:r>
  </w:p>
  <w:p w:rsidR="003616C2" w:rsidRDefault="003616C2" w:rsidP="003616C2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ins w:id="77" w:author="Palacherla, Susmitha C (NE)" w:date="2020-07-31T16:35:00Z">
      <w:r w:rsidR="00926DA7">
        <w:t>company</w:t>
      </w:r>
    </w:ins>
    <w:del w:id="78" w:author="Palacherla, Susmitha C (NE)" w:date="2020-07-31T16:35:00Z">
      <w:r w:rsidDel="00926DA7">
        <w:delText>GDIT</w:delText>
      </w:r>
    </w:del>
    <w:r>
      <w:t xml:space="preserve"> business affairs.</w:t>
    </w:r>
  </w:p>
  <w:p w:rsidR="003616C2" w:rsidRPr="000C47F2" w:rsidRDefault="003616C2" w:rsidP="003616C2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926DA7">
      <w:rPr>
        <w:noProof/>
      </w:rPr>
      <w:t>7/31/2020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22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46</w:t>
    </w:r>
    <w:r w:rsidRPr="000C47F2">
      <w:rPr>
        <w:rStyle w:val="PageNumber"/>
      </w:rPr>
      <w:fldChar w:fldCharType="end"/>
    </w:r>
  </w:p>
  <w:p w:rsidR="003616C2" w:rsidRDefault="00361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5CEE" w:rsidRDefault="00CD5CEE" w:rsidP="009F2A51">
      <w:pPr>
        <w:spacing w:after="0" w:line="240" w:lineRule="auto"/>
      </w:pPr>
      <w:r>
        <w:separator/>
      </w:r>
    </w:p>
  </w:footnote>
  <w:footnote w:type="continuationSeparator" w:id="0">
    <w:p w:rsidR="00CD5CEE" w:rsidRDefault="00CD5CEE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6C2" w:rsidRDefault="003616C2" w:rsidP="003616C2">
    <w:pPr>
      <w:pStyle w:val="Header"/>
    </w:pPr>
    <w:proofErr w:type="spellStart"/>
    <w:proofErr w:type="gramStart"/>
    <w:r>
      <w:t>eCoaching</w:t>
    </w:r>
    <w:proofErr w:type="spellEnd"/>
    <w:proofErr w:type="gramEnd"/>
    <w:r>
      <w:t xml:space="preserve"> Log System</w:t>
    </w:r>
  </w:p>
  <w:p w:rsidR="003616C2" w:rsidRDefault="003616C2">
    <w:pPr>
      <w:pStyle w:val="Header"/>
    </w:pPr>
  </w:p>
  <w:p w:rsidR="003616C2" w:rsidRDefault="003616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9A15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1A3342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212135E6"/>
    <w:multiLevelType w:val="hybridMultilevel"/>
    <w:tmpl w:val="F12CCC20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F22A4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E920CC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0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E7D5FC8"/>
    <w:multiLevelType w:val="hybridMultilevel"/>
    <w:tmpl w:val="B290AD44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22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4D102A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10E2DE4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7C31F2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CF07D48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9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16279A4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87B4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8C61D2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5"/>
  </w:num>
  <w:num w:numId="2">
    <w:abstractNumId w:val="26"/>
  </w:num>
  <w:num w:numId="3">
    <w:abstractNumId w:val="7"/>
  </w:num>
  <w:num w:numId="4">
    <w:abstractNumId w:val="19"/>
  </w:num>
  <w:num w:numId="5">
    <w:abstractNumId w:val="15"/>
  </w:num>
  <w:num w:numId="6">
    <w:abstractNumId w:val="39"/>
  </w:num>
  <w:num w:numId="7">
    <w:abstractNumId w:val="38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5"/>
  </w:num>
  <w:num w:numId="11">
    <w:abstractNumId w:val="11"/>
  </w:num>
  <w:num w:numId="12">
    <w:abstractNumId w:val="34"/>
  </w:num>
  <w:num w:numId="13">
    <w:abstractNumId w:val="2"/>
  </w:num>
  <w:num w:numId="14">
    <w:abstractNumId w:val="20"/>
  </w:num>
  <w:num w:numId="15">
    <w:abstractNumId w:val="31"/>
  </w:num>
  <w:num w:numId="16">
    <w:abstractNumId w:val="16"/>
  </w:num>
  <w:num w:numId="17">
    <w:abstractNumId w:val="23"/>
  </w:num>
  <w:num w:numId="18">
    <w:abstractNumId w:val="10"/>
  </w:num>
  <w:num w:numId="19">
    <w:abstractNumId w:val="4"/>
  </w:num>
  <w:num w:numId="20">
    <w:abstractNumId w:val="33"/>
  </w:num>
  <w:num w:numId="21">
    <w:abstractNumId w:val="29"/>
  </w:num>
  <w:num w:numId="22">
    <w:abstractNumId w:val="9"/>
  </w:num>
  <w:num w:numId="23">
    <w:abstractNumId w:val="32"/>
  </w:num>
  <w:num w:numId="24">
    <w:abstractNumId w:val="27"/>
  </w:num>
  <w:num w:numId="25">
    <w:abstractNumId w:val="18"/>
  </w:num>
  <w:num w:numId="26">
    <w:abstractNumId w:val="14"/>
  </w:num>
  <w:num w:numId="27">
    <w:abstractNumId w:val="0"/>
  </w:num>
  <w:num w:numId="28">
    <w:abstractNumId w:val="40"/>
  </w:num>
  <w:num w:numId="29">
    <w:abstractNumId w:val="30"/>
  </w:num>
  <w:num w:numId="30">
    <w:abstractNumId w:val="12"/>
  </w:num>
  <w:num w:numId="31">
    <w:abstractNumId w:val="36"/>
  </w:num>
  <w:num w:numId="32">
    <w:abstractNumId w:val="28"/>
  </w:num>
  <w:num w:numId="33">
    <w:abstractNumId w:val="8"/>
  </w:num>
  <w:num w:numId="34">
    <w:abstractNumId w:val="22"/>
  </w:num>
  <w:num w:numId="35">
    <w:abstractNumId w:val="44"/>
  </w:num>
  <w:num w:numId="36">
    <w:abstractNumId w:val="21"/>
  </w:num>
  <w:num w:numId="37">
    <w:abstractNumId w:val="1"/>
  </w:num>
  <w:num w:numId="38">
    <w:abstractNumId w:val="42"/>
  </w:num>
  <w:num w:numId="39">
    <w:abstractNumId w:val="43"/>
  </w:num>
  <w:num w:numId="40">
    <w:abstractNumId w:val="37"/>
  </w:num>
  <w:num w:numId="41">
    <w:abstractNumId w:val="6"/>
  </w:num>
  <w:num w:numId="42">
    <w:abstractNumId w:val="3"/>
  </w:num>
  <w:num w:numId="43">
    <w:abstractNumId w:val="5"/>
  </w:num>
  <w:num w:numId="44">
    <w:abstractNumId w:val="45"/>
  </w:num>
  <w:num w:numId="45">
    <w:abstractNumId w:val="17"/>
  </w:num>
  <w:num w:numId="46">
    <w:abstractNumId w:val="41"/>
  </w:num>
  <w:num w:numId="47">
    <w:abstractNumId w:val="13"/>
  </w:num>
  <w:num w:numId="48">
    <w:abstractNumId w:val="24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lacherla, Susmitha C (NE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60E62"/>
    <w:rsid w:val="00066205"/>
    <w:rsid w:val="00096C08"/>
    <w:rsid w:val="000B06CF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D6CCE"/>
    <w:rsid w:val="001E1452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C43"/>
    <w:rsid w:val="00327B1D"/>
    <w:rsid w:val="00335AE2"/>
    <w:rsid w:val="003376CE"/>
    <w:rsid w:val="00350946"/>
    <w:rsid w:val="00360E8C"/>
    <w:rsid w:val="00360EAA"/>
    <w:rsid w:val="003616C2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25420"/>
    <w:rsid w:val="00446391"/>
    <w:rsid w:val="00452D84"/>
    <w:rsid w:val="00473A2F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157EF"/>
    <w:rsid w:val="00522634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81BE6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2D9"/>
    <w:rsid w:val="007F0559"/>
    <w:rsid w:val="007F0FE6"/>
    <w:rsid w:val="007F36E6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A530E"/>
    <w:rsid w:val="008C2FA7"/>
    <w:rsid w:val="008C584B"/>
    <w:rsid w:val="008D184D"/>
    <w:rsid w:val="008E35AA"/>
    <w:rsid w:val="0091231B"/>
    <w:rsid w:val="009152BD"/>
    <w:rsid w:val="009212E2"/>
    <w:rsid w:val="00925A7E"/>
    <w:rsid w:val="00926339"/>
    <w:rsid w:val="00926DA7"/>
    <w:rsid w:val="00932115"/>
    <w:rsid w:val="009330C3"/>
    <w:rsid w:val="00934089"/>
    <w:rsid w:val="0094076B"/>
    <w:rsid w:val="00946573"/>
    <w:rsid w:val="0095088D"/>
    <w:rsid w:val="00950B2C"/>
    <w:rsid w:val="009773E7"/>
    <w:rsid w:val="0098031D"/>
    <w:rsid w:val="00987C80"/>
    <w:rsid w:val="00997A45"/>
    <w:rsid w:val="009A4223"/>
    <w:rsid w:val="009D1184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199B"/>
    <w:rsid w:val="00B05B0D"/>
    <w:rsid w:val="00B148DC"/>
    <w:rsid w:val="00B15619"/>
    <w:rsid w:val="00B17252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51D1"/>
    <w:rsid w:val="00B97A0A"/>
    <w:rsid w:val="00BA7B09"/>
    <w:rsid w:val="00BD2C9B"/>
    <w:rsid w:val="00BE2E93"/>
    <w:rsid w:val="00C006AB"/>
    <w:rsid w:val="00C06FFD"/>
    <w:rsid w:val="00C103E4"/>
    <w:rsid w:val="00C1092A"/>
    <w:rsid w:val="00C17305"/>
    <w:rsid w:val="00C20D15"/>
    <w:rsid w:val="00C228D9"/>
    <w:rsid w:val="00C22C83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484A"/>
    <w:rsid w:val="00CD5CEE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B5AF39C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  <w:style w:type="paragraph" w:customStyle="1" w:styleId="Footertext1">
    <w:name w:val="Footer text 1"/>
    <w:basedOn w:val="Footer"/>
    <w:rsid w:val="003616C2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3616C2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file:///\\F3420-ECLDBP01\data\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theme" Target="theme/theme1.xml"/><Relationship Id="rId8" Type="http://schemas.openxmlformats.org/officeDocument/2006/relationships/hyperlink" Target="file:///\\f3420-ecldbp01\data\Coaching\Quality_Other\Encrypt_Out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file:///\\f3420-ecldbp01\data\Coaching\Quality_Other\Dencrypt_Ou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file:///\\F3420-ECLDBT01\data\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file:///\\F3420-ECLDBD01\data\" TargetMode="External"/><Relationship Id="rId13" Type="http://schemas.openxmlformats.org/officeDocument/2006/relationships/hyperlink" Target="file:///\\F3420-ECLDBP01\ssis\Coaching\Packages\Quality_Other%20_Coaching.dtsx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D564D-650B-426C-B3DD-22E0EDDD4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46</Pages>
  <Words>2492</Words>
  <Characters>14209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16668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(NE)</cp:lastModifiedBy>
  <cp:revision>40</cp:revision>
  <dcterms:created xsi:type="dcterms:W3CDTF">2016-04-12T19:32:00Z</dcterms:created>
  <dcterms:modified xsi:type="dcterms:W3CDTF">2020-07-31T20:36:00Z</dcterms:modified>
</cp:coreProperties>
</file>