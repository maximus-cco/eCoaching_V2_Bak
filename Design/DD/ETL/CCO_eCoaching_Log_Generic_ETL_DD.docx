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B307B1">
        <w:rPr>
          <w:rFonts w:ascii="Arial" w:hAnsi="Arial" w:cs="Arial"/>
          <w:b/>
          <w:sz w:val="32"/>
        </w:rPr>
        <w:t>Generic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</w:tblGrid>
      <w:tr w:rsidR="009F2A51" w:rsidRPr="00D37C04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E41548" w:rsidRPr="00D37C04" w:rsidTr="00A20702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E41548" w:rsidRPr="00FF578D" w:rsidRDefault="004A3F12" w:rsidP="00E41548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9/1/</w:t>
            </w:r>
            <w:ins w:id="1" w:author="Palacherla, Susmitha C (NONUS)" w:date="2017-09-11T05:24:00Z">
              <w:r>
                <w:rPr>
                  <w:rFonts w:ascii="Times New Roman (PCL6)" w:hAnsi="Times New Roman (PCL6)"/>
                </w:rPr>
                <w:t>2017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E41548" w:rsidRPr="00D37C04" w:rsidRDefault="00E41548" w:rsidP="00E41548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E41548" w:rsidRPr="00D37C04" w:rsidRDefault="00E41548" w:rsidP="004A3F12">
            <w:pPr>
              <w:ind w:right="-270"/>
              <w:rPr>
                <w:rFonts w:ascii="Times New Roman (PCL6)" w:hAnsi="Times New Roman (PCL6)"/>
              </w:rPr>
              <w:pPrChange w:id="2" w:author="Palacherla, Susmitha C (NONUS)" w:date="2017-09-11T05:25:00Z">
                <w:pPr>
                  <w:ind w:right="-270"/>
                </w:pPr>
              </w:pPrChange>
            </w:pPr>
            <w:r>
              <w:rPr>
                <w:rFonts w:ascii="Times New Roman (PCL6)" w:hAnsi="Times New Roman (PCL6)"/>
              </w:rPr>
              <w:t xml:space="preserve">TFS </w:t>
            </w:r>
            <w:del w:id="3" w:author="Palacherla, Susmitha C (NONUS)" w:date="2017-09-11T05:24:00Z">
              <w:r w:rsidDel="004A3F12">
                <w:rPr>
                  <w:rFonts w:ascii="Times New Roman (PCL6)" w:hAnsi="Times New Roman (PCL6)"/>
                </w:rPr>
                <w:delText xml:space="preserve">7105 </w:delText>
              </w:r>
            </w:del>
            <w:ins w:id="4" w:author="Palacherla, Susmitha C (NONUS)" w:date="2017-09-11T05:24:00Z">
              <w:r w:rsidR="004A3F12">
                <w:rPr>
                  <w:rFonts w:ascii="Times New Roman (PCL6)" w:hAnsi="Times New Roman (PCL6)"/>
                </w:rPr>
                <w:t xml:space="preserve">7646 </w:t>
              </w:r>
            </w:ins>
            <w:r>
              <w:rPr>
                <w:rFonts w:ascii="Times New Roman (PCL6)" w:hAnsi="Times New Roman (PCL6)"/>
              </w:rPr>
              <w:t xml:space="preserve">– </w:t>
            </w:r>
            <w:del w:id="5" w:author="Palacherla, Susmitha C (NONUS)" w:date="2017-09-11T05:25:00Z">
              <w:r w:rsidDel="004A3F12">
                <w:rPr>
                  <w:rFonts w:ascii="Times New Roman (PCL6)" w:hAnsi="Times New Roman (PCL6)"/>
                </w:rPr>
                <w:delText>Upgrade to SQL Server 2012</w:delText>
              </w:r>
            </w:del>
            <w:ins w:id="6" w:author="Palacherla, Susmitha C (NONUS)" w:date="2017-09-11T05:25:00Z">
              <w:r w:rsidR="004A3F12">
                <w:rPr>
                  <w:rFonts w:ascii="Times New Roman (PCL6)" w:hAnsi="Times New Roman (PCL6)"/>
                </w:rPr>
                <w:t>Attendance discrepancy feed</w:t>
              </w:r>
            </w:ins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ED0CDF">
        <w:rPr>
          <w:rFonts w:ascii="Times New Roman (PCL6)" w:hAnsi="Times New Roman (PCL6)"/>
        </w:rPr>
        <w:t>12/12</w:t>
      </w:r>
      <w:r w:rsidR="0094076B">
        <w:rPr>
          <w:rFonts w:ascii="Times New Roman (PCL6)" w:hAnsi="Times New Roman (PCL6)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E41548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E41548">
        <w:tc>
          <w:tcPr>
            <w:tcW w:w="1440" w:type="dxa"/>
          </w:tcPr>
          <w:p w:rsidR="009F2A51" w:rsidRPr="00FF578D" w:rsidRDefault="0094076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4/11/2016</w:t>
            </w:r>
          </w:p>
        </w:tc>
        <w:tc>
          <w:tcPr>
            <w:tcW w:w="5238" w:type="dxa"/>
          </w:tcPr>
          <w:p w:rsidR="009F2A51" w:rsidRPr="00D37C04" w:rsidRDefault="00A67A9C" w:rsidP="0094076B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</w:t>
            </w:r>
            <w:r w:rsidR="0094076B">
              <w:t>470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ED0CDF" w:rsidP="00C57C3E">
            <w:pPr>
              <w:pStyle w:val="hdr1"/>
              <w:ind w:left="0"/>
              <w:jc w:val="left"/>
            </w:pPr>
            <w:r>
              <w:t>12/12/2016</w:t>
            </w:r>
          </w:p>
        </w:tc>
        <w:tc>
          <w:tcPr>
            <w:tcW w:w="5238" w:type="dxa"/>
          </w:tcPr>
          <w:p w:rsidR="009F2A51" w:rsidRPr="00D37C04" w:rsidRDefault="00ED0CDF" w:rsidP="00ED0CDF">
            <w:pPr>
              <w:pStyle w:val="hdr1"/>
              <w:ind w:left="0"/>
              <w:jc w:val="left"/>
            </w:pPr>
            <w:r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:rsidR="009F2A51" w:rsidRPr="00D37C04" w:rsidRDefault="00ED0CDF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E41548" w:rsidRPr="00D37C04" w:rsidTr="00A20702">
        <w:tc>
          <w:tcPr>
            <w:tcW w:w="1440" w:type="dxa"/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5238" w:type="dxa"/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3.0 TFS 7105 – Upgrade to SQL Server 2012</w:t>
            </w:r>
          </w:p>
        </w:tc>
        <w:tc>
          <w:tcPr>
            <w:tcW w:w="2790" w:type="dxa"/>
          </w:tcPr>
          <w:p w:rsidR="00E41548" w:rsidRPr="00D37C04" w:rsidRDefault="00E41548" w:rsidP="00E41548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4A3F12" w:rsidP="00C57C3E">
            <w:pPr>
              <w:pStyle w:val="hdr1"/>
              <w:ind w:left="0"/>
              <w:jc w:val="left"/>
            </w:pPr>
            <w:ins w:id="7" w:author="Palacherla, Susmitha C (NONUS)" w:date="2017-09-11T05:25:00Z">
              <w:r>
                <w:t>9/1/2017</w:t>
              </w:r>
            </w:ins>
          </w:p>
        </w:tc>
        <w:tc>
          <w:tcPr>
            <w:tcW w:w="5238" w:type="dxa"/>
          </w:tcPr>
          <w:p w:rsidR="00997A45" w:rsidRPr="00D37C04" w:rsidRDefault="004A3F12" w:rsidP="00997A45">
            <w:pPr>
              <w:pStyle w:val="hdr1"/>
              <w:ind w:left="0"/>
              <w:jc w:val="left"/>
            </w:pPr>
            <w:ins w:id="8" w:author="Palacherla, Susmitha C (NONUS)" w:date="2017-09-11T05:25:00Z">
              <w:r>
                <w:t>4.0 TFS 7647 – Incorporate Attendance discrepancy (DTT) feed</w:t>
              </w:r>
            </w:ins>
          </w:p>
        </w:tc>
        <w:tc>
          <w:tcPr>
            <w:tcW w:w="2790" w:type="dxa"/>
          </w:tcPr>
          <w:p w:rsidR="009F2A51" w:rsidRPr="00D37C04" w:rsidRDefault="004A3F12" w:rsidP="00A45C57">
            <w:pPr>
              <w:pStyle w:val="hdr1"/>
              <w:ind w:left="0"/>
              <w:jc w:val="left"/>
            </w:pPr>
            <w:ins w:id="9" w:author="Palacherla, Susmitha C (NONUS)" w:date="2017-09-11T05:26:00Z">
              <w:r w:rsidRPr="00257251">
                <w:t>Susmitha Palacherla</w:t>
              </w:r>
            </w:ins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E41548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0" w:name="_Toc434743870"/>
      <w:r w:rsidRPr="002431EB">
        <w:br w:type="page"/>
      </w:r>
      <w:bookmarkEnd w:id="10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C7EAF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00991" w:history="1">
            <w:r w:rsidR="00CC7EAF" w:rsidRPr="00CA0D2D">
              <w:rPr>
                <w:rStyle w:val="Hyperlink"/>
                <w:noProof/>
              </w:rPr>
              <w:t>1.</w:t>
            </w:r>
            <w:r w:rsidR="00CC7E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7EAF" w:rsidRPr="00CA0D2D">
              <w:rPr>
                <w:rStyle w:val="Hyperlink"/>
                <w:noProof/>
              </w:rPr>
              <w:t>Overview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_Toc469400991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4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2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_Toc469400992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4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3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1.2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Document Scope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_Toc469400993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4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4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1.3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Source Files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_Toc469400994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4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5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1.4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Module List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_Toc469400995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6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1.5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_Toc469400996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0997" w:history="1">
            <w:r w:rsidR="00CC7EAF" w:rsidRPr="00CA0D2D">
              <w:rPr>
                <w:rStyle w:val="Hyperlink"/>
                <w:noProof/>
              </w:rPr>
              <w:t>1.5.1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noProof/>
              </w:rPr>
              <w:t>Software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_Toc469400997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0998" w:history="1">
            <w:r w:rsidR="00CC7EAF" w:rsidRPr="00CA0D2D">
              <w:rPr>
                <w:rStyle w:val="Hyperlink"/>
                <w:noProof/>
              </w:rPr>
              <w:t>1.5.2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noProof/>
              </w:rPr>
              <w:t>Hardware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_Toc469400998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0999" w:history="1">
            <w:r w:rsidR="00CC7EAF" w:rsidRPr="00CA0D2D">
              <w:rPr>
                <w:rStyle w:val="Hyperlink"/>
                <w:rFonts w:ascii="Calibri" w:hAnsi="Calibri"/>
                <w:noProof/>
              </w:rPr>
              <w:t>1.6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Users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_Toc469400999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5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9401000" w:history="1">
            <w:r w:rsidR="00CC7EAF" w:rsidRPr="00CA0D2D">
              <w:rPr>
                <w:rStyle w:val="Hyperlink"/>
                <w:noProof/>
              </w:rPr>
              <w:t>2.</w:t>
            </w:r>
            <w:r w:rsidR="00CC7EA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7EAF" w:rsidRPr="00CA0D2D">
              <w:rPr>
                <w:rStyle w:val="Hyperlink"/>
                <w:noProof/>
              </w:rPr>
              <w:t>Details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_Toc469401000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1003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Source Files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_Toc469401003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4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2.1.1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File layout and Mappings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_Toc469401004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69401005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Module Details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_Toc469401005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8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6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2.2.1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SQL agent job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_Toc469401006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8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7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2.2.2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SSIS Package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_Toc469401007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8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8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2.2.3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Tables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_Toc469401008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63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09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2.2.4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Procedures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_Toc469401009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63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CC7EAF" w:rsidRDefault="00D91EE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69401010" w:history="1">
            <w:r w:rsidR="00CC7EAF" w:rsidRPr="00CA0D2D">
              <w:rPr>
                <w:rStyle w:val="Hyperlink"/>
                <w:rFonts w:ascii="Calibri" w:hAnsi="Calibri"/>
                <w:noProof/>
              </w:rPr>
              <w:t>2.2.5</w:t>
            </w:r>
            <w:r w:rsidR="00CC7EAF">
              <w:rPr>
                <w:noProof/>
                <w:lang w:eastAsia="en-US"/>
              </w:rPr>
              <w:tab/>
            </w:r>
            <w:r w:rsidR="00CC7EAF" w:rsidRPr="00CA0D2D">
              <w:rPr>
                <w:rStyle w:val="Hyperlink"/>
                <w:rFonts w:ascii="Calibri" w:hAnsi="Calibri"/>
                <w:noProof/>
              </w:rPr>
              <w:t>Functions</w:t>
            </w:r>
            <w:r w:rsidR="00CC7EAF">
              <w:rPr>
                <w:noProof/>
                <w:webHidden/>
              </w:rPr>
              <w:tab/>
            </w:r>
            <w:r w:rsidR="00CC7EAF">
              <w:rPr>
                <w:noProof/>
                <w:webHidden/>
              </w:rPr>
              <w:fldChar w:fldCharType="begin"/>
            </w:r>
            <w:r w:rsidR="00CC7EAF">
              <w:rPr>
                <w:noProof/>
                <w:webHidden/>
              </w:rPr>
              <w:instrText xml:space="preserve"> PAGEREF _Toc469401010 \h </w:instrText>
            </w:r>
            <w:r w:rsidR="00CC7EAF">
              <w:rPr>
                <w:noProof/>
                <w:webHidden/>
              </w:rPr>
            </w:r>
            <w:r w:rsidR="00CC7EAF">
              <w:rPr>
                <w:noProof/>
                <w:webHidden/>
              </w:rPr>
              <w:fldChar w:fldCharType="separate"/>
            </w:r>
            <w:r w:rsidR="00CC7EAF">
              <w:rPr>
                <w:noProof/>
                <w:webHidden/>
              </w:rPr>
              <w:t>63</w:t>
            </w:r>
            <w:r w:rsidR="00CC7EAF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69400991"/>
      <w:r w:rsidRPr="0027630C">
        <w:rPr>
          <w:color w:val="auto"/>
        </w:rPr>
        <w:lastRenderedPageBreak/>
        <w:t>Overview</w:t>
      </w:r>
      <w:bookmarkEnd w:id="11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2" w:name="_Toc469400992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12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 xml:space="preserve"> (General)</w:t>
      </w:r>
      <w:r w:rsidR="007C6827">
        <w:rPr>
          <w:rFonts w:asciiTheme="minorHAnsi" w:hAnsiTheme="minorHAnsi" w:cs="Segoe UI"/>
          <w:color w:val="000000" w:themeColor="text1"/>
        </w:rPr>
        <w:t xml:space="preserve"> 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>will be used for mass loading of general ecls 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3" w:name="_Toc469400993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13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 or general feeds that will be used to mass load ecls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4" w:name="_Toc469400994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14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r w:rsidR="00B307B1" w:rsidRPr="00B7151D">
          <w:rPr>
            <w:rStyle w:val="Hyperlink"/>
            <w:rFonts w:asciiTheme="minorHAnsi" w:hAnsiTheme="minorHAnsi" w:cs="Segoe UI"/>
          </w:rPr>
          <w:t>Generic</w:t>
        </w:r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B307B1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94076B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ins w:id="15" w:author="Palacherla, Susmitha C (NONUS)" w:date="2017-09-11T05:27:00Z">
              <w:r w:rsidR="00D91EE9">
                <w:rPr>
                  <w:rFonts w:asciiTheme="minorHAnsi" w:hAnsiTheme="minorHAnsi" w:cs="Segoe UI"/>
                  <w:color w:val="000000" w:themeColor="text1"/>
                </w:rPr>
                <w:t xml:space="preserve">Other </w:t>
              </w:r>
            </w:ins>
            <w:r w:rsidR="0094076B">
              <w:rPr>
                <w:rFonts w:asciiTheme="minorHAnsi" w:hAnsiTheme="minorHAnsi" w:cs="Segoe UI"/>
                <w:color w:val="000000" w:themeColor="text1"/>
              </w:rPr>
              <w:t>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94076B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A3652D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="0053330A"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A3652D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jc w:val="right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A3652D" w:rsidRDefault="00D91EE9" w:rsidP="00D91EE9">
            <w:pPr>
              <w:spacing w:after="0" w:line="240" w:lineRule="auto"/>
              <w:rPr>
                <w:rFonts w:asciiTheme="minorHAnsi" w:hAnsiTheme="minorHAnsi" w:cs="Segoe UI"/>
                <w:color w:val="000000" w:themeColor="text1"/>
              </w:rPr>
              <w:pPrChange w:id="16" w:author="Palacherla, Susmitha C (NONUS)" w:date="2017-09-11T05:27:00Z">
                <w:pPr>
                  <w:spacing w:after="0" w:line="240" w:lineRule="auto"/>
                </w:pPr>
              </w:pPrChange>
            </w:pPr>
            <w:ins w:id="17" w:author="Palacherla, Susmitha C (NONUS)" w:date="2017-09-11T05:27:00Z">
              <w:r>
                <w:rPr>
                  <w:rFonts w:asciiTheme="minorHAnsi" w:hAnsiTheme="minorHAnsi" w:cs="Segoe UI"/>
                  <w:color w:val="000000" w:themeColor="text1"/>
                </w:rPr>
                <w:t xml:space="preserve">Seasonal Employee Attendance </w:t>
              </w:r>
            </w:ins>
            <w:del w:id="18" w:author="Palacherla, Susmitha C (NONUS)" w:date="2017-09-11T05:27:00Z">
              <w:r w:rsidR="00A3652D" w:rsidDel="00D91EE9">
                <w:rPr>
                  <w:rFonts w:asciiTheme="minorHAnsi" w:hAnsiTheme="minorHAnsi" w:cs="Segoe UI"/>
                  <w:color w:val="000000" w:themeColor="text1"/>
                </w:rPr>
                <w:delText>SEA R</w:delText>
              </w:r>
            </w:del>
            <w:ins w:id="19" w:author="Palacherla, Susmitha C (NONUS)" w:date="2017-09-11T05:27:00Z">
              <w:r>
                <w:rPr>
                  <w:rFonts w:asciiTheme="minorHAnsi" w:hAnsiTheme="minorHAnsi" w:cs="Segoe UI"/>
                  <w:color w:val="000000" w:themeColor="text1"/>
                </w:rPr>
                <w:t>R</w:t>
              </w:r>
            </w:ins>
            <w:r w:rsidR="00A3652D">
              <w:rPr>
                <w:rFonts w:asciiTheme="minorHAnsi" w:hAnsiTheme="minorHAnsi" w:cs="Segoe UI"/>
                <w:color w:val="000000" w:themeColor="text1"/>
              </w:rPr>
              <w:t>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Ind</w:t>
            </w:r>
            <w:r w:rsidRPr="007E2C75">
              <w:rPr>
                <w:rFonts w:cstheme="minorHAnsi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7E2C75" w:rsidRDefault="00A3652D" w:rsidP="00A71CC9">
            <w:pPr>
              <w:spacing w:after="0" w:line="240" w:lineRule="auto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E2C75" w:rsidTr="00A71CC9">
        <w:trPr>
          <w:trHeight w:val="690"/>
          <w:ins w:id="20" w:author="Palacherla, Susmitha C (NONUS)" w:date="2017-09-11T05:26:00Z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jc w:val="right"/>
              <w:rPr>
                <w:ins w:id="21" w:author="Palacherla, Susmitha C (NONUS)" w:date="2017-09-11T05:26:00Z"/>
                <w:rFonts w:cstheme="minorHAnsi"/>
                <w:color w:val="000000"/>
                <w:sz w:val="16"/>
                <w:szCs w:val="16"/>
              </w:rPr>
            </w:pPr>
            <w:ins w:id="22" w:author="Palacherla, Susmitha C (NONUS)" w:date="2017-09-11T05:26:00Z">
              <w:r>
                <w:rPr>
                  <w:rFonts w:cstheme="minorHAnsi"/>
                  <w:color w:val="000000"/>
                  <w:sz w:val="16"/>
                  <w:szCs w:val="16"/>
                </w:rPr>
                <w:t>3</w:t>
              </w:r>
            </w:ins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D91EE9" w:rsidRDefault="00D91EE9" w:rsidP="00D91EE9">
            <w:pPr>
              <w:spacing w:after="0" w:line="240" w:lineRule="auto"/>
              <w:rPr>
                <w:ins w:id="23" w:author="Palacherla, Susmitha C (NONUS)" w:date="2017-09-11T05:26:00Z"/>
                <w:rFonts w:asciiTheme="minorHAnsi" w:hAnsiTheme="minorHAnsi" w:cs="Segoe UI"/>
                <w:color w:val="000000" w:themeColor="text1"/>
              </w:rPr>
            </w:pPr>
            <w:ins w:id="24" w:author="Palacherla, Susmitha C (NONUS)" w:date="2017-09-11T05:27:00Z">
              <w:r>
                <w:rPr>
                  <w:rFonts w:asciiTheme="minorHAnsi" w:hAnsiTheme="minorHAnsi" w:cs="Segoe UI"/>
                  <w:color w:val="000000" w:themeColor="text1"/>
                </w:rPr>
                <w:t>Attendance Discrepancy Report</w:t>
              </w:r>
            </w:ins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ins w:id="25" w:author="Palacherla, Susmitha C (NONUS)" w:date="2017-09-11T05:26:00Z"/>
                <w:rFonts w:cstheme="minorHAnsi"/>
                <w:color w:val="000000"/>
                <w:sz w:val="16"/>
                <w:szCs w:val="16"/>
              </w:rPr>
            </w:pPr>
            <w:ins w:id="26" w:author="Palacherla, Susmitha C (NONUS)" w:date="2017-09-11T05:26:00Z">
              <w:r>
                <w:rPr>
                  <w:rFonts w:cstheme="minorHAnsi"/>
                  <w:color w:val="000000"/>
                  <w:sz w:val="16"/>
                  <w:szCs w:val="16"/>
                </w:rPr>
                <w:t>Y</w:t>
              </w:r>
            </w:ins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ins w:id="27" w:author="Palacherla, Susmitha C (NONUS)" w:date="2017-09-11T05:26:00Z"/>
                <w:rFonts w:cstheme="minorHAnsi"/>
                <w:color w:val="000000"/>
                <w:sz w:val="16"/>
                <w:szCs w:val="16"/>
              </w:rPr>
            </w:pPr>
            <w:ins w:id="28" w:author="Palacherla, Susmitha C (NONUS)" w:date="2017-09-11T05:26:00Z">
              <w:r>
                <w:rPr>
                  <w:rFonts w:cstheme="minorHAnsi"/>
                  <w:color w:val="000000"/>
                  <w:sz w:val="16"/>
                  <w:szCs w:val="16"/>
                </w:rPr>
                <w:t>DTT</w:t>
              </w:r>
            </w:ins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ins w:id="29" w:author="Palacherla, Susmitha C (NONUS)" w:date="2017-09-11T05:26:00Z"/>
                <w:rFonts w:cstheme="minorHAnsi"/>
                <w:color w:val="000000"/>
                <w:sz w:val="16"/>
                <w:szCs w:val="16"/>
              </w:rPr>
            </w:pPr>
            <w:ins w:id="30" w:author="Palacherla, Susmitha C (NONUS)" w:date="2017-09-11T05:27:00Z">
              <w:r>
                <w:rPr>
                  <w:rFonts w:cstheme="minorHAnsi"/>
                  <w:color w:val="000000"/>
                  <w:sz w:val="16"/>
                  <w:szCs w:val="16"/>
                </w:rPr>
                <w:t>Ind</w:t>
              </w:r>
              <w:r w:rsidRPr="007E2C75">
                <w:rPr>
                  <w:rFonts w:cstheme="minorHAnsi"/>
                  <w:color w:val="000000"/>
                  <w:sz w:val="16"/>
                  <w:szCs w:val="16"/>
                </w:rPr>
                <w:t>irect Coach</w:t>
              </w:r>
            </w:ins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ins w:id="31" w:author="Palacherla, Susmitha C (NONUS)" w:date="2017-09-11T05:26:00Z"/>
                <w:rFonts w:cstheme="minorHAnsi"/>
                <w:color w:val="000000"/>
                <w:sz w:val="16"/>
                <w:szCs w:val="16"/>
              </w:rPr>
            </w:pPr>
            <w:ins w:id="32" w:author="Palacherla, Susmitha C (NONUS)" w:date="2017-09-11T05:27:00Z">
              <w:r>
                <w:rPr>
                  <w:rFonts w:cstheme="minorHAnsi"/>
                  <w:color w:val="000000"/>
                  <w:sz w:val="16"/>
                  <w:szCs w:val="16"/>
                </w:rPr>
                <w:t>Feed</w:t>
              </w:r>
            </w:ins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Default="00D91EE9" w:rsidP="00D91EE9">
            <w:pPr>
              <w:spacing w:after="0" w:line="240" w:lineRule="auto"/>
              <w:rPr>
                <w:ins w:id="33" w:author="Palacherla, Susmitha C (NONUS)" w:date="2017-09-11T05:26:00Z"/>
                <w:rFonts w:cstheme="minorHAnsi"/>
                <w:color w:val="000000"/>
                <w:sz w:val="16"/>
                <w:szCs w:val="16"/>
              </w:rPr>
            </w:pPr>
            <w:ins w:id="34" w:author="Palacherla, Susmitha C (NONUS)" w:date="2017-09-11T05:27:00Z">
              <w:r>
                <w:rPr>
                  <w:rFonts w:cstheme="minorHAnsi"/>
                  <w:color w:val="000000"/>
                  <w:sz w:val="16"/>
                  <w:szCs w:val="16"/>
                </w:rPr>
                <w:t>Attendance</w:t>
              </w:r>
            </w:ins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r w:rsidRPr="00A3652D">
        <w:rPr>
          <w:rFonts w:asciiTheme="minorHAnsi" w:hAnsiTheme="minorHAnsi" w:cs="Segoe UI"/>
          <w:color w:val="000000" w:themeColor="text1"/>
        </w:rPr>
        <w:t>The file will have the following naming convention: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spellStart"/>
      <w:r w:rsidRPr="00A3652D">
        <w:rPr>
          <w:rFonts w:asciiTheme="minorHAnsi" w:hAnsiTheme="minorHAnsi" w:cs="Segoe UI"/>
          <w:color w:val="000000" w:themeColor="text1"/>
        </w:rPr>
        <w:t>eCL_Generic_Feed_XXX</w:t>
      </w:r>
      <w:proofErr w:type="spellEnd"/>
      <w:r w:rsidRPr="00A3652D">
        <w:rPr>
          <w:rFonts w:asciiTheme="minorHAnsi" w:hAnsiTheme="minorHAnsi" w:cs="Segoe UI"/>
          <w:color w:val="000000" w:themeColor="text1"/>
        </w:rPr>
        <w:t xml:space="preserve">&lt;YYYYMMDD&gt;.csv   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gramStart"/>
      <w:r w:rsidRPr="00A3652D">
        <w:rPr>
          <w:rFonts w:asciiTheme="minorHAnsi" w:hAnsiTheme="minorHAnsi" w:cs="Segoe UI"/>
          <w:color w:val="000000" w:themeColor="text1"/>
        </w:rPr>
        <w:t>or</w:t>
      </w:r>
      <w:proofErr w:type="gramEnd"/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spellStart"/>
      <w:r w:rsidRPr="00A3652D">
        <w:rPr>
          <w:rFonts w:asciiTheme="minorHAnsi" w:hAnsiTheme="minorHAnsi" w:cs="Segoe UI"/>
          <w:color w:val="000000" w:themeColor="text1"/>
        </w:rPr>
        <w:t>eCL_Generic_Feed_XXX_ZZZ</w:t>
      </w:r>
      <w:proofErr w:type="spellEnd"/>
      <w:r w:rsidRPr="00A3652D">
        <w:rPr>
          <w:rFonts w:asciiTheme="minorHAnsi" w:hAnsiTheme="minorHAnsi" w:cs="Segoe UI"/>
          <w:color w:val="000000" w:themeColor="text1"/>
        </w:rPr>
        <w:t xml:space="preserve">&lt;YYYYMMDD&gt;.csv   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r w:rsidRPr="00A3652D">
        <w:rPr>
          <w:rFonts w:asciiTheme="minorHAnsi" w:hAnsiTheme="minorHAnsi" w:cs="Segoe UI"/>
          <w:color w:val="000000" w:themeColor="text1"/>
        </w:rPr>
        <w:t>&lt;YYYYMMDD&gt; represents the Year, Month and Day</w:t>
      </w:r>
    </w:p>
    <w:p w:rsidR="00A3652D" w:rsidRPr="00A3652D" w:rsidRDefault="00A3652D" w:rsidP="00A3652D">
      <w:pPr>
        <w:spacing w:after="0"/>
        <w:rPr>
          <w:rFonts w:asciiTheme="minorHAnsi" w:hAnsiTheme="minorHAnsi" w:cs="Segoe UI"/>
          <w:color w:val="000000" w:themeColor="text1"/>
        </w:rPr>
      </w:pPr>
      <w:proofErr w:type="gramStart"/>
      <w:r w:rsidRPr="00A3652D">
        <w:rPr>
          <w:rFonts w:asciiTheme="minorHAnsi" w:hAnsiTheme="minorHAnsi" w:cs="Segoe UI"/>
          <w:color w:val="000000" w:themeColor="text1"/>
        </w:rPr>
        <w:t>where</w:t>
      </w:r>
      <w:proofErr w:type="gramEnd"/>
      <w:r w:rsidRPr="00A3652D">
        <w:rPr>
          <w:rFonts w:asciiTheme="minorHAnsi" w:hAnsiTheme="minorHAnsi" w:cs="Segoe UI"/>
          <w:color w:val="000000" w:themeColor="text1"/>
        </w:rPr>
        <w:t xml:space="preserve"> XXX is the 3 letter OTH Report Code for the generic report and _ZZZ represents a specific Report Code and </w:t>
      </w:r>
      <w:proofErr w:type="spellStart"/>
      <w:r w:rsidRPr="00A3652D">
        <w:rPr>
          <w:rFonts w:asciiTheme="minorHAnsi" w:hAnsiTheme="minorHAnsi" w:cs="Segoe UI"/>
          <w:color w:val="000000" w:themeColor="text1"/>
        </w:rPr>
        <w:t>yyyymmdd</w:t>
      </w:r>
      <w:proofErr w:type="spellEnd"/>
      <w:r w:rsidRPr="00A3652D">
        <w:rPr>
          <w:rFonts w:asciiTheme="minorHAnsi" w:hAnsiTheme="minorHAnsi" w:cs="Segoe UI"/>
          <w:color w:val="000000" w:themeColor="text1"/>
        </w:rPr>
        <w:t xml:space="preserve"> is the date the file generated in year month day format.</w:t>
      </w:r>
    </w:p>
    <w:p w:rsidR="00A3652D" w:rsidRDefault="00A3652D" w:rsidP="00A3652D">
      <w:pPr>
        <w:ind w:left="1440"/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5" w:name="_Toc469400995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35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6" w:name="_Toc469400996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36"/>
    </w:p>
    <w:p w:rsidR="009D1884" w:rsidRPr="0027630C" w:rsidRDefault="009D1884" w:rsidP="0027630C">
      <w:pPr>
        <w:pStyle w:val="Heading3"/>
        <w:rPr>
          <w:color w:val="auto"/>
        </w:rPr>
      </w:pPr>
      <w:bookmarkStart w:id="37" w:name="_Toc469400997"/>
      <w:r w:rsidRPr="0027630C">
        <w:rPr>
          <w:color w:val="auto"/>
        </w:rPr>
        <w:t>Software</w:t>
      </w:r>
      <w:bookmarkEnd w:id="37"/>
    </w:p>
    <w:p w:rsidR="00E41548" w:rsidRPr="00257251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38" w:name="_Toc469400998"/>
      <w:r w:rsidRPr="0027630C">
        <w:rPr>
          <w:color w:val="auto"/>
        </w:rPr>
        <w:t>Hardware</w:t>
      </w:r>
      <w:bookmarkEnd w:id="38"/>
    </w:p>
    <w:p w:rsidR="00E41548" w:rsidRPr="00810310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E41548" w:rsidRPr="00257251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E41548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E41548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E41548" w:rsidRPr="00257251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E41548" w:rsidRPr="00257251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Pr="00257251">
          <w:rPr>
            <w:rStyle w:val="Hyperlink"/>
            <w:rFonts w:ascii="Times New Roman" w:hAnsi="Times New Roman"/>
            <w:sz w:val="20"/>
            <w:szCs w:val="20"/>
          </w:rPr>
          <w:t>\\VRIVSCORS01\BCC Scorecards\</w:t>
        </w:r>
      </w:hyperlink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9" w:name="_Toc469400999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39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eCL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After a 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Supervisor </w:t>
      </w:r>
      <w:r w:rsidR="0094076B">
        <w:rPr>
          <w:rFonts w:asciiTheme="minorHAnsi" w:hAnsiTheme="minorHAnsi" w:cs="Segoe UI"/>
          <w:color w:val="000000" w:themeColor="text1"/>
        </w:rPr>
        <w:t>reviews the log, the logs goes to Pending Employee review and the Employee becomes the user.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F7A4C" w:rsidRDefault="00AF7A4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40" w:name="_Toc469401000"/>
      <w:r w:rsidRPr="0027630C">
        <w:rPr>
          <w:color w:val="auto"/>
        </w:rPr>
        <w:lastRenderedPageBreak/>
        <w:t>Details</w:t>
      </w:r>
      <w:bookmarkEnd w:id="40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41" w:name="_Toc387654370"/>
      <w:bookmarkStart w:id="42" w:name="_Toc387758815"/>
      <w:bookmarkStart w:id="43" w:name="_Toc387821326"/>
      <w:bookmarkStart w:id="44" w:name="_Toc387821375"/>
      <w:bookmarkStart w:id="45" w:name="_Toc430607220"/>
      <w:bookmarkStart w:id="46" w:name="_Toc430607321"/>
      <w:bookmarkStart w:id="47" w:name="_Toc430607359"/>
      <w:bookmarkStart w:id="48" w:name="_Toc469401001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49" w:name="_Toc387654371"/>
      <w:bookmarkStart w:id="50" w:name="_Toc387758816"/>
      <w:bookmarkStart w:id="51" w:name="_Toc387821327"/>
      <w:bookmarkStart w:id="52" w:name="_Toc387821376"/>
      <w:bookmarkStart w:id="53" w:name="_Toc430607221"/>
      <w:bookmarkStart w:id="54" w:name="_Toc430607322"/>
      <w:bookmarkStart w:id="55" w:name="_Toc430607360"/>
      <w:bookmarkStart w:id="56" w:name="_Toc469401002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57" w:name="_Toc469401003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7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proofErr w:type="spellStart"/>
      <w:r w:rsidRPr="00997A45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5C5F9F">
        <w:t>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3" w:history="1">
        <w:r w:rsidR="0094076B" w:rsidRPr="00DB77B4">
          <w:rPr>
            <w:rStyle w:val="Hyperlink"/>
          </w:rPr>
          <w:t>\\vrivscors01\BCC Scorecards\Coaching\</w:t>
        </w:r>
        <w:r w:rsidR="0094076B" w:rsidRPr="00DB77B4">
          <w:rPr>
            <w:rStyle w:val="Hyperlink"/>
            <w:rFonts w:asciiTheme="minorHAnsi" w:hAnsiTheme="minorHAnsi" w:cs="Segoe UI"/>
          </w:rPr>
          <w:t>GenFeeds\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08338D" w:rsidRDefault="0008338D" w:rsidP="0008338D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58" w:name="_Toc469401004"/>
      <w:r>
        <w:rPr>
          <w:rFonts w:ascii="Calibri" w:hAnsi="Calibri" w:cs="Times New Roman"/>
          <w:color w:val="auto"/>
        </w:rPr>
        <w:t>File layout and Mappings</w:t>
      </w:r>
      <w:bookmarkEnd w:id="58"/>
    </w:p>
    <w:p w:rsidR="0008338D" w:rsidRPr="0008338D" w:rsidRDefault="0008338D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08338D">
        <w:rPr>
          <w:rFonts w:asciiTheme="minorHAnsi" w:hAnsiTheme="minorHAnsi" w:cs="Arial"/>
          <w:b/>
        </w:rPr>
        <w:t>SEA</w:t>
      </w:r>
      <w:ins w:id="59" w:author="Palacherla, Susmitha C (NONUS)" w:date="2017-09-11T05:29:00Z">
        <w:r w:rsidR="00D91EE9">
          <w:rPr>
            <w:rFonts w:asciiTheme="minorHAnsi" w:hAnsiTheme="minorHAnsi" w:cs="Arial"/>
            <w:b/>
          </w:rPr>
          <w:t>/DTT</w:t>
        </w:r>
      </w:ins>
      <w:r w:rsidRPr="0008338D">
        <w:rPr>
          <w:rFonts w:asciiTheme="minorHAnsi" w:hAnsiTheme="minorHAnsi" w:cs="Arial"/>
          <w:b/>
        </w:rPr>
        <w:t xml:space="preserve"> File</w:t>
      </w:r>
      <w:ins w:id="60" w:author="Palacherla, Susmitha C (NONUS)" w:date="2017-09-11T05:29:00Z">
        <w:r w:rsidR="00D91EE9">
          <w:rPr>
            <w:rFonts w:asciiTheme="minorHAnsi" w:hAnsiTheme="minorHAnsi" w:cs="Arial"/>
            <w:b/>
          </w:rPr>
          <w:t>s</w:t>
        </w:r>
      </w:ins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Tr="00A40171">
        <w:tc>
          <w:tcPr>
            <w:tcW w:w="1068" w:type="dxa"/>
          </w:tcPr>
          <w:p w:rsidR="0008338D" w:rsidRDefault="0008338D" w:rsidP="00A40171">
            <w:r>
              <w:t>Element #</w:t>
            </w:r>
          </w:p>
        </w:tc>
        <w:tc>
          <w:tcPr>
            <w:tcW w:w="2347" w:type="dxa"/>
          </w:tcPr>
          <w:p w:rsidR="0008338D" w:rsidRDefault="0008338D" w:rsidP="00A40171">
            <w:r>
              <w:t>File Element</w:t>
            </w:r>
          </w:p>
        </w:tc>
        <w:tc>
          <w:tcPr>
            <w:tcW w:w="3150" w:type="dxa"/>
          </w:tcPr>
          <w:p w:rsidR="0008338D" w:rsidRDefault="0008338D" w:rsidP="00A40171">
            <w:r>
              <w:t>Staging table</w:t>
            </w:r>
          </w:p>
          <w:p w:rsidR="0008338D" w:rsidRDefault="0008338D" w:rsidP="00A40171">
            <w:r w:rsidRPr="00014CA1">
              <w:t>[EC].[</w:t>
            </w:r>
            <w:proofErr w:type="spellStart"/>
            <w:r w:rsidRPr="00014CA1">
              <w:t>Generic_Coaching_Stage</w:t>
            </w:r>
            <w:proofErr w:type="spellEnd"/>
            <w:r w:rsidRPr="00014CA1">
              <w:t>]</w:t>
            </w:r>
          </w:p>
        </w:tc>
        <w:tc>
          <w:tcPr>
            <w:tcW w:w="2785" w:type="dxa"/>
          </w:tcPr>
          <w:p w:rsidR="0008338D" w:rsidRDefault="0008338D" w:rsidP="00A40171">
            <w:r>
              <w:t>Destination table(s)</w:t>
            </w:r>
          </w:p>
          <w:p w:rsidR="0008338D" w:rsidRPr="00907C2C" w:rsidRDefault="0008338D" w:rsidP="00A40171">
            <w:r w:rsidRPr="00907C2C">
              <w:t>[EC].[</w:t>
            </w:r>
            <w:proofErr w:type="spellStart"/>
            <w:r w:rsidRPr="00907C2C">
              <w:t>Coaching_Log</w:t>
            </w:r>
            <w:proofErr w:type="spellEnd"/>
            <w:r w:rsidRPr="00907C2C">
              <w:t>]CL</w:t>
            </w:r>
          </w:p>
          <w:p w:rsidR="0008338D" w:rsidRDefault="0008338D" w:rsidP="00A40171">
            <w:r w:rsidRPr="00907C2C">
              <w:t>[EC].[</w:t>
            </w:r>
            <w:proofErr w:type="spellStart"/>
            <w:r w:rsidRPr="00907C2C">
              <w:t>Coaching_Log_Reason</w:t>
            </w:r>
            <w:proofErr w:type="spellEnd"/>
            <w:r w:rsidRPr="00907C2C">
              <w:t>]CLR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numReportID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CL.numReportID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r w:rsidRPr="006D608E">
              <w:t>strReportCode</w:t>
            </w:r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Pr>
              <w:rPr>
                <w:ins w:id="61" w:author="Palacherla, Susmitha C (NONUS)" w:date="2017-09-11T05:30:00Z"/>
              </w:rPr>
            </w:pPr>
            <w:proofErr w:type="spellStart"/>
            <w:r>
              <w:t>CL.strReportCode</w:t>
            </w:r>
            <w:proofErr w:type="spellEnd"/>
          </w:p>
          <w:p w:rsidR="00D91EE9" w:rsidRDefault="00D91EE9" w:rsidP="00A40171">
            <w:ins w:id="62" w:author="Palacherla, Susmitha C (NONUS)" w:date="2017-09-11T05:30:00Z">
              <w:r w:rsidRPr="002E1E0C">
                <w:t>(SEA – Seasonal Employee Attendance</w:t>
              </w:r>
              <w:r>
                <w:t>, DTT – Discrepancy Time Tracking</w:t>
              </w:r>
              <w:r w:rsidRPr="002E1E0C">
                <w:t>)</w:t>
              </w:r>
            </w:ins>
          </w:p>
          <w:p w:rsidR="0008338D" w:rsidRDefault="0008338D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strFormType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  <w:vMerge w:val="restart"/>
          </w:tcPr>
          <w:p w:rsidR="00D91EE9" w:rsidRDefault="0008338D" w:rsidP="00A40171">
            <w:pPr>
              <w:rPr>
                <w:ins w:id="63" w:author="Palacherla, Susmitha C (NONUS)" w:date="2017-09-11T05:31:00Z"/>
              </w:rPr>
            </w:pPr>
            <w:proofErr w:type="spellStart"/>
            <w:r>
              <w:t>CL.SourceID</w:t>
            </w:r>
            <w:proofErr w:type="spellEnd"/>
            <w:ins w:id="64" w:author="Palacherla, Susmitha C (NONUS)" w:date="2017-09-11T05:31:00Z">
              <w:r w:rsidR="009A28C9">
                <w:t xml:space="preserve"> (Derived)</w:t>
              </w:r>
            </w:ins>
          </w:p>
          <w:p w:rsidR="009A28C9" w:rsidRPr="009A28C9" w:rsidRDefault="009A28C9" w:rsidP="009A28C9">
            <w:pPr>
              <w:spacing w:after="0" w:line="240" w:lineRule="auto"/>
              <w:rPr>
                <w:ins w:id="65" w:author="Palacherla, Susmitha C (NONUS)" w:date="2017-09-11T05:32:00Z"/>
                <w:rFonts w:ascii="Times New Roman" w:hAnsi="Times New Roman"/>
              </w:rPr>
            </w:pPr>
            <w:ins w:id="66" w:author="Palacherla, Susmitha C (NONUS)" w:date="2017-09-11T05:32:00Z">
              <w:r w:rsidRPr="009A28C9">
                <w:rPr>
                  <w:rFonts w:ascii="Times New Roman" w:hAnsi="Times New Roman"/>
                </w:rPr>
                <w:t>SEA – Internal CCO Reporting</w:t>
              </w:r>
            </w:ins>
          </w:p>
          <w:p w:rsidR="0008338D" w:rsidRDefault="009A28C9" w:rsidP="009A28C9">
            <w:ins w:id="67" w:author="Palacherla, Susmitha C (NONUS)" w:date="2017-09-11T05:32:00Z">
              <w:r w:rsidRPr="009A28C9">
                <w:rPr>
                  <w:rFonts w:ascii="Times New Roman" w:hAnsi="Times New Roman"/>
                </w:rPr>
                <w:t xml:space="preserve">DTT – Empower </w:t>
              </w:r>
            </w:ins>
            <w:del w:id="68" w:author="Palacherla, Susmitha C (NONUS)" w:date="2017-09-11T05:31:00Z">
              <w:r w:rsidR="0008338D" w:rsidDel="00D91EE9">
                <w:delText>(derived)</w:delText>
              </w:r>
            </w:del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strSource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Source</w:t>
            </w:r>
          </w:p>
        </w:tc>
        <w:tc>
          <w:tcPr>
            <w:tcW w:w="2785" w:type="dxa"/>
            <w:vMerge/>
          </w:tcPr>
          <w:p w:rsidR="0008338D" w:rsidRDefault="0008338D" w:rsidP="00A40171"/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strFormStatus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Form_Status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Pr>
              <w:rPr>
                <w:ins w:id="69" w:author="Palacherla, Susmitha C (NONUS)" w:date="2017-09-11T05:32:00Z"/>
              </w:rPr>
            </w:pPr>
            <w:proofErr w:type="spellStart"/>
            <w:r>
              <w:t>CL.StatusID</w:t>
            </w:r>
            <w:proofErr w:type="spellEnd"/>
            <w:r>
              <w:t>(Derived)</w:t>
            </w:r>
          </w:p>
          <w:p w:rsidR="009A28C9" w:rsidRDefault="009A28C9" w:rsidP="009A28C9">
            <w:pPr>
              <w:rPr>
                <w:ins w:id="70" w:author="Palacherla, Susmitha C (NONUS)" w:date="2017-09-11T05:32:00Z"/>
              </w:rPr>
            </w:pPr>
            <w:ins w:id="71" w:author="Palacherla, Susmitha C (NONUS)" w:date="2017-09-11T05:32:00Z">
              <w:r w:rsidRPr="002E1E0C">
                <w:lastRenderedPageBreak/>
                <w:t>SEA – Pending Acknowledgement</w:t>
              </w:r>
            </w:ins>
          </w:p>
          <w:p w:rsidR="009A28C9" w:rsidRDefault="009A28C9" w:rsidP="009A28C9">
            <w:ins w:id="72" w:author="Palacherla, Susmitha C (NONUS)" w:date="2017-09-11T05:32:00Z">
              <w:r>
                <w:t>DTT</w:t>
              </w:r>
              <w:r w:rsidRPr="002E1E0C">
                <w:t xml:space="preserve"> – Pending Acknowledgement</w:t>
              </w:r>
            </w:ins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rPr>
                <w:b/>
              </w:rPr>
            </w:pPr>
            <w:proofErr w:type="spellStart"/>
            <w:r w:rsidRPr="006D608E">
              <w:t>EventDate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CL.EventDate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SubmittedDate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CL.submittedDate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StartDate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Start_Date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CL.StartDate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roofErr w:type="spellStart"/>
            <w:r w:rsidRPr="006D608E">
              <w:t>strSubmitterName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Submitter_Name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CL.SubmitterID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strSubmitterEmail</w:t>
            </w:r>
            <w:proofErr w:type="spellEnd"/>
          </w:p>
          <w:p w:rsidR="0008338D" w:rsidRPr="006D608E" w:rsidRDefault="0008338D" w:rsidP="00A40171"/>
        </w:tc>
        <w:tc>
          <w:tcPr>
            <w:tcW w:w="3150" w:type="dxa"/>
          </w:tcPr>
          <w:p w:rsidR="0008338D" w:rsidRDefault="0008338D" w:rsidP="00A40171"/>
        </w:tc>
        <w:tc>
          <w:tcPr>
            <w:tcW w:w="2785" w:type="dxa"/>
          </w:tcPr>
          <w:p w:rsidR="0008338D" w:rsidRDefault="009A28C9" w:rsidP="00A40171">
            <w:ins w:id="73" w:author="Palacherla, Susmitha C (NONUS)" w:date="2017-09-11T05:32:00Z">
              <w:r>
                <w:t>NA</w:t>
              </w:r>
            </w:ins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EmpID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CSR_EMPID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CL.EmpID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strCSRSite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CSR_Site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CL.SiteID</w:t>
            </w:r>
            <w:proofErr w:type="spellEnd"/>
            <w:r>
              <w:t>(Derived)</w:t>
            </w:r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 w:rsidRPr="006D608E"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Pr>
              <w:rPr>
                <w:ins w:id="74" w:author="Palacherla, Susmitha C (NONUS)" w:date="2017-09-11T05:32:00Z"/>
              </w:rPr>
            </w:pPr>
            <w:proofErr w:type="spellStart"/>
            <w:r>
              <w:t>CLR.CoachingReasonID</w:t>
            </w:r>
            <w:proofErr w:type="spellEnd"/>
            <w:r>
              <w:t xml:space="preserve"> (Derived)</w:t>
            </w:r>
          </w:p>
          <w:p w:rsidR="009A28C9" w:rsidRDefault="009A28C9" w:rsidP="009A28C9">
            <w:pPr>
              <w:rPr>
                <w:ins w:id="75" w:author="Palacherla, Susmitha C (NONUS)" w:date="2017-09-11T05:32:00Z"/>
              </w:rPr>
            </w:pPr>
            <w:ins w:id="76" w:author="Palacherla, Susmitha C (NONUS)" w:date="2017-09-11T05:32:00Z">
              <w:r w:rsidRPr="002E1E0C">
                <w:t xml:space="preserve">SEA – Opportunity </w:t>
              </w:r>
            </w:ins>
          </w:p>
          <w:p w:rsidR="009A28C9" w:rsidRDefault="009A28C9" w:rsidP="009A28C9">
            <w:ins w:id="77" w:author="Palacherla, Susmitha C (NONUS)" w:date="2017-09-11T05:32:00Z">
              <w:r>
                <w:t>DTT – Opportunity</w:t>
              </w:r>
            </w:ins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proofErr w:type="spellStart"/>
            <w:r>
              <w:t>TextDescription</w:t>
            </w:r>
            <w:proofErr w:type="spellEnd"/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CL.Description</w:t>
            </w:r>
            <w:proofErr w:type="spellEnd"/>
          </w:p>
        </w:tc>
      </w:tr>
      <w:tr w:rsidR="0008338D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D608E" w:rsidRDefault="0008338D" w:rsidP="00A4017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strProgram</w:t>
            </w:r>
            <w:proofErr w:type="spellEnd"/>
          </w:p>
        </w:tc>
        <w:tc>
          <w:tcPr>
            <w:tcW w:w="3150" w:type="dxa"/>
          </w:tcPr>
          <w:p w:rsidR="0008338D" w:rsidRDefault="0008338D" w:rsidP="00A40171">
            <w:r>
              <w:t>Program</w:t>
            </w:r>
          </w:p>
        </w:tc>
        <w:tc>
          <w:tcPr>
            <w:tcW w:w="2785" w:type="dxa"/>
          </w:tcPr>
          <w:p w:rsidR="0008338D" w:rsidRDefault="0008338D" w:rsidP="00A40171">
            <w:proofErr w:type="spellStart"/>
            <w:r>
              <w:t>CL.ProgramName</w:t>
            </w:r>
            <w:proofErr w:type="spellEnd"/>
          </w:p>
        </w:tc>
      </w:tr>
    </w:tbl>
    <w:p w:rsidR="0008338D" w:rsidRPr="00014CA1" w:rsidRDefault="0008338D" w:rsidP="0008338D"/>
    <w:p w:rsidR="00AF7A4C" w:rsidRPr="0008338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OTH</w:t>
      </w:r>
      <w:r w:rsidRPr="0008338D">
        <w:rPr>
          <w:rFonts w:asciiTheme="minorHAnsi" w:hAnsiTheme="minorHAnsi" w:cs="Arial"/>
          <w:b/>
        </w:rPr>
        <w:t xml:space="preserve">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Tr="00A40171">
        <w:tc>
          <w:tcPr>
            <w:tcW w:w="1068" w:type="dxa"/>
          </w:tcPr>
          <w:p w:rsidR="00AF7A4C" w:rsidRDefault="00AF7A4C" w:rsidP="00A40171">
            <w:r>
              <w:t>Element #</w:t>
            </w:r>
          </w:p>
        </w:tc>
        <w:tc>
          <w:tcPr>
            <w:tcW w:w="2347" w:type="dxa"/>
          </w:tcPr>
          <w:p w:rsidR="00AF7A4C" w:rsidRDefault="00AF7A4C" w:rsidP="00A40171">
            <w:r>
              <w:t>File Element</w:t>
            </w:r>
          </w:p>
        </w:tc>
        <w:tc>
          <w:tcPr>
            <w:tcW w:w="3150" w:type="dxa"/>
          </w:tcPr>
          <w:p w:rsidR="00AF7A4C" w:rsidRDefault="00AF7A4C" w:rsidP="00A40171">
            <w:r>
              <w:t>Staging table</w:t>
            </w:r>
          </w:p>
          <w:p w:rsidR="00AF7A4C" w:rsidRDefault="00AF7A4C" w:rsidP="00A40171">
            <w:r w:rsidRPr="00014CA1">
              <w:t>[EC].[</w:t>
            </w:r>
            <w:proofErr w:type="spellStart"/>
            <w:r w:rsidRPr="00014CA1">
              <w:t>Generic_Coaching_Stage</w:t>
            </w:r>
            <w:proofErr w:type="spellEnd"/>
            <w:r w:rsidRPr="00014CA1">
              <w:t>]</w:t>
            </w:r>
          </w:p>
        </w:tc>
        <w:tc>
          <w:tcPr>
            <w:tcW w:w="2785" w:type="dxa"/>
          </w:tcPr>
          <w:p w:rsidR="00AF7A4C" w:rsidRDefault="00AF7A4C" w:rsidP="00A40171">
            <w:r>
              <w:t>Destination table(s)</w:t>
            </w:r>
          </w:p>
          <w:p w:rsidR="00AF7A4C" w:rsidRPr="00907C2C" w:rsidRDefault="00AF7A4C" w:rsidP="00A40171">
            <w:r w:rsidRPr="00907C2C">
              <w:t>[EC].[</w:t>
            </w:r>
            <w:proofErr w:type="spellStart"/>
            <w:r w:rsidRPr="00907C2C">
              <w:t>Coaching_Log</w:t>
            </w:r>
            <w:proofErr w:type="spellEnd"/>
            <w:r w:rsidRPr="00907C2C">
              <w:t>]CL</w:t>
            </w:r>
          </w:p>
          <w:p w:rsidR="00AF7A4C" w:rsidRDefault="00AF7A4C" w:rsidP="00A40171">
            <w:r w:rsidRPr="00907C2C">
              <w:t>[EC].[</w:t>
            </w:r>
            <w:proofErr w:type="spellStart"/>
            <w:r w:rsidRPr="00907C2C">
              <w:t>Coaching_Log_Reason</w:t>
            </w:r>
            <w:proofErr w:type="spellEnd"/>
            <w:r w:rsidRPr="00907C2C">
              <w:t>]CLR</w:t>
            </w:r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r w:rsidRPr="006D608E">
              <w:t>numReportID</w:t>
            </w:r>
          </w:p>
        </w:tc>
        <w:tc>
          <w:tcPr>
            <w:tcW w:w="3150" w:type="dxa"/>
          </w:tcPr>
          <w:p w:rsidR="00AF7A4C" w:rsidRDefault="00AF7A4C" w:rsidP="00A40171">
            <w:proofErr w:type="spellStart"/>
            <w:r w:rsidRPr="00014CA1">
              <w:t>Report_ID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CL.numReportID</w:t>
            </w:r>
            <w:proofErr w:type="spellEnd"/>
          </w:p>
        </w:tc>
      </w:tr>
      <w:tr w:rsidR="00AF7A4C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D608E" w:rsidRDefault="00AF7A4C" w:rsidP="00A40171">
            <w:r w:rsidRPr="006D608E">
              <w:t>strReportCode</w:t>
            </w:r>
          </w:p>
        </w:tc>
        <w:tc>
          <w:tcPr>
            <w:tcW w:w="3150" w:type="dxa"/>
          </w:tcPr>
          <w:p w:rsidR="00AF7A4C" w:rsidRDefault="00AF7A4C" w:rsidP="00A40171">
            <w:proofErr w:type="spellStart"/>
            <w:r>
              <w:t>Report_Code</w:t>
            </w:r>
            <w:proofErr w:type="spellEnd"/>
          </w:p>
        </w:tc>
        <w:tc>
          <w:tcPr>
            <w:tcW w:w="2785" w:type="dxa"/>
          </w:tcPr>
          <w:p w:rsidR="00AF7A4C" w:rsidRDefault="00AF7A4C" w:rsidP="00A40171">
            <w:proofErr w:type="spellStart"/>
            <w:r>
              <w:t>CL.strReportCode</w:t>
            </w:r>
            <w:proofErr w:type="spellEnd"/>
          </w:p>
          <w:p w:rsidR="00AF7A4C" w:rsidRDefault="00AF7A4C" w:rsidP="00A40171">
            <w:proofErr w:type="spellStart"/>
            <w:r>
              <w:t>CLR.SubCoachingReasonID</w:t>
            </w:r>
            <w:proofErr w:type="spellEnd"/>
            <w:r>
              <w:t>(Derived)</w:t>
            </w:r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numModuleID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Module_ID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CL.ModuleID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strFormType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Form_Type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/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</w:t>
            </w:r>
            <w:r w:rsidRPr="006D608E">
              <w:t>Source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Source_ID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CL.SourceID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numisCSE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isCSE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CL.isCSE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</w:t>
            </w:r>
            <w:r w:rsidRPr="006D608E">
              <w:t>tatus</w:t>
            </w:r>
            <w:r>
              <w:t>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Status_ID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CL.StatusID</w:t>
            </w:r>
            <w:proofErr w:type="spellEnd"/>
          </w:p>
        </w:tc>
      </w:tr>
      <w:tr w:rsidR="002C60A9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CoachingReason_ID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numSubCRID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SubCoachingReason_ID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CLR.SubCoachingReasonID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r>
              <w:t>Value</w:t>
            </w:r>
          </w:p>
        </w:tc>
        <w:tc>
          <w:tcPr>
            <w:tcW w:w="3150" w:type="dxa"/>
          </w:tcPr>
          <w:p w:rsidR="002C60A9" w:rsidRDefault="002C60A9" w:rsidP="002C60A9">
            <w:r>
              <w:t>Value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CLR.Value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rPr>
                <w:b/>
              </w:rPr>
            </w:pPr>
            <w:proofErr w:type="spellStart"/>
            <w:r w:rsidRPr="006D608E">
              <w:t>EventDate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Event_date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CL.EventDate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EmpID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>
              <w:t>CSR_EMPID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CL.EmpID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Default="002C60A9" w:rsidP="002C60A9">
            <w:r>
              <w:t>LANID</w:t>
            </w:r>
          </w:p>
        </w:tc>
        <w:tc>
          <w:tcPr>
            <w:tcW w:w="3150" w:type="dxa"/>
          </w:tcPr>
          <w:p w:rsidR="002C60A9" w:rsidRDefault="002C60A9" w:rsidP="002C60A9">
            <w:r>
              <w:t>CSR_LANID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CL.Formname</w:t>
            </w:r>
            <w:proofErr w:type="spellEnd"/>
          </w:p>
          <w:p w:rsidR="002C60A9" w:rsidRDefault="002C60A9" w:rsidP="002C60A9">
            <w:proofErr w:type="spellStart"/>
            <w:r>
              <w:t>CL.EmpLanID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SubmittedDate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Submitted_Date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CL.SubmittedDate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 w:rsidRPr="006D608E">
              <w:t>StartDate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Start_Date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CL.Start_Date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roofErr w:type="spellStart"/>
            <w:r>
              <w:t>SubmitterID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proofErr w:type="spellStart"/>
            <w:r>
              <w:t>Submitter_ID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CL.SubmitterID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6D608E">
              <w:rPr>
                <w:sz w:val="22"/>
                <w:szCs w:val="22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2C60A9" w:rsidRDefault="002C60A9" w:rsidP="002C60A9">
            <w:r w:rsidRPr="002C60A9">
              <w:t>TextDescription</w:t>
            </w:r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CL.Description</w:t>
            </w:r>
            <w:proofErr w:type="spellEnd"/>
          </w:p>
        </w:tc>
      </w:tr>
      <w:tr w:rsidR="002C60A9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D608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EmailSent</w:t>
            </w:r>
            <w:proofErr w:type="spellEnd"/>
          </w:p>
        </w:tc>
        <w:tc>
          <w:tcPr>
            <w:tcW w:w="3150" w:type="dxa"/>
          </w:tcPr>
          <w:p w:rsidR="002C60A9" w:rsidRPr="002C60A9" w:rsidRDefault="002C60A9" w:rsidP="002C60A9">
            <w:proofErr w:type="spellStart"/>
            <w:r>
              <w:t>EmailSent</w:t>
            </w:r>
            <w:proofErr w:type="spellEnd"/>
          </w:p>
        </w:tc>
        <w:tc>
          <w:tcPr>
            <w:tcW w:w="2785" w:type="dxa"/>
          </w:tcPr>
          <w:p w:rsidR="002C60A9" w:rsidRDefault="002C60A9" w:rsidP="002C60A9">
            <w:proofErr w:type="spellStart"/>
            <w:r>
              <w:t>CL.EmailSent</w:t>
            </w:r>
            <w:proofErr w:type="spellEnd"/>
          </w:p>
        </w:tc>
      </w:tr>
    </w:tbl>
    <w:p w:rsidR="00AF7A4C" w:rsidRPr="00014CA1" w:rsidRDefault="00AF7A4C" w:rsidP="00AF7A4C"/>
    <w:p w:rsidR="0008338D" w:rsidRPr="00014CA1" w:rsidRDefault="0008338D" w:rsidP="0008338D"/>
    <w:p w:rsidR="0008338D" w:rsidRDefault="0008338D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Default="007A6434" w:rsidP="0008338D"/>
    <w:p w:rsidR="007A6434" w:rsidRPr="00014CA1" w:rsidRDefault="007A6434" w:rsidP="0008338D"/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78" w:name="_Toc469401005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78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79" w:name="_Toc469401006"/>
      <w:r w:rsidRPr="0027630C">
        <w:rPr>
          <w:rFonts w:ascii="Calibri" w:hAnsi="Calibri" w:cs="Times New Roman"/>
          <w:color w:val="auto"/>
        </w:rPr>
        <w:t>SQL agent job</w:t>
      </w:r>
      <w:bookmarkEnd w:id="79"/>
    </w:p>
    <w:p w:rsidR="00E41548" w:rsidRPr="00A20702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Instance : </w:t>
      </w:r>
      <w:r w:rsidR="00E41548">
        <w:rPr>
          <w:rFonts w:ascii="Times New Roman" w:hAnsi="Times New Roman"/>
        </w:rPr>
        <w:t>F3420-ECLDBP01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E41548">
        <w:rPr>
          <w:rFonts w:asciiTheme="minorHAnsi" w:hAnsiTheme="minorHAnsi" w:cs="Segoe UI"/>
          <w:color w:val="000000" w:themeColor="text1"/>
        </w:rPr>
        <w:t>CoachingGenericLoad</w:t>
      </w:r>
      <w:proofErr w:type="spellEnd"/>
    </w:p>
    <w:p w:rsidR="005C5900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4" w:history="1">
        <w:r w:rsidR="00E41548" w:rsidRPr="00E41548">
          <w:rPr>
            <w:rStyle w:val="Hyperlink"/>
          </w:rPr>
          <w:t>\\F3420-ECLDBP01\ssis\Coaching\Packages\</w:t>
        </w:r>
        <w:r w:rsidR="00B307B1">
          <w:rPr>
            <w:rStyle w:val="Hyperlink"/>
            <w:rFonts w:asciiTheme="minorHAnsi" w:hAnsiTheme="minorHAnsi" w:cs="Segoe UI"/>
          </w:rPr>
          <w:t>Generic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 w:rsidR="00E41548">
        <w:t>ecljobowner</w:t>
      </w:r>
      <w:proofErr w:type="spellEnd"/>
    </w:p>
    <w:p w:rsidR="00E41548" w:rsidRPr="00257251" w:rsidRDefault="00634B03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t xml:space="preserve">Run As: </w:t>
      </w:r>
      <w:proofErr w:type="spellStart"/>
      <w:r w:rsidR="00E41548">
        <w:rPr>
          <w:rFonts w:ascii="Times New Roman" w:hAnsi="Times New Roman"/>
        </w:rPr>
        <w:t>ECLProxy</w:t>
      </w:r>
      <w:proofErr w:type="spellEnd"/>
      <w:r w:rsidR="00E41548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5C5900" w:rsidRDefault="005C590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E41548">
        <w:t xml:space="preserve">Tuesdays - </w:t>
      </w:r>
      <w:r w:rsidR="00E41548"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80" w:name="_Toc469401007"/>
      <w:r w:rsidRPr="0027630C">
        <w:rPr>
          <w:rFonts w:ascii="Calibri" w:hAnsi="Calibri" w:cs="Times New Roman"/>
          <w:color w:val="auto"/>
        </w:rPr>
        <w:t>SSIS Package</w:t>
      </w:r>
      <w:bookmarkEnd w:id="80"/>
    </w:p>
    <w:p w:rsidR="0008338D" w:rsidRPr="0008338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08338D" w:rsidRPr="0008338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098"/>
        <w:gridCol w:w="1297"/>
        <w:gridCol w:w="4415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B307B1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B307B1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B307B1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41548" w:rsidRPr="00257251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E41548" w:rsidRPr="00257251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E41548" w:rsidRPr="00257251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8E59B7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SEA</w:t>
      </w:r>
      <w:r w:rsidR="00265092">
        <w:rPr>
          <w:rFonts w:asciiTheme="minorHAnsi" w:hAnsiTheme="minorHAnsi" w:cs="Arial"/>
        </w:rPr>
        <w:t>_</w:t>
      </w:r>
      <w:ins w:id="81" w:author="Palacherla, Susmitha C (NONUS)" w:date="2017-09-11T05:36:00Z">
        <w:r w:rsidR="009A28C9">
          <w:rPr>
            <w:rFonts w:asciiTheme="minorHAnsi" w:hAnsiTheme="minorHAnsi" w:cs="Arial"/>
          </w:rPr>
          <w:t>DTT_</w:t>
        </w:r>
      </w:ins>
      <w:r w:rsidR="00265092">
        <w:rPr>
          <w:rFonts w:asciiTheme="minorHAnsi" w:hAnsiTheme="minorHAnsi" w:cs="Arial"/>
        </w:rPr>
        <w:t>File</w:t>
      </w:r>
      <w:proofErr w:type="spellEnd"/>
    </w:p>
    <w:p w:rsidR="00E654C3" w:rsidRDefault="00E654C3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B307B1"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proofErr w:type="spellStart"/>
      <w:r w:rsidR="008E59B7" w:rsidRPr="008E59B7">
        <w:rPr>
          <w:rFonts w:asciiTheme="minorHAnsi" w:hAnsiTheme="minorHAnsi" w:cs="Arial"/>
        </w:rPr>
        <w:t>eCL_Generic_Feed_OTH</w:t>
      </w:r>
      <w:proofErr w:type="spellEnd"/>
      <w:r w:rsidR="008E59B7" w:rsidRPr="008E59B7">
        <w:rPr>
          <w:rFonts w:asciiTheme="minorHAnsi" w:hAnsiTheme="minorHAnsi" w:cs="Arial"/>
        </w:rPr>
        <w:t>_</w:t>
      </w:r>
      <w:ins w:id="82" w:author="Palacherla, Susmitha C (NONUS)" w:date="2017-09-11T05:36:00Z">
        <w:r w:rsidR="009A28C9">
          <w:rPr>
            <w:rFonts w:asciiTheme="minorHAnsi" w:hAnsiTheme="minorHAnsi" w:cs="Arial"/>
          </w:rPr>
          <w:t>[DTT/</w:t>
        </w:r>
      </w:ins>
      <w:r w:rsidR="008E59B7" w:rsidRPr="008E59B7">
        <w:rPr>
          <w:rFonts w:asciiTheme="minorHAnsi" w:hAnsiTheme="minorHAnsi" w:cs="Arial"/>
        </w:rPr>
        <w:t>SEA</w:t>
      </w:r>
      <w:ins w:id="83" w:author="Palacherla, Susmitha C (NONUS)" w:date="2017-09-11T05:37:00Z">
        <w:r w:rsidR="009A28C9">
          <w:rPr>
            <w:rFonts w:asciiTheme="minorHAnsi" w:hAnsiTheme="minorHAnsi" w:cs="Arial"/>
          </w:rPr>
          <w:t>]</w:t>
        </w:r>
      </w:ins>
      <w:r w:rsidR="008E59B7" w:rsidRPr="008E59B7">
        <w:rPr>
          <w:rFonts w:asciiTheme="minorHAnsi" w:hAnsiTheme="minorHAnsi" w:cs="Arial"/>
        </w:rPr>
        <w:t>*.csv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D8E8991" wp14:editId="20404284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5C447654" wp14:editId="497C4D15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OTH</w:t>
      </w:r>
      <w:r>
        <w:rPr>
          <w:rFonts w:asciiTheme="minorHAnsi" w:hAnsiTheme="minorHAnsi" w:cs="Arial"/>
        </w:rPr>
        <w:t>_File</w:t>
      </w:r>
      <w:proofErr w:type="spellEnd"/>
    </w:p>
    <w:p w:rsidR="008E59B7" w:rsidRDefault="008E59B7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r w:rsidRPr="008E59B7">
        <w:rPr>
          <w:rFonts w:asciiTheme="minorHAnsi" w:hAnsiTheme="minorHAnsi" w:cs="Arial"/>
        </w:rPr>
        <w:t>eCL_Generic_Feed_OTH*.csv</w:t>
      </w:r>
    </w:p>
    <w:p w:rsidR="008E59B7" w:rsidRPr="00E654C3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14FB42D" wp14:editId="49C00FD1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82BAD39" wp14:editId="6EA15DEA">
            <wp:extent cx="3044952" cy="27432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8E59B7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A129D59" wp14:editId="772B23E3">
            <wp:extent cx="2029968" cy="18288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A5ECEE" wp14:editId="387F392F">
            <wp:extent cx="2825496" cy="1828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48" w:rsidRDefault="007A6434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</w:t>
      </w:r>
      <w:r w:rsidR="00932115">
        <w:rPr>
          <w:rFonts w:asciiTheme="minorHAnsi" w:hAnsiTheme="minorHAnsi" w:cs="Arial"/>
          <w:b/>
        </w:rPr>
        <w:t>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997532" w:rsidDel="009A28C9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84" w:author="Palacherla, Susmitha C (NONUS)" w:date="2017-09-11T05:38:00Z"/>
          <w:rFonts w:asciiTheme="minorHAnsi" w:hAnsiTheme="minorHAnsi" w:cs="Arial"/>
          <w:b/>
        </w:rPr>
      </w:pPr>
      <w:del w:id="85" w:author="Palacherla, Susmitha C (NONUS)" w:date="2017-09-11T05:37:00Z">
        <w:r w:rsidDel="009A28C9">
          <w:rPr>
            <w:noProof/>
          </w:rPr>
          <w:drawing>
            <wp:inline distT="0" distB="0" distL="0" distR="0" wp14:anchorId="08D50C5D" wp14:editId="6D43E174">
              <wp:extent cx="2953512" cy="2743200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351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86" w:author="Palacherla, Susmitha C (NONUS)" w:date="2017-09-11T05:37:00Z">
        <w:r w:rsidR="009A28C9" w:rsidRPr="009A28C9">
          <w:rPr>
            <w:noProof/>
          </w:rPr>
          <w:t xml:space="preserve"> </w:t>
        </w:r>
        <w:r w:rsidR="009A28C9">
          <w:rPr>
            <w:noProof/>
          </w:rPr>
          <w:drawing>
            <wp:inline distT="0" distB="0" distL="0" distR="0" wp14:anchorId="0CBFD3BA" wp14:editId="0ED91AD3">
              <wp:extent cx="4533900" cy="708660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3900" cy="7086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7A6434" w:rsidRDefault="007A6434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997532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  <w:b/>
        </w:rPr>
      </w:pPr>
    </w:p>
    <w:p w:rsidR="00997532" w:rsidRPr="00932115" w:rsidRDefault="00997532" w:rsidP="0099753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proofErr w:type="spellStart"/>
      <w:r>
        <w:rPr>
          <w:rFonts w:asciiTheme="minorHAnsi" w:hAnsiTheme="minorHAnsi" w:cs="Arial"/>
          <w:b/>
        </w:rPr>
        <w:t>Foreach</w:t>
      </w:r>
      <w:proofErr w:type="spellEnd"/>
      <w:r>
        <w:rPr>
          <w:rFonts w:asciiTheme="minorHAnsi" w:hAnsiTheme="minorHAnsi" w:cs="Arial"/>
          <w:b/>
        </w:rPr>
        <w:t xml:space="preserve"> OTH </w:t>
      </w:r>
      <w:ins w:id="87" w:author="Palacherla, Susmitha C (NONUS)" w:date="2017-09-11T05:38:00Z">
        <w:r w:rsidR="009A28C9">
          <w:rPr>
            <w:rFonts w:asciiTheme="minorHAnsi" w:hAnsiTheme="minorHAnsi" w:cs="Arial"/>
            <w:b/>
          </w:rPr>
          <w:t>[DTT/</w:t>
        </w:r>
      </w:ins>
      <w:r>
        <w:rPr>
          <w:rFonts w:asciiTheme="minorHAnsi" w:hAnsiTheme="minorHAnsi" w:cs="Arial"/>
          <w:b/>
        </w:rPr>
        <w:t>SEA</w:t>
      </w:r>
      <w:ins w:id="88" w:author="Palacherla, Susmitha C (NONUS)" w:date="2017-09-11T05:38:00Z">
        <w:r w:rsidR="009A28C9">
          <w:rPr>
            <w:rFonts w:asciiTheme="minorHAnsi" w:hAnsiTheme="minorHAnsi" w:cs="Arial"/>
            <w:b/>
          </w:rPr>
          <w:t>]</w:t>
        </w:r>
      </w:ins>
      <w:r>
        <w:rPr>
          <w:rFonts w:asciiTheme="minorHAnsi" w:hAnsiTheme="minorHAnsi" w:cs="Arial"/>
          <w:b/>
        </w:rPr>
        <w:t xml:space="preserve"> File container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B307B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del w:id="89" w:author="Palacherla, Susmitha C (NONUS)" w:date="2017-09-11T05:38:00Z">
        <w:r w:rsidDel="009A28C9">
          <w:rPr>
            <w:noProof/>
          </w:rPr>
          <w:drawing>
            <wp:inline distT="0" distB="0" distL="0" distR="0" wp14:anchorId="6C1CA756" wp14:editId="690256C9">
              <wp:extent cx="1170432" cy="2743200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0432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0" w:author="Palacherla, Susmitha C (NONUS)" w:date="2017-09-11T05:38:00Z">
        <w:r w:rsidR="009A28C9" w:rsidRPr="009A28C9">
          <w:rPr>
            <w:noProof/>
          </w:rPr>
          <w:t xml:space="preserve"> </w:t>
        </w:r>
        <w:r w:rsidR="009A28C9">
          <w:rPr>
            <w:noProof/>
          </w:rPr>
          <w:drawing>
            <wp:inline distT="0" distB="0" distL="0" distR="0" wp14:anchorId="19A4C340" wp14:editId="06801800">
              <wp:extent cx="2228850" cy="6229350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6229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A6434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A6DE7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Pr="001A6DE7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>For each</w:t>
      </w:r>
      <w:r w:rsidR="0084218D" w:rsidRPr="001A6DE7">
        <w:rPr>
          <w:rFonts w:asciiTheme="minorHAnsi" w:hAnsiTheme="minorHAnsi" w:cs="Arial"/>
          <w:b/>
        </w:rPr>
        <w:t xml:space="preserve"> </w:t>
      </w:r>
      <w:r w:rsidR="001A6DE7">
        <w:rPr>
          <w:rFonts w:asciiTheme="minorHAnsi" w:hAnsiTheme="minorHAnsi" w:cs="Segoe UI"/>
          <w:b/>
          <w:color w:val="000000" w:themeColor="text1"/>
        </w:rPr>
        <w:t>SEA</w:t>
      </w:r>
      <w:r w:rsidR="0084218D" w:rsidRPr="001A6DE7">
        <w:rPr>
          <w:rFonts w:asciiTheme="minorHAnsi" w:hAnsiTheme="minorHAnsi" w:cs="Arial"/>
          <w:b/>
        </w:rPr>
        <w:t xml:space="preserve"> file in </w:t>
      </w:r>
      <w:r w:rsidR="001A6DE7">
        <w:rPr>
          <w:rFonts w:asciiTheme="minorHAnsi" w:hAnsiTheme="minorHAnsi" w:cs="Arial"/>
          <w:b/>
        </w:rPr>
        <w:t>s</w:t>
      </w:r>
      <w:r w:rsidR="0084218D" w:rsidRPr="001A6DE7">
        <w:rPr>
          <w:rFonts w:asciiTheme="minorHAnsi" w:hAnsiTheme="minorHAnsi" w:cs="Arial"/>
          <w:b/>
        </w:rPr>
        <w:t>taging directory</w:t>
      </w:r>
      <w:r w:rsidR="001A6DE7">
        <w:rPr>
          <w:rFonts w:asciiTheme="minorHAnsi" w:hAnsiTheme="minorHAnsi" w:cs="Arial"/>
          <w:b/>
        </w:rPr>
        <w:t xml:space="preserve"> w</w:t>
      </w:r>
      <w:r w:rsidR="0084218D" w:rsidRPr="001A6DE7">
        <w:rPr>
          <w:rFonts w:asciiTheme="minorHAnsi" w:hAnsiTheme="minorHAnsi" w:cs="Arial"/>
          <w:b/>
        </w:rPr>
        <w:t>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ins w:id="91" w:author="Palacherla, Susmitha C (NONUS)" w:date="2017-09-11T05:38:00Z">
        <w:r w:rsidR="00A52787">
          <w:t>[DTT/</w:t>
        </w:r>
      </w:ins>
      <w:r w:rsidR="001A6DE7">
        <w:t>SEA</w:t>
      </w:r>
      <w:ins w:id="92" w:author="Palacherla, Susmitha C (NONUS)" w:date="2017-09-11T05:38:00Z">
        <w:r w:rsidR="00A52787">
          <w:t>]</w:t>
        </w:r>
      </w:ins>
      <w:r w:rsidR="001A6DE7">
        <w:t xml:space="preserve"> file</w:t>
      </w:r>
    </w:p>
    <w:p w:rsidR="001A6DE7" w:rsidRDefault="001A6DE7" w:rsidP="004A6D60">
      <w:pPr>
        <w:spacing w:after="0"/>
        <w:ind w:left="1080"/>
      </w:pPr>
      <w:r>
        <w:t>Collection</w:t>
      </w:r>
      <w:r w:rsidR="004A6D60" w:rsidRPr="004A6D60">
        <w:t xml:space="preserve">: </w:t>
      </w:r>
    </w:p>
    <w:p w:rsidR="001A6DE7" w:rsidRDefault="001A6DE7" w:rsidP="004A6D60">
      <w:pPr>
        <w:spacing w:after="0"/>
        <w:ind w:left="1080"/>
      </w:pPr>
      <w:r>
        <w:t xml:space="preserve">Enumerator: </w:t>
      </w:r>
      <w:del w:id="93" w:author="Palacherla, Susmitha C (NONUS)" w:date="2017-09-11T05:39:00Z">
        <w:r w:rsidDel="00A52787">
          <w:delText xml:space="preserve">Foeeach </w:delText>
        </w:r>
      </w:del>
      <w:proofErr w:type="spellStart"/>
      <w:ins w:id="94" w:author="Palacherla, Susmitha C (NONUS)" w:date="2017-09-11T05:39:00Z">
        <w:r w:rsidR="00A52787">
          <w:t>Fo</w:t>
        </w:r>
        <w:r w:rsidR="00A52787">
          <w:t>r</w:t>
        </w:r>
        <w:r w:rsidR="00A52787">
          <w:t>each</w:t>
        </w:r>
        <w:proofErr w:type="spellEnd"/>
        <w:r w:rsidR="00A52787">
          <w:t xml:space="preserve"> </w:t>
        </w:r>
      </w:ins>
      <w:r>
        <w:t>file enumerator</w:t>
      </w:r>
    </w:p>
    <w:p w:rsidR="001A6DE7" w:rsidRDefault="001A6DE7" w:rsidP="004A6D60">
      <w:pPr>
        <w:spacing w:after="0"/>
        <w:ind w:left="1080"/>
      </w:pPr>
      <w:r>
        <w:t xml:space="preserve">Expression: Directory: </w:t>
      </w:r>
      <w:proofErr w:type="gramStart"/>
      <w:r w:rsidRPr="001A6DE7">
        <w:t>@[</w:t>
      </w:r>
      <w:proofErr w:type="gramEnd"/>
      <w:r w:rsidRPr="001A6DE7">
        <w:t>User::</w:t>
      </w:r>
      <w:proofErr w:type="spellStart"/>
      <w:r w:rsidRPr="001A6DE7">
        <w:t>FilePath</w:t>
      </w:r>
      <w:proofErr w:type="spellEnd"/>
      <w:r w:rsidRPr="001A6DE7">
        <w:t>]</w:t>
      </w:r>
    </w:p>
    <w:p w:rsidR="004A6D60" w:rsidRPr="004A6D60" w:rsidRDefault="001A6DE7" w:rsidP="004A6D60">
      <w:pPr>
        <w:spacing w:after="0"/>
        <w:ind w:left="1080"/>
      </w:pPr>
      <w:r>
        <w:t xml:space="preserve">Evaluates to: </w:t>
      </w:r>
      <w:r w:rsidR="004A6D60" w:rsidRPr="004A6D60">
        <w:t>\\vrivscors01\BCC Scorecards\Coaching\</w:t>
      </w:r>
      <w:r w:rsidR="00B307B1">
        <w:rPr>
          <w:rFonts w:asciiTheme="minorHAnsi" w:hAnsiTheme="minorHAnsi" w:cs="Segoe UI"/>
          <w:color w:val="000000" w:themeColor="text1"/>
        </w:rPr>
        <w:t>Generic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 xml:space="preserve">: </w:t>
      </w:r>
      <w:proofErr w:type="spellStart"/>
      <w:r w:rsidR="004A6D60" w:rsidRPr="004A6D60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39269B">
        <w:t>_</w:t>
      </w:r>
      <w:proofErr w:type="spellStart"/>
      <w:r w:rsidR="00381B5A">
        <w:t>Feed_</w:t>
      </w:r>
      <w:r w:rsidR="001A6DE7">
        <w:t>OTH</w:t>
      </w:r>
      <w:proofErr w:type="spellEnd"/>
      <w:proofErr w:type="gramStart"/>
      <w:r w:rsidR="001A6DE7">
        <w:t>_</w:t>
      </w:r>
      <w:ins w:id="95" w:author="Palacherla, Susmitha C (NONUS)" w:date="2017-09-11T05:39:00Z">
        <w:r w:rsidR="00A52787">
          <w:t>[</w:t>
        </w:r>
        <w:proofErr w:type="gramEnd"/>
        <w:r w:rsidR="00A52787">
          <w:t>DTT/</w:t>
        </w:r>
      </w:ins>
      <w:r w:rsidR="001A6DE7">
        <w:t>SEA</w:t>
      </w:r>
      <w:ins w:id="96" w:author="Palacherla, Susmitha C (NONUS)" w:date="2017-09-11T05:39:00Z">
        <w:r w:rsidR="00A52787">
          <w:t>]</w:t>
        </w:r>
      </w:ins>
      <w:r w:rsidR="004A6D60" w:rsidRPr="004A6D60">
        <w:t>*.csv</w:t>
      </w:r>
    </w:p>
    <w:p w:rsidR="004A6D60" w:rsidRDefault="004A6D60" w:rsidP="00A40171">
      <w:pPr>
        <w:spacing w:after="0"/>
        <w:ind w:left="720"/>
      </w:pPr>
      <w:r>
        <w:rPr>
          <w:noProof/>
        </w:rPr>
        <w:drawing>
          <wp:inline distT="0" distB="0" distL="0" distR="0" wp14:anchorId="529DC2AD" wp14:editId="09423CDE">
            <wp:extent cx="3995928" cy="13716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1A6DE7" w:rsidP="001A6DE7">
      <w:pPr>
        <w:spacing w:after="0"/>
        <w:ind w:left="720"/>
      </w:pPr>
      <w:r>
        <w:rPr>
          <w:noProof/>
        </w:rPr>
        <w:drawing>
          <wp:inline distT="0" distB="0" distL="0" distR="0" wp14:anchorId="2BBEF9DE" wp14:editId="5E396574">
            <wp:extent cx="2980944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1A6DE7">
      <w:pPr>
        <w:spacing w:after="0"/>
        <w:ind w:left="720"/>
      </w:pPr>
      <w:r>
        <w:rPr>
          <w:noProof/>
        </w:rPr>
        <w:drawing>
          <wp:inline distT="0" distB="0" distL="0" distR="0" wp14:anchorId="2FDE04B3" wp14:editId="73670690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84218D" w:rsidP="0084218D">
      <w:pPr>
        <w:pStyle w:val="ListParagraph"/>
        <w:numPr>
          <w:ilvl w:val="0"/>
          <w:numId w:val="11"/>
        </w:numPr>
      </w:pPr>
      <w:r>
        <w:t xml:space="preserve">SQL task – </w:t>
      </w:r>
      <w:del w:id="97" w:author="Palacherla, Susmitha C (NONUS)" w:date="2017-09-11T05:41:00Z">
        <w:r w:rsidDel="00A52787">
          <w:delText>Populate CSR LAN ID</w:delText>
        </w:r>
      </w:del>
      <w:ins w:id="98" w:author="Palacherla, Susmitha C (NONUS)" w:date="2017-09-11T05:41:00Z">
        <w:r w:rsidR="00A52787">
          <w:t>Update Staging table and Reject records</w:t>
        </w:r>
      </w:ins>
      <w:r>
        <w:t xml:space="preserve"> </w:t>
      </w:r>
    </w:p>
    <w:p w:rsidR="0084218D" w:rsidDel="00611EE1" w:rsidRDefault="0084218D" w:rsidP="0084218D">
      <w:pPr>
        <w:pStyle w:val="ListParagraph"/>
        <w:numPr>
          <w:ilvl w:val="0"/>
          <w:numId w:val="11"/>
        </w:numPr>
        <w:rPr>
          <w:del w:id="99" w:author="Palacherla, Susmitha C (NONUS)" w:date="2017-09-11T05:41:00Z"/>
        </w:rPr>
      </w:pPr>
      <w:del w:id="100" w:author="Palacherla, Susmitha C (NONUS)" w:date="2017-09-11T05:41:00Z">
        <w:r w:rsidDel="00611EE1">
          <w:delText xml:space="preserve">SQL Task – Populate missing Program Values </w:delText>
        </w:r>
      </w:del>
    </w:p>
    <w:p w:rsidR="0084218D" w:rsidDel="00611EE1" w:rsidRDefault="0084218D" w:rsidP="0084218D">
      <w:pPr>
        <w:pStyle w:val="ListParagraph"/>
        <w:numPr>
          <w:ilvl w:val="0"/>
          <w:numId w:val="11"/>
        </w:numPr>
        <w:rPr>
          <w:del w:id="101" w:author="Palacherla, Susmitha C (NONUS)" w:date="2017-09-11T05:41:00Z"/>
        </w:rPr>
      </w:pPr>
      <w:del w:id="102" w:author="Palacherla, Susmitha C (NONUS)" w:date="2017-09-11T05:41:00Z">
        <w:r w:rsidDel="00611EE1">
          <w:delText xml:space="preserve"> DFT </w:delText>
        </w:r>
        <w:r w:rsidR="00A0454C" w:rsidDel="00611EE1">
          <w:delText xml:space="preserve"> R</w:delText>
        </w:r>
        <w:r w:rsidDel="00611EE1">
          <w:delText xml:space="preserve">ejected records </w:delText>
        </w:r>
        <w:r w:rsidR="00A0454C" w:rsidDel="00611EE1">
          <w:delText>with missing Employee attributes</w:delText>
        </w:r>
      </w:del>
    </w:p>
    <w:p w:rsidR="0084218D" w:rsidDel="00611EE1" w:rsidRDefault="0084218D" w:rsidP="0084218D">
      <w:pPr>
        <w:pStyle w:val="ListParagraph"/>
        <w:numPr>
          <w:ilvl w:val="0"/>
          <w:numId w:val="11"/>
        </w:numPr>
        <w:rPr>
          <w:del w:id="103" w:author="Palacherla, Susmitha C (NONUS)" w:date="2017-09-11T05:41:00Z"/>
        </w:rPr>
      </w:pPr>
      <w:del w:id="104" w:author="Palacherla, Susmitha C (NONUS)" w:date="2017-09-11T05:41:00Z">
        <w:r w:rsidDel="00611EE1">
          <w:delText>SQL task – Delete records with missing employee ID from Staging table</w:delText>
        </w:r>
      </w:del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ins w:id="105" w:author="Palacherla, Susmitha C (NONUS)" w:date="2017-09-11T05:41:00Z">
        <w:r w:rsidR="00611EE1">
          <w:t>C</w:t>
        </w:r>
      </w:ins>
      <w:del w:id="106" w:author="Palacherla, Susmitha C (NONUS)" w:date="2017-09-11T05:41:00Z">
        <w:r w:rsidDel="00611EE1">
          <w:delText>c</w:delText>
        </w:r>
      </w:del>
      <w:r>
        <w:t>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del w:id="107" w:author="Palacherla, Susmitha C (NONUS)" w:date="2017-09-11T05:44:00Z">
        <w:r w:rsidDel="00611EE1">
          <w:rPr>
            <w:noProof/>
          </w:rPr>
          <w:drawing>
            <wp:inline distT="0" distB="0" distL="0" distR="0" wp14:anchorId="2A176AF8" wp14:editId="5F6F6915">
              <wp:extent cx="2362200" cy="89535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2200" cy="895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08" w:author="Palacherla, Susmitha C (NONUS)" w:date="2017-09-11T05:44:00Z">
        <w:r w:rsidR="00611EE1">
          <w:rPr>
            <w:noProof/>
          </w:rPr>
          <w:drawing>
            <wp:inline distT="0" distB="0" distL="0" distR="0" wp14:anchorId="216D6A67" wp14:editId="1B0E4679">
              <wp:extent cx="1636776" cy="1371600"/>
              <wp:effectExtent l="0" t="0" r="1905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36776" cy="137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09" w:author="Palacherla, Susmitha C (NONUS)" w:date="2017-09-11T05:43:00Z"/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611EE1" w:rsidDel="00611EE1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10" w:author="Palacherla, Susmitha C (NONUS)" w:date="2017-09-11T05:44:00Z"/>
          <w:rFonts w:asciiTheme="minorHAnsi" w:hAnsiTheme="minorHAnsi" w:cs="Arial"/>
        </w:rPr>
      </w:pPr>
    </w:p>
    <w:p w:rsidR="005F0717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1" w:author="Palacherla, Susmitha C (NONUS)" w:date="2017-09-11T05:44:00Z"/>
          <w:rFonts w:asciiTheme="minorHAnsi" w:hAnsiTheme="minorHAnsi" w:cs="Arial"/>
        </w:rPr>
      </w:pPr>
      <w:ins w:id="112" w:author="Palacherla, Susmitha C (NONUS)" w:date="2017-09-11T05:42:00Z">
        <w:r>
          <w:rPr>
            <w:rFonts w:asciiTheme="minorHAnsi" w:hAnsiTheme="minorHAnsi" w:cs="Arial"/>
          </w:rPr>
          <w:t>Precedence Const</w:t>
        </w:r>
      </w:ins>
      <w:ins w:id="113" w:author="Palacherla, Susmitha C (NONUS)" w:date="2017-09-11T05:43:00Z">
        <w:r>
          <w:rPr>
            <w:rFonts w:asciiTheme="minorHAnsi" w:hAnsiTheme="minorHAnsi" w:cs="Arial"/>
          </w:rPr>
          <w:t>raint</w:t>
        </w:r>
      </w:ins>
      <w:ins w:id="114" w:author="Palacherla, Susmitha C (NONUS)" w:date="2017-09-11T05:45:00Z">
        <w:r>
          <w:rPr>
            <w:rFonts w:asciiTheme="minorHAnsi" w:hAnsiTheme="minorHAnsi" w:cs="Arial"/>
          </w:rPr>
          <w:t xml:space="preserve"> Editor</w:t>
        </w:r>
      </w:ins>
    </w:p>
    <w:p w:rsidR="00611EE1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5" w:author="Palacherla, Susmitha C (NONUS)" w:date="2017-09-11T05:44:00Z"/>
          <w:rFonts w:asciiTheme="minorHAnsi" w:hAnsiTheme="minorHAnsi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257251" w:rsidTr="00D53E69">
        <w:trPr>
          <w:ins w:id="116" w:author="Palacherla, Susmitha C (NONUS)" w:date="2017-09-11T05:44:00Z"/>
        </w:trPr>
        <w:tc>
          <w:tcPr>
            <w:tcW w:w="4788" w:type="dxa"/>
          </w:tcPr>
          <w:p w:rsidR="00611EE1" w:rsidRPr="00257251" w:rsidRDefault="00611EE1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17" w:author="Palacherla, Susmitha C (NONUS)" w:date="2017-09-11T05:44:00Z"/>
                <w:rFonts w:ascii="Times New Roman" w:hAnsi="Times New Roman"/>
                <w:noProof/>
              </w:rPr>
            </w:pPr>
            <w:ins w:id="118" w:author="Palacherla, Susmitha C (NONUS)" w:date="2017-09-11T05:44:00Z">
              <w:r w:rsidRPr="00257251">
                <w:rPr>
                  <w:rFonts w:ascii="Times New Roman" w:hAnsi="Times New Roman"/>
                  <w:noProof/>
                </w:rPr>
                <w:t>Evaluation Operation</w:t>
              </w:r>
            </w:ins>
          </w:p>
        </w:tc>
        <w:tc>
          <w:tcPr>
            <w:tcW w:w="4788" w:type="dxa"/>
          </w:tcPr>
          <w:p w:rsidR="00611EE1" w:rsidRPr="00257251" w:rsidRDefault="00611EE1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19" w:author="Palacherla, Susmitha C (NONUS)" w:date="2017-09-11T05:44:00Z"/>
                <w:rFonts w:ascii="Times New Roman" w:hAnsi="Times New Roman"/>
                <w:noProof/>
              </w:rPr>
            </w:pPr>
            <w:ins w:id="120" w:author="Palacherla, Susmitha C (NONUS)" w:date="2017-09-11T05:44:00Z">
              <w:r w:rsidRPr="00257251">
                <w:rPr>
                  <w:rFonts w:ascii="Times New Roman" w:hAnsi="Times New Roman"/>
                  <w:noProof/>
                </w:rPr>
                <w:t>Expression and Constraint</w:t>
              </w:r>
            </w:ins>
          </w:p>
        </w:tc>
      </w:tr>
      <w:tr w:rsidR="00611EE1" w:rsidRPr="00257251" w:rsidTr="00D53E69">
        <w:trPr>
          <w:ins w:id="121" w:author="Palacherla, Susmitha C (NONUS)" w:date="2017-09-11T05:44:00Z"/>
        </w:trPr>
        <w:tc>
          <w:tcPr>
            <w:tcW w:w="4788" w:type="dxa"/>
          </w:tcPr>
          <w:p w:rsidR="00611EE1" w:rsidRPr="00257251" w:rsidRDefault="00611EE1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22" w:author="Palacherla, Susmitha C (NONUS)" w:date="2017-09-11T05:44:00Z"/>
                <w:rFonts w:ascii="Times New Roman" w:hAnsi="Times New Roman"/>
                <w:noProof/>
              </w:rPr>
            </w:pPr>
            <w:ins w:id="123" w:author="Palacherla, Susmitha C (NONUS)" w:date="2017-09-11T05:44:00Z">
              <w:r w:rsidRPr="00257251">
                <w:rPr>
                  <w:rFonts w:ascii="Times New Roman" w:hAnsi="Times New Roman"/>
                  <w:noProof/>
                </w:rPr>
                <w:t xml:space="preserve">Value </w:t>
              </w:r>
            </w:ins>
          </w:p>
        </w:tc>
        <w:tc>
          <w:tcPr>
            <w:tcW w:w="4788" w:type="dxa"/>
          </w:tcPr>
          <w:p w:rsidR="00611EE1" w:rsidRPr="00257251" w:rsidRDefault="00611EE1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24" w:author="Palacherla, Susmitha C (NONUS)" w:date="2017-09-11T05:44:00Z"/>
                <w:rFonts w:ascii="Times New Roman" w:hAnsi="Times New Roman"/>
                <w:noProof/>
              </w:rPr>
            </w:pPr>
            <w:ins w:id="125" w:author="Palacherla, Susmitha C (NONUS)" w:date="2017-09-11T05:44:00Z">
              <w:r w:rsidRPr="00257251">
                <w:rPr>
                  <w:rFonts w:ascii="Times New Roman" w:hAnsi="Times New Roman"/>
                  <w:noProof/>
                </w:rPr>
                <w:t>Success</w:t>
              </w:r>
            </w:ins>
          </w:p>
        </w:tc>
      </w:tr>
      <w:tr w:rsidR="00611EE1" w:rsidRPr="00257251" w:rsidTr="00D53E69">
        <w:trPr>
          <w:ins w:id="126" w:author="Palacherla, Susmitha C (NONUS)" w:date="2017-09-11T05:44:00Z"/>
        </w:trPr>
        <w:tc>
          <w:tcPr>
            <w:tcW w:w="4788" w:type="dxa"/>
          </w:tcPr>
          <w:p w:rsidR="00611EE1" w:rsidRPr="00257251" w:rsidRDefault="00611EE1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27" w:author="Palacherla, Susmitha C (NONUS)" w:date="2017-09-11T05:44:00Z"/>
                <w:rFonts w:ascii="Times New Roman" w:hAnsi="Times New Roman"/>
                <w:noProof/>
              </w:rPr>
            </w:pPr>
            <w:ins w:id="128" w:author="Palacherla, Susmitha C (NONUS)" w:date="2017-09-11T05:44:00Z">
              <w:r w:rsidRPr="00257251">
                <w:rPr>
                  <w:rFonts w:ascii="Times New Roman" w:hAnsi="Times New Roman"/>
                  <w:noProof/>
                </w:rPr>
                <w:t>Expression</w:t>
              </w:r>
            </w:ins>
          </w:p>
        </w:tc>
        <w:tc>
          <w:tcPr>
            <w:tcW w:w="4788" w:type="dxa"/>
          </w:tcPr>
          <w:p w:rsidR="00611EE1" w:rsidRPr="00257251" w:rsidRDefault="00611EE1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29" w:author="Palacherla, Susmitha C (NONUS)" w:date="2017-09-11T05:44:00Z"/>
                <w:rFonts w:ascii="Times New Roman" w:hAnsi="Times New Roman"/>
                <w:noProof/>
              </w:rPr>
            </w:pPr>
            <w:ins w:id="130" w:author="Palacherla, Susmitha C (NONUS)" w:date="2017-09-11T05:45:00Z">
              <w:r w:rsidRPr="00611EE1">
                <w:rPr>
                  <w:rFonts w:ascii="Times New Roman" w:hAnsi="Times New Roman"/>
                  <w:noProof/>
                </w:rPr>
                <w:t>(FINDSTRING(@[User::VarFileName],"SEA",1 ) &gt; 0 ) ||(FINDSTRING(@[User::VarFileName],"DTT",1 ) &gt; 0 )</w:t>
              </w:r>
            </w:ins>
          </w:p>
        </w:tc>
      </w:tr>
      <w:tr w:rsidR="00611EE1" w:rsidRPr="00257251" w:rsidTr="00D53E69">
        <w:trPr>
          <w:ins w:id="131" w:author="Palacherla, Susmitha C (NONUS)" w:date="2017-09-11T05:44:00Z"/>
        </w:trPr>
        <w:tc>
          <w:tcPr>
            <w:tcW w:w="4788" w:type="dxa"/>
          </w:tcPr>
          <w:p w:rsidR="00611EE1" w:rsidRPr="00257251" w:rsidRDefault="00611EE1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32" w:author="Palacherla, Susmitha C (NONUS)" w:date="2017-09-11T05:44:00Z"/>
                <w:rFonts w:ascii="Times New Roman" w:hAnsi="Times New Roman"/>
                <w:noProof/>
              </w:rPr>
            </w:pPr>
            <w:ins w:id="133" w:author="Palacherla, Susmitha C (NONUS)" w:date="2017-09-11T05:44:00Z">
              <w:r w:rsidRPr="00257251">
                <w:rPr>
                  <w:rFonts w:ascii="Times New Roman" w:hAnsi="Times New Roman"/>
                  <w:noProof/>
                </w:rPr>
                <w:t>Multiple Constraints</w:t>
              </w:r>
            </w:ins>
          </w:p>
        </w:tc>
        <w:tc>
          <w:tcPr>
            <w:tcW w:w="4788" w:type="dxa"/>
          </w:tcPr>
          <w:p w:rsidR="00611EE1" w:rsidRPr="00257251" w:rsidRDefault="00611EE1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34" w:author="Palacherla, Susmitha C (NONUS)" w:date="2017-09-11T05:44:00Z"/>
                <w:rFonts w:ascii="Times New Roman" w:hAnsi="Times New Roman"/>
                <w:noProof/>
              </w:rPr>
            </w:pPr>
            <w:ins w:id="135" w:author="Palacherla, Susmitha C (NONUS)" w:date="2017-09-11T05:44:00Z">
              <w:r w:rsidRPr="00257251">
                <w:rPr>
                  <w:rFonts w:ascii="Times New Roman" w:hAnsi="Times New Roman"/>
                  <w:noProof/>
                </w:rPr>
                <w:t>Logical AND.</w:t>
              </w:r>
            </w:ins>
          </w:p>
        </w:tc>
      </w:tr>
    </w:tbl>
    <w:p w:rsidR="00611EE1" w:rsidRPr="005F0717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del w:id="136" w:author="Palacherla, Susmitha C (NONUS)" w:date="2017-09-11T05:46:00Z">
        <w:r w:rsidDel="00611EE1">
          <w:rPr>
            <w:noProof/>
          </w:rPr>
          <w:lastRenderedPageBreak/>
          <w:drawing>
            <wp:inline distT="0" distB="0" distL="0" distR="0" wp14:anchorId="40E057C6" wp14:editId="7994244A">
              <wp:extent cx="1905000" cy="781050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37" w:author="Palacherla, Susmitha C (NONUS)" w:date="2017-09-11T05:46:00Z">
        <w:r w:rsidR="00611EE1">
          <w:rPr>
            <w:noProof/>
          </w:rPr>
          <w:drawing>
            <wp:inline distT="0" distB="0" distL="0" distR="0" wp14:anchorId="330CFE3D" wp14:editId="16112C51">
              <wp:extent cx="2075688" cy="1371600"/>
              <wp:effectExtent l="0" t="0" r="1270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75688" cy="137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0F2CAF" wp14:editId="161BCBF8">
            <wp:extent cx="2523744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060D9" wp14:editId="146046C4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79030" wp14:editId="07B36A1E">
            <wp:extent cx="2770632" cy="1828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4D3B66" w:rsidRPr="00D329A1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4D3B66" w:rsidRPr="00D329A1">
        <w:rPr>
          <w:rFonts w:asciiTheme="minorHAnsi" w:hAnsiTheme="minorHAnsi" w:cs="Arial"/>
        </w:rPr>
        <w:t>ata Conversion</w:t>
      </w: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95936" wp14:editId="587040C3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40171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5715201" wp14:editId="4763D00C">
            <wp:extent cx="3547872" cy="1828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13479" wp14:editId="09B6F72D">
            <wp:extent cx="3282696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4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D168E" wp14:editId="5BB50FED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4860F9" wp14:editId="49B70B54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C7FBF" wp14:editId="0ACDB33B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11EE1" w:rsidRDefault="004D3B66" w:rsidP="0076086A">
      <w:pPr>
        <w:pStyle w:val="ListParagraph"/>
        <w:numPr>
          <w:ilvl w:val="0"/>
          <w:numId w:val="13"/>
        </w:numPr>
        <w:rPr>
          <w:ins w:id="138" w:author="Palacherla, Susmitha C (NONUS)" w:date="2017-09-11T05:47:00Z"/>
        </w:rPr>
      </w:pPr>
      <w:r w:rsidRPr="005F0717">
        <w:t xml:space="preserve">SQL Task: </w:t>
      </w:r>
      <w:ins w:id="139" w:author="Palacherla, Susmitha C (NONUS)" w:date="2017-09-11T05:47:00Z">
        <w:r w:rsidR="00611EE1">
          <w:t>Update Staging table and Reject Records</w:t>
        </w:r>
      </w:ins>
      <w:del w:id="140" w:author="Palacherla, Susmitha C (NONUS)" w:date="2017-09-11T05:47:00Z">
        <w:r w:rsidRPr="005F0717" w:rsidDel="00611EE1">
          <w:delText xml:space="preserve">Populate </w:delText>
        </w:r>
        <w:r w:rsidR="00FF1A5D" w:rsidDel="00611EE1">
          <w:delText>CSR LAND ID</w:delText>
        </w:r>
      </w:del>
    </w:p>
    <w:p w:rsidR="00611EE1" w:rsidRDefault="00611EE1" w:rsidP="00611EE1">
      <w:pPr>
        <w:rPr>
          <w:ins w:id="141" w:author="Palacherla, Susmitha C (NONUS)" w:date="2017-09-11T05:47:00Z"/>
        </w:rPr>
        <w:pPrChange w:id="142" w:author="Palacherla, Susmitha C (NONUS)" w:date="2017-09-11T05:47:00Z">
          <w:pPr>
            <w:pStyle w:val="ListParagraph"/>
            <w:numPr>
              <w:numId w:val="13"/>
            </w:numPr>
            <w:ind w:left="1440" w:hanging="360"/>
          </w:pPr>
        </w:pPrChange>
      </w:pPr>
    </w:p>
    <w:p w:rsidR="004D3B66" w:rsidRDefault="00FF1A5D" w:rsidP="00611EE1">
      <w:pPr>
        <w:rPr>
          <w:ins w:id="143" w:author="Palacherla, Susmitha C (NONUS)" w:date="2017-09-11T05:47:00Z"/>
        </w:rPr>
        <w:pPrChange w:id="144" w:author="Palacherla, Susmitha C (NONUS)" w:date="2017-09-11T05:47:00Z">
          <w:pPr>
            <w:pStyle w:val="ListParagraph"/>
            <w:numPr>
              <w:numId w:val="13"/>
            </w:numPr>
            <w:ind w:left="1440" w:hanging="360"/>
          </w:pPr>
        </w:pPrChange>
      </w:pPr>
      <w:r>
        <w:lastRenderedPageBreak/>
        <w:t xml:space="preserve"> </w:t>
      </w:r>
    </w:p>
    <w:p w:rsidR="00611EE1" w:rsidRPr="005F0717" w:rsidRDefault="00611EE1" w:rsidP="00611EE1">
      <w:pPr>
        <w:pPrChange w:id="145" w:author="Palacherla, Susmitha C (NONUS)" w:date="2017-09-11T05:47:00Z">
          <w:pPr>
            <w:pStyle w:val="ListParagraph"/>
            <w:numPr>
              <w:numId w:val="13"/>
            </w:numPr>
            <w:ind w:left="1440" w:hanging="360"/>
          </w:pPr>
        </w:pPrChange>
      </w:pPr>
      <w:ins w:id="146" w:author="Palacherla, Susmitha C (NONUS)" w:date="2017-09-11T05:47:00Z">
        <w:r>
          <w:rPr>
            <w:noProof/>
          </w:rPr>
          <w:drawing>
            <wp:inline distT="0" distB="0" distL="0" distR="0" wp14:anchorId="117AC704" wp14:editId="40A10B7E">
              <wp:extent cx="2933700" cy="1981200"/>
              <wp:effectExtent l="0" t="0" r="0" b="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33700" cy="1981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del w:id="147" w:author="Palacherla, Susmitha C (NONUS)" w:date="2017-09-11T05:49:00Z">
        <w:r w:rsidDel="00611EE1">
          <w:rPr>
            <w:noProof/>
          </w:rPr>
          <w:drawing>
            <wp:inline distT="0" distB="0" distL="0" distR="0" wp14:anchorId="61F16E5A" wp14:editId="74FE707C">
              <wp:extent cx="2916936" cy="1828800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16936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48" w:author="Palacherla, Susmitha C (NONUS)" w:date="2017-09-11T05:49:00Z">
        <w:r w:rsidR="00611EE1">
          <w:rPr>
            <w:noProof/>
          </w:rPr>
          <w:drawing>
            <wp:inline distT="0" distB="0" distL="0" distR="0" wp14:anchorId="3295A9AA" wp14:editId="52573C90">
              <wp:extent cx="5943600" cy="3249295"/>
              <wp:effectExtent l="0" t="0" r="0" b="8255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49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62E8" w:rsidRPr="00952CFB" w:rsidDel="00611EE1" w:rsidRDefault="00611EE1" w:rsidP="004D62E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49" w:author="Palacherla, Susmitha C (NONUS)" w:date="2017-09-11T05:49:00Z"/>
        </w:rPr>
      </w:pPr>
      <w:ins w:id="150" w:author="Palacherla, Susmitha C (NONUS)" w:date="2017-09-11T05:50:00Z">
        <w:r>
          <w:rPr>
            <w:noProof/>
          </w:rPr>
          <w:lastRenderedPageBreak/>
          <w:drawing>
            <wp:inline distT="0" distB="0" distL="0" distR="0" wp14:anchorId="7DC60B43" wp14:editId="7D45D1A0">
              <wp:extent cx="5943600" cy="1883410"/>
              <wp:effectExtent l="0" t="0" r="0" b="2540"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883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51" w:author="Palacherla, Susmitha C (NONUS)" w:date="2017-09-11T05:49:00Z">
        <w:r w:rsidR="004D62E8" w:rsidRPr="00952CFB" w:rsidDel="00611EE1">
          <w:delText>UPDATE [EC].[</w:delText>
        </w:r>
        <w:r w:rsidR="00B307B1" w:rsidRPr="00952CFB" w:rsidDel="00611EE1">
          <w:delText>Generic</w:delText>
        </w:r>
        <w:r w:rsidR="004D62E8" w:rsidRPr="00952CFB" w:rsidDel="00611EE1">
          <w:delText>_Coaching_Stage]</w:delText>
        </w:r>
      </w:del>
    </w:p>
    <w:p w:rsidR="00FF1A5D" w:rsidRPr="00952CFB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52" w:author="Palacherla, Susmitha C (NONUS)" w:date="2017-09-11T05:49:00Z"/>
        </w:rPr>
      </w:pPr>
      <w:del w:id="153" w:author="Palacherla, Susmitha C (NONUS)" w:date="2017-09-11T05:49:00Z">
        <w:r w:rsidRPr="00952CFB" w:rsidDel="00611EE1">
          <w:delText>SET [CSR_LANID]= [EC].[fn_strEmpLanIDFromEmpID]([CSR_EMPID])</w:delText>
        </w:r>
      </w:del>
    </w:p>
    <w:p w:rsidR="001822D4" w:rsidRPr="005F0717" w:rsidDel="00611EE1" w:rsidRDefault="001822D4" w:rsidP="001822D4">
      <w:pPr>
        <w:pStyle w:val="ListParagraph"/>
        <w:numPr>
          <w:ilvl w:val="0"/>
          <w:numId w:val="13"/>
        </w:numPr>
        <w:rPr>
          <w:del w:id="154" w:author="Palacherla, Susmitha C (NONUS)" w:date="2017-09-11T05:49:00Z"/>
        </w:rPr>
      </w:pPr>
      <w:del w:id="155" w:author="Palacherla, Susmitha C (NONUS)" w:date="2017-09-11T05:49:00Z">
        <w:r w:rsidRPr="005F0717" w:rsidDel="00611EE1">
          <w:delText>SQL Task: Populate</w:delText>
        </w:r>
        <w:r w:rsidDel="00611EE1">
          <w:delText xml:space="preserve"> </w:delText>
        </w:r>
        <w:r w:rsidR="004D62E8" w:rsidDel="00611EE1">
          <w:delText xml:space="preserve">site and </w:delText>
        </w:r>
        <w:r w:rsidDel="00611EE1">
          <w:delText>program values</w:delText>
        </w:r>
      </w:del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del w:id="156" w:author="Palacherla, Susmitha C (NONUS)" w:date="2017-09-11T05:50:00Z">
        <w:r w:rsidDel="00611EE1">
          <w:rPr>
            <w:noProof/>
          </w:rPr>
          <w:drawing>
            <wp:inline distT="0" distB="0" distL="0" distR="0" wp14:anchorId="25136130" wp14:editId="26B4F24C">
              <wp:extent cx="3035808" cy="1828800"/>
              <wp:effectExtent l="0" t="0" r="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3580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Pr="007A6434" w:rsidDel="00611EE1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57" w:author="Palacherla, Susmitha C (NONUS)" w:date="2017-09-11T05:50:00Z"/>
          <w:rFonts w:asciiTheme="minorHAnsi" w:hAnsiTheme="minorHAnsi" w:cs="Arial"/>
          <w:sz w:val="20"/>
          <w:szCs w:val="20"/>
        </w:rPr>
      </w:pPr>
      <w:del w:id="158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>UPDATE [EC].[</w:delText>
        </w:r>
        <w:r w:rsidR="00B307B1" w:rsidRPr="007A6434" w:rsidDel="00611EE1">
          <w:rPr>
            <w:rFonts w:asciiTheme="minorHAnsi" w:hAnsiTheme="minorHAnsi" w:cs="Arial"/>
            <w:sz w:val="20"/>
            <w:szCs w:val="20"/>
          </w:rPr>
          <w:delText>Generic</w:delText>
        </w:r>
        <w:r w:rsidRPr="007A6434" w:rsidDel="00611EE1">
          <w:rPr>
            <w:rFonts w:asciiTheme="minorHAnsi" w:hAnsiTheme="minorHAnsi" w:cs="Arial"/>
            <w:sz w:val="20"/>
            <w:szCs w:val="20"/>
          </w:rPr>
          <w:delText>_Coaching_Stage]</w:delText>
        </w:r>
      </w:del>
    </w:p>
    <w:p w:rsidR="004D62E8" w:rsidRPr="007A6434" w:rsidDel="00611EE1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59" w:author="Palacherla, Susmitha C (NONUS)" w:date="2017-09-11T05:50:00Z"/>
          <w:rFonts w:asciiTheme="minorHAnsi" w:hAnsiTheme="minorHAnsi" w:cs="Arial"/>
          <w:sz w:val="20"/>
          <w:szCs w:val="20"/>
        </w:rPr>
      </w:pPr>
      <w:del w:id="160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>SET [Program]= H.[Emp_Program]</w:delText>
        </w:r>
      </w:del>
    </w:p>
    <w:p w:rsidR="004D62E8" w:rsidRPr="007A6434" w:rsidDel="00611EE1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61" w:author="Palacherla, Susmitha C (NONUS)" w:date="2017-09-11T05:50:00Z"/>
          <w:rFonts w:asciiTheme="minorHAnsi" w:hAnsiTheme="minorHAnsi" w:cs="Arial"/>
          <w:sz w:val="20"/>
          <w:szCs w:val="20"/>
        </w:rPr>
      </w:pPr>
      <w:del w:id="162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>,[CSR_Site] = H.[Emp_Site]</w:delText>
        </w:r>
      </w:del>
    </w:p>
    <w:p w:rsidR="004D62E8" w:rsidRPr="007A6434" w:rsidDel="00611EE1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63" w:author="Palacherla, Susmitha C (NONUS)" w:date="2017-09-11T05:50:00Z"/>
          <w:rFonts w:asciiTheme="minorHAnsi" w:hAnsiTheme="minorHAnsi" w:cs="Arial"/>
          <w:sz w:val="20"/>
          <w:szCs w:val="20"/>
        </w:rPr>
      </w:pPr>
      <w:del w:id="164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>FROM [EC].[</w:delText>
        </w:r>
        <w:r w:rsidR="00B307B1" w:rsidRPr="007A6434" w:rsidDel="00611EE1">
          <w:rPr>
            <w:rFonts w:asciiTheme="minorHAnsi" w:hAnsiTheme="minorHAnsi" w:cs="Arial"/>
            <w:sz w:val="20"/>
            <w:szCs w:val="20"/>
          </w:rPr>
          <w:delText>Generic</w:delText>
        </w:r>
        <w:r w:rsidRPr="007A6434" w:rsidDel="00611EE1">
          <w:rPr>
            <w:rFonts w:asciiTheme="minorHAnsi" w:hAnsiTheme="minorHAnsi" w:cs="Arial"/>
            <w:sz w:val="20"/>
            <w:szCs w:val="20"/>
          </w:rPr>
          <w:delText>_Coaching_Stage]S JOIN [EC].[Employee_Hierarchy]H</w:delText>
        </w:r>
      </w:del>
    </w:p>
    <w:p w:rsidR="0069149F" w:rsidRPr="007A6434" w:rsidDel="00611EE1" w:rsidRDefault="004D62E8" w:rsidP="00952CF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165" w:author="Palacherla, Susmitha C (NONUS)" w:date="2017-09-11T05:50:00Z"/>
          <w:rFonts w:asciiTheme="minorHAnsi" w:hAnsiTheme="minorHAnsi" w:cs="Arial"/>
          <w:sz w:val="20"/>
          <w:szCs w:val="20"/>
        </w:rPr>
      </w:pPr>
      <w:del w:id="166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>ON S.[CSR_EMPID]=H.[Emp_ID]</w:delText>
        </w:r>
      </w:del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Del="00611EE1" w:rsidRDefault="004D3B66" w:rsidP="001822D4">
      <w:pPr>
        <w:pStyle w:val="ListParagraph"/>
        <w:numPr>
          <w:ilvl w:val="0"/>
          <w:numId w:val="13"/>
        </w:numPr>
        <w:rPr>
          <w:del w:id="167" w:author="Palacherla, Susmitha C (NONUS)" w:date="2017-09-11T05:50:00Z"/>
        </w:rPr>
      </w:pPr>
      <w:del w:id="168" w:author="Palacherla, Susmitha C (NONUS)" w:date="2017-09-11T05:50:00Z">
        <w:r w:rsidRPr="005F0717" w:rsidDel="00611EE1">
          <w:delText>DFT: Reject Records with Missing Employee ID</w:delText>
        </w:r>
      </w:del>
    </w:p>
    <w:p w:rsidR="00F75AE8" w:rsidRPr="005F0717" w:rsidDel="00611EE1" w:rsidRDefault="00F75AE8" w:rsidP="00F75AE8">
      <w:pPr>
        <w:rPr>
          <w:del w:id="169" w:author="Palacherla, Susmitha C (NONUS)" w:date="2017-09-11T05:50:00Z"/>
        </w:rPr>
      </w:pPr>
      <w:del w:id="170" w:author="Palacherla, Susmitha C (NONUS)" w:date="2017-09-11T05:50:00Z">
        <w:r w:rsidDel="00611EE1">
          <w:rPr>
            <w:noProof/>
          </w:rPr>
          <w:drawing>
            <wp:inline distT="0" distB="0" distL="0" distR="0" wp14:anchorId="27EEFB94" wp14:editId="16362A3F">
              <wp:extent cx="1714500" cy="790575"/>
              <wp:effectExtent l="0" t="0" r="0" b="9525"/>
              <wp:docPr id="56" name="Picture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500" cy="790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611EE1" w:rsidRDefault="00ED77B9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71" w:author="Palacherla, Susmitha C (NONUS)" w:date="2017-09-11T05:50:00Z"/>
          <w:rFonts w:ascii="Arial" w:hAnsi="Arial" w:cs="Arial"/>
          <w:sz w:val="24"/>
          <w:szCs w:val="24"/>
        </w:rPr>
      </w:pPr>
      <w:del w:id="172" w:author="Palacherla, Susmitha C (NONUS)" w:date="2017-09-11T05:50:00Z">
        <w:r w:rsidDel="00611EE1">
          <w:rPr>
            <w:noProof/>
          </w:rPr>
          <w:drawing>
            <wp:inline distT="0" distB="0" distL="0" distR="0" wp14:anchorId="6C174ECD" wp14:editId="5BCE0EFC">
              <wp:extent cx="2075688" cy="1828800"/>
              <wp:effectExtent l="0" t="0" r="1270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7568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2CFB" w:rsidDel="00611EE1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73" w:author="Palacherla, Susmitha C (NONUS)" w:date="2017-09-11T05:50:00Z"/>
          <w:rFonts w:ascii="Arial" w:hAnsi="Arial" w:cs="Arial"/>
          <w:sz w:val="24"/>
          <w:szCs w:val="24"/>
        </w:rPr>
      </w:pPr>
    </w:p>
    <w:p w:rsidR="00952CFB" w:rsidDel="00611EE1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74" w:author="Palacherla, Susmitha C (NONUS)" w:date="2017-09-11T05:50:00Z"/>
          <w:rFonts w:ascii="Arial" w:hAnsi="Arial" w:cs="Arial"/>
          <w:sz w:val="24"/>
          <w:szCs w:val="24"/>
        </w:rPr>
      </w:pPr>
    </w:p>
    <w:p w:rsidR="00952CFB" w:rsidDel="00611EE1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75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RPr="00D329A1" w:rsidDel="00611EE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176" w:author="Palacherla, Susmitha C (NONUS)" w:date="2017-09-11T05:50:00Z"/>
        </w:rPr>
      </w:pPr>
      <w:del w:id="177" w:author="Palacherla, Susmitha C (NONUS)" w:date="2017-09-11T05:50:00Z">
        <w:r w:rsidRPr="00D329A1" w:rsidDel="00611EE1">
          <w:delText>Oledb source</w:delText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78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79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Del="00611EE1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80" w:author="Palacherla, Susmitha C (NONUS)" w:date="2017-09-11T05:50:00Z"/>
          <w:rFonts w:ascii="Arial" w:hAnsi="Arial" w:cs="Arial"/>
          <w:sz w:val="24"/>
          <w:szCs w:val="24"/>
        </w:rPr>
      </w:pPr>
      <w:del w:id="181" w:author="Palacherla, Susmitha C (NONUS)" w:date="2017-09-11T05:50:00Z">
        <w:r w:rsidDel="00611EE1">
          <w:rPr>
            <w:noProof/>
          </w:rPr>
          <w:drawing>
            <wp:inline distT="0" distB="0" distL="0" distR="0" wp14:anchorId="0C1A16D0" wp14:editId="5FE9DDF0">
              <wp:extent cx="2459736" cy="2743200"/>
              <wp:effectExtent l="0" t="0" r="0" b="0"/>
              <wp:docPr id="111" name="Picture 1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5973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82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RPr="00D329A1" w:rsidDel="00611EE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183" w:author="Palacherla, Susmitha C (NONUS)" w:date="2017-09-11T05:50:00Z"/>
        </w:rPr>
      </w:pPr>
      <w:del w:id="184" w:author="Palacherla, Susmitha C (NONUS)" w:date="2017-09-11T05:50:00Z">
        <w:r w:rsidRPr="00D329A1" w:rsidDel="00611EE1">
          <w:delText>Lookup Transformation</w:delText>
        </w:r>
      </w:del>
    </w:p>
    <w:p w:rsidR="004D3B66" w:rsidDel="00611EE1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85" w:author="Palacherla, Susmitha C (NONUS)" w:date="2017-09-11T05:50:00Z"/>
          <w:rFonts w:ascii="Arial" w:hAnsi="Arial" w:cs="Arial"/>
          <w:sz w:val="24"/>
          <w:szCs w:val="24"/>
        </w:rPr>
      </w:pPr>
      <w:del w:id="186" w:author="Palacherla, Susmitha C (NONUS)" w:date="2017-09-11T05:50:00Z">
        <w:r w:rsidDel="00611EE1">
          <w:rPr>
            <w:noProof/>
          </w:rPr>
          <w:drawing>
            <wp:inline distT="0" distB="0" distL="0" distR="0" wp14:anchorId="29F418C1" wp14:editId="1466726B">
              <wp:extent cx="2761488" cy="1828800"/>
              <wp:effectExtent l="0" t="0" r="1270" b="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148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611EE1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87" w:author="Palacherla, Susmitha C (NONUS)" w:date="2017-09-11T05:50:00Z"/>
          <w:rFonts w:ascii="Arial" w:hAnsi="Arial" w:cs="Arial"/>
          <w:sz w:val="24"/>
          <w:szCs w:val="24"/>
        </w:rPr>
      </w:pPr>
      <w:del w:id="188" w:author="Palacherla, Susmitha C (NONUS)" w:date="2017-09-11T05:50:00Z">
        <w:r w:rsidDel="00611EE1">
          <w:rPr>
            <w:noProof/>
          </w:rPr>
          <w:drawing>
            <wp:inline distT="0" distB="0" distL="0" distR="0" wp14:anchorId="39401F3B" wp14:editId="6BFAE24A">
              <wp:extent cx="3264408" cy="2286000"/>
              <wp:effectExtent l="0" t="0" r="0" b="0"/>
              <wp:docPr id="113" name="Picture 1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64408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C1092A" w:rsidDel="00611EE1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89" w:author="Palacherla, Susmitha C (NONUS)" w:date="2017-09-11T05:50:00Z"/>
          <w:rFonts w:ascii="Arial" w:hAnsi="Arial" w:cs="Arial"/>
          <w:sz w:val="24"/>
          <w:szCs w:val="24"/>
        </w:rPr>
      </w:pPr>
    </w:p>
    <w:p w:rsidR="0069149F" w:rsidRPr="007A6434" w:rsidDel="00611EE1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190" w:author="Palacherla, Susmitha C (NONUS)" w:date="2017-09-11T05:50:00Z"/>
          <w:rFonts w:asciiTheme="minorHAnsi" w:hAnsiTheme="minorHAnsi" w:cs="Arial"/>
          <w:sz w:val="20"/>
          <w:szCs w:val="20"/>
        </w:rPr>
      </w:pPr>
      <w:del w:id="191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>SELECT Emp_ID, Emp_Name, Emp_Email, Emp_LanID, Emp_Site, Emp_Job_Code, Emp_Job_Description,</w:delText>
        </w:r>
      </w:del>
    </w:p>
    <w:p w:rsidR="0069149F" w:rsidRPr="007A6434" w:rsidDel="00611EE1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192" w:author="Palacherla, Susmitha C (NONUS)" w:date="2017-09-11T05:50:00Z"/>
          <w:rFonts w:asciiTheme="minorHAnsi" w:hAnsiTheme="minorHAnsi" w:cs="Arial"/>
          <w:sz w:val="20"/>
          <w:szCs w:val="20"/>
        </w:rPr>
      </w:pPr>
      <w:del w:id="193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 xml:space="preserve"> Emp_Program, Sup_ID, Sup_Name, Sup_Email, Sup_LanID, Sup_Job_Code, Sup_Job_Description,</w:delText>
        </w:r>
      </w:del>
    </w:p>
    <w:p w:rsidR="0069149F" w:rsidRPr="007A6434" w:rsidDel="00611EE1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194" w:author="Palacherla, Susmitha C (NONUS)" w:date="2017-09-11T05:50:00Z"/>
          <w:rFonts w:asciiTheme="minorHAnsi" w:hAnsiTheme="minorHAnsi" w:cs="Arial"/>
          <w:sz w:val="20"/>
          <w:szCs w:val="20"/>
        </w:rPr>
      </w:pPr>
      <w:del w:id="195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 xml:space="preserve"> Mgr_ID, Mgr_Name, Mgr_Email, Mgr_LanID, Mgr_Job_Code, Mgr_Job_Description, Start_Date, End_Date, Active</w:delText>
        </w:r>
      </w:del>
    </w:p>
    <w:p w:rsidR="0069149F" w:rsidRPr="007A6434" w:rsidDel="00611EE1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196" w:author="Palacherla, Susmitha C (NONUS)" w:date="2017-09-11T05:50:00Z"/>
          <w:rFonts w:asciiTheme="minorHAnsi" w:hAnsiTheme="minorHAnsi" w:cs="Arial"/>
          <w:sz w:val="20"/>
          <w:szCs w:val="20"/>
        </w:rPr>
      </w:pPr>
      <w:del w:id="197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 xml:space="preserve"> FROM  EC.Employee_Hierarchy </w:delText>
        </w:r>
      </w:del>
    </w:p>
    <w:p w:rsidR="0069149F" w:rsidRPr="007A6434" w:rsidDel="00611EE1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198" w:author="Palacherla, Susmitha C (NONUS)" w:date="2017-09-11T05:50:00Z"/>
          <w:rFonts w:asciiTheme="minorHAnsi" w:hAnsiTheme="minorHAnsi" w:cs="Arial"/>
          <w:sz w:val="20"/>
          <w:szCs w:val="20"/>
        </w:rPr>
      </w:pPr>
      <w:del w:id="199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>WHERE Emp_Job_Code IN ('WACS01', 'WACS02', 'WACS03')</w:delText>
        </w:r>
      </w:del>
    </w:p>
    <w:p w:rsidR="004D3B66" w:rsidDel="00611EE1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del w:id="200" w:author="Palacherla, Susmitha C (NONUS)" w:date="2017-09-11T05:50:00Z"/>
          <w:rFonts w:ascii="Arial" w:hAnsi="Arial" w:cs="Arial"/>
          <w:sz w:val="24"/>
          <w:szCs w:val="24"/>
        </w:rPr>
      </w:pPr>
      <w:del w:id="201" w:author="Palacherla, Susmitha C (NONUS)" w:date="2017-09-11T05:50:00Z">
        <w:r w:rsidRPr="007A6434" w:rsidDel="00611EE1">
          <w:rPr>
            <w:rFonts w:asciiTheme="minorHAnsi" w:hAnsiTheme="minorHAnsi" w:cs="Arial"/>
            <w:sz w:val="20"/>
            <w:szCs w:val="20"/>
          </w:rPr>
          <w:delText xml:space="preserve"> AND Active NOT IN ('T','D','P','L') and Emp_LanID &lt;&gt; 'Unknown'</w:delText>
        </w:r>
        <w:r w:rsidDel="00611EE1">
          <w:rPr>
            <w:noProof/>
          </w:rPr>
          <w:drawing>
            <wp:inline distT="0" distB="0" distL="0" distR="0" wp14:anchorId="12C81225" wp14:editId="206CC03A">
              <wp:extent cx="3785616" cy="2286000"/>
              <wp:effectExtent l="0" t="0" r="5715" b="0"/>
              <wp:docPr id="114" name="Picture 1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5616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611EE1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02" w:author="Palacherla, Susmitha C (NONUS)" w:date="2017-09-11T05:50:00Z"/>
          <w:rFonts w:ascii="Arial" w:hAnsi="Arial" w:cs="Arial"/>
          <w:sz w:val="24"/>
          <w:szCs w:val="24"/>
        </w:rPr>
      </w:pPr>
      <w:del w:id="203" w:author="Palacherla, Susmitha C (NONUS)" w:date="2017-09-11T05:50:00Z">
        <w:r w:rsidDel="00611EE1">
          <w:rPr>
            <w:noProof/>
          </w:rPr>
          <w:drawing>
            <wp:inline distT="0" distB="0" distL="0" distR="0" wp14:anchorId="0717400C" wp14:editId="2200D112">
              <wp:extent cx="4178808" cy="1371600"/>
              <wp:effectExtent l="0" t="0" r="0" b="0"/>
              <wp:docPr id="115" name="Picture 1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78808" cy="1371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04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RPr="00D329A1" w:rsidDel="00611EE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205" w:author="Palacherla, Susmitha C (NONUS)" w:date="2017-09-11T05:50:00Z"/>
        </w:rPr>
      </w:pPr>
      <w:del w:id="206" w:author="Palacherla, Susmitha C (NONUS)" w:date="2017-09-11T05:50:00Z">
        <w:r w:rsidRPr="00D329A1" w:rsidDel="00611EE1">
          <w:delText>Lookup Match Output – Row Count Transformation to get Loaded Count</w:delText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07" w:author="Palacherla, Susmitha C (NONUS)" w:date="2017-09-11T05:50:00Z"/>
          <w:rFonts w:ascii="Arial" w:hAnsi="Arial" w:cs="Arial"/>
          <w:sz w:val="24"/>
          <w:szCs w:val="24"/>
        </w:rPr>
      </w:pPr>
      <w:del w:id="208" w:author="Palacherla, Susmitha C (NONUS)" w:date="2017-09-11T05:50:00Z">
        <w:r w:rsidDel="00611EE1">
          <w:rPr>
            <w:noProof/>
          </w:rPr>
          <w:drawing>
            <wp:inline distT="0" distB="0" distL="0" distR="0" wp14:anchorId="146168AC" wp14:editId="77F94CBF">
              <wp:extent cx="3337560" cy="2286000"/>
              <wp:effectExtent l="0" t="0" r="0" b="0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7560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09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RPr="00D329A1" w:rsidDel="00611EE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210" w:author="Palacherla, Susmitha C (NONUS)" w:date="2017-09-11T05:50:00Z"/>
        </w:rPr>
      </w:pPr>
      <w:del w:id="211" w:author="Palacherla, Susmitha C (NONUS)" w:date="2017-09-11T05:50:00Z">
        <w:r w:rsidRPr="00D329A1" w:rsidDel="00611EE1">
          <w:delText>Lookup Transformation No Match Output – Row Count Transformation to get Rejected Count</w:delText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12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13" w:author="Palacherla, Susmitha C (NONUS)" w:date="2017-09-11T05:50:00Z"/>
          <w:rFonts w:ascii="Arial" w:hAnsi="Arial" w:cs="Arial"/>
          <w:sz w:val="24"/>
          <w:szCs w:val="24"/>
        </w:rPr>
      </w:pPr>
      <w:del w:id="214" w:author="Palacherla, Susmitha C (NONUS)" w:date="2017-09-11T05:50:00Z">
        <w:r w:rsidDel="00611EE1">
          <w:rPr>
            <w:noProof/>
          </w:rPr>
          <w:drawing>
            <wp:inline distT="0" distB="0" distL="0" distR="0" wp14:anchorId="3202396B" wp14:editId="1A61856E">
              <wp:extent cx="3118104" cy="2286000"/>
              <wp:effectExtent l="0" t="0" r="6350" b="0"/>
              <wp:docPr id="53" name="Picture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8104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15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RPr="00D329A1" w:rsidDel="00611EE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216" w:author="Palacherla, Susmitha C (NONUS)" w:date="2017-09-11T05:50:00Z"/>
        </w:rPr>
      </w:pPr>
      <w:del w:id="217" w:author="Palacherla, Susmitha C (NONUS)" w:date="2017-09-11T05:50:00Z">
        <w:r w:rsidRPr="00D329A1" w:rsidDel="00611EE1">
          <w:delText>Derived Column –  To get Reject Reason and Reject Date</w:delText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18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Del="00611EE1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19" w:author="Palacherla, Susmitha C (NONUS)" w:date="2017-09-11T05:50:00Z"/>
          <w:rFonts w:ascii="Arial" w:hAnsi="Arial" w:cs="Arial"/>
          <w:sz w:val="24"/>
          <w:szCs w:val="24"/>
        </w:rPr>
      </w:pPr>
      <w:del w:id="220" w:author="Palacherla, Susmitha C (NONUS)" w:date="2017-09-11T05:50:00Z">
        <w:r w:rsidDel="00611EE1">
          <w:rPr>
            <w:noProof/>
          </w:rPr>
          <w:drawing>
            <wp:inline distT="0" distB="0" distL="0" distR="0" wp14:anchorId="2A489259" wp14:editId="3D231B73">
              <wp:extent cx="3520440" cy="1828800"/>
              <wp:effectExtent l="0" t="0" r="3810" b="0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2044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RPr="00D329A1" w:rsidDel="00611EE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221" w:author="Palacherla, Susmitha C (NONUS)" w:date="2017-09-11T05:50:00Z"/>
        </w:rPr>
      </w:pPr>
      <w:del w:id="222" w:author="Palacherla, Susmitha C (NONUS)" w:date="2017-09-11T05:50:00Z">
        <w:r w:rsidDel="00611EE1">
          <w:delText>ole</w:delText>
        </w:r>
        <w:r w:rsidR="004D3B66" w:rsidRPr="00D329A1" w:rsidDel="00611EE1">
          <w:delText xml:space="preserve">db destination – Write rejected records to </w:delText>
        </w:r>
        <w:r w:rsidR="00B307B1" w:rsidDel="00611EE1">
          <w:rPr>
            <w:rFonts w:asciiTheme="minorHAnsi" w:hAnsiTheme="minorHAnsi" w:cs="Segoe UI"/>
            <w:color w:val="000000" w:themeColor="text1"/>
          </w:rPr>
          <w:delText>Generic</w:delText>
        </w:r>
        <w:r w:rsidR="004D3B66" w:rsidRPr="00D329A1" w:rsidDel="00611EE1">
          <w:delText xml:space="preserve"> rejected table</w:delText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23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RPr="0044276C" w:rsidDel="00611EE1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24" w:author="Palacherla, Susmitha C (NONUS)" w:date="2017-09-11T05:50:00Z"/>
          <w:rFonts w:ascii="Arial" w:hAnsi="Arial" w:cs="Arial"/>
          <w:sz w:val="24"/>
          <w:szCs w:val="24"/>
        </w:rPr>
      </w:pPr>
      <w:del w:id="225" w:author="Palacherla, Susmitha C (NONUS)" w:date="2017-09-11T05:50:00Z">
        <w:r w:rsidDel="00611EE1">
          <w:rPr>
            <w:noProof/>
          </w:rPr>
          <w:drawing>
            <wp:inline distT="0" distB="0" distL="0" distR="0" wp14:anchorId="07F8CA37" wp14:editId="02BEAEF4">
              <wp:extent cx="2569464" cy="1828800"/>
              <wp:effectExtent l="0" t="0" r="254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9464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D3B66" w:rsidRPr="00C703E2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26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RPr="00C703E2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27" w:author="Palacherla, Susmitha C (NONUS)" w:date="2017-09-11T05:50:00Z"/>
          <w:rFonts w:ascii="Arial" w:hAnsi="Arial" w:cs="Arial"/>
          <w:sz w:val="24"/>
          <w:szCs w:val="24"/>
        </w:rPr>
      </w:pPr>
    </w:p>
    <w:p w:rsidR="004D3B66" w:rsidRPr="005F0717" w:rsidDel="00611EE1" w:rsidRDefault="004D3B66" w:rsidP="001822D4">
      <w:pPr>
        <w:pStyle w:val="ListParagraph"/>
        <w:numPr>
          <w:ilvl w:val="0"/>
          <w:numId w:val="13"/>
        </w:numPr>
        <w:rPr>
          <w:del w:id="228" w:author="Palacherla, Susmitha C (NONUS)" w:date="2017-09-11T05:50:00Z"/>
        </w:rPr>
      </w:pPr>
      <w:del w:id="229" w:author="Palacherla, Susmitha C (NONUS)" w:date="2017-09-11T05:50:00Z">
        <w:r w:rsidRPr="005F0717" w:rsidDel="00611EE1">
          <w:delText>SQL Task: Delete records with missing Employee ID from Staging table</w:delText>
        </w:r>
      </w:del>
    </w:p>
    <w:p w:rsidR="004D3B66" w:rsidDel="00611EE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30" w:author="Palacherla, Susmitha C (NONUS)" w:date="2017-09-11T05:50:00Z"/>
          <w:rFonts w:ascii="Arial" w:hAnsi="Arial" w:cs="Arial"/>
          <w:sz w:val="24"/>
          <w:szCs w:val="24"/>
        </w:rPr>
      </w:pPr>
    </w:p>
    <w:p w:rsidR="004D62E8" w:rsidRPr="007A6434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31" w:author="Palacherla, Susmitha C (NONUS)" w:date="2017-09-11T05:50:00Z"/>
          <w:sz w:val="20"/>
          <w:szCs w:val="20"/>
        </w:rPr>
      </w:pPr>
      <w:del w:id="232" w:author="Palacherla, Susmitha C (NONUS)" w:date="2017-09-11T05:50:00Z">
        <w:r w:rsidRPr="007A6434" w:rsidDel="00611EE1">
          <w:rPr>
            <w:sz w:val="20"/>
            <w:szCs w:val="20"/>
          </w:rPr>
          <w:delText>DELETE FROM [EC].[</w:delText>
        </w:r>
        <w:r w:rsidR="00B307B1" w:rsidRPr="007A6434" w:rsidDel="00611EE1">
          <w:rPr>
            <w:sz w:val="20"/>
            <w:szCs w:val="20"/>
          </w:rPr>
          <w:delText>Generic</w:delText>
        </w:r>
        <w:r w:rsidRPr="007A6434" w:rsidDel="00611EE1">
          <w:rPr>
            <w:sz w:val="20"/>
            <w:szCs w:val="20"/>
          </w:rPr>
          <w:delText>_Coaching_Stage]</w:delText>
        </w:r>
      </w:del>
    </w:p>
    <w:p w:rsidR="004D62E8" w:rsidRPr="007A6434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33" w:author="Palacherla, Susmitha C (NONUS)" w:date="2017-09-11T05:50:00Z"/>
          <w:sz w:val="20"/>
          <w:szCs w:val="20"/>
        </w:rPr>
      </w:pPr>
      <w:del w:id="234" w:author="Palacherla, Susmitha C (NONUS)" w:date="2017-09-11T05:50:00Z">
        <w:r w:rsidRPr="007A6434" w:rsidDel="00611EE1">
          <w:rPr>
            <w:sz w:val="20"/>
            <w:szCs w:val="20"/>
          </w:rPr>
          <w:delText>WHERE [CSR_EMPID] IS NULL OR [CSR_EMPID] ='' OR  [CSR_LANID] = 'Unknown'</w:delText>
        </w:r>
      </w:del>
    </w:p>
    <w:p w:rsidR="004D62E8" w:rsidRPr="007A6434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35" w:author="Palacherla, Susmitha C (NONUS)" w:date="2017-09-11T05:50:00Z"/>
          <w:sz w:val="20"/>
          <w:szCs w:val="20"/>
        </w:rPr>
      </w:pPr>
    </w:p>
    <w:p w:rsidR="004D62E8" w:rsidRPr="007A6434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36" w:author="Palacherla, Susmitha C (NONUS)" w:date="2017-09-11T05:50:00Z"/>
          <w:sz w:val="20"/>
          <w:szCs w:val="20"/>
        </w:rPr>
      </w:pPr>
      <w:del w:id="237" w:author="Palacherla, Susmitha C (NONUS)" w:date="2017-09-11T05:50:00Z">
        <w:r w:rsidRPr="007A6434" w:rsidDel="00611EE1">
          <w:rPr>
            <w:sz w:val="20"/>
            <w:szCs w:val="20"/>
          </w:rPr>
          <w:delText xml:space="preserve">DELETE os FROM </w:delText>
        </w:r>
      </w:del>
    </w:p>
    <w:p w:rsidR="004D62E8" w:rsidRPr="007A6434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38" w:author="Palacherla, Susmitha C (NONUS)" w:date="2017-09-11T05:50:00Z"/>
          <w:sz w:val="20"/>
          <w:szCs w:val="20"/>
        </w:rPr>
      </w:pPr>
      <w:del w:id="239" w:author="Palacherla, Susmitha C (NONUS)" w:date="2017-09-11T05:50:00Z">
        <w:r w:rsidRPr="007A6434" w:rsidDel="00611EE1">
          <w:rPr>
            <w:sz w:val="20"/>
            <w:szCs w:val="20"/>
          </w:rPr>
          <w:delText xml:space="preserve"> [EC].[</w:delText>
        </w:r>
        <w:r w:rsidR="00B307B1" w:rsidRPr="007A6434" w:rsidDel="00611EE1">
          <w:rPr>
            <w:sz w:val="20"/>
            <w:szCs w:val="20"/>
          </w:rPr>
          <w:delText>Generic</w:delText>
        </w:r>
        <w:r w:rsidRPr="007A6434" w:rsidDel="00611EE1">
          <w:rPr>
            <w:sz w:val="20"/>
            <w:szCs w:val="20"/>
          </w:rPr>
          <w:delText>_Coaching_Stage] os JOIN  [EC].[Employee_Hierarchy] eh</w:delText>
        </w:r>
      </w:del>
    </w:p>
    <w:p w:rsidR="004D62E8" w:rsidRPr="007A6434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40" w:author="Palacherla, Susmitha C (NONUS)" w:date="2017-09-11T05:50:00Z"/>
          <w:sz w:val="20"/>
          <w:szCs w:val="20"/>
        </w:rPr>
      </w:pPr>
      <w:del w:id="241" w:author="Palacherla, Susmitha C (NONUS)" w:date="2017-09-11T05:50:00Z">
        <w:r w:rsidRPr="007A6434" w:rsidDel="00611EE1">
          <w:rPr>
            <w:sz w:val="20"/>
            <w:szCs w:val="20"/>
          </w:rPr>
          <w:delText xml:space="preserve">  ON os.CSR_EMPID = eh.Emp_ID</w:delText>
        </w:r>
      </w:del>
    </w:p>
    <w:p w:rsidR="004D62E8" w:rsidRPr="007A6434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42" w:author="Palacherla, Susmitha C (NONUS)" w:date="2017-09-11T05:50:00Z"/>
          <w:sz w:val="20"/>
          <w:szCs w:val="20"/>
        </w:rPr>
      </w:pPr>
      <w:del w:id="243" w:author="Palacherla, Susmitha C (NONUS)" w:date="2017-09-11T05:50:00Z">
        <w:r w:rsidRPr="007A6434" w:rsidDel="00611EE1">
          <w:rPr>
            <w:sz w:val="20"/>
            <w:szCs w:val="20"/>
          </w:rPr>
          <w:delText xml:space="preserve">  WHERE eh.Emp_Job_Code not  in ('WACS01','WACS02','WACS03')</w:delText>
        </w:r>
      </w:del>
    </w:p>
    <w:p w:rsidR="004D62E8" w:rsidRPr="007A6434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44" w:author="Palacherla, Susmitha C (NONUS)" w:date="2017-09-11T05:50:00Z"/>
          <w:sz w:val="20"/>
          <w:szCs w:val="20"/>
        </w:rPr>
      </w:pPr>
      <w:del w:id="245" w:author="Palacherla, Susmitha C (NONUS)" w:date="2017-09-11T05:50:00Z">
        <w:r w:rsidRPr="007A6434" w:rsidDel="00611EE1">
          <w:rPr>
            <w:sz w:val="20"/>
            <w:szCs w:val="20"/>
          </w:rPr>
          <w:delText xml:space="preserve"> OR Active in ('T','D','L','P')</w:delText>
        </w:r>
      </w:del>
    </w:p>
    <w:p w:rsidR="00190085" w:rsidRPr="007A6434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46" w:author="Palacherla, Susmitha C (NONUS)" w:date="2017-09-11T05:50:00Z"/>
          <w:sz w:val="20"/>
          <w:szCs w:val="20"/>
        </w:rPr>
      </w:pPr>
      <w:del w:id="247" w:author="Palacherla, Susmitha C (NONUS)" w:date="2017-09-11T05:50:00Z">
        <w:r w:rsidRPr="007A6434" w:rsidDel="00611EE1">
          <w:rPr>
            <w:sz w:val="20"/>
            <w:szCs w:val="20"/>
          </w:rPr>
          <w:delText>GO</w:delText>
        </w:r>
      </w:del>
    </w:p>
    <w:p w:rsidR="004D62E8" w:rsidDel="00611EE1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del w:id="248" w:author="Palacherla, Susmitha C (NONUS)" w:date="2017-09-11T05:50:00Z"/>
        </w:rPr>
      </w:pPr>
    </w:p>
    <w:p w:rsidR="00190085" w:rsidRPr="00190085" w:rsidDel="00611EE1" w:rsidRDefault="00190085" w:rsidP="00190085">
      <w:pPr>
        <w:widowControl w:val="0"/>
        <w:autoSpaceDE w:val="0"/>
        <w:autoSpaceDN w:val="0"/>
        <w:adjustRightInd w:val="0"/>
        <w:spacing w:after="0" w:line="240" w:lineRule="auto"/>
        <w:rPr>
          <w:del w:id="249" w:author="Palacherla, Susmitha C (NONUS)" w:date="2017-09-11T05:50:00Z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Del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250" w:author="Palacherla, Susmitha C (NONUS)" w:date="2017-09-11T05:51:00Z"/>
          <w:rFonts w:ascii="Arial" w:hAnsi="Arial" w:cs="Arial"/>
          <w:sz w:val="24"/>
          <w:szCs w:val="24"/>
        </w:rPr>
      </w:pPr>
      <w:proofErr w:type="spellStart"/>
      <w:ins w:id="251" w:author="Palacherla, Susmitha C (NONUS)" w:date="2017-09-11T05:51:00Z">
        <w:r>
          <w:rPr>
            <w:rFonts w:ascii="Arial" w:hAnsi="Arial" w:cs="Arial"/>
            <w:sz w:val="24"/>
            <w:szCs w:val="24"/>
          </w:rPr>
          <w:t>SQLStatement</w:t>
        </w:r>
        <w:proofErr w:type="spellEnd"/>
        <w:r>
          <w:rPr>
            <w:rFonts w:ascii="Arial" w:hAnsi="Arial" w:cs="Arial"/>
            <w:sz w:val="24"/>
            <w:szCs w:val="24"/>
          </w:rPr>
          <w:t xml:space="preserve">: </w:t>
        </w:r>
        <w:r w:rsidR="00611EE1" w:rsidRPr="00611EE1">
          <w:rPr>
            <w:rFonts w:ascii="Arial" w:hAnsi="Arial" w:cs="Arial"/>
            <w:sz w:val="24"/>
            <w:szCs w:val="24"/>
          </w:rPr>
          <w:t>Exec [EC]</w:t>
        </w:r>
        <w:proofErr w:type="gramStart"/>
        <w:r w:rsidR="00611EE1" w:rsidRPr="00611EE1">
          <w:rPr>
            <w:rFonts w:ascii="Arial" w:hAnsi="Arial" w:cs="Arial"/>
            <w:sz w:val="24"/>
            <w:szCs w:val="24"/>
          </w:rPr>
          <w:t>.[</w:t>
        </w:r>
        <w:proofErr w:type="spellStart"/>
        <w:proofErr w:type="gramEnd"/>
        <w:r w:rsidR="00611EE1" w:rsidRPr="00611EE1">
          <w:rPr>
            <w:rFonts w:ascii="Arial" w:hAnsi="Arial" w:cs="Arial"/>
            <w:sz w:val="24"/>
            <w:szCs w:val="24"/>
          </w:rPr>
          <w:t>sp_InsertInto_Coaching_Log_Generic</w:t>
        </w:r>
        <w:proofErr w:type="spellEnd"/>
        <w:r w:rsidR="00611EE1" w:rsidRPr="00611EE1">
          <w:rPr>
            <w:rFonts w:ascii="Arial" w:hAnsi="Arial" w:cs="Arial"/>
            <w:sz w:val="24"/>
            <w:szCs w:val="24"/>
          </w:rPr>
          <w:t xml:space="preserve">] ? </w:t>
        </w:r>
        <w:proofErr w:type="gramStart"/>
        <w:r w:rsidR="00611EE1" w:rsidRPr="00611EE1">
          <w:rPr>
            <w:rFonts w:ascii="Arial" w:hAnsi="Arial" w:cs="Arial"/>
            <w:sz w:val="24"/>
            <w:szCs w:val="24"/>
          </w:rPr>
          <w:t>output</w:t>
        </w:r>
      </w:ins>
      <w:proofErr w:type="gramEnd"/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52" w:author="Palacherla, Susmitha C (NONUS)" w:date="2017-09-11T05:52:00Z"/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53" w:author="Palacherla, Susmitha C (NONUS)" w:date="2017-09-11T05:51:00Z"/>
          <w:rFonts w:ascii="Arial" w:hAnsi="Arial" w:cs="Arial"/>
          <w:sz w:val="24"/>
          <w:szCs w:val="24"/>
        </w:rPr>
      </w:pPr>
      <w:ins w:id="254" w:author="Palacherla, Susmitha C (NONUS)" w:date="2017-09-11T05:52:00Z">
        <w:r>
          <w:rPr>
            <w:rFonts w:ascii="Arial" w:hAnsi="Arial" w:cs="Arial"/>
            <w:sz w:val="24"/>
            <w:szCs w:val="24"/>
          </w:rPr>
          <w:t xml:space="preserve">Parameter Mapping: </w:t>
        </w:r>
      </w:ins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55" w:author="Palacherla, Susmitha C (NONUS)" w:date="2017-09-11T05:51:00Z"/>
          <w:rFonts w:ascii="Arial" w:hAnsi="Arial" w:cs="Arial"/>
          <w:sz w:val="24"/>
          <w:szCs w:val="24"/>
        </w:rPr>
      </w:pPr>
      <w:ins w:id="256" w:author="Palacherla, Susmitha C (NONUS)" w:date="2017-09-11T05:52:00Z">
        <w:r>
          <w:rPr>
            <w:noProof/>
          </w:rPr>
          <w:drawing>
            <wp:inline distT="0" distB="0" distL="0" distR="0" wp14:anchorId="582CBB19" wp14:editId="5C641041">
              <wp:extent cx="5153025" cy="542925"/>
              <wp:effectExtent l="0" t="0" r="9525" b="9525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53025" cy="542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3B66" w:rsidRPr="00D329A1" w:rsidDel="00611EE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257" w:author="Palacherla, Susmitha C (NONUS)" w:date="2017-09-11T05:51:00Z"/>
        </w:rPr>
      </w:pPr>
      <w:del w:id="258" w:author="Palacherla, Susmitha C (NONUS)" w:date="2017-09-11T05:51:00Z">
        <w:r w:rsidRPr="00D329A1" w:rsidDel="00611EE1">
          <w:delText>Executes Exec [EC].[sp_InsertInto_Coaching_Log_</w:delText>
        </w:r>
        <w:r w:rsidR="00B307B1" w:rsidDel="00611EE1">
          <w:rPr>
            <w:rFonts w:asciiTheme="minorHAnsi" w:hAnsiTheme="minorHAnsi" w:cs="Segoe UI"/>
            <w:color w:val="000000" w:themeColor="text1"/>
          </w:rPr>
          <w:delText>Generic</w:delText>
        </w:r>
        <w:r w:rsidRPr="00D329A1" w:rsidDel="00611EE1">
          <w:delText>]</w:delText>
        </w:r>
      </w:del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Fact table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INSERT </w:t>
      </w:r>
      <w:proofErr w:type="gramStart"/>
      <w:r w:rsidRPr="00304E00">
        <w:rPr>
          <w:sz w:val="20"/>
          <w:szCs w:val="20"/>
        </w:rPr>
        <w:t>INTO[</w:t>
      </w:r>
      <w:proofErr w:type="gramEnd"/>
      <w:r w:rsidRPr="00304E00">
        <w:rPr>
          <w:sz w:val="20"/>
          <w:szCs w:val="20"/>
        </w:rPr>
        <w:t>EC].[</w:t>
      </w:r>
      <w:proofErr w:type="spellStart"/>
      <w:r w:rsidR="00B307B1" w:rsidRPr="00304E00">
        <w:rPr>
          <w:sz w:val="20"/>
          <w:szCs w:val="20"/>
        </w:rPr>
        <w:t>Generic</w:t>
      </w:r>
      <w:r w:rsidRPr="00304E00">
        <w:rPr>
          <w:sz w:val="20"/>
          <w:szCs w:val="20"/>
        </w:rPr>
        <w:t>_Coaching_Fact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Source]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Form_Status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lastRenderedPageBreak/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Submitter_LANID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Submitter_Email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CSR_LANID]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CSR_Site]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Program]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CoachReason_Current_Coaching_Initiatives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 )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SELECT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.[Source]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Form_Status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Submitter_LANID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Submitter_Email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.[CSR_LANID]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.[CSR_Site]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.[Program]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CoachReason_Current_Coaching_Initiatives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FROM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="00B307B1" w:rsidRPr="00304E00">
        <w:rPr>
          <w:sz w:val="20"/>
          <w:szCs w:val="20"/>
        </w:rPr>
        <w:t>Generic</w:t>
      </w:r>
      <w:r w:rsidRPr="00304E00">
        <w:rPr>
          <w:sz w:val="20"/>
          <w:szCs w:val="20"/>
        </w:rPr>
        <w:t>_Coaching_Stage</w:t>
      </w:r>
      <w:proofErr w:type="spellEnd"/>
      <w:r w:rsidRPr="00304E00">
        <w:rPr>
          <w:sz w:val="20"/>
          <w:szCs w:val="20"/>
        </w:rPr>
        <w:t>]S LEFT OUTER JOIN [EC].[</w:t>
      </w:r>
      <w:proofErr w:type="spellStart"/>
      <w:r w:rsidR="00B307B1" w:rsidRPr="00304E00">
        <w:rPr>
          <w:sz w:val="20"/>
          <w:szCs w:val="20"/>
        </w:rPr>
        <w:t>Generic</w:t>
      </w:r>
      <w:r w:rsidRPr="00304E00">
        <w:rPr>
          <w:sz w:val="20"/>
          <w:szCs w:val="20"/>
        </w:rPr>
        <w:t>_Coaching_Fact</w:t>
      </w:r>
      <w:proofErr w:type="spellEnd"/>
      <w:r w:rsidRPr="00304E00">
        <w:rPr>
          <w:sz w:val="20"/>
          <w:szCs w:val="20"/>
        </w:rPr>
        <w:t>]F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ON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]=F.[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AND </w:t>
      </w:r>
      <w:proofErr w:type="spellStart"/>
      <w:r w:rsidRPr="00304E00">
        <w:rPr>
          <w:sz w:val="20"/>
          <w:szCs w:val="20"/>
        </w:rPr>
        <w:t>S.Report_Code</w:t>
      </w:r>
      <w:proofErr w:type="spellEnd"/>
      <w:r w:rsidRPr="00304E00">
        <w:rPr>
          <w:sz w:val="20"/>
          <w:szCs w:val="20"/>
        </w:rPr>
        <w:t xml:space="preserve"> = </w:t>
      </w:r>
      <w:proofErr w:type="spellStart"/>
      <w:r w:rsidRPr="00304E00">
        <w:rPr>
          <w:sz w:val="20"/>
          <w:szCs w:val="20"/>
        </w:rPr>
        <w:t>F.Report_Code</w:t>
      </w:r>
      <w:proofErr w:type="spellEnd"/>
    </w:p>
    <w:p w:rsidR="004D62E8" w:rsidRPr="00304E00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 xml:space="preserve">  WHERE F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 xml:space="preserve">] IS NULL AND </w:t>
      </w:r>
      <w:proofErr w:type="spellStart"/>
      <w:r w:rsidRPr="00304E00">
        <w:rPr>
          <w:sz w:val="20"/>
          <w:szCs w:val="20"/>
        </w:rPr>
        <w:t>F.Report_Code</w:t>
      </w:r>
      <w:proofErr w:type="spellEnd"/>
      <w:r w:rsidRPr="00304E00">
        <w:rPr>
          <w:sz w:val="20"/>
          <w:szCs w:val="20"/>
        </w:rPr>
        <w:t xml:space="preserve"> IS NULL</w:t>
      </w:r>
    </w:p>
    <w:p w:rsidR="00F75AE8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04E00">
        <w:rPr>
          <w:sz w:val="20"/>
          <w:szCs w:val="20"/>
        </w:rPr>
        <w:t>GO</w:t>
      </w: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04E00" w:rsidRPr="00304E00" w:rsidRDefault="00304E00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C12F67" wp14:editId="0C44512C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the following sql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>INSERT INTO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="00B307B1" w:rsidRPr="00304E00">
        <w:rPr>
          <w:rFonts w:asciiTheme="minorHAnsi" w:hAnsiTheme="minorHAnsi" w:cs="Segoe UI"/>
          <w:color w:val="000000" w:themeColor="text1"/>
          <w:sz w:val="20"/>
          <w:szCs w:val="20"/>
        </w:rPr>
        <w:t>Generic</w:t>
      </w:r>
      <w:r w:rsidR="00D03711" w:rsidRPr="00304E00">
        <w:rPr>
          <w:rFonts w:asciiTheme="minorHAnsi" w:hAnsiTheme="minorHAnsi" w:cs="Segoe UI"/>
          <w:color w:val="000000" w:themeColor="text1"/>
          <w:sz w:val="20"/>
          <w:szCs w:val="20"/>
        </w:rPr>
        <w:t>_</w:t>
      </w:r>
      <w:r w:rsidRPr="00304E00">
        <w:rPr>
          <w:sz w:val="20"/>
          <w:szCs w:val="20"/>
        </w:rPr>
        <w:t>FileList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File_Name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File_LoadDate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Count_Staged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Count_Loaded</w:t>
      </w:r>
      <w:proofErr w:type="spellEnd"/>
      <w:r w:rsidRPr="00304E00">
        <w:rPr>
          <w:sz w:val="20"/>
          <w:szCs w:val="20"/>
        </w:rPr>
        <w:t>]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Count_Rejected</w:t>
      </w:r>
      <w:proofErr w:type="spellEnd"/>
      <w:r w:rsidRPr="00304E00">
        <w:rPr>
          <w:sz w:val="20"/>
          <w:szCs w:val="20"/>
        </w:rPr>
        <w:t>])</w:t>
      </w:r>
    </w:p>
    <w:p w:rsidR="004D3B66" w:rsidRPr="00304E00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sz w:val="20"/>
          <w:szCs w:val="20"/>
        </w:rPr>
      </w:pPr>
      <w:r w:rsidRPr="00304E00">
        <w:rPr>
          <w:sz w:val="20"/>
          <w:szCs w:val="20"/>
        </w:rPr>
        <w:t xml:space="preserve">  VALUES (?</w:t>
      </w:r>
      <w:proofErr w:type="gramStart"/>
      <w:r w:rsidRPr="00304E00">
        <w:rPr>
          <w:sz w:val="20"/>
          <w:szCs w:val="20"/>
        </w:rPr>
        <w:t>,</w:t>
      </w:r>
      <w:proofErr w:type="spellStart"/>
      <w:r w:rsidRPr="00304E00">
        <w:rPr>
          <w:sz w:val="20"/>
          <w:szCs w:val="20"/>
        </w:rPr>
        <w:t>GetDate</w:t>
      </w:r>
      <w:proofErr w:type="spellEnd"/>
      <w:proofErr w:type="gramEnd"/>
      <w:r w:rsidRPr="00304E00">
        <w:rPr>
          <w:sz w:val="20"/>
          <w:szCs w:val="20"/>
        </w:rPr>
        <w:t>(), ?, ?,?)</w:t>
      </w:r>
    </w:p>
    <w:p w:rsidR="004D3B66" w:rsidRPr="005F0717" w:rsidRDefault="00304E00" w:rsidP="001822D4">
      <w:pPr>
        <w:pStyle w:val="ListParagraph"/>
        <w:numPr>
          <w:ilvl w:val="0"/>
          <w:numId w:val="13"/>
        </w:numPr>
      </w:pPr>
      <w:r>
        <w:t>F</w:t>
      </w:r>
      <w:r w:rsidR="004D3B66" w:rsidRPr="005F0717">
        <w:t>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7E22E3" wp14:editId="758CDD27">
            <wp:extent cx="3657600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59" w:author="Palacherla, Susmitha C (NONUS)" w:date="2017-09-11T05:53:00Z"/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60" w:author="Palacherla, Susmitha C (NONUS)" w:date="2017-09-11T05:53:00Z"/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ins w:id="261" w:author="Palacherla, Susmitha C (NONUS)" w:date="2017-09-11T05:53:00Z"/>
          <w:rFonts w:ascii="Arial" w:hAnsi="Arial" w:cs="Arial"/>
          <w:sz w:val="24"/>
          <w:szCs w:val="24"/>
        </w:rPr>
      </w:pPr>
    </w:p>
    <w:p w:rsidR="00F76E75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932115" w:rsidRDefault="00F44E3B" w:rsidP="00F44E3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proofErr w:type="spellStart"/>
      <w:r>
        <w:rPr>
          <w:rFonts w:asciiTheme="minorHAnsi" w:hAnsiTheme="minorHAnsi" w:cs="Arial"/>
          <w:b/>
        </w:rPr>
        <w:lastRenderedPageBreak/>
        <w:t>Foreach</w:t>
      </w:r>
      <w:proofErr w:type="spellEnd"/>
      <w:r>
        <w:rPr>
          <w:rFonts w:asciiTheme="minorHAnsi" w:hAnsiTheme="minorHAnsi" w:cs="Arial"/>
          <w:b/>
        </w:rPr>
        <w:t xml:space="preserve"> </w:t>
      </w:r>
      <w:ins w:id="262" w:author="Palacherla, Susmitha C (NONUS)" w:date="2017-09-11T05:53:00Z">
        <w:r w:rsidR="00F76E75">
          <w:rPr>
            <w:rFonts w:asciiTheme="minorHAnsi" w:hAnsiTheme="minorHAnsi" w:cs="Arial"/>
            <w:b/>
          </w:rPr>
          <w:t xml:space="preserve">Generic </w:t>
        </w:r>
      </w:ins>
      <w:r>
        <w:rPr>
          <w:rFonts w:asciiTheme="minorHAnsi" w:hAnsiTheme="minorHAnsi" w:cs="Arial"/>
          <w:b/>
        </w:rPr>
        <w:t xml:space="preserve">OTH </w:t>
      </w:r>
      <w:del w:id="263" w:author="Palacherla, Susmitha C (NONUS)" w:date="2017-09-11T05:53:00Z">
        <w:r w:rsidDel="00F76E75">
          <w:rPr>
            <w:rFonts w:asciiTheme="minorHAnsi" w:hAnsiTheme="minorHAnsi" w:cs="Arial"/>
            <w:b/>
          </w:rPr>
          <w:delText xml:space="preserve">SEA </w:delText>
        </w:r>
      </w:del>
      <w:r>
        <w:rPr>
          <w:rFonts w:asciiTheme="minorHAnsi" w:hAnsiTheme="minorHAnsi" w:cs="Arial"/>
          <w:b/>
        </w:rPr>
        <w:t>File container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del w:id="264" w:author="Palacherla, Susmitha C (NONUS)" w:date="2017-09-11T05:56:00Z">
        <w:r w:rsidDel="00FE0F34">
          <w:rPr>
            <w:noProof/>
          </w:rPr>
          <w:drawing>
            <wp:inline distT="0" distB="0" distL="0" distR="0" wp14:anchorId="1085A905" wp14:editId="4016494B">
              <wp:extent cx="1847088" cy="3657600"/>
              <wp:effectExtent l="0" t="0" r="1270" b="0"/>
              <wp:docPr id="80" name="Picture 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47088" cy="3657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65" w:author="Palacherla, Susmitha C (NONUS)" w:date="2017-09-11T05:56:00Z">
        <w:r w:rsidR="00FE0F34" w:rsidRPr="00FE0F34">
          <w:rPr>
            <w:noProof/>
          </w:rPr>
          <w:t xml:space="preserve"> </w:t>
        </w:r>
        <w:r w:rsidR="00FE0F34">
          <w:rPr>
            <w:noProof/>
          </w:rPr>
          <w:drawing>
            <wp:inline distT="0" distB="0" distL="0" distR="0" wp14:anchorId="4D4ACBF2" wp14:editId="465A154F">
              <wp:extent cx="2600325" cy="6276975"/>
              <wp:effectExtent l="0" t="0" r="9525" b="9525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00325" cy="6276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44E3B" w:rsidRPr="001A6DE7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 w:rsidRPr="001A6DE7">
        <w:rPr>
          <w:rFonts w:asciiTheme="minorHAnsi" w:hAnsiTheme="minorHAnsi" w:cs="Arial"/>
          <w:b/>
        </w:rPr>
        <w:t xml:space="preserve">For each </w:t>
      </w:r>
      <w:r>
        <w:rPr>
          <w:rFonts w:asciiTheme="minorHAnsi" w:hAnsiTheme="minorHAnsi" w:cs="Segoe UI"/>
          <w:b/>
          <w:color w:val="000000" w:themeColor="text1"/>
        </w:rPr>
        <w:t xml:space="preserve">OTH </w:t>
      </w:r>
      <w:r w:rsidRPr="001A6DE7">
        <w:rPr>
          <w:rFonts w:asciiTheme="minorHAnsi" w:hAnsiTheme="minorHAnsi" w:cs="Arial"/>
          <w:b/>
        </w:rPr>
        <w:t xml:space="preserve">file in </w:t>
      </w:r>
      <w:r>
        <w:rPr>
          <w:rFonts w:asciiTheme="minorHAnsi" w:hAnsiTheme="minorHAnsi" w:cs="Arial"/>
          <w:b/>
        </w:rPr>
        <w:t>s</w:t>
      </w:r>
      <w:r w:rsidRPr="001A6DE7">
        <w:rPr>
          <w:rFonts w:asciiTheme="minorHAnsi" w:hAnsiTheme="minorHAnsi" w:cs="Arial"/>
          <w:b/>
        </w:rPr>
        <w:t>taging directory</w:t>
      </w:r>
      <w:r>
        <w:rPr>
          <w:rFonts w:asciiTheme="minorHAnsi" w:hAnsiTheme="minorHAnsi" w:cs="Arial"/>
          <w:b/>
        </w:rPr>
        <w:t xml:space="preserve"> w</w:t>
      </w:r>
      <w:r w:rsidRPr="001A6DE7">
        <w:rPr>
          <w:rFonts w:asciiTheme="minorHAnsi" w:hAnsiTheme="minorHAnsi" w:cs="Arial"/>
          <w:b/>
        </w:rPr>
        <w:t>orkflow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84218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F44E3B" w:rsidRPr="004A6D60" w:rsidRDefault="00F44E3B" w:rsidP="00F44E3B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</w:t>
      </w:r>
      <w:r>
        <w:t>OTH</w:t>
      </w:r>
      <w:ins w:id="266" w:author="Palacherla, Susmitha C (NONUS)" w:date="2017-09-11T05:53:00Z">
        <w:r w:rsidR="00F76E75">
          <w:t xml:space="preserve"> </w:t>
        </w:r>
      </w:ins>
      <w:r>
        <w:t>file</w:t>
      </w:r>
    </w:p>
    <w:p w:rsidR="00F44E3B" w:rsidRDefault="00F44E3B" w:rsidP="00F44E3B">
      <w:pPr>
        <w:spacing w:after="0"/>
        <w:ind w:left="1080"/>
      </w:pPr>
      <w:r>
        <w:t>Collection</w:t>
      </w:r>
      <w:r w:rsidRPr="004A6D60">
        <w:t xml:space="preserve">: </w:t>
      </w:r>
    </w:p>
    <w:p w:rsidR="00F44E3B" w:rsidRDefault="00F44E3B" w:rsidP="00F44E3B">
      <w:pPr>
        <w:spacing w:after="0"/>
        <w:ind w:left="1080"/>
      </w:pPr>
      <w:r>
        <w:t xml:space="preserve">Enumerator: </w:t>
      </w:r>
      <w:proofErr w:type="spellStart"/>
      <w:r>
        <w:t>Foreach</w:t>
      </w:r>
      <w:proofErr w:type="spellEnd"/>
      <w:r>
        <w:t xml:space="preserve"> file enumerator</w:t>
      </w:r>
    </w:p>
    <w:p w:rsidR="00F44E3B" w:rsidRDefault="00F44E3B" w:rsidP="00F44E3B">
      <w:pPr>
        <w:spacing w:after="0"/>
        <w:ind w:left="1080"/>
      </w:pPr>
      <w:r>
        <w:t xml:space="preserve">Expression: Directory: </w:t>
      </w:r>
      <w:proofErr w:type="gramStart"/>
      <w:r w:rsidRPr="001A6DE7">
        <w:t>@[</w:t>
      </w:r>
      <w:proofErr w:type="gramEnd"/>
      <w:r w:rsidRPr="001A6DE7">
        <w:t>User::</w:t>
      </w:r>
      <w:proofErr w:type="spellStart"/>
      <w:r w:rsidRPr="001A6DE7">
        <w:t>FilePath</w:t>
      </w:r>
      <w:proofErr w:type="spellEnd"/>
      <w:r w:rsidRPr="001A6DE7">
        <w:t>]</w:t>
      </w:r>
    </w:p>
    <w:p w:rsidR="00F44E3B" w:rsidRPr="004A6D60" w:rsidRDefault="00F44E3B" w:rsidP="00F44E3B">
      <w:pPr>
        <w:spacing w:after="0"/>
        <w:ind w:left="1080"/>
      </w:pPr>
      <w:r>
        <w:t xml:space="preserve">Evaluates to: </w:t>
      </w:r>
      <w:r w:rsidRPr="004A6D60">
        <w:t>\\vrivscors01\BCC Scorecards\Coaching\</w:t>
      </w:r>
      <w:r>
        <w:rPr>
          <w:rFonts w:asciiTheme="minorHAnsi" w:hAnsiTheme="minorHAnsi" w:cs="Segoe UI"/>
          <w:color w:val="000000" w:themeColor="text1"/>
        </w:rPr>
        <w:t>Generic</w:t>
      </w:r>
    </w:p>
    <w:p w:rsidR="00F44E3B" w:rsidRDefault="00F44E3B" w:rsidP="00F44E3B">
      <w:pPr>
        <w:spacing w:after="0"/>
        <w:ind w:left="1080"/>
      </w:pPr>
      <w:r>
        <w:t>Files</w:t>
      </w:r>
      <w:r w:rsidRPr="004A6D60">
        <w:t xml:space="preserve">: </w:t>
      </w:r>
      <w:proofErr w:type="spellStart"/>
      <w:r w:rsidRPr="004A6D60">
        <w:t>eCL_</w:t>
      </w:r>
      <w:r>
        <w:rPr>
          <w:rFonts w:asciiTheme="minorHAnsi" w:hAnsiTheme="minorHAnsi" w:cs="Segoe UI"/>
          <w:color w:val="000000" w:themeColor="text1"/>
        </w:rPr>
        <w:t>Generic</w:t>
      </w:r>
      <w:proofErr w:type="spellEnd"/>
      <w:r>
        <w:rPr>
          <w:rFonts w:asciiTheme="minorHAnsi" w:hAnsiTheme="minorHAnsi" w:cs="Segoe UI"/>
          <w:color w:val="000000" w:themeColor="text1"/>
        </w:rPr>
        <w:t xml:space="preserve"> </w:t>
      </w:r>
      <w:r>
        <w:t>_Feed_OTH</w:t>
      </w:r>
      <w:r w:rsidRPr="004A6D60">
        <w:t>*.csv</w:t>
      </w: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72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1080"/>
      </w:pPr>
    </w:p>
    <w:p w:rsidR="00F44E3B" w:rsidRDefault="00F44E3B" w:rsidP="00F44E3B">
      <w:pPr>
        <w:spacing w:after="0"/>
        <w:ind w:left="720"/>
      </w:pPr>
    </w:p>
    <w:p w:rsidR="00F44E3B" w:rsidRPr="00494DF0" w:rsidRDefault="00F44E3B" w:rsidP="00F44E3B">
      <w:pPr>
        <w:rPr>
          <w:b/>
        </w:rPr>
      </w:pPr>
      <w:r w:rsidRPr="00494DF0">
        <w:rPr>
          <w:b/>
        </w:rPr>
        <w:t>Summary of Steps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DFT – Stage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F44E3B" w:rsidDel="00FE0F34" w:rsidRDefault="00F44E3B" w:rsidP="00F44E3B">
      <w:pPr>
        <w:pStyle w:val="ListParagraph"/>
        <w:numPr>
          <w:ilvl w:val="0"/>
          <w:numId w:val="32"/>
        </w:numPr>
        <w:rPr>
          <w:del w:id="267" w:author="Palacherla, Susmitha C (NONUS)" w:date="2017-09-11T05:55:00Z"/>
        </w:rPr>
      </w:pPr>
      <w:r>
        <w:t xml:space="preserve">SQL task – </w:t>
      </w:r>
      <w:ins w:id="268" w:author="Palacherla, Susmitha C (NONUS)" w:date="2017-09-11T05:55:00Z">
        <w:r w:rsidR="00FE0F34">
          <w:t xml:space="preserve">Update Staging table and Reject records </w:t>
        </w:r>
      </w:ins>
      <w:del w:id="269" w:author="Palacherla, Susmitha C (NONUS)" w:date="2017-09-11T05:55:00Z">
        <w:r w:rsidDel="00FE0F34">
          <w:delText xml:space="preserve">Populate CSR LAN ID </w:delText>
        </w:r>
      </w:del>
    </w:p>
    <w:p w:rsidR="00F44E3B" w:rsidRDefault="00F44E3B" w:rsidP="00F44E3B">
      <w:pPr>
        <w:pStyle w:val="ListParagraph"/>
        <w:numPr>
          <w:ilvl w:val="0"/>
          <w:numId w:val="32"/>
        </w:numPr>
      </w:pPr>
      <w:del w:id="270" w:author="Palacherla, Susmitha C (NONUS)" w:date="2017-09-11T05:55:00Z">
        <w:r w:rsidDel="00FE0F34">
          <w:delText>SQL Task – Populate missing Program Values</w:delText>
        </w:r>
      </w:del>
      <w:r>
        <w:t xml:space="preserve"> </w:t>
      </w:r>
    </w:p>
    <w:p w:rsidR="00F44E3B" w:rsidDel="00FE0F34" w:rsidRDefault="00F44E3B" w:rsidP="00FE0F34">
      <w:pPr>
        <w:pStyle w:val="ListParagraph"/>
        <w:numPr>
          <w:ilvl w:val="0"/>
          <w:numId w:val="32"/>
        </w:numPr>
        <w:rPr>
          <w:del w:id="271" w:author="Palacherla, Susmitha C (NONUS)" w:date="2017-09-11T05:55:00Z"/>
        </w:rPr>
        <w:pPrChange w:id="272" w:author="Palacherla, Susmitha C (NONUS)" w:date="2017-09-11T05:55:00Z">
          <w:pPr>
            <w:pStyle w:val="ListParagraph"/>
            <w:numPr>
              <w:numId w:val="32"/>
            </w:numPr>
            <w:ind w:left="1440" w:hanging="360"/>
          </w:pPr>
        </w:pPrChange>
      </w:pPr>
      <w:r>
        <w:t xml:space="preserve"> </w:t>
      </w:r>
      <w:del w:id="273" w:author="Palacherla, Susmitha C (NONUS)" w:date="2017-09-11T05:55:00Z">
        <w:r w:rsidDel="00FE0F34">
          <w:delText>DFT  Rejected records with missing Employee attributes</w:delText>
        </w:r>
      </w:del>
    </w:p>
    <w:p w:rsidR="00F44E3B" w:rsidDel="00FE0F34" w:rsidRDefault="00F44E3B" w:rsidP="00F44E3B">
      <w:pPr>
        <w:pStyle w:val="ListParagraph"/>
        <w:numPr>
          <w:ilvl w:val="0"/>
          <w:numId w:val="32"/>
        </w:numPr>
        <w:rPr>
          <w:del w:id="274" w:author="Palacherla, Susmitha C (NONUS)" w:date="2017-09-11T05:55:00Z"/>
        </w:rPr>
        <w:pPrChange w:id="275" w:author="Palacherla, Susmitha C (NONUS)" w:date="2017-09-11T05:55:00Z">
          <w:pPr>
            <w:pStyle w:val="ListParagraph"/>
            <w:numPr>
              <w:numId w:val="32"/>
            </w:numPr>
            <w:ind w:left="1440" w:hanging="360"/>
          </w:pPr>
        </w:pPrChange>
      </w:pPr>
      <w:del w:id="276" w:author="Palacherla, Susmitha C (NONUS)" w:date="2017-09-11T05:55:00Z">
        <w:r w:rsidDel="00FE0F34">
          <w:delText>SQL task – Delete records with missing employee ID from Staging table</w:delText>
        </w:r>
      </w:del>
    </w:p>
    <w:p w:rsidR="00F44E3B" w:rsidRDefault="00F44E3B" w:rsidP="00F44E3B">
      <w:pPr>
        <w:pStyle w:val="ListParagraph"/>
        <w:numPr>
          <w:ilvl w:val="0"/>
          <w:numId w:val="32"/>
        </w:numPr>
        <w:pPrChange w:id="277" w:author="Palacherla, Susmitha C (NONUS)" w:date="2017-09-11T05:55:00Z">
          <w:pPr>
            <w:pStyle w:val="ListParagraph"/>
            <w:numPr>
              <w:numId w:val="32"/>
            </w:numPr>
            <w:ind w:left="1440" w:hanging="360"/>
          </w:pPr>
        </w:pPrChange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 xml:space="preserve">SQL task – Load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Fact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SQL task – Load File list table</w:t>
      </w:r>
    </w:p>
    <w:p w:rsidR="00F44E3B" w:rsidRDefault="00F44E3B" w:rsidP="00F44E3B">
      <w:pPr>
        <w:pStyle w:val="ListParagraph"/>
        <w:numPr>
          <w:ilvl w:val="0"/>
          <w:numId w:val="32"/>
        </w:numPr>
      </w:pPr>
      <w:r>
        <w:t>File system task – Backup files to Backups directory</w:t>
      </w:r>
    </w:p>
    <w:p w:rsidR="00F44E3B" w:rsidRDefault="00F44E3B" w:rsidP="00F44E3B">
      <w:pPr>
        <w:spacing w:after="0"/>
        <w:ind w:left="1080"/>
      </w:pPr>
    </w:p>
    <w:p w:rsidR="00F44E3B" w:rsidRPr="0084218D" w:rsidRDefault="00F44E3B" w:rsidP="00F44E3B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F44E3B" w:rsidRDefault="00F44E3B" w:rsidP="00F44E3B">
      <w:pPr>
        <w:pStyle w:val="ListParagraph"/>
        <w:numPr>
          <w:ilvl w:val="0"/>
          <w:numId w:val="31"/>
        </w:numPr>
        <w:rPr>
          <w:ins w:id="278" w:author="Palacherla, Susmitha C (NONUS)" w:date="2017-09-11T05:58:00Z"/>
        </w:rPr>
      </w:pPr>
      <w:r>
        <w:t xml:space="preserve">SQL task – Truncate </w:t>
      </w:r>
      <w:r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 – similar to </w:t>
      </w:r>
      <w:ins w:id="279" w:author="Palacherla, Susmitha C (NONUS)" w:date="2017-09-11T05:56:00Z">
        <w:r w:rsidR="00FE0F34">
          <w:t>[</w:t>
        </w:r>
      </w:ins>
      <w:r>
        <w:t>SEA</w:t>
      </w:r>
      <w:ins w:id="280" w:author="Palacherla, Susmitha C (NONUS)" w:date="2017-09-11T05:56:00Z">
        <w:r w:rsidR="00FE0F34">
          <w:t>/DTT]</w:t>
        </w:r>
      </w:ins>
      <w:r>
        <w:t xml:space="preserve"> file</w:t>
      </w:r>
      <w:ins w:id="281" w:author="Palacherla, Susmitha C (NONUS)" w:date="2017-09-11T05:57:00Z">
        <w:r w:rsidR="00FE0F34">
          <w:t>s</w:t>
        </w:r>
      </w:ins>
    </w:p>
    <w:p w:rsidR="00FE0F34" w:rsidRPr="00FE0F34" w:rsidRDefault="00FE0F34" w:rsidP="00FE0F3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ins w:id="282" w:author="Palacherla, Susmitha C (NONUS)" w:date="2017-09-11T05:58:00Z"/>
          <w:rFonts w:asciiTheme="minorHAnsi" w:hAnsiTheme="minorHAnsi" w:cs="Arial"/>
          <w:rPrChange w:id="283" w:author="Palacherla, Susmitha C (NONUS)" w:date="2017-09-11T05:58:00Z">
            <w:rPr>
              <w:ins w:id="284" w:author="Palacherla, Susmitha C (NONUS)" w:date="2017-09-11T05:58:00Z"/>
            </w:rPr>
          </w:rPrChange>
        </w:rPr>
        <w:pPrChange w:id="285" w:author="Palacherla, Susmitha C (NONUS)" w:date="2017-09-11T05:58:00Z">
          <w:pPr>
            <w:pStyle w:val="ListParagraph"/>
            <w:widowControl w:val="0"/>
            <w:numPr>
              <w:numId w:val="31"/>
            </w:numPr>
            <w:autoSpaceDE w:val="0"/>
            <w:autoSpaceDN w:val="0"/>
            <w:adjustRightInd w:val="0"/>
            <w:spacing w:after="0" w:line="240" w:lineRule="auto"/>
            <w:ind w:left="1440" w:hanging="360"/>
          </w:pPr>
        </w:pPrChange>
      </w:pPr>
      <w:ins w:id="286" w:author="Palacherla, Susmitha C (NONUS)" w:date="2017-09-11T05:58:00Z">
        <w:r w:rsidRPr="00FE0F34">
          <w:rPr>
            <w:rFonts w:asciiTheme="minorHAnsi" w:hAnsiTheme="minorHAnsi" w:cs="Arial"/>
            <w:rPrChange w:id="287" w:author="Palacherla, Susmitha C (NONUS)" w:date="2017-09-11T05:58:00Z">
              <w:rPr/>
            </w:rPrChange>
          </w:rPr>
          <w:t>Executes Truncate Table [EC]</w:t>
        </w:r>
        <w:proofErr w:type="gramStart"/>
        <w:r w:rsidRPr="00FE0F34">
          <w:rPr>
            <w:rFonts w:asciiTheme="minorHAnsi" w:hAnsiTheme="minorHAnsi" w:cs="Arial"/>
            <w:rPrChange w:id="288" w:author="Palacherla, Susmitha C (NONUS)" w:date="2017-09-11T05:58:00Z">
              <w:rPr/>
            </w:rPrChange>
          </w:rPr>
          <w:t>.[</w:t>
        </w:r>
        <w:proofErr w:type="spellStart"/>
        <w:proofErr w:type="gramEnd"/>
        <w:r w:rsidRPr="00FE0F34">
          <w:rPr>
            <w:rFonts w:asciiTheme="minorHAnsi" w:hAnsiTheme="minorHAnsi" w:cs="Segoe UI"/>
            <w:color w:val="000000" w:themeColor="text1"/>
            <w:rPrChange w:id="289" w:author="Palacherla, Susmitha C (NONUS)" w:date="2017-09-11T05:58:00Z">
              <w:rPr>
                <w:rFonts w:cs="Segoe UI"/>
                <w:color w:val="000000" w:themeColor="text1"/>
              </w:rPr>
            </w:rPrChange>
          </w:rPr>
          <w:t>Generic</w:t>
        </w:r>
        <w:r w:rsidRPr="00FE0F34">
          <w:rPr>
            <w:rFonts w:asciiTheme="minorHAnsi" w:hAnsiTheme="minorHAnsi" w:cs="Arial"/>
            <w:rPrChange w:id="290" w:author="Palacherla, Susmitha C (NONUS)" w:date="2017-09-11T05:58:00Z">
              <w:rPr/>
            </w:rPrChange>
          </w:rPr>
          <w:t>_Coaching_Stage</w:t>
        </w:r>
        <w:proofErr w:type="spellEnd"/>
        <w:r w:rsidRPr="00FE0F34">
          <w:rPr>
            <w:rFonts w:asciiTheme="minorHAnsi" w:hAnsiTheme="minorHAnsi" w:cs="Arial"/>
            <w:rPrChange w:id="291" w:author="Palacherla, Susmitha C (NONUS)" w:date="2017-09-11T05:58:00Z">
              <w:rPr/>
            </w:rPrChange>
          </w:rPr>
          <w:t>]</w:t>
        </w:r>
      </w:ins>
    </w:p>
    <w:p w:rsidR="00FE0F34" w:rsidRPr="00FE0F34" w:rsidRDefault="00FE0F34" w:rsidP="00FE0F3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ins w:id="292" w:author="Palacherla, Susmitha C (NONUS)" w:date="2017-09-11T05:58:00Z"/>
          <w:rFonts w:asciiTheme="minorHAnsi" w:hAnsiTheme="minorHAnsi" w:cs="Arial"/>
          <w:rPrChange w:id="293" w:author="Palacherla, Susmitha C (NONUS)" w:date="2017-09-11T05:58:00Z">
            <w:rPr>
              <w:ins w:id="294" w:author="Palacherla, Susmitha C (NONUS)" w:date="2017-09-11T05:58:00Z"/>
            </w:rPr>
          </w:rPrChange>
        </w:rPr>
        <w:pPrChange w:id="295" w:author="Palacherla, Susmitha C (NONUS)" w:date="2017-09-11T05:58:00Z">
          <w:pPr>
            <w:pStyle w:val="ListParagraph"/>
            <w:widowControl w:val="0"/>
            <w:numPr>
              <w:numId w:val="31"/>
            </w:numPr>
            <w:autoSpaceDE w:val="0"/>
            <w:autoSpaceDN w:val="0"/>
            <w:adjustRightInd w:val="0"/>
            <w:spacing w:after="0" w:line="240" w:lineRule="auto"/>
            <w:ind w:left="1440" w:hanging="360"/>
          </w:pPr>
        </w:pPrChange>
      </w:pPr>
      <w:ins w:id="296" w:author="Palacherla, Susmitha C (NONUS)" w:date="2017-09-11T05:58:00Z">
        <w:r w:rsidRPr="00FE0F34">
          <w:rPr>
            <w:rFonts w:asciiTheme="minorHAnsi" w:hAnsiTheme="minorHAnsi" w:cs="Arial"/>
            <w:rPrChange w:id="297" w:author="Palacherla, Susmitha C (NONUS)" w:date="2017-09-11T05:58:00Z">
              <w:rPr/>
            </w:rPrChange>
          </w:rPr>
          <w:t>Precedence Constraint Editor</w:t>
        </w:r>
      </w:ins>
    </w:p>
    <w:p w:rsidR="00FE0F34" w:rsidRPr="00FE0F34" w:rsidRDefault="00FE0F34" w:rsidP="00FE0F3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ins w:id="298" w:author="Palacherla, Susmitha C (NONUS)" w:date="2017-09-11T05:58:00Z"/>
          <w:rFonts w:asciiTheme="minorHAnsi" w:hAnsiTheme="minorHAnsi" w:cs="Arial"/>
          <w:rPrChange w:id="299" w:author="Palacherla, Susmitha C (NONUS)" w:date="2017-09-11T05:58:00Z">
            <w:rPr>
              <w:ins w:id="300" w:author="Palacherla, Susmitha C (NONUS)" w:date="2017-09-11T05:58:00Z"/>
            </w:rPr>
          </w:rPrChange>
        </w:rPr>
        <w:pPrChange w:id="301" w:author="Palacherla, Susmitha C (NONUS)" w:date="2017-09-11T05:58:00Z">
          <w:pPr>
            <w:pStyle w:val="ListParagraph"/>
            <w:widowControl w:val="0"/>
            <w:numPr>
              <w:numId w:val="31"/>
            </w:numPr>
            <w:autoSpaceDE w:val="0"/>
            <w:autoSpaceDN w:val="0"/>
            <w:adjustRightInd w:val="0"/>
            <w:spacing w:after="0" w:line="240" w:lineRule="auto"/>
            <w:ind w:left="1440" w:hanging="360"/>
          </w:pPr>
        </w:pPrChange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4"/>
        <w:gridCol w:w="4776"/>
      </w:tblGrid>
      <w:tr w:rsidR="00FE0F34" w:rsidRPr="00257251" w:rsidTr="00D53E69">
        <w:trPr>
          <w:ins w:id="302" w:author="Palacherla, Susmitha C (NONUS)" w:date="2017-09-11T05:58:00Z"/>
        </w:trPr>
        <w:tc>
          <w:tcPr>
            <w:tcW w:w="4788" w:type="dxa"/>
          </w:tcPr>
          <w:p w:rsidR="00FE0F34" w:rsidRPr="00257251" w:rsidRDefault="00FE0F34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3" w:author="Palacherla, Susmitha C (NONUS)" w:date="2017-09-11T05:58:00Z"/>
                <w:rFonts w:ascii="Times New Roman" w:hAnsi="Times New Roman"/>
                <w:noProof/>
              </w:rPr>
            </w:pPr>
            <w:ins w:id="304" w:author="Palacherla, Susmitha C (NONUS)" w:date="2017-09-11T05:58:00Z">
              <w:r w:rsidRPr="00257251">
                <w:rPr>
                  <w:rFonts w:ascii="Times New Roman" w:hAnsi="Times New Roman"/>
                  <w:noProof/>
                </w:rPr>
                <w:t>Evaluation Operation</w:t>
              </w:r>
            </w:ins>
          </w:p>
        </w:tc>
        <w:tc>
          <w:tcPr>
            <w:tcW w:w="4788" w:type="dxa"/>
          </w:tcPr>
          <w:p w:rsidR="00FE0F34" w:rsidRPr="00257251" w:rsidRDefault="00FE0F34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5" w:author="Palacherla, Susmitha C (NONUS)" w:date="2017-09-11T05:58:00Z"/>
                <w:rFonts w:ascii="Times New Roman" w:hAnsi="Times New Roman"/>
                <w:noProof/>
              </w:rPr>
            </w:pPr>
            <w:ins w:id="306" w:author="Palacherla, Susmitha C (NONUS)" w:date="2017-09-11T05:58:00Z">
              <w:r w:rsidRPr="00257251">
                <w:rPr>
                  <w:rFonts w:ascii="Times New Roman" w:hAnsi="Times New Roman"/>
                  <w:noProof/>
                </w:rPr>
                <w:t>Expression and Constraint</w:t>
              </w:r>
            </w:ins>
          </w:p>
        </w:tc>
      </w:tr>
      <w:tr w:rsidR="00FE0F34" w:rsidRPr="00257251" w:rsidTr="00D53E69">
        <w:trPr>
          <w:ins w:id="307" w:author="Palacherla, Susmitha C (NONUS)" w:date="2017-09-11T05:58:00Z"/>
        </w:trPr>
        <w:tc>
          <w:tcPr>
            <w:tcW w:w="4788" w:type="dxa"/>
          </w:tcPr>
          <w:p w:rsidR="00FE0F34" w:rsidRPr="00257251" w:rsidRDefault="00FE0F34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8" w:author="Palacherla, Susmitha C (NONUS)" w:date="2017-09-11T05:58:00Z"/>
                <w:rFonts w:ascii="Times New Roman" w:hAnsi="Times New Roman"/>
                <w:noProof/>
              </w:rPr>
            </w:pPr>
            <w:ins w:id="309" w:author="Palacherla, Susmitha C (NONUS)" w:date="2017-09-11T05:58:00Z">
              <w:r w:rsidRPr="00257251">
                <w:rPr>
                  <w:rFonts w:ascii="Times New Roman" w:hAnsi="Times New Roman"/>
                  <w:noProof/>
                </w:rPr>
                <w:t xml:space="preserve">Value </w:t>
              </w:r>
            </w:ins>
          </w:p>
        </w:tc>
        <w:tc>
          <w:tcPr>
            <w:tcW w:w="4788" w:type="dxa"/>
          </w:tcPr>
          <w:p w:rsidR="00FE0F34" w:rsidRPr="00257251" w:rsidRDefault="00FE0F34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10" w:author="Palacherla, Susmitha C (NONUS)" w:date="2017-09-11T05:58:00Z"/>
                <w:rFonts w:ascii="Times New Roman" w:hAnsi="Times New Roman"/>
                <w:noProof/>
              </w:rPr>
            </w:pPr>
            <w:ins w:id="311" w:author="Palacherla, Susmitha C (NONUS)" w:date="2017-09-11T05:58:00Z">
              <w:r w:rsidRPr="00257251">
                <w:rPr>
                  <w:rFonts w:ascii="Times New Roman" w:hAnsi="Times New Roman"/>
                  <w:noProof/>
                </w:rPr>
                <w:t>Success</w:t>
              </w:r>
            </w:ins>
          </w:p>
        </w:tc>
      </w:tr>
      <w:tr w:rsidR="00FE0F34" w:rsidRPr="00257251" w:rsidTr="00D53E69">
        <w:trPr>
          <w:ins w:id="312" w:author="Palacherla, Susmitha C (NONUS)" w:date="2017-09-11T05:58:00Z"/>
        </w:trPr>
        <w:tc>
          <w:tcPr>
            <w:tcW w:w="4788" w:type="dxa"/>
          </w:tcPr>
          <w:p w:rsidR="00FE0F34" w:rsidRPr="00257251" w:rsidRDefault="00FE0F34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13" w:author="Palacherla, Susmitha C (NONUS)" w:date="2017-09-11T05:58:00Z"/>
                <w:rFonts w:ascii="Times New Roman" w:hAnsi="Times New Roman"/>
                <w:noProof/>
              </w:rPr>
            </w:pPr>
            <w:ins w:id="314" w:author="Palacherla, Susmitha C (NONUS)" w:date="2017-09-11T05:58:00Z">
              <w:r w:rsidRPr="00257251">
                <w:rPr>
                  <w:rFonts w:ascii="Times New Roman" w:hAnsi="Times New Roman"/>
                  <w:noProof/>
                </w:rPr>
                <w:t>Expression</w:t>
              </w:r>
            </w:ins>
          </w:p>
        </w:tc>
        <w:tc>
          <w:tcPr>
            <w:tcW w:w="4788" w:type="dxa"/>
          </w:tcPr>
          <w:p w:rsidR="00FE0F34" w:rsidRPr="00257251" w:rsidRDefault="00FE0F34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15" w:author="Palacherla, Susmitha C (NONUS)" w:date="2017-09-11T05:58:00Z"/>
                <w:rFonts w:ascii="Times New Roman" w:hAnsi="Times New Roman"/>
                <w:noProof/>
              </w:rPr>
            </w:pPr>
            <w:ins w:id="316" w:author="Palacherla, Susmitha C (NONUS)" w:date="2017-09-11T05:59:00Z">
              <w:r w:rsidRPr="00FE0F34">
                <w:rPr>
                  <w:rFonts w:ascii="Times New Roman" w:hAnsi="Times New Roman"/>
                  <w:noProof/>
                </w:rPr>
                <w:t>(FINDSTRING(@[User::VarFileName],"SEA",1 ) == 0 ) &amp;&amp; (FINDSTRING(@[User::VarFileName],"DTT",1 ) == 0 )</w:t>
              </w:r>
            </w:ins>
          </w:p>
        </w:tc>
      </w:tr>
      <w:tr w:rsidR="00FE0F34" w:rsidRPr="00257251" w:rsidTr="00D53E69">
        <w:trPr>
          <w:ins w:id="317" w:author="Palacherla, Susmitha C (NONUS)" w:date="2017-09-11T05:58:00Z"/>
        </w:trPr>
        <w:tc>
          <w:tcPr>
            <w:tcW w:w="4788" w:type="dxa"/>
          </w:tcPr>
          <w:p w:rsidR="00FE0F34" w:rsidRPr="00257251" w:rsidRDefault="00FE0F34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18" w:author="Palacherla, Susmitha C (NONUS)" w:date="2017-09-11T05:58:00Z"/>
                <w:rFonts w:ascii="Times New Roman" w:hAnsi="Times New Roman"/>
                <w:noProof/>
              </w:rPr>
            </w:pPr>
            <w:ins w:id="319" w:author="Palacherla, Susmitha C (NONUS)" w:date="2017-09-11T05:58:00Z">
              <w:r w:rsidRPr="00257251">
                <w:rPr>
                  <w:rFonts w:ascii="Times New Roman" w:hAnsi="Times New Roman"/>
                  <w:noProof/>
                </w:rPr>
                <w:t>Multiple Constraints</w:t>
              </w:r>
            </w:ins>
          </w:p>
        </w:tc>
        <w:tc>
          <w:tcPr>
            <w:tcW w:w="4788" w:type="dxa"/>
          </w:tcPr>
          <w:p w:rsidR="00FE0F34" w:rsidRPr="00257251" w:rsidRDefault="00FE0F34" w:rsidP="00D53E6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20" w:author="Palacherla, Susmitha C (NONUS)" w:date="2017-09-11T05:58:00Z"/>
                <w:rFonts w:ascii="Times New Roman" w:hAnsi="Times New Roman"/>
                <w:noProof/>
              </w:rPr>
            </w:pPr>
            <w:ins w:id="321" w:author="Palacherla, Susmitha C (NONUS)" w:date="2017-09-11T05:58:00Z">
              <w:r w:rsidRPr="00257251">
                <w:rPr>
                  <w:rFonts w:ascii="Times New Roman" w:hAnsi="Times New Roman"/>
                  <w:noProof/>
                </w:rPr>
                <w:t>Logical AND.</w:t>
              </w:r>
            </w:ins>
          </w:p>
        </w:tc>
      </w:tr>
    </w:tbl>
    <w:p w:rsidR="00FE0F34" w:rsidRPr="00FE0F34" w:rsidRDefault="00FE0F34" w:rsidP="00FE0F3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ins w:id="322" w:author="Palacherla, Susmitha C (NONUS)" w:date="2017-09-11T05:58:00Z"/>
          <w:rFonts w:asciiTheme="minorHAnsi" w:hAnsiTheme="minorHAnsi" w:cs="Arial"/>
          <w:rPrChange w:id="323" w:author="Palacherla, Susmitha C (NONUS)" w:date="2017-09-11T05:58:00Z">
            <w:rPr>
              <w:ins w:id="324" w:author="Palacherla, Susmitha C (NONUS)" w:date="2017-09-11T05:58:00Z"/>
            </w:rPr>
          </w:rPrChange>
        </w:rPr>
        <w:pPrChange w:id="325" w:author="Palacherla, Susmitha C (NONUS)" w:date="2017-09-11T05:58:00Z">
          <w:pPr>
            <w:pStyle w:val="ListParagraph"/>
            <w:widowControl w:val="0"/>
            <w:numPr>
              <w:numId w:val="31"/>
            </w:numPr>
            <w:autoSpaceDE w:val="0"/>
            <w:autoSpaceDN w:val="0"/>
            <w:adjustRightInd w:val="0"/>
            <w:spacing w:after="0" w:line="240" w:lineRule="auto"/>
            <w:ind w:left="1440" w:hanging="360"/>
          </w:pPr>
        </w:pPrChange>
      </w:pPr>
    </w:p>
    <w:p w:rsidR="00FE0F34" w:rsidRDefault="00FE0F34" w:rsidP="00FE0F34">
      <w:pPr>
        <w:rPr>
          <w:ins w:id="326" w:author="Palacherla, Susmitha C (NONUS)" w:date="2017-09-11T05:58:00Z"/>
        </w:rPr>
        <w:pPrChange w:id="327" w:author="Palacherla, Susmitha C (NONUS)" w:date="2017-09-11T05:58:00Z">
          <w:pPr>
            <w:pStyle w:val="ListParagraph"/>
            <w:numPr>
              <w:numId w:val="31"/>
            </w:numPr>
            <w:ind w:left="1440" w:hanging="360"/>
          </w:pPr>
        </w:pPrChange>
      </w:pPr>
    </w:p>
    <w:p w:rsidR="00FE0F34" w:rsidRDefault="00FE0F34" w:rsidP="00FE0F34">
      <w:pPr>
        <w:pPrChange w:id="328" w:author="Palacherla, Susmitha C (NONUS)" w:date="2017-09-11T05:58:00Z">
          <w:pPr>
            <w:pStyle w:val="ListParagraph"/>
            <w:numPr>
              <w:numId w:val="31"/>
            </w:numPr>
            <w:ind w:left="1440" w:hanging="360"/>
          </w:pPr>
        </w:pPrChange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lastRenderedPageBreak/>
        <w:t xml:space="preserve">DFT: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del w:id="329" w:author="Palacherla, Susmitha C (NONUS)" w:date="2017-09-11T05:56:00Z">
        <w:r w:rsidDel="00FE0F34">
          <w:rPr>
            <w:noProof/>
          </w:rPr>
          <w:drawing>
            <wp:inline distT="0" distB="0" distL="0" distR="0" wp14:anchorId="71862237" wp14:editId="41DB9C3B">
              <wp:extent cx="1905000" cy="781050"/>
              <wp:effectExtent l="0" t="0" r="0" b="0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0" cy="781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30" w:author="Palacherla, Susmitha C (NONUS)" w:date="2017-09-11T05:56:00Z">
        <w:r w:rsidR="00FE0F34" w:rsidRPr="00FE0F34">
          <w:rPr>
            <w:noProof/>
          </w:rPr>
          <w:t xml:space="preserve"> </w:t>
        </w:r>
        <w:r w:rsidR="00FE0F34">
          <w:rPr>
            <w:noProof/>
          </w:rPr>
          <w:drawing>
            <wp:inline distT="0" distB="0" distL="0" distR="0" wp14:anchorId="6817CAFB" wp14:editId="6BEA5876">
              <wp:extent cx="1838325" cy="1876425"/>
              <wp:effectExtent l="0" t="0" r="9525" b="9525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38325" cy="1876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A0D9FD" wp14:editId="4F8EF24C">
            <wp:extent cx="1033272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B17252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F</w:t>
      </w:r>
      <w:r w:rsidR="00F44E3B" w:rsidRPr="00B17252">
        <w:rPr>
          <w:rFonts w:asciiTheme="minorHAnsi" w:hAnsiTheme="minorHAnsi" w:cs="Arial"/>
        </w:rPr>
        <w:t>lat File source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51635" wp14:editId="39436FA6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</w:t>
      </w:r>
      <w:r w:rsidR="00F44E3B" w:rsidRPr="00D329A1">
        <w:rPr>
          <w:rFonts w:asciiTheme="minorHAnsi" w:hAnsiTheme="minorHAnsi" w:cs="Arial"/>
        </w:rPr>
        <w:t>ata Conversion</w:t>
      </w: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9B4BEC" wp14:editId="73D81031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304E00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C7DF97" wp14:editId="6FD98AF4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B4B073" wp14:editId="39E1DE5B">
            <wp:extent cx="4901184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A4220C" wp14:editId="2B1CF46C">
            <wp:extent cx="2971800" cy="36576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pStyle w:val="ListParagraph"/>
        <w:numPr>
          <w:ilvl w:val="0"/>
          <w:numId w:val="31"/>
        </w:numPr>
        <w:rPr>
          <w:ins w:id="331" w:author="Palacherla, Susmitha C (NONUS)" w:date="2017-09-11T06:00:00Z"/>
        </w:rPr>
      </w:pPr>
      <w:r w:rsidRPr="005F0717">
        <w:t xml:space="preserve">SQL Task: </w:t>
      </w:r>
      <w:del w:id="332" w:author="Palacherla, Susmitha C (NONUS)" w:date="2017-09-11T06:01:00Z">
        <w:r w:rsidRPr="005F0717" w:rsidDel="00FE0F34">
          <w:delText xml:space="preserve">Populate </w:delText>
        </w:r>
        <w:r w:rsidR="00A31374" w:rsidDel="00FE0F34">
          <w:delText>Employee Ids</w:delText>
        </w:r>
      </w:del>
      <w:ins w:id="333" w:author="Palacherla, Susmitha C (NONUS)" w:date="2017-09-11T06:01:00Z">
        <w:r w:rsidR="00FE0F34">
          <w:t>Update staging table and reject r</w:t>
        </w:r>
        <w:r w:rsidR="00FE0F34" w:rsidRPr="005F0717">
          <w:t xml:space="preserve">ecords </w:t>
        </w:r>
      </w:ins>
    </w:p>
    <w:p w:rsidR="00FE0F34" w:rsidRDefault="00FE0F34" w:rsidP="00FE0F34">
      <w:pPr>
        <w:ind w:left="1440"/>
        <w:rPr>
          <w:ins w:id="334" w:author="Palacherla, Susmitha C (NONUS)" w:date="2017-09-11T06:00:00Z"/>
        </w:rPr>
        <w:pPrChange w:id="335" w:author="Palacherla, Susmitha C (NONUS)" w:date="2017-09-11T06:00:00Z">
          <w:pPr>
            <w:pStyle w:val="ListParagraph"/>
            <w:numPr>
              <w:numId w:val="31"/>
            </w:numPr>
            <w:ind w:left="1440" w:hanging="360"/>
          </w:pPr>
        </w:pPrChange>
      </w:pPr>
      <w:proofErr w:type="spellStart"/>
      <w:ins w:id="336" w:author="Palacherla, Susmitha C (NONUS)" w:date="2017-09-11T06:00:00Z">
        <w:r>
          <w:t>SQLStatement</w:t>
        </w:r>
        <w:proofErr w:type="spellEnd"/>
        <w:r>
          <w:t xml:space="preserve">: </w:t>
        </w:r>
        <w:r w:rsidRPr="00FE0F34">
          <w:t>Exec [EC]</w:t>
        </w:r>
        <w:proofErr w:type="gramStart"/>
        <w:r w:rsidRPr="00FE0F34">
          <w:t>.[</w:t>
        </w:r>
        <w:proofErr w:type="spellStart"/>
        <w:proofErr w:type="gramEnd"/>
        <w:r w:rsidRPr="00FE0F34">
          <w:t>sp_Update_Generic_Coaching_Stage</w:t>
        </w:r>
        <w:proofErr w:type="spellEnd"/>
        <w:r w:rsidRPr="00FE0F34">
          <w:t xml:space="preserve">] ? </w:t>
        </w:r>
        <w:proofErr w:type="gramStart"/>
        <w:r w:rsidRPr="00FE0F34">
          <w:t>output</w:t>
        </w:r>
        <w:proofErr w:type="gramEnd"/>
      </w:ins>
    </w:p>
    <w:p w:rsidR="00FE0F34" w:rsidRDefault="00FE0F34" w:rsidP="00FE0F34">
      <w:pPr>
        <w:ind w:left="1440"/>
        <w:rPr>
          <w:ins w:id="337" w:author="Palacherla, Susmitha C (NONUS)" w:date="2017-09-11T06:00:00Z"/>
        </w:rPr>
        <w:pPrChange w:id="338" w:author="Palacherla, Susmitha C (NONUS)" w:date="2017-09-11T06:00:00Z">
          <w:pPr>
            <w:pStyle w:val="ListParagraph"/>
            <w:numPr>
              <w:numId w:val="31"/>
            </w:numPr>
            <w:ind w:left="1440" w:hanging="360"/>
          </w:pPr>
        </w:pPrChange>
      </w:pPr>
      <w:ins w:id="339" w:author="Palacherla, Susmitha C (NONUS)" w:date="2017-09-11T06:00:00Z">
        <w:r>
          <w:t xml:space="preserve">Parameter mapping: </w:t>
        </w:r>
      </w:ins>
    </w:p>
    <w:p w:rsidR="00FE0F34" w:rsidRPr="005F0717" w:rsidRDefault="00FE0F34" w:rsidP="00FE0F34">
      <w:pPr>
        <w:ind w:left="1440"/>
        <w:pPrChange w:id="340" w:author="Palacherla, Susmitha C (NONUS)" w:date="2017-09-11T06:00:00Z">
          <w:pPr>
            <w:pStyle w:val="ListParagraph"/>
            <w:numPr>
              <w:numId w:val="31"/>
            </w:numPr>
            <w:ind w:left="1440" w:hanging="360"/>
          </w:pPr>
        </w:pPrChange>
      </w:pPr>
      <w:ins w:id="341" w:author="Palacherla, Susmitha C (NONUS)" w:date="2017-09-11T06:00:00Z">
        <w:r>
          <w:rPr>
            <w:noProof/>
          </w:rPr>
          <w:drawing>
            <wp:inline distT="0" distB="0" distL="0" distR="0" wp14:anchorId="76E54C32" wp14:editId="52122928">
              <wp:extent cx="5372100" cy="762000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72100" cy="76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31374" w:rsidRPr="00304E00" w:rsidDel="00FE0F34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42" w:author="Palacherla, Susmitha C (NONUS)" w:date="2017-09-11T06:00:00Z"/>
          <w:rFonts w:asciiTheme="minorHAnsi" w:hAnsiTheme="minorHAnsi" w:cs="Arial"/>
          <w:sz w:val="20"/>
          <w:szCs w:val="20"/>
        </w:rPr>
      </w:pPr>
      <w:del w:id="343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UPDATE [EC].[Generic_Coaching_Stage]</w:delText>
        </w:r>
      </w:del>
    </w:p>
    <w:p w:rsidR="00A31374" w:rsidRPr="00304E00" w:rsidDel="00FE0F34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44" w:author="Palacherla, Susmitha C (NONUS)" w:date="2017-09-11T06:00:00Z"/>
          <w:rFonts w:asciiTheme="minorHAnsi" w:hAnsiTheme="minorHAnsi" w:cs="Arial"/>
          <w:sz w:val="20"/>
          <w:szCs w:val="20"/>
        </w:rPr>
      </w:pPr>
      <w:del w:id="345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SET [CSR_LANID]= [EC].[fn_strEmpLanIDFromEmpID]([CSR_EMPID])</w:delText>
        </w:r>
      </w:del>
    </w:p>
    <w:p w:rsidR="00A31374" w:rsidRPr="00304E00" w:rsidDel="00FE0F34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46" w:author="Palacherla, Susmitha C (NONUS)" w:date="2017-09-11T06:00:00Z"/>
          <w:rFonts w:asciiTheme="minorHAnsi" w:hAnsiTheme="minorHAnsi" w:cs="Arial"/>
          <w:sz w:val="20"/>
          <w:szCs w:val="20"/>
        </w:rPr>
      </w:pPr>
      <w:del w:id="347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WHERE [CSR_LANID] is NULL</w:delText>
        </w:r>
      </w:del>
    </w:p>
    <w:p w:rsidR="00A31374" w:rsidRPr="00304E00" w:rsidDel="00FE0F34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48" w:author="Palacherla, Susmitha C (NONUS)" w:date="2017-09-11T06:00:00Z"/>
          <w:rFonts w:asciiTheme="minorHAnsi" w:hAnsiTheme="minorHAnsi" w:cs="Arial"/>
          <w:sz w:val="20"/>
          <w:szCs w:val="20"/>
        </w:rPr>
      </w:pPr>
    </w:p>
    <w:p w:rsidR="00A31374" w:rsidRPr="00304E00" w:rsidDel="00FE0F34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49" w:author="Palacherla, Susmitha C (NONUS)" w:date="2017-09-11T06:00:00Z"/>
          <w:rFonts w:asciiTheme="minorHAnsi" w:hAnsiTheme="minorHAnsi" w:cs="Arial"/>
          <w:sz w:val="20"/>
          <w:szCs w:val="20"/>
        </w:rPr>
      </w:pPr>
      <w:del w:id="350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UPDATE [EC].[Generic_Coaching_Stage]</w:delText>
        </w:r>
      </w:del>
    </w:p>
    <w:p w:rsidR="00A31374" w:rsidRPr="00304E00" w:rsidDel="00FE0F34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51" w:author="Palacherla, Susmitha C (NONUS)" w:date="2017-09-11T06:00:00Z"/>
          <w:rFonts w:asciiTheme="minorHAnsi" w:hAnsiTheme="minorHAnsi" w:cs="Arial"/>
          <w:sz w:val="20"/>
          <w:szCs w:val="20"/>
        </w:rPr>
      </w:pPr>
      <w:del w:id="352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 xml:space="preserve">SET [CSR_EMPID]=[EC].[fn_nvcGetEmpIdFromLanId] ([CSR_LANID],Getdate()) </w:delText>
        </w:r>
      </w:del>
    </w:p>
    <w:p w:rsidR="00F44E3B" w:rsidRPr="00304E00" w:rsidDel="00FE0F34" w:rsidRDefault="00A31374" w:rsidP="00A313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53" w:author="Palacherla, Susmitha C (NONUS)" w:date="2017-09-11T06:00:00Z"/>
          <w:rFonts w:asciiTheme="minorHAnsi" w:hAnsiTheme="minorHAnsi"/>
          <w:sz w:val="20"/>
          <w:szCs w:val="20"/>
        </w:rPr>
      </w:pPr>
      <w:del w:id="354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WHERE [CSR_EMPID] is NULL</w:delText>
        </w:r>
      </w:del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44E3B" w:rsidRPr="005F0717" w:rsidDel="00FE0F34" w:rsidRDefault="00F44E3B" w:rsidP="00F44E3B">
      <w:pPr>
        <w:pStyle w:val="ListParagraph"/>
        <w:numPr>
          <w:ilvl w:val="0"/>
          <w:numId w:val="31"/>
        </w:numPr>
        <w:rPr>
          <w:del w:id="355" w:author="Palacherla, Susmitha C (NONUS)" w:date="2017-09-11T06:00:00Z"/>
        </w:rPr>
      </w:pPr>
      <w:del w:id="356" w:author="Palacherla, Susmitha C (NONUS)" w:date="2017-09-11T06:00:00Z">
        <w:r w:rsidRPr="005F0717" w:rsidDel="00FE0F34">
          <w:delText>SQL Task: Populate</w:delText>
        </w:r>
        <w:r w:rsidDel="00FE0F34">
          <w:delText xml:space="preserve"> site and program values</w:delText>
        </w:r>
      </w:del>
    </w:p>
    <w:p w:rsidR="00A31374" w:rsidRPr="00304E00" w:rsidDel="00FE0F34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57" w:author="Palacherla, Susmitha C (NONUS)" w:date="2017-09-11T06:00:00Z"/>
          <w:rFonts w:asciiTheme="minorHAnsi" w:hAnsiTheme="minorHAnsi" w:cs="Arial"/>
          <w:sz w:val="20"/>
          <w:szCs w:val="20"/>
        </w:rPr>
      </w:pPr>
      <w:del w:id="358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UPDATE [EC].[Generic_Coaching_Stage]</w:delText>
        </w:r>
      </w:del>
    </w:p>
    <w:p w:rsidR="00A31374" w:rsidRPr="00304E00" w:rsidDel="00FE0F34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59" w:author="Palacherla, Susmitha C (NONUS)" w:date="2017-09-11T06:00:00Z"/>
          <w:rFonts w:asciiTheme="minorHAnsi" w:hAnsiTheme="minorHAnsi" w:cs="Arial"/>
          <w:sz w:val="20"/>
          <w:szCs w:val="20"/>
        </w:rPr>
      </w:pPr>
      <w:del w:id="360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SET [Program]= H.[Emp_Program]</w:delText>
        </w:r>
      </w:del>
    </w:p>
    <w:p w:rsidR="00A31374" w:rsidRPr="00304E00" w:rsidDel="00FE0F34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61" w:author="Palacherla, Susmitha C (NONUS)" w:date="2017-09-11T06:00:00Z"/>
          <w:rFonts w:asciiTheme="minorHAnsi" w:hAnsiTheme="minorHAnsi" w:cs="Arial"/>
          <w:sz w:val="20"/>
          <w:szCs w:val="20"/>
        </w:rPr>
      </w:pPr>
      <w:del w:id="362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,[CSR_Site] = H.[Emp_Site]</w:delText>
        </w:r>
      </w:del>
    </w:p>
    <w:p w:rsidR="00A31374" w:rsidRPr="00304E00" w:rsidDel="00FE0F34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63" w:author="Palacherla, Susmitha C (NONUS)" w:date="2017-09-11T06:00:00Z"/>
          <w:rFonts w:asciiTheme="minorHAnsi" w:hAnsiTheme="minorHAnsi" w:cs="Arial"/>
          <w:sz w:val="20"/>
          <w:szCs w:val="20"/>
        </w:rPr>
      </w:pPr>
      <w:del w:id="364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FROM [EC].[Generic_Coaching_Stage]S JOIN [EC].[Employee_Hierarchy]H</w:delText>
        </w:r>
      </w:del>
    </w:p>
    <w:p w:rsidR="00F44E3B" w:rsidRPr="00304E00" w:rsidDel="00FE0F34" w:rsidRDefault="00A31374" w:rsidP="00952CF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365" w:author="Palacherla, Susmitha C (NONUS)" w:date="2017-09-11T06:00:00Z"/>
          <w:rFonts w:asciiTheme="minorHAnsi" w:hAnsiTheme="minorHAnsi" w:cs="Arial"/>
          <w:sz w:val="20"/>
          <w:szCs w:val="20"/>
        </w:rPr>
      </w:pPr>
      <w:del w:id="366" w:author="Palacherla, Susmitha C (NONUS)" w:date="2017-09-11T06:00:00Z">
        <w:r w:rsidRPr="00304E00" w:rsidDel="00FE0F34">
          <w:rPr>
            <w:rFonts w:asciiTheme="minorHAnsi" w:hAnsiTheme="minorHAnsi" w:cs="Arial"/>
            <w:sz w:val="20"/>
            <w:szCs w:val="20"/>
          </w:rPr>
          <w:delText>ON S.[CSR_EMPID]=H.[Emp_ID]</w:delText>
        </w:r>
      </w:del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Del="006E2ECD" w:rsidRDefault="00F44E3B" w:rsidP="006E2ECD">
      <w:pPr>
        <w:pStyle w:val="ListParagraph"/>
        <w:numPr>
          <w:ilvl w:val="0"/>
          <w:numId w:val="31"/>
        </w:numPr>
        <w:rPr>
          <w:del w:id="367" w:author="Palacherla, Susmitha C (NONUS)" w:date="2017-09-11T06:01:00Z"/>
        </w:rPr>
        <w:pPrChange w:id="368" w:author="Palacherla, Susmitha C (NONUS)" w:date="2017-09-11T06:01:00Z">
          <w:pPr>
            <w:pStyle w:val="ListParagraph"/>
            <w:numPr>
              <w:numId w:val="31"/>
            </w:numPr>
            <w:ind w:left="1440" w:hanging="360"/>
          </w:pPr>
        </w:pPrChange>
      </w:pPr>
      <w:del w:id="369" w:author="Palacherla, Susmitha C (NONUS)" w:date="2017-09-11T06:01:00Z">
        <w:r w:rsidRPr="005F0717" w:rsidDel="006E2ECD">
          <w:delText>DFT: Reject Records with Missing Employee ID</w:delText>
        </w:r>
      </w:del>
    </w:p>
    <w:p w:rsidR="00F44E3B" w:rsidDel="006E2ECD" w:rsidRDefault="00F44E3B" w:rsidP="006E2ECD">
      <w:pPr>
        <w:pStyle w:val="ListParagraph"/>
        <w:numPr>
          <w:ilvl w:val="0"/>
          <w:numId w:val="31"/>
        </w:numPr>
        <w:rPr>
          <w:del w:id="370" w:author="Palacherla, Susmitha C (NONUS)" w:date="2017-09-11T06:01:00Z"/>
        </w:rPr>
        <w:pPrChange w:id="371" w:author="Palacherla, Susmitha C (NONUS)" w:date="2017-09-11T06:01:00Z">
          <w:pPr/>
        </w:pPrChange>
      </w:pPr>
      <w:del w:id="372" w:author="Palacherla, Susmitha C (NONUS)" w:date="2017-09-11T06:01:00Z">
        <w:r w:rsidDel="006E2ECD">
          <w:rPr>
            <w:noProof/>
          </w:rPr>
          <w:drawing>
            <wp:inline distT="0" distB="0" distL="0" distR="0" wp14:anchorId="613459B5" wp14:editId="3062636D">
              <wp:extent cx="1714500" cy="790575"/>
              <wp:effectExtent l="0" t="0" r="0" b="9525"/>
              <wp:docPr id="58" name="Picture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500" cy="790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C315A" w:rsidDel="006E2ECD" w:rsidRDefault="00FC4A35" w:rsidP="006E2ECD">
      <w:pPr>
        <w:pStyle w:val="ListParagraph"/>
        <w:numPr>
          <w:ilvl w:val="0"/>
          <w:numId w:val="31"/>
        </w:numPr>
        <w:rPr>
          <w:del w:id="373" w:author="Palacherla, Susmitha C (NONUS)" w:date="2017-09-11T06:01:00Z"/>
        </w:rPr>
        <w:pPrChange w:id="374" w:author="Palacherla, Susmitha C (NONUS)" w:date="2017-09-11T06:01:00Z">
          <w:pPr/>
        </w:pPrChange>
      </w:pPr>
      <w:del w:id="375" w:author="Palacherla, Susmitha C (NONUS)" w:date="2017-09-11T06:01:00Z">
        <w:r w:rsidDel="006E2ECD">
          <w:rPr>
            <w:noProof/>
          </w:rPr>
          <w:drawing>
            <wp:inline distT="0" distB="0" distL="0" distR="0" wp14:anchorId="257B3B4D" wp14:editId="491650D4">
              <wp:extent cx="1865376" cy="1828800"/>
              <wp:effectExtent l="0" t="0" r="1905" b="0"/>
              <wp:docPr id="94" name="Picture 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5376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F44E3B" w:rsidRPr="00D329A1" w:rsidDel="006E2ECD" w:rsidRDefault="00F44E3B" w:rsidP="004C315A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del w:id="376" w:author="Palacherla, Susmitha C (NONUS)" w:date="2017-09-11T06:01:00Z"/>
        </w:rPr>
      </w:pPr>
      <w:del w:id="377" w:author="Palacherla, Susmitha C (NONUS)" w:date="2017-09-11T06:01:00Z">
        <w:r w:rsidRPr="00D329A1" w:rsidDel="006E2ECD">
          <w:delText>Oledb source</w:delText>
        </w:r>
        <w:r w:rsidR="004C315A" w:rsidDel="006E2ECD">
          <w:delText>: Staging Table</w:delText>
        </w:r>
      </w:del>
    </w:p>
    <w:p w:rsidR="00F44E3B" w:rsidDel="006E2EC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378" w:author="Palacherla, Susmitha C (NONUS)" w:date="2017-09-11T06:01:00Z"/>
          <w:rFonts w:ascii="Arial" w:hAnsi="Arial" w:cs="Arial"/>
          <w:sz w:val="24"/>
          <w:szCs w:val="24"/>
        </w:rPr>
      </w:pPr>
    </w:p>
    <w:p w:rsidR="00F44E3B" w:rsidDel="006E2ECD" w:rsidRDefault="00F44E3B" w:rsidP="004C315A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del w:id="379" w:author="Palacherla, Susmitha C (NONUS)" w:date="2017-09-11T06:01:00Z"/>
        </w:rPr>
      </w:pPr>
      <w:del w:id="380" w:author="Palacherla, Susmitha C (NONUS)" w:date="2017-09-11T06:01:00Z">
        <w:r w:rsidRPr="00D329A1" w:rsidDel="006E2ECD">
          <w:delText>Lookup Transformation</w:delText>
        </w:r>
      </w:del>
    </w:p>
    <w:p w:rsidR="004C315A" w:rsidDel="006E2ECD" w:rsidRDefault="004C315A" w:rsidP="00893F30">
      <w:pPr>
        <w:ind w:left="720"/>
        <w:rPr>
          <w:del w:id="381" w:author="Palacherla, Susmitha C (NONUS)" w:date="2017-09-11T06:01:00Z"/>
        </w:rPr>
      </w:pPr>
    </w:p>
    <w:p w:rsidR="00893F30" w:rsidDel="006E2ECD" w:rsidRDefault="00893F30" w:rsidP="00893F30">
      <w:pPr>
        <w:ind w:left="720"/>
        <w:rPr>
          <w:del w:id="382" w:author="Palacherla, Susmitha C (NONUS)" w:date="2017-09-11T06:01:00Z"/>
        </w:rPr>
      </w:pPr>
      <w:del w:id="383" w:author="Palacherla, Susmitha C (NONUS)" w:date="2017-09-11T06:01:00Z">
        <w:r w:rsidDel="006E2ECD">
          <w:rPr>
            <w:noProof/>
          </w:rPr>
          <w:drawing>
            <wp:inline distT="0" distB="0" distL="0" distR="0" wp14:anchorId="51F0963B" wp14:editId="15C033B2">
              <wp:extent cx="1752600" cy="1114425"/>
              <wp:effectExtent l="0" t="0" r="0" b="9525"/>
              <wp:docPr id="92" name="Picture 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2600" cy="111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4C315A" w:rsidRPr="00952CFB" w:rsidDel="006E2ECD" w:rsidRDefault="00304E00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384" w:author="Palacherla, Susmitha C (NONUS)" w:date="2017-09-11T06:01:00Z"/>
          <w:rFonts w:asciiTheme="minorHAnsi" w:hAnsiTheme="minorHAnsi" w:cs="Arial"/>
        </w:rPr>
      </w:pPr>
      <w:del w:id="385" w:author="Palacherla, Susmitha C (NONUS)" w:date="2017-09-11T06:01:00Z">
        <w:r w:rsidDel="006E2ECD">
          <w:rPr>
            <w:rFonts w:asciiTheme="minorHAnsi" w:hAnsiTheme="minorHAnsi" w:cs="Arial"/>
            <w:b/>
          </w:rPr>
          <w:delText>C</w:delText>
        </w:r>
        <w:r w:rsidR="004C315A" w:rsidRPr="00952CFB" w:rsidDel="006E2ECD">
          <w:rPr>
            <w:rFonts w:asciiTheme="minorHAnsi" w:hAnsiTheme="minorHAnsi" w:cs="Arial"/>
            <w:b/>
          </w:rPr>
          <w:delText>onnection:</w:delText>
        </w:r>
        <w:r w:rsidR="004C315A" w:rsidRPr="00952CFB" w:rsidDel="006E2ECD">
          <w:rPr>
            <w:rFonts w:asciiTheme="minorHAnsi" w:hAnsiTheme="minorHAnsi" w:cs="Arial"/>
          </w:rPr>
          <w:delText xml:space="preserve"> Use results of query</w:delText>
        </w:r>
      </w:del>
    </w:p>
    <w:p w:rsidR="004C315A" w:rsidRPr="00304E00" w:rsidDel="006E2ECD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386" w:author="Palacherla, Susmitha C (NONUS)" w:date="2017-09-11T06:01:00Z"/>
          <w:rFonts w:asciiTheme="minorHAnsi" w:hAnsiTheme="minorHAnsi" w:cs="Arial"/>
          <w:sz w:val="20"/>
          <w:szCs w:val="20"/>
        </w:rPr>
      </w:pPr>
      <w:del w:id="387" w:author="Palacherla, Susmitha C (NONUS)" w:date="2017-09-11T06:01:00Z">
        <w:r w:rsidRPr="00304E00" w:rsidDel="006E2ECD">
          <w:rPr>
            <w:rFonts w:asciiTheme="minorHAnsi" w:hAnsiTheme="minorHAnsi" w:cs="Arial"/>
            <w:sz w:val="20"/>
            <w:szCs w:val="20"/>
          </w:rPr>
          <w:delText>SELECT Emp_ID, Emp_Name, Emp_Email, Emp_LanID, Emp_Site, Emp_Job_Code, Emp_Job_Description,</w:delText>
        </w:r>
      </w:del>
    </w:p>
    <w:p w:rsidR="004C315A" w:rsidRPr="00304E00" w:rsidDel="006E2ECD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388" w:author="Palacherla, Susmitha C (NONUS)" w:date="2017-09-11T06:01:00Z"/>
          <w:rFonts w:asciiTheme="minorHAnsi" w:hAnsiTheme="minorHAnsi" w:cs="Arial"/>
          <w:sz w:val="20"/>
          <w:szCs w:val="20"/>
        </w:rPr>
      </w:pPr>
      <w:del w:id="389" w:author="Palacherla, Susmitha C (NONUS)" w:date="2017-09-11T06:01:00Z">
        <w:r w:rsidRPr="00304E00" w:rsidDel="006E2ECD">
          <w:rPr>
            <w:rFonts w:asciiTheme="minorHAnsi" w:hAnsiTheme="minorHAnsi" w:cs="Arial"/>
            <w:sz w:val="20"/>
            <w:szCs w:val="20"/>
          </w:rPr>
          <w:delText xml:space="preserve"> Emp_Program, Sup_ID, Sup_Name, Sup_Email, Sup_LanID, Sup_Job_Code, Sup_Job_Description,</w:delText>
        </w:r>
      </w:del>
    </w:p>
    <w:p w:rsidR="004C315A" w:rsidRPr="00304E00" w:rsidDel="006E2ECD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390" w:author="Palacherla, Susmitha C (NONUS)" w:date="2017-09-11T06:01:00Z"/>
          <w:rFonts w:asciiTheme="minorHAnsi" w:hAnsiTheme="minorHAnsi" w:cs="Arial"/>
          <w:sz w:val="20"/>
          <w:szCs w:val="20"/>
        </w:rPr>
      </w:pPr>
      <w:del w:id="391" w:author="Palacherla, Susmitha C (NONUS)" w:date="2017-09-11T06:01:00Z">
        <w:r w:rsidRPr="00304E00" w:rsidDel="006E2ECD">
          <w:rPr>
            <w:rFonts w:asciiTheme="minorHAnsi" w:hAnsiTheme="minorHAnsi" w:cs="Arial"/>
            <w:sz w:val="20"/>
            <w:szCs w:val="20"/>
          </w:rPr>
          <w:delText xml:space="preserve"> Mgr_ID, Mgr_Name, Mgr_Email, Mgr_LanID, Mgr_Job_Code, Mgr_Job_Description, Start_Date, End_Date, Active, </w:delText>
        </w:r>
      </w:del>
    </w:p>
    <w:p w:rsidR="004C315A" w:rsidRPr="00304E00" w:rsidDel="006E2ECD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392" w:author="Palacherla, Susmitha C (NONUS)" w:date="2017-09-11T06:01:00Z"/>
          <w:rFonts w:asciiTheme="minorHAnsi" w:hAnsiTheme="minorHAnsi" w:cs="Arial"/>
          <w:sz w:val="20"/>
          <w:szCs w:val="20"/>
        </w:rPr>
      </w:pPr>
      <w:del w:id="393" w:author="Palacherla, Susmitha C (NONUS)" w:date="2017-09-11T06:01:00Z">
        <w:r w:rsidRPr="00304E00" w:rsidDel="006E2ECD">
          <w:rPr>
            <w:rFonts w:asciiTheme="minorHAnsi" w:hAnsiTheme="minorHAnsi" w:cs="Arial"/>
            <w:sz w:val="20"/>
            <w:szCs w:val="20"/>
          </w:rPr>
          <w:delText xml:space="preserve"> [EC].[fn_intModuleIDFromempID](Emp_ID)  Module_ID</w:delText>
        </w:r>
      </w:del>
    </w:p>
    <w:p w:rsidR="004C315A" w:rsidRPr="00304E00" w:rsidDel="006E2ECD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394" w:author="Palacherla, Susmitha C (NONUS)" w:date="2017-09-11T06:01:00Z"/>
          <w:rFonts w:asciiTheme="minorHAnsi" w:hAnsiTheme="minorHAnsi" w:cs="Arial"/>
          <w:sz w:val="20"/>
          <w:szCs w:val="20"/>
        </w:rPr>
      </w:pPr>
      <w:del w:id="395" w:author="Palacherla, Susmitha C (NONUS)" w:date="2017-09-11T06:01:00Z">
        <w:r w:rsidRPr="00304E00" w:rsidDel="006E2ECD">
          <w:rPr>
            <w:rFonts w:asciiTheme="minorHAnsi" w:hAnsiTheme="minorHAnsi" w:cs="Arial"/>
            <w:sz w:val="20"/>
            <w:szCs w:val="20"/>
          </w:rPr>
          <w:delText xml:space="preserve"> FROM  EC.Employee_Hierarchy </w:delText>
        </w:r>
      </w:del>
    </w:p>
    <w:p w:rsidR="004C315A" w:rsidRPr="00304E00" w:rsidDel="006E2ECD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396" w:author="Palacherla, Susmitha C (NONUS)" w:date="2017-09-11T06:01:00Z"/>
          <w:rFonts w:asciiTheme="minorHAnsi" w:hAnsiTheme="minorHAnsi" w:cs="Arial"/>
          <w:sz w:val="20"/>
          <w:szCs w:val="20"/>
        </w:rPr>
      </w:pPr>
      <w:del w:id="397" w:author="Palacherla, Susmitha C (NONUS)" w:date="2017-09-11T06:01:00Z">
        <w:r w:rsidRPr="00304E00" w:rsidDel="006E2ECD">
          <w:rPr>
            <w:rFonts w:asciiTheme="minorHAnsi" w:hAnsiTheme="minorHAnsi" w:cs="Arial"/>
            <w:sz w:val="20"/>
            <w:szCs w:val="20"/>
          </w:rPr>
          <w:delText>WHERE Emp_Job_Code IN ('WACS01', 'WACS02', 'WACS03','WACS40','WACQ02','WACQ03','WAC12',</w:delText>
        </w:r>
      </w:del>
    </w:p>
    <w:p w:rsidR="004C315A" w:rsidRPr="00304E00" w:rsidDel="006E2ECD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398" w:author="Palacherla, Susmitha C (NONUS)" w:date="2017-09-11T06:01:00Z"/>
          <w:rFonts w:asciiTheme="minorHAnsi" w:hAnsiTheme="minorHAnsi" w:cs="Arial"/>
          <w:sz w:val="20"/>
          <w:szCs w:val="20"/>
        </w:rPr>
      </w:pPr>
      <w:del w:id="399" w:author="Palacherla, Susmitha C (NONUS)" w:date="2017-09-11T06:01:00Z">
        <w:r w:rsidRPr="00304E00" w:rsidDel="006E2ECD">
          <w:rPr>
            <w:rFonts w:asciiTheme="minorHAnsi" w:hAnsiTheme="minorHAnsi" w:cs="Arial"/>
            <w:sz w:val="20"/>
            <w:szCs w:val="20"/>
          </w:rPr>
          <w:delText>'WIHD01','WIHD02','WIHD03','WIHD04','WTID13','WTTI02','WTTR12','WTTR13')</w:delText>
        </w:r>
      </w:del>
    </w:p>
    <w:p w:rsidR="004C315A" w:rsidRPr="00304E00" w:rsidDel="006E2ECD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400" w:author="Palacherla, Susmitha C (NONUS)" w:date="2017-09-11T06:01:00Z"/>
          <w:rFonts w:asciiTheme="minorHAnsi" w:hAnsiTheme="minorHAnsi" w:cs="Arial"/>
          <w:sz w:val="20"/>
          <w:szCs w:val="20"/>
        </w:rPr>
      </w:pPr>
      <w:del w:id="401" w:author="Palacherla, Susmitha C (NONUS)" w:date="2017-09-11T06:01:00Z">
        <w:r w:rsidRPr="00304E00" w:rsidDel="006E2ECD">
          <w:rPr>
            <w:rFonts w:asciiTheme="minorHAnsi" w:hAnsiTheme="minorHAnsi" w:cs="Arial"/>
            <w:sz w:val="20"/>
            <w:szCs w:val="20"/>
          </w:rPr>
          <w:delText xml:space="preserve"> AND Active NOT IN ('T','D','P','L') and Emp_LanID &lt;&gt; 'Unknown'</w:delText>
        </w:r>
      </w:del>
    </w:p>
    <w:p w:rsidR="004C315A" w:rsidRPr="00893F30" w:rsidDel="006E2ECD" w:rsidRDefault="004C315A" w:rsidP="00893F3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402" w:author="Palacherla, Susmitha C (NONUS)" w:date="2017-09-11T06:01:00Z"/>
          <w:rFonts w:ascii="Arial" w:hAnsi="Arial" w:cs="Arial"/>
          <w:sz w:val="24"/>
          <w:szCs w:val="24"/>
        </w:rPr>
      </w:pPr>
    </w:p>
    <w:p w:rsidR="004C315A" w:rsidRPr="00D329A1" w:rsidDel="006E2ECD" w:rsidRDefault="004C315A" w:rsidP="004C315A">
      <w:pPr>
        <w:widowControl w:val="0"/>
        <w:autoSpaceDE w:val="0"/>
        <w:autoSpaceDN w:val="0"/>
        <w:adjustRightInd w:val="0"/>
        <w:spacing w:after="0" w:line="240" w:lineRule="auto"/>
        <w:rPr>
          <w:del w:id="403" w:author="Palacherla, Susmitha C (NONUS)" w:date="2017-09-11T06:01:00Z"/>
        </w:rPr>
      </w:pPr>
    </w:p>
    <w:p w:rsidR="00F44E3B" w:rsidDel="006E2ECD" w:rsidRDefault="00893F3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404" w:author="Palacherla, Susmitha C (NONUS)" w:date="2017-09-11T06:01:00Z"/>
          <w:rFonts w:ascii="Arial" w:hAnsi="Arial" w:cs="Arial"/>
          <w:sz w:val="24"/>
          <w:szCs w:val="24"/>
        </w:rPr>
      </w:pPr>
      <w:del w:id="405" w:author="Palacherla, Susmitha C (NONUS)" w:date="2017-09-11T06:01:00Z">
        <w:r w:rsidDel="006E2ECD">
          <w:rPr>
            <w:noProof/>
          </w:rPr>
          <w:drawing>
            <wp:inline distT="0" distB="0" distL="0" distR="0" wp14:anchorId="474B2874" wp14:editId="295BB43F">
              <wp:extent cx="2999232" cy="1828800"/>
              <wp:effectExtent l="0" t="0" r="0" b="0"/>
              <wp:docPr id="91" name="Picture 9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9923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F44E3B" w:rsidDel="006E2EC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406" w:author="Palacherla, Susmitha C (NONUS)" w:date="2017-09-11T06:01:00Z"/>
          <w:rFonts w:ascii="Arial" w:hAnsi="Arial" w:cs="Arial"/>
          <w:sz w:val="24"/>
          <w:szCs w:val="24"/>
        </w:rPr>
      </w:pPr>
    </w:p>
    <w:p w:rsidR="00FC4A35" w:rsidDel="006E2ECD" w:rsidRDefault="00FC4A35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407" w:author="Palacherla, Susmitha C (NONUS)" w:date="2017-09-11T06:01:00Z"/>
          <w:rFonts w:ascii="Arial" w:hAnsi="Arial" w:cs="Arial"/>
          <w:sz w:val="24"/>
          <w:szCs w:val="24"/>
        </w:rPr>
      </w:pPr>
    </w:p>
    <w:p w:rsidR="00F44E3B" w:rsidRPr="00D329A1" w:rsidDel="006E2ECD" w:rsidRDefault="00F44E3B" w:rsidP="004C315A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del w:id="408" w:author="Palacherla, Susmitha C (NONUS)" w:date="2017-09-11T06:01:00Z"/>
        </w:rPr>
      </w:pPr>
      <w:del w:id="409" w:author="Palacherla, Susmitha C (NONUS)" w:date="2017-09-11T06:01:00Z">
        <w:r w:rsidRPr="00D329A1" w:rsidDel="006E2ECD">
          <w:delText>Lookup Match Output – Row Count Transformation to get Loaded Count</w:delText>
        </w:r>
      </w:del>
    </w:p>
    <w:p w:rsidR="00F44E3B" w:rsidDel="006E2EC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410" w:author="Palacherla, Susmitha C (NONUS)" w:date="2017-09-11T06:01:00Z"/>
          <w:rFonts w:ascii="Arial" w:hAnsi="Arial" w:cs="Arial"/>
          <w:sz w:val="24"/>
          <w:szCs w:val="24"/>
        </w:rPr>
      </w:pPr>
    </w:p>
    <w:p w:rsidR="00F44E3B" w:rsidRPr="00D329A1" w:rsidDel="006E2ECD" w:rsidRDefault="00F44E3B" w:rsidP="00893F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del w:id="411" w:author="Palacherla, Susmitha C (NONUS)" w:date="2017-09-11T06:01:00Z"/>
        </w:rPr>
      </w:pPr>
      <w:del w:id="412" w:author="Palacherla, Susmitha C (NONUS)" w:date="2017-09-11T06:01:00Z">
        <w:r w:rsidRPr="00D329A1" w:rsidDel="006E2ECD">
          <w:delText>Lookup Transformation No Match Output – Row Count Transformation to get Rejected Count</w:delText>
        </w:r>
      </w:del>
    </w:p>
    <w:p w:rsidR="00F44E3B" w:rsidRPr="00D329A1" w:rsidDel="006E2ECD" w:rsidRDefault="00F44E3B" w:rsidP="00893F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del w:id="413" w:author="Palacherla, Susmitha C (NONUS)" w:date="2017-09-11T06:01:00Z"/>
        </w:rPr>
      </w:pPr>
      <w:del w:id="414" w:author="Palacherla, Susmitha C (NONUS)" w:date="2017-09-11T06:01:00Z">
        <w:r w:rsidRPr="00D329A1" w:rsidDel="006E2ECD">
          <w:delText>Derived Column –  To get Reject Reason and Reject Date</w:delText>
        </w:r>
      </w:del>
    </w:p>
    <w:p w:rsidR="00F44E3B" w:rsidDel="006E2EC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415" w:author="Palacherla, Susmitha C (NONUS)" w:date="2017-09-11T06:01:00Z"/>
          <w:rFonts w:ascii="Arial" w:hAnsi="Arial" w:cs="Arial"/>
          <w:sz w:val="24"/>
          <w:szCs w:val="24"/>
        </w:rPr>
      </w:pPr>
    </w:p>
    <w:p w:rsidR="00F44E3B" w:rsidDel="006E2ECD" w:rsidRDefault="00893F30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416" w:author="Palacherla, Susmitha C (NONUS)" w:date="2017-09-11T06:01:00Z"/>
          <w:rFonts w:ascii="Arial" w:hAnsi="Arial" w:cs="Arial"/>
          <w:sz w:val="24"/>
          <w:szCs w:val="24"/>
        </w:rPr>
      </w:pPr>
      <w:del w:id="417" w:author="Palacherla, Susmitha C (NONUS)" w:date="2017-09-11T06:01:00Z">
        <w:r w:rsidDel="006E2ECD">
          <w:rPr>
            <w:noProof/>
          </w:rPr>
          <w:drawing>
            <wp:inline distT="0" distB="0" distL="0" distR="0" wp14:anchorId="6C779BF0" wp14:editId="20E68307">
              <wp:extent cx="5029200" cy="1828800"/>
              <wp:effectExtent l="0" t="0" r="0" b="0"/>
              <wp:docPr id="93" name="Picture 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2920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F44E3B" w:rsidRPr="00D329A1" w:rsidDel="006E2ECD" w:rsidRDefault="00F44E3B" w:rsidP="00893F3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del w:id="418" w:author="Palacherla, Susmitha C (NONUS)" w:date="2017-09-11T06:01:00Z"/>
        </w:rPr>
      </w:pPr>
      <w:del w:id="419" w:author="Palacherla, Susmitha C (NONUS)" w:date="2017-09-11T06:01:00Z">
        <w:r w:rsidDel="006E2ECD">
          <w:delText xml:space="preserve"> ole</w:delText>
        </w:r>
        <w:r w:rsidRPr="00D329A1" w:rsidDel="006E2ECD">
          <w:delText xml:space="preserve">db destination – Write rejected records to </w:delText>
        </w:r>
        <w:r w:rsidRPr="00893F30" w:rsidDel="006E2ECD">
          <w:delText>Generic</w:delText>
        </w:r>
        <w:r w:rsidRPr="00D329A1" w:rsidDel="006E2ECD">
          <w:delText xml:space="preserve"> rejected table</w:delText>
        </w:r>
      </w:del>
    </w:p>
    <w:p w:rsidR="00F44E3B" w:rsidRPr="00C703E2" w:rsidDel="006E2EC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420" w:author="Palacherla, Susmitha C (NONUS)" w:date="2017-09-11T06:01:00Z"/>
          <w:rFonts w:ascii="Arial" w:hAnsi="Arial" w:cs="Arial"/>
          <w:sz w:val="24"/>
          <w:szCs w:val="24"/>
        </w:rPr>
      </w:pPr>
    </w:p>
    <w:p w:rsidR="00F44E3B" w:rsidRPr="00C703E2" w:rsidDel="006E2EC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del w:id="421" w:author="Palacherla, Susmitha C (NONUS)" w:date="2017-09-11T06:01:00Z"/>
          <w:rFonts w:ascii="Arial" w:hAnsi="Arial" w:cs="Arial"/>
          <w:sz w:val="24"/>
          <w:szCs w:val="24"/>
        </w:rPr>
      </w:pPr>
    </w:p>
    <w:p w:rsidR="00F44E3B" w:rsidRPr="005F0717" w:rsidDel="006E2ECD" w:rsidRDefault="00F44E3B" w:rsidP="00F44E3B">
      <w:pPr>
        <w:pStyle w:val="ListParagraph"/>
        <w:numPr>
          <w:ilvl w:val="0"/>
          <w:numId w:val="31"/>
        </w:numPr>
        <w:rPr>
          <w:del w:id="422" w:author="Palacherla, Susmitha C (NONUS)" w:date="2017-09-11T06:01:00Z"/>
        </w:rPr>
      </w:pPr>
      <w:del w:id="423" w:author="Palacherla, Susmitha C (NONUS)" w:date="2017-09-11T06:01:00Z">
        <w:r w:rsidRPr="005F0717" w:rsidDel="006E2ECD">
          <w:delText>SQL Task: Delete records with missing Employee ID from Staging table</w:delText>
        </w:r>
      </w:del>
    </w:p>
    <w:p w:rsidR="00125963" w:rsidDel="006E2ECD" w:rsidRDefault="00125963" w:rsidP="00125963">
      <w:pPr>
        <w:widowControl w:val="0"/>
        <w:autoSpaceDE w:val="0"/>
        <w:autoSpaceDN w:val="0"/>
        <w:adjustRightInd w:val="0"/>
        <w:spacing w:after="0" w:line="240" w:lineRule="auto"/>
        <w:rPr>
          <w:del w:id="424" w:author="Palacherla, Susmitha C (NONUS)" w:date="2017-09-11T06:01:00Z"/>
        </w:rPr>
      </w:pPr>
      <w:del w:id="425" w:author="Palacherla, Susmitha C (NONUS)" w:date="2017-09-11T06:01:00Z">
        <w:r w:rsidDel="006E2ECD">
          <w:delText>DELETE FROM [EC].[Generic_Coaching_Stage]</w:delText>
        </w:r>
      </w:del>
    </w:p>
    <w:p w:rsidR="00125963" w:rsidDel="006E2ECD" w:rsidRDefault="00125963" w:rsidP="00125963">
      <w:pPr>
        <w:widowControl w:val="0"/>
        <w:autoSpaceDE w:val="0"/>
        <w:autoSpaceDN w:val="0"/>
        <w:adjustRightInd w:val="0"/>
        <w:spacing w:after="0" w:line="240" w:lineRule="auto"/>
        <w:rPr>
          <w:del w:id="426" w:author="Palacherla, Susmitha C (NONUS)" w:date="2017-09-11T06:01:00Z"/>
        </w:rPr>
      </w:pPr>
      <w:del w:id="427" w:author="Palacherla, Susmitha C (NONUS)" w:date="2017-09-11T06:01:00Z">
        <w:r w:rsidDel="006E2ECD">
          <w:delText>WHERE [CSR_EMPID] IS NULL OR [CSR_EMPID] ='' OR  [CSR_LANID] = 'Unknown'</w:delText>
        </w:r>
      </w:del>
    </w:p>
    <w:p w:rsidR="00304E00" w:rsidDel="006E2ECD" w:rsidRDefault="00304E00" w:rsidP="00125963">
      <w:pPr>
        <w:widowControl w:val="0"/>
        <w:autoSpaceDE w:val="0"/>
        <w:autoSpaceDN w:val="0"/>
        <w:adjustRightInd w:val="0"/>
        <w:spacing w:after="0" w:line="240" w:lineRule="auto"/>
        <w:rPr>
          <w:del w:id="428" w:author="Palacherla, Susmitha C (NONUS)" w:date="2017-09-11T06:01:00Z"/>
        </w:rPr>
      </w:pPr>
    </w:p>
    <w:p w:rsidR="00125963" w:rsidDel="006E2ECD" w:rsidRDefault="00125963" w:rsidP="00125963">
      <w:pPr>
        <w:widowControl w:val="0"/>
        <w:autoSpaceDE w:val="0"/>
        <w:autoSpaceDN w:val="0"/>
        <w:adjustRightInd w:val="0"/>
        <w:spacing w:after="0" w:line="240" w:lineRule="auto"/>
        <w:rPr>
          <w:del w:id="429" w:author="Palacherla, Susmitha C (NONUS)" w:date="2017-09-11T06:01:00Z"/>
        </w:rPr>
      </w:pPr>
      <w:del w:id="430" w:author="Palacherla, Susmitha C (NONUS)" w:date="2017-09-11T06:01:00Z">
        <w:r w:rsidDel="006E2ECD">
          <w:delText xml:space="preserve">DELETE os </w:delText>
        </w:r>
      </w:del>
    </w:p>
    <w:p w:rsidR="00125963" w:rsidDel="006E2ECD" w:rsidRDefault="00125963" w:rsidP="00125963">
      <w:pPr>
        <w:widowControl w:val="0"/>
        <w:autoSpaceDE w:val="0"/>
        <w:autoSpaceDN w:val="0"/>
        <w:adjustRightInd w:val="0"/>
        <w:spacing w:after="0" w:line="240" w:lineRule="auto"/>
        <w:rPr>
          <w:del w:id="431" w:author="Palacherla, Susmitha C (NONUS)" w:date="2017-09-11T06:01:00Z"/>
        </w:rPr>
      </w:pPr>
      <w:del w:id="432" w:author="Palacherla, Susmitha C (NONUS)" w:date="2017-09-11T06:01:00Z">
        <w:r w:rsidDel="006E2ECD">
          <w:delText xml:space="preserve"> FROM [EC].[Generic_Coaching_Stage] os JOIN  [EC].[Employee_Hierarchy] eh</w:delText>
        </w:r>
      </w:del>
    </w:p>
    <w:p w:rsidR="00125963" w:rsidDel="006E2ECD" w:rsidRDefault="00125963" w:rsidP="00125963">
      <w:pPr>
        <w:widowControl w:val="0"/>
        <w:autoSpaceDE w:val="0"/>
        <w:autoSpaceDN w:val="0"/>
        <w:adjustRightInd w:val="0"/>
        <w:spacing w:after="0" w:line="240" w:lineRule="auto"/>
        <w:rPr>
          <w:del w:id="433" w:author="Palacherla, Susmitha C (NONUS)" w:date="2017-09-11T06:01:00Z"/>
        </w:rPr>
      </w:pPr>
      <w:del w:id="434" w:author="Palacherla, Susmitha C (NONUS)" w:date="2017-09-11T06:01:00Z">
        <w:r w:rsidDel="006E2ECD">
          <w:delText xml:space="preserve">  ON os.CSR_EMPID = eh.Emp_ID</w:delText>
        </w:r>
      </w:del>
    </w:p>
    <w:p w:rsidR="00125963" w:rsidDel="006E2ECD" w:rsidRDefault="00125963" w:rsidP="00125963">
      <w:pPr>
        <w:widowControl w:val="0"/>
        <w:autoSpaceDE w:val="0"/>
        <w:autoSpaceDN w:val="0"/>
        <w:adjustRightInd w:val="0"/>
        <w:spacing w:after="0" w:line="240" w:lineRule="auto"/>
        <w:rPr>
          <w:del w:id="435" w:author="Palacherla, Susmitha C (NONUS)" w:date="2017-09-11T06:01:00Z"/>
        </w:rPr>
      </w:pPr>
      <w:del w:id="436" w:author="Palacherla, Susmitha C (NONUS)" w:date="2017-09-11T06:01:00Z">
        <w:r w:rsidDel="006E2ECD">
          <w:delText xml:space="preserve">  WHERE os.Module_ID &lt;&gt; [EC].[fn_intModuleIDFromempID](os.CSR_EMPID)</w:delText>
        </w:r>
      </w:del>
    </w:p>
    <w:p w:rsidR="00125963" w:rsidDel="006E2ECD" w:rsidRDefault="00125963" w:rsidP="00125963">
      <w:pPr>
        <w:widowControl w:val="0"/>
        <w:autoSpaceDE w:val="0"/>
        <w:autoSpaceDN w:val="0"/>
        <w:adjustRightInd w:val="0"/>
        <w:spacing w:after="0" w:line="240" w:lineRule="auto"/>
        <w:rPr>
          <w:del w:id="437" w:author="Palacherla, Susmitha C (NONUS)" w:date="2017-09-11T06:01:00Z"/>
        </w:rPr>
      </w:pPr>
      <w:del w:id="438" w:author="Palacherla, Susmitha C (NONUS)" w:date="2017-09-11T06:01:00Z">
        <w:r w:rsidDel="006E2ECD">
          <w:delText xml:space="preserve"> OR Active in ('T','D','L','P')</w:delText>
        </w:r>
      </w:del>
    </w:p>
    <w:p w:rsidR="00F44E3B" w:rsidDel="006E2ECD" w:rsidRDefault="00125963" w:rsidP="00125963">
      <w:pPr>
        <w:widowControl w:val="0"/>
        <w:autoSpaceDE w:val="0"/>
        <w:autoSpaceDN w:val="0"/>
        <w:adjustRightInd w:val="0"/>
        <w:spacing w:after="0" w:line="240" w:lineRule="auto"/>
        <w:rPr>
          <w:del w:id="439" w:author="Palacherla, Susmitha C (NONUS)" w:date="2017-09-11T06:01:00Z"/>
        </w:rPr>
      </w:pPr>
      <w:del w:id="440" w:author="Palacherla, Susmitha C (NONUS)" w:date="2017-09-11T06:01:00Z">
        <w:r w:rsidDel="006E2ECD">
          <w:delText>GO</w:delText>
        </w:r>
      </w:del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F44E3B" w:rsidRPr="00F73703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ins w:id="441" w:author="Palacherla, Susmitha C (NONUS)" w:date="2017-09-11T06:02:00Z"/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76D48" wp14:editId="779823E4">
            <wp:extent cx="2143125" cy="11811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C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E2ECD" w:rsidRDefault="006E2ECD" w:rsidP="006E2ECD">
      <w:pPr>
        <w:rPr>
          <w:ins w:id="442" w:author="Palacherla, Susmitha C (NONUS)" w:date="2017-09-11T06:02:00Z"/>
        </w:rPr>
        <w:pPrChange w:id="443" w:author="Palacherla, Susmitha C (NONUS)" w:date="2017-09-11T06:02:00Z">
          <w:pPr>
            <w:ind w:left="1440"/>
          </w:pPr>
        </w:pPrChange>
      </w:pPr>
      <w:proofErr w:type="spellStart"/>
      <w:ins w:id="444" w:author="Palacherla, Susmitha C (NONUS)" w:date="2017-09-11T06:02:00Z">
        <w:r>
          <w:t>SQLStatement</w:t>
        </w:r>
        <w:proofErr w:type="spellEnd"/>
        <w:r>
          <w:t xml:space="preserve">: </w:t>
        </w:r>
        <w:r w:rsidRPr="00FE0F34">
          <w:t xml:space="preserve">Exec </w:t>
        </w:r>
        <w:r w:rsidRPr="00D329A1">
          <w:t>[EC]</w:t>
        </w:r>
        <w:proofErr w:type="gramStart"/>
        <w:r w:rsidRPr="00D329A1">
          <w:t>.[</w:t>
        </w:r>
        <w:proofErr w:type="spellStart"/>
        <w:proofErr w:type="gramEnd"/>
        <w:r w:rsidRPr="00D329A1">
          <w:t>sp_InsertInto_Coaching_Log_</w:t>
        </w:r>
        <w:r>
          <w:rPr>
            <w:rFonts w:asciiTheme="minorHAnsi" w:hAnsiTheme="minorHAnsi" w:cs="Segoe UI"/>
            <w:color w:val="000000" w:themeColor="text1"/>
          </w:rPr>
          <w:t>Generic</w:t>
        </w:r>
        <w:proofErr w:type="spellEnd"/>
        <w:r w:rsidRPr="00D329A1">
          <w:t>]</w:t>
        </w:r>
        <w:r w:rsidRPr="00FE0F34">
          <w:t xml:space="preserve">? </w:t>
        </w:r>
        <w:proofErr w:type="gramStart"/>
        <w:r w:rsidRPr="00FE0F34">
          <w:t>output</w:t>
        </w:r>
        <w:proofErr w:type="gramEnd"/>
      </w:ins>
    </w:p>
    <w:p w:rsidR="006E2ECD" w:rsidRDefault="006E2ECD" w:rsidP="006E2ECD">
      <w:pPr>
        <w:tabs>
          <w:tab w:val="left" w:pos="7480"/>
        </w:tabs>
        <w:rPr>
          <w:ins w:id="445" w:author="Palacherla, Susmitha C (NONUS)" w:date="2017-09-11T06:02:00Z"/>
        </w:rPr>
        <w:pPrChange w:id="446" w:author="Palacherla, Susmitha C (NONUS)" w:date="2017-09-11T06:02:00Z">
          <w:pPr>
            <w:ind w:left="1440"/>
          </w:pPr>
        </w:pPrChange>
      </w:pPr>
      <w:ins w:id="447" w:author="Palacherla, Susmitha C (NONUS)" w:date="2017-09-11T06:02:00Z">
        <w:r>
          <w:t xml:space="preserve">Parameter mapping: </w:t>
        </w:r>
      </w:ins>
    </w:p>
    <w:p w:rsidR="006E2ECD" w:rsidRDefault="006E2ECD" w:rsidP="006E2ECD">
      <w:pPr>
        <w:tabs>
          <w:tab w:val="left" w:pos="7480"/>
        </w:tabs>
        <w:rPr>
          <w:ins w:id="448" w:author="Palacherla, Susmitha C (NONUS)" w:date="2017-09-11T06:02:00Z"/>
        </w:rPr>
        <w:pPrChange w:id="449" w:author="Palacherla, Susmitha C (NONUS)" w:date="2017-09-11T06:02:00Z">
          <w:pPr>
            <w:ind w:left="1440"/>
          </w:pPr>
        </w:pPrChange>
      </w:pPr>
      <w:ins w:id="450" w:author="Palacherla, Susmitha C (NONUS)" w:date="2017-09-11T06:02:00Z">
        <w:r>
          <w:rPr>
            <w:noProof/>
          </w:rPr>
          <w:drawing>
            <wp:inline distT="0" distB="0" distL="0" distR="0" wp14:anchorId="55F03C12" wp14:editId="597CC703">
              <wp:extent cx="5448300" cy="819150"/>
              <wp:effectExtent l="0" t="0" r="0" b="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8300" cy="819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ab/>
        </w:r>
      </w:ins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D329A1" w:rsidDel="006E2EC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451" w:author="Palacherla, Susmitha C (NONUS)" w:date="2017-09-11T06:03:00Z"/>
        </w:rPr>
      </w:pPr>
      <w:del w:id="452" w:author="Palacherla, Susmitha C (NONUS)" w:date="2017-09-11T06:03:00Z">
        <w:r w:rsidRPr="00D329A1" w:rsidDel="006E2ECD">
          <w:delText>Executes Exec [EC].[sp_InsertInto_Coaching_Log_</w:delText>
        </w:r>
        <w:r w:rsidDel="006E2ECD">
          <w:rPr>
            <w:rFonts w:asciiTheme="minorHAnsi" w:hAnsiTheme="minorHAnsi" w:cs="Segoe UI"/>
            <w:color w:val="000000" w:themeColor="text1"/>
          </w:rPr>
          <w:delText>Generic</w:delText>
        </w:r>
        <w:r w:rsidRPr="00D329A1" w:rsidDel="006E2ECD">
          <w:delText>]</w:delText>
        </w:r>
      </w:del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Fact table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INSERT </w:t>
      </w:r>
      <w:proofErr w:type="gramStart"/>
      <w:r w:rsidRPr="00304E00">
        <w:rPr>
          <w:sz w:val="20"/>
          <w:szCs w:val="20"/>
        </w:rPr>
        <w:t>INTO[</w:t>
      </w:r>
      <w:proofErr w:type="gramEnd"/>
      <w:r w:rsidRPr="00304E00">
        <w:rPr>
          <w:sz w:val="20"/>
          <w:szCs w:val="20"/>
        </w:rPr>
        <w:t>EC].[</w:t>
      </w:r>
      <w:proofErr w:type="spellStart"/>
      <w:r w:rsidRPr="00304E00">
        <w:rPr>
          <w:sz w:val="20"/>
          <w:szCs w:val="20"/>
        </w:rPr>
        <w:t>Generic_Coaching_Fact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([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Module_ID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isCSE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Source_ID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Status_ID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Submitter_ID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CSR_EMPID]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CSR_LANID]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CSR_Site]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Program]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SubCoachingReason_ID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gramEnd"/>
      <w:r w:rsidRPr="00304E00">
        <w:rPr>
          <w:sz w:val="20"/>
          <w:szCs w:val="20"/>
        </w:rPr>
        <w:t>Value]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     </w:t>
      </w:r>
      <w:proofErr w:type="gramStart"/>
      <w:r w:rsidRPr="00304E00">
        <w:rPr>
          <w:sz w:val="20"/>
          <w:szCs w:val="20"/>
        </w:rPr>
        <w:t>,[</w:t>
      </w:r>
      <w:proofErr w:type="spellStart"/>
      <w:proofErr w:type="gramEnd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lastRenderedPageBreak/>
        <w:t xml:space="preserve">                  )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SELECT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Report_Code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Module_ID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isCSE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Form_Type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Source_ID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Status_ID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Event_Date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Submitted_Date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Start_Date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Submitter_ID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.[CSR_EMPID]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.[CSR_LANID]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.[CSR_Site]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.[Program]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SubCoachingReason_ID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.[Value]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TextDescription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</w:t>
      </w:r>
      <w:proofErr w:type="gramStart"/>
      <w:r w:rsidRPr="00304E00">
        <w:rPr>
          <w:sz w:val="20"/>
          <w:szCs w:val="20"/>
        </w:rPr>
        <w:t>,S</w:t>
      </w:r>
      <w:proofErr w:type="gramEnd"/>
      <w:r w:rsidRPr="00304E00">
        <w:rPr>
          <w:sz w:val="20"/>
          <w:szCs w:val="20"/>
        </w:rPr>
        <w:t>.[</w:t>
      </w:r>
      <w:proofErr w:type="spellStart"/>
      <w:r w:rsidRPr="00304E00">
        <w:rPr>
          <w:sz w:val="20"/>
          <w:szCs w:val="20"/>
        </w:rPr>
        <w:t>FileName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    FROM [EC]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Generic_Coaching_Stage</w:t>
      </w:r>
      <w:proofErr w:type="spellEnd"/>
      <w:r w:rsidRPr="00304E00">
        <w:rPr>
          <w:sz w:val="20"/>
          <w:szCs w:val="20"/>
        </w:rPr>
        <w:t>]S LEFT OUTER JOIN [EC].[</w:t>
      </w:r>
      <w:proofErr w:type="spellStart"/>
      <w:r w:rsidRPr="00304E00">
        <w:rPr>
          <w:sz w:val="20"/>
          <w:szCs w:val="20"/>
        </w:rPr>
        <w:t>Generic_Coaching_Fact</w:t>
      </w:r>
      <w:proofErr w:type="spellEnd"/>
      <w:r w:rsidRPr="00304E00">
        <w:rPr>
          <w:sz w:val="20"/>
          <w:szCs w:val="20"/>
        </w:rPr>
        <w:t>]F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ON S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]=F.[</w:t>
      </w:r>
      <w:proofErr w:type="spellStart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>]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AND </w:t>
      </w:r>
      <w:proofErr w:type="spellStart"/>
      <w:r w:rsidRPr="00304E00">
        <w:rPr>
          <w:sz w:val="20"/>
          <w:szCs w:val="20"/>
        </w:rPr>
        <w:t>S.Report_Code</w:t>
      </w:r>
      <w:proofErr w:type="spellEnd"/>
      <w:r w:rsidRPr="00304E00">
        <w:rPr>
          <w:sz w:val="20"/>
          <w:szCs w:val="20"/>
        </w:rPr>
        <w:t xml:space="preserve"> = </w:t>
      </w:r>
      <w:proofErr w:type="spellStart"/>
      <w:r w:rsidRPr="00304E00">
        <w:rPr>
          <w:sz w:val="20"/>
          <w:szCs w:val="20"/>
        </w:rPr>
        <w:t>F.Report_Code</w:t>
      </w:r>
      <w:proofErr w:type="spellEnd"/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 xml:space="preserve">  WHERE F</w:t>
      </w:r>
      <w:proofErr w:type="gramStart"/>
      <w:r w:rsidRPr="00304E00">
        <w:rPr>
          <w:sz w:val="20"/>
          <w:szCs w:val="20"/>
        </w:rPr>
        <w:t>.[</w:t>
      </w:r>
      <w:proofErr w:type="spellStart"/>
      <w:proofErr w:type="gramEnd"/>
      <w:r w:rsidRPr="00304E00">
        <w:rPr>
          <w:sz w:val="20"/>
          <w:szCs w:val="20"/>
        </w:rPr>
        <w:t>Report_ID</w:t>
      </w:r>
      <w:proofErr w:type="spellEnd"/>
      <w:r w:rsidRPr="00304E00">
        <w:rPr>
          <w:sz w:val="20"/>
          <w:szCs w:val="20"/>
        </w:rPr>
        <w:t xml:space="preserve">] IS NULL AND </w:t>
      </w:r>
      <w:proofErr w:type="spellStart"/>
      <w:r w:rsidRPr="00304E00">
        <w:rPr>
          <w:sz w:val="20"/>
          <w:szCs w:val="20"/>
        </w:rPr>
        <w:t>F.Report_Code</w:t>
      </w:r>
      <w:proofErr w:type="spellEnd"/>
      <w:r w:rsidRPr="00304E00">
        <w:rPr>
          <w:sz w:val="20"/>
          <w:szCs w:val="20"/>
        </w:rPr>
        <w:t xml:space="preserve"> IS NULL</w:t>
      </w:r>
    </w:p>
    <w:p w:rsidR="00125963" w:rsidRPr="00304E00" w:rsidRDefault="00125963" w:rsidP="00125963">
      <w:pPr>
        <w:spacing w:after="0"/>
        <w:ind w:left="1080"/>
        <w:rPr>
          <w:sz w:val="20"/>
          <w:szCs w:val="20"/>
        </w:rPr>
      </w:pPr>
      <w:r w:rsidRPr="00304E00">
        <w:rPr>
          <w:sz w:val="20"/>
          <w:szCs w:val="20"/>
        </w:rPr>
        <w:t>GO</w:t>
      </w:r>
    </w:p>
    <w:p w:rsidR="00125963" w:rsidRPr="00304E00" w:rsidRDefault="00125963" w:rsidP="00125963">
      <w:pPr>
        <w:rPr>
          <w:sz w:val="20"/>
          <w:szCs w:val="20"/>
        </w:rPr>
      </w:pPr>
    </w:p>
    <w:p w:rsidR="00F44E3B" w:rsidRPr="005F0717" w:rsidRDefault="00F44E3B" w:rsidP="00125963">
      <w:pPr>
        <w:pStyle w:val="ListParagraph"/>
        <w:numPr>
          <w:ilvl w:val="0"/>
          <w:numId w:val="31"/>
        </w:numPr>
      </w:pPr>
      <w:r w:rsidRPr="005F0717">
        <w:t xml:space="preserve">SQL Task: Load </w:t>
      </w:r>
      <w:r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A5DFA3" wp14:editId="508122CA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44E3B" w:rsidRPr="00E60F7F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5F0717" w:rsidRDefault="00F44E3B" w:rsidP="00F44E3B">
      <w:pPr>
        <w:pStyle w:val="ListParagraph"/>
        <w:numPr>
          <w:ilvl w:val="0"/>
          <w:numId w:val="31"/>
        </w:numPr>
      </w:pPr>
      <w:r w:rsidRPr="005F0717">
        <w:t>File System Task: Move file to backup folder</w:t>
      </w:r>
    </w:p>
    <w:p w:rsidR="00F44E3B" w:rsidRPr="001A3FAA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Pr="00C242D2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44E3B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304E00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</w:t>
      </w:r>
      <w:r w:rsidR="00BE2E93">
        <w:rPr>
          <w:rFonts w:asciiTheme="minorHAnsi" w:hAnsiTheme="minorHAnsi" w:cs="Arial"/>
          <w:b/>
        </w:rPr>
        <w:t>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F77E41" wp14:editId="150CE814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304E00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452AE" wp14:editId="7164DB16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EB4038" wp14:editId="5D520530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53" w:name="_Toc469401008"/>
      <w:r w:rsidRPr="0027630C">
        <w:rPr>
          <w:rFonts w:ascii="Calibri" w:hAnsi="Calibri" w:cs="Times New Roman"/>
          <w:color w:val="auto"/>
        </w:rPr>
        <w:t>Tables</w:t>
      </w:r>
      <w:bookmarkEnd w:id="45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54" w:name="_Toc469401009"/>
      <w:r w:rsidRPr="0027630C">
        <w:rPr>
          <w:rFonts w:ascii="Calibri" w:hAnsi="Calibri" w:cs="Times New Roman"/>
          <w:color w:val="auto"/>
        </w:rPr>
        <w:lastRenderedPageBreak/>
        <w:t>Procedures</w:t>
      </w:r>
      <w:bookmarkEnd w:id="454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  <w:tr w:rsidR="006E2ECD" w:rsidRPr="00E5799B" w:rsidTr="00A71CC9">
        <w:trPr>
          <w:trHeight w:val="279"/>
          <w:jc w:val="center"/>
          <w:ins w:id="455" w:author="Palacherla, Susmitha C (NONUS)" w:date="2017-09-11T06:03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Default="006E2ECD" w:rsidP="00A71CC9">
            <w:pPr>
              <w:keepNext/>
              <w:keepLines/>
              <w:spacing w:line="240" w:lineRule="auto"/>
              <w:rPr>
                <w:ins w:id="456" w:author="Palacherla, Susmitha C (NONUS)" w:date="2017-09-11T06:03:00Z"/>
                <w:rFonts w:ascii="Arial" w:hAnsi="Arial" w:cs="Arial"/>
              </w:rPr>
            </w:pPr>
            <w:ins w:id="457" w:author="Palacherla, Susmitha C (NONUS)" w:date="2017-09-11T06:04:00Z">
              <w:r>
                <w:rPr>
                  <w:rFonts w:ascii="Arial" w:hAnsi="Arial" w:cs="Arial"/>
                </w:rPr>
                <w:t>2.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Default="006E2ECD" w:rsidP="0095088D">
            <w:pPr>
              <w:rPr>
                <w:ins w:id="458" w:author="Palacherla, Susmitha C (NONUS)" w:date="2017-09-11T06:03:00Z"/>
                <w:color w:val="000000"/>
              </w:rPr>
            </w:pPr>
            <w:proofErr w:type="spellStart"/>
            <w:ins w:id="459" w:author="Palacherla, Susmitha C (NONUS)" w:date="2017-09-11T06:05:00Z">
              <w:r w:rsidRPr="006E2ECD">
                <w:rPr>
                  <w:color w:val="000000"/>
                </w:rPr>
                <w:t>sp_Update_Generic_Coaching_Stage</w:t>
              </w:r>
            </w:ins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Default="006E2ECD" w:rsidP="006E2ECD">
            <w:pPr>
              <w:spacing w:line="240" w:lineRule="auto"/>
              <w:rPr>
                <w:ins w:id="460" w:author="Palacherla, Susmitha C (NONUS)" w:date="2017-09-11T06:03:00Z"/>
                <w:rFonts w:ascii="Arial" w:hAnsi="Arial" w:cs="Arial"/>
              </w:rPr>
              <w:pPrChange w:id="461" w:author="Palacherla, Susmitha C (NONUS)" w:date="2017-09-11T06:05:00Z">
                <w:pPr>
                  <w:spacing w:line="240" w:lineRule="auto"/>
                </w:pPr>
              </w:pPrChange>
            </w:pPr>
            <w:ins w:id="462" w:author="Palacherla, Susmitha C (NONUS)" w:date="2017-09-11T06:05:00Z">
              <w:r>
                <w:rPr>
                  <w:rFonts w:ascii="Arial" w:hAnsi="Arial" w:cs="Arial"/>
                </w:rPr>
                <w:t xml:space="preserve">Load: </w:t>
              </w:r>
              <w:r>
                <w:rPr>
                  <w:rFonts w:ascii="Arial" w:hAnsi="Arial" w:cs="Arial"/>
                </w:rPr>
                <w:t xml:space="preserve">Populate attributes like </w:t>
              </w:r>
              <w:proofErr w:type="spellStart"/>
              <w:r>
                <w:rPr>
                  <w:rFonts w:ascii="Arial" w:hAnsi="Arial" w:cs="Arial"/>
                </w:rPr>
                <w:t>lanid</w:t>
              </w:r>
              <w:proofErr w:type="spellEnd"/>
              <w:r>
                <w:rPr>
                  <w:rFonts w:ascii="Arial" w:hAnsi="Arial" w:cs="Arial"/>
                </w:rPr>
                <w:t xml:space="preserve">, site, program, Module </w:t>
              </w:r>
              <w:proofErr w:type="spellStart"/>
              <w:r>
                <w:rPr>
                  <w:rFonts w:ascii="Arial" w:hAnsi="Arial" w:cs="Arial"/>
                </w:rPr>
                <w:t>etc</w:t>
              </w:r>
              <w:proofErr w:type="spellEnd"/>
              <w:r>
                <w:rPr>
                  <w:rFonts w:ascii="Arial" w:hAnsi="Arial" w:cs="Arial"/>
                </w:rPr>
                <w:t xml:space="preserve"> </w:t>
              </w:r>
            </w:ins>
          </w:p>
        </w:tc>
      </w:tr>
      <w:tr w:rsidR="006E2ECD" w:rsidRPr="00E5799B" w:rsidTr="00A71CC9">
        <w:trPr>
          <w:trHeight w:val="279"/>
          <w:jc w:val="center"/>
          <w:ins w:id="463" w:author="Palacherla, Susmitha C (NONUS)" w:date="2017-09-11T06:05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Default="006E2ECD" w:rsidP="00A71CC9">
            <w:pPr>
              <w:keepNext/>
              <w:keepLines/>
              <w:spacing w:line="240" w:lineRule="auto"/>
              <w:rPr>
                <w:ins w:id="464" w:author="Palacherla, Susmitha C (NONUS)" w:date="2017-09-11T06:05:00Z"/>
                <w:rFonts w:ascii="Arial" w:hAnsi="Arial" w:cs="Arial"/>
              </w:rPr>
            </w:pPr>
            <w:ins w:id="465" w:author="Palacherla, Susmitha C (NONUS)" w:date="2017-09-11T06:05:00Z">
              <w:r>
                <w:rPr>
                  <w:rFonts w:ascii="Arial" w:hAnsi="Arial" w:cs="Arial"/>
                </w:rPr>
                <w:t>3.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Pr="006E2ECD" w:rsidRDefault="006E2ECD" w:rsidP="0095088D">
            <w:pPr>
              <w:rPr>
                <w:ins w:id="466" w:author="Palacherla, Susmitha C (NONUS)" w:date="2017-09-11T06:05:00Z"/>
                <w:color w:val="000000"/>
              </w:rPr>
            </w:pPr>
            <w:proofErr w:type="spellStart"/>
            <w:ins w:id="467" w:author="Palacherla, Susmitha C (NONUS)" w:date="2017-09-11T06:05:00Z">
              <w:r w:rsidRPr="006E2ECD">
                <w:rPr>
                  <w:color w:val="000000"/>
                </w:rPr>
                <w:t>sp_InsertInto_Generic_Rejected</w:t>
              </w:r>
              <w:proofErr w:type="spellEnd"/>
            </w:ins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Default="006E2ECD" w:rsidP="0095088D">
            <w:pPr>
              <w:spacing w:line="240" w:lineRule="auto"/>
              <w:rPr>
                <w:ins w:id="468" w:author="Palacherla, Susmitha C (NONUS)" w:date="2017-09-11T06:05:00Z"/>
                <w:rFonts w:ascii="Arial" w:hAnsi="Arial" w:cs="Arial"/>
              </w:rPr>
            </w:pPr>
            <w:ins w:id="469" w:author="Palacherla, Susmitha C (NONUS)" w:date="2017-09-11T06:06:00Z">
              <w:r>
                <w:rPr>
                  <w:rFonts w:ascii="Arial" w:hAnsi="Arial" w:cs="Arial"/>
                </w:rPr>
                <w:t>Load: Reject records that do not belong to valid Active employee record for required Module.</w:t>
              </w:r>
            </w:ins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470" w:name="_Toc469401010"/>
      <w:r>
        <w:rPr>
          <w:rFonts w:ascii="Calibri" w:hAnsi="Calibri" w:cs="Times New Roman"/>
          <w:color w:val="auto"/>
        </w:rPr>
        <w:t>Functions</w:t>
      </w:r>
      <w:bookmarkEnd w:id="47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952CFB" w:rsidP="007C682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fn_intModuleIDFromEmpID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952CFB" w:rsidP="007C6827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Generic Data</w:t>
            </w:r>
          </w:p>
        </w:tc>
      </w:tr>
      <w:tr w:rsidR="006E2ECD" w:rsidRPr="00E5799B" w:rsidTr="007C6827">
        <w:trPr>
          <w:trHeight w:val="279"/>
          <w:jc w:val="center"/>
          <w:ins w:id="471" w:author="Palacherla, Susmitha C (NONUS)" w:date="2017-09-11T06:07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Default="006E2ECD" w:rsidP="007C6827">
            <w:pPr>
              <w:keepNext/>
              <w:keepLines/>
              <w:spacing w:line="240" w:lineRule="auto"/>
              <w:rPr>
                <w:ins w:id="472" w:author="Palacherla, Susmitha C (NONUS)" w:date="2017-09-11T06:07:00Z"/>
                <w:rFonts w:ascii="Arial" w:hAnsi="Arial" w:cs="Arial"/>
              </w:rPr>
            </w:pPr>
            <w:ins w:id="473" w:author="Palacherla, Susmitha C (NONUS)" w:date="2017-09-11T06:07:00Z">
              <w:r>
                <w:rPr>
                  <w:rFonts w:ascii="Arial" w:hAnsi="Arial" w:cs="Arial"/>
                </w:rPr>
                <w:t>2.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Default="006E2ECD" w:rsidP="007C6827">
            <w:pPr>
              <w:rPr>
                <w:ins w:id="474" w:author="Palacherla, Susmitha C (NONUS)" w:date="2017-09-11T06:07:00Z"/>
                <w:color w:val="000000"/>
              </w:rPr>
            </w:pPr>
            <w:proofErr w:type="spellStart"/>
            <w:ins w:id="475" w:author="Palacherla, Susmitha C (NONUS)" w:date="2017-09-11T06:07:00Z">
              <w:r w:rsidRPr="006E2ECD">
                <w:rPr>
                  <w:color w:val="000000"/>
                </w:rPr>
                <w:t>n_intSubCoachReasonIDFromRptCode</w:t>
              </w:r>
              <w:proofErr w:type="spellEnd"/>
            </w:ins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Default="006E2ECD" w:rsidP="007C6827">
            <w:pPr>
              <w:spacing w:line="240" w:lineRule="auto"/>
              <w:rPr>
                <w:ins w:id="476" w:author="Palacherla, Susmitha C (NONUS)" w:date="2017-09-11T06:07:00Z"/>
                <w:rFonts w:ascii="Arial" w:hAnsi="Arial" w:cs="Arial"/>
              </w:rPr>
            </w:pPr>
            <w:ins w:id="477" w:author="Palacherla, Susmitha C (NONUS)" w:date="2017-09-11T06:07:00Z">
              <w:r>
                <w:rPr>
                  <w:rFonts w:ascii="Arial" w:hAnsi="Arial" w:cs="Arial"/>
                </w:rPr>
                <w:t xml:space="preserve">Load: Determine </w:t>
              </w:r>
              <w:proofErr w:type="spellStart"/>
              <w:r>
                <w:rPr>
                  <w:rFonts w:ascii="Arial" w:hAnsi="Arial" w:cs="Arial"/>
                </w:rPr>
                <w:t>subcoachingReasonID</w:t>
              </w:r>
              <w:proofErr w:type="spellEnd"/>
            </w:ins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</w:t>
      </w:r>
      <w:r w:rsidR="00D329A1" w:rsidRPr="00D329A1">
        <w:rPr>
          <w:noProof/>
        </w:rPr>
        <w:t>_</w:t>
      </w:r>
      <w:r w:rsidR="00B307B1" w:rsidRPr="00952CFB">
        <w:rPr>
          <w:noProof/>
        </w:rPr>
        <w:t>Generic</w:t>
      </w:r>
      <w:r w:rsidR="00F92AFA" w:rsidRPr="00952CFB">
        <w:rPr>
          <w:noProof/>
        </w:rPr>
        <w:t>_L</w:t>
      </w:r>
      <w:bookmarkStart w:id="478" w:name="_GoBack"/>
      <w:bookmarkEnd w:id="478"/>
      <w:r w:rsidR="00F92AFA" w:rsidRPr="00952CFB">
        <w:rPr>
          <w:noProof/>
        </w:rPr>
        <w:t>oad_Create</w:t>
      </w:r>
      <w:proofErr w:type="spellEnd"/>
    </w:p>
    <w:sectPr w:rsidR="0017605E" w:rsidSect="00D47089">
      <w:footerReference w:type="default" r:id="rId7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630D" w:rsidRDefault="0044630D" w:rsidP="009F2A51">
      <w:pPr>
        <w:spacing w:after="0" w:line="240" w:lineRule="auto"/>
      </w:pPr>
      <w:r>
        <w:separator/>
      </w:r>
    </w:p>
  </w:endnote>
  <w:endnote w:type="continuationSeparator" w:id="0">
    <w:p w:rsidR="0044630D" w:rsidRDefault="0044630D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1EE9" w:rsidRDefault="00D91EE9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D91EE9" w:rsidRDefault="00D91EE9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9/11/17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D91EE9" w:rsidRDefault="00D91EE9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D91EE9" w:rsidRDefault="00D91EE9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6E2ECD">
      <w:rPr>
        <w:rStyle w:val="PageNumber"/>
        <w:noProof/>
        <w:sz w:val="18"/>
      </w:rPr>
      <w:t>36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630D" w:rsidRDefault="0044630D" w:rsidP="009F2A51">
      <w:pPr>
        <w:spacing w:after="0" w:line="240" w:lineRule="auto"/>
      </w:pPr>
      <w:r>
        <w:separator/>
      </w:r>
    </w:p>
  </w:footnote>
  <w:footnote w:type="continuationSeparator" w:id="0">
    <w:p w:rsidR="0044630D" w:rsidRDefault="0044630D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6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6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0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9"/>
  </w:num>
  <w:num w:numId="2">
    <w:abstractNumId w:val="20"/>
  </w:num>
  <w:num w:numId="3">
    <w:abstractNumId w:val="4"/>
  </w:num>
  <w:num w:numId="4">
    <w:abstractNumId w:val="15"/>
  </w:num>
  <w:num w:numId="5">
    <w:abstractNumId w:val="11"/>
  </w:num>
  <w:num w:numId="6">
    <w:abstractNumId w:val="30"/>
  </w:num>
  <w:num w:numId="7">
    <w:abstractNumId w:val="29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</w:num>
  <w:num w:numId="11">
    <w:abstractNumId w:val="10"/>
  </w:num>
  <w:num w:numId="12">
    <w:abstractNumId w:val="27"/>
  </w:num>
  <w:num w:numId="13">
    <w:abstractNumId w:val="2"/>
  </w:num>
  <w:num w:numId="14">
    <w:abstractNumId w:val="17"/>
  </w:num>
  <w:num w:numId="15">
    <w:abstractNumId w:val="24"/>
  </w:num>
  <w:num w:numId="16">
    <w:abstractNumId w:val="12"/>
  </w:num>
  <w:num w:numId="17">
    <w:abstractNumId w:val="18"/>
  </w:num>
  <w:num w:numId="18">
    <w:abstractNumId w:val="9"/>
  </w:num>
  <w:num w:numId="19">
    <w:abstractNumId w:val="3"/>
  </w:num>
  <w:num w:numId="20">
    <w:abstractNumId w:val="26"/>
  </w:num>
  <w:num w:numId="21">
    <w:abstractNumId w:val="23"/>
  </w:num>
  <w:num w:numId="22">
    <w:abstractNumId w:val="7"/>
  </w:num>
  <w:num w:numId="23">
    <w:abstractNumId w:val="25"/>
  </w:num>
  <w:num w:numId="24">
    <w:abstractNumId w:val="21"/>
  </w:num>
  <w:num w:numId="25">
    <w:abstractNumId w:val="1"/>
  </w:num>
  <w:num w:numId="26">
    <w:abstractNumId w:val="1"/>
  </w:num>
  <w:num w:numId="27">
    <w:abstractNumId w:val="22"/>
  </w:num>
  <w:num w:numId="28">
    <w:abstractNumId w:val="1"/>
  </w:num>
  <w:num w:numId="29">
    <w:abstractNumId w:val="14"/>
  </w:num>
  <w:num w:numId="30">
    <w:abstractNumId w:val="16"/>
  </w:num>
  <w:num w:numId="31">
    <w:abstractNumId w:val="0"/>
  </w:num>
  <w:num w:numId="32">
    <w:abstractNumId w:val="6"/>
  </w:num>
  <w:num w:numId="33">
    <w:abstractNumId w:val="13"/>
  </w:num>
  <w:num w:numId="34">
    <w:abstractNumId w:val="8"/>
  </w:num>
  <w:num w:numId="35">
    <w:abstractNumId w:val="5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503A"/>
    <w:rsid w:val="00060E62"/>
    <w:rsid w:val="0008338D"/>
    <w:rsid w:val="00087E58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605E"/>
    <w:rsid w:val="001822D4"/>
    <w:rsid w:val="00190085"/>
    <w:rsid w:val="001A6DE7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5D3B"/>
    <w:rsid w:val="002F47D9"/>
    <w:rsid w:val="002F5746"/>
    <w:rsid w:val="002F6E4C"/>
    <w:rsid w:val="003011AB"/>
    <w:rsid w:val="00304E00"/>
    <w:rsid w:val="00304EEA"/>
    <w:rsid w:val="00320E41"/>
    <w:rsid w:val="00323C43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4630D"/>
    <w:rsid w:val="00452D84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3D97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11EE1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160B2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3F30"/>
    <w:rsid w:val="00894FF0"/>
    <w:rsid w:val="008A093F"/>
    <w:rsid w:val="008C2FA7"/>
    <w:rsid w:val="008C584B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1EE9"/>
    <w:rsid w:val="00D93C14"/>
    <w:rsid w:val="00DA3001"/>
    <w:rsid w:val="00DC43BA"/>
    <w:rsid w:val="00DC6A7C"/>
    <w:rsid w:val="00DD0B27"/>
    <w:rsid w:val="00DF2948"/>
    <w:rsid w:val="00E0110B"/>
    <w:rsid w:val="00E012D4"/>
    <w:rsid w:val="00E26657"/>
    <w:rsid w:val="00E3438D"/>
    <w:rsid w:val="00E3461D"/>
    <w:rsid w:val="00E36F9D"/>
    <w:rsid w:val="00E41548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rivscors01\BCC%20Scorecards\Coaching\GenFeeds\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file:///\\F3420-ECLDBT01\data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0" Type="http://schemas.openxmlformats.org/officeDocument/2006/relationships/hyperlink" Target="file:///\\F3420-ECLDBD01\data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hyperlink" Target="file:///\\VDENSSDBP07\scorecard-ssis\Coaching\Training%20_Coaching.dts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VRIVSCORS01\BCC%20Scorecards\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F9E826-A07D-49E3-950E-CBEECE1D3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36</Pages>
  <Words>3008</Words>
  <Characters>17149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20117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6</cp:revision>
  <dcterms:created xsi:type="dcterms:W3CDTF">2017-09-11T09:24:00Z</dcterms:created>
  <dcterms:modified xsi:type="dcterms:W3CDTF">2017-09-11T10:07:00Z</dcterms:modified>
</cp:coreProperties>
</file>