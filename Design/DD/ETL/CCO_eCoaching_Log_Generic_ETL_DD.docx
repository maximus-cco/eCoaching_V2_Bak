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7E34F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49A803F2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4DAC483C" w14:textId="77777777" w:rsidR="0063496D" w:rsidRPr="007665CA" w:rsidRDefault="0063496D" w:rsidP="00677E9D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655C0DCC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178A2972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2A64C831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7760C81B" w14:textId="012ACEB2" w:rsidR="001B4454" w:rsidRPr="00677E9D" w:rsidRDefault="001B4454" w:rsidP="001B4454">
      <w:pPr>
        <w:pStyle w:val="BodyText"/>
        <w:spacing w:before="240" w:after="60"/>
        <w:jc w:val="center"/>
        <w:rPr>
          <w:b/>
          <w:sz w:val="32"/>
        </w:rPr>
      </w:pPr>
      <w:proofErr w:type="spellStart"/>
      <w:r w:rsidRPr="00677E9D">
        <w:rPr>
          <w:b/>
          <w:sz w:val="32"/>
        </w:rPr>
        <w:t>eCoaching_</w:t>
      </w:r>
      <w:r w:rsidR="00B307B1" w:rsidRPr="00677E9D">
        <w:rPr>
          <w:b/>
          <w:sz w:val="32"/>
        </w:rPr>
        <w:t>Generic</w:t>
      </w:r>
      <w:r w:rsidRPr="00677E9D">
        <w:rPr>
          <w:b/>
          <w:sz w:val="32"/>
        </w:rPr>
        <w:t>_Load</w:t>
      </w:r>
      <w:proofErr w:type="spellEnd"/>
    </w:p>
    <w:p w14:paraId="56E99883" w14:textId="77777777" w:rsidR="009F2A51" w:rsidRPr="00677E9D" w:rsidRDefault="001B4454" w:rsidP="009F2A51">
      <w:pPr>
        <w:pStyle w:val="BodyText"/>
        <w:spacing w:before="240" w:after="60"/>
        <w:jc w:val="center"/>
        <w:rPr>
          <w:b/>
          <w:sz w:val="32"/>
        </w:rPr>
      </w:pPr>
      <w:r w:rsidRPr="00677E9D">
        <w:rPr>
          <w:b/>
          <w:sz w:val="32"/>
        </w:rPr>
        <w:t xml:space="preserve">SSIS </w:t>
      </w:r>
      <w:r w:rsidR="009F2A51" w:rsidRPr="00677E9D">
        <w:rPr>
          <w:b/>
          <w:sz w:val="32"/>
        </w:rPr>
        <w:t>Detail Design Document</w:t>
      </w:r>
    </w:p>
    <w:p w14:paraId="5A8CB839" w14:textId="77777777" w:rsidR="009F2A51" w:rsidRPr="00677E9D" w:rsidRDefault="009F2A51" w:rsidP="009F2A51">
      <w:pPr>
        <w:pStyle w:val="Title1"/>
        <w:ind w:right="-27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__________________________</w:t>
      </w:r>
    </w:p>
    <w:p w14:paraId="63844C5B" w14:textId="77777777" w:rsidR="009F2A51" w:rsidRPr="00677E9D" w:rsidRDefault="009F2A51" w:rsidP="009F2A51">
      <w:pPr>
        <w:ind w:right="-270"/>
        <w:rPr>
          <w:rFonts w:ascii="Times New Roman" w:hAnsi="Times New Roman"/>
        </w:rPr>
      </w:pPr>
    </w:p>
    <w:p w14:paraId="65721D3E" w14:textId="77777777" w:rsidR="009F2A51" w:rsidRPr="00677E9D" w:rsidRDefault="009F2A51" w:rsidP="009F2A51">
      <w:pPr>
        <w:ind w:right="-270"/>
        <w:rPr>
          <w:rFonts w:ascii="Times New Roman" w:hAnsi="Times New Roman"/>
        </w:rPr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963"/>
      </w:tblGrid>
      <w:tr w:rsidR="009F2A51" w:rsidRPr="007F7B2E" w14:paraId="7AAFF7DF" w14:textId="77777777" w:rsidTr="00A20702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5D8B9B9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659E51E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Last Review</w:t>
            </w:r>
          </w:p>
        </w:tc>
        <w:tc>
          <w:tcPr>
            <w:tcW w:w="3963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01B793DB" w14:textId="77777777"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Description</w:t>
            </w:r>
          </w:p>
        </w:tc>
      </w:tr>
      <w:tr w:rsidR="00DA14CF" w:rsidRPr="007F7B2E" w14:paraId="3387F3AC" w14:textId="77777777" w:rsidTr="005C259C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BC51283" w14:textId="46347960" w:rsidR="00DA14CF" w:rsidRPr="00677E9D" w:rsidRDefault="00DA14CF" w:rsidP="00DA14CF">
            <w:pPr>
              <w:ind w:left="-12" w:right="-270"/>
              <w:jc w:val="center"/>
              <w:rPr>
                <w:rFonts w:ascii="Times New Roman" w:hAnsi="Times New Roman"/>
              </w:rPr>
            </w:pPr>
            <w:del w:id="0" w:author="Palacherla, Susmitha C" w:date="2024-01-10T15:59:00Z">
              <w:r w:rsidDel="001E5B1F">
                <w:rPr>
                  <w:rFonts w:ascii="Times New Roman" w:hAnsi="Times New Roman"/>
                </w:rPr>
                <w:delText>12/28/2023</w:delText>
              </w:r>
            </w:del>
            <w:ins w:id="1" w:author="Palacherla, Susmitha C" w:date="2024-01-10T15:59:00Z">
              <w:r w:rsidR="001E5B1F">
                <w:rPr>
                  <w:rFonts w:ascii="Times New Roman" w:hAnsi="Times New Roman"/>
                </w:rPr>
                <w:t>1/10/2024</w:t>
              </w:r>
            </w:ins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263F6BE" w14:textId="77777777" w:rsidR="00DA14CF" w:rsidRPr="00677E9D" w:rsidRDefault="00DA14CF" w:rsidP="00DA14CF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3963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2FFDB7FB" w14:textId="51735860" w:rsidR="00DA14CF" w:rsidRPr="00677E9D" w:rsidRDefault="001E5B1F" w:rsidP="00DA14CF">
            <w:pPr>
              <w:ind w:right="-270"/>
              <w:rPr>
                <w:rFonts w:ascii="Times New Roman" w:hAnsi="Times New Roman"/>
              </w:rPr>
            </w:pPr>
            <w:ins w:id="2" w:author="Palacherla, Susmitha C" w:date="2024-01-10T16:00:00Z">
              <w:r w:rsidRPr="001E5B1F">
                <w:rPr>
                  <w:rFonts w:ascii="Times New Roman" w:hAnsi="Times New Roman"/>
                  <w:sz w:val="24"/>
                </w:rPr>
                <w:t>TFS 27523 - Dashboard to view the feed load history in the Admin Tool</w:t>
              </w:r>
            </w:ins>
            <w:del w:id="3" w:author="Palacherla, Susmitha C" w:date="2024-01-10T16:00:00Z">
              <w:r w:rsidR="00DA14CF" w:rsidRPr="00F40507" w:rsidDel="001E5B1F">
                <w:rPr>
                  <w:rFonts w:ascii="Times New Roman" w:hAnsi="Times New Roman"/>
                  <w:sz w:val="24"/>
                </w:rPr>
                <w:delText>TFS 27441 - Setup email alert when unexpected file staged</w:delText>
              </w:r>
            </w:del>
          </w:p>
        </w:tc>
      </w:tr>
    </w:tbl>
    <w:p w14:paraId="019BDF03" w14:textId="77777777" w:rsidR="009F2A51" w:rsidRPr="00677E9D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0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2D38904E" wp14:editId="6E04DC7F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4B8BDE03" wp14:editId="4FD0E5E4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677E9D">
        <w:rPr>
          <w:rFonts w:ascii="Times New Roman" w:hAnsi="Times New Roman"/>
          <w:b w:val="0"/>
          <w:sz w:val="22"/>
        </w:rPr>
        <w:t>Prepared by: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202048" w:rsidRPr="00677E9D">
        <w:rPr>
          <w:rFonts w:ascii="Times New Roman" w:hAnsi="Times New Roman"/>
          <w:b w:val="0"/>
          <w:sz w:val="20"/>
        </w:rPr>
        <w:t>Susmitha Palacherla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2"/>
        </w:rPr>
        <w:t xml:space="preserve">Date:  </w:t>
      </w:r>
      <w:r w:rsidR="00ED0CDF" w:rsidRPr="00677E9D">
        <w:rPr>
          <w:rFonts w:ascii="Times New Roman" w:hAnsi="Times New Roman"/>
          <w:b w:val="0"/>
          <w:sz w:val="22"/>
          <w:szCs w:val="22"/>
        </w:rPr>
        <w:t>12/12</w:t>
      </w:r>
      <w:r w:rsidR="0094076B" w:rsidRPr="00677E9D">
        <w:rPr>
          <w:rFonts w:ascii="Times New Roman" w:hAnsi="Times New Roman"/>
          <w:b w:val="0"/>
          <w:sz w:val="22"/>
          <w:szCs w:val="22"/>
        </w:rPr>
        <w:t>/2016</w:t>
      </w:r>
    </w:p>
    <w:p w14:paraId="53C71B2E" w14:textId="77777777" w:rsidR="009F2A51" w:rsidRPr="00677E9D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186A8A2F" w14:textId="77777777" w:rsidR="009F2A51" w:rsidRPr="00677E9D" w:rsidRDefault="009F2A51" w:rsidP="009F2A51">
      <w:pPr>
        <w:pStyle w:val="BodyText"/>
      </w:pPr>
      <w:r w:rsidRPr="00677E9D">
        <w:t xml:space="preserve">Department, Location: </w:t>
      </w:r>
      <w:r w:rsidRPr="00677E9D">
        <w:tab/>
      </w:r>
      <w:r w:rsidRPr="00677E9D">
        <w:tab/>
      </w:r>
      <w:r w:rsidR="00202048" w:rsidRPr="00677E9D">
        <w:t>Health Solutions Division</w:t>
      </w:r>
    </w:p>
    <w:p w14:paraId="4A43DD2E" w14:textId="77777777" w:rsidR="009F2A51" w:rsidRPr="00677E9D" w:rsidRDefault="00304EEA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1C103CA3" wp14:editId="35F306C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2888F8B7" w14:textId="77777777" w:rsidR="009F2A51" w:rsidRPr="00677E9D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75766F8" wp14:editId="7F1602CB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0A7629A0" wp14:editId="7227869C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677E9D">
        <w:rPr>
          <w:rFonts w:ascii="Times New Roman" w:hAnsi="Times New Roman"/>
          <w:b w:val="0"/>
          <w:sz w:val="22"/>
        </w:rPr>
        <w:t>Approved by: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2"/>
        </w:rPr>
        <w:t xml:space="preserve">Date: </w:t>
      </w:r>
    </w:p>
    <w:p w14:paraId="29BA5781" w14:textId="77777777" w:rsidR="009F2A51" w:rsidRPr="00677E9D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6CBBAD3A" w14:textId="77777777" w:rsidR="007F7B2E" w:rsidRDefault="007F7B2E" w:rsidP="009F2A51">
      <w:pPr>
        <w:pStyle w:val="hdr1"/>
        <w:ind w:left="0" w:right="-270"/>
        <w:jc w:val="center"/>
        <w:rPr>
          <w:b/>
          <w:sz w:val="28"/>
        </w:rPr>
      </w:pPr>
    </w:p>
    <w:p w14:paraId="76F18134" w14:textId="77777777" w:rsidR="007F7B2E" w:rsidRDefault="007F7B2E" w:rsidP="009F2A51">
      <w:pPr>
        <w:pStyle w:val="hdr1"/>
        <w:ind w:left="0" w:right="-270"/>
        <w:jc w:val="center"/>
        <w:rPr>
          <w:b/>
          <w:sz w:val="28"/>
        </w:rPr>
      </w:pPr>
    </w:p>
    <w:p w14:paraId="29F6A0E7" w14:textId="77777777" w:rsidR="009F2A51" w:rsidRPr="00677E9D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677E9D">
        <w:rPr>
          <w:b/>
          <w:sz w:val="28"/>
        </w:rPr>
        <w:t>Change History Log</w:t>
      </w:r>
    </w:p>
    <w:p w14:paraId="75877EE1" w14:textId="77777777" w:rsidR="009F2A51" w:rsidRPr="007F7B2E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325B5B" w:rsidRPr="007F7B2E" w14:paraId="6F4BC75A" w14:textId="77777777" w:rsidTr="00677E9D">
        <w:trPr>
          <w:tblHeader/>
        </w:trPr>
        <w:tc>
          <w:tcPr>
            <w:tcW w:w="1440" w:type="dxa"/>
            <w:shd w:val="solid" w:color="auto" w:fill="000000"/>
          </w:tcPr>
          <w:p w14:paraId="6A1B6A15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8C19AA5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76567ECF" w14:textId="77777777"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Author</w:t>
            </w:r>
          </w:p>
        </w:tc>
      </w:tr>
      <w:tr w:rsidR="00325B5B" w:rsidRPr="007F7B2E" w14:paraId="50111AF4" w14:textId="77777777" w:rsidTr="00677E9D">
        <w:tc>
          <w:tcPr>
            <w:tcW w:w="1440" w:type="dxa"/>
          </w:tcPr>
          <w:p w14:paraId="492BC726" w14:textId="77777777" w:rsidR="00325B5B" w:rsidRPr="007F7B2E" w:rsidRDefault="00325B5B" w:rsidP="00A440F9">
            <w:pPr>
              <w:pStyle w:val="hdr1"/>
              <w:ind w:left="0"/>
              <w:jc w:val="left"/>
            </w:pPr>
            <w:r w:rsidRPr="00677E9D">
              <w:t>4/11/2016</w:t>
            </w:r>
          </w:p>
        </w:tc>
        <w:tc>
          <w:tcPr>
            <w:tcW w:w="5238" w:type="dxa"/>
          </w:tcPr>
          <w:p w14:paraId="2F83D599" w14:textId="77777777" w:rsidR="00325B5B" w:rsidRPr="007F7B2E" w:rsidRDefault="00325B5B" w:rsidP="0094076B">
            <w:pPr>
              <w:pStyle w:val="hdr1"/>
              <w:ind w:left="0"/>
              <w:jc w:val="left"/>
            </w:pPr>
            <w:r w:rsidRPr="007F7B2E">
              <w:t>1.0 Initial revision. TFS 2470</w:t>
            </w:r>
          </w:p>
        </w:tc>
        <w:tc>
          <w:tcPr>
            <w:tcW w:w="2790" w:type="dxa"/>
          </w:tcPr>
          <w:p w14:paraId="6FA60B6C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35FBDC66" w14:textId="77777777" w:rsidTr="00677E9D">
        <w:tc>
          <w:tcPr>
            <w:tcW w:w="1440" w:type="dxa"/>
          </w:tcPr>
          <w:p w14:paraId="3B43F20F" w14:textId="77777777" w:rsidR="00325B5B" w:rsidRPr="007F7B2E" w:rsidRDefault="00325B5B" w:rsidP="00C57C3E">
            <w:pPr>
              <w:pStyle w:val="hdr1"/>
              <w:ind w:left="0"/>
              <w:jc w:val="left"/>
            </w:pPr>
            <w:r w:rsidRPr="007F7B2E">
              <w:t>12/12/2016</w:t>
            </w:r>
          </w:p>
        </w:tc>
        <w:tc>
          <w:tcPr>
            <w:tcW w:w="5238" w:type="dxa"/>
          </w:tcPr>
          <w:p w14:paraId="38AA071C" w14:textId="77777777" w:rsidR="00325B5B" w:rsidRPr="007F7B2E" w:rsidRDefault="00325B5B" w:rsidP="00ED0CDF">
            <w:pPr>
              <w:pStyle w:val="hdr1"/>
              <w:ind w:left="0"/>
              <w:jc w:val="left"/>
            </w:pPr>
            <w:r w:rsidRPr="007F7B2E">
              <w:t>2.0 Updates for TFS 4916. Adding an additional container for non-SEA Ad-hoc generic feeds where attributes will be included in the file.</w:t>
            </w:r>
          </w:p>
        </w:tc>
        <w:tc>
          <w:tcPr>
            <w:tcW w:w="2790" w:type="dxa"/>
          </w:tcPr>
          <w:p w14:paraId="6DDF98F5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09ADC25A" w14:textId="77777777" w:rsidTr="00677E9D">
        <w:tc>
          <w:tcPr>
            <w:tcW w:w="1440" w:type="dxa"/>
          </w:tcPr>
          <w:p w14:paraId="1A431664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7F7B2E">
              <w:t>8/14/2017</w:t>
            </w:r>
          </w:p>
        </w:tc>
        <w:tc>
          <w:tcPr>
            <w:tcW w:w="5238" w:type="dxa"/>
          </w:tcPr>
          <w:p w14:paraId="1ABEABEF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677E9D">
              <w:t>3.0 TFS 7105 – Upgrade to SQL Server 2012</w:t>
            </w:r>
          </w:p>
        </w:tc>
        <w:tc>
          <w:tcPr>
            <w:tcW w:w="2790" w:type="dxa"/>
          </w:tcPr>
          <w:p w14:paraId="1FD6ACBE" w14:textId="77777777" w:rsidR="00325B5B" w:rsidRPr="007F7B2E" w:rsidRDefault="00325B5B" w:rsidP="00E41548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24A89D94" w14:textId="77777777" w:rsidTr="00677E9D">
        <w:tc>
          <w:tcPr>
            <w:tcW w:w="1440" w:type="dxa"/>
          </w:tcPr>
          <w:p w14:paraId="6A05BB8D" w14:textId="77777777" w:rsidR="00325B5B" w:rsidRPr="007F7B2E" w:rsidRDefault="00325B5B" w:rsidP="00C57C3E">
            <w:pPr>
              <w:pStyle w:val="hdr1"/>
              <w:ind w:left="0"/>
              <w:jc w:val="left"/>
            </w:pPr>
            <w:r w:rsidRPr="007F7B2E">
              <w:t>9/1/2017</w:t>
            </w:r>
          </w:p>
        </w:tc>
        <w:tc>
          <w:tcPr>
            <w:tcW w:w="5238" w:type="dxa"/>
          </w:tcPr>
          <w:p w14:paraId="78F90DA6" w14:textId="77777777" w:rsidR="00325B5B" w:rsidRPr="007F7B2E" w:rsidRDefault="00325B5B" w:rsidP="00997A45">
            <w:pPr>
              <w:pStyle w:val="hdr1"/>
              <w:ind w:left="0"/>
              <w:jc w:val="left"/>
            </w:pPr>
            <w:r w:rsidRPr="007F7B2E">
              <w:t>4.0 TFS 7647 – Incorporate Attendance discrepancy (DTT) feed</w:t>
            </w:r>
          </w:p>
        </w:tc>
        <w:tc>
          <w:tcPr>
            <w:tcW w:w="2790" w:type="dxa"/>
          </w:tcPr>
          <w:p w14:paraId="058D9C0F" w14:textId="77777777"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7AC32469" w14:textId="77777777" w:rsidTr="00677E9D">
        <w:tc>
          <w:tcPr>
            <w:tcW w:w="1440" w:type="dxa"/>
          </w:tcPr>
          <w:p w14:paraId="73B1FE18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12/28/2017</w:t>
            </w:r>
          </w:p>
        </w:tc>
        <w:tc>
          <w:tcPr>
            <w:tcW w:w="5238" w:type="dxa"/>
          </w:tcPr>
          <w:p w14:paraId="0E6DDBED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677E9D">
              <w:t>TFS 7854 – Encryption related changes for feed files and staging tables</w:t>
            </w:r>
          </w:p>
        </w:tc>
        <w:tc>
          <w:tcPr>
            <w:tcW w:w="2790" w:type="dxa"/>
          </w:tcPr>
          <w:p w14:paraId="279ADAA8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35B833EA" w14:textId="77777777" w:rsidTr="00677E9D">
        <w:tc>
          <w:tcPr>
            <w:tcW w:w="1440" w:type="dxa"/>
          </w:tcPr>
          <w:p w14:paraId="2B58D7FE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07/10/2019</w:t>
            </w:r>
          </w:p>
        </w:tc>
        <w:tc>
          <w:tcPr>
            <w:tcW w:w="5238" w:type="dxa"/>
          </w:tcPr>
          <w:p w14:paraId="0A62EAE4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TFS 14706 - Switch smtpout.gdit.com to ironport.maximus.com</w:t>
            </w:r>
          </w:p>
        </w:tc>
        <w:tc>
          <w:tcPr>
            <w:tcW w:w="2790" w:type="dxa"/>
          </w:tcPr>
          <w:p w14:paraId="0FD9E879" w14:textId="77777777"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325B5B" w:rsidRPr="007F7B2E" w14:paraId="215B41E4" w14:textId="77777777" w:rsidTr="00677E9D">
        <w:tc>
          <w:tcPr>
            <w:tcW w:w="1440" w:type="dxa"/>
          </w:tcPr>
          <w:p w14:paraId="76AC5632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>08/26/2019</w:t>
            </w:r>
          </w:p>
        </w:tc>
        <w:tc>
          <w:tcPr>
            <w:tcW w:w="5238" w:type="dxa"/>
          </w:tcPr>
          <w:p w14:paraId="4C73B33A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 xml:space="preserve">TFS 15095 – ATT - Create feed to eCL for Attendance Policy </w:t>
            </w:r>
            <w:proofErr w:type="spellStart"/>
            <w:r w:rsidRPr="007F7B2E">
              <w:t>Earnback</w:t>
            </w:r>
            <w:proofErr w:type="spellEnd"/>
          </w:p>
        </w:tc>
        <w:tc>
          <w:tcPr>
            <w:tcW w:w="2790" w:type="dxa"/>
          </w:tcPr>
          <w:p w14:paraId="0DAF83AD" w14:textId="77777777"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>Susmitha Palacherla</w:t>
            </w:r>
          </w:p>
        </w:tc>
      </w:tr>
      <w:tr w:rsidR="0063496D" w:rsidRPr="007F7B2E" w14:paraId="11857D7E" w14:textId="77777777" w:rsidTr="00325B5B">
        <w:tc>
          <w:tcPr>
            <w:tcW w:w="1440" w:type="dxa"/>
          </w:tcPr>
          <w:p w14:paraId="44FB8A97" w14:textId="77777777" w:rsidR="0063496D" w:rsidRPr="007F7B2E" w:rsidRDefault="0063496D" w:rsidP="0063496D">
            <w:pPr>
              <w:pStyle w:val="hdr1"/>
              <w:ind w:left="0"/>
              <w:jc w:val="left"/>
            </w:pPr>
            <w:r>
              <w:t>7/29/2020</w:t>
            </w:r>
          </w:p>
        </w:tc>
        <w:tc>
          <w:tcPr>
            <w:tcW w:w="5238" w:type="dxa"/>
          </w:tcPr>
          <w:p w14:paraId="010096A1" w14:textId="032D4966" w:rsidR="0063496D" w:rsidRPr="007F7B2E" w:rsidRDefault="0063496D">
            <w:pPr>
              <w:pStyle w:val="hdr1"/>
              <w:ind w:left="0"/>
              <w:jc w:val="left"/>
            </w:pPr>
            <w:r w:rsidRPr="00585627">
              <w:t xml:space="preserve">TFS 17716 - Removed company specific references </w:t>
            </w:r>
          </w:p>
        </w:tc>
        <w:tc>
          <w:tcPr>
            <w:tcW w:w="2790" w:type="dxa"/>
          </w:tcPr>
          <w:p w14:paraId="0E9F54D1" w14:textId="77777777" w:rsidR="0063496D" w:rsidRPr="007F7B2E" w:rsidRDefault="0063496D" w:rsidP="0063496D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5E1284" w:rsidRPr="007F7B2E" w14:paraId="3CF5BA8A" w14:textId="77777777" w:rsidTr="00325B5B">
        <w:tc>
          <w:tcPr>
            <w:tcW w:w="1440" w:type="dxa"/>
          </w:tcPr>
          <w:p w14:paraId="2147F7E0" w14:textId="0E943BDE" w:rsidR="005E1284" w:rsidRDefault="005E1284" w:rsidP="005E1284">
            <w:pPr>
              <w:pStyle w:val="hdr1"/>
              <w:ind w:left="0"/>
              <w:jc w:val="left"/>
            </w:pPr>
            <w:r>
              <w:t>4/19/2021</w:t>
            </w:r>
          </w:p>
        </w:tc>
        <w:tc>
          <w:tcPr>
            <w:tcW w:w="5238" w:type="dxa"/>
          </w:tcPr>
          <w:p w14:paraId="60FD1E58" w14:textId="67C95E21" w:rsidR="005E1284" w:rsidRPr="00585627" w:rsidRDefault="005E1284" w:rsidP="005E1284">
            <w:pPr>
              <w:pStyle w:val="hdr1"/>
              <w:ind w:left="0"/>
              <w:jc w:val="left"/>
            </w:pPr>
            <w:r>
              <w:t>TFS 20677 -  AD island to AD AWS environment changes</w:t>
            </w:r>
          </w:p>
        </w:tc>
        <w:tc>
          <w:tcPr>
            <w:tcW w:w="2790" w:type="dxa"/>
          </w:tcPr>
          <w:p w14:paraId="69820B3B" w14:textId="332D17D1" w:rsidR="005E1284" w:rsidRPr="00585627" w:rsidRDefault="005E1284" w:rsidP="005E1284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F1107C" w:rsidRPr="007F7B2E" w14:paraId="74C4F88F" w14:textId="77777777" w:rsidTr="00325B5B">
        <w:tc>
          <w:tcPr>
            <w:tcW w:w="1440" w:type="dxa"/>
          </w:tcPr>
          <w:p w14:paraId="4E269B3D" w14:textId="7CEB997B" w:rsidR="00F1107C" w:rsidRDefault="00F1107C" w:rsidP="00F1107C">
            <w:pPr>
              <w:pStyle w:val="hdr1"/>
              <w:ind w:left="0"/>
              <w:jc w:val="left"/>
            </w:pPr>
            <w:r>
              <w:t>6/24/2021</w:t>
            </w:r>
          </w:p>
        </w:tc>
        <w:tc>
          <w:tcPr>
            <w:tcW w:w="5238" w:type="dxa"/>
          </w:tcPr>
          <w:p w14:paraId="3A1E4DE6" w14:textId="756BF6FF" w:rsidR="00F1107C" w:rsidRDefault="00F1107C" w:rsidP="00F1107C">
            <w:pPr>
              <w:pStyle w:val="hdr1"/>
              <w:ind w:left="0"/>
              <w:jc w:val="left"/>
            </w:pPr>
            <w:r w:rsidRPr="00942FDD">
              <w:t xml:space="preserve">TFS 21796 - change email server from </w:t>
            </w:r>
            <w:proofErr w:type="spellStart"/>
            <w:r w:rsidRPr="00942FDD">
              <w:t>ironport</w:t>
            </w:r>
            <w:proofErr w:type="spellEnd"/>
            <w:r w:rsidRPr="00942FDD">
              <w:t xml:space="preserve"> to </w:t>
            </w:r>
            <w:proofErr w:type="spellStart"/>
            <w:r w:rsidRPr="00942FDD">
              <w:t>maxcorp</w:t>
            </w:r>
            <w:proofErr w:type="spellEnd"/>
          </w:p>
        </w:tc>
        <w:tc>
          <w:tcPr>
            <w:tcW w:w="2790" w:type="dxa"/>
          </w:tcPr>
          <w:p w14:paraId="379F491F" w14:textId="49EF8375" w:rsidR="00F1107C" w:rsidRPr="00585627" w:rsidRDefault="00F1107C" w:rsidP="00F1107C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5C259C" w:rsidRPr="007F7B2E" w14:paraId="0B92590F" w14:textId="77777777" w:rsidTr="00325B5B">
        <w:tc>
          <w:tcPr>
            <w:tcW w:w="1440" w:type="dxa"/>
          </w:tcPr>
          <w:p w14:paraId="65767FB2" w14:textId="25433CD6" w:rsidR="005C259C" w:rsidRDefault="005C259C" w:rsidP="00F1107C">
            <w:pPr>
              <w:pStyle w:val="hdr1"/>
              <w:ind w:left="0"/>
              <w:jc w:val="left"/>
            </w:pPr>
            <w:r>
              <w:t>3/15/2022</w:t>
            </w:r>
          </w:p>
        </w:tc>
        <w:tc>
          <w:tcPr>
            <w:tcW w:w="5238" w:type="dxa"/>
          </w:tcPr>
          <w:p w14:paraId="0E0DCF45" w14:textId="2DCE7CBA" w:rsidR="005C259C" w:rsidRPr="00942FDD" w:rsidRDefault="005C259C" w:rsidP="00F1107C">
            <w:pPr>
              <w:pStyle w:val="hdr1"/>
              <w:ind w:left="0"/>
              <w:jc w:val="left"/>
            </w:pPr>
            <w:r w:rsidRPr="005C259C">
              <w:t>TFS 23967 - Send alerts if xlsx files staged</w:t>
            </w:r>
          </w:p>
        </w:tc>
        <w:tc>
          <w:tcPr>
            <w:tcW w:w="2790" w:type="dxa"/>
          </w:tcPr>
          <w:p w14:paraId="42D54A5B" w14:textId="6A22C33F" w:rsidR="005C259C" w:rsidRPr="00585627" w:rsidRDefault="005C259C" w:rsidP="00F1107C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E660B8" w:rsidRPr="007F7B2E" w14:paraId="384F291D" w14:textId="77777777" w:rsidTr="00325B5B">
        <w:tc>
          <w:tcPr>
            <w:tcW w:w="1440" w:type="dxa"/>
          </w:tcPr>
          <w:p w14:paraId="6D477E75" w14:textId="25F42C25" w:rsidR="00E660B8" w:rsidRDefault="00E660B8" w:rsidP="00F1107C">
            <w:pPr>
              <w:pStyle w:val="hdr1"/>
              <w:ind w:left="0"/>
              <w:jc w:val="left"/>
            </w:pPr>
            <w:r>
              <w:t>3/28/2022</w:t>
            </w:r>
          </w:p>
        </w:tc>
        <w:tc>
          <w:tcPr>
            <w:tcW w:w="5238" w:type="dxa"/>
          </w:tcPr>
          <w:p w14:paraId="6ACB3ED2" w14:textId="09E75F0D" w:rsidR="00E660B8" w:rsidRPr="005C259C" w:rsidRDefault="00E660B8" w:rsidP="00F1107C">
            <w:pPr>
              <w:pStyle w:val="hdr1"/>
              <w:ind w:left="0"/>
              <w:jc w:val="left"/>
            </w:pPr>
            <w:r w:rsidRPr="00E660B8">
              <w:t>TFS 24347 - New data feed for Survey eCLs</w:t>
            </w:r>
          </w:p>
        </w:tc>
        <w:tc>
          <w:tcPr>
            <w:tcW w:w="2790" w:type="dxa"/>
          </w:tcPr>
          <w:p w14:paraId="1235E2EC" w14:textId="0628D695" w:rsidR="00E660B8" w:rsidRPr="00585627" w:rsidRDefault="00E660B8" w:rsidP="00F1107C">
            <w:pPr>
              <w:pStyle w:val="hdr1"/>
              <w:ind w:left="0"/>
              <w:jc w:val="left"/>
            </w:pPr>
            <w:r w:rsidRPr="00E660B8">
              <w:t>Susmitha Palacherla</w:t>
            </w:r>
          </w:p>
        </w:tc>
      </w:tr>
      <w:tr w:rsidR="00DA14CF" w:rsidRPr="007F7B2E" w14:paraId="7071FFA5" w14:textId="77777777" w:rsidTr="00325B5B">
        <w:tc>
          <w:tcPr>
            <w:tcW w:w="1440" w:type="dxa"/>
          </w:tcPr>
          <w:p w14:paraId="4A05E2AC" w14:textId="606EC3CE" w:rsidR="00DA14CF" w:rsidRDefault="00DA14CF" w:rsidP="00DA14CF">
            <w:pPr>
              <w:pStyle w:val="hdr1"/>
              <w:ind w:left="0"/>
              <w:jc w:val="left"/>
            </w:pPr>
            <w:r w:rsidRPr="001E5B1F">
              <w:t>12/28/2023</w:t>
            </w:r>
          </w:p>
        </w:tc>
        <w:tc>
          <w:tcPr>
            <w:tcW w:w="5238" w:type="dxa"/>
          </w:tcPr>
          <w:p w14:paraId="5ED5B30E" w14:textId="145A9273" w:rsidR="00DA14CF" w:rsidRPr="00E660B8" w:rsidRDefault="00DA14CF" w:rsidP="00DA14CF">
            <w:pPr>
              <w:pStyle w:val="hdr1"/>
              <w:ind w:left="0"/>
              <w:jc w:val="left"/>
            </w:pPr>
            <w:r w:rsidRPr="001E5B1F">
              <w:t>TFS 27441 - Setup email alert when unexpected file staged</w:t>
            </w:r>
          </w:p>
        </w:tc>
        <w:tc>
          <w:tcPr>
            <w:tcW w:w="2790" w:type="dxa"/>
          </w:tcPr>
          <w:p w14:paraId="4743005E" w14:textId="71B10CBB" w:rsidR="00DA14CF" w:rsidRPr="00E660B8" w:rsidRDefault="00DA14CF" w:rsidP="00DA14CF">
            <w:pPr>
              <w:pStyle w:val="hdr1"/>
              <w:ind w:left="0"/>
              <w:jc w:val="left"/>
            </w:pPr>
            <w:r w:rsidRPr="001E5B1F">
              <w:t>Susmitha Palacherla</w:t>
            </w:r>
          </w:p>
        </w:tc>
      </w:tr>
      <w:tr w:rsidR="001E5B1F" w:rsidRPr="007F7B2E" w14:paraId="458F9093" w14:textId="77777777" w:rsidTr="00325B5B">
        <w:trPr>
          <w:ins w:id="4" w:author="Palacherla, Susmitha C" w:date="2024-01-10T16:00:00Z"/>
        </w:trPr>
        <w:tc>
          <w:tcPr>
            <w:tcW w:w="1440" w:type="dxa"/>
          </w:tcPr>
          <w:p w14:paraId="5FF82EBE" w14:textId="5A5A696A" w:rsidR="001E5B1F" w:rsidRPr="001E5B1F" w:rsidRDefault="001E5B1F" w:rsidP="00DA14CF">
            <w:pPr>
              <w:pStyle w:val="hdr1"/>
              <w:ind w:left="0"/>
              <w:jc w:val="left"/>
              <w:rPr>
                <w:ins w:id="5" w:author="Palacherla, Susmitha C" w:date="2024-01-10T16:00:00Z"/>
              </w:rPr>
            </w:pPr>
            <w:ins w:id="6" w:author="Palacherla, Susmitha C" w:date="2024-01-10T16:00:00Z">
              <w:r>
                <w:t>1/10/2024</w:t>
              </w:r>
            </w:ins>
          </w:p>
        </w:tc>
        <w:tc>
          <w:tcPr>
            <w:tcW w:w="5238" w:type="dxa"/>
          </w:tcPr>
          <w:p w14:paraId="4F2619DF" w14:textId="06822EB8" w:rsidR="001E5B1F" w:rsidRPr="001E5B1F" w:rsidRDefault="001E5B1F" w:rsidP="00DA14CF">
            <w:pPr>
              <w:pStyle w:val="hdr1"/>
              <w:ind w:left="0"/>
              <w:jc w:val="left"/>
              <w:rPr>
                <w:ins w:id="7" w:author="Palacherla, Susmitha C" w:date="2024-01-10T16:00:00Z"/>
              </w:rPr>
            </w:pPr>
            <w:ins w:id="8" w:author="Palacherla, Susmitha C" w:date="2024-01-10T16:00:00Z">
              <w:r w:rsidRPr="001E5B1F">
                <w:t>TFS 27523 - Dashboard to view the feed load history in the Admin Tool</w:t>
              </w:r>
            </w:ins>
          </w:p>
        </w:tc>
        <w:tc>
          <w:tcPr>
            <w:tcW w:w="2790" w:type="dxa"/>
          </w:tcPr>
          <w:p w14:paraId="03BB5A9B" w14:textId="356EBE56" w:rsidR="001E5B1F" w:rsidRPr="001E5B1F" w:rsidRDefault="001E5B1F" w:rsidP="00DA14CF">
            <w:pPr>
              <w:pStyle w:val="hdr1"/>
              <w:ind w:left="0"/>
              <w:jc w:val="left"/>
              <w:rPr>
                <w:ins w:id="9" w:author="Palacherla, Susmitha C" w:date="2024-01-10T16:00:00Z"/>
              </w:rPr>
            </w:pPr>
            <w:ins w:id="10" w:author="Palacherla, Susmitha C" w:date="2024-01-10T16:00:00Z">
              <w:r w:rsidRPr="001E5B1F">
                <w:t>Susmitha Palacherla</w:t>
              </w:r>
            </w:ins>
          </w:p>
        </w:tc>
      </w:tr>
    </w:tbl>
    <w:p w14:paraId="492C0627" w14:textId="77777777" w:rsidR="009F2A51" w:rsidRPr="007F7B2E" w:rsidRDefault="009F2A51" w:rsidP="009F2A51">
      <w:pPr>
        <w:pStyle w:val="BodyText"/>
      </w:pPr>
    </w:p>
    <w:p w14:paraId="38F4F147" w14:textId="77777777" w:rsidR="00A96E41" w:rsidRPr="00677E9D" w:rsidRDefault="009F2A5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bookmarkStart w:id="11" w:name="_Toc434743870"/>
      <w:r w:rsidRPr="00677E9D">
        <w:rPr>
          <w:rFonts w:ascii="Times New Roman" w:hAnsi="Times New Roman"/>
        </w:rPr>
        <w:br w:type="page"/>
      </w:r>
      <w:bookmarkEnd w:id="1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7D9108E" w14:textId="77777777" w:rsidR="00481F6E" w:rsidRPr="00677E9D" w:rsidRDefault="00481F6E">
          <w:pPr>
            <w:pStyle w:val="TOCHeading"/>
            <w:rPr>
              <w:rFonts w:ascii="Times New Roman" w:hAnsi="Times New Roman" w:cs="Times New Roman"/>
            </w:rPr>
          </w:pPr>
          <w:r w:rsidRPr="00677E9D">
            <w:rPr>
              <w:rFonts w:ascii="Times New Roman" w:hAnsi="Times New Roman" w:cs="Times New Roman"/>
            </w:rPr>
            <w:t>Contents</w:t>
          </w:r>
        </w:p>
        <w:p w14:paraId="4D5CD04E" w14:textId="77777777" w:rsidR="007F7B2E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677E9D">
            <w:rPr>
              <w:rFonts w:ascii="Times New Roman" w:hAnsi="Times New Roman"/>
            </w:rPr>
            <w:fldChar w:fldCharType="begin"/>
          </w:r>
          <w:r w:rsidRPr="00677E9D">
            <w:rPr>
              <w:rFonts w:ascii="Times New Roman" w:hAnsi="Times New Roman"/>
            </w:rPr>
            <w:instrText xml:space="preserve"> TOC \o "1-3" \h \z \u </w:instrText>
          </w:r>
          <w:r w:rsidRPr="00677E9D">
            <w:rPr>
              <w:rFonts w:ascii="Times New Roman" w:hAnsi="Times New Roman"/>
            </w:rPr>
            <w:fldChar w:fldCharType="separate"/>
          </w:r>
          <w:hyperlink w:anchor="_Toc17732983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</w:t>
            </w:r>
            <w:r w:rsidR="007F7B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_Toc17732983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CB02D6E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4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_Toc17732984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0DCBC0C9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5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_Toc17732985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CAFA12E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6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1.3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_Toc17732986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8C74A76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7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1.4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_Toc17732987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0806828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8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_Toc17732988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0928B7D4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89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_Toc17732989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A20E5B4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0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_Toc17732990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B19123D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1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1.6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_Toc17732991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5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6BDDA512" w14:textId="77777777" w:rsidR="007F7B2E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32992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</w:t>
            </w:r>
            <w:r w:rsidR="007F7B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_Toc17732992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3112877F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5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_Toc17732995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2EE4D29A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6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2.1.1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File layout and Mappings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_Toc17732996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6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1B703204" w14:textId="77777777" w:rsidR="007F7B2E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7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_Toc17732997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3A3B95A6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8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2.2.1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_Toc17732998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1AE8E51D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9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2.2.2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_Toc17732999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9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73AA3AE9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0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2.2.3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_Toc17733000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33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64A2F162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1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2.2.4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_Toc17733001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5A131670" w14:textId="77777777" w:rsidR="007F7B2E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2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2.2.5</w:t>
            </w:r>
            <w:r w:rsidR="007F7B2E">
              <w:rPr>
                <w:noProof/>
                <w:lang w:eastAsia="en-US"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_Toc17733002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34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14:paraId="2950BEB9" w14:textId="77777777" w:rsidR="00481F6E" w:rsidRPr="00677E9D" w:rsidRDefault="00481F6E">
          <w:pPr>
            <w:rPr>
              <w:rFonts w:ascii="Times New Roman" w:hAnsi="Times New Roman"/>
            </w:rPr>
          </w:pPr>
          <w:r w:rsidRPr="00677E9D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14:paraId="19B19899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37F3CF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9117F3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750B79E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A1096F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F3A36A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7D10D47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F70254" w14:textId="77777777"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2150CC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D255463" w14:textId="77777777" w:rsidR="009D1884" w:rsidRPr="00677E9D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2" w:name="_Toc17732983"/>
      <w:r w:rsidRPr="00677E9D">
        <w:rPr>
          <w:rFonts w:ascii="Times New Roman" w:hAnsi="Times New Roman" w:cs="Times New Roman"/>
          <w:color w:val="auto"/>
        </w:rPr>
        <w:lastRenderedPageBreak/>
        <w:t>Overview</w:t>
      </w:r>
      <w:bookmarkEnd w:id="12"/>
    </w:p>
    <w:p w14:paraId="7C232F3B" w14:textId="77777777" w:rsidR="00A47122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3" w:name="_Toc17732984"/>
      <w:r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677E9D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3"/>
    </w:p>
    <w:p w14:paraId="6CD7DF65" w14:textId="77777777" w:rsidR="001B4454" w:rsidRPr="00677E9D" w:rsidRDefault="00A47122" w:rsidP="001B4454">
      <w:pPr>
        <w:rPr>
          <w:rFonts w:ascii="Times New Roman" w:hAnsi="Times New Roman"/>
        </w:rPr>
      </w:pPr>
      <w:r w:rsidRPr="00677E9D">
        <w:rPr>
          <w:rFonts w:ascii="Times New Roman" w:hAnsi="Times New Roman"/>
          <w:color w:val="000000" w:themeColor="text1"/>
        </w:rPr>
        <w:t xml:space="preserve"> </w:t>
      </w:r>
      <w:r w:rsidR="00026536" w:rsidRPr="00677E9D">
        <w:rPr>
          <w:rFonts w:ascii="Times New Roman" w:hAnsi="Times New Roman"/>
          <w:color w:val="000000" w:themeColor="text1"/>
        </w:rPr>
        <w:t xml:space="preserve">The </w:t>
      </w:r>
      <w:r w:rsidR="001B4454" w:rsidRPr="00677E9D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677E9D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677E9D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677E9D">
        <w:rPr>
          <w:rFonts w:ascii="Times New Roman" w:hAnsi="Times New Roman"/>
          <w:color w:val="000000" w:themeColor="text1"/>
        </w:rPr>
        <w:t xml:space="preserve">The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 xml:space="preserve"> (General)</w:t>
      </w:r>
      <w:r w:rsidR="007C6827" w:rsidRPr="00677E9D">
        <w:rPr>
          <w:rFonts w:ascii="Times New Roman" w:hAnsi="Times New Roman"/>
          <w:color w:val="000000" w:themeColor="text1"/>
        </w:rPr>
        <w:t xml:space="preserve"> feed</w:t>
      </w:r>
      <w:r w:rsidR="0094076B" w:rsidRPr="00677E9D">
        <w:rPr>
          <w:rFonts w:ascii="Times New Roman" w:hAnsi="Times New Roman"/>
          <w:color w:val="000000" w:themeColor="text1"/>
        </w:rPr>
        <w:t>(s)</w:t>
      </w:r>
      <w:r w:rsidR="007C6827" w:rsidRPr="00677E9D">
        <w:rPr>
          <w:rFonts w:ascii="Times New Roman" w:hAnsi="Times New Roman"/>
          <w:color w:val="000000" w:themeColor="text1"/>
        </w:rPr>
        <w:t xml:space="preserve"> </w:t>
      </w:r>
      <w:r w:rsidR="0094076B" w:rsidRPr="00677E9D">
        <w:rPr>
          <w:rFonts w:ascii="Times New Roman" w:hAnsi="Times New Roman"/>
          <w:color w:val="000000" w:themeColor="text1"/>
        </w:rPr>
        <w:t>will be used for mass loading of general ecls that would have normally been submitted through the User Interface into the database</w:t>
      </w:r>
      <w:r w:rsidR="007C6827" w:rsidRPr="00677E9D">
        <w:rPr>
          <w:rFonts w:ascii="Times New Roman" w:hAnsi="Times New Roman"/>
          <w:color w:val="000000" w:themeColor="text1"/>
        </w:rPr>
        <w:t xml:space="preserve">. </w:t>
      </w:r>
      <w:r w:rsidR="001B4454" w:rsidRPr="00677E9D">
        <w:rPr>
          <w:rFonts w:ascii="Times New Roman" w:hAnsi="Times New Roman"/>
          <w:color w:val="000000" w:themeColor="text1"/>
        </w:rPr>
        <w:t xml:space="preserve">Utilizing the eCL work-flow, items can be tracked from start to finish to verify if items have been addressed. </w:t>
      </w:r>
    </w:p>
    <w:p w14:paraId="30A2145D" w14:textId="77777777" w:rsidR="00A47122" w:rsidRPr="00677E9D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54F3F233" w14:textId="77777777" w:rsidR="00A47122" w:rsidRPr="00677E9D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4" w:name="_Toc17732985"/>
      <w:r w:rsidRPr="00677E9D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4"/>
    </w:p>
    <w:p w14:paraId="2D9F7422" w14:textId="77777777" w:rsidR="00A47122" w:rsidRPr="00677E9D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677E9D">
        <w:rPr>
          <w:rFonts w:ascii="Times New Roman" w:hAnsi="Times New Roman"/>
          <w:color w:val="000000" w:themeColor="text1"/>
        </w:rPr>
        <w:t xml:space="preserve">load of the </w:t>
      </w:r>
      <w:r w:rsidR="0094076B" w:rsidRPr="00677E9D">
        <w:rPr>
          <w:rFonts w:ascii="Times New Roman" w:hAnsi="Times New Roman"/>
          <w:color w:val="000000" w:themeColor="text1"/>
        </w:rPr>
        <w:t>‘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>’ or general feeds that will be used to mass load ecls into the database.</w:t>
      </w:r>
      <w:r w:rsidR="001B4454" w:rsidRPr="00677E9D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14:paraId="5936FB84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2D5BD584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371AE545" w14:textId="77777777" w:rsidR="002C3B04" w:rsidRPr="00677E9D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5" w:name="_Toc17732986"/>
      <w:r w:rsidRPr="00677E9D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5"/>
    </w:p>
    <w:p w14:paraId="1DDA6A60" w14:textId="77777777" w:rsidR="007C6827" w:rsidRPr="00677E9D" w:rsidRDefault="007C6827" w:rsidP="0053330A">
      <w:p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677E9D">
        <w:rPr>
          <w:rFonts w:ascii="Times New Roman" w:hAnsi="Times New Roman"/>
          <w:color w:val="000000" w:themeColor="text1"/>
        </w:rPr>
        <w:t xml:space="preserve">the </w:t>
      </w:r>
      <w:r w:rsidRPr="00677E9D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677E9D">
        <w:rPr>
          <w:rFonts w:ascii="Times New Roman" w:hAnsi="Times New Roman"/>
          <w:color w:val="000000" w:themeColor="text1"/>
        </w:rPr>
        <w:t>‘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>’</w:t>
      </w:r>
      <w:r w:rsidR="0053330A" w:rsidRPr="00677E9D">
        <w:rPr>
          <w:rFonts w:ascii="Times New Roman" w:hAnsi="Times New Roman"/>
          <w:color w:val="000000" w:themeColor="text1"/>
        </w:rPr>
        <w:t xml:space="preserve"> report</w:t>
      </w:r>
      <w:r w:rsidR="00381B5A" w:rsidRPr="00677E9D">
        <w:rPr>
          <w:rFonts w:ascii="Times New Roman" w:hAnsi="Times New Roman"/>
          <w:color w:val="000000" w:themeColor="text1"/>
        </w:rPr>
        <w:t>s</w:t>
      </w:r>
      <w:r w:rsidRPr="00677E9D">
        <w:rPr>
          <w:rFonts w:ascii="Times New Roman" w:hAnsi="Times New Roman"/>
          <w:color w:val="000000" w:themeColor="text1"/>
        </w:rPr>
        <w:t>.</w:t>
      </w:r>
      <w:r w:rsidR="0053330A" w:rsidRPr="00677E9D">
        <w:rPr>
          <w:rFonts w:ascii="Times New Roman" w:hAnsi="Times New Roman"/>
          <w:color w:val="000000" w:themeColor="text1"/>
        </w:rPr>
        <w:t xml:space="preserve"> </w:t>
      </w:r>
    </w:p>
    <w:p w14:paraId="5F2FA456" w14:textId="2A786C52" w:rsidR="0053330A" w:rsidRPr="00677E9D" w:rsidRDefault="0053330A" w:rsidP="0053330A">
      <w:pPr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</w:rPr>
        <w:t xml:space="preserve">Files are </w:t>
      </w:r>
      <w:r w:rsidR="00FB5F3D" w:rsidRPr="00677E9D">
        <w:rPr>
          <w:rFonts w:ascii="Times New Roman" w:hAnsi="Times New Roman"/>
          <w:color w:val="000000" w:themeColor="text1"/>
        </w:rPr>
        <w:t>loaded from</w:t>
      </w:r>
      <w:r w:rsidR="00FB5F3D" w:rsidRPr="007F7B2E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hyperlink r:id="rId8" w:history="1">
        <w:r w:rsidR="00FB5F3D" w:rsidRPr="007F7B2E">
          <w:rPr>
            <w:rStyle w:val="Hyperlink"/>
            <w:rFonts w:ascii="Times New Roman" w:hAnsi="Times New Roman"/>
            <w:sz w:val="20"/>
            <w:szCs w:val="20"/>
          </w:rPr>
          <w:t>\\</w:t>
        </w:r>
        <w:r w:rsidR="001F1228">
          <w:rPr>
            <w:rStyle w:val="Hyperlink"/>
            <w:rFonts w:ascii="Times New Roman" w:hAnsi="Times New Roman"/>
            <w:sz w:val="20"/>
            <w:szCs w:val="20"/>
          </w:rPr>
          <w:t>UVAAPADSQL50CCO</w:t>
        </w:r>
        <w:r w:rsidR="00FB5F3D" w:rsidRPr="007F7B2E">
          <w:rPr>
            <w:rStyle w:val="Hyperlink"/>
            <w:rFonts w:ascii="Times New Roman" w:hAnsi="Times New Roman"/>
            <w:sz w:val="20"/>
            <w:szCs w:val="20"/>
          </w:rPr>
          <w:t>\data\Coaching\Generic\Decrypt_Out\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68"/>
        <w:gridCol w:w="4435"/>
        <w:gridCol w:w="992"/>
        <w:gridCol w:w="634"/>
        <w:gridCol w:w="910"/>
        <w:gridCol w:w="616"/>
        <w:gridCol w:w="1600"/>
      </w:tblGrid>
      <w:tr w:rsidR="0053330A" w:rsidRPr="007F7B2E" w14:paraId="0ADF24AF" w14:textId="77777777" w:rsidTr="00E660B8">
        <w:trPr>
          <w:trHeight w:val="450"/>
        </w:trPr>
        <w:tc>
          <w:tcPr>
            <w:tcW w:w="368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41C071AD" w14:textId="77777777" w:rsidR="0053330A" w:rsidRPr="00677E9D" w:rsidRDefault="0053330A" w:rsidP="00A71CC9">
            <w:pPr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ED5CC0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99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3B01A5CD" w14:textId="77777777" w:rsidR="0053330A" w:rsidRPr="00677E9D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63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49428137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910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763E95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61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6EFC21BF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00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9A7867C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F7B2E" w14:paraId="7266B207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D8EF4B0" w14:textId="77777777" w:rsidR="0053330A" w:rsidRPr="00677E9D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604DD6BB" w14:textId="77777777" w:rsidR="0053330A" w:rsidRPr="00677E9D" w:rsidRDefault="00B307B1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="0094076B" w:rsidRPr="00677E9D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D91EE9" w:rsidRPr="00677E9D">
              <w:rPr>
                <w:rFonts w:ascii="Times New Roman" w:hAnsi="Times New Roman"/>
                <w:color w:val="000000" w:themeColor="text1"/>
              </w:rPr>
              <w:t xml:space="preserve">Other </w:t>
            </w:r>
            <w:r w:rsidR="0094076B" w:rsidRPr="00677E9D">
              <w:rPr>
                <w:rFonts w:ascii="Times New Roman" w:hAnsi="Times New Roman"/>
                <w:color w:val="000000" w:themeColor="text1"/>
              </w:rPr>
              <w:t>Report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533B920" w14:textId="77777777"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 </w:t>
            </w:r>
            <w:r w:rsidR="00381B5A"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4C51B766" w14:textId="77777777" w:rsidR="0053330A" w:rsidRPr="00677E9D" w:rsidRDefault="0094076B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OTH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75F5956D" w14:textId="77777777" w:rsidR="0053330A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</w:t>
            </w:r>
            <w:r w:rsidR="0053330A"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69725A7A" w14:textId="77777777" w:rsidR="0053330A" w:rsidRPr="00677E9D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6305D91A" w14:textId="7E54052D" w:rsidR="0053330A" w:rsidRPr="00677E9D" w:rsidRDefault="00E660B8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</w:rPr>
              <w:t>Value in Feed</w:t>
            </w:r>
            <w:r w:rsidR="0053330A"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  </w:t>
            </w:r>
          </w:p>
        </w:tc>
      </w:tr>
      <w:tr w:rsidR="00A3652D" w:rsidRPr="007F7B2E" w14:paraId="25BFBB2B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8C8B2D9" w14:textId="77777777" w:rsidR="00A3652D" w:rsidRPr="00677E9D" w:rsidRDefault="00A3652D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768215DB" w14:textId="77777777" w:rsidR="00A3652D" w:rsidRPr="00677E9D" w:rsidRDefault="00D91EE9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Seasonal Employee Attendance R</w:t>
            </w:r>
            <w:r w:rsidR="00A3652D" w:rsidRPr="00677E9D">
              <w:rPr>
                <w:rFonts w:ascii="Times New Roman" w:hAnsi="Times New Roman"/>
                <w:color w:val="000000" w:themeColor="text1"/>
              </w:rPr>
              <w:t>eport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78D6964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71124D5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7BEAA77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89E5BB7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E315611" w14:textId="77777777"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CCO Processes and Procedures</w:t>
            </w:r>
          </w:p>
        </w:tc>
      </w:tr>
      <w:tr w:rsidR="00D91EE9" w:rsidRPr="007F7B2E" w14:paraId="35C2F43B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77C372A" w14:textId="77777777" w:rsidR="00D91EE9" w:rsidRPr="00677E9D" w:rsidRDefault="00D91EE9" w:rsidP="00D91EE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035D183C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Discrepancy Report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5775E56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F6AC6FB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DTT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E607ECC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6ED3C71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63476EB" w14:textId="77777777"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4B8EE9D7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32053A1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A34F2F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Weekly Attendance Opportunities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C59153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090B18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SEAA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09F694BB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3B48ED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0D9B8AF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37C96856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4ADB5E5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727F565" w14:textId="77777777" w:rsidR="00325B5B" w:rsidRPr="00677E9D" w:rsidRDefault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 xml:space="preserve">Weekly Attendance </w:t>
            </w:r>
            <w:r w:rsidR="007F7B2E">
              <w:rPr>
                <w:rFonts w:ascii="Times New Roman" w:hAnsi="Times New Roman"/>
                <w:color w:val="000000" w:themeColor="text1"/>
              </w:rPr>
              <w:t>Reinforcement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2FE106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7C87B7D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SEAR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4136411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96C625A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0603B8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4AB81192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4B47173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t>6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9712A2F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Perfect Week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56C2C02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1E127E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APW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35C3FD2B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AD41BF6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64185D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14:paraId="2498031A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286FC1D" w14:textId="77777777"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F82917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Perfect Shifts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F146804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CE721BE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APS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A064A06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526D0C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B2E26EC" w14:textId="77777777"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E660B8" w:rsidRPr="007F7B2E" w14:paraId="12618F75" w14:textId="77777777" w:rsidTr="00E660B8">
        <w:trPr>
          <w:trHeight w:val="690"/>
        </w:trPr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A958E88" w14:textId="43C92850" w:rsidR="00E660B8" w:rsidRPr="00677E9D" w:rsidRDefault="00E660B8" w:rsidP="00E660B8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6689C58E" w14:textId="68B18142" w:rsidR="00E660B8" w:rsidRPr="00677E9D" w:rsidRDefault="00E660B8" w:rsidP="00E660B8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Survey Feed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4E6CC3BC" w14:textId="7CB8BC0B" w:rsidR="00E660B8" w:rsidRPr="00677E9D" w:rsidRDefault="00E660B8" w:rsidP="00E660B8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D9DD365" w14:textId="217C1930" w:rsidR="00E660B8" w:rsidRPr="00677E9D" w:rsidRDefault="00E660B8" w:rsidP="00E660B8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</w:rPr>
              <w:t>SUR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AC3AA32" w14:textId="3BECCD34" w:rsidR="00E660B8" w:rsidRPr="00677E9D" w:rsidRDefault="00E660B8" w:rsidP="00E660B8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F653E91" w14:textId="06891AF6" w:rsidR="00E660B8" w:rsidRPr="00677E9D" w:rsidRDefault="00E660B8" w:rsidP="00E660B8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A1E2AED" w14:textId="55742396" w:rsidR="00E660B8" w:rsidRPr="00677E9D" w:rsidRDefault="00E660B8" w:rsidP="00E660B8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</w:tbl>
    <w:p w14:paraId="76BBCE57" w14:textId="77777777"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1DE7CDE7" w14:textId="68E059EE" w:rsidR="00FB5F3D" w:rsidRPr="007F7B2E" w:rsidRDefault="00FB5F3D" w:rsidP="00FB5F3D">
      <w:pPr>
        <w:spacing w:after="0"/>
        <w:rPr>
          <w:rFonts w:ascii="Times New Roman" w:hAnsi="Times New Roman"/>
          <w:color w:val="000000" w:themeColor="text1"/>
        </w:rPr>
      </w:pPr>
      <w:r w:rsidRPr="007F7B2E">
        <w:rPr>
          <w:rFonts w:ascii="Times New Roman" w:hAnsi="Times New Roman"/>
          <w:color w:val="000000" w:themeColor="text1"/>
        </w:rPr>
        <w:t xml:space="preserve">Encrypted files are staged at </w:t>
      </w:r>
      <w:hyperlink r:id="rId9" w:history="1">
        <w:r w:rsidRPr="007F7B2E">
          <w:rPr>
            <w:rStyle w:val="Hyperlink"/>
            <w:rFonts w:ascii="Times New Roman" w:hAnsi="Times New Roman"/>
            <w:sz w:val="20"/>
            <w:szCs w:val="20"/>
          </w:rPr>
          <w:t>\\</w:t>
        </w:r>
        <w:r w:rsidR="001F1228">
          <w:rPr>
            <w:rStyle w:val="Hyperlink"/>
            <w:rFonts w:ascii="Times New Roman" w:hAnsi="Times New Roman"/>
            <w:sz w:val="20"/>
            <w:szCs w:val="20"/>
          </w:rPr>
          <w:t>UVAAPADSQL50CCO</w:t>
        </w:r>
        <w:r w:rsidRPr="007F7B2E">
          <w:rPr>
            <w:rStyle w:val="Hyperlink"/>
            <w:rFonts w:ascii="Times New Roman" w:hAnsi="Times New Roman"/>
            <w:sz w:val="20"/>
            <w:szCs w:val="20"/>
          </w:rPr>
          <w:t>\data\Coaching\Generic\Encrypt_Out</w:t>
        </w:r>
        <w:r w:rsidRPr="007F7B2E" w:rsidDel="00124D8C">
          <w:rPr>
            <w:rStyle w:val="Hyperlink"/>
            <w:rFonts w:ascii="Times New Roman" w:hAnsi="Times New Roman"/>
            <w:sz w:val="20"/>
            <w:szCs w:val="20"/>
          </w:rPr>
          <w:t xml:space="preserve"> </w:t>
        </w:r>
      </w:hyperlink>
      <w:r w:rsidRPr="007F7B2E">
        <w:rPr>
          <w:rFonts w:ascii="Times New Roman" w:hAnsi="Times New Roman"/>
          <w:sz w:val="20"/>
          <w:szCs w:val="20"/>
        </w:rPr>
        <w:t xml:space="preserve">with naming convention </w:t>
      </w:r>
      <w:proofErr w:type="spellStart"/>
      <w:r w:rsidRPr="00677E9D">
        <w:rPr>
          <w:rFonts w:ascii="Times New Roman" w:hAnsi="Times New Roman"/>
          <w:color w:val="000000" w:themeColor="text1"/>
        </w:rPr>
        <w:t>eCL_Generic_Feed_XXX</w:t>
      </w:r>
      <w:proofErr w:type="spellEnd"/>
      <w:r w:rsidRPr="00677E9D">
        <w:rPr>
          <w:rFonts w:ascii="Times New Roman" w:hAnsi="Times New Roman"/>
          <w:color w:val="000000" w:themeColor="text1"/>
        </w:rPr>
        <w:t>[_ZZZ]&lt;YYYYMMDD&gt;.</w:t>
      </w:r>
      <w:proofErr w:type="spellStart"/>
      <w:r w:rsidRPr="00677E9D">
        <w:rPr>
          <w:rFonts w:ascii="Times New Roman" w:hAnsi="Times New Roman"/>
          <w:color w:val="000000" w:themeColor="text1"/>
        </w:rPr>
        <w:t>csv.</w:t>
      </w:r>
      <w:r w:rsidRPr="007F7B2E">
        <w:rPr>
          <w:rFonts w:ascii="Times New Roman" w:hAnsi="Times New Roman"/>
          <w:sz w:val="20"/>
          <w:szCs w:val="20"/>
        </w:rPr>
        <w:t>zip.encrypt</w:t>
      </w:r>
      <w:proofErr w:type="spellEnd"/>
      <w:r w:rsidRPr="007F7B2E">
        <w:rPr>
          <w:rFonts w:ascii="Times New Roman" w:hAnsi="Times New Roman"/>
          <w:sz w:val="20"/>
          <w:szCs w:val="20"/>
        </w:rPr>
        <w:t xml:space="preserve"> until scheduled load time.</w:t>
      </w:r>
    </w:p>
    <w:p w14:paraId="60D2D8C7" w14:textId="77777777" w:rsidR="00A3652D" w:rsidRPr="00677E9D" w:rsidRDefault="00FB5F3D" w:rsidP="00A3652D">
      <w:pPr>
        <w:spacing w:after="0"/>
        <w:rPr>
          <w:rFonts w:ascii="Times New Roman" w:hAnsi="Times New Roman"/>
          <w:color w:val="000000" w:themeColor="text1"/>
        </w:rPr>
      </w:pPr>
      <w:r w:rsidRPr="007F7B2E">
        <w:rPr>
          <w:rFonts w:ascii="Times New Roman" w:hAnsi="Times New Roman"/>
          <w:color w:val="000000" w:themeColor="text1"/>
        </w:rPr>
        <w:t xml:space="preserve">Files are decrypted during the load process to naming convention </w:t>
      </w:r>
      <w:proofErr w:type="spellStart"/>
      <w:r w:rsidR="00A3652D" w:rsidRPr="00677E9D">
        <w:rPr>
          <w:rFonts w:ascii="Times New Roman" w:hAnsi="Times New Roman"/>
          <w:color w:val="000000" w:themeColor="text1"/>
        </w:rPr>
        <w:t>eCL_Generic_Feed_XXX</w:t>
      </w:r>
      <w:proofErr w:type="spellEnd"/>
      <w:r w:rsidRPr="00677E9D">
        <w:rPr>
          <w:rFonts w:ascii="Times New Roman" w:hAnsi="Times New Roman"/>
          <w:color w:val="000000" w:themeColor="text1"/>
        </w:rPr>
        <w:t>[_ZZZ]&lt;</w:t>
      </w:r>
      <w:r w:rsidR="00A3652D" w:rsidRPr="00677E9D">
        <w:rPr>
          <w:rFonts w:ascii="Times New Roman" w:hAnsi="Times New Roman"/>
          <w:color w:val="000000" w:themeColor="text1"/>
        </w:rPr>
        <w:t xml:space="preserve">&lt;YYYYMMDD&gt;.csv  </w:t>
      </w:r>
      <w:r w:rsidRPr="00677E9D">
        <w:rPr>
          <w:rFonts w:ascii="Times New Roman" w:hAnsi="Times New Roman"/>
          <w:color w:val="000000" w:themeColor="text1"/>
        </w:rPr>
        <w:t>where</w:t>
      </w:r>
    </w:p>
    <w:p w14:paraId="13D33D89" w14:textId="77777777" w:rsidR="00A3652D" w:rsidRPr="00677E9D" w:rsidRDefault="00A3652D" w:rsidP="00A3652D">
      <w:pPr>
        <w:spacing w:after="0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&lt;YYYYMMDD&gt; represents the Year, Month and Day</w:t>
      </w:r>
      <w:r w:rsidR="00FB5F3D" w:rsidRPr="00677E9D">
        <w:rPr>
          <w:rFonts w:ascii="Times New Roman" w:hAnsi="Times New Roman"/>
          <w:color w:val="000000" w:themeColor="text1"/>
        </w:rPr>
        <w:t xml:space="preserve"> and  </w:t>
      </w:r>
      <w:r w:rsidRPr="00677E9D">
        <w:rPr>
          <w:rFonts w:ascii="Times New Roman" w:hAnsi="Times New Roman"/>
          <w:color w:val="000000" w:themeColor="text1"/>
        </w:rPr>
        <w:t>XXX is the 3 letter OTH Report Code for the generic report and _ZZZ represents a specific Report Code</w:t>
      </w:r>
      <w:r w:rsidR="00FB5F3D" w:rsidRPr="00677E9D">
        <w:rPr>
          <w:rFonts w:ascii="Times New Roman" w:hAnsi="Times New Roman"/>
          <w:color w:val="000000" w:themeColor="text1"/>
        </w:rPr>
        <w:t>.</w:t>
      </w:r>
    </w:p>
    <w:p w14:paraId="29EC722F" w14:textId="77777777" w:rsidR="00A3652D" w:rsidRPr="00677E9D" w:rsidRDefault="00A3652D" w:rsidP="00A3652D">
      <w:pPr>
        <w:ind w:left="1440"/>
        <w:rPr>
          <w:rFonts w:ascii="Times New Roman" w:hAnsi="Times New Roman"/>
        </w:rPr>
      </w:pPr>
    </w:p>
    <w:p w14:paraId="6EE53E80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B9BB500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F7BAE9F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6E6D9B6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13AEDAF" w14:textId="77777777"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CBD5938" w14:textId="77777777" w:rsidR="009D1884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6" w:name="_Toc17732987"/>
      <w:r w:rsidRPr="00677E9D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16"/>
    </w:p>
    <w:p w14:paraId="0714A2EC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SQL agent job</w:t>
      </w:r>
    </w:p>
    <w:p w14:paraId="3DBAE8AA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SSIS Package</w:t>
      </w:r>
    </w:p>
    <w:p w14:paraId="467C8CB0" w14:textId="77777777"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Tables</w:t>
      </w:r>
    </w:p>
    <w:p w14:paraId="332E07FE" w14:textId="77777777" w:rsidR="009D1884" w:rsidRPr="00677E9D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 xml:space="preserve">Procedures </w:t>
      </w:r>
    </w:p>
    <w:p w14:paraId="07F55CC4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AF4753C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F427B2E" w14:textId="77777777" w:rsidR="009D1884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7" w:name="_Toc17732988"/>
      <w:r w:rsidRPr="00677E9D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17"/>
    </w:p>
    <w:p w14:paraId="747C5B44" w14:textId="77777777" w:rsidR="009D1884" w:rsidRPr="00677E9D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18" w:name="_Toc17732989"/>
      <w:r w:rsidRPr="00677E9D">
        <w:rPr>
          <w:rFonts w:ascii="Times New Roman" w:hAnsi="Times New Roman" w:cs="Times New Roman"/>
          <w:color w:val="auto"/>
        </w:rPr>
        <w:t>Software</w:t>
      </w:r>
      <w:bookmarkEnd w:id="18"/>
    </w:p>
    <w:p w14:paraId="61C62B73" w14:textId="01E6FEFE" w:rsidR="00E41548" w:rsidRPr="007F7B2E" w:rsidRDefault="00E41548" w:rsidP="00E4154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7F7B2E">
        <w:rPr>
          <w:rFonts w:ascii="Times New Roman" w:hAnsi="Times New Roman"/>
          <w:color w:val="000000" w:themeColor="text1"/>
          <w:sz w:val="20"/>
          <w:szCs w:val="20"/>
        </w:rPr>
        <w:t xml:space="preserve">SQL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>Server 201</w:t>
      </w:r>
      <w:r w:rsidR="00171785">
        <w:rPr>
          <w:rFonts w:ascii="Times New Roman" w:hAnsi="Times New Roman"/>
          <w:color w:val="000000" w:themeColor="text1"/>
          <w:sz w:val="20"/>
          <w:szCs w:val="20"/>
        </w:rPr>
        <w:t xml:space="preserve">9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>Suite</w:t>
      </w:r>
      <w:r w:rsidR="00171785">
        <w:rPr>
          <w:rFonts w:ascii="Times New Roman" w:hAnsi="Times New Roman"/>
          <w:color w:val="000000" w:themeColor="text1"/>
          <w:sz w:val="20"/>
          <w:szCs w:val="20"/>
        </w:rPr>
        <w:t xml:space="preserve"> (SSIS and SSRS)</w:t>
      </w:r>
    </w:p>
    <w:p w14:paraId="0A7DBC6A" w14:textId="77777777" w:rsidR="009D1884" w:rsidRPr="00677E9D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14B1D5A0" w14:textId="77777777" w:rsidR="009D1884" w:rsidRPr="00677E9D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19" w:name="_Toc17732990"/>
      <w:r w:rsidRPr="00677E9D">
        <w:rPr>
          <w:rFonts w:ascii="Times New Roman" w:hAnsi="Times New Roman" w:cs="Times New Roman"/>
          <w:color w:val="auto"/>
        </w:rPr>
        <w:t>Hardware</w:t>
      </w:r>
      <w:bookmarkEnd w:id="19"/>
    </w:p>
    <w:p w14:paraId="0FE3FB2B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bookmarkStart w:id="20" w:name="_Hlk69749483"/>
      <w:r>
        <w:rPr>
          <w:rFonts w:ascii="Times New Roman" w:hAnsi="Times New Roman"/>
          <w:color w:val="000000"/>
          <w:sz w:val="20"/>
          <w:szCs w:val="20"/>
        </w:rPr>
        <w:t>UVAADADSQL50CCO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Dev DB Server</w:t>
      </w:r>
    </w:p>
    <w:p w14:paraId="38276183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UVAADADSQL52CCO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Test DB Server</w:t>
      </w:r>
    </w:p>
    <w:p w14:paraId="59D49D9A" w14:textId="77777777" w:rsidR="00171785" w:rsidRPr="002A770C" w:rsidRDefault="00171785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UVAAPADSQL50CCO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Prod Server</w:t>
      </w:r>
    </w:p>
    <w:p w14:paraId="4CAF13EE" w14:textId="6EFAD415" w:rsidR="00171785" w:rsidRPr="002A770C" w:rsidRDefault="00000000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171785" w:rsidRPr="008D052F">
          <w:rPr>
            <w:rStyle w:val="Hyperlink"/>
            <w:rFonts w:ascii="Times New Roman" w:hAnsi="Times New Roman"/>
            <w:sz w:val="20"/>
            <w:szCs w:val="20"/>
          </w:rPr>
          <w:t>\\UVAADADSQL50CCO\Generic\</w:t>
        </w:r>
      </w:hyperlink>
      <w:r w:rsidR="00171785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14:paraId="739C7C61" w14:textId="193A0E80" w:rsidR="00171785" w:rsidRPr="002A770C" w:rsidRDefault="00000000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171785" w:rsidRPr="008D052F">
          <w:rPr>
            <w:rStyle w:val="Hyperlink"/>
            <w:rFonts w:ascii="Times New Roman" w:hAnsi="Times New Roman"/>
            <w:sz w:val="20"/>
            <w:szCs w:val="20"/>
          </w:rPr>
          <w:t>\\UVAADADSQL52CCO\Generic\</w:t>
        </w:r>
      </w:hyperlink>
      <w:r w:rsidR="00171785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Test File staging share</w:t>
      </w:r>
      <w:r w:rsidR="00171785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14:paraId="555C9D28" w14:textId="322403F0" w:rsidR="00171785" w:rsidRPr="002A770C" w:rsidRDefault="00000000" w:rsidP="0017178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2" w:history="1">
        <w:r w:rsidR="005E1284" w:rsidRPr="008D052F">
          <w:rPr>
            <w:rStyle w:val="Hyperlink"/>
            <w:rFonts w:ascii="Times New Roman" w:hAnsi="Times New Roman"/>
            <w:sz w:val="20"/>
            <w:szCs w:val="20"/>
          </w:rPr>
          <w:t>\\UVAAPADSQL50CCO\Generic\</w:t>
        </w:r>
      </w:hyperlink>
      <w:r w:rsidR="00171785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171785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Prod File staging share</w:t>
      </w:r>
    </w:p>
    <w:bookmarkEnd w:id="20"/>
    <w:p w14:paraId="6A2A06C3" w14:textId="77777777"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9526744" w14:textId="77777777" w:rsidR="009D1884" w:rsidRPr="00677E9D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17732991"/>
      <w:r w:rsidRPr="00677E9D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21"/>
      <w:r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19508248" w14:textId="77777777" w:rsidR="00C86D30" w:rsidRPr="00677E9D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The first </w:t>
      </w:r>
      <w:r w:rsidR="00B41F6B" w:rsidRPr="00677E9D">
        <w:rPr>
          <w:rFonts w:ascii="Times New Roman" w:hAnsi="Times New Roman"/>
          <w:color w:val="000000" w:themeColor="text1"/>
        </w:rPr>
        <w:t xml:space="preserve">set of </w:t>
      </w:r>
      <w:r w:rsidRPr="00677E9D">
        <w:rPr>
          <w:rFonts w:ascii="Times New Roman" w:hAnsi="Times New Roman"/>
          <w:color w:val="000000" w:themeColor="text1"/>
        </w:rPr>
        <w:t>user</w:t>
      </w:r>
      <w:r w:rsidR="00B41F6B" w:rsidRPr="00677E9D">
        <w:rPr>
          <w:rFonts w:ascii="Times New Roman" w:hAnsi="Times New Roman"/>
          <w:color w:val="000000" w:themeColor="text1"/>
        </w:rPr>
        <w:t>s</w:t>
      </w:r>
      <w:r w:rsidRPr="00677E9D">
        <w:rPr>
          <w:rFonts w:ascii="Times New Roman" w:hAnsi="Times New Roman"/>
          <w:color w:val="000000" w:themeColor="text1"/>
        </w:rPr>
        <w:t xml:space="preserve"> for the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677E9D">
        <w:rPr>
          <w:rFonts w:ascii="Times New Roman" w:hAnsi="Times New Roman"/>
          <w:color w:val="000000" w:themeColor="text1"/>
        </w:rPr>
        <w:t xml:space="preserve">the eCL database are the CCO </w:t>
      </w:r>
      <w:r w:rsidR="007C6827" w:rsidRPr="00677E9D">
        <w:rPr>
          <w:rFonts w:ascii="Times New Roman" w:hAnsi="Times New Roman"/>
          <w:color w:val="000000" w:themeColor="text1"/>
        </w:rPr>
        <w:t>Supervisors</w:t>
      </w:r>
      <w:r w:rsidR="00B41F6B" w:rsidRPr="00677E9D">
        <w:rPr>
          <w:rFonts w:ascii="Times New Roman" w:hAnsi="Times New Roman"/>
          <w:color w:val="000000" w:themeColor="text1"/>
        </w:rPr>
        <w:t xml:space="preserve"> as all records have default state of ‘Pending </w:t>
      </w:r>
      <w:r w:rsidR="007C6827" w:rsidRPr="00677E9D">
        <w:rPr>
          <w:rFonts w:ascii="Times New Roman" w:hAnsi="Times New Roman"/>
          <w:color w:val="000000" w:themeColor="text1"/>
        </w:rPr>
        <w:t>Supervisor</w:t>
      </w:r>
      <w:r w:rsidR="00B41F6B" w:rsidRPr="00677E9D">
        <w:rPr>
          <w:rFonts w:ascii="Times New Roman" w:hAnsi="Times New Roman"/>
          <w:color w:val="000000" w:themeColor="text1"/>
        </w:rPr>
        <w:t xml:space="preserve"> Review’ at the time of the load.</w:t>
      </w:r>
    </w:p>
    <w:p w14:paraId="40A2D12F" w14:textId="77777777" w:rsidR="0094076B" w:rsidRPr="00677E9D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After a </w:t>
      </w:r>
      <w:r w:rsidR="007C6827" w:rsidRPr="00677E9D">
        <w:rPr>
          <w:rFonts w:ascii="Times New Roman" w:hAnsi="Times New Roman"/>
          <w:color w:val="000000" w:themeColor="text1"/>
        </w:rPr>
        <w:t xml:space="preserve">Supervisor </w:t>
      </w:r>
      <w:r w:rsidR="0094076B" w:rsidRPr="00677E9D">
        <w:rPr>
          <w:rFonts w:ascii="Times New Roman" w:hAnsi="Times New Roman"/>
          <w:color w:val="000000" w:themeColor="text1"/>
        </w:rPr>
        <w:t>reviews the log, the logs goes to Pending Employee review and the Employee becomes the user.</w:t>
      </w:r>
    </w:p>
    <w:p w14:paraId="413FC76C" w14:textId="77777777" w:rsidR="00B41F6B" w:rsidRPr="00677E9D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677E9D">
        <w:rPr>
          <w:rFonts w:ascii="Times New Roman" w:hAnsi="Times New Roman"/>
          <w:color w:val="000000" w:themeColor="text1"/>
        </w:rPr>
        <w:t>and Managers</w:t>
      </w:r>
      <w:r w:rsidR="0094076B" w:rsidRPr="00677E9D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677E9D">
        <w:rPr>
          <w:rFonts w:ascii="Times New Roman" w:hAnsi="Times New Roman"/>
          <w:color w:val="000000" w:themeColor="text1"/>
        </w:rPr>
        <w:t xml:space="preserve"> </w:t>
      </w:r>
      <w:r w:rsidRPr="00677E9D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14:paraId="46D261C9" w14:textId="77777777" w:rsidR="006F770C" w:rsidRPr="00677E9D" w:rsidRDefault="00743901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 xml:space="preserve">     </w:t>
      </w:r>
      <w:bookmarkStart w:id="22" w:name="_Toc17732992"/>
      <w:r w:rsidR="006F770C" w:rsidRPr="00677E9D">
        <w:rPr>
          <w:rFonts w:ascii="Times New Roman" w:hAnsi="Times New Roman" w:cs="Times New Roman"/>
          <w:color w:val="auto"/>
        </w:rPr>
        <w:t>Details</w:t>
      </w:r>
      <w:bookmarkEnd w:id="22"/>
    </w:p>
    <w:p w14:paraId="0FFE36E9" w14:textId="77777777" w:rsidR="006F770C" w:rsidRPr="00677E9D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268D48C9" w14:textId="77777777" w:rsidR="006F770C" w:rsidRPr="00677E9D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152E0D15" w14:textId="77777777" w:rsidR="0027630C" w:rsidRPr="00677E9D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23" w:name="_Toc387654370"/>
      <w:bookmarkStart w:id="24" w:name="_Toc387758815"/>
      <w:bookmarkStart w:id="25" w:name="_Toc387821326"/>
      <w:bookmarkStart w:id="26" w:name="_Toc387821375"/>
      <w:bookmarkStart w:id="27" w:name="_Toc430607220"/>
      <w:bookmarkStart w:id="28" w:name="_Toc430607321"/>
      <w:bookmarkStart w:id="29" w:name="_Toc430607359"/>
      <w:bookmarkStart w:id="30" w:name="_Toc469401001"/>
      <w:bookmarkStart w:id="31" w:name="_Toc503899836"/>
      <w:bookmarkStart w:id="32" w:name="_Toc17732993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22B88BBD" w14:textId="77777777" w:rsidR="0027630C" w:rsidRPr="00677E9D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33" w:name="_Toc387654371"/>
      <w:bookmarkStart w:id="34" w:name="_Toc387758816"/>
      <w:bookmarkStart w:id="35" w:name="_Toc387821327"/>
      <w:bookmarkStart w:id="36" w:name="_Toc387821376"/>
      <w:bookmarkStart w:id="37" w:name="_Toc430607221"/>
      <w:bookmarkStart w:id="38" w:name="_Toc430607322"/>
      <w:bookmarkStart w:id="39" w:name="_Toc430607360"/>
      <w:bookmarkStart w:id="40" w:name="_Toc469401002"/>
      <w:bookmarkStart w:id="41" w:name="_Toc503899837"/>
      <w:bookmarkStart w:id="42" w:name="_Toc17732994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1CD5927A" w14:textId="77777777" w:rsidR="006F770C" w:rsidRPr="00677E9D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3" w:name="_Toc17732995"/>
      <w:r w:rsidRPr="00677E9D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43"/>
    </w:p>
    <w:p w14:paraId="48610A5E" w14:textId="77777777" w:rsidR="00381B5A" w:rsidRPr="00677E9D" w:rsidRDefault="00E64317" w:rsidP="00381B5A">
      <w:pPr>
        <w:rPr>
          <w:rFonts w:ascii="Times New Roman" w:hAnsi="Times New Roman"/>
          <w:color w:val="000000" w:themeColor="text1"/>
        </w:rPr>
      </w:pPr>
      <w:proofErr w:type="spellStart"/>
      <w:r w:rsidRPr="00677E9D">
        <w:rPr>
          <w:rFonts w:ascii="Times New Roman" w:hAnsi="Times New Roman"/>
        </w:rPr>
        <w:t>eCL_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proofErr w:type="spellEnd"/>
      <w:r w:rsidR="00D03711" w:rsidRPr="00677E9D">
        <w:rPr>
          <w:rFonts w:ascii="Times New Roman" w:hAnsi="Times New Roman"/>
        </w:rPr>
        <w:t xml:space="preserve"> </w:t>
      </w:r>
      <w:r w:rsidR="005C5F9F" w:rsidRPr="00677E9D">
        <w:rPr>
          <w:rFonts w:ascii="Times New Roman" w:hAnsi="Times New Roman"/>
        </w:rPr>
        <w:t>_</w:t>
      </w:r>
      <w:r w:rsidR="00381B5A" w:rsidRPr="00677E9D">
        <w:rPr>
          <w:rFonts w:ascii="Times New Roman" w:hAnsi="Times New Roman"/>
        </w:rPr>
        <w:t>Feed_xxx</w:t>
      </w:r>
      <w:r w:rsidR="00F56A29" w:rsidRPr="00677E9D">
        <w:rPr>
          <w:rFonts w:ascii="Times New Roman" w:hAnsi="Times New Roman"/>
        </w:rPr>
        <w:t>yyyymmdd</w:t>
      </w:r>
      <w:r w:rsidRPr="00677E9D">
        <w:rPr>
          <w:rFonts w:ascii="Times New Roman" w:hAnsi="Times New Roman"/>
        </w:rPr>
        <w:t xml:space="preserve">.csv </w:t>
      </w:r>
      <w:r w:rsidR="005C5F9F" w:rsidRPr="00677E9D">
        <w:rPr>
          <w:rFonts w:ascii="Times New Roman" w:hAnsi="Times New Roman"/>
        </w:rPr>
        <w:t xml:space="preserve"> is the naming convention for the feed</w:t>
      </w:r>
      <w:r w:rsidR="00381B5A" w:rsidRPr="00677E9D">
        <w:rPr>
          <w:rFonts w:ascii="Times New Roman" w:hAnsi="Times New Roman"/>
        </w:rPr>
        <w:t xml:space="preserve"> </w:t>
      </w:r>
      <w:r w:rsidR="00381B5A" w:rsidRPr="00677E9D">
        <w:rPr>
          <w:rFonts w:ascii="Times New Roman" w:hAnsi="Times New Roman"/>
          <w:color w:val="000000" w:themeColor="text1"/>
        </w:rPr>
        <w:t>where xxx is the 3 letter Report code.</w:t>
      </w:r>
    </w:p>
    <w:p w14:paraId="4DD78CE4" w14:textId="77777777" w:rsidR="00C74EEA" w:rsidRPr="00677E9D" w:rsidRDefault="00C74EEA" w:rsidP="00C5412A">
      <w:pPr>
        <w:spacing w:after="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Source s</w:t>
      </w:r>
      <w:r w:rsidR="00E64317" w:rsidRPr="00677E9D">
        <w:rPr>
          <w:rFonts w:ascii="Times New Roman" w:hAnsi="Times New Roman"/>
        </w:rPr>
        <w:t xml:space="preserve">ystem: </w:t>
      </w:r>
      <w:r w:rsidR="00374EA8" w:rsidRPr="00677E9D">
        <w:rPr>
          <w:rFonts w:ascii="Times New Roman" w:hAnsi="Times New Roman"/>
        </w:rPr>
        <w:t>NA</w:t>
      </w:r>
    </w:p>
    <w:p w14:paraId="6144F160" w14:textId="0C164B2C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Staging location: </w:t>
      </w:r>
      <w:hyperlink r:id="rId13" w:history="1">
        <w:r w:rsidR="00FB5F3D" w:rsidRPr="00677E9D">
          <w:rPr>
            <w:rFonts w:ascii="Times New Roman" w:hAnsi="Times New Roman"/>
          </w:rPr>
          <w:t>\\</w:t>
        </w:r>
        <w:r w:rsidR="001F1228">
          <w:rPr>
            <w:rFonts w:ascii="Times New Roman" w:hAnsi="Times New Roman"/>
          </w:rPr>
          <w:t>UVAAPADSQL50CCO</w:t>
        </w:r>
        <w:r w:rsidR="00FB5F3D" w:rsidRPr="00677E9D">
          <w:rPr>
            <w:rFonts w:ascii="Times New Roman" w:hAnsi="Times New Roman"/>
          </w:rPr>
          <w:t>\data\</w:t>
        </w:r>
      </w:hyperlink>
      <w:r w:rsidR="00FB5F3D" w:rsidRPr="00677E9D">
        <w:rPr>
          <w:rFonts w:ascii="Times New Roman" w:hAnsi="Times New Roman"/>
        </w:rPr>
        <w:t>Coaching\</w:t>
      </w:r>
      <w:r w:rsidR="0094076B" w:rsidRPr="00677E9D">
        <w:rPr>
          <w:rFonts w:ascii="Times New Roman" w:hAnsi="Times New Roman"/>
        </w:rPr>
        <w:t>Gen</w:t>
      </w:r>
      <w:r w:rsidR="00FB5F3D" w:rsidRPr="00677E9D">
        <w:rPr>
          <w:rFonts w:ascii="Times New Roman" w:hAnsi="Times New Roman"/>
        </w:rPr>
        <w:t>eric</w:t>
      </w:r>
      <w:r w:rsidR="0094076B" w:rsidRPr="00677E9D">
        <w:rPr>
          <w:rFonts w:ascii="Times New Roman" w:hAnsi="Times New Roman"/>
        </w:rPr>
        <w:t>\</w:t>
      </w:r>
    </w:p>
    <w:p w14:paraId="2CECD4F4" w14:textId="77777777" w:rsidR="00E64317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name</w:t>
      </w:r>
      <w:r w:rsidR="00E64317" w:rsidRPr="00677E9D">
        <w:rPr>
          <w:rFonts w:ascii="Times New Roman" w:hAnsi="Times New Roman"/>
        </w:rPr>
        <w:t xml:space="preserve"> </w:t>
      </w:r>
      <w:proofErr w:type="spellStart"/>
      <w:r w:rsidR="00E64317" w:rsidRPr="00677E9D">
        <w:rPr>
          <w:rFonts w:ascii="Times New Roman" w:hAnsi="Times New Roman"/>
        </w:rPr>
        <w:t>eCL_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proofErr w:type="spellEnd"/>
      <w:r w:rsidR="00D03711" w:rsidRPr="00677E9D">
        <w:rPr>
          <w:rFonts w:ascii="Times New Roman" w:hAnsi="Times New Roman"/>
        </w:rPr>
        <w:t xml:space="preserve"> </w:t>
      </w:r>
      <w:r w:rsidR="00E64317" w:rsidRPr="00677E9D">
        <w:rPr>
          <w:rFonts w:ascii="Times New Roman" w:hAnsi="Times New Roman"/>
        </w:rPr>
        <w:t>_</w:t>
      </w:r>
      <w:r w:rsidR="00381B5A" w:rsidRPr="00677E9D">
        <w:rPr>
          <w:rFonts w:ascii="Times New Roman" w:hAnsi="Times New Roman"/>
        </w:rPr>
        <w:t>Feed_xxx</w:t>
      </w:r>
      <w:r w:rsidR="00F56A29" w:rsidRPr="00677E9D">
        <w:rPr>
          <w:rFonts w:ascii="Times New Roman" w:hAnsi="Times New Roman"/>
        </w:rPr>
        <w:t>yyyymmdd</w:t>
      </w:r>
      <w:r w:rsidR="00E64317" w:rsidRPr="00677E9D">
        <w:rPr>
          <w:rFonts w:ascii="Times New Roman" w:hAnsi="Times New Roman"/>
        </w:rPr>
        <w:t xml:space="preserve">.csv </w:t>
      </w:r>
    </w:p>
    <w:p w14:paraId="14B26FC2" w14:textId="77777777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Frequency: </w:t>
      </w:r>
      <w:r w:rsidR="0094076B" w:rsidRPr="00677E9D">
        <w:rPr>
          <w:rFonts w:ascii="Times New Roman" w:hAnsi="Times New Roman"/>
        </w:rPr>
        <w:t>Ad-hoc</w:t>
      </w:r>
    </w:p>
    <w:p w14:paraId="1C761429" w14:textId="77777777" w:rsidR="00C74EEA" w:rsidRPr="00677E9D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arrival time: NA</w:t>
      </w:r>
    </w:p>
    <w:p w14:paraId="78F02296" w14:textId="77777777"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Destination Table: </w:t>
      </w:r>
      <w:r w:rsidR="00E64317" w:rsidRPr="00677E9D">
        <w:rPr>
          <w:rFonts w:ascii="Times New Roman" w:hAnsi="Times New Roman"/>
        </w:rPr>
        <w:t>Coaching_Log and Coaching_Log_Reason</w:t>
      </w:r>
    </w:p>
    <w:p w14:paraId="2F6BCF73" w14:textId="77777777" w:rsidR="00C74EEA" w:rsidRPr="00677E9D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024B76" w14:textId="77777777" w:rsidR="0008338D" w:rsidRPr="00677E9D" w:rsidRDefault="0008338D" w:rsidP="0008338D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44" w:name="_Toc17732996"/>
      <w:r w:rsidRPr="00677E9D">
        <w:rPr>
          <w:rFonts w:ascii="Times New Roman" w:hAnsi="Times New Roman" w:cs="Times New Roman"/>
          <w:color w:val="auto"/>
        </w:rPr>
        <w:t>File layout and Mappings</w:t>
      </w:r>
      <w:bookmarkEnd w:id="44"/>
    </w:p>
    <w:p w14:paraId="3115E228" w14:textId="59073141" w:rsidR="0008338D" w:rsidRPr="00677E9D" w:rsidRDefault="00325B5B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Non OTH Files (DTT, SEA, SEAA, SEAR, AOS, APW</w:t>
      </w:r>
      <w:r w:rsidR="00E660B8">
        <w:rPr>
          <w:rFonts w:ascii="Times New Roman" w:hAnsi="Times New Roman"/>
          <w:b/>
        </w:rPr>
        <w:t>, SUR</w:t>
      </w:r>
      <w:r w:rsidRPr="00677E9D">
        <w:rPr>
          <w:rFonts w:ascii="Times New Roman" w:hAnsi="Times New Roman"/>
          <w:b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08338D" w:rsidRPr="007F7B2E" w14:paraId="1E43F3E4" w14:textId="77777777" w:rsidTr="00A40171">
        <w:tc>
          <w:tcPr>
            <w:tcW w:w="1068" w:type="dxa"/>
          </w:tcPr>
          <w:p w14:paraId="2F91EEC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Element #</w:t>
            </w:r>
          </w:p>
        </w:tc>
        <w:tc>
          <w:tcPr>
            <w:tcW w:w="2347" w:type="dxa"/>
          </w:tcPr>
          <w:p w14:paraId="0C81FE6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File Element</w:t>
            </w:r>
          </w:p>
        </w:tc>
        <w:tc>
          <w:tcPr>
            <w:tcW w:w="3150" w:type="dxa"/>
          </w:tcPr>
          <w:p w14:paraId="720921B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Staging table</w:t>
            </w:r>
          </w:p>
          <w:p w14:paraId="635F25B9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[EC].[Generic_Coaching_Stage]</w:t>
            </w:r>
          </w:p>
        </w:tc>
        <w:tc>
          <w:tcPr>
            <w:tcW w:w="2785" w:type="dxa"/>
          </w:tcPr>
          <w:p w14:paraId="5437058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Destination table(s)</w:t>
            </w:r>
          </w:p>
          <w:p w14:paraId="5DDC8F7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[EC].[Coaching_Log]CL</w:t>
            </w:r>
          </w:p>
          <w:p w14:paraId="7177DC1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[EC].[Coaching_Log_Reason]CLR</w:t>
            </w:r>
          </w:p>
        </w:tc>
      </w:tr>
      <w:tr w:rsidR="0008338D" w:rsidRPr="007F7B2E" w14:paraId="137C63E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043E0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8BE3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numReportID</w:t>
            </w:r>
          </w:p>
        </w:tc>
        <w:tc>
          <w:tcPr>
            <w:tcW w:w="3150" w:type="dxa"/>
          </w:tcPr>
          <w:p w14:paraId="6057308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Report_ID</w:t>
            </w:r>
          </w:p>
        </w:tc>
        <w:tc>
          <w:tcPr>
            <w:tcW w:w="2785" w:type="dxa"/>
          </w:tcPr>
          <w:p w14:paraId="0BECB8D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CL.numReportID</w:t>
            </w:r>
            <w:proofErr w:type="spellEnd"/>
          </w:p>
        </w:tc>
      </w:tr>
      <w:tr w:rsidR="0008338D" w:rsidRPr="007F7B2E" w14:paraId="2BAAB856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2680C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4BE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strReportCode</w:t>
            </w:r>
          </w:p>
        </w:tc>
        <w:tc>
          <w:tcPr>
            <w:tcW w:w="3150" w:type="dxa"/>
          </w:tcPr>
          <w:p w14:paraId="2A21E76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Report_Code</w:t>
            </w:r>
          </w:p>
        </w:tc>
        <w:tc>
          <w:tcPr>
            <w:tcW w:w="2785" w:type="dxa"/>
          </w:tcPr>
          <w:p w14:paraId="71B847FE" w14:textId="77777777" w:rsidR="0008338D" w:rsidRPr="00677E9D" w:rsidRDefault="0008338D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CL.strReportCode</w:t>
            </w:r>
            <w:proofErr w:type="spellEnd"/>
          </w:p>
          <w:p w14:paraId="45AEBDBB" w14:textId="77777777" w:rsidR="00D91EE9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SEAyyyymmdd</w:t>
            </w:r>
            <w:proofErr w:type="spellEnd"/>
          </w:p>
          <w:p w14:paraId="5BB17C7C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SEARyyyymmdd</w:t>
            </w:r>
            <w:proofErr w:type="spellEnd"/>
          </w:p>
          <w:p w14:paraId="43017AD0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SEAAyyyymmdd</w:t>
            </w:r>
            <w:proofErr w:type="spellEnd"/>
          </w:p>
          <w:p w14:paraId="2AD14845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DTTyyyymmdd</w:t>
            </w:r>
            <w:proofErr w:type="spellEnd"/>
          </w:p>
          <w:p w14:paraId="39CE3637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APSyyyymmdd</w:t>
            </w:r>
            <w:proofErr w:type="spellEnd"/>
          </w:p>
          <w:p w14:paraId="3702A9D5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APWyyyymmdd</w:t>
            </w:r>
            <w:proofErr w:type="spellEnd"/>
          </w:p>
          <w:p w14:paraId="7C3A1FA6" w14:textId="77777777" w:rsidR="00325B5B" w:rsidRPr="00677E9D" w:rsidRDefault="00325B5B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  <w:p w14:paraId="5CDD2A4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CLR.SubCoachingReasonID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</w:t>
            </w:r>
            <w:r w:rsidR="00325B5B" w:rsidRPr="00677E9D">
              <w:rPr>
                <w:rFonts w:ascii="Times New Roman" w:hAnsi="Times New Roman"/>
                <w:sz w:val="20"/>
                <w:szCs w:val="20"/>
              </w:rPr>
              <w:t xml:space="preserve"> from Report Code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</w:tr>
      <w:tr w:rsidR="0008338D" w:rsidRPr="007F7B2E" w14:paraId="20E6BAB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E81F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D1947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strFormType</w:t>
            </w:r>
          </w:p>
        </w:tc>
        <w:tc>
          <w:tcPr>
            <w:tcW w:w="3150" w:type="dxa"/>
          </w:tcPr>
          <w:p w14:paraId="233FA13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Form_Type</w:t>
            </w:r>
          </w:p>
        </w:tc>
        <w:tc>
          <w:tcPr>
            <w:tcW w:w="2785" w:type="dxa"/>
            <w:vMerge w:val="restart"/>
          </w:tcPr>
          <w:p w14:paraId="5B19A94E" w14:textId="77777777" w:rsidR="00D91EE9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CL.SourceID</w:t>
            </w:r>
            <w:proofErr w:type="spellEnd"/>
            <w:r w:rsidR="009A28C9" w:rsidRPr="00677E9D">
              <w:rPr>
                <w:rFonts w:ascii="Times New Roman" w:hAnsi="Times New Roman"/>
                <w:sz w:val="20"/>
                <w:szCs w:val="20"/>
              </w:rPr>
              <w:t xml:space="preserve"> (Derived)</w:t>
            </w:r>
          </w:p>
          <w:p w14:paraId="0280F0C1" w14:textId="77777777" w:rsidR="0008338D" w:rsidRPr="00677E9D" w:rsidRDefault="009A28C9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 xml:space="preserve">DTT – Empower </w:t>
            </w:r>
          </w:p>
          <w:p w14:paraId="27A0C04E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OTH – From file</w:t>
            </w:r>
          </w:p>
          <w:p w14:paraId="5CFE3FE9" w14:textId="77777777"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All Others – Internal CCO Reporting</w:t>
            </w:r>
          </w:p>
        </w:tc>
      </w:tr>
      <w:tr w:rsidR="0008338D" w:rsidRPr="007F7B2E" w14:paraId="36D53DC2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6D07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8E723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strSource</w:t>
            </w:r>
          </w:p>
        </w:tc>
        <w:tc>
          <w:tcPr>
            <w:tcW w:w="3150" w:type="dxa"/>
          </w:tcPr>
          <w:p w14:paraId="5857E52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Source</w:t>
            </w:r>
          </w:p>
        </w:tc>
        <w:tc>
          <w:tcPr>
            <w:tcW w:w="2785" w:type="dxa"/>
            <w:vMerge/>
          </w:tcPr>
          <w:p w14:paraId="3EFE24C4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08338D" w:rsidRPr="007F7B2E" w14:paraId="127E81E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F0B0D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7C7D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strFormStatus</w:t>
            </w:r>
          </w:p>
        </w:tc>
        <w:tc>
          <w:tcPr>
            <w:tcW w:w="3150" w:type="dxa"/>
          </w:tcPr>
          <w:p w14:paraId="6FC96B73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Form_Status</w:t>
            </w:r>
          </w:p>
        </w:tc>
        <w:tc>
          <w:tcPr>
            <w:tcW w:w="2785" w:type="dxa"/>
          </w:tcPr>
          <w:p w14:paraId="1D2C0268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CL.StatusID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  <w:p w14:paraId="3C650B5A" w14:textId="77777777" w:rsidR="00325B5B" w:rsidRPr="00677E9D" w:rsidRDefault="00325B5B" w:rsidP="00325B5B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OTH – From file</w:t>
            </w:r>
          </w:p>
          <w:p w14:paraId="1618D391" w14:textId="77777777" w:rsidR="009A28C9" w:rsidRDefault="00325B5B" w:rsidP="009A28C9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 xml:space="preserve">All Others </w:t>
            </w:r>
            <w:r w:rsidR="009A28C9" w:rsidRPr="00677E9D">
              <w:rPr>
                <w:rFonts w:ascii="Times New Roman" w:hAnsi="Times New Roman"/>
                <w:sz w:val="20"/>
                <w:szCs w:val="20"/>
              </w:rPr>
              <w:t>– Pending Acknowledgement</w:t>
            </w:r>
          </w:p>
          <w:p w14:paraId="0B713EAF" w14:textId="77F40C0F" w:rsidR="00E660B8" w:rsidRPr="00677E9D" w:rsidRDefault="00E660B8" w:rsidP="009A28C9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SUR -Pending Supervisor Review</w:t>
            </w:r>
          </w:p>
        </w:tc>
      </w:tr>
      <w:tr w:rsidR="0008338D" w:rsidRPr="007F7B2E" w14:paraId="57D7C39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9B1C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6616F" w14:textId="77777777" w:rsidR="0008338D" w:rsidRPr="00677E9D" w:rsidRDefault="0008338D" w:rsidP="00A40171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EventDate</w:t>
            </w:r>
          </w:p>
        </w:tc>
        <w:tc>
          <w:tcPr>
            <w:tcW w:w="3150" w:type="dxa"/>
          </w:tcPr>
          <w:p w14:paraId="7944AB0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Event_Date</w:t>
            </w:r>
          </w:p>
        </w:tc>
        <w:tc>
          <w:tcPr>
            <w:tcW w:w="2785" w:type="dxa"/>
          </w:tcPr>
          <w:p w14:paraId="5A610A5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CL.EventDate</w:t>
            </w:r>
            <w:proofErr w:type="spellEnd"/>
          </w:p>
        </w:tc>
      </w:tr>
      <w:tr w:rsidR="0008338D" w:rsidRPr="007F7B2E" w14:paraId="2E90AC09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752F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6C922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SubmittedDate</w:t>
            </w:r>
          </w:p>
        </w:tc>
        <w:tc>
          <w:tcPr>
            <w:tcW w:w="3150" w:type="dxa"/>
          </w:tcPr>
          <w:p w14:paraId="2E4F23C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Submitted_Date</w:t>
            </w:r>
          </w:p>
        </w:tc>
        <w:tc>
          <w:tcPr>
            <w:tcW w:w="2785" w:type="dxa"/>
          </w:tcPr>
          <w:p w14:paraId="2D1C37AD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CL.submittedDate</w:t>
            </w:r>
            <w:proofErr w:type="spellEnd"/>
          </w:p>
        </w:tc>
      </w:tr>
      <w:tr w:rsidR="0008338D" w:rsidRPr="007F7B2E" w14:paraId="61CAFCF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493F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E05A9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StartDate</w:t>
            </w:r>
          </w:p>
        </w:tc>
        <w:tc>
          <w:tcPr>
            <w:tcW w:w="3150" w:type="dxa"/>
          </w:tcPr>
          <w:p w14:paraId="013BF97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Start_Date</w:t>
            </w:r>
          </w:p>
        </w:tc>
        <w:tc>
          <w:tcPr>
            <w:tcW w:w="2785" w:type="dxa"/>
          </w:tcPr>
          <w:p w14:paraId="74DD1DBE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CL.StartDate</w:t>
            </w:r>
            <w:proofErr w:type="spellEnd"/>
          </w:p>
        </w:tc>
      </w:tr>
      <w:tr w:rsidR="0008338D" w:rsidRPr="007F7B2E" w14:paraId="70C7B771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8116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0B60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strSubmitterName</w:t>
            </w:r>
          </w:p>
        </w:tc>
        <w:tc>
          <w:tcPr>
            <w:tcW w:w="3150" w:type="dxa"/>
          </w:tcPr>
          <w:p w14:paraId="4473C598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Submitter_Name</w:t>
            </w:r>
          </w:p>
        </w:tc>
        <w:tc>
          <w:tcPr>
            <w:tcW w:w="2785" w:type="dxa"/>
          </w:tcPr>
          <w:p w14:paraId="287021A6" w14:textId="687F84CC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CL.SubmitterID</w:t>
            </w:r>
            <w:proofErr w:type="spellEnd"/>
            <w:r w:rsidR="00E660B8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</w:tc>
      </w:tr>
      <w:tr w:rsidR="0008338D" w:rsidRPr="007F7B2E" w14:paraId="6C7C7E25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55799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E51A3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strSubmitterEmail</w:t>
            </w:r>
          </w:p>
          <w:p w14:paraId="4DDEB7E0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150" w:type="dxa"/>
          </w:tcPr>
          <w:p w14:paraId="7440E84F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85" w:type="dxa"/>
          </w:tcPr>
          <w:p w14:paraId="791D1A07" w14:textId="77777777" w:rsidR="0008338D" w:rsidRPr="00677E9D" w:rsidRDefault="009A28C9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NA</w:t>
            </w:r>
          </w:p>
        </w:tc>
      </w:tr>
      <w:tr w:rsidR="0008338D" w:rsidRPr="007F7B2E" w14:paraId="13850A31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0382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7A4A9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EmpID</w:t>
            </w:r>
          </w:p>
        </w:tc>
        <w:tc>
          <w:tcPr>
            <w:tcW w:w="3150" w:type="dxa"/>
          </w:tcPr>
          <w:p w14:paraId="76F4B58B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CSR_EMPID</w:t>
            </w:r>
          </w:p>
        </w:tc>
        <w:tc>
          <w:tcPr>
            <w:tcW w:w="2785" w:type="dxa"/>
          </w:tcPr>
          <w:p w14:paraId="24E580A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CL.EmpID</w:t>
            </w:r>
            <w:proofErr w:type="spellEnd"/>
          </w:p>
        </w:tc>
      </w:tr>
      <w:tr w:rsidR="0008338D" w:rsidRPr="007F7B2E" w14:paraId="1F2DFAE6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4C1E1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ECAE6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strCSRSite</w:t>
            </w:r>
          </w:p>
        </w:tc>
        <w:tc>
          <w:tcPr>
            <w:tcW w:w="3150" w:type="dxa"/>
          </w:tcPr>
          <w:p w14:paraId="36EAC4A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CSR_Site</w:t>
            </w:r>
          </w:p>
        </w:tc>
        <w:tc>
          <w:tcPr>
            <w:tcW w:w="2785" w:type="dxa"/>
          </w:tcPr>
          <w:p w14:paraId="67861DB1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CL.SiteID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</w:tc>
      </w:tr>
      <w:tr w:rsidR="0008338D" w:rsidRPr="007F7B2E" w14:paraId="133A0C08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F1D1A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C3639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proofErr w:type="spellStart"/>
            <w:r w:rsidRPr="00677E9D">
              <w:rPr>
                <w:sz w:val="20"/>
                <w:szCs w:val="20"/>
              </w:rPr>
              <w:t>strCoachReason_Current_Coaching_Initiatives</w:t>
            </w:r>
            <w:proofErr w:type="spellEnd"/>
          </w:p>
        </w:tc>
        <w:tc>
          <w:tcPr>
            <w:tcW w:w="3150" w:type="dxa"/>
          </w:tcPr>
          <w:p w14:paraId="3689295C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strCoachReason_Current_Coaching_Initiatives</w:t>
            </w:r>
            <w:proofErr w:type="spellEnd"/>
          </w:p>
        </w:tc>
        <w:tc>
          <w:tcPr>
            <w:tcW w:w="2785" w:type="dxa"/>
          </w:tcPr>
          <w:p w14:paraId="4704839E" w14:textId="77777777" w:rsidR="009A28C9" w:rsidRPr="00677E9D" w:rsidRDefault="0008338D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CLR.</w:t>
            </w:r>
            <w:r w:rsidR="00CF23BE" w:rsidRPr="007F7B2E">
              <w:rPr>
                <w:rFonts w:ascii="Times New Roman" w:hAnsi="Times New Roman"/>
                <w:sz w:val="20"/>
                <w:szCs w:val="20"/>
              </w:rPr>
              <w:t>value</w:t>
            </w:r>
            <w:proofErr w:type="spellEnd"/>
          </w:p>
        </w:tc>
      </w:tr>
      <w:tr w:rsidR="0008338D" w:rsidRPr="007F7B2E" w14:paraId="29C33D3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C5B42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5D056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txtDescription</w:t>
            </w:r>
          </w:p>
        </w:tc>
        <w:tc>
          <w:tcPr>
            <w:tcW w:w="3150" w:type="dxa"/>
          </w:tcPr>
          <w:p w14:paraId="44C65985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TextDescription</w:t>
            </w:r>
          </w:p>
        </w:tc>
        <w:tc>
          <w:tcPr>
            <w:tcW w:w="2785" w:type="dxa"/>
          </w:tcPr>
          <w:p w14:paraId="08651AD6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CL.Description</w:t>
            </w:r>
            <w:proofErr w:type="spellEnd"/>
          </w:p>
        </w:tc>
      </w:tr>
      <w:tr w:rsidR="0008338D" w:rsidRPr="007F7B2E" w14:paraId="43A827D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026AB" w14:textId="77777777"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8571A" w14:textId="77777777"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677E9D">
              <w:rPr>
                <w:sz w:val="20"/>
                <w:szCs w:val="20"/>
              </w:rPr>
              <w:t>strProgram</w:t>
            </w:r>
          </w:p>
        </w:tc>
        <w:tc>
          <w:tcPr>
            <w:tcW w:w="3150" w:type="dxa"/>
          </w:tcPr>
          <w:p w14:paraId="55221FEA" w14:textId="77777777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Program</w:t>
            </w:r>
          </w:p>
        </w:tc>
        <w:tc>
          <w:tcPr>
            <w:tcW w:w="2785" w:type="dxa"/>
          </w:tcPr>
          <w:p w14:paraId="192F38F1" w14:textId="1F8C03F4"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CL.ProgramName</w:t>
            </w:r>
            <w:proofErr w:type="spellEnd"/>
            <w:r w:rsidR="00E660B8"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</w:tc>
      </w:tr>
    </w:tbl>
    <w:p w14:paraId="250CC549" w14:textId="77777777" w:rsidR="00CF23BE" w:rsidRPr="00677E9D" w:rsidRDefault="00CF23BE" w:rsidP="0008338D">
      <w:pPr>
        <w:rPr>
          <w:rFonts w:ascii="Times New Roman" w:hAnsi="Times New Roman"/>
        </w:rPr>
      </w:pPr>
    </w:p>
    <w:p w14:paraId="75F9501E" w14:textId="77777777" w:rsidR="00AF7A4C" w:rsidRPr="00677E9D" w:rsidRDefault="00AF7A4C" w:rsidP="00AF7A4C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OTH File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AF7A4C" w:rsidRPr="007F7B2E" w14:paraId="6DE67697" w14:textId="77777777" w:rsidTr="00A40171">
        <w:tc>
          <w:tcPr>
            <w:tcW w:w="1068" w:type="dxa"/>
          </w:tcPr>
          <w:p w14:paraId="78837D7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Element #</w:t>
            </w:r>
          </w:p>
        </w:tc>
        <w:tc>
          <w:tcPr>
            <w:tcW w:w="2347" w:type="dxa"/>
          </w:tcPr>
          <w:p w14:paraId="67722882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File Element</w:t>
            </w:r>
          </w:p>
        </w:tc>
        <w:tc>
          <w:tcPr>
            <w:tcW w:w="3150" w:type="dxa"/>
          </w:tcPr>
          <w:p w14:paraId="2188E60F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Staging table</w:t>
            </w:r>
          </w:p>
          <w:p w14:paraId="1BEE9755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[EC].[Generic_Coaching_Stage]</w:t>
            </w:r>
          </w:p>
        </w:tc>
        <w:tc>
          <w:tcPr>
            <w:tcW w:w="2785" w:type="dxa"/>
          </w:tcPr>
          <w:p w14:paraId="2B304F1A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Destination table(s)</w:t>
            </w:r>
          </w:p>
          <w:p w14:paraId="77576D43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[EC].[Coaching_Log]CL</w:t>
            </w:r>
          </w:p>
          <w:p w14:paraId="700794DB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[EC].[Coaching_Log_Reason]CLR</w:t>
            </w:r>
          </w:p>
        </w:tc>
      </w:tr>
      <w:tr w:rsidR="00AF7A4C" w:rsidRPr="007F7B2E" w14:paraId="231A3D0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06163" w14:textId="77777777" w:rsidR="00AF7A4C" w:rsidRPr="007F7B2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4E769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numReportID</w:t>
            </w:r>
          </w:p>
        </w:tc>
        <w:tc>
          <w:tcPr>
            <w:tcW w:w="3150" w:type="dxa"/>
          </w:tcPr>
          <w:p w14:paraId="46AE75D2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Report_ID</w:t>
            </w:r>
          </w:p>
        </w:tc>
        <w:tc>
          <w:tcPr>
            <w:tcW w:w="2785" w:type="dxa"/>
          </w:tcPr>
          <w:p w14:paraId="2DEAC87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CL.numReportID</w:t>
            </w:r>
            <w:proofErr w:type="spellEnd"/>
          </w:p>
        </w:tc>
      </w:tr>
      <w:tr w:rsidR="00AF7A4C" w:rsidRPr="007F7B2E" w14:paraId="3A720CC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3F24F" w14:textId="77777777" w:rsidR="00AF7A4C" w:rsidRPr="007F7B2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A673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strReportCode</w:t>
            </w:r>
          </w:p>
        </w:tc>
        <w:tc>
          <w:tcPr>
            <w:tcW w:w="3150" w:type="dxa"/>
          </w:tcPr>
          <w:p w14:paraId="77657D3D" w14:textId="77777777"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Report_Code</w:t>
            </w:r>
          </w:p>
        </w:tc>
        <w:tc>
          <w:tcPr>
            <w:tcW w:w="2785" w:type="dxa"/>
          </w:tcPr>
          <w:p w14:paraId="0B8289EB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CL.strReportCode</w:t>
            </w:r>
            <w:proofErr w:type="spellEnd"/>
          </w:p>
          <w:p w14:paraId="29F1C07C" w14:textId="77777777"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CLR.SubCoachingReasonID</w:t>
            </w:r>
            <w:proofErr w:type="spellEnd"/>
            <w:r w:rsidRPr="00677E9D">
              <w:rPr>
                <w:rFonts w:ascii="Times New Roman" w:hAnsi="Times New Roman"/>
              </w:rPr>
              <w:t>(Derived)</w:t>
            </w:r>
          </w:p>
        </w:tc>
      </w:tr>
      <w:tr w:rsidR="002C60A9" w:rsidRPr="007F7B2E" w14:paraId="270C0699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1A6FB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FBFDA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numModuleID</w:t>
            </w:r>
            <w:proofErr w:type="spellEnd"/>
          </w:p>
        </w:tc>
        <w:tc>
          <w:tcPr>
            <w:tcW w:w="3150" w:type="dxa"/>
          </w:tcPr>
          <w:p w14:paraId="1B7FF1C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Module_ID</w:t>
            </w:r>
          </w:p>
        </w:tc>
        <w:tc>
          <w:tcPr>
            <w:tcW w:w="2785" w:type="dxa"/>
          </w:tcPr>
          <w:p w14:paraId="166B223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CL.ModuleID</w:t>
            </w:r>
            <w:proofErr w:type="spellEnd"/>
          </w:p>
        </w:tc>
      </w:tr>
      <w:tr w:rsidR="002C60A9" w:rsidRPr="007F7B2E" w14:paraId="22938D4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5F007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60B3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strFormType</w:t>
            </w:r>
          </w:p>
        </w:tc>
        <w:tc>
          <w:tcPr>
            <w:tcW w:w="3150" w:type="dxa"/>
          </w:tcPr>
          <w:p w14:paraId="0AD9328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Form_Type</w:t>
            </w:r>
          </w:p>
        </w:tc>
        <w:tc>
          <w:tcPr>
            <w:tcW w:w="2785" w:type="dxa"/>
          </w:tcPr>
          <w:p w14:paraId="4974D81C" w14:textId="77777777" w:rsidR="002C60A9" w:rsidRPr="00677E9D" w:rsidRDefault="00CF23BE" w:rsidP="002C60A9">
            <w:pPr>
              <w:rPr>
                <w:rFonts w:ascii="Times New Roman" w:hAnsi="Times New Roman"/>
              </w:rPr>
            </w:pPr>
            <w:r w:rsidRPr="007F7B2E">
              <w:rPr>
                <w:rFonts w:ascii="Times New Roman" w:hAnsi="Times New Roman"/>
              </w:rPr>
              <w:t>NA</w:t>
            </w:r>
          </w:p>
        </w:tc>
      </w:tr>
      <w:tr w:rsidR="002C60A9" w:rsidRPr="007F7B2E" w14:paraId="4371C82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0A8B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B4A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numSourceID</w:t>
            </w:r>
            <w:proofErr w:type="spellEnd"/>
          </w:p>
        </w:tc>
        <w:tc>
          <w:tcPr>
            <w:tcW w:w="3150" w:type="dxa"/>
          </w:tcPr>
          <w:p w14:paraId="4DA100C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Source_ID</w:t>
            </w:r>
          </w:p>
        </w:tc>
        <w:tc>
          <w:tcPr>
            <w:tcW w:w="2785" w:type="dxa"/>
          </w:tcPr>
          <w:p w14:paraId="34A89BE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CL.SourceID</w:t>
            </w:r>
            <w:proofErr w:type="spellEnd"/>
          </w:p>
        </w:tc>
      </w:tr>
      <w:tr w:rsidR="002C60A9" w:rsidRPr="007F7B2E" w14:paraId="151A65D5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96FB0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EB11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numisCSE</w:t>
            </w:r>
            <w:proofErr w:type="spellEnd"/>
          </w:p>
        </w:tc>
        <w:tc>
          <w:tcPr>
            <w:tcW w:w="3150" w:type="dxa"/>
          </w:tcPr>
          <w:p w14:paraId="333DA13E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isCSE</w:t>
            </w:r>
          </w:p>
        </w:tc>
        <w:tc>
          <w:tcPr>
            <w:tcW w:w="2785" w:type="dxa"/>
          </w:tcPr>
          <w:p w14:paraId="5E5F9D1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CL.isCSE</w:t>
            </w:r>
            <w:proofErr w:type="spellEnd"/>
          </w:p>
        </w:tc>
      </w:tr>
      <w:tr w:rsidR="002C60A9" w:rsidRPr="007F7B2E" w14:paraId="1FF7918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15420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52ED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numStatusID</w:t>
            </w:r>
            <w:proofErr w:type="spellEnd"/>
          </w:p>
        </w:tc>
        <w:tc>
          <w:tcPr>
            <w:tcW w:w="3150" w:type="dxa"/>
          </w:tcPr>
          <w:p w14:paraId="3EA3829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Status_ID</w:t>
            </w:r>
          </w:p>
        </w:tc>
        <w:tc>
          <w:tcPr>
            <w:tcW w:w="2785" w:type="dxa"/>
          </w:tcPr>
          <w:p w14:paraId="21D5BE70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CL.StatusID</w:t>
            </w:r>
            <w:proofErr w:type="spellEnd"/>
          </w:p>
        </w:tc>
      </w:tr>
      <w:tr w:rsidR="002C60A9" w:rsidRPr="007F7B2E" w14:paraId="3212B57E" w14:textId="77777777" w:rsidTr="002C60A9">
        <w:trPr>
          <w:trHeight w:val="206"/>
        </w:trPr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69C6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8D6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numCRID</w:t>
            </w:r>
            <w:proofErr w:type="spellEnd"/>
          </w:p>
        </w:tc>
        <w:tc>
          <w:tcPr>
            <w:tcW w:w="3150" w:type="dxa"/>
          </w:tcPr>
          <w:p w14:paraId="386DD02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CoachingReason_ID</w:t>
            </w:r>
            <w:proofErr w:type="spellEnd"/>
          </w:p>
        </w:tc>
        <w:tc>
          <w:tcPr>
            <w:tcW w:w="2785" w:type="dxa"/>
          </w:tcPr>
          <w:p w14:paraId="67D6AF5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CLR.CoachingReasonID</w:t>
            </w:r>
            <w:proofErr w:type="spellEnd"/>
          </w:p>
        </w:tc>
      </w:tr>
      <w:tr w:rsidR="002C60A9" w:rsidRPr="007F7B2E" w14:paraId="32E32C2B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95E6B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7F8D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numSubCRID</w:t>
            </w:r>
            <w:proofErr w:type="spellEnd"/>
          </w:p>
        </w:tc>
        <w:tc>
          <w:tcPr>
            <w:tcW w:w="3150" w:type="dxa"/>
          </w:tcPr>
          <w:p w14:paraId="48519B3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SubCoachingReason_ID</w:t>
            </w:r>
          </w:p>
        </w:tc>
        <w:tc>
          <w:tcPr>
            <w:tcW w:w="2785" w:type="dxa"/>
          </w:tcPr>
          <w:p w14:paraId="7DBC10F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CLR.SubCoachingReasonID</w:t>
            </w:r>
            <w:proofErr w:type="spellEnd"/>
          </w:p>
        </w:tc>
      </w:tr>
      <w:tr w:rsidR="002C60A9" w:rsidRPr="007F7B2E" w14:paraId="4EF981B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24B0E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6455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Value</w:t>
            </w:r>
          </w:p>
        </w:tc>
        <w:tc>
          <w:tcPr>
            <w:tcW w:w="3150" w:type="dxa"/>
          </w:tcPr>
          <w:p w14:paraId="5BBEA146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Value</w:t>
            </w:r>
          </w:p>
        </w:tc>
        <w:tc>
          <w:tcPr>
            <w:tcW w:w="2785" w:type="dxa"/>
          </w:tcPr>
          <w:p w14:paraId="3B3DDAA3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CLR.Value</w:t>
            </w:r>
            <w:proofErr w:type="spellEnd"/>
          </w:p>
        </w:tc>
      </w:tr>
      <w:tr w:rsidR="002C60A9" w:rsidRPr="007F7B2E" w14:paraId="5311A01D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50C1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DEA30" w14:textId="77777777" w:rsidR="002C60A9" w:rsidRPr="00677E9D" w:rsidRDefault="002C60A9" w:rsidP="002C60A9">
            <w:pPr>
              <w:rPr>
                <w:rFonts w:ascii="Times New Roman" w:hAnsi="Times New Roman"/>
                <w:b/>
              </w:rPr>
            </w:pPr>
            <w:r w:rsidRPr="00677E9D">
              <w:rPr>
                <w:rFonts w:ascii="Times New Roman" w:hAnsi="Times New Roman"/>
              </w:rPr>
              <w:t>EventDate</w:t>
            </w:r>
          </w:p>
        </w:tc>
        <w:tc>
          <w:tcPr>
            <w:tcW w:w="3150" w:type="dxa"/>
          </w:tcPr>
          <w:p w14:paraId="34BDE065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Event_date</w:t>
            </w:r>
            <w:proofErr w:type="spellEnd"/>
          </w:p>
        </w:tc>
        <w:tc>
          <w:tcPr>
            <w:tcW w:w="2785" w:type="dxa"/>
          </w:tcPr>
          <w:p w14:paraId="73565BEE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CL.EventDate</w:t>
            </w:r>
            <w:proofErr w:type="spellEnd"/>
          </w:p>
        </w:tc>
      </w:tr>
      <w:tr w:rsidR="002C60A9" w:rsidRPr="007F7B2E" w14:paraId="3AE2DAFE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84CAD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28861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EmpID</w:t>
            </w:r>
          </w:p>
        </w:tc>
        <w:tc>
          <w:tcPr>
            <w:tcW w:w="3150" w:type="dxa"/>
          </w:tcPr>
          <w:p w14:paraId="4596AA8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CSR_EMPID</w:t>
            </w:r>
          </w:p>
        </w:tc>
        <w:tc>
          <w:tcPr>
            <w:tcW w:w="2785" w:type="dxa"/>
          </w:tcPr>
          <w:p w14:paraId="401A0811" w14:textId="77777777" w:rsidR="00CF23BE" w:rsidRPr="007F7B2E" w:rsidRDefault="00CF23BE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7F7B2E">
              <w:rPr>
                <w:rFonts w:ascii="Times New Roman" w:hAnsi="Times New Roman"/>
              </w:rPr>
              <w:t>CL.Formname</w:t>
            </w:r>
            <w:proofErr w:type="spellEnd"/>
          </w:p>
          <w:p w14:paraId="41B43F08" w14:textId="77777777" w:rsidR="002C60A9" w:rsidRPr="00677E9D" w:rsidRDefault="002C60A9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CL.EmpID</w:t>
            </w:r>
            <w:proofErr w:type="spellEnd"/>
          </w:p>
        </w:tc>
      </w:tr>
      <w:tr w:rsidR="002C60A9" w:rsidRPr="007F7B2E" w14:paraId="25AFC7B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807E2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3391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LANID</w:t>
            </w:r>
          </w:p>
        </w:tc>
        <w:tc>
          <w:tcPr>
            <w:tcW w:w="3150" w:type="dxa"/>
          </w:tcPr>
          <w:p w14:paraId="44C35A2A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</w:p>
        </w:tc>
        <w:tc>
          <w:tcPr>
            <w:tcW w:w="2785" w:type="dxa"/>
          </w:tcPr>
          <w:p w14:paraId="1566D96C" w14:textId="77777777" w:rsidR="002C60A9" w:rsidRPr="00677E9D" w:rsidRDefault="00CF23BE" w:rsidP="002C60A9">
            <w:pPr>
              <w:rPr>
                <w:rFonts w:ascii="Times New Roman" w:hAnsi="Times New Roman"/>
              </w:rPr>
            </w:pPr>
            <w:r w:rsidRPr="007F7B2E">
              <w:rPr>
                <w:rFonts w:ascii="Times New Roman" w:hAnsi="Times New Roman"/>
              </w:rPr>
              <w:t>Not used</w:t>
            </w:r>
          </w:p>
        </w:tc>
      </w:tr>
      <w:tr w:rsidR="002C60A9" w:rsidRPr="007F7B2E" w14:paraId="65285E37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EB71D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3AD5F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SubmittedDate</w:t>
            </w:r>
          </w:p>
        </w:tc>
        <w:tc>
          <w:tcPr>
            <w:tcW w:w="3150" w:type="dxa"/>
          </w:tcPr>
          <w:p w14:paraId="0EEF0D8D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Submitted_Date</w:t>
            </w:r>
          </w:p>
        </w:tc>
        <w:tc>
          <w:tcPr>
            <w:tcW w:w="2785" w:type="dxa"/>
          </w:tcPr>
          <w:p w14:paraId="03E78D67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CL.SubmittedDate</w:t>
            </w:r>
            <w:proofErr w:type="spellEnd"/>
          </w:p>
        </w:tc>
      </w:tr>
      <w:tr w:rsidR="002C60A9" w:rsidRPr="007F7B2E" w14:paraId="06402DFC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34DDA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E974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StartDate</w:t>
            </w:r>
          </w:p>
        </w:tc>
        <w:tc>
          <w:tcPr>
            <w:tcW w:w="3150" w:type="dxa"/>
          </w:tcPr>
          <w:p w14:paraId="37BEA55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Start_Date</w:t>
            </w:r>
          </w:p>
        </w:tc>
        <w:tc>
          <w:tcPr>
            <w:tcW w:w="2785" w:type="dxa"/>
          </w:tcPr>
          <w:p w14:paraId="27DA8C2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CL.Start_Date</w:t>
            </w:r>
            <w:proofErr w:type="spellEnd"/>
          </w:p>
        </w:tc>
      </w:tr>
      <w:tr w:rsidR="002C60A9" w:rsidRPr="007F7B2E" w14:paraId="26AFE21C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0C049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A302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SubmitterID</w:t>
            </w:r>
          </w:p>
        </w:tc>
        <w:tc>
          <w:tcPr>
            <w:tcW w:w="3150" w:type="dxa"/>
          </w:tcPr>
          <w:p w14:paraId="4173728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Submitter_ID</w:t>
            </w:r>
          </w:p>
        </w:tc>
        <w:tc>
          <w:tcPr>
            <w:tcW w:w="2785" w:type="dxa"/>
          </w:tcPr>
          <w:p w14:paraId="04FE3124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CL.SubmitterID</w:t>
            </w:r>
            <w:proofErr w:type="spellEnd"/>
          </w:p>
        </w:tc>
      </w:tr>
      <w:tr w:rsidR="002C60A9" w:rsidRPr="007F7B2E" w14:paraId="6CEBBBC4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21035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49865" w14:textId="77777777" w:rsidR="002C60A9" w:rsidRPr="007F7B2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7F7B2E">
              <w:rPr>
                <w:sz w:val="22"/>
                <w:szCs w:val="22"/>
              </w:rPr>
              <w:t>txtDescription</w:t>
            </w:r>
          </w:p>
        </w:tc>
        <w:tc>
          <w:tcPr>
            <w:tcW w:w="3150" w:type="dxa"/>
          </w:tcPr>
          <w:p w14:paraId="47473E0C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TextDescription</w:t>
            </w:r>
          </w:p>
        </w:tc>
        <w:tc>
          <w:tcPr>
            <w:tcW w:w="2785" w:type="dxa"/>
          </w:tcPr>
          <w:p w14:paraId="132426A8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CL.Description</w:t>
            </w:r>
            <w:proofErr w:type="spellEnd"/>
          </w:p>
        </w:tc>
      </w:tr>
      <w:tr w:rsidR="002C60A9" w:rsidRPr="007F7B2E" w14:paraId="78108DFF" w14:textId="77777777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4C02" w14:textId="77777777"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3C1AA" w14:textId="77777777" w:rsidR="002C60A9" w:rsidRPr="007F7B2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7F7B2E">
              <w:rPr>
                <w:sz w:val="22"/>
                <w:szCs w:val="22"/>
              </w:rPr>
              <w:t>EmailSent</w:t>
            </w:r>
          </w:p>
        </w:tc>
        <w:tc>
          <w:tcPr>
            <w:tcW w:w="3150" w:type="dxa"/>
          </w:tcPr>
          <w:p w14:paraId="4C0987E6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EmailSent</w:t>
            </w:r>
          </w:p>
        </w:tc>
        <w:tc>
          <w:tcPr>
            <w:tcW w:w="2785" w:type="dxa"/>
          </w:tcPr>
          <w:p w14:paraId="24AF6709" w14:textId="77777777"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CL.EmailSent</w:t>
            </w:r>
            <w:proofErr w:type="spellEnd"/>
          </w:p>
        </w:tc>
      </w:tr>
    </w:tbl>
    <w:p w14:paraId="2E2465A6" w14:textId="77777777" w:rsidR="00AF7A4C" w:rsidRPr="00677E9D" w:rsidRDefault="00AF7A4C" w:rsidP="00AF7A4C">
      <w:pPr>
        <w:rPr>
          <w:rFonts w:ascii="Times New Roman" w:hAnsi="Times New Roman"/>
        </w:rPr>
      </w:pPr>
    </w:p>
    <w:p w14:paraId="455C6E71" w14:textId="77777777" w:rsidR="0008338D" w:rsidRPr="00677E9D" w:rsidRDefault="0008338D" w:rsidP="0008338D">
      <w:pPr>
        <w:rPr>
          <w:rFonts w:ascii="Times New Roman" w:hAnsi="Times New Roman"/>
        </w:rPr>
      </w:pPr>
    </w:p>
    <w:p w14:paraId="0605B66D" w14:textId="77777777" w:rsidR="0008338D" w:rsidRPr="00677E9D" w:rsidRDefault="0008338D" w:rsidP="0008338D">
      <w:pPr>
        <w:rPr>
          <w:rFonts w:ascii="Times New Roman" w:hAnsi="Times New Roman"/>
        </w:rPr>
      </w:pPr>
    </w:p>
    <w:p w14:paraId="2434311E" w14:textId="77777777" w:rsidR="007B5133" w:rsidRPr="00677E9D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5" w:name="_Toc503899840"/>
      <w:bookmarkStart w:id="46" w:name="_Toc503899841"/>
      <w:bookmarkStart w:id="47" w:name="_Toc503899842"/>
      <w:bookmarkStart w:id="48" w:name="_Toc503899843"/>
      <w:bookmarkStart w:id="49" w:name="_Toc503899844"/>
      <w:bookmarkStart w:id="50" w:name="_Toc503899845"/>
      <w:bookmarkStart w:id="51" w:name="_Toc503899846"/>
      <w:bookmarkStart w:id="52" w:name="_Toc503899847"/>
      <w:bookmarkStart w:id="53" w:name="_Toc503899848"/>
      <w:bookmarkStart w:id="54" w:name="_Toc503899849"/>
      <w:bookmarkStart w:id="55" w:name="_Toc17732997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r w:rsidRPr="00677E9D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55"/>
    </w:p>
    <w:p w14:paraId="014D0440" w14:textId="77777777" w:rsidR="007B5133" w:rsidRPr="00677E9D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56" w:name="_Toc17732998"/>
      <w:r w:rsidRPr="00677E9D">
        <w:rPr>
          <w:rFonts w:ascii="Times New Roman" w:hAnsi="Times New Roman" w:cs="Times New Roman"/>
          <w:color w:val="auto"/>
        </w:rPr>
        <w:t>SQL agent job</w:t>
      </w:r>
      <w:bookmarkEnd w:id="56"/>
    </w:p>
    <w:p w14:paraId="02A8AF25" w14:textId="4E4E8909" w:rsidR="00E41548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Instance : </w:t>
      </w:r>
      <w:r w:rsidR="001F1228">
        <w:rPr>
          <w:rFonts w:ascii="Times New Roman" w:hAnsi="Times New Roman"/>
        </w:rPr>
        <w:t>UVAAPADSQL50CCO</w:t>
      </w:r>
    </w:p>
    <w:p w14:paraId="1C53D225" w14:textId="77777777" w:rsidR="005C5900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Job:  </w:t>
      </w:r>
      <w:r w:rsidR="00E41548" w:rsidRPr="00677E9D">
        <w:rPr>
          <w:rFonts w:ascii="Times New Roman" w:hAnsi="Times New Roman"/>
          <w:color w:val="000000" w:themeColor="text1"/>
        </w:rPr>
        <w:t>CoachingGenericLoad</w:t>
      </w:r>
    </w:p>
    <w:p w14:paraId="56B1A127" w14:textId="35EC04FF" w:rsidR="005C5900" w:rsidRPr="00677E9D" w:rsidRDefault="005C5900" w:rsidP="00E4154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Package: </w:t>
      </w:r>
      <w:hyperlink r:id="rId14" w:history="1">
        <w:r w:rsidR="00E41548" w:rsidRPr="00677E9D">
          <w:rPr>
            <w:rStyle w:val="Hyperlink"/>
            <w:rFonts w:ascii="Times New Roman" w:hAnsi="Times New Roman"/>
          </w:rPr>
          <w:t>\\</w:t>
        </w:r>
        <w:r w:rsidR="001F1228">
          <w:rPr>
            <w:rStyle w:val="Hyperlink"/>
            <w:rFonts w:ascii="Times New Roman" w:hAnsi="Times New Roman"/>
          </w:rPr>
          <w:t>UVAAPADSQL50CCO</w:t>
        </w:r>
        <w:r w:rsidR="00E41548" w:rsidRPr="00677E9D">
          <w:rPr>
            <w:rStyle w:val="Hyperlink"/>
            <w:rFonts w:ascii="Times New Roman" w:hAnsi="Times New Roman"/>
          </w:rPr>
          <w:t>\ssis\Coaching\Packages\</w:t>
        </w:r>
        <w:r w:rsidR="00B307B1" w:rsidRPr="00677E9D">
          <w:rPr>
            <w:rStyle w:val="Hyperlink"/>
            <w:rFonts w:ascii="Times New Roman" w:hAnsi="Times New Roman"/>
          </w:rPr>
          <w:t>Generic</w:t>
        </w:r>
        <w:r w:rsidR="00381B5A" w:rsidRPr="00677E9D">
          <w:rPr>
            <w:rStyle w:val="Hyperlink"/>
            <w:rFonts w:ascii="Times New Roman" w:hAnsi="Times New Roman"/>
          </w:rPr>
          <w:t xml:space="preserve"> _</w:t>
        </w:r>
        <w:proofErr w:type="spellStart"/>
        <w:r w:rsidR="00381B5A" w:rsidRPr="00677E9D">
          <w:rPr>
            <w:rStyle w:val="Hyperlink"/>
            <w:rFonts w:ascii="Times New Roman" w:hAnsi="Times New Roman"/>
          </w:rPr>
          <w:t>Coaching.dtsx</w:t>
        </w:r>
        <w:proofErr w:type="spellEnd"/>
      </w:hyperlink>
    </w:p>
    <w:p w14:paraId="77804033" w14:textId="77777777" w:rsidR="00634B03" w:rsidRPr="00677E9D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Config File: </w:t>
      </w:r>
      <w:proofErr w:type="spellStart"/>
      <w:r w:rsidRPr="00677E9D">
        <w:rPr>
          <w:rFonts w:ascii="Times New Roman" w:hAnsi="Times New Roman"/>
        </w:rPr>
        <w:t>Prod_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141B19" w:rsidRPr="00677E9D">
        <w:rPr>
          <w:rFonts w:ascii="Times New Roman" w:hAnsi="Times New Roman"/>
        </w:rPr>
        <w:t>_Coaching</w:t>
      </w:r>
      <w:r w:rsidRPr="00677E9D">
        <w:rPr>
          <w:rFonts w:ascii="Times New Roman" w:hAnsi="Times New Roman"/>
        </w:rPr>
        <w:t>.dtsConfig</w:t>
      </w:r>
      <w:proofErr w:type="spellEnd"/>
    </w:p>
    <w:p w14:paraId="0E2BE3C2" w14:textId="77777777" w:rsidR="00634B03" w:rsidRPr="00677E9D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Owner: </w:t>
      </w:r>
      <w:r w:rsidR="00E41548" w:rsidRPr="00677E9D">
        <w:rPr>
          <w:rFonts w:ascii="Times New Roman" w:hAnsi="Times New Roman"/>
        </w:rPr>
        <w:t>ecljobowner</w:t>
      </w:r>
    </w:p>
    <w:p w14:paraId="44CD4D70" w14:textId="77777777" w:rsidR="00CF23BE" w:rsidRPr="007F7B2E" w:rsidRDefault="00634B03" w:rsidP="00CF2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Run As: </w:t>
      </w:r>
      <w:proofErr w:type="spellStart"/>
      <w:r w:rsidR="00E41548" w:rsidRPr="007F7B2E">
        <w:rPr>
          <w:rFonts w:ascii="Times New Roman" w:hAnsi="Times New Roman"/>
        </w:rPr>
        <w:t>ECLProxy</w:t>
      </w:r>
      <w:proofErr w:type="spellEnd"/>
      <w:r w:rsidR="00E41548" w:rsidRPr="007F7B2E">
        <w:rPr>
          <w:rFonts w:ascii="Times New Roman" w:hAnsi="Times New Roman"/>
        </w:rPr>
        <w:t xml:space="preserve"> (ECL Credential using application service account </w:t>
      </w:r>
      <w:r w:rsidR="00CF23BE" w:rsidRPr="007F7B2E">
        <w:rPr>
          <w:rFonts w:ascii="Times New Roman" w:hAnsi="Times New Roman"/>
        </w:rPr>
        <w:t>SVC-F3420-APPECLP01)</w:t>
      </w:r>
    </w:p>
    <w:p w14:paraId="132091DD" w14:textId="77777777" w:rsidR="005C5900" w:rsidRPr="00677E9D" w:rsidRDefault="005C5900" w:rsidP="00CF2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Schedule: </w:t>
      </w:r>
      <w:r w:rsidR="00E41548" w:rsidRPr="00677E9D">
        <w:rPr>
          <w:rFonts w:ascii="Times New Roman" w:hAnsi="Times New Roman"/>
        </w:rPr>
        <w:t xml:space="preserve">Tuesdays -   </w:t>
      </w:r>
      <w:r w:rsidR="00EC14B4" w:rsidRPr="00677E9D">
        <w:rPr>
          <w:rFonts w:ascii="Times New Roman" w:hAnsi="Times New Roman"/>
        </w:rPr>
        <w:t>On-demand</w:t>
      </w:r>
    </w:p>
    <w:p w14:paraId="63888C65" w14:textId="77777777" w:rsidR="005C5900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Destination File Location: N/A</w:t>
      </w:r>
    </w:p>
    <w:p w14:paraId="087EF8FA" w14:textId="77777777" w:rsidR="00E42C88" w:rsidRPr="00677E9D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225315" w14:textId="77777777" w:rsidR="007B5133" w:rsidRPr="00677E9D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57" w:name="_Toc17732999"/>
      <w:r w:rsidRPr="00677E9D">
        <w:rPr>
          <w:rFonts w:ascii="Times New Roman" w:hAnsi="Times New Roman" w:cs="Times New Roman"/>
          <w:color w:val="auto"/>
        </w:rPr>
        <w:t>SSIS Package</w:t>
      </w:r>
      <w:bookmarkEnd w:id="57"/>
    </w:p>
    <w:p w14:paraId="61DA124F" w14:textId="77777777" w:rsidR="0008338D" w:rsidRPr="00677E9D" w:rsidRDefault="0008338D" w:rsidP="0008338D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05FD5E0F" w14:textId="77777777" w:rsidR="0008338D" w:rsidRPr="00677E9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640E1481" w14:textId="77777777" w:rsidR="0008338D" w:rsidRPr="00677E9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0B357567" w14:textId="77777777" w:rsidR="00E654C3" w:rsidRPr="00677E9D" w:rsidRDefault="00E654C3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Variables</w:t>
      </w:r>
    </w:p>
    <w:tbl>
      <w:tblPr>
        <w:tblStyle w:val="TableGrid"/>
        <w:tblW w:w="10345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1080"/>
        <w:gridCol w:w="2700"/>
        <w:gridCol w:w="2700"/>
      </w:tblGrid>
      <w:tr w:rsidR="00E52DE0" w:rsidRPr="007F7B2E" w14:paraId="7FEC7366" w14:textId="77777777" w:rsidTr="00996760">
        <w:tc>
          <w:tcPr>
            <w:tcW w:w="1795" w:type="dxa"/>
          </w:tcPr>
          <w:p w14:paraId="1CE5B069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070" w:type="dxa"/>
          </w:tcPr>
          <w:p w14:paraId="32AD6444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080" w:type="dxa"/>
          </w:tcPr>
          <w:p w14:paraId="40EC606A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Data</w:t>
            </w:r>
          </w:p>
          <w:p w14:paraId="473BA8EF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700" w:type="dxa"/>
          </w:tcPr>
          <w:p w14:paraId="56CCBE47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Value</w:t>
            </w:r>
          </w:p>
        </w:tc>
        <w:tc>
          <w:tcPr>
            <w:tcW w:w="2700" w:type="dxa"/>
          </w:tcPr>
          <w:p w14:paraId="07AC8163" w14:textId="77777777"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7B2E">
              <w:rPr>
                <w:rFonts w:ascii="Times New Roman" w:hAnsi="Times New Roman"/>
                <w:b/>
                <w:sz w:val="24"/>
                <w:szCs w:val="24"/>
              </w:rPr>
              <w:t>Evaluate As expression</w:t>
            </w:r>
          </w:p>
        </w:tc>
      </w:tr>
      <w:tr w:rsidR="00E52DE0" w:rsidRPr="007F7B2E" w14:paraId="12103F07" w14:textId="77777777" w:rsidTr="00996760">
        <w:trPr>
          <w:trHeight w:val="368"/>
        </w:trPr>
        <w:tc>
          <w:tcPr>
            <w:tcW w:w="1795" w:type="dxa"/>
          </w:tcPr>
          <w:p w14:paraId="2D14185A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DecryptedOutPath</w:t>
            </w:r>
            <w:proofErr w:type="spellEnd"/>
          </w:p>
        </w:tc>
        <w:tc>
          <w:tcPr>
            <w:tcW w:w="2070" w:type="dxa"/>
          </w:tcPr>
          <w:p w14:paraId="76F6F7C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7B8B96C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5235CD4" w14:textId="3A88859A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  <w:tc>
          <w:tcPr>
            <w:tcW w:w="2700" w:type="dxa"/>
          </w:tcPr>
          <w:p w14:paraId="28AD0E7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29EC12AE" w14:textId="77777777" w:rsidTr="00996760">
        <w:trPr>
          <w:trHeight w:val="368"/>
        </w:trPr>
        <w:tc>
          <w:tcPr>
            <w:tcW w:w="1795" w:type="dxa"/>
          </w:tcPr>
          <w:p w14:paraId="144E9C9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DecryptInPath</w:t>
            </w:r>
            <w:proofErr w:type="spellEnd"/>
          </w:p>
        </w:tc>
        <w:tc>
          <w:tcPr>
            <w:tcW w:w="2070" w:type="dxa"/>
          </w:tcPr>
          <w:p w14:paraId="26D9939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0400AA35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288E6143" w14:textId="227A2C0E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\Decrypt_i</w:t>
            </w:r>
            <w:r w:rsidRPr="007F7B2E">
              <w:rPr>
                <w:rFonts w:ascii="Times New Roman" w:hAnsi="Times New Roman"/>
                <w:sz w:val="20"/>
                <w:szCs w:val="20"/>
              </w:rPr>
              <w:lastRenderedPageBreak/>
              <w:t>n\</w:t>
            </w:r>
          </w:p>
        </w:tc>
        <w:tc>
          <w:tcPr>
            <w:tcW w:w="2700" w:type="dxa"/>
          </w:tcPr>
          <w:p w14:paraId="79360F0B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lastRenderedPageBreak/>
              <w:t>False</w:t>
            </w:r>
          </w:p>
        </w:tc>
      </w:tr>
      <w:tr w:rsidR="00E52DE0" w:rsidRPr="007F7B2E" w14:paraId="7FCCA0C9" w14:textId="77777777" w:rsidTr="00996760">
        <w:trPr>
          <w:trHeight w:val="368"/>
        </w:trPr>
        <w:tc>
          <w:tcPr>
            <w:tcW w:w="1795" w:type="dxa"/>
          </w:tcPr>
          <w:p w14:paraId="60957673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EncryptedBackupPath</w:t>
            </w:r>
            <w:proofErr w:type="spellEnd"/>
          </w:p>
        </w:tc>
        <w:tc>
          <w:tcPr>
            <w:tcW w:w="2070" w:type="dxa"/>
          </w:tcPr>
          <w:p w14:paraId="60EE006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25934FF5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1F6F353C" w14:textId="43F8D706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\\Backups\</w:t>
            </w:r>
          </w:p>
        </w:tc>
        <w:tc>
          <w:tcPr>
            <w:tcW w:w="2700" w:type="dxa"/>
          </w:tcPr>
          <w:p w14:paraId="085A005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4A3B5BEE" w14:textId="77777777" w:rsidTr="00996760">
        <w:trPr>
          <w:trHeight w:val="368"/>
        </w:trPr>
        <w:tc>
          <w:tcPr>
            <w:tcW w:w="1795" w:type="dxa"/>
          </w:tcPr>
          <w:p w14:paraId="68413747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EncryptedOutPath</w:t>
            </w:r>
            <w:proofErr w:type="spellEnd"/>
          </w:p>
        </w:tc>
        <w:tc>
          <w:tcPr>
            <w:tcW w:w="2070" w:type="dxa"/>
          </w:tcPr>
          <w:p w14:paraId="28F28D2A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7C1E4D16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180341D" w14:textId="3C5DD506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  <w:tc>
          <w:tcPr>
            <w:tcW w:w="2700" w:type="dxa"/>
          </w:tcPr>
          <w:p w14:paraId="1E5BFE6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ECD7BE2" w14:textId="77777777" w:rsidTr="00996760">
        <w:trPr>
          <w:trHeight w:val="368"/>
        </w:trPr>
        <w:tc>
          <w:tcPr>
            <w:tcW w:w="1795" w:type="dxa"/>
          </w:tcPr>
          <w:p w14:paraId="6242A13C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EncryptInPath</w:t>
            </w:r>
            <w:proofErr w:type="spellEnd"/>
          </w:p>
        </w:tc>
        <w:tc>
          <w:tcPr>
            <w:tcW w:w="2070" w:type="dxa"/>
          </w:tcPr>
          <w:p w14:paraId="31306A97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2975FCFF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2E7789D2" w14:textId="76C22AD5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</w:t>
            </w:r>
            <w:r w:rsidR="001F1228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  <w:tc>
          <w:tcPr>
            <w:tcW w:w="2700" w:type="dxa"/>
          </w:tcPr>
          <w:p w14:paraId="3AEF063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08744A4" w14:textId="77777777" w:rsidTr="00996760">
        <w:trPr>
          <w:trHeight w:val="368"/>
        </w:trPr>
        <w:tc>
          <w:tcPr>
            <w:tcW w:w="1795" w:type="dxa"/>
          </w:tcPr>
          <w:p w14:paraId="2C16977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2070" w:type="dxa"/>
          </w:tcPr>
          <w:p w14:paraId="79BEA97E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2279361E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String</w:t>
            </w:r>
          </w:p>
        </w:tc>
        <w:tc>
          <w:tcPr>
            <w:tcW w:w="2700" w:type="dxa"/>
          </w:tcPr>
          <w:p w14:paraId="1F1DF3BE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 xml:space="preserve"> "Generic Coaching Load of file \"" + @[User::VarFileName] + "\"  failed in " +  @[User::VarDBName]+"."</w:t>
            </w:r>
          </w:p>
        </w:tc>
        <w:tc>
          <w:tcPr>
            <w:tcW w:w="2700" w:type="dxa"/>
          </w:tcPr>
          <w:p w14:paraId="5B1C878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True</w:t>
            </w:r>
          </w:p>
        </w:tc>
      </w:tr>
      <w:tr w:rsidR="00E52DE0" w:rsidRPr="007F7B2E" w14:paraId="00D05529" w14:textId="77777777" w:rsidTr="00996760">
        <w:trPr>
          <w:trHeight w:val="368"/>
        </w:trPr>
        <w:tc>
          <w:tcPr>
            <w:tcW w:w="1795" w:type="dxa"/>
          </w:tcPr>
          <w:p w14:paraId="10612D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2070" w:type="dxa"/>
          </w:tcPr>
          <w:p w14:paraId="7B0F233C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0EC7B9B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1F2CAAA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0F9C78BB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C86C23E" w14:textId="77777777" w:rsidTr="00996760">
        <w:trPr>
          <w:trHeight w:val="368"/>
        </w:trPr>
        <w:tc>
          <w:tcPr>
            <w:tcW w:w="1795" w:type="dxa"/>
          </w:tcPr>
          <w:p w14:paraId="535FB45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070" w:type="dxa"/>
          </w:tcPr>
          <w:p w14:paraId="1996ABDA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444B904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21E9E11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246CC9C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108BBEEF" w14:textId="77777777" w:rsidTr="00996760">
        <w:trPr>
          <w:trHeight w:val="368"/>
        </w:trPr>
        <w:tc>
          <w:tcPr>
            <w:tcW w:w="1795" w:type="dxa"/>
          </w:tcPr>
          <w:p w14:paraId="58D6BFA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2070" w:type="dxa"/>
          </w:tcPr>
          <w:p w14:paraId="41826E1D" w14:textId="77777777"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43C71438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14:paraId="475F7F5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14:paraId="35A4DBA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3C802FAA" w14:textId="77777777" w:rsidTr="00996760">
        <w:trPr>
          <w:trHeight w:val="368"/>
        </w:trPr>
        <w:tc>
          <w:tcPr>
            <w:tcW w:w="1795" w:type="dxa"/>
          </w:tcPr>
          <w:p w14:paraId="5C2896D0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2070" w:type="dxa"/>
          </w:tcPr>
          <w:p w14:paraId="1C2E880D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4026101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0F4368F8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Prod</w:t>
            </w:r>
          </w:p>
        </w:tc>
        <w:tc>
          <w:tcPr>
            <w:tcW w:w="2700" w:type="dxa"/>
          </w:tcPr>
          <w:p w14:paraId="281EB1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37098377" w14:textId="77777777" w:rsidTr="00E52DE0">
        <w:trPr>
          <w:trHeight w:val="368"/>
        </w:trPr>
        <w:tc>
          <w:tcPr>
            <w:tcW w:w="1795" w:type="dxa"/>
          </w:tcPr>
          <w:p w14:paraId="1CB17390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070" w:type="dxa"/>
          </w:tcPr>
          <w:p w14:paraId="5EAB16E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64999F1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7478F7AA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FC22B7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74270CAC" w14:textId="77777777" w:rsidTr="00E52DE0">
        <w:trPr>
          <w:trHeight w:val="368"/>
        </w:trPr>
        <w:tc>
          <w:tcPr>
            <w:tcW w:w="1795" w:type="dxa"/>
          </w:tcPr>
          <w:p w14:paraId="030537E9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varEncryptedFileName</w:t>
            </w:r>
            <w:proofErr w:type="spellEnd"/>
          </w:p>
        </w:tc>
        <w:tc>
          <w:tcPr>
            <w:tcW w:w="2070" w:type="dxa"/>
          </w:tcPr>
          <w:p w14:paraId="7A3EAAA6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5125ADAC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2D848AB5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0CA18D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14:paraId="23C73AAB" w14:textId="77777777" w:rsidTr="00E52DE0">
        <w:trPr>
          <w:trHeight w:val="368"/>
        </w:trPr>
        <w:tc>
          <w:tcPr>
            <w:tcW w:w="1795" w:type="dxa"/>
          </w:tcPr>
          <w:p w14:paraId="191E2144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varFailedFile</w:t>
            </w:r>
            <w:proofErr w:type="spellEnd"/>
          </w:p>
        </w:tc>
        <w:tc>
          <w:tcPr>
            <w:tcW w:w="2070" w:type="dxa"/>
          </w:tcPr>
          <w:p w14:paraId="33EEEE11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702FDD23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7743752F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1F37472" w14:textId="77777777"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63B6CDBE" w14:textId="77777777" w:rsidTr="00E52DE0">
        <w:trPr>
          <w:trHeight w:val="368"/>
        </w:trPr>
        <w:tc>
          <w:tcPr>
            <w:tcW w:w="1795" w:type="dxa"/>
          </w:tcPr>
          <w:p w14:paraId="2D227256" w14:textId="2BE1E1ED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FeedNotificationTo</w:t>
            </w:r>
            <w:proofErr w:type="spellEnd"/>
          </w:p>
        </w:tc>
        <w:tc>
          <w:tcPr>
            <w:tcW w:w="2070" w:type="dxa"/>
          </w:tcPr>
          <w:p w14:paraId="1D891A45" w14:textId="6FCCB18E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2FC1986B" w14:textId="45F008AE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101020F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0EB8D457" w14:textId="64CB9E43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72B486D8" w14:textId="77777777" w:rsidTr="00E52DE0">
        <w:trPr>
          <w:trHeight w:val="368"/>
        </w:trPr>
        <w:tc>
          <w:tcPr>
            <w:tcW w:w="1795" w:type="dxa"/>
          </w:tcPr>
          <w:p w14:paraId="1A900A81" w14:textId="09B09A0A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FeedNotificationCc</w:t>
            </w:r>
            <w:proofErr w:type="spellEnd"/>
          </w:p>
        </w:tc>
        <w:tc>
          <w:tcPr>
            <w:tcW w:w="2070" w:type="dxa"/>
          </w:tcPr>
          <w:p w14:paraId="22EFC803" w14:textId="1AC47BD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63D8EA10" w14:textId="2489E443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139852E3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5B09798" w14:textId="72836CA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34F81AB1" w14:textId="77777777" w:rsidTr="00E52DE0">
        <w:trPr>
          <w:trHeight w:val="368"/>
        </w:trPr>
        <w:tc>
          <w:tcPr>
            <w:tcW w:w="1795" w:type="dxa"/>
          </w:tcPr>
          <w:p w14:paraId="12A60A80" w14:textId="2A089B24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FeedNotificationPOC1</w:t>
            </w:r>
          </w:p>
        </w:tc>
        <w:tc>
          <w:tcPr>
            <w:tcW w:w="2070" w:type="dxa"/>
          </w:tcPr>
          <w:p w14:paraId="06ED980F" w14:textId="7ECFA644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63EF3CD5" w14:textId="5906AB24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6BFD98DC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ADE15D2" w14:textId="36EBDCE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7B3294D1" w14:textId="77777777" w:rsidTr="00E52DE0">
        <w:trPr>
          <w:trHeight w:val="368"/>
        </w:trPr>
        <w:tc>
          <w:tcPr>
            <w:tcW w:w="1795" w:type="dxa"/>
          </w:tcPr>
          <w:p w14:paraId="2D24C674" w14:textId="07107096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FeedNotificationPOC2</w:t>
            </w:r>
          </w:p>
        </w:tc>
        <w:tc>
          <w:tcPr>
            <w:tcW w:w="2070" w:type="dxa"/>
          </w:tcPr>
          <w:p w14:paraId="76DE14EC" w14:textId="7F2A839F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40D59832" w14:textId="6FE064E2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5D3C96BF" w14:textId="7777777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86FFC65" w14:textId="118606D9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87606" w:rsidRPr="007F7B2E" w14:paraId="39AB1122" w14:textId="77777777" w:rsidTr="00E52DE0">
        <w:trPr>
          <w:trHeight w:val="368"/>
        </w:trPr>
        <w:tc>
          <w:tcPr>
            <w:tcW w:w="1795" w:type="dxa"/>
          </w:tcPr>
          <w:p w14:paraId="5E8405F1" w14:textId="1BB3482C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FeedNotificationBody</w:t>
            </w:r>
            <w:proofErr w:type="spellEnd"/>
          </w:p>
        </w:tc>
        <w:tc>
          <w:tcPr>
            <w:tcW w:w="2070" w:type="dxa"/>
          </w:tcPr>
          <w:p w14:paraId="09E4DDAC" w14:textId="1D0873F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2C18D146" w14:textId="0E8B2605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510E3BE7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>"Generic File " + @[User::VarFileName] + " was posted in '</w:t>
            </w:r>
            <w:proofErr w:type="spellStart"/>
            <w:r w:rsidRPr="00187606">
              <w:rPr>
                <w:rFonts w:ascii="Times New Roman" w:hAnsi="Times New Roman"/>
                <w:sz w:val="20"/>
                <w:szCs w:val="20"/>
              </w:rPr>
              <w:t>xls</w:t>
            </w:r>
            <w:proofErr w:type="spellEnd"/>
            <w:r w:rsidRPr="00187606">
              <w:rPr>
                <w:rFonts w:ascii="Times New Roman" w:hAnsi="Times New Roman"/>
                <w:sz w:val="20"/>
                <w:szCs w:val="20"/>
              </w:rPr>
              <w:t xml:space="preserve">(x)' format and could not be loaded into eCL." + "\n" + </w:t>
            </w:r>
          </w:p>
          <w:p w14:paraId="2A1CDAEC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>"Please work with the feed providers to restage the file in '.csv' format." + "\n" +</w:t>
            </w:r>
          </w:p>
          <w:p w14:paraId="30074695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 xml:space="preserve">"Primary point of contact for file: " + </w:t>
            </w:r>
            <w:r w:rsidRPr="00187606">
              <w:rPr>
                <w:rFonts w:ascii="Times New Roman" w:hAnsi="Times New Roman"/>
                <w:sz w:val="20"/>
                <w:szCs w:val="20"/>
              </w:rPr>
              <w:lastRenderedPageBreak/>
              <w:t>RTRIM(@[User::FeedNotificationPOC1]) + " &amp; " +  "\n" +</w:t>
            </w:r>
          </w:p>
          <w:p w14:paraId="222B9A79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>"Secondary point of contact for file: " + @[User::FeedNotificationPOC2] + ".\n"  + "\n" +</w:t>
            </w:r>
          </w:p>
          <w:p w14:paraId="7DD1CD59" w14:textId="77777777" w:rsidR="00187606" w:rsidRPr="00187606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>"Thank you," + "\n" +</w:t>
            </w:r>
          </w:p>
          <w:p w14:paraId="4F213056" w14:textId="74BFD4C7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606">
              <w:rPr>
                <w:rFonts w:ascii="Times New Roman" w:hAnsi="Times New Roman"/>
                <w:sz w:val="20"/>
                <w:szCs w:val="20"/>
              </w:rPr>
              <w:t>"eCoaching Log Team."</w:t>
            </w:r>
          </w:p>
        </w:tc>
        <w:tc>
          <w:tcPr>
            <w:tcW w:w="2700" w:type="dxa"/>
          </w:tcPr>
          <w:p w14:paraId="47483F24" w14:textId="1C6654FF" w:rsidR="00187606" w:rsidRPr="00677E9D" w:rsidRDefault="00187606" w:rsidP="001876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lastRenderedPageBreak/>
              <w:t>True</w:t>
            </w:r>
          </w:p>
        </w:tc>
      </w:tr>
      <w:tr w:rsidR="00DA14CF" w:rsidRPr="007F7B2E" w14:paraId="1DED8A93" w14:textId="77777777" w:rsidTr="00E52DE0">
        <w:trPr>
          <w:trHeight w:val="368"/>
        </w:trPr>
        <w:tc>
          <w:tcPr>
            <w:tcW w:w="1795" w:type="dxa"/>
          </w:tcPr>
          <w:p w14:paraId="522CF32E" w14:textId="5D87AF83" w:rsidR="00DA14CF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813EBE">
              <w:rPr>
                <w:rFonts w:asciiTheme="minorHAnsi" w:hAnsiTheme="minorHAnsi" w:cs="Arial"/>
                <w:sz w:val="20"/>
                <w:szCs w:val="20"/>
              </w:rPr>
              <w:t>VarUnexpectedFile</w:t>
            </w:r>
            <w:proofErr w:type="spellEnd"/>
          </w:p>
        </w:tc>
        <w:tc>
          <w:tcPr>
            <w:tcW w:w="2070" w:type="dxa"/>
          </w:tcPr>
          <w:p w14:paraId="217A1690" w14:textId="0CF764D2" w:rsidR="00DA14CF" w:rsidRPr="00677E9D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3B7E89">
              <w:rPr>
                <w:rFonts w:ascii="Times New Roman" w:hAnsi="Times New Roman"/>
                <w:color w:val="000000" w:themeColor="text1"/>
              </w:rPr>
              <w:t>Generic</w:t>
            </w:r>
            <w:r w:rsidRPr="003B7E89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63C04689" w14:textId="77C74286" w:rsidR="00DA14CF" w:rsidRPr="00C315A7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625EE6C2" w14:textId="324FFB40" w:rsidR="00DA14CF" w:rsidRPr="00187606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813EBE">
              <w:rPr>
                <w:rFonts w:asciiTheme="minorHAnsi" w:hAnsiTheme="minorHAnsi" w:cs="Arial"/>
                <w:sz w:val="20"/>
                <w:szCs w:val="20"/>
              </w:rPr>
              <w:t>@[User::DecryptedOutPath]+  @[User::VarFileName]</w:t>
            </w:r>
          </w:p>
        </w:tc>
        <w:tc>
          <w:tcPr>
            <w:tcW w:w="2700" w:type="dxa"/>
          </w:tcPr>
          <w:p w14:paraId="6DC79D61" w14:textId="1238FC2C" w:rsidR="00DA14CF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E5B1F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DA14CF" w:rsidRPr="007F7B2E" w14:paraId="30D2BC05" w14:textId="77777777" w:rsidTr="00E52DE0">
        <w:trPr>
          <w:trHeight w:val="368"/>
        </w:trPr>
        <w:tc>
          <w:tcPr>
            <w:tcW w:w="1795" w:type="dxa"/>
          </w:tcPr>
          <w:p w14:paraId="0EC7C953" w14:textId="4166A7BB" w:rsidR="00DA14CF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ReportCode</w:t>
            </w:r>
          </w:p>
        </w:tc>
        <w:tc>
          <w:tcPr>
            <w:tcW w:w="2070" w:type="dxa"/>
          </w:tcPr>
          <w:p w14:paraId="21833B4A" w14:textId="27F8A6AE" w:rsidR="00DA14CF" w:rsidRPr="00677E9D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3B7E89">
              <w:rPr>
                <w:rFonts w:ascii="Times New Roman" w:hAnsi="Times New Roman"/>
                <w:color w:val="000000" w:themeColor="text1"/>
              </w:rPr>
              <w:t>Generic</w:t>
            </w:r>
            <w:r w:rsidRPr="003B7E89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14:paraId="428639F5" w14:textId="47D06AC8" w:rsidR="00DA14CF" w:rsidRPr="00C315A7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315A7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14:paraId="326A4F0F" w14:textId="77777777" w:rsidR="00DA14CF" w:rsidRPr="00187606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3367D13C" w14:textId="2F2ED237" w:rsidR="00DA14CF" w:rsidRDefault="00DA14CF" w:rsidP="00DA14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E5B1F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</w:tbl>
    <w:p w14:paraId="76FFDE71" w14:textId="77777777" w:rsidR="00E654C3" w:rsidRPr="00677E9D" w:rsidRDefault="00E654C3" w:rsidP="00E654C3">
      <w:pPr>
        <w:rPr>
          <w:rFonts w:ascii="Times New Roman" w:hAnsi="Times New Roman"/>
          <w:b/>
        </w:rPr>
      </w:pPr>
    </w:p>
    <w:p w14:paraId="51058EE2" w14:textId="77777777" w:rsidR="00E654C3" w:rsidRPr="00677E9D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Connection Manager Entries</w:t>
      </w:r>
    </w:p>
    <w:p w14:paraId="5D475B6D" w14:textId="77777777" w:rsidR="00E654C3" w:rsidRPr="00677E9D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Destinationdb</w:t>
      </w:r>
      <w:proofErr w:type="spellEnd"/>
    </w:p>
    <w:p w14:paraId="158B50F2" w14:textId="11F21D8D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Dev – </w:t>
      </w:r>
      <w:r w:rsidR="00171785">
        <w:rPr>
          <w:rFonts w:ascii="Times New Roman" w:hAnsi="Times New Roman"/>
        </w:rPr>
        <w:t>UVAADADSQL50CCO</w:t>
      </w:r>
      <w:r w:rsidRPr="007F7B2E">
        <w:rPr>
          <w:rFonts w:ascii="Times New Roman" w:hAnsi="Times New Roman"/>
        </w:rPr>
        <w:t xml:space="preserve">DB – </w:t>
      </w:r>
      <w:proofErr w:type="spellStart"/>
      <w:r w:rsidRPr="007F7B2E">
        <w:rPr>
          <w:rFonts w:ascii="Times New Roman" w:hAnsi="Times New Roman"/>
        </w:rPr>
        <w:t>eCoachingdev</w:t>
      </w:r>
      <w:proofErr w:type="spellEnd"/>
    </w:p>
    <w:p w14:paraId="1CAD206B" w14:textId="77777777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Test - F3420-ECLDBT01 DB – </w:t>
      </w:r>
      <w:proofErr w:type="spellStart"/>
      <w:r w:rsidRPr="007F7B2E">
        <w:rPr>
          <w:rFonts w:ascii="Times New Roman" w:hAnsi="Times New Roman"/>
        </w:rPr>
        <w:t>eCoachingtest</w:t>
      </w:r>
      <w:proofErr w:type="spellEnd"/>
    </w:p>
    <w:p w14:paraId="38C16DCE" w14:textId="10645A8E"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Prod - </w:t>
      </w:r>
      <w:r w:rsidR="001F1228">
        <w:rPr>
          <w:rFonts w:ascii="Times New Roman" w:hAnsi="Times New Roman"/>
        </w:rPr>
        <w:t>UVAAPADSQL50CCO</w:t>
      </w:r>
      <w:r w:rsidRPr="007F7B2E">
        <w:rPr>
          <w:rFonts w:ascii="Times New Roman" w:hAnsi="Times New Roman"/>
        </w:rPr>
        <w:t xml:space="preserve"> – eCoaching</w:t>
      </w:r>
    </w:p>
    <w:p w14:paraId="6F9E55DE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8512447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E990BC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624713" w14:textId="77777777" w:rsidR="00E654C3" w:rsidRPr="00677E9D" w:rsidRDefault="007F7B2E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NON-</w:t>
      </w:r>
      <w:proofErr w:type="spellStart"/>
      <w:r>
        <w:rPr>
          <w:rFonts w:ascii="Times New Roman" w:hAnsi="Times New Roman"/>
          <w:color w:val="000000" w:themeColor="text1"/>
        </w:rPr>
        <w:t>OTH</w:t>
      </w:r>
      <w:r w:rsidR="009A28C9" w:rsidRPr="00677E9D">
        <w:rPr>
          <w:rFonts w:ascii="Times New Roman" w:hAnsi="Times New Roman"/>
        </w:rPr>
        <w:t>_</w:t>
      </w:r>
      <w:r w:rsidR="00265092" w:rsidRPr="00677E9D">
        <w:rPr>
          <w:rFonts w:ascii="Times New Roman" w:hAnsi="Times New Roman"/>
        </w:rPr>
        <w:t>File</w:t>
      </w:r>
      <w:proofErr w:type="spellEnd"/>
    </w:p>
    <w:p w14:paraId="074D8863" w14:textId="74F2B321" w:rsidR="00E654C3" w:rsidRPr="00677E9D" w:rsidRDefault="00E654C3" w:rsidP="00CF23BE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\</w:t>
      </w:r>
      <w:r w:rsidR="00CF23BE" w:rsidRPr="00677E9D">
        <w:rPr>
          <w:rFonts w:ascii="Times New Roman" w:hAnsi="Times New Roman"/>
        </w:rPr>
        <w:t>\</w:t>
      </w:r>
      <w:r w:rsidR="001F1228">
        <w:rPr>
          <w:rFonts w:ascii="Times New Roman" w:hAnsi="Times New Roman"/>
        </w:rPr>
        <w:t>UVAAPADSQL50CCO</w:t>
      </w:r>
      <w:r w:rsidR="00CF23BE" w:rsidRPr="00677E9D">
        <w:rPr>
          <w:rFonts w:ascii="Times New Roman" w:hAnsi="Times New Roman"/>
        </w:rPr>
        <w:t>\Data\Coaching\Generic</w:t>
      </w:r>
      <w:r w:rsidR="00CF23BE" w:rsidRPr="00677E9D" w:rsidDel="00CF23BE">
        <w:rPr>
          <w:rFonts w:ascii="Times New Roman" w:hAnsi="Times New Roman"/>
        </w:rPr>
        <w:t xml:space="preserve"> </w:t>
      </w:r>
      <w:r w:rsidRPr="00677E9D">
        <w:rPr>
          <w:rFonts w:ascii="Times New Roman" w:hAnsi="Times New Roman"/>
        </w:rPr>
        <w:t>\</w:t>
      </w:r>
      <w:proofErr w:type="spellStart"/>
      <w:r w:rsidR="008E59B7" w:rsidRPr="00677E9D">
        <w:rPr>
          <w:rFonts w:ascii="Times New Roman" w:hAnsi="Times New Roman"/>
        </w:rPr>
        <w:t>eCL_Generic_Feed_OTH</w:t>
      </w:r>
      <w:proofErr w:type="spellEnd"/>
      <w:r w:rsidR="008E59B7" w:rsidRPr="00677E9D">
        <w:rPr>
          <w:rFonts w:ascii="Times New Roman" w:hAnsi="Times New Roman"/>
        </w:rPr>
        <w:t>_</w:t>
      </w:r>
      <w:r w:rsidR="009A28C9" w:rsidRPr="00677E9D">
        <w:rPr>
          <w:rFonts w:ascii="Times New Roman" w:hAnsi="Times New Roman"/>
        </w:rPr>
        <w:t>[DTT/</w:t>
      </w:r>
      <w:r w:rsidR="008E59B7" w:rsidRPr="00677E9D">
        <w:rPr>
          <w:rFonts w:ascii="Times New Roman" w:hAnsi="Times New Roman"/>
        </w:rPr>
        <w:t>SEA</w:t>
      </w:r>
      <w:r w:rsidR="00CF23BE" w:rsidRPr="00677E9D">
        <w:rPr>
          <w:rFonts w:ascii="Times New Roman" w:hAnsi="Times New Roman"/>
        </w:rPr>
        <w:t>/SEAA/SEAR/APS/APW</w:t>
      </w:r>
      <w:r w:rsidR="009A28C9" w:rsidRPr="00677E9D">
        <w:rPr>
          <w:rFonts w:ascii="Times New Roman" w:hAnsi="Times New Roman"/>
        </w:rPr>
        <w:t>]</w:t>
      </w:r>
      <w:r w:rsidR="008E59B7" w:rsidRPr="00677E9D">
        <w:rPr>
          <w:rFonts w:ascii="Times New Roman" w:hAnsi="Times New Roman"/>
        </w:rPr>
        <w:t>*.csv</w:t>
      </w:r>
    </w:p>
    <w:p w14:paraId="4475E155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524986" w14:textId="77777777" w:rsidR="00E654C3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164044E" wp14:editId="25062B6F">
            <wp:extent cx="3236976" cy="1371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9D1A" w14:textId="77777777" w:rsidR="00265092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26DF5C" w14:textId="77777777" w:rsidR="00265092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653C25B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6541984" w14:textId="77777777" w:rsidR="00E654C3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78BD07FA" wp14:editId="06E80D0A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AB7A" w14:textId="77777777"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1B64EF3" w14:textId="77777777" w:rsidR="008E59B7" w:rsidRPr="00677E9D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FF7BC5" w14:textId="77777777" w:rsidR="008E59B7" w:rsidRPr="00677E9D" w:rsidRDefault="008E59B7" w:rsidP="008E59B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  <w:color w:val="000000" w:themeColor="text1"/>
        </w:rPr>
        <w:t>OTH</w:t>
      </w:r>
      <w:r w:rsidRPr="00677E9D">
        <w:rPr>
          <w:rFonts w:ascii="Times New Roman" w:hAnsi="Times New Roman"/>
        </w:rPr>
        <w:t>_File</w:t>
      </w:r>
      <w:proofErr w:type="spellEnd"/>
    </w:p>
    <w:p w14:paraId="193C16F3" w14:textId="1DCEE603" w:rsidR="008E59B7" w:rsidRPr="00677E9D" w:rsidRDefault="00CF23BE" w:rsidP="008E59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\\</w:t>
      </w:r>
      <w:r w:rsidR="001F1228">
        <w:rPr>
          <w:rFonts w:ascii="Times New Roman" w:hAnsi="Times New Roman"/>
        </w:rPr>
        <w:t>UVAAPADSQL50CCO</w:t>
      </w:r>
      <w:r w:rsidRPr="00677E9D">
        <w:rPr>
          <w:rFonts w:ascii="Times New Roman" w:hAnsi="Times New Roman"/>
        </w:rPr>
        <w:t>\Data\Coaching\Generic</w:t>
      </w:r>
      <w:r w:rsidR="008E59B7" w:rsidRPr="00677E9D">
        <w:rPr>
          <w:rFonts w:ascii="Times New Roman" w:hAnsi="Times New Roman"/>
        </w:rPr>
        <w:t>\eCL_Generic_Feed_OTH</w:t>
      </w:r>
      <w:r w:rsidRPr="00677E9D">
        <w:rPr>
          <w:rFonts w:ascii="Times New Roman" w:hAnsi="Times New Roman"/>
        </w:rPr>
        <w:t>20</w:t>
      </w:r>
      <w:r w:rsidR="008E59B7" w:rsidRPr="00677E9D">
        <w:rPr>
          <w:rFonts w:ascii="Times New Roman" w:hAnsi="Times New Roman"/>
        </w:rPr>
        <w:t>*.csv</w:t>
      </w:r>
    </w:p>
    <w:p w14:paraId="31492EB6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91CC10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F48FEFE" wp14:editId="7E6B1F40">
            <wp:extent cx="4087368" cy="17373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7ABE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C7D1AC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4C376B2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AD61E2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6E9AD74E" wp14:editId="4542AB52">
            <wp:extent cx="2542032" cy="228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DF10" w14:textId="77777777"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FCA38FC" w14:textId="77777777" w:rsidR="008E59B7" w:rsidRPr="00677E9D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BF90306" w14:textId="77777777" w:rsidR="002E4C8D" w:rsidRPr="00677E9D" w:rsidRDefault="002E4C8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F5D12C" w14:textId="77777777" w:rsidR="002E4C8D" w:rsidRPr="00677E9D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proofErr w:type="spellStart"/>
      <w:r w:rsidRPr="00677E9D">
        <w:rPr>
          <w:rFonts w:ascii="Times New Roman" w:hAnsi="Times New Roman"/>
          <w:color w:val="000000" w:themeColor="text1"/>
        </w:rPr>
        <w:t>Encrypted_File</w:t>
      </w:r>
      <w:proofErr w:type="spellEnd"/>
    </w:p>
    <w:p w14:paraId="23667694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>Expression: @[User::EncryptedOutPath]+  @[User::VarEncryptedFileName]</w:t>
      </w:r>
    </w:p>
    <w:p w14:paraId="2CDFCD54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0D4E6E2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2AA3E00" w14:textId="77777777" w:rsidR="002E4C8D" w:rsidRPr="00677E9D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proofErr w:type="spellStart"/>
      <w:r w:rsidRPr="00677E9D">
        <w:rPr>
          <w:rFonts w:ascii="Times New Roman" w:hAnsi="Times New Roman"/>
          <w:color w:val="000000" w:themeColor="text1"/>
        </w:rPr>
        <w:t>Failed_File</w:t>
      </w:r>
      <w:proofErr w:type="spellEnd"/>
    </w:p>
    <w:p w14:paraId="78194DEE" w14:textId="77777777"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>Expression: @[User::DecryptedOutPath]+  @[User::VarFailedName</w:t>
      </w:r>
    </w:p>
    <w:p w14:paraId="7DCF8BAF" w14:textId="77777777" w:rsidR="00C35C7E" w:rsidRPr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E2EABE4" w14:textId="77777777" w:rsidR="00C35C7E" w:rsidRPr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851248" w14:textId="77777777" w:rsidR="00C35C7E" w:rsidRPr="00677E9D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1B46CC" w14:textId="77777777" w:rsidR="00265092" w:rsidRPr="00677E9D" w:rsidRDefault="00265092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SMTP Connection Manager</w:t>
      </w:r>
    </w:p>
    <w:p w14:paraId="447296A4" w14:textId="6F3F9789" w:rsidR="00A67A9C" w:rsidRPr="00677E9D" w:rsidRDefault="00F1107C" w:rsidP="00F1107C">
      <w:pPr>
        <w:ind w:left="2880"/>
        <w:rPr>
          <w:rFonts w:ascii="Times New Roman" w:hAnsi="Times New Roman"/>
          <w:noProof/>
        </w:rPr>
      </w:pPr>
      <w:proofErr w:type="spellStart"/>
      <w:r w:rsidRPr="00F1107C">
        <w:rPr>
          <w:rFonts w:ascii="Times New Roman" w:hAnsi="Times New Roman"/>
        </w:rPr>
        <w:t>smtpint.maxcorp.maximus</w:t>
      </w:r>
      <w:proofErr w:type="spellEnd"/>
    </w:p>
    <w:p w14:paraId="7B09E079" w14:textId="4982DB01" w:rsidR="00C35C7E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C18950C" w14:textId="51DD8805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AB81A4F" w14:textId="29AFFFB1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FF0FC52" w14:textId="0BC6726A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7200D78" w14:textId="15420ECE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23EAF0F" w14:textId="1A2C7960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7391E89" w14:textId="110CD165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3C9D946" w14:textId="50B4819A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7DCCB4F" w14:textId="07698E49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78429CF" w14:textId="2E9D860A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C2BFCAE" w14:textId="19E8457F" w:rsidR="00DA14CF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EBEDFB7" w14:textId="77777777" w:rsidR="00DA14CF" w:rsidRPr="00677E9D" w:rsidRDefault="00DA14C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4F58C6D" w14:textId="77777777" w:rsidR="00C35C7E" w:rsidRPr="00677E9D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B18FEDA" w14:textId="77777777" w:rsidR="00202048" w:rsidRPr="00677E9D" w:rsidRDefault="007A6434" w:rsidP="0099676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P</w:t>
      </w:r>
      <w:r w:rsidR="00932115" w:rsidRPr="00677E9D">
        <w:rPr>
          <w:rFonts w:ascii="Times New Roman" w:hAnsi="Times New Roman"/>
          <w:b/>
        </w:rPr>
        <w:t>ackage Content</w:t>
      </w:r>
      <w:r w:rsidR="00BE2E93" w:rsidRPr="00677E9D">
        <w:rPr>
          <w:rFonts w:ascii="Times New Roman" w:hAnsi="Times New Roman"/>
          <w:b/>
        </w:rPr>
        <w:t>(Control Flow)</w:t>
      </w:r>
    </w:p>
    <w:p w14:paraId="28F5AF16" w14:textId="77777777" w:rsidR="00997532" w:rsidRPr="00677E9D" w:rsidRDefault="009A28C9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noProof/>
        </w:rPr>
      </w:pPr>
      <w:r w:rsidRPr="00677E9D">
        <w:rPr>
          <w:rFonts w:ascii="Times New Roman" w:hAnsi="Times New Roman"/>
          <w:noProof/>
        </w:rPr>
        <w:t xml:space="preserve"> </w:t>
      </w:r>
    </w:p>
    <w:p w14:paraId="744ABA2D" w14:textId="22F606F2" w:rsidR="00C35C7E" w:rsidRPr="00677E9D" w:rsidRDefault="001E5B1F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  <w:ins w:id="58" w:author="Palacherla, Susmitha C" w:date="2024-01-10T16:01:00Z">
        <w:r>
          <w:rPr>
            <w:noProof/>
          </w:rPr>
          <w:drawing>
            <wp:inline distT="0" distB="0" distL="0" distR="0" wp14:anchorId="3968E182" wp14:editId="274E97DB">
              <wp:extent cx="4059936" cy="3657600"/>
              <wp:effectExtent l="0" t="0" r="0" b="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59936" cy="3657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1E5B1F">
          <w:rPr>
            <w:noProof/>
          </w:rPr>
          <w:t xml:space="preserve"> </w:t>
        </w:r>
      </w:ins>
      <w:del w:id="59" w:author="Palacherla, Susmitha C" w:date="2024-01-10T16:01:00Z">
        <w:r w:rsidR="00DA14CF" w:rsidDel="001E5B1F">
          <w:rPr>
            <w:noProof/>
          </w:rPr>
          <w:drawing>
            <wp:inline distT="0" distB="0" distL="0" distR="0" wp14:anchorId="42E2281A" wp14:editId="7676E3E0">
              <wp:extent cx="5943600" cy="3064510"/>
              <wp:effectExtent l="0" t="0" r="0" b="254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64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r w:rsidR="00DA14CF" w:rsidDel="00DA14CF">
        <w:rPr>
          <w:noProof/>
        </w:rPr>
        <w:t xml:space="preserve"> </w:t>
      </w:r>
    </w:p>
    <w:p w14:paraId="71D552B8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1FD35F25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0AF5E37D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1624EC1C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21829C68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072DD37F" w14:textId="77777777" w:rsidR="00C35C7E" w:rsidRPr="007F7B2E" w:rsidRDefault="00C35C7E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Foreach Loop Container ( Decrypt and stage files)</w:t>
      </w:r>
    </w:p>
    <w:p w14:paraId="04176637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0B8EC81" w14:textId="77777777" w:rsidR="00C35C7E" w:rsidRPr="007F7B2E" w:rsidRDefault="00C35C7E" w:rsidP="00C35C7E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2155BDE6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Decrypt files</w:t>
      </w:r>
    </w:p>
    <w:p w14:paraId="7162DA66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task - Pause 10 seconds</w:t>
      </w:r>
    </w:p>
    <w:p w14:paraId="78615D95" w14:textId="77777777"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Backup encrypted files</w:t>
      </w:r>
    </w:p>
    <w:p w14:paraId="4A5017F0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DB320EF" w14:textId="77777777" w:rsidR="00C35C7E" w:rsidRPr="007F7B2E" w:rsidRDefault="00C35C7E" w:rsidP="00C35C7E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5C036D5B" w14:textId="77777777" w:rsidR="00C35C7E" w:rsidRPr="007F7B2E" w:rsidRDefault="00C35C7E" w:rsidP="00C35C7E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Container: Foreach  File Loop </w:t>
      </w:r>
    </w:p>
    <w:p w14:paraId="0A8711B5" w14:textId="75A56870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lastRenderedPageBreak/>
        <w:t>Folder: \\</w:t>
      </w:r>
      <w:r w:rsidR="001F1228">
        <w:rPr>
          <w:rFonts w:ascii="Times New Roman" w:hAnsi="Times New Roman"/>
        </w:rPr>
        <w:t>UVAAPADSQL50CCO</w:t>
      </w:r>
      <w:r w:rsidRPr="007F7B2E">
        <w:rPr>
          <w:rFonts w:ascii="Times New Roman" w:hAnsi="Times New Roman"/>
        </w:rPr>
        <w:t>\data\coaching\Generic\Encrypt_out\</w:t>
      </w:r>
    </w:p>
    <w:p w14:paraId="73C7F435" w14:textId="4071C2CD" w:rsidR="00AE57D4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Files: </w:t>
      </w:r>
      <w:r w:rsidR="00AE57D4" w:rsidRPr="003B4096">
        <w:rPr>
          <w:rFonts w:ascii="Times New Roman" w:hAnsi="Times New Roman"/>
        </w:rPr>
        <w:t>eCL</w:t>
      </w:r>
      <w:r w:rsidR="00AE57D4">
        <w:rPr>
          <w:rFonts w:ascii="Times New Roman" w:hAnsi="Times New Roman"/>
        </w:rPr>
        <w:t>_*</w:t>
      </w:r>
      <w:r w:rsidR="00AE57D4" w:rsidRPr="003B4096">
        <w:rPr>
          <w:rFonts w:ascii="Times New Roman" w:hAnsi="Times New Roman"/>
        </w:rPr>
        <w:t>.encrypt</w:t>
      </w:r>
      <w:r w:rsidR="00AE57D4" w:rsidRPr="007F7B2E" w:rsidDel="00AE57D4">
        <w:rPr>
          <w:rFonts w:ascii="Times New Roman" w:hAnsi="Times New Roman"/>
        </w:rPr>
        <w:t xml:space="preserve"> </w:t>
      </w:r>
    </w:p>
    <w:p w14:paraId="0A426296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2FCCCDD0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5F007CAD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30BBEA11" w14:textId="77777777"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14:paraId="340F5343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Decrypt files</w:t>
      </w:r>
    </w:p>
    <w:p w14:paraId="4AF9F6F3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7E54B7FE" wp14:editId="13238FE6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984C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D769B83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A38CCD5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 task- Pause 10 secs</w:t>
      </w:r>
    </w:p>
    <w:p w14:paraId="4016AB7F" w14:textId="77777777" w:rsidR="00C35C7E" w:rsidRPr="007F7B2E" w:rsidRDefault="00C35C7E" w:rsidP="00C35C7E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6543183" wp14:editId="76FC48F3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EFBE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</w:t>
      </w:r>
      <w:r w:rsidRPr="00677E9D">
        <w:rPr>
          <w:rFonts w:ascii="Times New Roman" w:hAnsi="Times New Roman"/>
          <w:color w:val="0000FF"/>
          <w:sz w:val="19"/>
          <w:szCs w:val="19"/>
        </w:rPr>
        <w:t>public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</w:t>
      </w:r>
      <w:r w:rsidRPr="00677E9D">
        <w:rPr>
          <w:rFonts w:ascii="Times New Roman" w:hAnsi="Times New Roman"/>
          <w:color w:val="0000FF"/>
          <w:sz w:val="19"/>
          <w:szCs w:val="19"/>
        </w:rPr>
        <w:t>void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Main()</w:t>
      </w:r>
    </w:p>
    <w:p w14:paraId="51A3263D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{</w:t>
      </w:r>
    </w:p>
    <w:p w14:paraId="7AFEC04F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TODO: Add your code here</w:t>
      </w:r>
    </w:p>
    <w:p w14:paraId="1A2481D9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Sleep for 10 seconds  (*1000)</w:t>
      </w:r>
    </w:p>
    <w:p w14:paraId="05963216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System.Threading.</w:t>
      </w:r>
      <w:r w:rsidRPr="00677E9D">
        <w:rPr>
          <w:rFonts w:ascii="Times New Roman" w:hAnsi="Times New Roman"/>
          <w:color w:val="2B91AF"/>
          <w:sz w:val="19"/>
          <w:szCs w:val="19"/>
        </w:rPr>
        <w:t>Thread</w:t>
      </w:r>
      <w:r w:rsidRPr="00677E9D">
        <w:rPr>
          <w:rFonts w:ascii="Times New Roman" w:hAnsi="Times New Roman"/>
          <w:color w:val="000000"/>
          <w:sz w:val="19"/>
          <w:szCs w:val="19"/>
        </w:rPr>
        <w:t>.Sleep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(10000);</w:t>
      </w:r>
    </w:p>
    <w:p w14:paraId="6E0C17B5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Dts.TaskResult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 xml:space="preserve"> = (</w:t>
      </w:r>
      <w:r w:rsidRPr="00677E9D">
        <w:rPr>
          <w:rFonts w:ascii="Times New Roman" w:hAnsi="Times New Roman"/>
          <w:color w:val="0000FF"/>
          <w:sz w:val="19"/>
          <w:szCs w:val="19"/>
        </w:rPr>
        <w:t>int</w:t>
      </w:r>
      <w:r w:rsidRPr="00677E9D">
        <w:rPr>
          <w:rFonts w:ascii="Times New Roman" w:hAnsi="Times New Roman"/>
          <w:color w:val="000000"/>
          <w:sz w:val="19"/>
          <w:szCs w:val="19"/>
        </w:rPr>
        <w:t>)</w:t>
      </w:r>
      <w:proofErr w:type="spellStart"/>
      <w:r w:rsidRPr="00677E9D">
        <w:rPr>
          <w:rFonts w:ascii="Times New Roman" w:hAnsi="Times New Roman"/>
          <w:color w:val="2B91AF"/>
          <w:sz w:val="19"/>
          <w:szCs w:val="19"/>
        </w:rPr>
        <w:t>ScriptResults</w:t>
      </w:r>
      <w:r w:rsidRPr="00677E9D">
        <w:rPr>
          <w:rFonts w:ascii="Times New Roman" w:hAnsi="Times New Roman"/>
          <w:color w:val="000000"/>
          <w:sz w:val="19"/>
          <w:szCs w:val="19"/>
        </w:rPr>
        <w:t>.Success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;</w:t>
      </w:r>
    </w:p>
    <w:p w14:paraId="60F670EA" w14:textId="77777777"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}</w:t>
      </w:r>
    </w:p>
    <w:p w14:paraId="6956AC14" w14:textId="77777777" w:rsidR="00C35C7E" w:rsidRPr="007F7B2E" w:rsidRDefault="00C35C7E" w:rsidP="00C35C7E">
      <w:pPr>
        <w:rPr>
          <w:rFonts w:ascii="Times New Roman" w:hAnsi="Times New Roman"/>
        </w:rPr>
      </w:pPr>
    </w:p>
    <w:p w14:paraId="3D146AC2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350791B" w14:textId="77777777"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142D879" w14:textId="77777777"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Backup Encrypted files</w:t>
      </w:r>
    </w:p>
    <w:p w14:paraId="0C7787BB" w14:textId="77777777" w:rsidR="00C35C7E" w:rsidRPr="007F7B2E" w:rsidRDefault="00C35C7E" w:rsidP="00C35C7E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478794BA" wp14:editId="3761868D">
            <wp:extent cx="3959352" cy="1828800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E12F" w14:textId="77777777" w:rsidR="00AE57D4" w:rsidRPr="001E5B1F" w:rsidRDefault="00AE57D4" w:rsidP="001E5B1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E5B1F">
        <w:rPr>
          <w:rFonts w:ascii="Times New Roman" w:hAnsi="Times New Roman"/>
          <w:b/>
        </w:rPr>
        <w:t xml:space="preserve">For each Unexpected File </w:t>
      </w:r>
    </w:p>
    <w:p w14:paraId="4AEBD9F3" w14:textId="77777777" w:rsidR="00AE57D4" w:rsidRPr="003F421D" w:rsidRDefault="00AE57D4" w:rsidP="00AE57D4">
      <w:pPr>
        <w:rPr>
          <w:rFonts w:asciiTheme="minorHAnsi" w:hAnsiTheme="minorHAnsi"/>
          <w:b/>
          <w:sz w:val="20"/>
          <w:szCs w:val="20"/>
        </w:rPr>
      </w:pPr>
      <w:r w:rsidRPr="003F421D">
        <w:rPr>
          <w:rFonts w:asciiTheme="minorHAnsi" w:hAnsiTheme="minorHAnsi"/>
          <w:b/>
          <w:sz w:val="20"/>
          <w:szCs w:val="20"/>
        </w:rPr>
        <w:t>Summary of Steps</w:t>
      </w:r>
    </w:p>
    <w:p w14:paraId="5515252E" w14:textId="77777777" w:rsidR="00AE57D4" w:rsidRPr="00CA5EB0" w:rsidRDefault="00AE57D4" w:rsidP="00AE57D4">
      <w:pPr>
        <w:pStyle w:val="ListParagraph"/>
        <w:numPr>
          <w:ilvl w:val="0"/>
          <w:numId w:val="47"/>
        </w:numPr>
        <w:rPr>
          <w:rFonts w:ascii="Times New Roman" w:hAnsi="Times New Roman"/>
        </w:rPr>
      </w:pPr>
      <w:bookmarkStart w:id="60" w:name="_Hlk154663788"/>
      <w:r>
        <w:rPr>
          <w:rFonts w:ascii="Times New Roman" w:hAnsi="Times New Roman"/>
        </w:rPr>
        <w:t>SQL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Report Code</w:t>
      </w:r>
    </w:p>
    <w:p w14:paraId="274030C0" w14:textId="77777777" w:rsidR="00AE57D4" w:rsidRPr="00CA5EB0" w:rsidRDefault="00AE57D4" w:rsidP="00AE57D4">
      <w:pPr>
        <w:pStyle w:val="ListParagraph"/>
        <w:numPr>
          <w:ilvl w:val="0"/>
          <w:numId w:val="47"/>
        </w:numPr>
        <w:rPr>
          <w:rFonts w:ascii="Times New Roman" w:hAnsi="Times New Roman"/>
        </w:rPr>
      </w:pPr>
      <w:r>
        <w:rPr>
          <w:rFonts w:ascii="Times New Roman" w:hAnsi="Times New Roman"/>
        </w:rPr>
        <w:t>Email task – Send Notification</w:t>
      </w:r>
    </w:p>
    <w:p w14:paraId="649B03D3" w14:textId="77777777" w:rsidR="00AE57D4" w:rsidRPr="00CA5EB0" w:rsidRDefault="00AE57D4" w:rsidP="00AE57D4">
      <w:pPr>
        <w:pStyle w:val="ListParagraph"/>
        <w:numPr>
          <w:ilvl w:val="0"/>
          <w:numId w:val="47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File(s)</w:t>
      </w:r>
    </w:p>
    <w:bookmarkEnd w:id="60"/>
    <w:p w14:paraId="29EE99D5" w14:textId="77777777" w:rsidR="00AE57D4" w:rsidRPr="00CA5EB0" w:rsidRDefault="00AE57D4" w:rsidP="00AE57D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1905499" w14:textId="77777777" w:rsidR="00AE57D4" w:rsidRPr="003F421D" w:rsidRDefault="00AE57D4" w:rsidP="00AE57D4">
      <w:pPr>
        <w:rPr>
          <w:rFonts w:asciiTheme="minorHAnsi" w:hAnsiTheme="minorHAnsi"/>
          <w:b/>
          <w:sz w:val="20"/>
          <w:szCs w:val="20"/>
        </w:rPr>
      </w:pPr>
      <w:r w:rsidRPr="003F421D">
        <w:rPr>
          <w:rFonts w:asciiTheme="minorHAnsi" w:hAnsiTheme="minorHAnsi"/>
          <w:b/>
          <w:sz w:val="20"/>
          <w:szCs w:val="20"/>
        </w:rPr>
        <w:t>Details</w:t>
      </w:r>
    </w:p>
    <w:p w14:paraId="590A51B7" w14:textId="77777777" w:rsidR="00AE57D4" w:rsidRPr="0095359C" w:rsidRDefault="00AE57D4" w:rsidP="00AE57D4">
      <w:pPr>
        <w:spacing w:after="0"/>
        <w:ind w:left="1080"/>
        <w:rPr>
          <w:rFonts w:asciiTheme="minorHAnsi" w:hAnsiTheme="minorHAnsi"/>
          <w:sz w:val="20"/>
          <w:szCs w:val="20"/>
        </w:rPr>
      </w:pPr>
      <w:r w:rsidRPr="0095359C">
        <w:rPr>
          <w:rFonts w:asciiTheme="minorHAnsi" w:hAnsiTheme="minorHAnsi"/>
          <w:sz w:val="20"/>
          <w:szCs w:val="20"/>
        </w:rPr>
        <w:t>Container: Foreach Loop</w:t>
      </w:r>
    </w:p>
    <w:p w14:paraId="7BEDB50A" w14:textId="552DC457" w:rsidR="00AE57D4" w:rsidRPr="0095359C" w:rsidRDefault="00AE57D4" w:rsidP="00AE57D4">
      <w:pPr>
        <w:spacing w:after="0"/>
        <w:ind w:left="1080"/>
        <w:rPr>
          <w:rFonts w:asciiTheme="minorHAnsi" w:hAnsiTheme="minorHAnsi"/>
          <w:sz w:val="20"/>
          <w:szCs w:val="20"/>
        </w:rPr>
      </w:pPr>
      <w:r w:rsidRPr="0095359C">
        <w:rPr>
          <w:rFonts w:asciiTheme="minorHAnsi" w:hAnsiTheme="minorHAnsi"/>
          <w:sz w:val="20"/>
          <w:szCs w:val="20"/>
        </w:rPr>
        <w:t xml:space="preserve">Folder: </w:t>
      </w:r>
      <w:r w:rsidRPr="00E705FE">
        <w:rPr>
          <w:rFonts w:asciiTheme="minorHAnsi" w:hAnsiTheme="minorHAnsi"/>
          <w:sz w:val="20"/>
          <w:szCs w:val="20"/>
        </w:rPr>
        <w:t>\\</w:t>
      </w:r>
      <w:r>
        <w:rPr>
          <w:rFonts w:asciiTheme="minorHAnsi" w:hAnsiTheme="minorHAnsi"/>
          <w:sz w:val="20"/>
          <w:szCs w:val="20"/>
        </w:rPr>
        <w:t>UVAADADSQL50CCO</w:t>
      </w:r>
      <w:r w:rsidRPr="00E705FE">
        <w:rPr>
          <w:rFonts w:asciiTheme="minorHAnsi" w:hAnsiTheme="minorHAnsi"/>
          <w:sz w:val="20"/>
          <w:szCs w:val="20"/>
        </w:rPr>
        <w:t>\data\coaching\</w:t>
      </w:r>
      <w:r>
        <w:rPr>
          <w:rFonts w:asciiTheme="minorHAnsi" w:hAnsiTheme="minorHAnsi"/>
          <w:sz w:val="20"/>
          <w:szCs w:val="20"/>
        </w:rPr>
        <w:t>Generic</w:t>
      </w:r>
      <w:r w:rsidRPr="00E705FE">
        <w:rPr>
          <w:rFonts w:asciiTheme="minorHAnsi" w:hAnsiTheme="minorHAnsi"/>
          <w:sz w:val="20"/>
          <w:szCs w:val="20"/>
        </w:rPr>
        <w:t>\Decrypt_out\</w:t>
      </w:r>
      <w:r w:rsidRPr="00E705FE" w:rsidDel="00E705FE">
        <w:rPr>
          <w:rFonts w:asciiTheme="minorHAnsi" w:hAnsiTheme="minorHAnsi"/>
          <w:sz w:val="20"/>
          <w:szCs w:val="20"/>
        </w:rPr>
        <w:t xml:space="preserve"> </w:t>
      </w:r>
    </w:p>
    <w:p w14:paraId="69473F7C" w14:textId="76C445FB" w:rsidR="00AE57D4" w:rsidRPr="0095359C" w:rsidRDefault="00AE57D4" w:rsidP="00AE57D4">
      <w:pPr>
        <w:spacing w:after="0"/>
        <w:ind w:left="1080"/>
        <w:rPr>
          <w:rFonts w:asciiTheme="minorHAnsi" w:hAnsiTheme="minorHAnsi"/>
          <w:sz w:val="20"/>
          <w:szCs w:val="20"/>
        </w:rPr>
      </w:pPr>
      <w:r w:rsidRPr="0095359C">
        <w:rPr>
          <w:rFonts w:asciiTheme="minorHAnsi" w:hAnsiTheme="minorHAnsi"/>
          <w:sz w:val="20"/>
          <w:szCs w:val="20"/>
        </w:rPr>
        <w:t>Files: eCL_ *.csv</w:t>
      </w:r>
    </w:p>
    <w:p w14:paraId="6D5B65D0" w14:textId="77777777" w:rsidR="00AE57D4" w:rsidRPr="00CA5EB0" w:rsidRDefault="00AE57D4" w:rsidP="00AE57D4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665DE0BC" w14:textId="77777777" w:rsidR="00AE57D4" w:rsidRPr="00CA5EB0" w:rsidRDefault="00AE57D4" w:rsidP="00AE57D4">
      <w:pPr>
        <w:spacing w:after="0"/>
        <w:ind w:left="1080"/>
        <w:rPr>
          <w:rFonts w:ascii="Times New Roman" w:hAnsi="Times New Roman"/>
        </w:rPr>
      </w:pPr>
    </w:p>
    <w:p w14:paraId="3A837605" w14:textId="77777777" w:rsidR="00AE57D4" w:rsidRDefault="00AE57D4" w:rsidP="00AE57D4">
      <w:pPr>
        <w:spacing w:after="0"/>
        <w:ind w:left="1080"/>
        <w:rPr>
          <w:rFonts w:ascii="Times New Roman" w:hAnsi="Times New Roman"/>
        </w:rPr>
      </w:pPr>
    </w:p>
    <w:p w14:paraId="605382F8" w14:textId="77777777" w:rsidR="00AE57D4" w:rsidRDefault="00AE57D4" w:rsidP="00AE57D4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Report Code</w:t>
      </w:r>
    </w:p>
    <w:p w14:paraId="7ED4462C" w14:textId="77777777" w:rsidR="00AE57D4" w:rsidRDefault="00AE57D4" w:rsidP="00AE57D4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191455C7" wp14:editId="3C2B60B3">
            <wp:extent cx="5943600" cy="44672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61F3" w14:textId="68670F2A" w:rsidR="00AE57D4" w:rsidRPr="00AE57D4" w:rsidRDefault="00AE57D4" w:rsidP="00AE57D4">
      <w:pPr>
        <w:rPr>
          <w:rFonts w:ascii="Times New Roman" w:hAnsi="Times New Roman"/>
          <w:sz w:val="20"/>
          <w:szCs w:val="20"/>
        </w:rPr>
      </w:pPr>
      <w:r w:rsidRPr="00AE57D4">
        <w:rPr>
          <w:rFonts w:ascii="Times New Roman" w:hAnsi="Times New Roman"/>
          <w:sz w:val="20"/>
          <w:szCs w:val="20"/>
        </w:rPr>
        <w:t xml:space="preserve">Declare @FileName nvarchar(100) , @FileName1 nvarchar(100) </w:t>
      </w:r>
    </w:p>
    <w:p w14:paraId="706E5E59" w14:textId="77777777" w:rsidR="00AE57D4" w:rsidRPr="00AE57D4" w:rsidRDefault="00AE57D4" w:rsidP="00AE57D4">
      <w:pPr>
        <w:rPr>
          <w:rFonts w:ascii="Times New Roman" w:hAnsi="Times New Roman"/>
          <w:sz w:val="20"/>
          <w:szCs w:val="20"/>
        </w:rPr>
      </w:pPr>
    </w:p>
    <w:p w14:paraId="55266994" w14:textId="77777777" w:rsidR="00AE57D4" w:rsidRPr="00AE57D4" w:rsidRDefault="00AE57D4" w:rsidP="00AE57D4">
      <w:pPr>
        <w:rPr>
          <w:rFonts w:ascii="Times New Roman" w:hAnsi="Times New Roman"/>
          <w:sz w:val="20"/>
          <w:szCs w:val="20"/>
        </w:rPr>
      </w:pPr>
      <w:r w:rsidRPr="00AE57D4">
        <w:rPr>
          <w:rFonts w:ascii="Times New Roman" w:hAnsi="Times New Roman"/>
          <w:sz w:val="20"/>
          <w:szCs w:val="20"/>
        </w:rPr>
        <w:t>SELECT TOP 1 [ReportCode] FROM</w:t>
      </w:r>
    </w:p>
    <w:p w14:paraId="3DAD2650" w14:textId="77777777" w:rsidR="00AE57D4" w:rsidRPr="00AE57D4" w:rsidRDefault="00AE57D4" w:rsidP="00AE57D4">
      <w:pPr>
        <w:rPr>
          <w:rFonts w:ascii="Times New Roman" w:hAnsi="Times New Roman"/>
          <w:sz w:val="20"/>
          <w:szCs w:val="20"/>
        </w:rPr>
      </w:pPr>
      <w:r w:rsidRPr="00AE57D4">
        <w:rPr>
          <w:rFonts w:ascii="Times New Roman" w:hAnsi="Times New Roman"/>
          <w:sz w:val="20"/>
          <w:szCs w:val="20"/>
        </w:rPr>
        <w:t>(SELECT  TOP 1 [ReportCode] FROM [EC].[</w:t>
      </w:r>
      <w:proofErr w:type="spellStart"/>
      <w:r w:rsidRPr="00AE57D4">
        <w:rPr>
          <w:rFonts w:ascii="Times New Roman" w:hAnsi="Times New Roman"/>
          <w:sz w:val="20"/>
          <w:szCs w:val="20"/>
        </w:rPr>
        <w:t>Feed_Contacts</w:t>
      </w:r>
      <w:proofErr w:type="spellEnd"/>
      <w:r w:rsidRPr="00AE57D4">
        <w:rPr>
          <w:rFonts w:ascii="Times New Roman" w:hAnsi="Times New Roman"/>
          <w:sz w:val="20"/>
          <w:szCs w:val="20"/>
        </w:rPr>
        <w:t>]</w:t>
      </w:r>
    </w:p>
    <w:p w14:paraId="36A392D8" w14:textId="77777777" w:rsidR="00AE57D4" w:rsidRPr="00AE57D4" w:rsidRDefault="00AE57D4" w:rsidP="00AE57D4">
      <w:pPr>
        <w:rPr>
          <w:rFonts w:ascii="Times New Roman" w:hAnsi="Times New Roman"/>
          <w:sz w:val="20"/>
          <w:szCs w:val="20"/>
        </w:rPr>
      </w:pPr>
      <w:r w:rsidRPr="00AE57D4">
        <w:rPr>
          <w:rFonts w:ascii="Times New Roman" w:hAnsi="Times New Roman"/>
          <w:sz w:val="20"/>
          <w:szCs w:val="20"/>
        </w:rPr>
        <w:t>WHERE (CHARINDEX([ReportCode], ? ) &gt; 0 AND CHARINDEX('Generic', ? ) &gt; 0)</w:t>
      </w:r>
    </w:p>
    <w:p w14:paraId="3C4542C2" w14:textId="77777777" w:rsidR="00AE57D4" w:rsidRPr="00AE57D4" w:rsidRDefault="00AE57D4" w:rsidP="00AE57D4">
      <w:pPr>
        <w:rPr>
          <w:rFonts w:ascii="Times New Roman" w:hAnsi="Times New Roman"/>
          <w:sz w:val="20"/>
          <w:szCs w:val="20"/>
        </w:rPr>
      </w:pPr>
      <w:r w:rsidRPr="00AE57D4">
        <w:rPr>
          <w:rFonts w:ascii="Times New Roman" w:hAnsi="Times New Roman"/>
          <w:sz w:val="20"/>
          <w:szCs w:val="20"/>
        </w:rPr>
        <w:t>UNION ALL</w:t>
      </w:r>
    </w:p>
    <w:p w14:paraId="481EE198" w14:textId="77777777" w:rsidR="00AE57D4" w:rsidRPr="00AE57D4" w:rsidRDefault="00AE57D4" w:rsidP="00AE57D4">
      <w:pPr>
        <w:rPr>
          <w:rFonts w:ascii="Times New Roman" w:hAnsi="Times New Roman"/>
          <w:sz w:val="20"/>
          <w:szCs w:val="20"/>
        </w:rPr>
      </w:pPr>
      <w:r w:rsidRPr="00AE57D4">
        <w:rPr>
          <w:rFonts w:ascii="Times New Roman" w:hAnsi="Times New Roman"/>
          <w:sz w:val="20"/>
          <w:szCs w:val="20"/>
        </w:rPr>
        <w:t>SELECT DISTINCT 'Unknown' AS [ReportCode] FROM [EC].[</w:t>
      </w:r>
      <w:proofErr w:type="spellStart"/>
      <w:r w:rsidRPr="00AE57D4">
        <w:rPr>
          <w:rFonts w:ascii="Times New Roman" w:hAnsi="Times New Roman"/>
          <w:sz w:val="20"/>
          <w:szCs w:val="20"/>
        </w:rPr>
        <w:t>Feed_Contacts</w:t>
      </w:r>
      <w:proofErr w:type="spellEnd"/>
      <w:r w:rsidRPr="00AE57D4">
        <w:rPr>
          <w:rFonts w:ascii="Times New Roman" w:hAnsi="Times New Roman"/>
          <w:sz w:val="20"/>
          <w:szCs w:val="20"/>
        </w:rPr>
        <w:t xml:space="preserve">] ) </w:t>
      </w:r>
      <w:proofErr w:type="spellStart"/>
      <w:r w:rsidRPr="00AE57D4">
        <w:rPr>
          <w:rFonts w:ascii="Times New Roman" w:hAnsi="Times New Roman"/>
          <w:sz w:val="20"/>
          <w:szCs w:val="20"/>
        </w:rPr>
        <w:t>pocs</w:t>
      </w:r>
      <w:proofErr w:type="spellEnd"/>
    </w:p>
    <w:p w14:paraId="4F72CD8A" w14:textId="63C16B3E" w:rsidR="00AE57D4" w:rsidRDefault="00AE57D4" w:rsidP="00AE57D4">
      <w:pPr>
        <w:rPr>
          <w:rFonts w:ascii="Times New Roman" w:hAnsi="Times New Roman"/>
        </w:rPr>
      </w:pPr>
      <w:r w:rsidRPr="00AE57D4">
        <w:rPr>
          <w:rFonts w:ascii="Times New Roman" w:hAnsi="Times New Roman"/>
          <w:sz w:val="20"/>
          <w:szCs w:val="20"/>
        </w:rPr>
        <w:t>ORDER BY CASE WHEN  [ReportCode] = 'Unknown' THEN 2 ELSE 1 END</w:t>
      </w:r>
    </w:p>
    <w:p w14:paraId="024404CC" w14:textId="77777777" w:rsidR="00AE57D4" w:rsidRDefault="00AE57D4" w:rsidP="00AE57D4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7298FB6" wp14:editId="407B2D68">
            <wp:extent cx="5943600" cy="189992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BB89" w14:textId="77777777" w:rsidR="00AE57D4" w:rsidRDefault="00AE57D4" w:rsidP="00AE57D4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089C506" wp14:editId="505853A4">
            <wp:extent cx="5943600" cy="197548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3DCD" w14:textId="77777777" w:rsidR="00AE57D4" w:rsidRDefault="00AE57D4" w:rsidP="00AE57D4">
      <w:pPr>
        <w:rPr>
          <w:rFonts w:ascii="Times New Roman" w:hAnsi="Times New Roman"/>
        </w:rPr>
      </w:pPr>
    </w:p>
    <w:p w14:paraId="23B2D9CD" w14:textId="77777777" w:rsidR="00AE57D4" w:rsidRPr="00BB122D" w:rsidRDefault="00AE57D4" w:rsidP="00AE57D4">
      <w:pPr>
        <w:rPr>
          <w:rFonts w:ascii="Times New Roman" w:hAnsi="Times New Roman"/>
        </w:rPr>
      </w:pPr>
    </w:p>
    <w:p w14:paraId="1F5A4D17" w14:textId="77777777" w:rsidR="00AE57D4" w:rsidRDefault="00AE57D4" w:rsidP="00AE57D4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>
        <w:rPr>
          <w:rFonts w:ascii="Times New Roman" w:hAnsi="Times New Roman"/>
        </w:rPr>
        <w:t>Email task – Send Notification</w:t>
      </w:r>
    </w:p>
    <w:p w14:paraId="664C26FF" w14:textId="77777777" w:rsidR="00AE57D4" w:rsidRDefault="00AE57D4" w:rsidP="00AE57D4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78D99F6" wp14:editId="3E5854F9">
            <wp:extent cx="5943600" cy="19145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F4F5" w14:textId="63AFB6B9" w:rsidR="00AE57D4" w:rsidRDefault="00AE57D4" w:rsidP="00AE57D4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701BC83" wp14:editId="354FB49E">
            <wp:extent cx="5943600" cy="2902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1931" w14:textId="46AD3E2E" w:rsidR="00AE57D4" w:rsidRDefault="00AE57D4" w:rsidP="00AE57D4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F374C44" wp14:editId="79F9D506">
            <wp:extent cx="5943600" cy="2811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63DD" w14:textId="77777777" w:rsidR="00AE57D4" w:rsidRPr="00CA5EB0" w:rsidRDefault="00AE57D4" w:rsidP="00AE57D4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File(s)</w:t>
      </w:r>
    </w:p>
    <w:p w14:paraId="547CE0E3" w14:textId="77777777" w:rsidR="00AE57D4" w:rsidRPr="00CA5EB0" w:rsidRDefault="00AE57D4" w:rsidP="00AE57D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D40220" wp14:editId="14625B7F">
            <wp:extent cx="5943600" cy="238252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48DE" w14:textId="77777777" w:rsidR="00AE57D4" w:rsidRPr="00CA5EB0" w:rsidRDefault="00AE57D4" w:rsidP="00AE57D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09EC861" w14:textId="77777777"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467A1AF6" w14:textId="77777777" w:rsidR="00997532" w:rsidRPr="00677E9D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14:paraId="55693485" w14:textId="77777777" w:rsidR="00997532" w:rsidRPr="00677E9D" w:rsidRDefault="00997532" w:rsidP="001E5B1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 xml:space="preserve">Foreach </w:t>
      </w:r>
      <w:r w:rsidR="000C1FAF" w:rsidRPr="00677E9D">
        <w:rPr>
          <w:rFonts w:ascii="Times New Roman" w:hAnsi="Times New Roman"/>
          <w:b/>
        </w:rPr>
        <w:t>NON-OTH</w:t>
      </w:r>
      <w:r w:rsidRPr="00677E9D">
        <w:rPr>
          <w:rFonts w:ascii="Times New Roman" w:hAnsi="Times New Roman"/>
          <w:b/>
        </w:rPr>
        <w:t xml:space="preserve"> File container</w:t>
      </w:r>
    </w:p>
    <w:p w14:paraId="4010B466" w14:textId="77777777"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BE57DFA" w14:textId="77777777" w:rsidR="00F94DAF" w:rsidRPr="00677E9D" w:rsidRDefault="009A28C9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C35C7E" w:rsidRPr="00677E9D">
        <w:rPr>
          <w:rFonts w:ascii="Times New Roman" w:hAnsi="Times New Roman"/>
          <w:noProof/>
        </w:rPr>
        <w:t xml:space="preserve"> </w:t>
      </w:r>
      <w:r w:rsidR="000C1FAF" w:rsidRPr="00677E9D">
        <w:rPr>
          <w:rFonts w:ascii="Times New Roman" w:hAnsi="Times New Roman"/>
          <w:noProof/>
        </w:rPr>
        <w:drawing>
          <wp:inline distT="0" distB="0" distL="0" distR="0" wp14:anchorId="3373A70A" wp14:editId="76DBFFF9">
            <wp:extent cx="1216152" cy="27432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61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C042" w14:textId="77777777" w:rsidR="00A52549" w:rsidRPr="00677E9D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CC24EAF" w14:textId="77777777" w:rsidR="001A6DE7" w:rsidRPr="00677E9D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5517DF1" w14:textId="77777777" w:rsidR="007A6434" w:rsidRPr="00677E9D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25975BF" w14:textId="77777777" w:rsidR="007A6434" w:rsidRPr="00677E9D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D06E925" w14:textId="77777777" w:rsidR="001A6DE7" w:rsidRPr="00677E9D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D2AF23A" w14:textId="77777777" w:rsidR="007931F8" w:rsidRPr="00677E9D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b/>
          <w:sz w:val="24"/>
          <w:szCs w:val="24"/>
        </w:rPr>
        <w:t>Workflow</w:t>
      </w:r>
    </w:p>
    <w:p w14:paraId="739B8757" w14:textId="77777777" w:rsidR="00494DF0" w:rsidRPr="00677E9D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0A40094" w14:textId="77777777" w:rsidR="00657231" w:rsidRPr="00677E9D" w:rsidRDefault="006C2E0E" w:rsidP="001A6D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For each</w:t>
      </w:r>
      <w:r w:rsidR="0084218D" w:rsidRPr="00677E9D">
        <w:rPr>
          <w:rFonts w:ascii="Times New Roman" w:hAnsi="Times New Roman"/>
          <w:b/>
        </w:rPr>
        <w:t xml:space="preserve"> </w:t>
      </w:r>
      <w:r w:rsidR="000C1FAF" w:rsidRPr="00677E9D">
        <w:rPr>
          <w:rFonts w:ascii="Times New Roman" w:hAnsi="Times New Roman"/>
          <w:b/>
          <w:color w:val="000000" w:themeColor="text1"/>
        </w:rPr>
        <w:t>NON-OTH</w:t>
      </w:r>
      <w:r w:rsidR="000C1FAF" w:rsidRPr="00677E9D">
        <w:rPr>
          <w:rFonts w:ascii="Times New Roman" w:hAnsi="Times New Roman"/>
          <w:b/>
        </w:rPr>
        <w:t xml:space="preserve"> </w:t>
      </w:r>
      <w:r w:rsidR="0084218D" w:rsidRPr="00677E9D">
        <w:rPr>
          <w:rFonts w:ascii="Times New Roman" w:hAnsi="Times New Roman"/>
          <w:b/>
        </w:rPr>
        <w:t xml:space="preserve">file in </w:t>
      </w:r>
      <w:r w:rsidR="001A6DE7" w:rsidRPr="00677E9D">
        <w:rPr>
          <w:rFonts w:ascii="Times New Roman" w:hAnsi="Times New Roman"/>
          <w:b/>
        </w:rPr>
        <w:t>s</w:t>
      </w:r>
      <w:r w:rsidR="0084218D" w:rsidRPr="00677E9D">
        <w:rPr>
          <w:rFonts w:ascii="Times New Roman" w:hAnsi="Times New Roman"/>
          <w:b/>
        </w:rPr>
        <w:t>taging directory</w:t>
      </w:r>
      <w:r w:rsidR="001A6DE7" w:rsidRPr="00677E9D">
        <w:rPr>
          <w:rFonts w:ascii="Times New Roman" w:hAnsi="Times New Roman"/>
          <w:b/>
        </w:rPr>
        <w:t xml:space="preserve"> w</w:t>
      </w:r>
      <w:r w:rsidR="0084218D" w:rsidRPr="00677E9D">
        <w:rPr>
          <w:rFonts w:ascii="Times New Roman" w:hAnsi="Times New Roman"/>
          <w:b/>
        </w:rPr>
        <w:t>orkflow</w:t>
      </w:r>
    </w:p>
    <w:p w14:paraId="1EB6FDDE" w14:textId="77777777" w:rsidR="0084218D" w:rsidRPr="00677E9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D35E7CA" w14:textId="77777777" w:rsidR="0084218D" w:rsidRPr="00677E9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80A2EC9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Container: Foreach </w:t>
      </w:r>
      <w:r w:rsidR="000C1FAF" w:rsidRPr="00677E9D">
        <w:rPr>
          <w:rFonts w:ascii="Times New Roman" w:hAnsi="Times New Roman"/>
        </w:rPr>
        <w:t>NON-OTH</w:t>
      </w:r>
      <w:r w:rsidR="001A6DE7" w:rsidRPr="00677E9D">
        <w:rPr>
          <w:rFonts w:ascii="Times New Roman" w:hAnsi="Times New Roman"/>
        </w:rPr>
        <w:t xml:space="preserve"> file</w:t>
      </w:r>
    </w:p>
    <w:p w14:paraId="49B1BF58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Collection</w:t>
      </w:r>
      <w:r w:rsidR="004A6D60" w:rsidRPr="00677E9D">
        <w:rPr>
          <w:rFonts w:ascii="Times New Roman" w:hAnsi="Times New Roman"/>
        </w:rPr>
        <w:t xml:space="preserve">: </w:t>
      </w:r>
    </w:p>
    <w:p w14:paraId="43066324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Enumerator: </w:t>
      </w:r>
      <w:r w:rsidR="00A52787" w:rsidRPr="00677E9D">
        <w:rPr>
          <w:rFonts w:ascii="Times New Roman" w:hAnsi="Times New Roman"/>
        </w:rPr>
        <w:t xml:space="preserve">Foreach </w:t>
      </w:r>
      <w:r w:rsidRPr="00677E9D">
        <w:rPr>
          <w:rFonts w:ascii="Times New Roman" w:hAnsi="Times New Roman"/>
        </w:rPr>
        <w:t>file enumerator</w:t>
      </w:r>
    </w:p>
    <w:p w14:paraId="6716438D" w14:textId="77777777"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Expression: Directory: </w:t>
      </w:r>
      <w:r w:rsidR="00C35C7E" w:rsidRPr="00677E9D">
        <w:rPr>
          <w:rFonts w:ascii="Times New Roman" w:hAnsi="Times New Roman"/>
        </w:rPr>
        <w:t>@[User::DecryptedOutPath]</w:t>
      </w:r>
    </w:p>
    <w:p w14:paraId="5C2A7281" w14:textId="77777777" w:rsidR="004A6D60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Evaluates to: </w:t>
      </w:r>
      <w:r w:rsidR="00C35C7E" w:rsidRPr="00677E9D">
        <w:rPr>
          <w:rFonts w:ascii="Times New Roman" w:hAnsi="Times New Roman"/>
        </w:rPr>
        <w:t>\\f3420-ecldbd01\data\coaching\Generic\Decrypt_out\</w:t>
      </w:r>
    </w:p>
    <w:p w14:paraId="6377A97C" w14:textId="77777777" w:rsidR="004A6D60" w:rsidRPr="00677E9D" w:rsidRDefault="00F56A29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Files</w:t>
      </w:r>
      <w:r w:rsidR="004A6D60" w:rsidRPr="00677E9D">
        <w:rPr>
          <w:rFonts w:ascii="Times New Roman" w:hAnsi="Times New Roman"/>
        </w:rPr>
        <w:t xml:space="preserve">: </w:t>
      </w:r>
      <w:r w:rsidR="000C1FAF" w:rsidRPr="00677E9D">
        <w:rPr>
          <w:rFonts w:ascii="Times New Roman" w:hAnsi="Times New Roman"/>
        </w:rPr>
        <w:t>eCL_Generic_Feed_OTH_*.csv</w:t>
      </w:r>
      <w:r w:rsidR="000C1FAF" w:rsidRPr="00677E9D" w:rsidDel="000C1FAF">
        <w:rPr>
          <w:rFonts w:ascii="Times New Roman" w:hAnsi="Times New Roman"/>
        </w:rPr>
        <w:t xml:space="preserve"> </w:t>
      </w:r>
    </w:p>
    <w:p w14:paraId="00ADE619" w14:textId="77777777" w:rsidR="00C35C7E" w:rsidRPr="00677E9D" w:rsidRDefault="00C35C7E" w:rsidP="00C35C7E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Retrieve file name: Name and Extension</w:t>
      </w:r>
    </w:p>
    <w:p w14:paraId="2A60FDB6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65F20489" w14:textId="77777777" w:rsidR="004A6D60" w:rsidRPr="00677E9D" w:rsidRDefault="00C35C7E" w:rsidP="00A40171">
      <w:pPr>
        <w:spacing w:after="0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0C1FAF" w:rsidRPr="00677E9D">
        <w:rPr>
          <w:rFonts w:ascii="Times New Roman" w:hAnsi="Times New Roman"/>
          <w:noProof/>
        </w:rPr>
        <w:drawing>
          <wp:inline distT="0" distB="0" distL="0" distR="0" wp14:anchorId="70F7EF63" wp14:editId="72A79396">
            <wp:extent cx="4087368" cy="2743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E3D0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</w:p>
    <w:p w14:paraId="20C44AE0" w14:textId="77777777"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</w:p>
    <w:p w14:paraId="25794293" w14:textId="77777777" w:rsidR="004A6D60" w:rsidRPr="00677E9D" w:rsidRDefault="004A6D60" w:rsidP="001A6DE7">
      <w:pPr>
        <w:spacing w:after="0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1D5CD9E" wp14:editId="223DDE13">
            <wp:extent cx="4233672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DB04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540E0B95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39DF38E2" w14:textId="77777777"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14:paraId="43960334" w14:textId="77777777" w:rsidR="0084218D" w:rsidRPr="00677E9D" w:rsidRDefault="0084218D" w:rsidP="0084218D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Summary of Steps</w:t>
      </w:r>
    </w:p>
    <w:p w14:paraId="6D05B835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F78ACB0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 – Stage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238590EA" w14:textId="77777777" w:rsidR="00F44E3B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</w:t>
      </w:r>
      <w:r w:rsidR="00A52787" w:rsidRPr="00677E9D">
        <w:rPr>
          <w:rFonts w:ascii="Times New Roman" w:hAnsi="Times New Roman"/>
        </w:rPr>
        <w:t>Update Staging table and Reject records</w:t>
      </w:r>
      <w:r w:rsidRPr="00677E9D">
        <w:rPr>
          <w:rFonts w:ascii="Times New Roman" w:hAnsi="Times New Roman"/>
        </w:rPr>
        <w:t xml:space="preserve"> </w:t>
      </w:r>
    </w:p>
    <w:p w14:paraId="56152498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Load </w:t>
      </w:r>
      <w:r w:rsidR="00611EE1" w:rsidRPr="00677E9D">
        <w:rPr>
          <w:rFonts w:ascii="Times New Roman" w:hAnsi="Times New Roman"/>
        </w:rPr>
        <w:t>C</w:t>
      </w:r>
      <w:r w:rsidRPr="00677E9D">
        <w:rPr>
          <w:rFonts w:ascii="Times New Roman" w:hAnsi="Times New Roman"/>
        </w:rPr>
        <w:t>oaching_Log and Coaching_Log_Reason tables</w:t>
      </w:r>
    </w:p>
    <w:p w14:paraId="0429AEEB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 – Load File list table</w:t>
      </w:r>
    </w:p>
    <w:p w14:paraId="4E281CBA" w14:textId="77777777"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system task – Backup files to Backups directory</w:t>
      </w:r>
    </w:p>
    <w:p w14:paraId="73E2DD9D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615CCC44" w14:textId="77777777" w:rsidR="000C1FAF" w:rsidRPr="00677E9D" w:rsidRDefault="000C1FAF" w:rsidP="004A6D60">
      <w:pPr>
        <w:spacing w:after="0"/>
        <w:ind w:left="1080"/>
        <w:rPr>
          <w:rFonts w:ascii="Times New Roman" w:hAnsi="Times New Roman"/>
        </w:rPr>
      </w:pPr>
    </w:p>
    <w:p w14:paraId="40152CD6" w14:textId="77777777" w:rsidR="000C1FAF" w:rsidRPr="00677E9D" w:rsidRDefault="000C1FAF" w:rsidP="004A6D60">
      <w:pPr>
        <w:spacing w:after="0"/>
        <w:ind w:left="1080"/>
        <w:rPr>
          <w:rFonts w:ascii="Times New Roman" w:hAnsi="Times New Roman"/>
        </w:rPr>
      </w:pPr>
    </w:p>
    <w:p w14:paraId="0765E94F" w14:textId="77777777" w:rsidR="004D3B66" w:rsidRPr="00677E9D" w:rsidRDefault="0084218D" w:rsidP="0084218D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Details of Steps</w:t>
      </w:r>
    </w:p>
    <w:p w14:paraId="6BB42DD3" w14:textId="77777777" w:rsidR="005F0717" w:rsidRPr="00677E9D" w:rsidRDefault="005F0717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7A4EE558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A7D30CE" wp14:editId="6FC627A0">
            <wp:extent cx="1876425" cy="590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5E2D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846ABE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Executes Truncate Table [EC].[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>_Coaching_Stage]</w:t>
      </w:r>
    </w:p>
    <w:p w14:paraId="4A3DA8AA" w14:textId="77777777" w:rsidR="005F0717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Precedence Constraint Editor</w:t>
      </w:r>
    </w:p>
    <w:p w14:paraId="3A7C6364" w14:textId="77777777" w:rsidR="00611EE1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9"/>
        <w:gridCol w:w="4781"/>
      </w:tblGrid>
      <w:tr w:rsidR="00611EE1" w:rsidRPr="007F7B2E" w14:paraId="244622AE" w14:textId="77777777" w:rsidTr="00677E9D">
        <w:tc>
          <w:tcPr>
            <w:tcW w:w="4569" w:type="dxa"/>
          </w:tcPr>
          <w:p w14:paraId="50FDC0CE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Evaluation Operation</w:t>
            </w:r>
          </w:p>
        </w:tc>
        <w:tc>
          <w:tcPr>
            <w:tcW w:w="4781" w:type="dxa"/>
          </w:tcPr>
          <w:p w14:paraId="31DA71A2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Constraint</w:t>
            </w:r>
          </w:p>
        </w:tc>
      </w:tr>
      <w:tr w:rsidR="00611EE1" w:rsidRPr="007F7B2E" w14:paraId="6F4F5A3F" w14:textId="77777777" w:rsidTr="00677E9D">
        <w:tc>
          <w:tcPr>
            <w:tcW w:w="4569" w:type="dxa"/>
          </w:tcPr>
          <w:p w14:paraId="31AD23FC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 xml:space="preserve">Value </w:t>
            </w:r>
          </w:p>
        </w:tc>
        <w:tc>
          <w:tcPr>
            <w:tcW w:w="4781" w:type="dxa"/>
          </w:tcPr>
          <w:p w14:paraId="5A4A4BEB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Success</w:t>
            </w:r>
          </w:p>
        </w:tc>
      </w:tr>
      <w:tr w:rsidR="00611EE1" w:rsidRPr="007F7B2E" w14:paraId="57D7F7D3" w14:textId="77777777" w:rsidTr="00677E9D">
        <w:tc>
          <w:tcPr>
            <w:tcW w:w="4569" w:type="dxa"/>
          </w:tcPr>
          <w:p w14:paraId="524627F5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Multiple Constraints</w:t>
            </w:r>
          </w:p>
        </w:tc>
        <w:tc>
          <w:tcPr>
            <w:tcW w:w="4781" w:type="dxa"/>
          </w:tcPr>
          <w:p w14:paraId="6877D29E" w14:textId="77777777"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Logical AND</w:t>
            </w:r>
          </w:p>
        </w:tc>
      </w:tr>
    </w:tbl>
    <w:p w14:paraId="134B403B" w14:textId="77777777" w:rsidR="00611EE1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8EBE47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CA8523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066EF89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DFT: Load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8000F4C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1FEB0855" wp14:editId="16AB6B3D">
            <wp:extent cx="1485900" cy="83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96C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C3F1830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B8FA8DA" w14:textId="77777777"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493DCC24" wp14:editId="62CD57C5">
            <wp:extent cx="1444752" cy="2743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47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AE13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C1BAF0D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Flat File source</w:t>
      </w:r>
    </w:p>
    <w:p w14:paraId="6D17364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E8A1BBF" w14:textId="77777777" w:rsidR="004D3B66" w:rsidRPr="00677E9D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AAD0079" wp14:editId="59F80EFA">
            <wp:extent cx="2267712" cy="2286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772" w14:textId="77777777" w:rsidR="00EE5A65" w:rsidRPr="00677E9D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F6C7B6" w14:textId="77777777" w:rsidR="004D3B66" w:rsidRPr="00677E9D" w:rsidRDefault="007A6434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</w:t>
      </w:r>
      <w:r w:rsidR="004D3B66" w:rsidRPr="00677E9D">
        <w:rPr>
          <w:rFonts w:ascii="Times New Roman" w:hAnsi="Times New Roman"/>
        </w:rPr>
        <w:t>ata Conversion</w:t>
      </w:r>
    </w:p>
    <w:p w14:paraId="6D586CE7" w14:textId="77777777" w:rsidR="004D3B66" w:rsidRPr="00677E9D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C6371C0" wp14:editId="2E0F9FED">
            <wp:extent cx="3310128" cy="3200400"/>
            <wp:effectExtent l="0" t="0" r="508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C74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029296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25DFB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604F32E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F21B48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0D5E78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8EDD5BE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72DC40C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C6E6A4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68AD2BC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6C32FC4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Row Count Transformation</w:t>
      </w:r>
    </w:p>
    <w:p w14:paraId="690C584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9A29E9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28772463" wp14:editId="7DBBA2E8">
            <wp:extent cx="2734056" cy="2286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CB1" w14:textId="77777777"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97B60DE" w14:textId="77777777"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Oledb</w:t>
      </w:r>
      <w:proofErr w:type="spellEnd"/>
      <w:r w:rsidRPr="00677E9D">
        <w:rPr>
          <w:rFonts w:ascii="Times New Roman" w:hAnsi="Times New Roman"/>
        </w:rPr>
        <w:t xml:space="preserve"> destination</w:t>
      </w:r>
    </w:p>
    <w:p w14:paraId="1D3FF1D4" w14:textId="77777777" w:rsidR="004D3B66" w:rsidRPr="00677E9D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265A049" wp14:editId="2FC2C9B1">
            <wp:extent cx="3264408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08F0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FBCBE80" w14:textId="77777777" w:rsidR="004D3B66" w:rsidRPr="00677E9D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5EC0557A" wp14:editId="139C22C8">
            <wp:extent cx="3182112" cy="2743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21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E9C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6E93064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7EF16FD" wp14:editId="5A51DAEC">
            <wp:extent cx="3776472" cy="1371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2F8A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16985A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5DF78A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249534" w14:textId="77777777" w:rsidR="00611EE1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</w:t>
      </w:r>
      <w:r w:rsidR="00611EE1" w:rsidRPr="00677E9D">
        <w:rPr>
          <w:rFonts w:ascii="Times New Roman" w:hAnsi="Times New Roman"/>
        </w:rPr>
        <w:t>Update Staging table and Reject Records</w:t>
      </w:r>
    </w:p>
    <w:p w14:paraId="6B7CD35D" w14:textId="77777777" w:rsidR="00611EE1" w:rsidRPr="00677E9D" w:rsidRDefault="00611EE1" w:rsidP="00FB5F3D">
      <w:pPr>
        <w:rPr>
          <w:rFonts w:ascii="Times New Roman" w:hAnsi="Times New Roman"/>
        </w:rPr>
      </w:pPr>
    </w:p>
    <w:p w14:paraId="2EC59112" w14:textId="77777777" w:rsidR="004D3B66" w:rsidRPr="00677E9D" w:rsidRDefault="00FF1A5D" w:rsidP="00FB5F3D">
      <w:p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</w:t>
      </w:r>
    </w:p>
    <w:p w14:paraId="6C5B23CC" w14:textId="77777777" w:rsidR="00611EE1" w:rsidRPr="00677E9D" w:rsidRDefault="00611EE1" w:rsidP="00FB5F3D">
      <w:pPr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14888F9" wp14:editId="26BB67E3">
            <wp:extent cx="2029968" cy="137160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3527" w14:textId="77777777" w:rsidR="004D3B66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E8D487A" wp14:editId="0D22686F">
            <wp:extent cx="3346704" cy="18288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16A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9E7A7EA" w14:textId="77777777" w:rsidR="001822D4" w:rsidRPr="00677E9D" w:rsidRDefault="00611EE1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C0D2464" wp14:editId="1F3A07C4">
            <wp:extent cx="4325112" cy="1371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9746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EB5150C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F5452E" w14:textId="77777777" w:rsidR="0069149F" w:rsidRPr="00677E9D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6BA4B1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99EFDF" w14:textId="77777777" w:rsidR="00952CFB" w:rsidRPr="00677E9D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940220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Task: Load Coaching_Log table</w:t>
      </w:r>
    </w:p>
    <w:p w14:paraId="30223D5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9944B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048B25D" wp14:editId="4FEF4A30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280F" w14:textId="4170249B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677E9D">
        <w:rPr>
          <w:rFonts w:ascii="Times New Roman" w:hAnsi="Times New Roman"/>
          <w:sz w:val="24"/>
          <w:szCs w:val="24"/>
        </w:rPr>
        <w:t>SQLStatement</w:t>
      </w:r>
      <w:proofErr w:type="spellEnd"/>
      <w:r w:rsidRPr="00677E9D">
        <w:rPr>
          <w:rFonts w:ascii="Times New Roman" w:hAnsi="Times New Roman"/>
          <w:sz w:val="24"/>
          <w:szCs w:val="24"/>
        </w:rPr>
        <w:t xml:space="preserve">: </w:t>
      </w:r>
      <w:ins w:id="61" w:author="Palacherla, Susmitha C" w:date="2024-01-10T16:15:00Z">
        <w:r w:rsidR="008E32AD" w:rsidRPr="008E32AD">
          <w:rPr>
            <w:rFonts w:ascii="Times New Roman" w:hAnsi="Times New Roman"/>
            <w:sz w:val="24"/>
            <w:szCs w:val="24"/>
          </w:rPr>
          <w:t>Exec [EC].[sp_InsertInto_Coaching_Log_Generic] @Count=? OUT, @ReportCode=? OUT</w:t>
        </w:r>
        <w:r w:rsidR="008E32AD" w:rsidRPr="008E32AD" w:rsidDel="008E32AD">
          <w:rPr>
            <w:rFonts w:ascii="Times New Roman" w:hAnsi="Times New Roman"/>
            <w:sz w:val="24"/>
            <w:szCs w:val="24"/>
          </w:rPr>
          <w:t xml:space="preserve"> </w:t>
        </w:r>
      </w:ins>
      <w:del w:id="62" w:author="Palacherla, Susmitha C" w:date="2024-01-10T16:15:00Z">
        <w:r w:rsidR="00611EE1" w:rsidRPr="00677E9D" w:rsidDel="008E32AD">
          <w:rPr>
            <w:rFonts w:ascii="Times New Roman" w:hAnsi="Times New Roman"/>
            <w:sz w:val="24"/>
            <w:szCs w:val="24"/>
          </w:rPr>
          <w:delText>Exec [EC].[sp_InsertInto_Coaching_Log_Generic] ? output</w:delText>
        </w:r>
      </w:del>
    </w:p>
    <w:p w14:paraId="07E084AB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sz w:val="24"/>
          <w:szCs w:val="24"/>
        </w:rPr>
        <w:t xml:space="preserve">Parameter Mapping: </w:t>
      </w:r>
    </w:p>
    <w:p w14:paraId="4B4E56F5" w14:textId="50FD3D2B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del w:id="63" w:author="Palacherla, Susmitha C" w:date="2024-01-10T16:16:00Z">
        <w:r w:rsidRPr="00677E9D" w:rsidDel="008E32AD">
          <w:rPr>
            <w:rFonts w:ascii="Times New Roman" w:hAnsi="Times New Roman"/>
            <w:noProof/>
          </w:rPr>
          <w:drawing>
            <wp:inline distT="0" distB="0" distL="0" distR="0" wp14:anchorId="29FDFA51" wp14:editId="59CAF324">
              <wp:extent cx="5153025" cy="542925"/>
              <wp:effectExtent l="0" t="0" r="9525" b="9525"/>
              <wp:docPr id="40" name="Picture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53025" cy="5429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64" w:author="Palacherla, Susmitha C" w:date="2024-01-10T16:16:00Z">
        <w:r w:rsidR="008E32AD">
          <w:rPr>
            <w:noProof/>
          </w:rPr>
          <w:drawing>
            <wp:inline distT="0" distB="0" distL="0" distR="0" wp14:anchorId="1E208326" wp14:editId="52DDF170">
              <wp:extent cx="5943600" cy="1928495"/>
              <wp:effectExtent l="0" t="0" r="0" b="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284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76ACFBF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7B0849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9DB6328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077C85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E4D0D58" w14:textId="77777777"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Load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File List table</w:t>
      </w:r>
    </w:p>
    <w:p w14:paraId="3D059FB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5363D99" wp14:editId="2CE5D945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18E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C9DFBA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08CCF8DF" wp14:editId="3A743D75">
            <wp:extent cx="2679192" cy="2286000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3107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1DECC2F" w14:textId="5B31B2B9" w:rsidR="004D3B66" w:rsidRPr="00677E9D" w:rsidRDefault="008E32AD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ins w:id="65" w:author="Palacherla, Susmitha C" w:date="2024-01-10T16:16:00Z">
        <w:r>
          <w:rPr>
            <w:noProof/>
          </w:rPr>
          <w:drawing>
            <wp:inline distT="0" distB="0" distL="0" distR="0" wp14:anchorId="0BF9386A" wp14:editId="04F5BACB">
              <wp:extent cx="5943600" cy="2343785"/>
              <wp:effectExtent l="0" t="0" r="0" b="0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343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66" w:author="Palacherla, Susmitha C" w:date="2024-01-10T16:16:00Z">
        <w:r w:rsidR="004D3B66" w:rsidRPr="00677E9D" w:rsidDel="008E32AD">
          <w:rPr>
            <w:rFonts w:ascii="Times New Roman" w:hAnsi="Times New Roman"/>
            <w:noProof/>
          </w:rPr>
          <w:drawing>
            <wp:inline distT="0" distB="0" distL="0" distR="0" wp14:anchorId="18667F0F" wp14:editId="1CA25B65">
              <wp:extent cx="2688336" cy="2286000"/>
              <wp:effectExtent l="0" t="0" r="0" b="0"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88336" cy="2286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B4BFD77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D47A8A1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Executes the following sql</w:t>
      </w:r>
    </w:p>
    <w:p w14:paraId="211CFFA2" w14:textId="77777777"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7244F66B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67" w:author="Palacherla, Susmitha C" w:date="2024-01-10T16:16:00Z"/>
          <w:rFonts w:ascii="Times New Roman" w:hAnsi="Times New Roman"/>
          <w:sz w:val="20"/>
          <w:szCs w:val="20"/>
        </w:rPr>
      </w:pPr>
      <w:ins w:id="68" w:author="Palacherla, Susmitha C" w:date="2024-01-10T16:16:00Z">
        <w:r w:rsidRPr="008E32AD">
          <w:rPr>
            <w:rFonts w:ascii="Times New Roman" w:hAnsi="Times New Roman"/>
            <w:sz w:val="20"/>
            <w:szCs w:val="20"/>
          </w:rPr>
          <w:t>INSERT INTO [EC].[Generic_FileList]</w:t>
        </w:r>
      </w:ins>
    </w:p>
    <w:p w14:paraId="5AAE547D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69" w:author="Palacherla, Susmitha C" w:date="2024-01-10T16:16:00Z"/>
          <w:rFonts w:ascii="Times New Roman" w:hAnsi="Times New Roman"/>
          <w:sz w:val="20"/>
          <w:szCs w:val="20"/>
        </w:rPr>
      </w:pPr>
      <w:ins w:id="70" w:author="Palacherla, Susmitha C" w:date="2024-01-10T16:16:00Z">
        <w:r w:rsidRPr="008E32AD">
          <w:rPr>
            <w:rFonts w:ascii="Times New Roman" w:hAnsi="Times New Roman"/>
            <w:sz w:val="20"/>
            <w:szCs w:val="20"/>
          </w:rPr>
          <w:t xml:space="preserve">           ([File_Name]</w:t>
        </w:r>
      </w:ins>
    </w:p>
    <w:p w14:paraId="6CEC35B8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71" w:author="Palacherla, Susmitha C" w:date="2024-01-10T16:16:00Z"/>
          <w:rFonts w:ascii="Times New Roman" w:hAnsi="Times New Roman"/>
          <w:sz w:val="20"/>
          <w:szCs w:val="20"/>
        </w:rPr>
      </w:pPr>
      <w:ins w:id="72" w:author="Palacherla, Susmitha C" w:date="2024-01-10T16:16:00Z">
        <w:r w:rsidRPr="008E32AD">
          <w:rPr>
            <w:rFonts w:ascii="Times New Roman" w:hAnsi="Times New Roman"/>
            <w:sz w:val="20"/>
            <w:szCs w:val="20"/>
          </w:rPr>
          <w:t xml:space="preserve">           ,[File_LoadDate]</w:t>
        </w:r>
      </w:ins>
    </w:p>
    <w:p w14:paraId="3CD5CCC7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73" w:author="Palacherla, Susmitha C" w:date="2024-01-10T16:16:00Z"/>
          <w:rFonts w:ascii="Times New Roman" w:hAnsi="Times New Roman"/>
          <w:sz w:val="20"/>
          <w:szCs w:val="20"/>
        </w:rPr>
      </w:pPr>
      <w:ins w:id="74" w:author="Palacherla, Susmitha C" w:date="2024-01-10T16:16:00Z">
        <w:r w:rsidRPr="008E32AD">
          <w:rPr>
            <w:rFonts w:ascii="Times New Roman" w:hAnsi="Times New Roman"/>
            <w:sz w:val="20"/>
            <w:szCs w:val="20"/>
          </w:rPr>
          <w:t xml:space="preserve">           ,[Count_Staged]</w:t>
        </w:r>
      </w:ins>
    </w:p>
    <w:p w14:paraId="711DCEB9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75" w:author="Palacherla, Susmitha C" w:date="2024-01-10T16:16:00Z"/>
          <w:rFonts w:ascii="Times New Roman" w:hAnsi="Times New Roman"/>
          <w:sz w:val="20"/>
          <w:szCs w:val="20"/>
        </w:rPr>
      </w:pPr>
      <w:ins w:id="76" w:author="Palacherla, Susmitha C" w:date="2024-01-10T16:16:00Z">
        <w:r w:rsidRPr="008E32AD">
          <w:rPr>
            <w:rFonts w:ascii="Times New Roman" w:hAnsi="Times New Roman"/>
            <w:sz w:val="20"/>
            <w:szCs w:val="20"/>
          </w:rPr>
          <w:t xml:space="preserve">           ,[Count_Loaded]</w:t>
        </w:r>
      </w:ins>
    </w:p>
    <w:p w14:paraId="1F9086A5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77" w:author="Palacherla, Susmitha C" w:date="2024-01-10T16:16:00Z"/>
          <w:rFonts w:ascii="Times New Roman" w:hAnsi="Times New Roman"/>
          <w:sz w:val="20"/>
          <w:szCs w:val="20"/>
        </w:rPr>
      </w:pPr>
      <w:ins w:id="78" w:author="Palacherla, Susmitha C" w:date="2024-01-10T16:16:00Z">
        <w:r w:rsidRPr="008E32AD">
          <w:rPr>
            <w:rFonts w:ascii="Times New Roman" w:hAnsi="Times New Roman"/>
            <w:sz w:val="20"/>
            <w:szCs w:val="20"/>
          </w:rPr>
          <w:t xml:space="preserve">           ,[Count_Rejected]</w:t>
        </w:r>
      </w:ins>
    </w:p>
    <w:p w14:paraId="068A301A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79" w:author="Palacherla, Susmitha C" w:date="2024-01-10T16:16:00Z"/>
          <w:rFonts w:ascii="Times New Roman" w:hAnsi="Times New Roman"/>
          <w:sz w:val="20"/>
          <w:szCs w:val="20"/>
        </w:rPr>
      </w:pPr>
      <w:ins w:id="80" w:author="Palacherla, Susmitha C" w:date="2024-01-10T16:16:00Z">
        <w:r w:rsidRPr="008E32AD">
          <w:rPr>
            <w:rFonts w:ascii="Times New Roman" w:hAnsi="Times New Roman"/>
            <w:sz w:val="20"/>
            <w:szCs w:val="20"/>
          </w:rPr>
          <w:t xml:space="preserve">           ,[Category]</w:t>
        </w:r>
      </w:ins>
    </w:p>
    <w:p w14:paraId="7E6405D8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81" w:author="Palacherla, Susmitha C" w:date="2024-01-10T16:16:00Z"/>
          <w:rFonts w:ascii="Times New Roman" w:hAnsi="Times New Roman"/>
          <w:sz w:val="20"/>
          <w:szCs w:val="20"/>
        </w:rPr>
      </w:pPr>
      <w:ins w:id="82" w:author="Palacherla, Susmitha C" w:date="2024-01-10T16:16:00Z">
        <w:r w:rsidRPr="008E32AD">
          <w:rPr>
            <w:rFonts w:ascii="Times New Roman" w:hAnsi="Times New Roman"/>
            <w:sz w:val="20"/>
            <w:szCs w:val="20"/>
          </w:rPr>
          <w:t xml:space="preserve">           ,[Code])</w:t>
        </w:r>
      </w:ins>
    </w:p>
    <w:p w14:paraId="7087A6D7" w14:textId="49934795" w:rsidR="004D3B66" w:rsidDel="008E32AD" w:rsidRDefault="008E32AD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83" w:author="Palacherla, Susmitha C" w:date="2024-01-10T16:16:00Z"/>
          <w:rFonts w:ascii="Times New Roman" w:hAnsi="Times New Roman"/>
          <w:sz w:val="20"/>
          <w:szCs w:val="20"/>
        </w:rPr>
      </w:pPr>
      <w:ins w:id="84" w:author="Palacherla, Susmitha C" w:date="2024-01-10T16:16:00Z">
        <w:r w:rsidRPr="008E32AD">
          <w:rPr>
            <w:rFonts w:ascii="Times New Roman" w:hAnsi="Times New Roman"/>
            <w:sz w:val="20"/>
            <w:szCs w:val="20"/>
          </w:rPr>
          <w:t xml:space="preserve">  VALUES (?,</w:t>
        </w:r>
        <w:proofErr w:type="spellStart"/>
        <w:r w:rsidRPr="008E32AD">
          <w:rPr>
            <w:rFonts w:ascii="Times New Roman" w:hAnsi="Times New Roman"/>
            <w:sz w:val="20"/>
            <w:szCs w:val="20"/>
          </w:rPr>
          <w:t>GetDate</w:t>
        </w:r>
        <w:proofErr w:type="spellEnd"/>
        <w:r w:rsidRPr="008E32AD">
          <w:rPr>
            <w:rFonts w:ascii="Times New Roman" w:hAnsi="Times New Roman"/>
            <w:sz w:val="20"/>
            <w:szCs w:val="20"/>
          </w:rPr>
          <w:t>(), ?, ?,?, 'Generic', ?)</w:t>
        </w:r>
      </w:ins>
      <w:del w:id="85" w:author="Palacherla, Susmitha C" w:date="2024-01-10T16:16:00Z">
        <w:r w:rsidR="004D3B66" w:rsidRPr="00677E9D" w:rsidDel="008E32AD">
          <w:rPr>
            <w:rFonts w:ascii="Times New Roman" w:hAnsi="Times New Roman"/>
            <w:sz w:val="20"/>
            <w:szCs w:val="20"/>
          </w:rPr>
          <w:delText>INSERT INTO [EC].[</w:delText>
        </w:r>
        <w:r w:rsidR="00B307B1" w:rsidRPr="00677E9D" w:rsidDel="008E32AD">
          <w:rPr>
            <w:rFonts w:ascii="Times New Roman" w:hAnsi="Times New Roman"/>
            <w:color w:val="000000" w:themeColor="text1"/>
            <w:sz w:val="20"/>
            <w:szCs w:val="20"/>
          </w:rPr>
          <w:delText>Generic</w:delText>
        </w:r>
        <w:r w:rsidR="00D03711" w:rsidRPr="00677E9D" w:rsidDel="008E32AD">
          <w:rPr>
            <w:rFonts w:ascii="Times New Roman" w:hAnsi="Times New Roman"/>
            <w:color w:val="000000" w:themeColor="text1"/>
            <w:sz w:val="20"/>
            <w:szCs w:val="20"/>
          </w:rPr>
          <w:delText>_</w:delText>
        </w:r>
        <w:r w:rsidR="004D3B66" w:rsidRPr="00677E9D" w:rsidDel="008E32AD">
          <w:rPr>
            <w:rFonts w:ascii="Times New Roman" w:hAnsi="Times New Roman"/>
            <w:sz w:val="20"/>
            <w:szCs w:val="20"/>
          </w:rPr>
          <w:delText>FileList]</w:delText>
        </w:r>
      </w:del>
    </w:p>
    <w:p w14:paraId="322E0868" w14:textId="77777777" w:rsidR="008E32AD" w:rsidRPr="00677E9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86" w:author="Palacherla, Susmitha C" w:date="2024-01-10T16:16:00Z"/>
          <w:rFonts w:ascii="Times New Roman" w:hAnsi="Times New Roman"/>
          <w:sz w:val="20"/>
          <w:szCs w:val="20"/>
        </w:rPr>
      </w:pPr>
    </w:p>
    <w:p w14:paraId="1F1880C4" w14:textId="5A565134" w:rsidR="004D3B66" w:rsidRPr="00677E9D" w:rsidDel="008E32A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87" w:author="Palacherla, Susmitha C" w:date="2024-01-10T16:16:00Z"/>
          <w:rFonts w:ascii="Times New Roman" w:hAnsi="Times New Roman"/>
          <w:sz w:val="20"/>
          <w:szCs w:val="20"/>
        </w:rPr>
      </w:pPr>
      <w:del w:id="88" w:author="Palacherla, Susmitha C" w:date="2024-01-10T16:16:00Z">
        <w:r w:rsidRPr="00677E9D" w:rsidDel="008E32AD">
          <w:rPr>
            <w:rFonts w:ascii="Times New Roman" w:hAnsi="Times New Roman"/>
            <w:sz w:val="20"/>
            <w:szCs w:val="20"/>
          </w:rPr>
          <w:delText xml:space="preserve">           ([File_Name]</w:delText>
        </w:r>
      </w:del>
    </w:p>
    <w:p w14:paraId="0A10A005" w14:textId="1B72E380" w:rsidR="004D3B66" w:rsidRPr="00677E9D" w:rsidDel="008E32A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89" w:author="Palacherla, Susmitha C" w:date="2024-01-10T16:16:00Z"/>
          <w:rFonts w:ascii="Times New Roman" w:hAnsi="Times New Roman"/>
          <w:sz w:val="20"/>
          <w:szCs w:val="20"/>
        </w:rPr>
      </w:pPr>
      <w:del w:id="90" w:author="Palacherla, Susmitha C" w:date="2024-01-10T16:16:00Z">
        <w:r w:rsidRPr="00677E9D" w:rsidDel="008E32AD">
          <w:rPr>
            <w:rFonts w:ascii="Times New Roman" w:hAnsi="Times New Roman"/>
            <w:sz w:val="20"/>
            <w:szCs w:val="20"/>
          </w:rPr>
          <w:delText xml:space="preserve">           ,[File_LoadDate]</w:delText>
        </w:r>
      </w:del>
    </w:p>
    <w:p w14:paraId="3AD797DD" w14:textId="6FC6E028" w:rsidR="004D3B66" w:rsidRPr="00677E9D" w:rsidDel="008E32A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91" w:author="Palacherla, Susmitha C" w:date="2024-01-10T16:16:00Z"/>
          <w:rFonts w:ascii="Times New Roman" w:hAnsi="Times New Roman"/>
          <w:sz w:val="20"/>
          <w:szCs w:val="20"/>
        </w:rPr>
      </w:pPr>
      <w:del w:id="92" w:author="Palacherla, Susmitha C" w:date="2024-01-10T16:16:00Z">
        <w:r w:rsidRPr="00677E9D" w:rsidDel="008E32AD">
          <w:rPr>
            <w:rFonts w:ascii="Times New Roman" w:hAnsi="Times New Roman"/>
            <w:sz w:val="20"/>
            <w:szCs w:val="20"/>
          </w:rPr>
          <w:delText xml:space="preserve">           ,[Count_Staged]</w:delText>
        </w:r>
      </w:del>
    </w:p>
    <w:p w14:paraId="7BE9CE07" w14:textId="7A0C9B3F" w:rsidR="004D3B66" w:rsidRPr="00677E9D" w:rsidDel="008E32A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93" w:author="Palacherla, Susmitha C" w:date="2024-01-10T16:16:00Z"/>
          <w:rFonts w:ascii="Times New Roman" w:hAnsi="Times New Roman"/>
          <w:sz w:val="20"/>
          <w:szCs w:val="20"/>
        </w:rPr>
      </w:pPr>
      <w:del w:id="94" w:author="Palacherla, Susmitha C" w:date="2024-01-10T16:16:00Z">
        <w:r w:rsidRPr="00677E9D" w:rsidDel="008E32AD">
          <w:rPr>
            <w:rFonts w:ascii="Times New Roman" w:hAnsi="Times New Roman"/>
            <w:sz w:val="20"/>
            <w:szCs w:val="20"/>
          </w:rPr>
          <w:delText xml:space="preserve">           ,[Count_Loaded]</w:delText>
        </w:r>
      </w:del>
    </w:p>
    <w:p w14:paraId="5391CD17" w14:textId="0D8BAD1B" w:rsidR="004D3B66" w:rsidRPr="00677E9D" w:rsidDel="008E32A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95" w:author="Palacherla, Susmitha C" w:date="2024-01-10T16:16:00Z"/>
          <w:rFonts w:ascii="Times New Roman" w:hAnsi="Times New Roman"/>
          <w:sz w:val="20"/>
          <w:szCs w:val="20"/>
        </w:rPr>
      </w:pPr>
      <w:del w:id="96" w:author="Palacherla, Susmitha C" w:date="2024-01-10T16:16:00Z">
        <w:r w:rsidRPr="00677E9D" w:rsidDel="008E32AD">
          <w:rPr>
            <w:rFonts w:ascii="Times New Roman" w:hAnsi="Times New Roman"/>
            <w:sz w:val="20"/>
            <w:szCs w:val="20"/>
          </w:rPr>
          <w:delText xml:space="preserve">            ,[Count_Rejected])</w:delText>
        </w:r>
      </w:del>
    </w:p>
    <w:p w14:paraId="1B75D096" w14:textId="3F8F29D7" w:rsidR="004D3B66" w:rsidRPr="00677E9D" w:rsidDel="008E32A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97" w:author="Palacherla, Susmitha C" w:date="2024-01-10T16:16:00Z"/>
          <w:rFonts w:ascii="Times New Roman" w:hAnsi="Times New Roman"/>
          <w:sz w:val="20"/>
          <w:szCs w:val="20"/>
        </w:rPr>
      </w:pPr>
      <w:del w:id="98" w:author="Palacherla, Susmitha C" w:date="2024-01-10T16:16:00Z">
        <w:r w:rsidRPr="00677E9D" w:rsidDel="008E32AD">
          <w:rPr>
            <w:rFonts w:ascii="Times New Roman" w:hAnsi="Times New Roman"/>
            <w:sz w:val="20"/>
            <w:szCs w:val="20"/>
          </w:rPr>
          <w:delText xml:space="preserve">  VALUES (?,GetDate(), ?, ?,?)</w:delText>
        </w:r>
      </w:del>
    </w:p>
    <w:p w14:paraId="11CFCD2E" w14:textId="77777777" w:rsidR="00455B85" w:rsidRPr="00677E9D" w:rsidRDefault="00455B85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</w:p>
    <w:p w14:paraId="6BFF2A83" w14:textId="77777777" w:rsidR="004D3B66" w:rsidRPr="00677E9D" w:rsidRDefault="00304E00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lastRenderedPageBreak/>
        <w:t>F</w:t>
      </w:r>
      <w:r w:rsidR="004D3B66" w:rsidRPr="00677E9D">
        <w:rPr>
          <w:rFonts w:ascii="Times New Roman" w:hAnsi="Times New Roman"/>
        </w:rPr>
        <w:t xml:space="preserve">ile System Task: </w:t>
      </w:r>
      <w:r w:rsidR="00455B85" w:rsidRPr="00677E9D">
        <w:rPr>
          <w:rFonts w:ascii="Times New Roman" w:hAnsi="Times New Roman"/>
        </w:rPr>
        <w:t>Delete File</w:t>
      </w:r>
    </w:p>
    <w:p w14:paraId="370EC466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C914A9B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CC416E6" wp14:editId="49AF5311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F612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9D8019B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EC274E5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50B4A03" w14:textId="77777777" w:rsidR="004D3B66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6128106" wp14:editId="6EECB8D1">
            <wp:extent cx="3840480" cy="1371600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203E" w14:textId="77777777"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798CB7C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BC3092D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443AE81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8A7CA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2DDF5A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826DF38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4E1400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C6227BC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9B01B5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19D4F40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AF62391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FBF38EE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5F7F8B3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50CB6C7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3CCE2A2" w14:textId="77777777"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1F41BC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8299DD2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F983092" w14:textId="77777777"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C8C1C1E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1F84E3" w14:textId="77777777"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239D812" w14:textId="77777777"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023220D" w14:textId="77777777" w:rsidR="00455B85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EDE1BC5" w14:textId="77777777" w:rsidR="00455B85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9DC469C" w14:textId="77777777" w:rsidR="00F44E3B" w:rsidRPr="00677E9D" w:rsidRDefault="00F44E3B" w:rsidP="001E5B1F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 xml:space="preserve">Foreach </w:t>
      </w:r>
      <w:r w:rsidR="00F76E75" w:rsidRPr="00677E9D">
        <w:rPr>
          <w:rFonts w:ascii="Times New Roman" w:hAnsi="Times New Roman"/>
          <w:b/>
        </w:rPr>
        <w:t xml:space="preserve">Generic </w:t>
      </w:r>
      <w:r w:rsidRPr="00677E9D">
        <w:rPr>
          <w:rFonts w:ascii="Times New Roman" w:hAnsi="Times New Roman"/>
          <w:b/>
        </w:rPr>
        <w:t>OTH File container</w:t>
      </w:r>
    </w:p>
    <w:p w14:paraId="528D93A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C675F37" w14:textId="77777777" w:rsidR="00F44E3B" w:rsidRPr="00677E9D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="00E47CFF" w:rsidRPr="00677E9D">
        <w:rPr>
          <w:rFonts w:ascii="Times New Roman" w:hAnsi="Times New Roman"/>
          <w:noProof/>
        </w:rPr>
        <w:t xml:space="preserve"> </w:t>
      </w:r>
      <w:r w:rsidR="00E47CFF" w:rsidRPr="00677E9D">
        <w:rPr>
          <w:rFonts w:ascii="Times New Roman" w:hAnsi="Times New Roman"/>
          <w:noProof/>
        </w:rPr>
        <w:drawing>
          <wp:inline distT="0" distB="0" distL="0" distR="0" wp14:anchorId="0A7B0A83" wp14:editId="2D4EFC50">
            <wp:extent cx="2505075" cy="51720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952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1B1C5C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b/>
          <w:sz w:val="24"/>
          <w:szCs w:val="24"/>
        </w:rPr>
        <w:t>Workflow</w:t>
      </w:r>
    </w:p>
    <w:p w14:paraId="6BFDB61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F3E824A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lastRenderedPageBreak/>
        <w:t xml:space="preserve">For each </w:t>
      </w:r>
      <w:r w:rsidRPr="00677E9D">
        <w:rPr>
          <w:rFonts w:ascii="Times New Roman" w:hAnsi="Times New Roman"/>
          <w:b/>
          <w:color w:val="000000" w:themeColor="text1"/>
        </w:rPr>
        <w:t xml:space="preserve">OTH </w:t>
      </w:r>
      <w:r w:rsidRPr="00677E9D">
        <w:rPr>
          <w:rFonts w:ascii="Times New Roman" w:hAnsi="Times New Roman"/>
          <w:b/>
        </w:rPr>
        <w:t>file in staging directory workflow</w:t>
      </w:r>
    </w:p>
    <w:p w14:paraId="1C19421A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009A49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CFC9AE2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Container: Foreach OTH</w:t>
      </w:r>
      <w:r w:rsidR="00F76E75" w:rsidRPr="00677E9D">
        <w:rPr>
          <w:rFonts w:ascii="Times New Roman" w:hAnsi="Times New Roman"/>
        </w:rPr>
        <w:t xml:space="preserve"> </w:t>
      </w:r>
      <w:r w:rsidRPr="00677E9D">
        <w:rPr>
          <w:rFonts w:ascii="Times New Roman" w:hAnsi="Times New Roman"/>
        </w:rPr>
        <w:t>file</w:t>
      </w:r>
    </w:p>
    <w:p w14:paraId="61CEC25E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Collection: </w:t>
      </w:r>
    </w:p>
    <w:p w14:paraId="54036A10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Enumerator: Foreach file enumerator</w:t>
      </w:r>
    </w:p>
    <w:p w14:paraId="2208C074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Expression: Directory: @[User::FilePath]</w:t>
      </w:r>
    </w:p>
    <w:p w14:paraId="44CBF769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</w:rPr>
        <w:t>Evaluates to: \\vrivscors01\BCC Scorecards\Coaching\</w:t>
      </w:r>
      <w:r w:rsidRPr="00677E9D">
        <w:rPr>
          <w:rFonts w:ascii="Times New Roman" w:hAnsi="Times New Roman"/>
          <w:color w:val="000000" w:themeColor="text1"/>
        </w:rPr>
        <w:t>Generic</w:t>
      </w:r>
    </w:p>
    <w:p w14:paraId="5FDF45BE" w14:textId="77777777" w:rsidR="00E47CFF" w:rsidRPr="00677E9D" w:rsidRDefault="00E47CFF" w:rsidP="00E47CFF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Retrieve file name: Name and Extension</w:t>
      </w:r>
    </w:p>
    <w:p w14:paraId="1383789F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Files: </w:t>
      </w:r>
      <w:r w:rsidR="000C1FAF" w:rsidRPr="00677E9D">
        <w:rPr>
          <w:rFonts w:ascii="Times New Roman" w:hAnsi="Times New Roman"/>
        </w:rPr>
        <w:t>eCL_Generic_Feed_OTH20*.csv</w:t>
      </w:r>
      <w:r w:rsidR="000C1FAF" w:rsidRPr="00677E9D" w:rsidDel="000C1FAF">
        <w:rPr>
          <w:rFonts w:ascii="Times New Roman" w:hAnsi="Times New Roman"/>
        </w:rPr>
        <w:t xml:space="preserve"> </w:t>
      </w:r>
    </w:p>
    <w:p w14:paraId="35B72322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4DCBB21B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1A7C9F16" w14:textId="77777777" w:rsidR="00F44E3B" w:rsidRPr="00677E9D" w:rsidRDefault="00F44E3B" w:rsidP="00F44E3B">
      <w:pPr>
        <w:spacing w:after="0"/>
        <w:ind w:left="720"/>
        <w:rPr>
          <w:rFonts w:ascii="Times New Roman" w:hAnsi="Times New Roman"/>
        </w:rPr>
      </w:pPr>
    </w:p>
    <w:p w14:paraId="39EFCA56" w14:textId="77777777" w:rsidR="00F44E3B" w:rsidRPr="00677E9D" w:rsidRDefault="00F44E3B" w:rsidP="00F44E3B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Summary of Steps</w:t>
      </w:r>
    </w:p>
    <w:p w14:paraId="3F3219B0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010439E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 – Stage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0AFEAD3D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</w:t>
      </w:r>
      <w:r w:rsidR="00FE0F34" w:rsidRPr="00677E9D">
        <w:rPr>
          <w:rFonts w:ascii="Times New Roman" w:hAnsi="Times New Roman"/>
        </w:rPr>
        <w:t xml:space="preserve">Update Staging table and Reject records </w:t>
      </w:r>
      <w:r w:rsidRPr="00677E9D">
        <w:rPr>
          <w:rFonts w:ascii="Times New Roman" w:hAnsi="Times New Roman"/>
        </w:rPr>
        <w:t xml:space="preserve"> </w:t>
      </w:r>
    </w:p>
    <w:p w14:paraId="6748B069" w14:textId="77777777" w:rsidR="00F44E3B" w:rsidRPr="00677E9D" w:rsidRDefault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SQL task Load </w:t>
      </w:r>
      <w:proofErr w:type="spellStart"/>
      <w:r w:rsidRPr="00677E9D">
        <w:rPr>
          <w:rFonts w:ascii="Times New Roman" w:hAnsi="Times New Roman"/>
        </w:rPr>
        <w:t>coaching_Log</w:t>
      </w:r>
      <w:proofErr w:type="spellEnd"/>
      <w:r w:rsidRPr="00677E9D">
        <w:rPr>
          <w:rFonts w:ascii="Times New Roman" w:hAnsi="Times New Roman"/>
        </w:rPr>
        <w:t xml:space="preserve"> and Coaching_Log_Reason tables</w:t>
      </w:r>
    </w:p>
    <w:p w14:paraId="6AA49CEE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 – Load File list table</w:t>
      </w:r>
    </w:p>
    <w:p w14:paraId="48253698" w14:textId="77777777"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system task – Backup files to Backups directory</w:t>
      </w:r>
    </w:p>
    <w:p w14:paraId="56AC40C8" w14:textId="77777777"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14:paraId="293E1126" w14:textId="77777777" w:rsidR="00F44E3B" w:rsidRPr="00677E9D" w:rsidRDefault="00F44E3B" w:rsidP="00F44E3B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Details of Steps</w:t>
      </w:r>
    </w:p>
    <w:p w14:paraId="4D24A623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 – similar to </w:t>
      </w:r>
      <w:r w:rsidR="00FE0F34" w:rsidRPr="00677E9D">
        <w:rPr>
          <w:rFonts w:ascii="Times New Roman" w:hAnsi="Times New Roman"/>
        </w:rPr>
        <w:t>[</w:t>
      </w:r>
      <w:r w:rsidRPr="00677E9D">
        <w:rPr>
          <w:rFonts w:ascii="Times New Roman" w:hAnsi="Times New Roman"/>
        </w:rPr>
        <w:t>SEA</w:t>
      </w:r>
      <w:r w:rsidR="00FE0F34" w:rsidRPr="00677E9D">
        <w:rPr>
          <w:rFonts w:ascii="Times New Roman" w:hAnsi="Times New Roman"/>
        </w:rPr>
        <w:t>/DTT]</w:t>
      </w:r>
      <w:r w:rsidRPr="00677E9D">
        <w:rPr>
          <w:rFonts w:ascii="Times New Roman" w:hAnsi="Times New Roman"/>
        </w:rPr>
        <w:t xml:space="preserve"> file</w:t>
      </w:r>
      <w:r w:rsidR="00FE0F34" w:rsidRPr="00677E9D">
        <w:rPr>
          <w:rFonts w:ascii="Times New Roman" w:hAnsi="Times New Roman"/>
        </w:rPr>
        <w:t>s</w:t>
      </w:r>
    </w:p>
    <w:p w14:paraId="1206638F" w14:textId="77777777" w:rsidR="00FE0F34" w:rsidRPr="00677E9D" w:rsidRDefault="000C1FAF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</w:t>
      </w:r>
      <w:r w:rsidR="00FE0F34" w:rsidRPr="00677E9D">
        <w:rPr>
          <w:rFonts w:ascii="Times New Roman" w:hAnsi="Times New Roman"/>
        </w:rPr>
        <w:t>Executes Truncate Table [EC].[</w:t>
      </w:r>
      <w:r w:rsidR="00FE0F34" w:rsidRPr="00677E9D">
        <w:rPr>
          <w:rFonts w:ascii="Times New Roman" w:hAnsi="Times New Roman"/>
          <w:color w:val="000000" w:themeColor="text1"/>
        </w:rPr>
        <w:t>Generic</w:t>
      </w:r>
      <w:r w:rsidR="00FE0F34" w:rsidRPr="00677E9D">
        <w:rPr>
          <w:rFonts w:ascii="Times New Roman" w:hAnsi="Times New Roman"/>
        </w:rPr>
        <w:t>_Coaching_Stage]</w:t>
      </w:r>
    </w:p>
    <w:p w14:paraId="1A262C6F" w14:textId="77777777" w:rsidR="00FE0F34" w:rsidRPr="00677E9D" w:rsidRDefault="00FE0F34" w:rsidP="00FB5F3D">
      <w:pPr>
        <w:rPr>
          <w:rFonts w:ascii="Times New Roman" w:hAnsi="Times New Roman"/>
        </w:rPr>
      </w:pPr>
    </w:p>
    <w:p w14:paraId="45835CBD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DFT: Load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14:paraId="5B89A443" w14:textId="77777777" w:rsidR="00F44E3B" w:rsidRPr="00677E9D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4A324FCB" wp14:editId="072C0A92">
            <wp:extent cx="1838325" cy="18764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83D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322BA3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4E65EF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A96422" w14:textId="77777777" w:rsidR="00F44E3B" w:rsidRPr="00677E9D" w:rsidRDefault="000C1FA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F9E4520" wp14:editId="35CEBE68">
            <wp:extent cx="1033272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2BD1" w14:textId="77777777" w:rsidR="00304E00" w:rsidRPr="00677E9D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E64C4FF" w14:textId="77777777" w:rsidR="00F44E3B" w:rsidRPr="00677E9D" w:rsidRDefault="00A31374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</w:t>
      </w:r>
      <w:r w:rsidR="00F44E3B" w:rsidRPr="00677E9D">
        <w:rPr>
          <w:rFonts w:ascii="Times New Roman" w:hAnsi="Times New Roman"/>
        </w:rPr>
        <w:t>lat File source</w:t>
      </w:r>
    </w:p>
    <w:p w14:paraId="1AE63CD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DB89B30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576B7731" wp14:editId="50C883B8">
            <wp:extent cx="2167128" cy="2743200"/>
            <wp:effectExtent l="0" t="0" r="508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31D0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A51ED4E" w14:textId="77777777" w:rsidR="00F44E3B" w:rsidRPr="00677E9D" w:rsidRDefault="00304E00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</w:t>
      </w:r>
      <w:r w:rsidR="00F44E3B" w:rsidRPr="00677E9D">
        <w:rPr>
          <w:rFonts w:ascii="Times New Roman" w:hAnsi="Times New Roman"/>
        </w:rPr>
        <w:t>ata Conversion</w:t>
      </w:r>
    </w:p>
    <w:p w14:paraId="54097CD0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771F96B" wp14:editId="2A7A53F7">
            <wp:extent cx="4178808" cy="1828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093D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9D1C31" w14:textId="77777777" w:rsidR="00F44E3B" w:rsidRPr="00677E9D" w:rsidRDefault="000C1FAF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</w:t>
      </w:r>
      <w:r w:rsidR="00F44E3B" w:rsidRPr="00677E9D">
        <w:rPr>
          <w:rFonts w:ascii="Times New Roman" w:hAnsi="Times New Roman"/>
        </w:rPr>
        <w:t>ow Count Transformation</w:t>
      </w:r>
    </w:p>
    <w:p w14:paraId="034F2BA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F4AE48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1F3F942" wp14:editId="77AE1A3C">
            <wp:extent cx="3282696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4D11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FF25DB4" w14:textId="77777777" w:rsidR="00F44E3B" w:rsidRPr="00677E9D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Oledb</w:t>
      </w:r>
      <w:proofErr w:type="spellEnd"/>
      <w:r w:rsidRPr="00677E9D">
        <w:rPr>
          <w:rFonts w:ascii="Times New Roman" w:hAnsi="Times New Roman"/>
        </w:rPr>
        <w:t xml:space="preserve"> destination</w:t>
      </w:r>
    </w:p>
    <w:p w14:paraId="0001A05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D317804" wp14:editId="1DD613FC">
            <wp:extent cx="3264408" cy="1828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6DFE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F95862F" w14:textId="77777777"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8C97EFE" wp14:editId="2519A4F3">
            <wp:extent cx="2231136" cy="27432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A9C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302A53C" w14:textId="77777777" w:rsidR="00F44E3B" w:rsidRPr="00677E9D" w:rsidRDefault="00F44E3B" w:rsidP="00677E9D">
      <w:pPr>
        <w:pStyle w:val="ListParagraph"/>
        <w:numPr>
          <w:ilvl w:val="0"/>
          <w:numId w:val="31"/>
        </w:num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</w:t>
      </w:r>
      <w:r w:rsidR="00FE0F34" w:rsidRPr="00677E9D">
        <w:rPr>
          <w:rFonts w:ascii="Times New Roman" w:hAnsi="Times New Roman"/>
        </w:rPr>
        <w:t xml:space="preserve">Update staging table and reject records </w:t>
      </w:r>
    </w:p>
    <w:p w14:paraId="7789D140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SQLStatement</w:t>
      </w:r>
      <w:proofErr w:type="spellEnd"/>
      <w:r w:rsidRPr="00677E9D">
        <w:rPr>
          <w:rFonts w:ascii="Times New Roman" w:hAnsi="Times New Roman"/>
        </w:rPr>
        <w:t>: Exec [EC].[sp_Update_Generic_Coaching_Stage] ? output</w:t>
      </w:r>
    </w:p>
    <w:p w14:paraId="7D2D7803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Parameter mapping: </w:t>
      </w:r>
    </w:p>
    <w:p w14:paraId="5461FD5B" w14:textId="77777777" w:rsidR="00FE0F34" w:rsidRPr="00677E9D" w:rsidRDefault="00FE0F34" w:rsidP="00677E9D">
      <w:p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3D9CD7A" wp14:editId="35AC9AEF">
            <wp:extent cx="3867912" cy="5486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660C" w14:textId="77777777" w:rsidR="00F44E3B" w:rsidRPr="00677E9D" w:rsidRDefault="000C1FAF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</w:t>
      </w:r>
      <w:r w:rsidR="00F44E3B" w:rsidRPr="00677E9D">
        <w:rPr>
          <w:rFonts w:ascii="Times New Roman" w:hAnsi="Times New Roman"/>
        </w:rPr>
        <w:t>QL Task: Load Coaching_Log table</w:t>
      </w:r>
    </w:p>
    <w:p w14:paraId="3DF4B9F8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9C0A5F4" wp14:editId="2EAB6765">
            <wp:extent cx="1664208" cy="914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6420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303D" w14:textId="77777777" w:rsidR="006E2ECD" w:rsidRPr="00677E9D" w:rsidRDefault="006E2ECD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03A8980" w14:textId="2E208D50" w:rsidR="006E2ECD" w:rsidRPr="00677E9D" w:rsidDel="008E32AD" w:rsidRDefault="008E32AD" w:rsidP="00FB5F3D">
      <w:pPr>
        <w:rPr>
          <w:del w:id="99" w:author="Palacherla, Susmitha C" w:date="2024-01-10T16:18:00Z"/>
          <w:rFonts w:ascii="Times New Roman" w:hAnsi="Times New Roman"/>
        </w:rPr>
      </w:pPr>
      <w:ins w:id="100" w:author="Palacherla, Susmitha C" w:date="2024-01-10T16:18:00Z">
        <w:r w:rsidRPr="008E32AD">
          <w:rPr>
            <w:rFonts w:ascii="Times New Roman" w:hAnsi="Times New Roman"/>
          </w:rPr>
          <w:t xml:space="preserve">Exec [EC].[sp_InsertInto_Coaching_Log_Generic] @Count=? OUT, @ReportCode=? </w:t>
        </w:r>
        <w:proofErr w:type="spellStart"/>
        <w:r w:rsidRPr="008E32AD">
          <w:rPr>
            <w:rFonts w:ascii="Times New Roman" w:hAnsi="Times New Roman"/>
          </w:rPr>
          <w:t>OUT</w:t>
        </w:r>
      </w:ins>
      <w:del w:id="101" w:author="Palacherla, Susmitha C" w:date="2024-01-10T16:18:00Z">
        <w:r w:rsidR="006E2ECD" w:rsidRPr="00677E9D" w:rsidDel="008E32AD">
          <w:rPr>
            <w:rFonts w:ascii="Times New Roman" w:hAnsi="Times New Roman"/>
          </w:rPr>
          <w:delText>SQLStatement: Exec [EC].[sp_InsertInto_Coaching_Log_</w:delText>
        </w:r>
        <w:r w:rsidR="006E2ECD" w:rsidRPr="00677E9D" w:rsidDel="008E32AD">
          <w:rPr>
            <w:rFonts w:ascii="Times New Roman" w:hAnsi="Times New Roman"/>
            <w:color w:val="000000" w:themeColor="text1"/>
          </w:rPr>
          <w:delText>Generic</w:delText>
        </w:r>
        <w:r w:rsidR="006E2ECD" w:rsidRPr="00677E9D" w:rsidDel="008E32AD">
          <w:rPr>
            <w:rFonts w:ascii="Times New Roman" w:hAnsi="Times New Roman"/>
          </w:rPr>
          <w:delText>]? output</w:delText>
        </w:r>
      </w:del>
    </w:p>
    <w:p w14:paraId="20B9B85D" w14:textId="77777777" w:rsidR="006E2ECD" w:rsidRPr="00677E9D" w:rsidRDefault="006E2ECD" w:rsidP="00FB5F3D">
      <w:pPr>
        <w:tabs>
          <w:tab w:val="left" w:pos="7480"/>
        </w:tabs>
        <w:rPr>
          <w:rFonts w:ascii="Times New Roman" w:hAnsi="Times New Roman"/>
        </w:rPr>
      </w:pPr>
      <w:r w:rsidRPr="00677E9D">
        <w:rPr>
          <w:rFonts w:ascii="Times New Roman" w:hAnsi="Times New Roman"/>
        </w:rPr>
        <w:t>Parameter</w:t>
      </w:r>
      <w:proofErr w:type="spellEnd"/>
      <w:r w:rsidRPr="00677E9D">
        <w:rPr>
          <w:rFonts w:ascii="Times New Roman" w:hAnsi="Times New Roman"/>
        </w:rPr>
        <w:t xml:space="preserve"> mapping: </w:t>
      </w:r>
    </w:p>
    <w:p w14:paraId="0FE2787E" w14:textId="7BB40547" w:rsidR="006E2ECD" w:rsidRPr="00677E9D" w:rsidRDefault="006E2ECD" w:rsidP="00FB5F3D">
      <w:pPr>
        <w:tabs>
          <w:tab w:val="left" w:pos="7480"/>
        </w:tabs>
        <w:rPr>
          <w:rFonts w:ascii="Times New Roman" w:hAnsi="Times New Roman"/>
        </w:rPr>
      </w:pPr>
      <w:del w:id="102" w:author="Palacherla, Susmitha C" w:date="2024-01-10T16:18:00Z">
        <w:r w:rsidRPr="00677E9D" w:rsidDel="008E32AD">
          <w:rPr>
            <w:rFonts w:ascii="Times New Roman" w:hAnsi="Times New Roman"/>
            <w:noProof/>
          </w:rPr>
          <w:lastRenderedPageBreak/>
          <w:drawing>
            <wp:inline distT="0" distB="0" distL="0" distR="0" wp14:anchorId="00AA5ACC" wp14:editId="484135CD">
              <wp:extent cx="3648456" cy="548640"/>
              <wp:effectExtent l="0" t="0" r="9525" b="3810"/>
              <wp:docPr id="44" name="Picture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48456" cy="5486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03" w:author="Palacherla, Susmitha C" w:date="2024-01-10T16:18:00Z">
        <w:r w:rsidR="008E32AD">
          <w:rPr>
            <w:noProof/>
          </w:rPr>
          <w:drawing>
            <wp:inline distT="0" distB="0" distL="0" distR="0" wp14:anchorId="443B7EE3" wp14:editId="1BFA52D1">
              <wp:extent cx="5943600" cy="1928495"/>
              <wp:effectExtent l="0" t="0" r="0" b="0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284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Pr="00677E9D">
        <w:rPr>
          <w:rFonts w:ascii="Times New Roman" w:hAnsi="Times New Roman"/>
        </w:rPr>
        <w:tab/>
      </w:r>
    </w:p>
    <w:p w14:paraId="7E352FCB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777D86" w14:textId="77777777" w:rsidR="00F44E3B" w:rsidRPr="00677E9D" w:rsidRDefault="00F44E3B" w:rsidP="00125963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Load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File List table</w:t>
      </w:r>
    </w:p>
    <w:p w14:paraId="58176468" w14:textId="458601EA" w:rsidR="00F44E3B" w:rsidRPr="00677E9D" w:rsidDel="008E32A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104" w:author="Palacherla, Susmitha C" w:date="2024-01-10T16:19:00Z"/>
          <w:rFonts w:ascii="Times New Roman" w:hAnsi="Times New Roman"/>
          <w:sz w:val="24"/>
          <w:szCs w:val="24"/>
        </w:rPr>
      </w:pPr>
      <w:del w:id="105" w:author="Palacherla, Susmitha C" w:date="2024-01-10T16:19:00Z">
        <w:r w:rsidRPr="00677E9D" w:rsidDel="008E32AD">
          <w:rPr>
            <w:rFonts w:ascii="Times New Roman" w:hAnsi="Times New Roman"/>
            <w:noProof/>
          </w:rPr>
          <w:drawing>
            <wp:inline distT="0" distB="0" distL="0" distR="0" wp14:anchorId="55C4ED3E" wp14:editId="507A0406">
              <wp:extent cx="1733550" cy="666750"/>
              <wp:effectExtent l="0" t="0" r="0" b="0"/>
              <wp:docPr id="73" name="Picture 7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33550" cy="666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473C4BF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84F9A7F" w14:textId="77777777" w:rsidR="00F44E3B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B04C41C" wp14:editId="10E44E1A">
            <wp:extent cx="3758184" cy="27432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BC12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BBB40B0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rPr>
          <w:ins w:id="106" w:author="Palacherla, Susmitha C" w:date="2024-01-10T16:19:00Z"/>
          <w:rFonts w:ascii="Times New Roman" w:hAnsi="Times New Roman"/>
        </w:rPr>
      </w:pPr>
      <w:ins w:id="107" w:author="Palacherla, Susmitha C" w:date="2024-01-10T16:19:00Z">
        <w:r w:rsidRPr="008E32AD">
          <w:rPr>
            <w:rFonts w:ascii="Times New Roman" w:hAnsi="Times New Roman"/>
          </w:rPr>
          <w:t>INSERT INTO [EC].[Generic_FileList]</w:t>
        </w:r>
      </w:ins>
    </w:p>
    <w:p w14:paraId="29AD501E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rPr>
          <w:ins w:id="108" w:author="Palacherla, Susmitha C" w:date="2024-01-10T16:19:00Z"/>
          <w:rFonts w:ascii="Times New Roman" w:hAnsi="Times New Roman"/>
        </w:rPr>
      </w:pPr>
      <w:ins w:id="109" w:author="Palacherla, Susmitha C" w:date="2024-01-10T16:19:00Z">
        <w:r w:rsidRPr="008E32AD">
          <w:rPr>
            <w:rFonts w:ascii="Times New Roman" w:hAnsi="Times New Roman"/>
          </w:rPr>
          <w:t xml:space="preserve">           ([File_Name]</w:t>
        </w:r>
      </w:ins>
    </w:p>
    <w:p w14:paraId="78E760DE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rPr>
          <w:ins w:id="110" w:author="Palacherla, Susmitha C" w:date="2024-01-10T16:19:00Z"/>
          <w:rFonts w:ascii="Times New Roman" w:hAnsi="Times New Roman"/>
        </w:rPr>
      </w:pPr>
      <w:ins w:id="111" w:author="Palacherla, Susmitha C" w:date="2024-01-10T16:19:00Z">
        <w:r w:rsidRPr="008E32AD">
          <w:rPr>
            <w:rFonts w:ascii="Times New Roman" w:hAnsi="Times New Roman"/>
          </w:rPr>
          <w:t xml:space="preserve">           ,[File_LoadDate]</w:t>
        </w:r>
      </w:ins>
    </w:p>
    <w:p w14:paraId="5F7C19E9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rPr>
          <w:ins w:id="112" w:author="Palacherla, Susmitha C" w:date="2024-01-10T16:19:00Z"/>
          <w:rFonts w:ascii="Times New Roman" w:hAnsi="Times New Roman"/>
        </w:rPr>
      </w:pPr>
      <w:ins w:id="113" w:author="Palacherla, Susmitha C" w:date="2024-01-10T16:19:00Z">
        <w:r w:rsidRPr="008E32AD">
          <w:rPr>
            <w:rFonts w:ascii="Times New Roman" w:hAnsi="Times New Roman"/>
          </w:rPr>
          <w:t xml:space="preserve">           ,[Count_Staged]</w:t>
        </w:r>
      </w:ins>
    </w:p>
    <w:p w14:paraId="36FAE3D3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rPr>
          <w:ins w:id="114" w:author="Palacherla, Susmitha C" w:date="2024-01-10T16:19:00Z"/>
          <w:rFonts w:ascii="Times New Roman" w:hAnsi="Times New Roman"/>
        </w:rPr>
      </w:pPr>
      <w:ins w:id="115" w:author="Palacherla, Susmitha C" w:date="2024-01-10T16:19:00Z">
        <w:r w:rsidRPr="008E32AD">
          <w:rPr>
            <w:rFonts w:ascii="Times New Roman" w:hAnsi="Times New Roman"/>
          </w:rPr>
          <w:t xml:space="preserve">           ,[Count_Loaded]</w:t>
        </w:r>
      </w:ins>
    </w:p>
    <w:p w14:paraId="5202E9DF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rPr>
          <w:ins w:id="116" w:author="Palacherla, Susmitha C" w:date="2024-01-10T16:19:00Z"/>
          <w:rFonts w:ascii="Times New Roman" w:hAnsi="Times New Roman"/>
        </w:rPr>
      </w:pPr>
      <w:ins w:id="117" w:author="Palacherla, Susmitha C" w:date="2024-01-10T16:19:00Z">
        <w:r w:rsidRPr="008E32AD">
          <w:rPr>
            <w:rFonts w:ascii="Times New Roman" w:hAnsi="Times New Roman"/>
          </w:rPr>
          <w:t xml:space="preserve">           ,[Count_Rejected]</w:t>
        </w:r>
      </w:ins>
    </w:p>
    <w:p w14:paraId="54D2F025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rPr>
          <w:ins w:id="118" w:author="Palacherla, Susmitha C" w:date="2024-01-10T16:19:00Z"/>
          <w:rFonts w:ascii="Times New Roman" w:hAnsi="Times New Roman"/>
        </w:rPr>
      </w:pPr>
      <w:ins w:id="119" w:author="Palacherla, Susmitha C" w:date="2024-01-10T16:19:00Z">
        <w:r w:rsidRPr="008E32AD">
          <w:rPr>
            <w:rFonts w:ascii="Times New Roman" w:hAnsi="Times New Roman"/>
          </w:rPr>
          <w:lastRenderedPageBreak/>
          <w:t xml:space="preserve">           ,[Category]</w:t>
        </w:r>
      </w:ins>
    </w:p>
    <w:p w14:paraId="3B539701" w14:textId="77777777" w:rsidR="008E32AD" w:rsidRP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rPr>
          <w:ins w:id="120" w:author="Palacherla, Susmitha C" w:date="2024-01-10T16:19:00Z"/>
          <w:rFonts w:ascii="Times New Roman" w:hAnsi="Times New Roman"/>
        </w:rPr>
      </w:pPr>
      <w:ins w:id="121" w:author="Palacherla, Susmitha C" w:date="2024-01-10T16:19:00Z">
        <w:r w:rsidRPr="008E32AD">
          <w:rPr>
            <w:rFonts w:ascii="Times New Roman" w:hAnsi="Times New Roman"/>
          </w:rPr>
          <w:t xml:space="preserve">           ,[Code])</w:t>
        </w:r>
      </w:ins>
    </w:p>
    <w:p w14:paraId="0EC9F8C0" w14:textId="182858F4" w:rsidR="00E47CFF" w:rsidDel="008E32AD" w:rsidRDefault="008E32AD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122" w:author="Palacherla, Susmitha C" w:date="2024-01-10T16:19:00Z"/>
          <w:rFonts w:ascii="Times New Roman" w:hAnsi="Times New Roman"/>
        </w:rPr>
      </w:pPr>
      <w:ins w:id="123" w:author="Palacherla, Susmitha C" w:date="2024-01-10T16:19:00Z">
        <w:r w:rsidRPr="008E32AD">
          <w:rPr>
            <w:rFonts w:ascii="Times New Roman" w:hAnsi="Times New Roman"/>
          </w:rPr>
          <w:t xml:space="preserve">  VALUES (?,</w:t>
        </w:r>
        <w:proofErr w:type="spellStart"/>
        <w:r w:rsidRPr="008E32AD">
          <w:rPr>
            <w:rFonts w:ascii="Times New Roman" w:hAnsi="Times New Roman"/>
          </w:rPr>
          <w:t>GetDate</w:t>
        </w:r>
        <w:proofErr w:type="spellEnd"/>
        <w:r w:rsidRPr="008E32AD">
          <w:rPr>
            <w:rFonts w:ascii="Times New Roman" w:hAnsi="Times New Roman"/>
          </w:rPr>
          <w:t>(), ?, ?,?, 'Generic', ?)</w:t>
        </w:r>
      </w:ins>
      <w:del w:id="124" w:author="Palacherla, Susmitha C" w:date="2024-01-10T16:19:00Z">
        <w:r w:rsidR="00E47CFF" w:rsidRPr="00677E9D" w:rsidDel="008E32AD">
          <w:rPr>
            <w:rFonts w:ascii="Times New Roman" w:hAnsi="Times New Roman"/>
          </w:rPr>
          <w:delText>INSERT INTO [EC].[Generic_FileList]</w:delText>
        </w:r>
      </w:del>
    </w:p>
    <w:p w14:paraId="5EE95764" w14:textId="51680C8D" w:rsidR="008E32A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125" w:author="Palacherla, Susmitha C" w:date="2024-01-10T16:19:00Z"/>
          <w:rFonts w:ascii="Times New Roman" w:hAnsi="Times New Roman"/>
        </w:rPr>
      </w:pPr>
    </w:p>
    <w:p w14:paraId="1FB66DD8" w14:textId="77777777" w:rsidR="008E32AD" w:rsidRPr="00677E9D" w:rsidRDefault="008E32AD" w:rsidP="008E32A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ins w:id="126" w:author="Palacherla, Susmitha C" w:date="2024-01-10T16:19:00Z"/>
          <w:rFonts w:ascii="Times New Roman" w:hAnsi="Times New Roman"/>
        </w:rPr>
      </w:pPr>
    </w:p>
    <w:p w14:paraId="75589B0A" w14:textId="14CB18C7" w:rsidR="00E47CFF" w:rsidRPr="00677E9D" w:rsidDel="008E32A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27" w:author="Palacherla, Susmitha C" w:date="2024-01-10T16:19:00Z"/>
          <w:rFonts w:ascii="Times New Roman" w:hAnsi="Times New Roman"/>
        </w:rPr>
      </w:pPr>
      <w:del w:id="128" w:author="Palacherla, Susmitha C" w:date="2024-01-10T16:19:00Z">
        <w:r w:rsidRPr="00677E9D" w:rsidDel="008E32AD">
          <w:rPr>
            <w:rFonts w:ascii="Times New Roman" w:hAnsi="Times New Roman"/>
          </w:rPr>
          <w:delText xml:space="preserve">           ([File_Name]</w:delText>
        </w:r>
      </w:del>
    </w:p>
    <w:p w14:paraId="6340BECC" w14:textId="75C1FDA6" w:rsidR="00E47CFF" w:rsidRPr="00677E9D" w:rsidDel="008E32A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29" w:author="Palacherla, Susmitha C" w:date="2024-01-10T16:19:00Z"/>
          <w:rFonts w:ascii="Times New Roman" w:hAnsi="Times New Roman"/>
        </w:rPr>
      </w:pPr>
      <w:del w:id="130" w:author="Palacherla, Susmitha C" w:date="2024-01-10T16:19:00Z">
        <w:r w:rsidRPr="00677E9D" w:rsidDel="008E32AD">
          <w:rPr>
            <w:rFonts w:ascii="Times New Roman" w:hAnsi="Times New Roman"/>
          </w:rPr>
          <w:delText xml:space="preserve">           ,[File_LoadDate]</w:delText>
        </w:r>
      </w:del>
    </w:p>
    <w:p w14:paraId="45E4952A" w14:textId="064F9C95" w:rsidR="00E47CFF" w:rsidRPr="00677E9D" w:rsidDel="008E32A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31" w:author="Palacherla, Susmitha C" w:date="2024-01-10T16:19:00Z"/>
          <w:rFonts w:ascii="Times New Roman" w:hAnsi="Times New Roman"/>
        </w:rPr>
      </w:pPr>
      <w:del w:id="132" w:author="Palacherla, Susmitha C" w:date="2024-01-10T16:19:00Z">
        <w:r w:rsidRPr="00677E9D" w:rsidDel="008E32AD">
          <w:rPr>
            <w:rFonts w:ascii="Times New Roman" w:hAnsi="Times New Roman"/>
          </w:rPr>
          <w:delText xml:space="preserve">           ,[Count_Staged]</w:delText>
        </w:r>
      </w:del>
    </w:p>
    <w:p w14:paraId="6D3B4C2A" w14:textId="48757467" w:rsidR="00E47CFF" w:rsidRPr="00677E9D" w:rsidDel="008E32A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33" w:author="Palacherla, Susmitha C" w:date="2024-01-10T16:19:00Z"/>
          <w:rFonts w:ascii="Times New Roman" w:hAnsi="Times New Roman"/>
        </w:rPr>
      </w:pPr>
      <w:del w:id="134" w:author="Palacherla, Susmitha C" w:date="2024-01-10T16:19:00Z">
        <w:r w:rsidRPr="00677E9D" w:rsidDel="008E32AD">
          <w:rPr>
            <w:rFonts w:ascii="Times New Roman" w:hAnsi="Times New Roman"/>
          </w:rPr>
          <w:delText xml:space="preserve">           ,[Count_Loaded]</w:delText>
        </w:r>
      </w:del>
    </w:p>
    <w:p w14:paraId="16E5D448" w14:textId="4F096365" w:rsidR="00E47CFF" w:rsidRPr="00677E9D" w:rsidDel="008E32A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35" w:author="Palacherla, Susmitha C" w:date="2024-01-10T16:19:00Z"/>
          <w:rFonts w:ascii="Times New Roman" w:hAnsi="Times New Roman"/>
        </w:rPr>
      </w:pPr>
      <w:del w:id="136" w:author="Palacherla, Susmitha C" w:date="2024-01-10T16:19:00Z">
        <w:r w:rsidRPr="00677E9D" w:rsidDel="008E32AD">
          <w:rPr>
            <w:rFonts w:ascii="Times New Roman" w:hAnsi="Times New Roman"/>
          </w:rPr>
          <w:delText xml:space="preserve">            ,[Count_Rejected])</w:delText>
        </w:r>
      </w:del>
    </w:p>
    <w:p w14:paraId="0A0D8CBA" w14:textId="78DB2F87" w:rsidR="00E47CFF" w:rsidRPr="00677E9D" w:rsidDel="008E32A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37" w:author="Palacherla, Susmitha C" w:date="2024-01-10T16:19:00Z"/>
          <w:rFonts w:ascii="Times New Roman" w:hAnsi="Times New Roman"/>
        </w:rPr>
      </w:pPr>
      <w:del w:id="138" w:author="Palacherla, Susmitha C" w:date="2024-01-10T16:19:00Z">
        <w:r w:rsidRPr="00677E9D" w:rsidDel="008E32AD">
          <w:rPr>
            <w:rFonts w:ascii="Times New Roman" w:hAnsi="Times New Roman"/>
          </w:rPr>
          <w:delText xml:space="preserve">  VALUES (?,GetDate(), ?, ?,?)</w:delText>
        </w:r>
      </w:del>
    </w:p>
    <w:p w14:paraId="44DC6262" w14:textId="77777777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5B726E3" w14:textId="05689403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del w:id="139" w:author="Palacherla, Susmitha C" w:date="2024-01-10T16:19:00Z">
        <w:r w:rsidRPr="00677E9D" w:rsidDel="008E32AD">
          <w:rPr>
            <w:rFonts w:ascii="Times New Roman" w:hAnsi="Times New Roman"/>
            <w:noProof/>
          </w:rPr>
          <w:drawing>
            <wp:inline distT="0" distB="0" distL="0" distR="0" wp14:anchorId="2194EC73" wp14:editId="013CA4F6">
              <wp:extent cx="2889504" cy="914400"/>
              <wp:effectExtent l="0" t="0" r="6350" b="0"/>
              <wp:docPr id="63" name="Picture 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89504" cy="914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40" w:author="Palacherla, Susmitha C" w:date="2024-01-10T16:19:00Z">
        <w:r w:rsidR="008E32AD">
          <w:rPr>
            <w:noProof/>
          </w:rPr>
          <w:drawing>
            <wp:inline distT="0" distB="0" distL="0" distR="0" wp14:anchorId="1802E2C7" wp14:editId="7F59ADAF">
              <wp:extent cx="5943600" cy="2343785"/>
              <wp:effectExtent l="0" t="0" r="0" b="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343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E5BB1C5" w14:textId="77777777"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EBFD491" w14:textId="77777777"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File System Task: </w:t>
      </w:r>
      <w:r w:rsidR="00455B85" w:rsidRPr="00677E9D">
        <w:rPr>
          <w:rFonts w:ascii="Times New Roman" w:hAnsi="Times New Roman"/>
        </w:rPr>
        <w:t>Delete File</w:t>
      </w:r>
    </w:p>
    <w:p w14:paraId="304A9E36" w14:textId="77777777" w:rsidR="00E47CFF" w:rsidRPr="00677E9D" w:rsidRDefault="00E47CFF" w:rsidP="00996760">
      <w:p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   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4F28B9C7" wp14:editId="686BEF84">
            <wp:extent cx="4453128" cy="1828800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531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47CC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633034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3D2596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AD7DE82" w14:textId="77777777"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7FF42D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5C718BE" w14:textId="77777777" w:rsidR="00562F06" w:rsidRPr="007F7B2E" w:rsidRDefault="00562F06" w:rsidP="001E5B1F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For</w:t>
      </w:r>
      <w:r w:rsidR="0052207E" w:rsidRPr="007F7B2E">
        <w:rPr>
          <w:rFonts w:ascii="Times New Roman" w:hAnsi="Times New Roman"/>
          <w:b/>
        </w:rPr>
        <w:t xml:space="preserve"> </w:t>
      </w:r>
      <w:r w:rsidRPr="007F7B2E">
        <w:rPr>
          <w:rFonts w:ascii="Times New Roman" w:hAnsi="Times New Roman"/>
          <w:b/>
        </w:rPr>
        <w:t>each Loop Container ( Encrypt failed files)</w:t>
      </w:r>
    </w:p>
    <w:p w14:paraId="720D2C47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E689859" w14:textId="77777777" w:rsidR="00562F06" w:rsidRPr="007F7B2E" w:rsidRDefault="00562F06" w:rsidP="00562F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lastRenderedPageBreak/>
        <w:t>Summary of Steps</w:t>
      </w:r>
    </w:p>
    <w:p w14:paraId="0DA99894" w14:textId="77777777" w:rsidR="00562F06" w:rsidRPr="007F7B2E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 system task – Encrypt failed files </w:t>
      </w:r>
    </w:p>
    <w:p w14:paraId="3E4F1E30" w14:textId="77777777" w:rsidR="00562F06" w:rsidRPr="007F7B2E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task - Pause 10 seconds</w:t>
      </w:r>
    </w:p>
    <w:p w14:paraId="7C45E8A8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0FB7157" w14:textId="77777777" w:rsidR="00562F06" w:rsidRPr="007F7B2E" w:rsidRDefault="00562F06" w:rsidP="00562F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6937D744" w14:textId="77777777" w:rsidR="00562F06" w:rsidRPr="007F7B2E" w:rsidRDefault="00562F06" w:rsidP="00562F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Container: For</w:t>
      </w:r>
      <w:r w:rsidR="0052207E" w:rsidRPr="007F7B2E">
        <w:rPr>
          <w:rFonts w:ascii="Times New Roman" w:hAnsi="Times New Roman"/>
        </w:rPr>
        <w:t xml:space="preserve"> each </w:t>
      </w:r>
      <w:r w:rsidRPr="007F7B2E">
        <w:rPr>
          <w:rFonts w:ascii="Times New Roman" w:hAnsi="Times New Roman"/>
        </w:rPr>
        <w:t xml:space="preserve">File Loop </w:t>
      </w:r>
    </w:p>
    <w:p w14:paraId="1E4A428B" w14:textId="77777777" w:rsidR="00562F06" w:rsidRPr="007F7B2E" w:rsidRDefault="00562F06" w:rsidP="00562F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                   Precedence Constraint - Completion</w:t>
      </w:r>
    </w:p>
    <w:p w14:paraId="21E7851F" w14:textId="65A492B0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Folder: \\</w:t>
      </w:r>
      <w:r w:rsidR="001F1228">
        <w:rPr>
          <w:rFonts w:ascii="Times New Roman" w:hAnsi="Times New Roman"/>
        </w:rPr>
        <w:t>UVAAPADSQL50CCO</w:t>
      </w:r>
      <w:r w:rsidRPr="007F7B2E">
        <w:rPr>
          <w:rFonts w:ascii="Times New Roman" w:hAnsi="Times New Roman"/>
        </w:rPr>
        <w:t>\data\coaching\</w:t>
      </w:r>
      <w:r w:rsidR="0052207E" w:rsidRPr="007F7B2E">
        <w:rPr>
          <w:rFonts w:ascii="Times New Roman" w:hAnsi="Times New Roman"/>
        </w:rPr>
        <w:t>Generic</w:t>
      </w:r>
      <w:r w:rsidRPr="007F7B2E">
        <w:rPr>
          <w:rFonts w:ascii="Times New Roman" w:hAnsi="Times New Roman"/>
        </w:rPr>
        <w:t>\Decrypt_out\</w:t>
      </w:r>
    </w:p>
    <w:p w14:paraId="49EAB9B2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Files: eCL*.csv</w:t>
      </w:r>
    </w:p>
    <w:p w14:paraId="4CE2CDC9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33FD75FB" w14:textId="77777777"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</w:p>
    <w:p w14:paraId="1DA3EF7C" w14:textId="77777777" w:rsidR="00562F06" w:rsidRPr="007F7B2E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Encrypt files</w:t>
      </w:r>
    </w:p>
    <w:p w14:paraId="35271E98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0FD08E32" wp14:editId="4EEBD593">
            <wp:extent cx="3493008" cy="1828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900D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11C0C9A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C1C4D87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4D72F3A" w14:textId="77777777"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E3B8F3A" w14:textId="77777777" w:rsidR="00562F06" w:rsidRPr="007F7B2E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 task- Pause 10 secs</w:t>
      </w:r>
    </w:p>
    <w:p w14:paraId="6DF25EA9" w14:textId="77777777" w:rsidR="00562F06" w:rsidRPr="007F7B2E" w:rsidRDefault="00562F06" w:rsidP="00562F06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86D5832" wp14:editId="25DD504E">
            <wp:extent cx="4762500" cy="1238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B40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</w:t>
      </w:r>
      <w:r w:rsidRPr="00677E9D">
        <w:rPr>
          <w:rFonts w:ascii="Times New Roman" w:hAnsi="Times New Roman"/>
          <w:color w:val="0000FF"/>
          <w:sz w:val="19"/>
          <w:szCs w:val="19"/>
        </w:rPr>
        <w:t>public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</w:t>
      </w:r>
      <w:r w:rsidRPr="00677E9D">
        <w:rPr>
          <w:rFonts w:ascii="Times New Roman" w:hAnsi="Times New Roman"/>
          <w:color w:val="0000FF"/>
          <w:sz w:val="19"/>
          <w:szCs w:val="19"/>
        </w:rPr>
        <w:t>void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Main()</w:t>
      </w:r>
    </w:p>
    <w:p w14:paraId="0D52F17D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{</w:t>
      </w:r>
    </w:p>
    <w:p w14:paraId="4206F478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lastRenderedPageBreak/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TODO: Add your code here</w:t>
      </w:r>
    </w:p>
    <w:p w14:paraId="1FDD71F1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Sleep for 10 seconds  (*1000)</w:t>
      </w:r>
    </w:p>
    <w:p w14:paraId="0D68F5EF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System.Threading.</w:t>
      </w:r>
      <w:r w:rsidRPr="00677E9D">
        <w:rPr>
          <w:rFonts w:ascii="Times New Roman" w:hAnsi="Times New Roman"/>
          <w:color w:val="2B91AF"/>
          <w:sz w:val="19"/>
          <w:szCs w:val="19"/>
        </w:rPr>
        <w:t>Thread</w:t>
      </w:r>
      <w:r w:rsidRPr="00677E9D">
        <w:rPr>
          <w:rFonts w:ascii="Times New Roman" w:hAnsi="Times New Roman"/>
          <w:color w:val="000000"/>
          <w:sz w:val="19"/>
          <w:szCs w:val="19"/>
        </w:rPr>
        <w:t>.Sleep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(10000);</w:t>
      </w:r>
    </w:p>
    <w:p w14:paraId="0EAF7AF7" w14:textId="77777777"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Dts.TaskResult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 xml:space="preserve"> = (</w:t>
      </w:r>
      <w:r w:rsidRPr="00677E9D">
        <w:rPr>
          <w:rFonts w:ascii="Times New Roman" w:hAnsi="Times New Roman"/>
          <w:color w:val="0000FF"/>
          <w:sz w:val="19"/>
          <w:szCs w:val="19"/>
        </w:rPr>
        <w:t>int</w:t>
      </w:r>
      <w:r w:rsidRPr="00677E9D">
        <w:rPr>
          <w:rFonts w:ascii="Times New Roman" w:hAnsi="Times New Roman"/>
          <w:color w:val="000000"/>
          <w:sz w:val="19"/>
          <w:szCs w:val="19"/>
        </w:rPr>
        <w:t>)</w:t>
      </w:r>
      <w:proofErr w:type="spellStart"/>
      <w:r w:rsidRPr="00677E9D">
        <w:rPr>
          <w:rFonts w:ascii="Times New Roman" w:hAnsi="Times New Roman"/>
          <w:color w:val="2B91AF"/>
          <w:sz w:val="19"/>
          <w:szCs w:val="19"/>
        </w:rPr>
        <w:t>ScriptResults</w:t>
      </w:r>
      <w:r w:rsidRPr="00677E9D">
        <w:rPr>
          <w:rFonts w:ascii="Times New Roman" w:hAnsi="Times New Roman"/>
          <w:color w:val="000000"/>
          <w:sz w:val="19"/>
          <w:szCs w:val="19"/>
        </w:rPr>
        <w:t>.Success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;</w:t>
      </w:r>
    </w:p>
    <w:p w14:paraId="7D0CFE7D" w14:textId="43CA8034" w:rsidR="00562F06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}</w:t>
      </w:r>
    </w:p>
    <w:p w14:paraId="4AA52E52" w14:textId="4752B0AA" w:rsidR="00187606" w:rsidRDefault="001876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</w:p>
    <w:p w14:paraId="4A504312" w14:textId="777443E1" w:rsidR="00187606" w:rsidRDefault="001876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</w:p>
    <w:p w14:paraId="5DAD0C50" w14:textId="78E55BB2" w:rsidR="00187606" w:rsidRPr="007F7B2E" w:rsidRDefault="00187606" w:rsidP="001E5B1F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 xml:space="preserve">For each Loop Container ( </w:t>
      </w:r>
      <w:proofErr w:type="spellStart"/>
      <w:r>
        <w:rPr>
          <w:rFonts w:ascii="Times New Roman" w:hAnsi="Times New Roman"/>
          <w:b/>
        </w:rPr>
        <w:t>xls</w:t>
      </w:r>
      <w:proofErr w:type="spellEnd"/>
      <w:r>
        <w:rPr>
          <w:rFonts w:ascii="Times New Roman" w:hAnsi="Times New Roman"/>
          <w:b/>
        </w:rPr>
        <w:t>(x) files</w:t>
      </w:r>
      <w:r w:rsidRPr="007F7B2E">
        <w:rPr>
          <w:rFonts w:ascii="Times New Roman" w:hAnsi="Times New Roman"/>
          <w:b/>
        </w:rPr>
        <w:t>)</w:t>
      </w:r>
    </w:p>
    <w:p w14:paraId="52BE4722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8BBB6AB" w14:textId="77777777" w:rsidR="00187606" w:rsidRPr="007F7B2E" w:rsidRDefault="00187606" w:rsidP="001876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14:paraId="045BBDBA" w14:textId="57FDB3CB" w:rsidR="00187606" w:rsidRPr="007F7B2E" w:rsidRDefault="00187606" w:rsidP="00E660B8">
      <w:pPr>
        <w:numPr>
          <w:ilvl w:val="0"/>
          <w:numId w:val="41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7F7B2E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Contacts</w:t>
      </w:r>
      <w:r w:rsidRPr="007F7B2E">
        <w:rPr>
          <w:rFonts w:ascii="Times New Roman" w:hAnsi="Times New Roman"/>
        </w:rPr>
        <w:t xml:space="preserve"> </w:t>
      </w:r>
    </w:p>
    <w:p w14:paraId="4E8A48DC" w14:textId="3A7E5484" w:rsidR="00187606" w:rsidRPr="007F7B2E" w:rsidRDefault="00D607CF" w:rsidP="00E660B8">
      <w:pPr>
        <w:numPr>
          <w:ilvl w:val="0"/>
          <w:numId w:val="41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Send Mail Task</w:t>
      </w:r>
      <w:r w:rsidR="00187606"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="00187606"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Send Notification</w:t>
      </w:r>
    </w:p>
    <w:p w14:paraId="2A19F3EB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0AF4999" w14:textId="77777777" w:rsidR="00187606" w:rsidRPr="007F7B2E" w:rsidRDefault="00187606" w:rsidP="001876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14:paraId="1FA75A83" w14:textId="77777777" w:rsidR="00187606" w:rsidRPr="007F7B2E" w:rsidRDefault="00187606" w:rsidP="001876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Container: For each File Loop </w:t>
      </w:r>
    </w:p>
    <w:p w14:paraId="72480497" w14:textId="77777777" w:rsidR="00187606" w:rsidRPr="007F7B2E" w:rsidRDefault="00187606" w:rsidP="001876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                   Precedence Constraint - Completion</w:t>
      </w:r>
    </w:p>
    <w:p w14:paraId="2BEF1FF8" w14:textId="69A62D9E" w:rsidR="00D607CF" w:rsidRDefault="00187606" w:rsidP="001876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Folder: </w:t>
      </w:r>
      <w:hyperlink r:id="rId65" w:history="1">
        <w:r w:rsidR="00D607CF" w:rsidRPr="00D90ED2">
          <w:rPr>
            <w:rStyle w:val="Hyperlink"/>
            <w:rFonts w:ascii="Times New Roman" w:hAnsi="Times New Roman"/>
          </w:rPr>
          <w:t>\\UVAADADSQL50CCO\data\coaching\Generic\Decrypt_out\</w:t>
        </w:r>
      </w:hyperlink>
      <w:r w:rsidR="00D607CF">
        <w:rPr>
          <w:rFonts w:ascii="Times New Roman" w:hAnsi="Times New Roman"/>
        </w:rPr>
        <w:t xml:space="preserve"> Derived from Expression for Foreach File enumerator</w:t>
      </w:r>
    </w:p>
    <w:p w14:paraId="59589D01" w14:textId="73DC0FB3" w:rsidR="00D607CF" w:rsidRDefault="00D607CF" w:rsidP="00187606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C533D76" wp14:editId="7298225D">
            <wp:extent cx="4151376" cy="914400"/>
            <wp:effectExtent l="0" t="0" r="1905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FFE8" w14:textId="7A80558C" w:rsidR="00187606" w:rsidRPr="007F7B2E" w:rsidRDefault="00187606" w:rsidP="001876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Files: </w:t>
      </w:r>
      <w:r w:rsidR="00D607CF" w:rsidRPr="00D607CF">
        <w:rPr>
          <w:rFonts w:ascii="Times New Roman" w:hAnsi="Times New Roman"/>
        </w:rPr>
        <w:t>eCL_*.</w:t>
      </w:r>
      <w:proofErr w:type="spellStart"/>
      <w:r w:rsidR="00D607CF" w:rsidRPr="00D607CF">
        <w:rPr>
          <w:rFonts w:ascii="Times New Roman" w:hAnsi="Times New Roman"/>
        </w:rPr>
        <w:t>xls</w:t>
      </w:r>
      <w:proofErr w:type="spellEnd"/>
      <w:r w:rsidR="00D607CF" w:rsidRPr="00D607CF">
        <w:rPr>
          <w:rFonts w:ascii="Times New Roman" w:hAnsi="Times New Roman"/>
        </w:rPr>
        <w:t>*</w:t>
      </w:r>
    </w:p>
    <w:p w14:paraId="094A301D" w14:textId="77777777" w:rsidR="00187606" w:rsidRPr="007F7B2E" w:rsidRDefault="00187606" w:rsidP="001876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14:paraId="7E249149" w14:textId="77777777" w:rsidR="00187606" w:rsidRPr="007F7B2E" w:rsidRDefault="00187606" w:rsidP="00187606">
      <w:pPr>
        <w:spacing w:after="0"/>
        <w:ind w:left="1080"/>
        <w:rPr>
          <w:rFonts w:ascii="Times New Roman" w:hAnsi="Times New Roman"/>
        </w:rPr>
      </w:pPr>
    </w:p>
    <w:p w14:paraId="33834C89" w14:textId="77777777" w:rsidR="00D607CF" w:rsidRPr="007F7B2E" w:rsidRDefault="00D607CF" w:rsidP="00E660B8">
      <w:pPr>
        <w:numPr>
          <w:ilvl w:val="0"/>
          <w:numId w:val="43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SQL</w:t>
      </w:r>
      <w:r w:rsidRPr="007F7B2E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Fetch Contacts</w:t>
      </w:r>
      <w:r w:rsidRPr="007F7B2E">
        <w:rPr>
          <w:rFonts w:ascii="Times New Roman" w:hAnsi="Times New Roman"/>
        </w:rPr>
        <w:t xml:space="preserve"> </w:t>
      </w:r>
    </w:p>
    <w:p w14:paraId="3B629B54" w14:textId="0BA84B3F" w:rsidR="00187606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General</w:t>
      </w:r>
    </w:p>
    <w:p w14:paraId="525B66F5" w14:textId="42971F49" w:rsid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Result Set – Single Row</w:t>
      </w:r>
    </w:p>
    <w:p w14:paraId="3A981B4C" w14:textId="40960CC2" w:rsid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Connection Type – OLE DB</w:t>
      </w:r>
    </w:p>
    <w:p w14:paraId="57744518" w14:textId="5DC0D896" w:rsid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Connection – destinationdb</w:t>
      </w:r>
    </w:p>
    <w:p w14:paraId="6C8902EF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SQL Statement - </w:t>
      </w:r>
      <w:r w:rsidRPr="006B3A27">
        <w:rPr>
          <w:rFonts w:ascii="Times New Roman" w:hAnsi="Times New Roman"/>
          <w:noProof/>
        </w:rPr>
        <w:t xml:space="preserve">Declare @FileName nvarchar(100) </w:t>
      </w:r>
    </w:p>
    <w:p w14:paraId="5F42694F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</w:p>
    <w:p w14:paraId="11CED77D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SELECT TOP 1 PrimaryPOC, SecondaryPOC FROM</w:t>
      </w:r>
    </w:p>
    <w:p w14:paraId="472D9D71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(SELECT TOP 1 PrimaryPOC, SecondaryPOC FROM [EC].[Feed_Contacts]</w:t>
      </w:r>
    </w:p>
    <w:p w14:paraId="3BFDD962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WHERE CHARINDEX([ReportCode], ? ) &gt; 0</w:t>
      </w:r>
    </w:p>
    <w:p w14:paraId="14895C92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UNION ALL</w:t>
      </w:r>
    </w:p>
    <w:p w14:paraId="74B109F4" w14:textId="77777777" w:rsidR="006B3A27" w:rsidRPr="006B3A27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t>SELECT DISTINCT 'Unknown' AS PrimaryPOC, 'Unknown'  AS SecondaryPOC FROM [EC].[Feed_Contacts]) pocs</w:t>
      </w:r>
    </w:p>
    <w:p w14:paraId="76BE8DF0" w14:textId="1EBD4B28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/>
          <w:noProof/>
        </w:rPr>
      </w:pPr>
      <w:r w:rsidRPr="006B3A27">
        <w:rPr>
          <w:rFonts w:ascii="Times New Roman" w:hAnsi="Times New Roman"/>
          <w:noProof/>
        </w:rPr>
        <w:lastRenderedPageBreak/>
        <w:t>ORDER BY CASE WHEN PrimaryPOC = 'Unknown' THEN 2 ELSE 1 END</w:t>
      </w:r>
    </w:p>
    <w:p w14:paraId="5EF8F906" w14:textId="7BA208F7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                        </w:t>
      </w:r>
    </w:p>
    <w:p w14:paraId="123EF18E" w14:textId="05742B2D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    Parameter Mapping</w:t>
      </w:r>
    </w:p>
    <w:p w14:paraId="322611B6" w14:textId="77777777" w:rsidR="006B3A27" w:rsidRPr="007F7B2E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t xml:space="preserve">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9"/>
        <w:gridCol w:w="1789"/>
        <w:gridCol w:w="1837"/>
        <w:gridCol w:w="1818"/>
        <w:gridCol w:w="1797"/>
      </w:tblGrid>
      <w:tr w:rsidR="006B3A27" w14:paraId="27C2F71E" w14:textId="77777777" w:rsidTr="006B3A27">
        <w:tc>
          <w:tcPr>
            <w:tcW w:w="1870" w:type="dxa"/>
          </w:tcPr>
          <w:p w14:paraId="49ED2D1E" w14:textId="58CB649F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Variable Name</w:t>
            </w:r>
          </w:p>
        </w:tc>
        <w:tc>
          <w:tcPr>
            <w:tcW w:w="1870" w:type="dxa"/>
          </w:tcPr>
          <w:p w14:paraId="2AE8B363" w14:textId="52E4D76C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Direction</w:t>
            </w:r>
          </w:p>
        </w:tc>
        <w:tc>
          <w:tcPr>
            <w:tcW w:w="1870" w:type="dxa"/>
          </w:tcPr>
          <w:p w14:paraId="3C36AE7D" w14:textId="425AC6C1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Data Type</w:t>
            </w:r>
          </w:p>
        </w:tc>
        <w:tc>
          <w:tcPr>
            <w:tcW w:w="1870" w:type="dxa"/>
          </w:tcPr>
          <w:p w14:paraId="18D0BCDE" w14:textId="40C7B2A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 Name</w:t>
            </w:r>
          </w:p>
        </w:tc>
        <w:tc>
          <w:tcPr>
            <w:tcW w:w="1870" w:type="dxa"/>
          </w:tcPr>
          <w:p w14:paraId="1AEA40C1" w14:textId="727F02A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 Size</w:t>
            </w:r>
          </w:p>
        </w:tc>
      </w:tr>
      <w:tr w:rsidR="006B3A27" w14:paraId="49FEF896" w14:textId="77777777" w:rsidTr="006B3A27">
        <w:tc>
          <w:tcPr>
            <w:tcW w:w="1870" w:type="dxa"/>
          </w:tcPr>
          <w:p w14:paraId="7D8F0CEA" w14:textId="1600CFE2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User::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VarFileName</w:t>
            </w:r>
            <w:proofErr w:type="spellEnd"/>
          </w:p>
        </w:tc>
        <w:tc>
          <w:tcPr>
            <w:tcW w:w="1870" w:type="dxa"/>
          </w:tcPr>
          <w:p w14:paraId="73EF7719" w14:textId="67FE9C3C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Input</w:t>
            </w:r>
          </w:p>
        </w:tc>
        <w:tc>
          <w:tcPr>
            <w:tcW w:w="1870" w:type="dxa"/>
          </w:tcPr>
          <w:p w14:paraId="44B8F14B" w14:textId="3F197982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NVARCHAR</w:t>
            </w:r>
          </w:p>
        </w:tc>
        <w:tc>
          <w:tcPr>
            <w:tcW w:w="1870" w:type="dxa"/>
          </w:tcPr>
          <w:p w14:paraId="060DA3CA" w14:textId="1AA50521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@FileName</w:t>
            </w:r>
          </w:p>
        </w:tc>
        <w:tc>
          <w:tcPr>
            <w:tcW w:w="1870" w:type="dxa"/>
          </w:tcPr>
          <w:p w14:paraId="5451322E" w14:textId="4DA941C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</w:tbl>
    <w:p w14:paraId="27ABD130" w14:textId="1E0EA03D" w:rsidR="006B3A27" w:rsidRPr="007F7B2E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0EDB8FC" w14:textId="50F73283" w:rsidR="00187606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Result Set</w:t>
      </w:r>
    </w:p>
    <w:p w14:paraId="36599D1D" w14:textId="155B0E6A" w:rsidR="006B3A27" w:rsidRDefault="006B3A27" w:rsidP="006B3A2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3A27" w14:paraId="400367C2" w14:textId="77777777" w:rsidTr="006B3A27">
        <w:tc>
          <w:tcPr>
            <w:tcW w:w="4675" w:type="dxa"/>
          </w:tcPr>
          <w:p w14:paraId="048B6A52" w14:textId="1A9392E7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Result Name</w:t>
            </w:r>
          </w:p>
        </w:tc>
        <w:tc>
          <w:tcPr>
            <w:tcW w:w="4675" w:type="dxa"/>
          </w:tcPr>
          <w:p w14:paraId="737A906C" w14:textId="42E1AFE0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Variable Name</w:t>
            </w:r>
          </w:p>
        </w:tc>
      </w:tr>
      <w:tr w:rsidR="006B3A27" w14:paraId="7731A29A" w14:textId="77777777" w:rsidTr="006B3A27">
        <w:tc>
          <w:tcPr>
            <w:tcW w:w="4675" w:type="dxa"/>
          </w:tcPr>
          <w:p w14:paraId="5DB0664D" w14:textId="59D2756B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PrimaryPOC</w:t>
            </w:r>
            <w:proofErr w:type="spellEnd"/>
          </w:p>
        </w:tc>
        <w:tc>
          <w:tcPr>
            <w:tcW w:w="4675" w:type="dxa"/>
          </w:tcPr>
          <w:p w14:paraId="5351763B" w14:textId="27F86B11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3A27">
              <w:rPr>
                <w:rFonts w:ascii="Times New Roman" w:hAnsi="Times New Roman"/>
                <w:sz w:val="24"/>
                <w:szCs w:val="24"/>
              </w:rPr>
              <w:t>User::FeedNotificationPOC1</w:t>
            </w:r>
          </w:p>
        </w:tc>
      </w:tr>
      <w:tr w:rsidR="006B3A27" w14:paraId="13AE8C49" w14:textId="77777777" w:rsidTr="006B3A27">
        <w:tc>
          <w:tcPr>
            <w:tcW w:w="4675" w:type="dxa"/>
          </w:tcPr>
          <w:p w14:paraId="4637E0BC" w14:textId="6314411E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SecondaryPOC</w:t>
            </w:r>
            <w:proofErr w:type="spellEnd"/>
          </w:p>
        </w:tc>
        <w:tc>
          <w:tcPr>
            <w:tcW w:w="4675" w:type="dxa"/>
          </w:tcPr>
          <w:p w14:paraId="68B570A0" w14:textId="404B78F2" w:rsidR="006B3A27" w:rsidRDefault="006B3A27" w:rsidP="006B3A2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3A27">
              <w:rPr>
                <w:rFonts w:ascii="Times New Roman" w:hAnsi="Times New Roman"/>
                <w:sz w:val="24"/>
                <w:szCs w:val="24"/>
              </w:rPr>
              <w:t>User::FeedNotificationPOC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</w:tbl>
    <w:p w14:paraId="6144AE74" w14:textId="77777777" w:rsidR="006B3A27" w:rsidRPr="007F7B2E" w:rsidRDefault="006B3A27" w:rsidP="00E660B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ADE82B9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549D19E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BFB6F25" w14:textId="77777777" w:rsidR="00187606" w:rsidRPr="007F7B2E" w:rsidRDefault="00187606" w:rsidP="001876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29E58B7" w14:textId="77777777" w:rsidR="00044403" w:rsidRPr="007F7B2E" w:rsidRDefault="00044403" w:rsidP="00044403">
      <w:pPr>
        <w:numPr>
          <w:ilvl w:val="0"/>
          <w:numId w:val="43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Send Mail Task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Pr="007F7B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Send Notification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1"/>
        <w:gridCol w:w="2221"/>
        <w:gridCol w:w="2838"/>
      </w:tblGrid>
      <w:tr w:rsidR="004E0728" w14:paraId="1D83054E" w14:textId="77777777" w:rsidTr="00E660B8">
        <w:tc>
          <w:tcPr>
            <w:tcW w:w="2151" w:type="dxa"/>
          </w:tcPr>
          <w:p w14:paraId="117DDAC2" w14:textId="7EDFD0D5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Property</w:t>
            </w:r>
          </w:p>
        </w:tc>
        <w:tc>
          <w:tcPr>
            <w:tcW w:w="2221" w:type="dxa"/>
          </w:tcPr>
          <w:p w14:paraId="243DECDB" w14:textId="5F22E872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Source</w:t>
            </w:r>
          </w:p>
        </w:tc>
        <w:tc>
          <w:tcPr>
            <w:tcW w:w="2838" w:type="dxa"/>
          </w:tcPr>
          <w:p w14:paraId="76B4547A" w14:textId="6F070926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Expression/Value</w:t>
            </w:r>
          </w:p>
        </w:tc>
      </w:tr>
      <w:tr w:rsidR="004E0728" w14:paraId="6EC3C044" w14:textId="77777777" w:rsidTr="00E660B8">
        <w:tc>
          <w:tcPr>
            <w:tcW w:w="2151" w:type="dxa"/>
          </w:tcPr>
          <w:p w14:paraId="18C94568" w14:textId="64050AE2" w:rsidR="004E0728" w:rsidRDefault="004E0728" w:rsidP="00187606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SmtpConnection</w:t>
            </w:r>
            <w:proofErr w:type="spellEnd"/>
          </w:p>
        </w:tc>
        <w:tc>
          <w:tcPr>
            <w:tcW w:w="2221" w:type="dxa"/>
          </w:tcPr>
          <w:p w14:paraId="7C786B1D" w14:textId="2414A857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Connection Manager</w:t>
            </w:r>
          </w:p>
        </w:tc>
        <w:tc>
          <w:tcPr>
            <w:tcW w:w="2838" w:type="dxa"/>
          </w:tcPr>
          <w:p w14:paraId="32B22A8D" w14:textId="00611EDD" w:rsidR="004E0728" w:rsidRDefault="004E0728" w:rsidP="00187606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SMTP Connection Manager</w:t>
            </w:r>
          </w:p>
        </w:tc>
      </w:tr>
      <w:tr w:rsidR="004E0728" w14:paraId="5E08564B" w14:textId="77777777" w:rsidTr="00E660B8">
        <w:tc>
          <w:tcPr>
            <w:tcW w:w="2151" w:type="dxa"/>
          </w:tcPr>
          <w:p w14:paraId="05CA40A6" w14:textId="5A365DEA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From</w:t>
            </w:r>
          </w:p>
        </w:tc>
        <w:tc>
          <w:tcPr>
            <w:tcW w:w="2221" w:type="dxa"/>
          </w:tcPr>
          <w:p w14:paraId="3B1EDA00" w14:textId="42AD1C9E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Expression(</w:t>
            </w:r>
            <w:proofErr w:type="spellStart"/>
            <w:r>
              <w:rPr>
                <w:rFonts w:ascii="Times New Roman" w:hAnsi="Times New Roman"/>
              </w:rPr>
              <w:t>FromLine</w:t>
            </w:r>
            <w:proofErr w:type="spellEnd"/>
            <w:r>
              <w:rPr>
                <w:rFonts w:ascii="Times New Roman" w:hAnsi="Times New Roman"/>
              </w:rPr>
              <w:t>)</w:t>
            </w:r>
          </w:p>
        </w:tc>
        <w:tc>
          <w:tcPr>
            <w:tcW w:w="2838" w:type="dxa"/>
          </w:tcPr>
          <w:p w14:paraId="299E0699" w14:textId="72A18058" w:rsidR="004E0728" w:rsidRDefault="004E0728" w:rsidP="00187606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"eCoaching" +  @[User::VarDBName] + "@Maximus.com"</w:t>
            </w:r>
          </w:p>
        </w:tc>
      </w:tr>
      <w:tr w:rsidR="004E0728" w14:paraId="1A344E02" w14:textId="77777777" w:rsidTr="00E660B8">
        <w:tc>
          <w:tcPr>
            <w:tcW w:w="2151" w:type="dxa"/>
          </w:tcPr>
          <w:p w14:paraId="0EDA809C" w14:textId="560001DE" w:rsidR="004E0728" w:rsidRDefault="004E0728" w:rsidP="004E072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To</w:t>
            </w:r>
          </w:p>
        </w:tc>
        <w:tc>
          <w:tcPr>
            <w:tcW w:w="2221" w:type="dxa"/>
          </w:tcPr>
          <w:p w14:paraId="6F849665" w14:textId="343E7D70" w:rsidR="004E0728" w:rsidRDefault="004E0728" w:rsidP="004E0728">
            <w:pPr>
              <w:rPr>
                <w:rFonts w:ascii="Times New Roman" w:hAnsi="Times New Roman"/>
              </w:rPr>
            </w:pPr>
            <w:r w:rsidRPr="00CE62F6">
              <w:rPr>
                <w:rFonts w:ascii="Times New Roman" w:hAnsi="Times New Roman"/>
              </w:rPr>
              <w:t>Expression(</w:t>
            </w:r>
            <w:proofErr w:type="spellStart"/>
            <w:r>
              <w:rPr>
                <w:rFonts w:ascii="Times New Roman" w:hAnsi="Times New Roman"/>
              </w:rPr>
              <w:t>to</w:t>
            </w:r>
            <w:r w:rsidRPr="00CE62F6">
              <w:rPr>
                <w:rFonts w:ascii="Times New Roman" w:hAnsi="Times New Roman"/>
              </w:rPr>
              <w:t>Line</w:t>
            </w:r>
            <w:proofErr w:type="spellEnd"/>
            <w:r w:rsidRPr="00CE62F6">
              <w:rPr>
                <w:rFonts w:ascii="Times New Roman" w:hAnsi="Times New Roman"/>
              </w:rPr>
              <w:t>)</w:t>
            </w:r>
          </w:p>
        </w:tc>
        <w:tc>
          <w:tcPr>
            <w:tcW w:w="2838" w:type="dxa"/>
          </w:tcPr>
          <w:p w14:paraId="4C8A8399" w14:textId="3E189917" w:rsidR="004E0728" w:rsidRDefault="00776BD3" w:rsidP="004E0728">
            <w:pPr>
              <w:rPr>
                <w:rFonts w:ascii="Times New Roman" w:hAnsi="Times New Roman"/>
              </w:rPr>
            </w:pPr>
            <w:r w:rsidRPr="00776BD3">
              <w:rPr>
                <w:rFonts w:ascii="Times New Roman" w:hAnsi="Times New Roman"/>
              </w:rPr>
              <w:t>@[User::FeedNotificationTo]</w:t>
            </w:r>
          </w:p>
        </w:tc>
      </w:tr>
      <w:tr w:rsidR="004E0728" w14:paraId="215E902C" w14:textId="77777777" w:rsidTr="00E660B8">
        <w:tc>
          <w:tcPr>
            <w:tcW w:w="2151" w:type="dxa"/>
          </w:tcPr>
          <w:p w14:paraId="71C5C8F0" w14:textId="02EADABE" w:rsidR="004E0728" w:rsidRDefault="004E0728" w:rsidP="004E072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Cc</w:t>
            </w:r>
          </w:p>
        </w:tc>
        <w:tc>
          <w:tcPr>
            <w:tcW w:w="2221" w:type="dxa"/>
          </w:tcPr>
          <w:p w14:paraId="4BBA9B1E" w14:textId="7123CC85" w:rsidR="004E0728" w:rsidRDefault="004E0728" w:rsidP="004E0728">
            <w:pPr>
              <w:rPr>
                <w:rFonts w:ascii="Times New Roman" w:hAnsi="Times New Roman"/>
              </w:rPr>
            </w:pPr>
            <w:r w:rsidRPr="00CE62F6">
              <w:rPr>
                <w:rFonts w:ascii="Times New Roman" w:hAnsi="Times New Roman"/>
              </w:rPr>
              <w:t>Expression(</w:t>
            </w:r>
            <w:proofErr w:type="spellStart"/>
            <w:r>
              <w:rPr>
                <w:rFonts w:ascii="Times New Roman" w:hAnsi="Times New Roman"/>
              </w:rPr>
              <w:t>Cc</w:t>
            </w:r>
            <w:r w:rsidRPr="00CE62F6">
              <w:rPr>
                <w:rFonts w:ascii="Times New Roman" w:hAnsi="Times New Roman"/>
              </w:rPr>
              <w:t>Line</w:t>
            </w:r>
            <w:proofErr w:type="spellEnd"/>
            <w:r w:rsidRPr="00CE62F6">
              <w:rPr>
                <w:rFonts w:ascii="Times New Roman" w:hAnsi="Times New Roman"/>
              </w:rPr>
              <w:t>)</w:t>
            </w:r>
          </w:p>
        </w:tc>
        <w:tc>
          <w:tcPr>
            <w:tcW w:w="2838" w:type="dxa"/>
          </w:tcPr>
          <w:p w14:paraId="50DDB885" w14:textId="1BF45CB6" w:rsidR="004E0728" w:rsidRDefault="004E0728" w:rsidP="004E0728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@[User::FeedNotificationCc]</w:t>
            </w:r>
          </w:p>
        </w:tc>
      </w:tr>
      <w:tr w:rsidR="004E0728" w14:paraId="569E1AF8" w14:textId="77777777" w:rsidTr="00E660B8">
        <w:tc>
          <w:tcPr>
            <w:tcW w:w="2151" w:type="dxa"/>
          </w:tcPr>
          <w:p w14:paraId="151A57B7" w14:textId="3AE40EA6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Subject</w:t>
            </w:r>
          </w:p>
        </w:tc>
        <w:tc>
          <w:tcPr>
            <w:tcW w:w="2221" w:type="dxa"/>
          </w:tcPr>
          <w:p w14:paraId="2EA3BDA8" w14:textId="776CCA47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Hardcoded Value</w:t>
            </w:r>
          </w:p>
        </w:tc>
        <w:tc>
          <w:tcPr>
            <w:tcW w:w="2838" w:type="dxa"/>
          </w:tcPr>
          <w:p w14:paraId="5AAF9605" w14:textId="3B7E2208" w:rsidR="004E0728" w:rsidRDefault="004E0728" w:rsidP="00187606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CCO Generic eCoaching Feed Format Issue</w:t>
            </w:r>
          </w:p>
        </w:tc>
      </w:tr>
      <w:tr w:rsidR="004E0728" w14:paraId="6C1CE779" w14:textId="77777777" w:rsidTr="00E660B8">
        <w:tc>
          <w:tcPr>
            <w:tcW w:w="2151" w:type="dxa"/>
          </w:tcPr>
          <w:p w14:paraId="0341D780" w14:textId="03AE87CE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Message Source</w:t>
            </w:r>
          </w:p>
        </w:tc>
        <w:tc>
          <w:tcPr>
            <w:tcW w:w="2221" w:type="dxa"/>
          </w:tcPr>
          <w:p w14:paraId="0FF4EC7F" w14:textId="086B6BE8" w:rsidR="004E0728" w:rsidRDefault="004E0728" w:rsidP="0018760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Variable</w:t>
            </w:r>
          </w:p>
        </w:tc>
        <w:tc>
          <w:tcPr>
            <w:tcW w:w="2838" w:type="dxa"/>
          </w:tcPr>
          <w:p w14:paraId="422170F2" w14:textId="59B1DBCE" w:rsidR="004E0728" w:rsidRDefault="004E0728" w:rsidP="00187606">
            <w:pPr>
              <w:rPr>
                <w:rFonts w:ascii="Times New Roman" w:hAnsi="Times New Roman"/>
              </w:rPr>
            </w:pPr>
            <w:r w:rsidRPr="004E0728">
              <w:rPr>
                <w:rFonts w:ascii="Times New Roman" w:hAnsi="Times New Roman"/>
              </w:rPr>
              <w:t>User::</w:t>
            </w:r>
            <w:proofErr w:type="spellStart"/>
            <w:r w:rsidRPr="004E0728">
              <w:rPr>
                <w:rFonts w:ascii="Times New Roman" w:hAnsi="Times New Roman"/>
              </w:rPr>
              <w:t>FeedNotificationBody</w:t>
            </w:r>
            <w:proofErr w:type="spellEnd"/>
          </w:p>
        </w:tc>
      </w:tr>
    </w:tbl>
    <w:p w14:paraId="02E2B935" w14:textId="46C944D1" w:rsidR="00187606" w:rsidRPr="007F7B2E" w:rsidRDefault="00187606" w:rsidP="00187606">
      <w:pPr>
        <w:ind w:left="720"/>
        <w:rPr>
          <w:rFonts w:ascii="Times New Roman" w:hAnsi="Times New Roman"/>
        </w:rPr>
      </w:pPr>
    </w:p>
    <w:p w14:paraId="494144AC" w14:textId="77777777" w:rsidR="0031524A" w:rsidRPr="0095359C" w:rsidRDefault="00187606" w:rsidP="0031524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141" w:author="Palacherla, Susmitha C" w:date="2024-01-10T16:21:00Z"/>
          <w:rFonts w:asciiTheme="minorHAnsi" w:hAnsiTheme="minorHAnsi" w:cs="Arial"/>
          <w:sz w:val="20"/>
          <w:szCs w:val="20"/>
        </w:rPr>
        <w:pPrChange w:id="142" w:author="Palacherla, Susmitha C" w:date="2024-01-10T16:21:00Z">
          <w:pPr>
            <w:pStyle w:val="ListParagraph"/>
            <w:widowControl w:val="0"/>
            <w:numPr>
              <w:ilvl w:val="4"/>
              <w:numId w:val="49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</w:t>
      </w:r>
      <w:ins w:id="143" w:author="Palacherla, Susmitha C" w:date="2024-01-10T16:21:00Z">
        <w:r w:rsidR="0031524A">
          <w:rPr>
            <w:rFonts w:asciiTheme="minorHAnsi" w:hAnsiTheme="minorHAnsi" w:cs="Arial"/>
            <w:b/>
            <w:sz w:val="20"/>
            <w:szCs w:val="20"/>
          </w:rPr>
          <w:t xml:space="preserve">SQL Task - </w:t>
        </w:r>
        <w:r w:rsidR="0031524A" w:rsidRPr="002F5E9D">
          <w:rPr>
            <w:rFonts w:asciiTheme="minorHAnsi" w:hAnsiTheme="minorHAnsi" w:cs="Arial"/>
            <w:b/>
            <w:sz w:val="20"/>
            <w:szCs w:val="20"/>
          </w:rPr>
          <w:t>Populate Feed Load History</w:t>
        </w:r>
      </w:ins>
    </w:p>
    <w:p w14:paraId="67F44CAE" w14:textId="77777777" w:rsidR="0031524A" w:rsidRPr="0095359C" w:rsidRDefault="0031524A" w:rsidP="0031524A">
      <w:pPr>
        <w:widowControl w:val="0"/>
        <w:autoSpaceDE w:val="0"/>
        <w:autoSpaceDN w:val="0"/>
        <w:adjustRightInd w:val="0"/>
        <w:spacing w:after="0" w:line="240" w:lineRule="auto"/>
        <w:rPr>
          <w:ins w:id="144" w:author="Palacherla, Susmitha C" w:date="2024-01-10T16:21:00Z"/>
          <w:rFonts w:asciiTheme="minorHAnsi" w:hAnsiTheme="minorHAnsi" w:cs="Arial"/>
          <w:sz w:val="20"/>
          <w:szCs w:val="20"/>
        </w:rPr>
      </w:pPr>
      <w:ins w:id="145" w:author="Palacherla, Susmitha C" w:date="2024-01-10T16:21:00Z">
        <w:r>
          <w:rPr>
            <w:rFonts w:asciiTheme="minorHAnsi" w:hAnsiTheme="minorHAnsi" w:cs="Arial"/>
            <w:sz w:val="20"/>
            <w:szCs w:val="20"/>
          </w:rPr>
          <w:t xml:space="preserve">                               SQL - </w:t>
        </w:r>
        <w:r w:rsidRPr="002F5E9D">
          <w:rPr>
            <w:rFonts w:asciiTheme="minorHAnsi" w:hAnsiTheme="minorHAnsi" w:cs="Arial"/>
            <w:sz w:val="20"/>
            <w:szCs w:val="20"/>
          </w:rPr>
          <w:t>Exec [EC].[</w:t>
        </w:r>
        <w:proofErr w:type="spellStart"/>
        <w:r w:rsidRPr="002F5E9D">
          <w:rPr>
            <w:rFonts w:asciiTheme="minorHAnsi" w:hAnsiTheme="minorHAnsi" w:cs="Arial"/>
            <w:sz w:val="20"/>
            <w:szCs w:val="20"/>
          </w:rPr>
          <w:t>sp_InsertInto_Feed_Load_History</w:t>
        </w:r>
        <w:proofErr w:type="spellEnd"/>
        <w:r w:rsidRPr="002F5E9D">
          <w:rPr>
            <w:rFonts w:asciiTheme="minorHAnsi" w:hAnsiTheme="minorHAnsi" w:cs="Arial"/>
            <w:sz w:val="20"/>
            <w:szCs w:val="20"/>
          </w:rPr>
          <w:t>]</w:t>
        </w:r>
      </w:ins>
    </w:p>
    <w:p w14:paraId="02CC244A" w14:textId="222E9304" w:rsidR="00187606" w:rsidRPr="00677E9D" w:rsidRDefault="00187606" w:rsidP="0004440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</w:p>
    <w:p w14:paraId="425CFE3B" w14:textId="77777777" w:rsidR="00187606" w:rsidRPr="00677E9D" w:rsidRDefault="001876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</w:p>
    <w:p w14:paraId="768BFA6B" w14:textId="77777777" w:rsidR="00BE2E93" w:rsidRPr="00677E9D" w:rsidRDefault="00304E00" w:rsidP="0031524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  <w:pPrChange w:id="146" w:author="Palacherla, Susmitha C" w:date="2024-01-10T16:21:00Z">
          <w:pPr>
            <w:pStyle w:val="ListParagraph"/>
            <w:widowControl w:val="0"/>
            <w:numPr>
              <w:ilvl w:val="3"/>
              <w:numId w:val="49"/>
            </w:numPr>
            <w:autoSpaceDE w:val="0"/>
            <w:autoSpaceDN w:val="0"/>
            <w:adjustRightInd w:val="0"/>
            <w:spacing w:after="0" w:line="240" w:lineRule="auto"/>
            <w:ind w:left="1728" w:hanging="648"/>
          </w:pPr>
        </w:pPrChange>
      </w:pPr>
      <w:r w:rsidRPr="00677E9D">
        <w:rPr>
          <w:rFonts w:ascii="Times New Roman" w:hAnsi="Times New Roman"/>
          <w:b/>
        </w:rPr>
        <w:lastRenderedPageBreak/>
        <w:t>P</w:t>
      </w:r>
      <w:r w:rsidR="00BE2E93" w:rsidRPr="00677E9D">
        <w:rPr>
          <w:rFonts w:ascii="Times New Roman" w:hAnsi="Times New Roman"/>
          <w:b/>
        </w:rPr>
        <w:t>ackage Content(Event Handlers)</w:t>
      </w:r>
    </w:p>
    <w:p w14:paraId="7312C232" w14:textId="77777777"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31B0E496" w14:textId="77777777" w:rsidR="007931F8" w:rsidRPr="00677E9D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A3E2209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Executables: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D03711" w:rsidRPr="00677E9D">
        <w:rPr>
          <w:rFonts w:ascii="Times New Roman" w:hAnsi="Times New Roman"/>
          <w:color w:val="000000" w:themeColor="text1"/>
        </w:rPr>
        <w:t xml:space="preserve"> </w:t>
      </w:r>
      <w:r w:rsidR="00E44A57" w:rsidRPr="00677E9D">
        <w:rPr>
          <w:rFonts w:ascii="Times New Roman" w:hAnsi="Times New Roman"/>
        </w:rPr>
        <w:t>_Coaching</w:t>
      </w:r>
    </w:p>
    <w:p w14:paraId="6CACA169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EventHandler</w:t>
      </w:r>
      <w:proofErr w:type="spellEnd"/>
      <w:r w:rsidRPr="00677E9D">
        <w:rPr>
          <w:rFonts w:ascii="Times New Roman" w:hAnsi="Times New Roman"/>
        </w:rPr>
        <w:t xml:space="preserve">: </w:t>
      </w:r>
      <w:proofErr w:type="spellStart"/>
      <w:r w:rsidRPr="00677E9D">
        <w:rPr>
          <w:rFonts w:ascii="Times New Roman" w:hAnsi="Times New Roman"/>
        </w:rPr>
        <w:t>OntaskFailed</w:t>
      </w:r>
      <w:proofErr w:type="spellEnd"/>
    </w:p>
    <w:p w14:paraId="35B939CC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DEB1C4E" w14:textId="77777777" w:rsidR="00E44A57" w:rsidRPr="00677E9D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FA9A3F7" w14:textId="77777777" w:rsidR="00E44A57" w:rsidRPr="00677E9D" w:rsidRDefault="004D62E8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65E8785" wp14:editId="6381C238">
            <wp:extent cx="3922776" cy="182880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2D73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D504BC6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C77D134" w14:textId="77777777" w:rsidR="0095088D" w:rsidRPr="00677E9D" w:rsidRDefault="0095088D" w:rsidP="00677E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0404D46F" wp14:editId="485663FD">
            <wp:extent cx="5138928" cy="182880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B5C5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5C72667" w14:textId="77777777" w:rsidR="0095088D" w:rsidRPr="00677E9D" w:rsidRDefault="00B307B1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546CD8F" wp14:editId="7848A8F5">
            <wp:extent cx="3410712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FD1C" w14:textId="77777777"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DB2DDC9" w14:textId="77777777" w:rsidR="002326CC" w:rsidRPr="00677E9D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47" w:name="_Toc17733000"/>
      <w:r w:rsidRPr="00677E9D">
        <w:rPr>
          <w:rFonts w:ascii="Times New Roman" w:hAnsi="Times New Roman" w:cs="Times New Roman"/>
          <w:color w:val="auto"/>
        </w:rPr>
        <w:t>Tables</w:t>
      </w:r>
      <w:bookmarkEnd w:id="147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7F7B2E" w14:paraId="201A05DD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71F32DDA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1932E920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Table Name</w:t>
            </w:r>
          </w:p>
          <w:p w14:paraId="51263DE0" w14:textId="77777777" w:rsidR="002326CC" w:rsidRPr="00677E9D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43209EA1" w14:textId="77777777"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Table Description</w:t>
            </w:r>
          </w:p>
          <w:p w14:paraId="557261AD" w14:textId="77777777" w:rsidR="002326CC" w:rsidRPr="00677E9D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7F7B2E" w14:paraId="5B458729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5FA4DC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6D4460E3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345E3EA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staging the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records during the insert into Coaching_Log table.</w:t>
            </w:r>
          </w:p>
        </w:tc>
      </w:tr>
      <w:tr w:rsidR="00C006AB" w:rsidRPr="007F7B2E" w14:paraId="7626C5E4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5F132D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B6F72AC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D8F1BB4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the rejected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7F7B2E" w14:paraId="52A7AB9A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82C59F" w14:textId="77777777" w:rsidR="00C006AB" w:rsidRPr="00677E9D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5BE44019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E7BE907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7F7B2E" w14:paraId="739B485F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6F08AB" w14:textId="77777777" w:rsidR="00C006AB" w:rsidRPr="00677E9D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0FAC33CF" w14:textId="77777777"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C4C3BB4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the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file names and Load dates.</w:t>
            </w:r>
          </w:p>
        </w:tc>
      </w:tr>
    </w:tbl>
    <w:p w14:paraId="27345881" w14:textId="77777777" w:rsidR="002326CC" w:rsidRPr="00677E9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677E9D">
        <w:rPr>
          <w:rFonts w:ascii="Times New Roman" w:hAnsi="Times New Roman"/>
          <w:noProof/>
        </w:rPr>
        <w:t>Table structure and details  in document: eCoaching_Database_DD.docx</w:t>
      </w:r>
    </w:p>
    <w:p w14:paraId="1E34073C" w14:textId="77777777" w:rsidR="002326CC" w:rsidRPr="00677E9D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4D064F61" w14:textId="77777777" w:rsidR="005E5CD7" w:rsidRPr="00677E9D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48" w:name="_Toc17733001"/>
      <w:r w:rsidRPr="00677E9D">
        <w:rPr>
          <w:rFonts w:ascii="Times New Roman" w:hAnsi="Times New Roman" w:cs="Times New Roman"/>
          <w:color w:val="auto"/>
        </w:rPr>
        <w:lastRenderedPageBreak/>
        <w:t>Procedures</w:t>
      </w:r>
      <w:bookmarkEnd w:id="148"/>
      <w:r w:rsidRPr="00677E9D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7F7B2E" w14:paraId="7476F235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06201A21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189707F5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Procedure Name</w:t>
            </w:r>
          </w:p>
          <w:p w14:paraId="7518FCAB" w14:textId="77777777" w:rsidR="005E5CD7" w:rsidRPr="00677E9D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5AA234F0" w14:textId="77777777"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Usage</w:t>
            </w:r>
          </w:p>
          <w:p w14:paraId="1BD5CF1B" w14:textId="77777777" w:rsidR="005E5CD7" w:rsidRPr="00677E9D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7F7B2E" w14:paraId="3E310DD1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36CC53" w14:textId="77777777"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494360" w14:textId="77777777" w:rsidR="00C006AB" w:rsidRPr="00677E9D" w:rsidRDefault="004D62E8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sp_InsertInto_Coaching_Log_</w:t>
            </w:r>
            <w:r w:rsidR="00B307B1" w:rsidRPr="00677E9D">
              <w:rPr>
                <w:rFonts w:ascii="Times New Roman" w:hAnsi="Times New Roman"/>
                <w:color w:val="000000" w:themeColor="text1"/>
              </w:rPr>
              <w:t>Generic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4AA8EB2" w14:textId="77777777"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Data</w:t>
            </w:r>
          </w:p>
        </w:tc>
      </w:tr>
      <w:tr w:rsidR="006E2ECD" w:rsidRPr="007F7B2E" w14:paraId="7E62768F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EBEBE1" w14:textId="77777777" w:rsidR="006E2ECD" w:rsidRPr="00677E9D" w:rsidRDefault="006E2ECD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C51897" w14:textId="77777777" w:rsidR="006E2ECD" w:rsidRPr="00677E9D" w:rsidRDefault="006E2ECD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sp_Update_Generic_Coaching_Stage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F4D2A73" w14:textId="77777777" w:rsidR="006E2ECD" w:rsidRPr="00677E9D" w:rsidRDefault="006E2EC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Populate attributes like lanid, site, program, Module </w:t>
            </w:r>
            <w:proofErr w:type="spellStart"/>
            <w:r w:rsidRPr="00677E9D">
              <w:rPr>
                <w:rFonts w:ascii="Times New Roman" w:hAnsi="Times New Roman"/>
              </w:rPr>
              <w:t>etc</w:t>
            </w:r>
            <w:proofErr w:type="spellEnd"/>
            <w:r w:rsidRPr="00677E9D">
              <w:rPr>
                <w:rFonts w:ascii="Times New Roman" w:hAnsi="Times New Roman"/>
              </w:rPr>
              <w:t xml:space="preserve"> </w:t>
            </w:r>
          </w:p>
        </w:tc>
      </w:tr>
      <w:tr w:rsidR="006E2ECD" w:rsidRPr="007F7B2E" w14:paraId="126045FB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6B44A9" w14:textId="77777777" w:rsidR="006E2ECD" w:rsidRPr="00677E9D" w:rsidRDefault="006E2ECD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35D2DA" w14:textId="77777777" w:rsidR="006E2ECD" w:rsidRPr="00677E9D" w:rsidRDefault="006E2ECD" w:rsidP="0095088D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sp_InsertInto_Generic_Rejected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3E6A54D" w14:textId="77777777" w:rsidR="006E2ECD" w:rsidRPr="00677E9D" w:rsidRDefault="006E2ECD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Load: Reject records that do not belong to valid Active employee record for required Module.</w:t>
            </w:r>
          </w:p>
        </w:tc>
      </w:tr>
    </w:tbl>
    <w:p w14:paraId="12695AD8" w14:textId="77777777" w:rsidR="008A093F" w:rsidRPr="00677E9D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49" w:name="_Toc17733002"/>
      <w:r w:rsidRPr="00677E9D">
        <w:rPr>
          <w:rFonts w:ascii="Times New Roman" w:hAnsi="Times New Roman" w:cs="Times New Roman"/>
          <w:color w:val="auto"/>
        </w:rPr>
        <w:t>Functions</w:t>
      </w:r>
      <w:bookmarkEnd w:id="149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7F7B2E" w14:paraId="467C3419" w14:textId="77777777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6ECECDD5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0EBB5B85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proofErr w:type="spellStart"/>
            <w:r w:rsidRPr="00677E9D">
              <w:rPr>
                <w:rFonts w:ascii="Times New Roman" w:hAnsi="Times New Roman"/>
                <w:b/>
                <w:bCs/>
              </w:rPr>
              <w:t>FunctionName</w:t>
            </w:r>
            <w:proofErr w:type="spellEnd"/>
          </w:p>
          <w:p w14:paraId="44B2A999" w14:textId="77777777" w:rsidR="008A093F" w:rsidRPr="00677E9D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152139D6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Usage</w:t>
            </w:r>
          </w:p>
          <w:p w14:paraId="36B485C2" w14:textId="77777777" w:rsidR="008A093F" w:rsidRPr="00677E9D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7F7B2E" w14:paraId="63C67A70" w14:textId="77777777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E78E02" w14:textId="77777777"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3F9DEC" w14:textId="77777777" w:rsidR="008A093F" w:rsidRPr="00677E9D" w:rsidRDefault="00952CFB" w:rsidP="007C6827">
            <w:pPr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/>
              </w:rPr>
              <w:t>fn_intModuleIDFromEmpID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69A2D3F" w14:textId="77777777" w:rsidR="008A093F" w:rsidRPr="00677E9D" w:rsidRDefault="00952CFB" w:rsidP="007C6827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Load: Generic Data</w:t>
            </w:r>
          </w:p>
        </w:tc>
      </w:tr>
      <w:tr w:rsidR="006E2ECD" w:rsidRPr="007F7B2E" w14:paraId="0170433D" w14:textId="77777777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540F80" w14:textId="77777777" w:rsidR="006E2ECD" w:rsidRPr="00677E9D" w:rsidRDefault="006E2ECD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E38228" w14:textId="77777777" w:rsidR="006E2ECD" w:rsidRPr="00677E9D" w:rsidRDefault="006E2ECD" w:rsidP="007C6827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677E9D">
              <w:rPr>
                <w:rFonts w:ascii="Times New Roman" w:hAnsi="Times New Roman"/>
                <w:color w:val="000000"/>
              </w:rPr>
              <w:t>n_intSubCoachReasonIDFromRptCode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A051E83" w14:textId="77777777" w:rsidR="006E2ECD" w:rsidRPr="00677E9D" w:rsidRDefault="006E2ECD" w:rsidP="007C6827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Determine </w:t>
            </w:r>
            <w:proofErr w:type="spellStart"/>
            <w:r w:rsidRPr="00677E9D">
              <w:rPr>
                <w:rFonts w:ascii="Times New Roman" w:hAnsi="Times New Roman"/>
              </w:rPr>
              <w:t>subcoachingReasonID</w:t>
            </w:r>
            <w:proofErr w:type="spellEnd"/>
          </w:p>
        </w:tc>
      </w:tr>
    </w:tbl>
    <w:p w14:paraId="4AD01EC0" w14:textId="229032D6" w:rsidR="0017605E" w:rsidRDefault="0017605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0FAFEBB" w14:textId="1EB3A774" w:rsidR="00570D8A" w:rsidRDefault="00570D8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 File</w:t>
      </w:r>
    </w:p>
    <w:p w14:paraId="6D2BD7B1" w14:textId="2C2B2035" w:rsidR="00570D8A" w:rsidRDefault="00570D8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0D8A" w14:paraId="025BD830" w14:textId="77777777" w:rsidTr="00570D8A">
        <w:tc>
          <w:tcPr>
            <w:tcW w:w="9350" w:type="dxa"/>
          </w:tcPr>
          <w:p w14:paraId="2DC56593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&lt;?xml version="1.0"?&gt;</w:t>
            </w:r>
          </w:p>
          <w:p w14:paraId="08D6843C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DTSConfiguration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&gt;</w:t>
            </w:r>
          </w:p>
          <w:p w14:paraId="289B9E62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DTSConfigurationHeading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&gt;</w:t>
            </w:r>
          </w:p>
          <w:p w14:paraId="7517CBFF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DTSConfigurationFileInfo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GeneratedBy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="VNGT\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palasu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"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GeneratedFromPackageName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Generic_Coaching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"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GeneratedFromPackageID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="{E06F982C-6879-4C25-91F4-285295F2FB4D}"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GeneratedDate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="3/30/2021 10:40:14 AM"/&gt;</w:t>
            </w:r>
          </w:p>
          <w:p w14:paraId="2CF9F0E5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&lt;/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DTSConfigurationHeading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&gt;</w:t>
            </w:r>
          </w:p>
          <w:p w14:paraId="0B9B536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Path="\Package.Connections[destnationdb].Properties[InitialCatalog]" ValueType="String"&gt;&lt;ConfiguredValue&gt;eCoaching&lt;/ConfiguredValue&gt;&lt;/Configuration&gt;</w:t>
            </w:r>
          </w:p>
          <w:p w14:paraId="60DAE0C5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Package.Connections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destnationdb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].Properties[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ServerName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]" ValueType="String"&gt;&lt;ConfiguredValue&gt;UVAAPADSQL50CCO&lt;/ConfiguredValue&gt;&lt;/Conf</w:t>
            </w:r>
            <w:r w:rsidRPr="00570D8A">
              <w:rPr>
                <w:rFonts w:ascii="Times New Roman" w:hAnsi="Times New Roman"/>
                <w:sz w:val="24"/>
                <w:szCs w:val="24"/>
              </w:rPr>
              <w:lastRenderedPageBreak/>
              <w:t>iguration&gt;</w:t>
            </w:r>
          </w:p>
          <w:p w14:paraId="47EDBD4F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Package.Connections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[SMTP Connection Manager].Properties[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SmtpServer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]" ValueType="String"&gt;&lt;ConfiguredValue&gt;smtpint.maxcorp.maximus&lt;/ConfiguredValue&gt;&lt;/Configuration&gt;</w:t>
            </w:r>
          </w:p>
          <w:p w14:paraId="06844E1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Package.Variables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[User::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FailMessage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].Properties[Value]"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ValueType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="String"&gt;&lt;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ConfiguredValue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&gt;Generic Coaching Load failed in Prod&lt;/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ConfiguredValue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&gt;&lt;/Configuration&gt;</w:t>
            </w:r>
          </w:p>
          <w:p w14:paraId="1CB40898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Path="\Package.Variables[User::DecryptedOutPath].Properties[Value]" ValueType="String"&gt;&lt;ConfiguredValue&gt;\\UVAAPADSQL50CCO\data\coaching\Generic\Decrypt_out\&lt;/ConfiguredValue&gt;&lt;/Configuration&gt;</w:t>
            </w:r>
          </w:p>
          <w:p w14:paraId="41BA72F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Package.Variables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[User::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DecryptInPath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].Properties[Value]" ValueType="String"&gt;&lt;ConfiguredValue&gt;\\UVAAPADSQL50CCO\data\coaching\Generic\Decrypt_in\&lt;/ConfiguredValue&gt;&lt;/Configuration&gt;</w:t>
            </w:r>
          </w:p>
          <w:p w14:paraId="28D8DC46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Path="\Package.Variables[User::EncryptedBackupPath].Properties[Value]" ValueType="String"&gt;&lt;ConfiguredValue&gt;\\UVAAPADSQL50CCO\data\coaching\Generic\Backups\&lt;/ConfiguredValue&gt;&lt;/Configuration&gt;</w:t>
            </w:r>
          </w:p>
          <w:p w14:paraId="228736E8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Path="\Package.Variables[User::EncryptedOutPath].Properties[Value]" ValueType="String"&gt;&lt;ConfiguredValue&gt;\\UVAAPADSQL50CCO\data\coaching\Generic\Encrypt_out\&lt;/ConfiguredValue&gt;&lt;/Configuration&gt;</w:t>
            </w:r>
          </w:p>
          <w:p w14:paraId="3852351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Package.Variables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[User::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EncryptInPath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].Properties[Value]" ValueType="String"&gt;&lt;ConfiguredValue&gt;\\UVAAPADSQL50CCO\data\coaching\Generic\Encrypt_in\&lt;/ConfiguredValue&gt;&lt;/Configuration&gt;</w:t>
            </w:r>
          </w:p>
          <w:p w14:paraId="44CB0F17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Path="\Package.Variables[User::FeedNotificationCc].Properties[Value]" ValueType="String"&gt;&lt;ConfiguredValue&gt;LiliHuang@maximus.com;DavidLHinman@maximus.com&lt;/ConfiguredValue&gt;&lt;/Configuration&gt;</w:t>
            </w:r>
          </w:p>
          <w:p w14:paraId="3D0EC27E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Path="\Package.Variables[User::FeedNotificationTo].Properties[Value]" ValueType="String"&gt;&lt;ConfiguredValue&gt;susmithacpalacherla@maximus.com&lt;/ConfiguredValue&gt;&lt;/Configuration&gt;</w:t>
            </w:r>
          </w:p>
          <w:p w14:paraId="7A482D2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Package.Variables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[User::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VarDBName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].Properties[Value]" </w:t>
            </w:r>
            <w:r w:rsidRPr="00570D8A">
              <w:rPr>
                <w:rFonts w:ascii="Times New Roman" w:hAnsi="Times New Roman"/>
                <w:sz w:val="24"/>
                <w:szCs w:val="24"/>
              </w:rPr>
              <w:lastRenderedPageBreak/>
              <w:t>ValueType="String"&gt;&lt;ConfiguredValue&gt;Prod&lt;/ConfiguredValue&gt;&lt;/Configuration&gt;</w:t>
            </w:r>
          </w:p>
          <w:p w14:paraId="3DF8C852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Package.EventHandlers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OnTaskFailed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]\Send Mail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Task.Properties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CCLine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]" ValueType="String"&gt;&lt;ConfiguredValue&gt;SusmithaCPalacherla@maximus.com&lt;/ConfiguredValue&gt;&lt;/Configuration&gt;</w:t>
            </w:r>
          </w:p>
          <w:p w14:paraId="0C29D094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Package.EventHandlers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OnTaskFailed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]\Send Mail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Task.Properties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FromLine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]" ValueType="String"&gt;&lt;ConfiguredValue&gt;eCoaching@maximus.com&lt;/ConfiguredValue&gt;&lt;/Configuration&gt;</w:t>
            </w:r>
          </w:p>
          <w:p w14:paraId="3B3368A0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Package.EventHandlers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OnTaskFailed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]\Send Mail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Task.Properties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[Subject]"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ValueType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="String"&gt;&lt;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ConfiguredValue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&gt;Generic Coaching Load Failed&lt;/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ConfiguredValue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&gt;&lt;/Configuration&gt;</w:t>
            </w:r>
          </w:p>
          <w:p w14:paraId="3E419811" w14:textId="77777777" w:rsidR="00570D8A" w:rsidRP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 xml:space="preserve">&lt;Configuration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ConfiguredType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="Property" Path="\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Package.EventHandlers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OnTaskFailed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 xml:space="preserve">]\Send Mail 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Task.Properties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[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ToLine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]" ValueType="String"&gt;&lt;ConfiguredValue&gt;SusmithaCPalacherla@maximus.com;LiliHuang@maximus.com;DavidLHinman@maximus.com&lt;/ConfiguredValue&gt;&lt;/Configuration&gt;</w:t>
            </w:r>
          </w:p>
          <w:p w14:paraId="5FE57F91" w14:textId="7573AB20" w:rsidR="00570D8A" w:rsidRDefault="00570D8A" w:rsidP="00570D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0D8A">
              <w:rPr>
                <w:rFonts w:ascii="Times New Roman" w:hAnsi="Times New Roman"/>
                <w:sz w:val="24"/>
                <w:szCs w:val="24"/>
              </w:rPr>
              <w:t>&lt;/</w:t>
            </w:r>
            <w:proofErr w:type="spellStart"/>
            <w:r w:rsidRPr="00570D8A">
              <w:rPr>
                <w:rFonts w:ascii="Times New Roman" w:hAnsi="Times New Roman"/>
                <w:sz w:val="24"/>
                <w:szCs w:val="24"/>
              </w:rPr>
              <w:t>DTSConfiguration</w:t>
            </w:r>
            <w:proofErr w:type="spellEnd"/>
            <w:r w:rsidRPr="00570D8A">
              <w:rPr>
                <w:rFonts w:ascii="Times New Roman" w:hAnsi="Times New Roman"/>
                <w:sz w:val="24"/>
                <w:szCs w:val="24"/>
              </w:rPr>
              <w:t>&gt;</w:t>
            </w:r>
          </w:p>
        </w:tc>
      </w:tr>
    </w:tbl>
    <w:p w14:paraId="0B5E6A27" w14:textId="77777777" w:rsidR="00570D8A" w:rsidRPr="00677E9D" w:rsidRDefault="00570D8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570D8A" w:rsidRPr="00677E9D" w:rsidSect="00D47089">
      <w:headerReference w:type="default" r:id="rId70"/>
      <w:footerReference w:type="default" r:id="rId7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A6818" w14:textId="77777777" w:rsidR="00CE56F6" w:rsidRDefault="00CE56F6" w:rsidP="009F2A51">
      <w:pPr>
        <w:spacing w:after="0" w:line="240" w:lineRule="auto"/>
      </w:pPr>
      <w:r>
        <w:separator/>
      </w:r>
    </w:p>
  </w:endnote>
  <w:endnote w:type="continuationSeparator" w:id="0">
    <w:p w14:paraId="4B31F991" w14:textId="77777777" w:rsidR="00CE56F6" w:rsidRDefault="00CE56F6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02905" w14:textId="77777777" w:rsidR="0063496D" w:rsidRDefault="0063496D" w:rsidP="0063496D">
    <w:pPr>
      <w:pStyle w:val="Footertext1"/>
      <w:rPr>
        <w:color w:val="FFFFFF"/>
      </w:rPr>
    </w:pPr>
    <w:r>
      <w:t>This document contains confidential and proprietary information,</w:t>
    </w:r>
  </w:p>
  <w:p w14:paraId="51626DF2" w14:textId="7B658ECA" w:rsidR="0063496D" w:rsidRDefault="0063496D" w:rsidP="0063496D">
    <w:pPr>
      <w:pStyle w:val="Footertext2"/>
      <w:rPr>
        <w:color w:val="FFFFFF"/>
      </w:rPr>
    </w:pPr>
    <w:r>
      <w:t>Which shall not be used, disclosed, or reproduced for any purpose other than the conduct of</w:t>
    </w:r>
    <w:r w:rsidR="00677E9D">
      <w:t xml:space="preserve"> company</w:t>
    </w:r>
    <w:r>
      <w:t xml:space="preserve"> business affairs.</w:t>
    </w:r>
  </w:p>
  <w:p w14:paraId="4820C18B" w14:textId="52ED2A62" w:rsidR="0063496D" w:rsidRPr="000C47F2" w:rsidRDefault="0063496D" w:rsidP="0063496D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31524A">
      <w:rPr>
        <w:noProof/>
      </w:rPr>
      <w:t>1/10/2024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677E9D">
      <w:rPr>
        <w:rStyle w:val="PageNumber"/>
        <w:noProof/>
      </w:rPr>
      <w:t>21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677E9D">
      <w:rPr>
        <w:rStyle w:val="PageNumber"/>
        <w:noProof/>
      </w:rPr>
      <w:t>37</w:t>
    </w:r>
    <w:r w:rsidRPr="000C47F2">
      <w:rPr>
        <w:rStyle w:val="PageNumber"/>
      </w:rPr>
      <w:fldChar w:fldCharType="end"/>
    </w:r>
  </w:p>
  <w:p w14:paraId="2BADC92A" w14:textId="77777777" w:rsidR="0063496D" w:rsidRDefault="0063496D">
    <w:pPr>
      <w:pStyle w:val="Footer"/>
    </w:pPr>
  </w:p>
  <w:p w14:paraId="450B17AA" w14:textId="77777777" w:rsidR="0063496D" w:rsidRDefault="0063496D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EB8A9" w14:textId="77777777" w:rsidR="00CE56F6" w:rsidRDefault="00CE56F6" w:rsidP="009F2A51">
      <w:pPr>
        <w:spacing w:after="0" w:line="240" w:lineRule="auto"/>
      </w:pPr>
      <w:r>
        <w:separator/>
      </w:r>
    </w:p>
  </w:footnote>
  <w:footnote w:type="continuationSeparator" w:id="0">
    <w:p w14:paraId="50F7ABF6" w14:textId="77777777" w:rsidR="00CE56F6" w:rsidRDefault="00CE56F6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18BBC" w14:textId="77777777" w:rsidR="0063496D" w:rsidRDefault="0063496D" w:rsidP="0063496D">
    <w:pPr>
      <w:pStyle w:val="Header"/>
    </w:pPr>
    <w:r>
      <w:t>eCoaching Log System</w:t>
    </w:r>
  </w:p>
  <w:p w14:paraId="697A8BBA" w14:textId="77777777" w:rsidR="0063496D" w:rsidRDefault="0063496D">
    <w:pPr>
      <w:pStyle w:val="Header"/>
    </w:pPr>
  </w:p>
  <w:p w14:paraId="1D4F5615" w14:textId="77777777" w:rsidR="0063496D" w:rsidRDefault="006349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7CC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BD0856"/>
    <w:multiLevelType w:val="hybridMultilevel"/>
    <w:tmpl w:val="9E36F8F0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44438B2"/>
    <w:multiLevelType w:val="hybridMultilevel"/>
    <w:tmpl w:val="52C241A2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116EC8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9" w15:restartNumberingAfterBreak="0">
    <w:nsid w:val="1AA318A7"/>
    <w:multiLevelType w:val="multilevel"/>
    <w:tmpl w:val="E3D615A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440"/>
      </w:pPr>
      <w:rPr>
        <w:rFonts w:hint="default"/>
      </w:rPr>
    </w:lvl>
  </w:abstractNum>
  <w:abstractNum w:abstractNumId="10" w15:restartNumberingAfterBreak="0">
    <w:nsid w:val="1C546F72"/>
    <w:multiLevelType w:val="hybridMultilevel"/>
    <w:tmpl w:val="52C241A2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BA0516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2042D89"/>
    <w:multiLevelType w:val="hybridMultilevel"/>
    <w:tmpl w:val="9E36F8F0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67D3D49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A6517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05E3A6F"/>
    <w:multiLevelType w:val="hybridMultilevel"/>
    <w:tmpl w:val="0F40768E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9F11BE5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CA95A04"/>
    <w:multiLevelType w:val="hybridMultilevel"/>
    <w:tmpl w:val="0FE8B334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D5A7376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5" w15:restartNumberingAfterBreak="0">
    <w:nsid w:val="46934421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FF36030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45C25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0572D94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72A0E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42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E3A41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54957472">
    <w:abstractNumId w:val="30"/>
  </w:num>
  <w:num w:numId="2" w16cid:durableId="522943964">
    <w:abstractNumId w:val="31"/>
  </w:num>
  <w:num w:numId="3" w16cid:durableId="1462769001">
    <w:abstractNumId w:val="8"/>
  </w:num>
  <w:num w:numId="4" w16cid:durableId="255939475">
    <w:abstractNumId w:val="24"/>
  </w:num>
  <w:num w:numId="5" w16cid:durableId="758020884">
    <w:abstractNumId w:val="19"/>
  </w:num>
  <w:num w:numId="6" w16cid:durableId="1928029983">
    <w:abstractNumId w:val="42"/>
  </w:num>
  <w:num w:numId="7" w16cid:durableId="1772313495">
    <w:abstractNumId w:val="41"/>
  </w:num>
  <w:num w:numId="8" w16cid:durableId="967589977">
    <w:abstractNumId w:val="1"/>
  </w:num>
  <w:num w:numId="9" w16cid:durableId="12742435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10590066">
    <w:abstractNumId w:val="40"/>
  </w:num>
  <w:num w:numId="11" w16cid:durableId="324093832">
    <w:abstractNumId w:val="16"/>
  </w:num>
  <w:num w:numId="12" w16cid:durableId="1649430668">
    <w:abstractNumId w:val="39"/>
  </w:num>
  <w:num w:numId="13" w16cid:durableId="246037750">
    <w:abstractNumId w:val="2"/>
  </w:num>
  <w:num w:numId="14" w16cid:durableId="139544320">
    <w:abstractNumId w:val="26"/>
  </w:num>
  <w:num w:numId="15" w16cid:durableId="249431714">
    <w:abstractNumId w:val="35"/>
  </w:num>
  <w:num w:numId="16" w16cid:durableId="265583615">
    <w:abstractNumId w:val="20"/>
  </w:num>
  <w:num w:numId="17" w16cid:durableId="618266673">
    <w:abstractNumId w:val="27"/>
  </w:num>
  <w:num w:numId="18" w16cid:durableId="1133137569">
    <w:abstractNumId w:val="15"/>
  </w:num>
  <w:num w:numId="19" w16cid:durableId="1674255841">
    <w:abstractNumId w:val="3"/>
  </w:num>
  <w:num w:numId="20" w16cid:durableId="754672071">
    <w:abstractNumId w:val="37"/>
  </w:num>
  <w:num w:numId="21" w16cid:durableId="1369601887">
    <w:abstractNumId w:val="34"/>
  </w:num>
  <w:num w:numId="22" w16cid:durableId="1187523934">
    <w:abstractNumId w:val="13"/>
  </w:num>
  <w:num w:numId="23" w16cid:durableId="2011787260">
    <w:abstractNumId w:val="36"/>
  </w:num>
  <w:num w:numId="24" w16cid:durableId="1689604709">
    <w:abstractNumId w:val="32"/>
  </w:num>
  <w:num w:numId="25" w16cid:durableId="1086656997">
    <w:abstractNumId w:val="1"/>
  </w:num>
  <w:num w:numId="26" w16cid:durableId="1744373495">
    <w:abstractNumId w:val="1"/>
  </w:num>
  <w:num w:numId="27" w16cid:durableId="1122924481">
    <w:abstractNumId w:val="33"/>
  </w:num>
  <w:num w:numId="28" w16cid:durableId="1812602212">
    <w:abstractNumId w:val="1"/>
  </w:num>
  <w:num w:numId="29" w16cid:durableId="1519393194">
    <w:abstractNumId w:val="23"/>
  </w:num>
  <w:num w:numId="30" w16cid:durableId="1121846788">
    <w:abstractNumId w:val="25"/>
  </w:num>
  <w:num w:numId="31" w16cid:durableId="814948823">
    <w:abstractNumId w:val="0"/>
  </w:num>
  <w:num w:numId="32" w16cid:durableId="283662214">
    <w:abstractNumId w:val="11"/>
  </w:num>
  <w:num w:numId="33" w16cid:durableId="652829200">
    <w:abstractNumId w:val="21"/>
  </w:num>
  <w:num w:numId="34" w16cid:durableId="1413040764">
    <w:abstractNumId w:val="14"/>
  </w:num>
  <w:num w:numId="35" w16cid:durableId="2042239917">
    <w:abstractNumId w:val="9"/>
  </w:num>
  <w:num w:numId="36" w16cid:durableId="450822352">
    <w:abstractNumId w:val="38"/>
  </w:num>
  <w:num w:numId="37" w16cid:durableId="387459721">
    <w:abstractNumId w:val="7"/>
  </w:num>
  <w:num w:numId="38" w16cid:durableId="1747413397">
    <w:abstractNumId w:val="28"/>
  </w:num>
  <w:num w:numId="39" w16cid:durableId="1289430736">
    <w:abstractNumId w:val="5"/>
  </w:num>
  <w:num w:numId="40" w16cid:durableId="1149440039">
    <w:abstractNumId w:val="44"/>
  </w:num>
  <w:num w:numId="41" w16cid:durableId="1698501045">
    <w:abstractNumId w:val="12"/>
  </w:num>
  <w:num w:numId="42" w16cid:durableId="1937790346">
    <w:abstractNumId w:val="22"/>
  </w:num>
  <w:num w:numId="43" w16cid:durableId="848569214">
    <w:abstractNumId w:val="18"/>
  </w:num>
  <w:num w:numId="44" w16cid:durableId="1051736110">
    <w:abstractNumId w:val="4"/>
  </w:num>
  <w:num w:numId="45" w16cid:durableId="236865439">
    <w:abstractNumId w:val="17"/>
  </w:num>
  <w:num w:numId="46" w16cid:durableId="951937072">
    <w:abstractNumId w:val="29"/>
  </w:num>
  <w:num w:numId="47" w16cid:durableId="142740395">
    <w:abstractNumId w:val="10"/>
  </w:num>
  <w:num w:numId="48" w16cid:durableId="1246695219">
    <w:abstractNumId w:val="6"/>
  </w:num>
  <w:num w:numId="49" w16cid:durableId="1713504266">
    <w:abstractNumId w:val="43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14CA1"/>
    <w:rsid w:val="00022CCE"/>
    <w:rsid w:val="00024AB2"/>
    <w:rsid w:val="00026033"/>
    <w:rsid w:val="00026536"/>
    <w:rsid w:val="0004360A"/>
    <w:rsid w:val="00044403"/>
    <w:rsid w:val="0004503A"/>
    <w:rsid w:val="00060E62"/>
    <w:rsid w:val="0008338D"/>
    <w:rsid w:val="00087E58"/>
    <w:rsid w:val="00096C08"/>
    <w:rsid w:val="000B5EF7"/>
    <w:rsid w:val="000C1C25"/>
    <w:rsid w:val="000C1FAF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25963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3B48"/>
    <w:rsid w:val="00166258"/>
    <w:rsid w:val="00170D44"/>
    <w:rsid w:val="00171785"/>
    <w:rsid w:val="0017605E"/>
    <w:rsid w:val="001822D4"/>
    <w:rsid w:val="00187606"/>
    <w:rsid w:val="00190085"/>
    <w:rsid w:val="001A6DE7"/>
    <w:rsid w:val="001B35F6"/>
    <w:rsid w:val="001B4454"/>
    <w:rsid w:val="001B4BE1"/>
    <w:rsid w:val="001E1452"/>
    <w:rsid w:val="001E5B1F"/>
    <w:rsid w:val="001F1228"/>
    <w:rsid w:val="00202048"/>
    <w:rsid w:val="002074EC"/>
    <w:rsid w:val="00212A21"/>
    <w:rsid w:val="00213A1B"/>
    <w:rsid w:val="00217802"/>
    <w:rsid w:val="00217E7F"/>
    <w:rsid w:val="00223064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60A9"/>
    <w:rsid w:val="002C7772"/>
    <w:rsid w:val="002D04EF"/>
    <w:rsid w:val="002D5D3B"/>
    <w:rsid w:val="002E4C8D"/>
    <w:rsid w:val="002F47D9"/>
    <w:rsid w:val="002F5746"/>
    <w:rsid w:val="002F6E4C"/>
    <w:rsid w:val="003011AB"/>
    <w:rsid w:val="00304E00"/>
    <w:rsid w:val="00304EEA"/>
    <w:rsid w:val="0031524A"/>
    <w:rsid w:val="00320E41"/>
    <w:rsid w:val="00323C43"/>
    <w:rsid w:val="00325B5B"/>
    <w:rsid w:val="00336F14"/>
    <w:rsid w:val="003376CE"/>
    <w:rsid w:val="00350946"/>
    <w:rsid w:val="00360E8C"/>
    <w:rsid w:val="00360EAA"/>
    <w:rsid w:val="00374EA8"/>
    <w:rsid w:val="00381B5A"/>
    <w:rsid w:val="0038466D"/>
    <w:rsid w:val="0039003A"/>
    <w:rsid w:val="00392241"/>
    <w:rsid w:val="0039269B"/>
    <w:rsid w:val="003A4653"/>
    <w:rsid w:val="003B3338"/>
    <w:rsid w:val="003B75E1"/>
    <w:rsid w:val="003C2E27"/>
    <w:rsid w:val="003D2977"/>
    <w:rsid w:val="00401F64"/>
    <w:rsid w:val="004020EE"/>
    <w:rsid w:val="004150EA"/>
    <w:rsid w:val="0044630D"/>
    <w:rsid w:val="00452D84"/>
    <w:rsid w:val="00455B85"/>
    <w:rsid w:val="00481F6E"/>
    <w:rsid w:val="00490C4F"/>
    <w:rsid w:val="0049254A"/>
    <w:rsid w:val="00494DF0"/>
    <w:rsid w:val="004A132D"/>
    <w:rsid w:val="004A3F12"/>
    <w:rsid w:val="004A51E8"/>
    <w:rsid w:val="004A6695"/>
    <w:rsid w:val="004A6D60"/>
    <w:rsid w:val="004B13B0"/>
    <w:rsid w:val="004B24AD"/>
    <w:rsid w:val="004C315A"/>
    <w:rsid w:val="004C48CE"/>
    <w:rsid w:val="004D3B66"/>
    <w:rsid w:val="004D62E8"/>
    <w:rsid w:val="004E0728"/>
    <w:rsid w:val="004E3D97"/>
    <w:rsid w:val="004F3646"/>
    <w:rsid w:val="004F7CB4"/>
    <w:rsid w:val="00504005"/>
    <w:rsid w:val="00514612"/>
    <w:rsid w:val="0052207E"/>
    <w:rsid w:val="0053330A"/>
    <w:rsid w:val="00562F06"/>
    <w:rsid w:val="00570D8A"/>
    <w:rsid w:val="00572F34"/>
    <w:rsid w:val="00574DF5"/>
    <w:rsid w:val="005858ED"/>
    <w:rsid w:val="00594E71"/>
    <w:rsid w:val="005A139D"/>
    <w:rsid w:val="005A64FA"/>
    <w:rsid w:val="005A6695"/>
    <w:rsid w:val="005B36FF"/>
    <w:rsid w:val="005C259C"/>
    <w:rsid w:val="005C3398"/>
    <w:rsid w:val="005C34A1"/>
    <w:rsid w:val="005C5900"/>
    <w:rsid w:val="005C5F9F"/>
    <w:rsid w:val="005E1284"/>
    <w:rsid w:val="005E5CD7"/>
    <w:rsid w:val="005E7200"/>
    <w:rsid w:val="005F0717"/>
    <w:rsid w:val="00605458"/>
    <w:rsid w:val="00611EE1"/>
    <w:rsid w:val="00623B88"/>
    <w:rsid w:val="00632F9F"/>
    <w:rsid w:val="0063496D"/>
    <w:rsid w:val="00634B03"/>
    <w:rsid w:val="006411BC"/>
    <w:rsid w:val="00657231"/>
    <w:rsid w:val="006633D7"/>
    <w:rsid w:val="00677E9D"/>
    <w:rsid w:val="00681BE6"/>
    <w:rsid w:val="006913F0"/>
    <w:rsid w:val="0069149F"/>
    <w:rsid w:val="00695E80"/>
    <w:rsid w:val="006A5813"/>
    <w:rsid w:val="006B3A27"/>
    <w:rsid w:val="006C2E0E"/>
    <w:rsid w:val="006E2ECD"/>
    <w:rsid w:val="006F770C"/>
    <w:rsid w:val="00714708"/>
    <w:rsid w:val="0071789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76BD3"/>
    <w:rsid w:val="00780774"/>
    <w:rsid w:val="00780B5B"/>
    <w:rsid w:val="007931F8"/>
    <w:rsid w:val="00794A10"/>
    <w:rsid w:val="007A2AFC"/>
    <w:rsid w:val="007A4F1A"/>
    <w:rsid w:val="007A6434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7F7B2E"/>
    <w:rsid w:val="008160B2"/>
    <w:rsid w:val="008212C1"/>
    <w:rsid w:val="00835C80"/>
    <w:rsid w:val="00836621"/>
    <w:rsid w:val="0084218D"/>
    <w:rsid w:val="008576A7"/>
    <w:rsid w:val="00860DD5"/>
    <w:rsid w:val="0086140F"/>
    <w:rsid w:val="008705BE"/>
    <w:rsid w:val="00876FE2"/>
    <w:rsid w:val="00881025"/>
    <w:rsid w:val="00893F30"/>
    <w:rsid w:val="00894FF0"/>
    <w:rsid w:val="008A093F"/>
    <w:rsid w:val="008C2FA7"/>
    <w:rsid w:val="008C584B"/>
    <w:rsid w:val="008C7271"/>
    <w:rsid w:val="008D184D"/>
    <w:rsid w:val="008E32AD"/>
    <w:rsid w:val="008E59B7"/>
    <w:rsid w:val="00907C2C"/>
    <w:rsid w:val="0091231B"/>
    <w:rsid w:val="009152BD"/>
    <w:rsid w:val="00926339"/>
    <w:rsid w:val="00932115"/>
    <w:rsid w:val="009330C3"/>
    <w:rsid w:val="00934089"/>
    <w:rsid w:val="0094076B"/>
    <w:rsid w:val="00946573"/>
    <w:rsid w:val="0095088D"/>
    <w:rsid w:val="00950B2C"/>
    <w:rsid w:val="00952CFB"/>
    <w:rsid w:val="009773E7"/>
    <w:rsid w:val="00987C80"/>
    <w:rsid w:val="00996760"/>
    <w:rsid w:val="00997532"/>
    <w:rsid w:val="00997A45"/>
    <w:rsid w:val="009A28C9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20702"/>
    <w:rsid w:val="00A31374"/>
    <w:rsid w:val="00A34C11"/>
    <w:rsid w:val="00A3652D"/>
    <w:rsid w:val="00A40171"/>
    <w:rsid w:val="00A440F9"/>
    <w:rsid w:val="00A45C57"/>
    <w:rsid w:val="00A47122"/>
    <w:rsid w:val="00A51C37"/>
    <w:rsid w:val="00A52549"/>
    <w:rsid w:val="00A52787"/>
    <w:rsid w:val="00A52BA3"/>
    <w:rsid w:val="00A64E7A"/>
    <w:rsid w:val="00A67A9C"/>
    <w:rsid w:val="00A71CC9"/>
    <w:rsid w:val="00A76B23"/>
    <w:rsid w:val="00A819D3"/>
    <w:rsid w:val="00A83894"/>
    <w:rsid w:val="00A912FD"/>
    <w:rsid w:val="00A93379"/>
    <w:rsid w:val="00A96E41"/>
    <w:rsid w:val="00AC3ED7"/>
    <w:rsid w:val="00AC6E0C"/>
    <w:rsid w:val="00AD2DB5"/>
    <w:rsid w:val="00AE4184"/>
    <w:rsid w:val="00AE57D4"/>
    <w:rsid w:val="00AE6907"/>
    <w:rsid w:val="00AF7A4C"/>
    <w:rsid w:val="00B148DC"/>
    <w:rsid w:val="00B15619"/>
    <w:rsid w:val="00B17252"/>
    <w:rsid w:val="00B307B1"/>
    <w:rsid w:val="00B41F6B"/>
    <w:rsid w:val="00B7425F"/>
    <w:rsid w:val="00B853DF"/>
    <w:rsid w:val="00B91071"/>
    <w:rsid w:val="00B925BE"/>
    <w:rsid w:val="00B94B3A"/>
    <w:rsid w:val="00B97A0A"/>
    <w:rsid w:val="00BA7B09"/>
    <w:rsid w:val="00BB7F0B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C7E"/>
    <w:rsid w:val="00C35E45"/>
    <w:rsid w:val="00C3714E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C7EAF"/>
    <w:rsid w:val="00CD7CE3"/>
    <w:rsid w:val="00CE328F"/>
    <w:rsid w:val="00CE56F6"/>
    <w:rsid w:val="00CF23BE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5629C"/>
    <w:rsid w:val="00D607CF"/>
    <w:rsid w:val="00D62E27"/>
    <w:rsid w:val="00D63E6E"/>
    <w:rsid w:val="00D74D2B"/>
    <w:rsid w:val="00D74FAF"/>
    <w:rsid w:val="00D82A66"/>
    <w:rsid w:val="00D908D7"/>
    <w:rsid w:val="00D91EE9"/>
    <w:rsid w:val="00D93C14"/>
    <w:rsid w:val="00DA072F"/>
    <w:rsid w:val="00DA14CF"/>
    <w:rsid w:val="00DA3001"/>
    <w:rsid w:val="00DC43BA"/>
    <w:rsid w:val="00DC6A7C"/>
    <w:rsid w:val="00DD0B27"/>
    <w:rsid w:val="00DF2948"/>
    <w:rsid w:val="00E0110B"/>
    <w:rsid w:val="00E012D4"/>
    <w:rsid w:val="00E101A1"/>
    <w:rsid w:val="00E26657"/>
    <w:rsid w:val="00E3438D"/>
    <w:rsid w:val="00E3461D"/>
    <w:rsid w:val="00E36F9D"/>
    <w:rsid w:val="00E41548"/>
    <w:rsid w:val="00E42C88"/>
    <w:rsid w:val="00E44A57"/>
    <w:rsid w:val="00E47CFF"/>
    <w:rsid w:val="00E5171C"/>
    <w:rsid w:val="00E527C0"/>
    <w:rsid w:val="00E52DE0"/>
    <w:rsid w:val="00E55462"/>
    <w:rsid w:val="00E64317"/>
    <w:rsid w:val="00E654C3"/>
    <w:rsid w:val="00E660B8"/>
    <w:rsid w:val="00E66759"/>
    <w:rsid w:val="00E67201"/>
    <w:rsid w:val="00E80010"/>
    <w:rsid w:val="00E83C44"/>
    <w:rsid w:val="00E97561"/>
    <w:rsid w:val="00EA7EB2"/>
    <w:rsid w:val="00EC14B4"/>
    <w:rsid w:val="00EC642C"/>
    <w:rsid w:val="00ED034D"/>
    <w:rsid w:val="00ED0CDF"/>
    <w:rsid w:val="00ED77B9"/>
    <w:rsid w:val="00EE06FD"/>
    <w:rsid w:val="00EE25CC"/>
    <w:rsid w:val="00EE5A65"/>
    <w:rsid w:val="00F00100"/>
    <w:rsid w:val="00F056A7"/>
    <w:rsid w:val="00F1107C"/>
    <w:rsid w:val="00F44E3B"/>
    <w:rsid w:val="00F50BAE"/>
    <w:rsid w:val="00F56A29"/>
    <w:rsid w:val="00F75AE8"/>
    <w:rsid w:val="00F76E75"/>
    <w:rsid w:val="00F8420E"/>
    <w:rsid w:val="00F85550"/>
    <w:rsid w:val="00F92AFA"/>
    <w:rsid w:val="00F94DAF"/>
    <w:rsid w:val="00FA6FC3"/>
    <w:rsid w:val="00FB1E19"/>
    <w:rsid w:val="00FB4D2F"/>
    <w:rsid w:val="00FB5F3D"/>
    <w:rsid w:val="00FC3DCF"/>
    <w:rsid w:val="00FC4A35"/>
    <w:rsid w:val="00FE0A8B"/>
    <w:rsid w:val="00FE0F34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572C756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TableText">
    <w:name w:val="Table Text"/>
    <w:basedOn w:val="Normal"/>
    <w:rsid w:val="00014CA1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014C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Footertext1">
    <w:name w:val="Footer text 1"/>
    <w:basedOn w:val="Footer"/>
    <w:rsid w:val="0063496D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63496D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71785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5C259C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file:///\\UVAADADSQL52CCO\Generic\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hyperlink" Target="file:///\\VDENSSDBP07\scorecard-ssis\Coaching\Training%20_Coaching.dts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4.png"/><Relationship Id="rId8" Type="http://schemas.openxmlformats.org/officeDocument/2006/relationships/hyperlink" Target="file:///\\f3420-ecldbp01\data\Coaching\Generic\Decrypt_Out\" TargetMode="External"/><Relationship Id="rId51" Type="http://schemas.openxmlformats.org/officeDocument/2006/relationships/image" Target="media/image37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file:///\\UVAAPADSQL50CCO\Generic\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file:///\\UVAADADSQL50CCO\Generic\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hyperlink" Target="file:///\\UVAADADSQL50CCO\data\coaching\Generic\Decrypt_out\" TargetMode="External"/><Relationship Id="rId73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file:///\\f3420-ecldbp01\data\Coaching\Generic\Encrypt_Out%20" TargetMode="External"/><Relationship Id="rId13" Type="http://schemas.openxmlformats.org/officeDocument/2006/relationships/hyperlink" Target="file:///\\F3420-ECLDBP01\data\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FC6168-A5FB-4DD5-84D6-4E3EDABB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47</Pages>
  <Words>3696</Words>
  <Characters>21073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24720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30</cp:revision>
  <dcterms:created xsi:type="dcterms:W3CDTF">2017-09-11T09:24:00Z</dcterms:created>
  <dcterms:modified xsi:type="dcterms:W3CDTF">2024-01-10T21:21:00Z</dcterms:modified>
</cp:coreProperties>
</file>