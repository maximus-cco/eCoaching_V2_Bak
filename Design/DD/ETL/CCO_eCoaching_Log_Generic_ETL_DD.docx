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2A51" w:rsidRPr="002431EB" w:rsidRDefault="009F2A51" w:rsidP="009F2A51">
      <w:pPr>
        <w:pStyle w:val="Title1"/>
      </w:pPr>
      <w:bookmarkStart w:id="0" w:name="_Ref29370327"/>
      <w:bookmarkEnd w:id="0"/>
      <w:r w:rsidRPr="002431EB">
        <w:t>__________________________</w:t>
      </w: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A47122" w:rsidP="009F2A51">
      <w:pPr>
        <w:ind w:right="-270"/>
        <w:jc w:val="center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4B6DA49D" wp14:editId="4850EDAE">
            <wp:extent cx="3829050" cy="762000"/>
            <wp:effectExtent l="0" t="0" r="0" b="0"/>
            <wp:docPr id="8" name="Picture 8" descr="gd_it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d_it_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</w:pPr>
    </w:p>
    <w:p w:rsidR="001B4454" w:rsidRPr="002431EB" w:rsidRDefault="001B4454" w:rsidP="001B4454">
      <w:pPr>
        <w:pStyle w:val="BodyText"/>
        <w:spacing w:before="240" w:after="60"/>
        <w:jc w:val="center"/>
        <w:rPr>
          <w:rFonts w:ascii="Arial" w:hAnsi="Arial"/>
          <w:b/>
          <w:sz w:val="32"/>
        </w:rPr>
      </w:pPr>
      <w:r w:rsidRPr="002431EB">
        <w:rPr>
          <w:rFonts w:ascii="Arial" w:hAnsi="Arial"/>
          <w:b/>
          <w:sz w:val="36"/>
        </w:rPr>
        <w:t xml:space="preserve">Title: </w:t>
      </w:r>
      <w:proofErr w:type="spellStart"/>
      <w:r>
        <w:rPr>
          <w:rFonts w:ascii="Arial" w:hAnsi="Arial" w:cs="Arial"/>
          <w:b/>
          <w:sz w:val="32"/>
        </w:rPr>
        <w:t>eCoaching_</w:t>
      </w:r>
      <w:r w:rsidR="00B307B1">
        <w:rPr>
          <w:rFonts w:ascii="Arial" w:hAnsi="Arial" w:cs="Arial"/>
          <w:b/>
          <w:sz w:val="32"/>
        </w:rPr>
        <w:t>Generic</w:t>
      </w:r>
      <w:r>
        <w:rPr>
          <w:rFonts w:ascii="Arial" w:hAnsi="Arial" w:cs="Arial"/>
          <w:b/>
          <w:sz w:val="32"/>
        </w:rPr>
        <w:t>_Load</w:t>
      </w:r>
      <w:proofErr w:type="spellEnd"/>
    </w:p>
    <w:p w:rsidR="009F2A51" w:rsidRPr="002431EB" w:rsidRDefault="001B4454" w:rsidP="009F2A51">
      <w:pPr>
        <w:pStyle w:val="BodyText"/>
        <w:spacing w:before="240" w:after="60"/>
        <w:jc w:val="center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 xml:space="preserve">SSIS </w:t>
      </w:r>
      <w:r w:rsidR="009F2A51">
        <w:rPr>
          <w:rFonts w:ascii="Arial" w:hAnsi="Arial"/>
          <w:b/>
          <w:sz w:val="32"/>
        </w:rPr>
        <w:t>Detail Design Document</w:t>
      </w:r>
    </w:p>
    <w:p w:rsidR="009F2A51" w:rsidRPr="002431EB" w:rsidRDefault="009F2A51" w:rsidP="009F2A51">
      <w:pPr>
        <w:pStyle w:val="Title1"/>
        <w:ind w:right="-270"/>
      </w:pPr>
      <w:r w:rsidRPr="002431EB">
        <w:t>__________________________</w:t>
      </w:r>
    </w:p>
    <w:p w:rsidR="009F2A51" w:rsidRPr="002431EB" w:rsidRDefault="009F2A51" w:rsidP="009F2A51">
      <w:pPr>
        <w:ind w:right="-270"/>
      </w:pPr>
    </w:p>
    <w:p w:rsidR="009F2A51" w:rsidRPr="002431EB" w:rsidRDefault="009F2A51" w:rsidP="009F2A51">
      <w:pPr>
        <w:ind w:right="-270"/>
      </w:pPr>
    </w:p>
    <w:tbl>
      <w:tblPr>
        <w:tblW w:w="0" w:type="auto"/>
        <w:tblInd w:w="1519" w:type="dxa"/>
        <w:tblLayout w:type="fixed"/>
        <w:tblCellMar>
          <w:left w:w="79" w:type="dxa"/>
          <w:right w:w="79" w:type="dxa"/>
        </w:tblCellMar>
        <w:tblLook w:val="0000" w:firstRow="0" w:lastRow="0" w:firstColumn="0" w:lastColumn="0" w:noHBand="0" w:noVBand="0"/>
      </w:tblPr>
      <w:tblGrid>
        <w:gridCol w:w="1530"/>
        <w:gridCol w:w="1620"/>
        <w:gridCol w:w="3963"/>
      </w:tblGrid>
      <w:tr w:rsidR="009F2A51" w:rsidRPr="00D37C04" w:rsidTr="00A20702">
        <w:trPr>
          <w:cantSplit/>
          <w:trHeight w:val="282"/>
        </w:trPr>
        <w:tc>
          <w:tcPr>
            <w:tcW w:w="15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Last Revision</w:t>
            </w: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Last Review</w:t>
            </w:r>
          </w:p>
        </w:tc>
        <w:tc>
          <w:tcPr>
            <w:tcW w:w="3963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Description</w:t>
            </w:r>
          </w:p>
        </w:tc>
      </w:tr>
      <w:tr w:rsidR="00FB5F3D" w:rsidRPr="00D37C04" w:rsidTr="00A20702">
        <w:trPr>
          <w:cantSplit/>
          <w:trHeight w:val="348"/>
        </w:trPr>
        <w:tc>
          <w:tcPr>
            <w:tcW w:w="153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FB5F3D" w:rsidRPr="00FF578D" w:rsidRDefault="00FB5F3D" w:rsidP="00FB5F3D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  <w:ins w:id="1" w:author="Palacherla, Susmitha C (NONUS)" w:date="2018-01-16T20:19:00Z">
              <w:r>
                <w:rPr>
                  <w:rFonts w:ascii="Times New Roman (PCL6)" w:hAnsi="Times New Roman (PCL6)"/>
                </w:rPr>
                <w:t>12/28/2017</w:t>
              </w:r>
            </w:ins>
            <w:del w:id="2" w:author="Palacherla, Susmitha C (NONUS)" w:date="2018-01-16T20:19:00Z">
              <w:r w:rsidDel="009F63E7">
                <w:rPr>
                  <w:rFonts w:ascii="Times New Roman (PCL6)" w:hAnsi="Times New Roman (PCL6)"/>
                </w:rPr>
                <w:delText>9/1/2017</w:delText>
              </w:r>
            </w:del>
          </w:p>
        </w:tc>
        <w:tc>
          <w:tcPr>
            <w:tcW w:w="162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FB5F3D" w:rsidRPr="00D37C04" w:rsidRDefault="00FB5F3D" w:rsidP="00FB5F3D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</w:p>
        </w:tc>
        <w:tc>
          <w:tcPr>
            <w:tcW w:w="3963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FB5F3D" w:rsidRPr="00D37C04" w:rsidRDefault="00FB5F3D" w:rsidP="00FB5F3D">
            <w:pPr>
              <w:ind w:right="-270"/>
              <w:rPr>
                <w:rFonts w:ascii="Times New Roman (PCL6)" w:hAnsi="Times New Roman (PCL6)"/>
              </w:rPr>
            </w:pPr>
            <w:ins w:id="3" w:author="Palacherla, Susmitha C (NONUS)" w:date="2018-01-16T20:19:00Z">
              <w:r>
                <w:rPr>
                  <w:rFonts w:ascii="Times New Roman (PCL6)" w:hAnsi="Times New Roman (PCL6)"/>
                </w:rPr>
                <w:t>TFS 7854 – Encryption related changes for feed files and staging tables</w:t>
              </w:r>
            </w:ins>
            <w:del w:id="4" w:author="Palacherla, Susmitha C (NONUS)" w:date="2018-01-16T20:19:00Z">
              <w:r w:rsidDel="009F63E7">
                <w:rPr>
                  <w:rFonts w:ascii="Times New Roman (PCL6)" w:hAnsi="Times New Roman (PCL6)"/>
                </w:rPr>
                <w:delText>TFS 7646 – Attendance discrepancy feed</w:delText>
              </w:r>
            </w:del>
          </w:p>
        </w:tc>
      </w:tr>
    </w:tbl>
    <w:p w:rsidR="009F2A51" w:rsidRPr="002431EB" w:rsidRDefault="009F2A51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Palatino (PCL6)" w:hAnsi="Palatino (PCL6)"/>
          <w:b w:val="0"/>
          <w:sz w:val="20"/>
        </w:rPr>
      </w:pPr>
    </w:p>
    <w:p w:rsidR="009F2A51" w:rsidRPr="002431EB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0" allowOverlap="1" wp14:anchorId="072361A3" wp14:editId="73655EF6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5715" t="13335" r="12700" b="5080"/>
                <wp:wrapNone/>
                <wp:docPr id="17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4DACFD" id="Line 3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0" allowOverlap="1" wp14:anchorId="12F8FEC7" wp14:editId="7552D20F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9525" t="13335" r="6985" b="5080"/>
                <wp:wrapNone/>
                <wp:docPr id="16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9A6777" id="Line 4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Prepared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202048">
        <w:rPr>
          <w:rFonts w:ascii="Times New Roman (PCL6)" w:hAnsi="Times New Roman (PCL6)"/>
          <w:b w:val="0"/>
          <w:sz w:val="20"/>
        </w:rPr>
        <w:t>Susmitha Palacherla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 </w:t>
      </w:r>
      <w:r w:rsidR="00ED0CDF">
        <w:rPr>
          <w:rFonts w:ascii="Times New Roman (PCL6)" w:hAnsi="Times New Roman (PCL6)"/>
        </w:rPr>
        <w:t>12/12</w:t>
      </w:r>
      <w:r w:rsidR="0094076B">
        <w:rPr>
          <w:rFonts w:ascii="Times New Roman (PCL6)" w:hAnsi="Times New Roman (PCL6)"/>
        </w:rPr>
        <w:t>/2016</w:t>
      </w:r>
    </w:p>
    <w:p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 (PCL6)" w:hAnsi="Times New Roman (PCL6)"/>
        </w:rPr>
      </w:pPr>
    </w:p>
    <w:p w:rsidR="009F2A51" w:rsidRPr="002431EB" w:rsidRDefault="009F2A51" w:rsidP="009F2A51">
      <w:pPr>
        <w:pStyle w:val="BodyText"/>
        <w:rPr>
          <w:rFonts w:ascii="Times New Roman (PCL6)" w:hAnsi="Times New Roman (PCL6)"/>
        </w:rPr>
      </w:pPr>
      <w:r w:rsidRPr="002431EB">
        <w:rPr>
          <w:rFonts w:ascii="Times New Roman (PCL6)" w:hAnsi="Times New Roman (PCL6)"/>
        </w:rPr>
        <w:t xml:space="preserve">Department, Location: </w:t>
      </w:r>
      <w:r w:rsidRPr="002431EB">
        <w:rPr>
          <w:rFonts w:ascii="Times New Roman (PCL6)" w:hAnsi="Times New Roman (PCL6)"/>
        </w:rPr>
        <w:tab/>
      </w:r>
      <w:r w:rsidRPr="002431EB">
        <w:rPr>
          <w:rFonts w:ascii="Times New Roman (PCL6)" w:hAnsi="Times New Roman (PCL6)"/>
        </w:rPr>
        <w:tab/>
      </w:r>
      <w:r w:rsidR="00202048">
        <w:rPr>
          <w:rFonts w:ascii="Times New Roman (PCL6)" w:hAnsi="Times New Roman (PCL6)"/>
        </w:rPr>
        <w:t>Health Solutions Division</w:t>
      </w:r>
    </w:p>
    <w:p w:rsidR="009F2A51" w:rsidRPr="002431EB" w:rsidRDefault="00304EEA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0" allowOverlap="1" wp14:anchorId="05518B61" wp14:editId="245CBA84">
                <wp:simplePos x="0" y="0"/>
                <wp:positionH relativeFrom="column">
                  <wp:posOffset>1463040</wp:posOffset>
                </wp:positionH>
                <wp:positionV relativeFrom="paragraph">
                  <wp:posOffset>7620</wp:posOffset>
                </wp:positionV>
                <wp:extent cx="2468880" cy="0"/>
                <wp:effectExtent l="5715" t="7620" r="11430" b="11430"/>
                <wp:wrapNone/>
                <wp:docPr id="15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63BDDC" id="Line 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5.2pt,.6pt" to="309.6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:rsidR="009F2A51" w:rsidRPr="002431EB" w:rsidRDefault="009F2A51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</w:p>
    <w:p w:rsidR="009F2A51" w:rsidRPr="002431EB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146C2F39" wp14:editId="155C6C4F">
                <wp:simplePos x="0" y="0"/>
                <wp:positionH relativeFrom="column">
                  <wp:posOffset>4754880</wp:posOffset>
                </wp:positionH>
                <wp:positionV relativeFrom="paragraph">
                  <wp:posOffset>441325</wp:posOffset>
                </wp:positionV>
                <wp:extent cx="915035" cy="635"/>
                <wp:effectExtent l="11430" t="12700" r="6985" b="5715"/>
                <wp:wrapNone/>
                <wp:docPr id="14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64D813" id="Line 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4.4pt,34.75pt" to="446.45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0" allowOverlap="1" wp14:anchorId="15B3DAEF" wp14:editId="2FE2BA33">
                <wp:simplePos x="0" y="0"/>
                <wp:positionH relativeFrom="column">
                  <wp:posOffset>914400</wp:posOffset>
                </wp:positionH>
                <wp:positionV relativeFrom="paragraph">
                  <wp:posOffset>415925</wp:posOffset>
                </wp:positionV>
                <wp:extent cx="2469515" cy="635"/>
                <wp:effectExtent l="9525" t="6350" r="6985" b="12065"/>
                <wp:wrapNone/>
                <wp:docPr id="11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C4C0A3" id="Line 7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2.75pt" to="266.45pt,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Approved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</w:t>
      </w:r>
    </w:p>
    <w:p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</w:pPr>
    </w:p>
    <w:p w:rsidR="009F2A51" w:rsidRPr="002431EB" w:rsidRDefault="009F2A51" w:rsidP="009F2A51">
      <w:pPr>
        <w:pStyle w:val="hdr1"/>
        <w:ind w:left="0" w:right="-270"/>
        <w:jc w:val="center"/>
        <w:rPr>
          <w:rFonts w:ascii="Arial" w:hAnsi="Arial"/>
          <w:b/>
          <w:sz w:val="28"/>
        </w:rPr>
      </w:pPr>
      <w:r w:rsidRPr="002431EB">
        <w:rPr>
          <w:rFonts w:ascii="Arial" w:hAnsi="Arial"/>
          <w:b/>
          <w:sz w:val="28"/>
        </w:rPr>
        <w:t>Change History Log</w:t>
      </w:r>
    </w:p>
    <w:p w:rsidR="009F2A51" w:rsidRPr="002431EB" w:rsidRDefault="009F2A51" w:rsidP="009F2A51">
      <w:pPr>
        <w:pStyle w:val="hdr1"/>
        <w:jc w:val="center"/>
      </w:pPr>
    </w:p>
    <w:tbl>
      <w:tblPr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5238"/>
        <w:gridCol w:w="2790"/>
      </w:tblGrid>
      <w:tr w:rsidR="009F2A51" w:rsidRPr="00D37C04" w:rsidTr="00E41548">
        <w:trPr>
          <w:tblHeader/>
        </w:trPr>
        <w:tc>
          <w:tcPr>
            <w:tcW w:w="1440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Date</w:t>
            </w:r>
          </w:p>
        </w:tc>
        <w:tc>
          <w:tcPr>
            <w:tcW w:w="5238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Change Description</w:t>
            </w:r>
          </w:p>
        </w:tc>
        <w:tc>
          <w:tcPr>
            <w:tcW w:w="2790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Author</w:t>
            </w:r>
          </w:p>
        </w:tc>
      </w:tr>
      <w:tr w:rsidR="009F2A51" w:rsidRPr="00D37C04" w:rsidTr="00E41548">
        <w:tc>
          <w:tcPr>
            <w:tcW w:w="1440" w:type="dxa"/>
          </w:tcPr>
          <w:p w:rsidR="009F2A51" w:rsidRPr="00FF578D" w:rsidRDefault="0094076B" w:rsidP="00A440F9">
            <w:pPr>
              <w:pStyle w:val="hdr1"/>
              <w:ind w:left="0"/>
              <w:jc w:val="left"/>
            </w:pPr>
            <w:r>
              <w:rPr>
                <w:rFonts w:ascii="Times New Roman (PCL6)" w:hAnsi="Times New Roman (PCL6)"/>
              </w:rPr>
              <w:t>4/11/2016</w:t>
            </w:r>
          </w:p>
        </w:tc>
        <w:tc>
          <w:tcPr>
            <w:tcW w:w="5238" w:type="dxa"/>
          </w:tcPr>
          <w:p w:rsidR="009F2A51" w:rsidRPr="00D37C04" w:rsidRDefault="00A67A9C" w:rsidP="0094076B">
            <w:pPr>
              <w:pStyle w:val="hdr1"/>
              <w:ind w:left="0"/>
              <w:jc w:val="left"/>
            </w:pPr>
            <w:r>
              <w:t xml:space="preserve">1.0 </w:t>
            </w:r>
            <w:r w:rsidR="00202048">
              <w:t>Initial revision</w:t>
            </w:r>
            <w:r w:rsidR="007C6827">
              <w:t xml:space="preserve">. TFS </w:t>
            </w:r>
            <w:r w:rsidR="00A440F9">
              <w:t>2</w:t>
            </w:r>
            <w:r w:rsidR="0094076B">
              <w:t>470</w:t>
            </w:r>
          </w:p>
        </w:tc>
        <w:tc>
          <w:tcPr>
            <w:tcW w:w="2790" w:type="dxa"/>
          </w:tcPr>
          <w:p w:rsidR="009F2A51" w:rsidRPr="00D37C04" w:rsidRDefault="00202048" w:rsidP="00A45C57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9F2A51" w:rsidRPr="00D37C04" w:rsidTr="00E41548">
        <w:tc>
          <w:tcPr>
            <w:tcW w:w="1440" w:type="dxa"/>
          </w:tcPr>
          <w:p w:rsidR="009F2A51" w:rsidRPr="00D37C04" w:rsidRDefault="00ED0CDF" w:rsidP="00C57C3E">
            <w:pPr>
              <w:pStyle w:val="hdr1"/>
              <w:ind w:left="0"/>
              <w:jc w:val="left"/>
            </w:pPr>
            <w:r>
              <w:t>12/12/2016</w:t>
            </w:r>
          </w:p>
        </w:tc>
        <w:tc>
          <w:tcPr>
            <w:tcW w:w="5238" w:type="dxa"/>
          </w:tcPr>
          <w:p w:rsidR="009F2A51" w:rsidRPr="00D37C04" w:rsidRDefault="00ED0CDF" w:rsidP="00ED0CDF">
            <w:pPr>
              <w:pStyle w:val="hdr1"/>
              <w:ind w:left="0"/>
              <w:jc w:val="left"/>
            </w:pPr>
            <w:r>
              <w:t>2.0 Updates for TFS 4916. Adding an additional container for non-SEA Ad-hoc generic feeds where attributes will be included in the file.</w:t>
            </w:r>
          </w:p>
        </w:tc>
        <w:tc>
          <w:tcPr>
            <w:tcW w:w="2790" w:type="dxa"/>
          </w:tcPr>
          <w:p w:rsidR="009F2A51" w:rsidRPr="00D37C04" w:rsidRDefault="00ED0CDF" w:rsidP="00A45C57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E41548" w:rsidRPr="00D37C04" w:rsidTr="00A20702">
        <w:tc>
          <w:tcPr>
            <w:tcW w:w="1440" w:type="dxa"/>
          </w:tcPr>
          <w:p w:rsidR="00E41548" w:rsidRPr="00D37C04" w:rsidRDefault="00E41548" w:rsidP="00E41548">
            <w:pPr>
              <w:pStyle w:val="hdr1"/>
              <w:ind w:left="0"/>
              <w:jc w:val="left"/>
            </w:pPr>
            <w:r>
              <w:t>8/14/2017</w:t>
            </w:r>
          </w:p>
        </w:tc>
        <w:tc>
          <w:tcPr>
            <w:tcW w:w="5238" w:type="dxa"/>
          </w:tcPr>
          <w:p w:rsidR="00E41548" w:rsidRPr="00D37C04" w:rsidRDefault="00E41548" w:rsidP="00E41548">
            <w:pPr>
              <w:pStyle w:val="hdr1"/>
              <w:ind w:left="0"/>
              <w:jc w:val="left"/>
            </w:pPr>
            <w:r>
              <w:rPr>
                <w:rFonts w:ascii="Times New Roman (PCL6)" w:hAnsi="Times New Roman (PCL6)"/>
              </w:rPr>
              <w:t>3.0 TFS 7105 – Upgrade to SQL Server 2012</w:t>
            </w:r>
          </w:p>
        </w:tc>
        <w:tc>
          <w:tcPr>
            <w:tcW w:w="2790" w:type="dxa"/>
          </w:tcPr>
          <w:p w:rsidR="00E41548" w:rsidRPr="00D37C04" w:rsidRDefault="00E41548" w:rsidP="00E41548">
            <w:pPr>
              <w:pStyle w:val="hdr1"/>
              <w:ind w:left="0"/>
              <w:jc w:val="left"/>
            </w:pPr>
            <w:r w:rsidRPr="00257251">
              <w:t>Susmitha Palacherla</w:t>
            </w:r>
          </w:p>
        </w:tc>
      </w:tr>
      <w:tr w:rsidR="009F2A51" w:rsidRPr="00D37C04" w:rsidTr="00E41548">
        <w:tc>
          <w:tcPr>
            <w:tcW w:w="1440" w:type="dxa"/>
          </w:tcPr>
          <w:p w:rsidR="009F2A51" w:rsidRPr="00D37C04" w:rsidRDefault="004A3F12" w:rsidP="00C57C3E">
            <w:pPr>
              <w:pStyle w:val="hdr1"/>
              <w:ind w:left="0"/>
              <w:jc w:val="left"/>
            </w:pPr>
            <w:r>
              <w:t>9/1/2017</w:t>
            </w:r>
          </w:p>
        </w:tc>
        <w:tc>
          <w:tcPr>
            <w:tcW w:w="5238" w:type="dxa"/>
          </w:tcPr>
          <w:p w:rsidR="00997A45" w:rsidRPr="00D37C04" w:rsidRDefault="004A3F12" w:rsidP="00997A45">
            <w:pPr>
              <w:pStyle w:val="hdr1"/>
              <w:ind w:left="0"/>
              <w:jc w:val="left"/>
            </w:pPr>
            <w:r>
              <w:t>4.0 TFS 7647 – Incorporate Attendance discrepancy (DTT) feed</w:t>
            </w:r>
          </w:p>
        </w:tc>
        <w:tc>
          <w:tcPr>
            <w:tcW w:w="2790" w:type="dxa"/>
          </w:tcPr>
          <w:p w:rsidR="009F2A51" w:rsidRPr="00D37C04" w:rsidRDefault="004A3F12" w:rsidP="00A45C57">
            <w:pPr>
              <w:pStyle w:val="hdr1"/>
              <w:ind w:left="0"/>
              <w:jc w:val="left"/>
            </w:pPr>
            <w:r w:rsidRPr="00257251">
              <w:t>Susmitha Palacherla</w:t>
            </w:r>
          </w:p>
        </w:tc>
      </w:tr>
      <w:tr w:rsidR="00FB5F3D" w:rsidRPr="00D37C04" w:rsidTr="00E41548">
        <w:tc>
          <w:tcPr>
            <w:tcW w:w="1440" w:type="dxa"/>
          </w:tcPr>
          <w:p w:rsidR="00FB5F3D" w:rsidRPr="00D37C04" w:rsidRDefault="00FB5F3D" w:rsidP="00FB5F3D">
            <w:pPr>
              <w:pStyle w:val="hdr1"/>
              <w:ind w:left="0"/>
              <w:jc w:val="left"/>
            </w:pPr>
            <w:ins w:id="5" w:author="Palacherla, Susmitha C (NONUS)" w:date="2018-01-16T20:20:00Z">
              <w:r>
                <w:t>12/28/2017</w:t>
              </w:r>
            </w:ins>
          </w:p>
        </w:tc>
        <w:tc>
          <w:tcPr>
            <w:tcW w:w="5238" w:type="dxa"/>
          </w:tcPr>
          <w:p w:rsidR="00FB5F3D" w:rsidRPr="00D37C04" w:rsidRDefault="00FB5F3D" w:rsidP="00FB5F3D">
            <w:pPr>
              <w:pStyle w:val="hdr1"/>
              <w:ind w:left="0"/>
              <w:jc w:val="left"/>
            </w:pPr>
            <w:ins w:id="6" w:author="Palacherla, Susmitha C (NONUS)" w:date="2018-01-16T20:20:00Z">
              <w:r>
                <w:rPr>
                  <w:rFonts w:ascii="Times New Roman (PCL6)" w:hAnsi="Times New Roman (PCL6)"/>
                </w:rPr>
                <w:t>TFS 7854 – Encryption related changes for feed files and staging tables</w:t>
              </w:r>
            </w:ins>
          </w:p>
        </w:tc>
        <w:tc>
          <w:tcPr>
            <w:tcW w:w="2790" w:type="dxa"/>
          </w:tcPr>
          <w:p w:rsidR="00FB5F3D" w:rsidRPr="00D37C04" w:rsidRDefault="00FB5F3D" w:rsidP="00FB5F3D">
            <w:pPr>
              <w:pStyle w:val="hdr1"/>
              <w:ind w:left="0"/>
              <w:jc w:val="left"/>
            </w:pPr>
            <w:ins w:id="7" w:author="Palacherla, Susmitha C (NONUS)" w:date="2018-01-16T20:20:00Z">
              <w:r w:rsidRPr="00257251">
                <w:t>Susmitha Palacherla</w:t>
              </w:r>
            </w:ins>
          </w:p>
        </w:tc>
      </w:tr>
      <w:tr w:rsidR="009F2A51" w:rsidRPr="00D37C04" w:rsidTr="00E41548">
        <w:tc>
          <w:tcPr>
            <w:tcW w:w="144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E41548">
        <w:tc>
          <w:tcPr>
            <w:tcW w:w="144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</w:tbl>
    <w:p w:rsidR="009F2A51" w:rsidRPr="002431EB" w:rsidRDefault="009F2A51" w:rsidP="009F2A51">
      <w:pPr>
        <w:pStyle w:val="BodyText"/>
      </w:pPr>
    </w:p>
    <w:p w:rsidR="00A96E41" w:rsidRDefault="009F2A51" w:rsidP="009F2A51">
      <w:pPr>
        <w:widowControl w:val="0"/>
        <w:autoSpaceDE w:val="0"/>
        <w:autoSpaceDN w:val="0"/>
        <w:adjustRightInd w:val="0"/>
        <w:spacing w:after="0" w:line="240" w:lineRule="auto"/>
      </w:pPr>
      <w:bookmarkStart w:id="8" w:name="_Toc434743870"/>
      <w:r w:rsidRPr="002431EB">
        <w:br w:type="page"/>
      </w:r>
      <w:bookmarkEnd w:id="8"/>
    </w:p>
    <w:sdt>
      <w:sdtPr>
        <w:rPr>
          <w:rFonts w:ascii="Calibri" w:eastAsia="Times New Roman" w:hAnsi="Calibri" w:cs="Times New Roman"/>
          <w:b w:val="0"/>
          <w:bCs w:val="0"/>
          <w:color w:val="auto"/>
          <w:sz w:val="22"/>
          <w:szCs w:val="22"/>
          <w:lang w:eastAsia="en-US"/>
        </w:rPr>
        <w:id w:val="-5925687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481F6E" w:rsidRDefault="00481F6E">
          <w:pPr>
            <w:pStyle w:val="TOCHeading"/>
          </w:pPr>
          <w:r>
            <w:t>Contents</w:t>
          </w:r>
        </w:p>
        <w:p w:rsidR="00D5629C" w:rsidRDefault="00481F6E">
          <w:pPr>
            <w:pStyle w:val="TOC1"/>
            <w:tabs>
              <w:tab w:val="left" w:pos="440"/>
              <w:tab w:val="right" w:leader="dot" w:pos="9350"/>
            </w:tabs>
            <w:rPr>
              <w:ins w:id="9" w:author="Palacherla, Susmitha C (NONUS)" w:date="2018-01-16T21:01:00Z"/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ins w:id="10" w:author="Palacherla, Susmitha C (NONUS)" w:date="2018-01-16T21:01:00Z">
            <w:r w:rsidR="00D5629C" w:rsidRPr="00D45C55">
              <w:rPr>
                <w:rStyle w:val="Hyperlink"/>
                <w:noProof/>
              </w:rPr>
              <w:fldChar w:fldCharType="begin"/>
            </w:r>
            <w:r w:rsidR="00D5629C" w:rsidRPr="00D45C55">
              <w:rPr>
                <w:rStyle w:val="Hyperlink"/>
                <w:noProof/>
              </w:rPr>
              <w:instrText xml:space="preserve"> </w:instrText>
            </w:r>
            <w:r w:rsidR="00D5629C">
              <w:rPr>
                <w:noProof/>
              </w:rPr>
              <w:instrText>HYPERLINK \l "_Toc503899826"</w:instrText>
            </w:r>
            <w:r w:rsidR="00D5629C" w:rsidRPr="00D45C55">
              <w:rPr>
                <w:rStyle w:val="Hyperlink"/>
                <w:noProof/>
              </w:rPr>
              <w:instrText xml:space="preserve"> </w:instrText>
            </w:r>
            <w:r w:rsidR="00D5629C" w:rsidRPr="00D45C55">
              <w:rPr>
                <w:rStyle w:val="Hyperlink"/>
                <w:noProof/>
              </w:rPr>
            </w:r>
            <w:r w:rsidR="00D5629C" w:rsidRPr="00D45C55">
              <w:rPr>
                <w:rStyle w:val="Hyperlink"/>
                <w:noProof/>
              </w:rPr>
              <w:fldChar w:fldCharType="separate"/>
            </w:r>
            <w:r w:rsidR="00D5629C" w:rsidRPr="00D45C55">
              <w:rPr>
                <w:rStyle w:val="Hyperlink"/>
                <w:noProof/>
              </w:rPr>
              <w:t>1.</w:t>
            </w:r>
            <w:r w:rsidR="00D5629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D5629C" w:rsidRPr="00D45C55">
              <w:rPr>
                <w:rStyle w:val="Hyperlink"/>
                <w:noProof/>
              </w:rPr>
              <w:t>Overview</w:t>
            </w:r>
            <w:r w:rsidR="00D5629C">
              <w:rPr>
                <w:noProof/>
                <w:webHidden/>
              </w:rPr>
              <w:tab/>
            </w:r>
            <w:r w:rsidR="00D5629C">
              <w:rPr>
                <w:noProof/>
                <w:webHidden/>
              </w:rPr>
              <w:fldChar w:fldCharType="begin"/>
            </w:r>
            <w:r w:rsidR="00D5629C">
              <w:rPr>
                <w:noProof/>
                <w:webHidden/>
              </w:rPr>
              <w:instrText xml:space="preserve"> PAGEREF _Toc503899826 \h </w:instrText>
            </w:r>
            <w:r w:rsidR="00D5629C">
              <w:rPr>
                <w:noProof/>
                <w:webHidden/>
              </w:rPr>
            </w:r>
          </w:ins>
          <w:r w:rsidR="00D5629C">
            <w:rPr>
              <w:noProof/>
              <w:webHidden/>
            </w:rPr>
            <w:fldChar w:fldCharType="separate"/>
          </w:r>
          <w:ins w:id="11" w:author="Palacherla, Susmitha C (NONUS)" w:date="2018-01-16T21:01:00Z">
            <w:r w:rsidR="00D5629C">
              <w:rPr>
                <w:noProof/>
                <w:webHidden/>
              </w:rPr>
              <w:t>4</w:t>
            </w:r>
            <w:r w:rsidR="00D5629C">
              <w:rPr>
                <w:noProof/>
                <w:webHidden/>
              </w:rPr>
              <w:fldChar w:fldCharType="end"/>
            </w:r>
            <w:r w:rsidR="00D5629C" w:rsidRPr="00D45C55">
              <w:rPr>
                <w:rStyle w:val="Hyperlink"/>
                <w:noProof/>
              </w:rPr>
              <w:fldChar w:fldCharType="end"/>
            </w:r>
          </w:ins>
        </w:p>
        <w:p w:rsidR="00D5629C" w:rsidRDefault="00D5629C">
          <w:pPr>
            <w:pStyle w:val="TOC2"/>
            <w:tabs>
              <w:tab w:val="left" w:pos="880"/>
              <w:tab w:val="right" w:leader="dot" w:pos="9350"/>
            </w:tabs>
            <w:rPr>
              <w:ins w:id="12" w:author="Palacherla, Susmitha C (NONUS)" w:date="2018-01-16T21:01:00Z"/>
              <w:noProof/>
              <w:lang w:eastAsia="en-US"/>
            </w:rPr>
          </w:pPr>
          <w:ins w:id="13" w:author="Palacherla, Susmitha C (NONUS)" w:date="2018-01-16T21:01:00Z">
            <w:r w:rsidRPr="00D45C55">
              <w:rPr>
                <w:rStyle w:val="Hyperlink"/>
                <w:noProof/>
              </w:rPr>
              <w:fldChar w:fldCharType="begin"/>
            </w:r>
            <w:r w:rsidRPr="00D45C55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"_Toc503899827"</w:instrText>
            </w:r>
            <w:r w:rsidRPr="00D45C55">
              <w:rPr>
                <w:rStyle w:val="Hyperlink"/>
                <w:noProof/>
              </w:rPr>
              <w:instrText xml:space="preserve"> </w:instrText>
            </w:r>
            <w:r w:rsidRPr="00D45C55">
              <w:rPr>
                <w:rStyle w:val="Hyperlink"/>
                <w:noProof/>
              </w:rPr>
            </w:r>
            <w:r w:rsidRPr="00D45C55">
              <w:rPr>
                <w:rStyle w:val="Hyperlink"/>
                <w:noProof/>
              </w:rPr>
              <w:fldChar w:fldCharType="separate"/>
            </w:r>
            <w:r w:rsidRPr="00D45C55">
              <w:rPr>
                <w:rStyle w:val="Hyperlink"/>
                <w:rFonts w:ascii="Calibri" w:hAnsi="Calibri"/>
                <w:noProof/>
              </w:rPr>
              <w:t>1.1</w:t>
            </w:r>
            <w:r>
              <w:rPr>
                <w:noProof/>
                <w:lang w:eastAsia="en-US"/>
              </w:rPr>
              <w:tab/>
            </w:r>
            <w:r w:rsidRPr="00D45C55">
              <w:rPr>
                <w:rStyle w:val="Hyperlink"/>
                <w:rFonts w:ascii="Calibri" w:hAnsi="Calibri"/>
                <w:noProof/>
              </w:rPr>
              <w:t>Project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_Toc503899827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4" w:author="Palacherla, Susmitha C (NONUS)" w:date="2018-01-16T21:01:00Z"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  <w:r w:rsidRPr="00D45C55">
              <w:rPr>
                <w:rStyle w:val="Hyperlink"/>
                <w:noProof/>
              </w:rPr>
              <w:fldChar w:fldCharType="end"/>
            </w:r>
          </w:ins>
        </w:p>
        <w:p w:rsidR="00D5629C" w:rsidRDefault="00D5629C">
          <w:pPr>
            <w:pStyle w:val="TOC2"/>
            <w:tabs>
              <w:tab w:val="left" w:pos="880"/>
              <w:tab w:val="right" w:leader="dot" w:pos="9350"/>
            </w:tabs>
            <w:rPr>
              <w:ins w:id="15" w:author="Palacherla, Susmitha C (NONUS)" w:date="2018-01-16T21:01:00Z"/>
              <w:noProof/>
              <w:lang w:eastAsia="en-US"/>
            </w:rPr>
          </w:pPr>
          <w:ins w:id="16" w:author="Palacherla, Susmitha C (NONUS)" w:date="2018-01-16T21:01:00Z">
            <w:r w:rsidRPr="00D45C55">
              <w:rPr>
                <w:rStyle w:val="Hyperlink"/>
                <w:noProof/>
              </w:rPr>
              <w:fldChar w:fldCharType="begin"/>
            </w:r>
            <w:r w:rsidRPr="00D45C55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"_Toc503899828"</w:instrText>
            </w:r>
            <w:r w:rsidRPr="00D45C55">
              <w:rPr>
                <w:rStyle w:val="Hyperlink"/>
                <w:noProof/>
              </w:rPr>
              <w:instrText xml:space="preserve"> </w:instrText>
            </w:r>
            <w:r w:rsidRPr="00D45C55">
              <w:rPr>
                <w:rStyle w:val="Hyperlink"/>
                <w:noProof/>
              </w:rPr>
            </w:r>
            <w:r w:rsidRPr="00D45C55">
              <w:rPr>
                <w:rStyle w:val="Hyperlink"/>
                <w:noProof/>
              </w:rPr>
              <w:fldChar w:fldCharType="separate"/>
            </w:r>
            <w:r w:rsidRPr="00D45C55">
              <w:rPr>
                <w:rStyle w:val="Hyperlink"/>
                <w:rFonts w:ascii="Calibri" w:hAnsi="Calibri"/>
                <w:noProof/>
              </w:rPr>
              <w:t>1.2</w:t>
            </w:r>
            <w:r>
              <w:rPr>
                <w:noProof/>
                <w:lang w:eastAsia="en-US"/>
              </w:rPr>
              <w:tab/>
            </w:r>
            <w:r w:rsidRPr="00D45C55">
              <w:rPr>
                <w:rStyle w:val="Hyperlink"/>
                <w:rFonts w:ascii="Calibri" w:hAnsi="Calibri"/>
                <w:noProof/>
              </w:rPr>
              <w:t>Document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_Toc503899828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7" w:author="Palacherla, Susmitha C (NONUS)" w:date="2018-01-16T21:01:00Z"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  <w:r w:rsidRPr="00D45C55">
              <w:rPr>
                <w:rStyle w:val="Hyperlink"/>
                <w:noProof/>
              </w:rPr>
              <w:fldChar w:fldCharType="end"/>
            </w:r>
          </w:ins>
        </w:p>
        <w:p w:rsidR="00D5629C" w:rsidRDefault="00D5629C">
          <w:pPr>
            <w:pStyle w:val="TOC2"/>
            <w:tabs>
              <w:tab w:val="left" w:pos="880"/>
              <w:tab w:val="right" w:leader="dot" w:pos="9350"/>
            </w:tabs>
            <w:rPr>
              <w:ins w:id="18" w:author="Palacherla, Susmitha C (NONUS)" w:date="2018-01-16T21:01:00Z"/>
              <w:noProof/>
              <w:lang w:eastAsia="en-US"/>
            </w:rPr>
          </w:pPr>
          <w:ins w:id="19" w:author="Palacherla, Susmitha C (NONUS)" w:date="2018-01-16T21:01:00Z">
            <w:r w:rsidRPr="00D45C55">
              <w:rPr>
                <w:rStyle w:val="Hyperlink"/>
                <w:noProof/>
              </w:rPr>
              <w:fldChar w:fldCharType="begin"/>
            </w:r>
            <w:r w:rsidRPr="00D45C55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"_Toc503899829"</w:instrText>
            </w:r>
            <w:r w:rsidRPr="00D45C55">
              <w:rPr>
                <w:rStyle w:val="Hyperlink"/>
                <w:noProof/>
              </w:rPr>
              <w:instrText xml:space="preserve"> </w:instrText>
            </w:r>
            <w:r w:rsidRPr="00D45C55">
              <w:rPr>
                <w:rStyle w:val="Hyperlink"/>
                <w:noProof/>
              </w:rPr>
            </w:r>
            <w:r w:rsidRPr="00D45C55">
              <w:rPr>
                <w:rStyle w:val="Hyperlink"/>
                <w:noProof/>
              </w:rPr>
              <w:fldChar w:fldCharType="separate"/>
            </w:r>
            <w:r w:rsidRPr="00D45C55">
              <w:rPr>
                <w:rStyle w:val="Hyperlink"/>
                <w:rFonts w:ascii="Calibri" w:hAnsi="Calibri"/>
                <w:noProof/>
              </w:rPr>
              <w:t>1.3</w:t>
            </w:r>
            <w:r>
              <w:rPr>
                <w:noProof/>
                <w:lang w:eastAsia="en-US"/>
              </w:rPr>
              <w:tab/>
            </w:r>
            <w:r w:rsidRPr="00D45C55">
              <w:rPr>
                <w:rStyle w:val="Hyperlink"/>
                <w:rFonts w:ascii="Calibri" w:hAnsi="Calibri"/>
                <w:noProof/>
              </w:rPr>
              <w:t>Source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_Toc503899829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0" w:author="Palacherla, Susmitha C (NONUS)" w:date="2018-01-16T21:01:00Z"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  <w:r w:rsidRPr="00D45C55">
              <w:rPr>
                <w:rStyle w:val="Hyperlink"/>
                <w:noProof/>
              </w:rPr>
              <w:fldChar w:fldCharType="end"/>
            </w:r>
          </w:ins>
        </w:p>
        <w:p w:rsidR="00D5629C" w:rsidRDefault="00D5629C">
          <w:pPr>
            <w:pStyle w:val="TOC2"/>
            <w:tabs>
              <w:tab w:val="left" w:pos="880"/>
              <w:tab w:val="right" w:leader="dot" w:pos="9350"/>
            </w:tabs>
            <w:rPr>
              <w:ins w:id="21" w:author="Palacherla, Susmitha C (NONUS)" w:date="2018-01-16T21:01:00Z"/>
              <w:noProof/>
              <w:lang w:eastAsia="en-US"/>
            </w:rPr>
          </w:pPr>
          <w:ins w:id="22" w:author="Palacherla, Susmitha C (NONUS)" w:date="2018-01-16T21:01:00Z">
            <w:r w:rsidRPr="00D45C55">
              <w:rPr>
                <w:rStyle w:val="Hyperlink"/>
                <w:noProof/>
              </w:rPr>
              <w:fldChar w:fldCharType="begin"/>
            </w:r>
            <w:r w:rsidRPr="00D45C55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"_Toc503899830"</w:instrText>
            </w:r>
            <w:r w:rsidRPr="00D45C55">
              <w:rPr>
                <w:rStyle w:val="Hyperlink"/>
                <w:noProof/>
              </w:rPr>
              <w:instrText xml:space="preserve"> </w:instrText>
            </w:r>
            <w:r w:rsidRPr="00D45C55">
              <w:rPr>
                <w:rStyle w:val="Hyperlink"/>
                <w:noProof/>
              </w:rPr>
            </w:r>
            <w:r w:rsidRPr="00D45C55">
              <w:rPr>
                <w:rStyle w:val="Hyperlink"/>
                <w:noProof/>
              </w:rPr>
              <w:fldChar w:fldCharType="separate"/>
            </w:r>
            <w:r w:rsidRPr="00D45C55">
              <w:rPr>
                <w:rStyle w:val="Hyperlink"/>
                <w:rFonts w:ascii="Calibri" w:hAnsi="Calibri"/>
                <w:noProof/>
              </w:rPr>
              <w:t>1.4</w:t>
            </w:r>
            <w:r>
              <w:rPr>
                <w:noProof/>
                <w:lang w:eastAsia="en-US"/>
              </w:rPr>
              <w:tab/>
            </w:r>
            <w:r w:rsidRPr="00D45C55">
              <w:rPr>
                <w:rStyle w:val="Hyperlink"/>
                <w:rFonts w:ascii="Calibri" w:hAnsi="Calibri"/>
                <w:noProof/>
              </w:rPr>
              <w:t>Module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_Toc503899830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3" w:author="Palacherla, Susmitha C (NONUS)" w:date="2018-01-16T21:01:00Z"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  <w:r w:rsidRPr="00D45C55">
              <w:rPr>
                <w:rStyle w:val="Hyperlink"/>
                <w:noProof/>
              </w:rPr>
              <w:fldChar w:fldCharType="end"/>
            </w:r>
          </w:ins>
        </w:p>
        <w:p w:rsidR="00D5629C" w:rsidRDefault="00D5629C">
          <w:pPr>
            <w:pStyle w:val="TOC2"/>
            <w:tabs>
              <w:tab w:val="left" w:pos="880"/>
              <w:tab w:val="right" w:leader="dot" w:pos="9350"/>
            </w:tabs>
            <w:rPr>
              <w:ins w:id="24" w:author="Palacherla, Susmitha C (NONUS)" w:date="2018-01-16T21:01:00Z"/>
              <w:noProof/>
              <w:lang w:eastAsia="en-US"/>
            </w:rPr>
          </w:pPr>
          <w:ins w:id="25" w:author="Palacherla, Susmitha C (NONUS)" w:date="2018-01-16T21:01:00Z">
            <w:r w:rsidRPr="00D45C55">
              <w:rPr>
                <w:rStyle w:val="Hyperlink"/>
                <w:noProof/>
              </w:rPr>
              <w:fldChar w:fldCharType="begin"/>
            </w:r>
            <w:r w:rsidRPr="00D45C55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"_Toc503899831"</w:instrText>
            </w:r>
            <w:r w:rsidRPr="00D45C55">
              <w:rPr>
                <w:rStyle w:val="Hyperlink"/>
                <w:noProof/>
              </w:rPr>
              <w:instrText xml:space="preserve"> </w:instrText>
            </w:r>
            <w:r w:rsidRPr="00D45C55">
              <w:rPr>
                <w:rStyle w:val="Hyperlink"/>
                <w:noProof/>
              </w:rPr>
            </w:r>
            <w:r w:rsidRPr="00D45C55">
              <w:rPr>
                <w:rStyle w:val="Hyperlink"/>
                <w:noProof/>
              </w:rPr>
              <w:fldChar w:fldCharType="separate"/>
            </w:r>
            <w:r w:rsidRPr="00D45C55">
              <w:rPr>
                <w:rStyle w:val="Hyperlink"/>
                <w:rFonts w:ascii="Calibri" w:hAnsi="Calibri"/>
                <w:noProof/>
              </w:rPr>
              <w:t>1.5</w:t>
            </w:r>
            <w:r>
              <w:rPr>
                <w:noProof/>
                <w:lang w:eastAsia="en-US"/>
              </w:rPr>
              <w:tab/>
            </w:r>
            <w:r w:rsidRPr="00D45C55">
              <w:rPr>
                <w:rStyle w:val="Hyperlink"/>
                <w:rFonts w:ascii="Calibri" w:hAnsi="Calibri"/>
                <w:noProof/>
              </w:rPr>
              <w:t>Software and Hardware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_Toc503899831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6" w:author="Palacherla, Susmitha C (NONUS)" w:date="2018-01-16T21:01:00Z"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  <w:r w:rsidRPr="00D45C55">
              <w:rPr>
                <w:rStyle w:val="Hyperlink"/>
                <w:noProof/>
              </w:rPr>
              <w:fldChar w:fldCharType="end"/>
            </w:r>
          </w:ins>
        </w:p>
        <w:p w:rsidR="00D5629C" w:rsidRDefault="00D5629C">
          <w:pPr>
            <w:pStyle w:val="TOC3"/>
            <w:tabs>
              <w:tab w:val="left" w:pos="1320"/>
              <w:tab w:val="right" w:leader="dot" w:pos="9350"/>
            </w:tabs>
            <w:rPr>
              <w:ins w:id="27" w:author="Palacherla, Susmitha C (NONUS)" w:date="2018-01-16T21:01:00Z"/>
              <w:noProof/>
              <w:lang w:eastAsia="en-US"/>
            </w:rPr>
          </w:pPr>
          <w:ins w:id="28" w:author="Palacherla, Susmitha C (NONUS)" w:date="2018-01-16T21:01:00Z">
            <w:r w:rsidRPr="00D45C55">
              <w:rPr>
                <w:rStyle w:val="Hyperlink"/>
                <w:noProof/>
              </w:rPr>
              <w:fldChar w:fldCharType="begin"/>
            </w:r>
            <w:r w:rsidRPr="00D45C55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"_Toc503899832"</w:instrText>
            </w:r>
            <w:r w:rsidRPr="00D45C55">
              <w:rPr>
                <w:rStyle w:val="Hyperlink"/>
                <w:noProof/>
              </w:rPr>
              <w:instrText xml:space="preserve"> </w:instrText>
            </w:r>
            <w:r w:rsidRPr="00D45C55">
              <w:rPr>
                <w:rStyle w:val="Hyperlink"/>
                <w:noProof/>
              </w:rPr>
            </w:r>
            <w:r w:rsidRPr="00D45C55">
              <w:rPr>
                <w:rStyle w:val="Hyperlink"/>
                <w:noProof/>
              </w:rPr>
              <w:fldChar w:fldCharType="separate"/>
            </w:r>
            <w:r w:rsidRPr="00D45C55">
              <w:rPr>
                <w:rStyle w:val="Hyperlink"/>
                <w:noProof/>
              </w:rPr>
              <w:t>1.5.1</w:t>
            </w:r>
            <w:r>
              <w:rPr>
                <w:noProof/>
                <w:lang w:eastAsia="en-US"/>
              </w:rPr>
              <w:tab/>
            </w:r>
            <w:r w:rsidRPr="00D45C55">
              <w:rPr>
                <w:rStyle w:val="Hyperlink"/>
                <w:noProof/>
              </w:rPr>
              <w:t>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_Toc503899832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9" w:author="Palacherla, Susmitha C (NONUS)" w:date="2018-01-16T21:01:00Z"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  <w:r w:rsidRPr="00D45C55">
              <w:rPr>
                <w:rStyle w:val="Hyperlink"/>
                <w:noProof/>
              </w:rPr>
              <w:fldChar w:fldCharType="end"/>
            </w:r>
          </w:ins>
        </w:p>
        <w:p w:rsidR="00D5629C" w:rsidRDefault="00D5629C">
          <w:pPr>
            <w:pStyle w:val="TOC3"/>
            <w:tabs>
              <w:tab w:val="left" w:pos="1320"/>
              <w:tab w:val="right" w:leader="dot" w:pos="9350"/>
            </w:tabs>
            <w:rPr>
              <w:ins w:id="30" w:author="Palacherla, Susmitha C (NONUS)" w:date="2018-01-16T21:01:00Z"/>
              <w:noProof/>
              <w:lang w:eastAsia="en-US"/>
            </w:rPr>
          </w:pPr>
          <w:ins w:id="31" w:author="Palacherla, Susmitha C (NONUS)" w:date="2018-01-16T21:01:00Z">
            <w:r w:rsidRPr="00D45C55">
              <w:rPr>
                <w:rStyle w:val="Hyperlink"/>
                <w:noProof/>
              </w:rPr>
              <w:fldChar w:fldCharType="begin"/>
            </w:r>
            <w:r w:rsidRPr="00D45C55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"_Toc503899833"</w:instrText>
            </w:r>
            <w:r w:rsidRPr="00D45C55">
              <w:rPr>
                <w:rStyle w:val="Hyperlink"/>
                <w:noProof/>
              </w:rPr>
              <w:instrText xml:space="preserve"> </w:instrText>
            </w:r>
            <w:r w:rsidRPr="00D45C55">
              <w:rPr>
                <w:rStyle w:val="Hyperlink"/>
                <w:noProof/>
              </w:rPr>
            </w:r>
            <w:r w:rsidRPr="00D45C55">
              <w:rPr>
                <w:rStyle w:val="Hyperlink"/>
                <w:noProof/>
              </w:rPr>
              <w:fldChar w:fldCharType="separate"/>
            </w:r>
            <w:r w:rsidRPr="00D45C55">
              <w:rPr>
                <w:rStyle w:val="Hyperlink"/>
                <w:noProof/>
              </w:rPr>
              <w:t>1.5.2</w:t>
            </w:r>
            <w:r>
              <w:rPr>
                <w:noProof/>
                <w:lang w:eastAsia="en-US"/>
              </w:rPr>
              <w:tab/>
            </w:r>
            <w:r w:rsidRPr="00D45C55">
              <w:rPr>
                <w:rStyle w:val="Hyperlink"/>
                <w:noProof/>
              </w:rPr>
              <w:t>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_Toc503899833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32" w:author="Palacherla, Susmitha C (NONUS)" w:date="2018-01-16T21:01:00Z"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  <w:r w:rsidRPr="00D45C55">
              <w:rPr>
                <w:rStyle w:val="Hyperlink"/>
                <w:noProof/>
              </w:rPr>
              <w:fldChar w:fldCharType="end"/>
            </w:r>
          </w:ins>
        </w:p>
        <w:p w:rsidR="00D5629C" w:rsidRDefault="00D5629C">
          <w:pPr>
            <w:pStyle w:val="TOC2"/>
            <w:tabs>
              <w:tab w:val="left" w:pos="880"/>
              <w:tab w:val="right" w:leader="dot" w:pos="9350"/>
            </w:tabs>
            <w:rPr>
              <w:ins w:id="33" w:author="Palacherla, Susmitha C (NONUS)" w:date="2018-01-16T21:01:00Z"/>
              <w:noProof/>
              <w:lang w:eastAsia="en-US"/>
            </w:rPr>
          </w:pPr>
          <w:ins w:id="34" w:author="Palacherla, Susmitha C (NONUS)" w:date="2018-01-16T21:01:00Z">
            <w:r w:rsidRPr="00D45C55">
              <w:rPr>
                <w:rStyle w:val="Hyperlink"/>
                <w:noProof/>
              </w:rPr>
              <w:fldChar w:fldCharType="begin"/>
            </w:r>
            <w:r w:rsidRPr="00D45C55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"_Toc503899834"</w:instrText>
            </w:r>
            <w:r w:rsidRPr="00D45C55">
              <w:rPr>
                <w:rStyle w:val="Hyperlink"/>
                <w:noProof/>
              </w:rPr>
              <w:instrText xml:space="preserve"> </w:instrText>
            </w:r>
            <w:r w:rsidRPr="00D45C55">
              <w:rPr>
                <w:rStyle w:val="Hyperlink"/>
                <w:noProof/>
              </w:rPr>
            </w:r>
            <w:r w:rsidRPr="00D45C55">
              <w:rPr>
                <w:rStyle w:val="Hyperlink"/>
                <w:noProof/>
              </w:rPr>
              <w:fldChar w:fldCharType="separate"/>
            </w:r>
            <w:r w:rsidRPr="00D45C55">
              <w:rPr>
                <w:rStyle w:val="Hyperlink"/>
                <w:rFonts w:ascii="Calibri" w:hAnsi="Calibri"/>
                <w:noProof/>
              </w:rPr>
              <w:t>1.6</w:t>
            </w:r>
            <w:r>
              <w:rPr>
                <w:noProof/>
                <w:lang w:eastAsia="en-US"/>
              </w:rPr>
              <w:tab/>
            </w:r>
            <w:r w:rsidRPr="00D45C55">
              <w:rPr>
                <w:rStyle w:val="Hyperlink"/>
                <w:rFonts w:ascii="Calibri" w:hAnsi="Calibri"/>
                <w:noProof/>
              </w:rPr>
              <w:t>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_Toc503899834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35" w:author="Palacherla, Susmitha C (NONUS)" w:date="2018-01-16T21:01:00Z"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  <w:r w:rsidRPr="00D45C55">
              <w:rPr>
                <w:rStyle w:val="Hyperlink"/>
                <w:noProof/>
              </w:rPr>
              <w:fldChar w:fldCharType="end"/>
            </w:r>
          </w:ins>
        </w:p>
        <w:p w:rsidR="00D5629C" w:rsidRDefault="00D5629C">
          <w:pPr>
            <w:pStyle w:val="TOC1"/>
            <w:tabs>
              <w:tab w:val="left" w:pos="440"/>
              <w:tab w:val="right" w:leader="dot" w:pos="9350"/>
            </w:tabs>
            <w:rPr>
              <w:ins w:id="36" w:author="Palacherla, Susmitha C (NONUS)" w:date="2018-01-16T21:01:00Z"/>
              <w:rFonts w:asciiTheme="minorHAnsi" w:eastAsiaTheme="minorEastAsia" w:hAnsiTheme="minorHAnsi" w:cstheme="minorBidi"/>
              <w:noProof/>
            </w:rPr>
          </w:pPr>
          <w:ins w:id="37" w:author="Palacherla, Susmitha C (NONUS)" w:date="2018-01-16T21:01:00Z">
            <w:r w:rsidRPr="00D45C55">
              <w:rPr>
                <w:rStyle w:val="Hyperlink"/>
                <w:noProof/>
              </w:rPr>
              <w:fldChar w:fldCharType="begin"/>
            </w:r>
            <w:r w:rsidRPr="00D45C55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"_Toc503899835"</w:instrText>
            </w:r>
            <w:r w:rsidRPr="00D45C55">
              <w:rPr>
                <w:rStyle w:val="Hyperlink"/>
                <w:noProof/>
              </w:rPr>
              <w:instrText xml:space="preserve"> </w:instrText>
            </w:r>
            <w:r w:rsidRPr="00D45C55">
              <w:rPr>
                <w:rStyle w:val="Hyperlink"/>
                <w:noProof/>
              </w:rPr>
            </w:r>
            <w:r w:rsidRPr="00D45C55">
              <w:rPr>
                <w:rStyle w:val="Hyperlink"/>
                <w:noProof/>
              </w:rPr>
              <w:fldChar w:fldCharType="separate"/>
            </w:r>
            <w:r w:rsidRPr="00D45C55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D45C55">
              <w:rPr>
                <w:rStyle w:val="Hyperlink"/>
                <w:noProof/>
              </w:rPr>
              <w:t>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_Toc503899835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38" w:author="Palacherla, Susmitha C (NONUS)" w:date="2018-01-16T21:01:00Z"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  <w:r w:rsidRPr="00D45C55">
              <w:rPr>
                <w:rStyle w:val="Hyperlink"/>
                <w:noProof/>
              </w:rPr>
              <w:fldChar w:fldCharType="end"/>
            </w:r>
          </w:ins>
        </w:p>
        <w:p w:rsidR="00D5629C" w:rsidRDefault="00D5629C">
          <w:pPr>
            <w:pStyle w:val="TOC2"/>
            <w:tabs>
              <w:tab w:val="left" w:pos="880"/>
              <w:tab w:val="right" w:leader="dot" w:pos="9350"/>
            </w:tabs>
            <w:rPr>
              <w:ins w:id="39" w:author="Palacherla, Susmitha C (NONUS)" w:date="2018-01-16T21:01:00Z"/>
              <w:noProof/>
              <w:lang w:eastAsia="en-US"/>
            </w:rPr>
          </w:pPr>
          <w:ins w:id="40" w:author="Palacherla, Susmitha C (NONUS)" w:date="2018-01-16T21:01:00Z">
            <w:r w:rsidRPr="00D45C55">
              <w:rPr>
                <w:rStyle w:val="Hyperlink"/>
                <w:noProof/>
              </w:rPr>
              <w:fldChar w:fldCharType="begin"/>
            </w:r>
            <w:r w:rsidRPr="00D45C55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"_Toc503899838"</w:instrText>
            </w:r>
            <w:r w:rsidRPr="00D45C55">
              <w:rPr>
                <w:rStyle w:val="Hyperlink"/>
                <w:noProof/>
              </w:rPr>
              <w:instrText xml:space="preserve"> </w:instrText>
            </w:r>
            <w:r w:rsidRPr="00D45C55">
              <w:rPr>
                <w:rStyle w:val="Hyperlink"/>
                <w:noProof/>
              </w:rPr>
            </w:r>
            <w:r w:rsidRPr="00D45C55">
              <w:rPr>
                <w:rStyle w:val="Hyperlink"/>
                <w:noProof/>
              </w:rPr>
              <w:fldChar w:fldCharType="separate"/>
            </w:r>
            <w:r w:rsidRPr="00D45C55">
              <w:rPr>
                <w:rStyle w:val="Hyperlink"/>
                <w:rFonts w:ascii="Calibri" w:hAnsi="Calibri"/>
                <w:noProof/>
              </w:rPr>
              <w:t>2.1</w:t>
            </w:r>
            <w:r>
              <w:rPr>
                <w:noProof/>
                <w:lang w:eastAsia="en-US"/>
              </w:rPr>
              <w:tab/>
            </w:r>
            <w:r w:rsidRPr="00D45C55">
              <w:rPr>
                <w:rStyle w:val="Hyperlink"/>
                <w:rFonts w:ascii="Calibri" w:hAnsi="Calibri"/>
                <w:noProof/>
              </w:rPr>
              <w:t>Source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_Toc503899838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41" w:author="Palacherla, Susmitha C (NONUS)" w:date="2018-01-16T21:01:00Z"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  <w:r w:rsidRPr="00D45C55">
              <w:rPr>
                <w:rStyle w:val="Hyperlink"/>
                <w:noProof/>
              </w:rPr>
              <w:fldChar w:fldCharType="end"/>
            </w:r>
          </w:ins>
        </w:p>
        <w:p w:rsidR="00D5629C" w:rsidRDefault="00D5629C">
          <w:pPr>
            <w:pStyle w:val="TOC3"/>
            <w:tabs>
              <w:tab w:val="left" w:pos="1320"/>
              <w:tab w:val="right" w:leader="dot" w:pos="9350"/>
            </w:tabs>
            <w:rPr>
              <w:ins w:id="42" w:author="Palacherla, Susmitha C (NONUS)" w:date="2018-01-16T21:01:00Z"/>
              <w:noProof/>
              <w:lang w:eastAsia="en-US"/>
            </w:rPr>
          </w:pPr>
          <w:ins w:id="43" w:author="Palacherla, Susmitha C (NONUS)" w:date="2018-01-16T21:01:00Z">
            <w:r w:rsidRPr="00D45C55">
              <w:rPr>
                <w:rStyle w:val="Hyperlink"/>
                <w:noProof/>
              </w:rPr>
              <w:fldChar w:fldCharType="begin"/>
            </w:r>
            <w:r w:rsidRPr="00D45C55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"_Toc503899839"</w:instrText>
            </w:r>
            <w:r w:rsidRPr="00D45C55">
              <w:rPr>
                <w:rStyle w:val="Hyperlink"/>
                <w:noProof/>
              </w:rPr>
              <w:instrText xml:space="preserve"> </w:instrText>
            </w:r>
            <w:r w:rsidRPr="00D45C55">
              <w:rPr>
                <w:rStyle w:val="Hyperlink"/>
                <w:noProof/>
              </w:rPr>
            </w:r>
            <w:r w:rsidRPr="00D45C55">
              <w:rPr>
                <w:rStyle w:val="Hyperlink"/>
                <w:noProof/>
              </w:rPr>
              <w:fldChar w:fldCharType="separate"/>
            </w:r>
            <w:r w:rsidRPr="00D45C55">
              <w:rPr>
                <w:rStyle w:val="Hyperlink"/>
                <w:rFonts w:ascii="Calibri" w:hAnsi="Calibri"/>
                <w:noProof/>
              </w:rPr>
              <w:t>2.1.1</w:t>
            </w:r>
            <w:r>
              <w:rPr>
                <w:noProof/>
                <w:lang w:eastAsia="en-US"/>
              </w:rPr>
              <w:tab/>
            </w:r>
            <w:r w:rsidRPr="00D45C55">
              <w:rPr>
                <w:rStyle w:val="Hyperlink"/>
                <w:rFonts w:ascii="Calibri" w:hAnsi="Calibri"/>
                <w:noProof/>
              </w:rPr>
              <w:t>File layout and Mappings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_Toc503899839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44" w:author="Palacherla, Susmitha C (NONUS)" w:date="2018-01-16T21:01:00Z"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  <w:r w:rsidRPr="00D45C55">
              <w:rPr>
                <w:rStyle w:val="Hyperlink"/>
                <w:noProof/>
              </w:rPr>
              <w:fldChar w:fldCharType="end"/>
            </w:r>
          </w:ins>
        </w:p>
        <w:p w:rsidR="00D5629C" w:rsidRDefault="00D5629C">
          <w:pPr>
            <w:pStyle w:val="TOC2"/>
            <w:tabs>
              <w:tab w:val="left" w:pos="880"/>
              <w:tab w:val="right" w:leader="dot" w:pos="9350"/>
            </w:tabs>
            <w:rPr>
              <w:ins w:id="45" w:author="Palacherla, Susmitha C (NONUS)" w:date="2018-01-16T21:01:00Z"/>
              <w:noProof/>
              <w:lang w:eastAsia="en-US"/>
            </w:rPr>
          </w:pPr>
          <w:ins w:id="46" w:author="Palacherla, Susmitha C (NONUS)" w:date="2018-01-16T21:01:00Z">
            <w:r w:rsidRPr="00D45C55">
              <w:rPr>
                <w:rStyle w:val="Hyperlink"/>
                <w:noProof/>
              </w:rPr>
              <w:fldChar w:fldCharType="begin"/>
            </w:r>
            <w:r w:rsidRPr="00D45C55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"_Toc503899850"</w:instrText>
            </w:r>
            <w:r w:rsidRPr="00D45C55">
              <w:rPr>
                <w:rStyle w:val="Hyperlink"/>
                <w:noProof/>
              </w:rPr>
              <w:instrText xml:space="preserve"> </w:instrText>
            </w:r>
            <w:r w:rsidRPr="00D45C55">
              <w:rPr>
                <w:rStyle w:val="Hyperlink"/>
                <w:noProof/>
              </w:rPr>
            </w:r>
            <w:r w:rsidRPr="00D45C55">
              <w:rPr>
                <w:rStyle w:val="Hyperlink"/>
                <w:noProof/>
              </w:rPr>
              <w:fldChar w:fldCharType="separate"/>
            </w:r>
            <w:r w:rsidRPr="00D45C55">
              <w:rPr>
                <w:rStyle w:val="Hyperlink"/>
                <w:rFonts w:ascii="Calibri" w:hAnsi="Calibri"/>
                <w:noProof/>
              </w:rPr>
              <w:t>2.2</w:t>
            </w:r>
            <w:r>
              <w:rPr>
                <w:noProof/>
                <w:lang w:eastAsia="en-US"/>
              </w:rPr>
              <w:tab/>
            </w:r>
            <w:r w:rsidRPr="00D45C55">
              <w:rPr>
                <w:rStyle w:val="Hyperlink"/>
                <w:rFonts w:ascii="Calibri" w:hAnsi="Calibri"/>
                <w:noProof/>
              </w:rPr>
              <w:t>Module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_Toc503899850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47" w:author="Palacherla, Susmitha C (NONUS)" w:date="2018-01-16T21:01:00Z"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  <w:r w:rsidRPr="00D45C55">
              <w:rPr>
                <w:rStyle w:val="Hyperlink"/>
                <w:noProof/>
              </w:rPr>
              <w:fldChar w:fldCharType="end"/>
            </w:r>
          </w:ins>
        </w:p>
        <w:p w:rsidR="00D5629C" w:rsidRDefault="00D5629C">
          <w:pPr>
            <w:pStyle w:val="TOC3"/>
            <w:tabs>
              <w:tab w:val="left" w:pos="1320"/>
              <w:tab w:val="right" w:leader="dot" w:pos="9350"/>
            </w:tabs>
            <w:rPr>
              <w:ins w:id="48" w:author="Palacherla, Susmitha C (NONUS)" w:date="2018-01-16T21:01:00Z"/>
              <w:noProof/>
              <w:lang w:eastAsia="en-US"/>
            </w:rPr>
          </w:pPr>
          <w:ins w:id="49" w:author="Palacherla, Susmitha C (NONUS)" w:date="2018-01-16T21:01:00Z">
            <w:r w:rsidRPr="00D45C55">
              <w:rPr>
                <w:rStyle w:val="Hyperlink"/>
                <w:noProof/>
              </w:rPr>
              <w:fldChar w:fldCharType="begin"/>
            </w:r>
            <w:r w:rsidRPr="00D45C55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"_Toc503899851"</w:instrText>
            </w:r>
            <w:r w:rsidRPr="00D45C55">
              <w:rPr>
                <w:rStyle w:val="Hyperlink"/>
                <w:noProof/>
              </w:rPr>
              <w:instrText xml:space="preserve"> </w:instrText>
            </w:r>
            <w:r w:rsidRPr="00D45C55">
              <w:rPr>
                <w:rStyle w:val="Hyperlink"/>
                <w:noProof/>
              </w:rPr>
            </w:r>
            <w:r w:rsidRPr="00D45C55">
              <w:rPr>
                <w:rStyle w:val="Hyperlink"/>
                <w:noProof/>
              </w:rPr>
              <w:fldChar w:fldCharType="separate"/>
            </w:r>
            <w:r w:rsidRPr="00D45C55">
              <w:rPr>
                <w:rStyle w:val="Hyperlink"/>
                <w:rFonts w:ascii="Calibri" w:hAnsi="Calibri"/>
                <w:noProof/>
              </w:rPr>
              <w:t>2.2.1</w:t>
            </w:r>
            <w:r>
              <w:rPr>
                <w:noProof/>
                <w:lang w:eastAsia="en-US"/>
              </w:rPr>
              <w:tab/>
            </w:r>
            <w:r w:rsidRPr="00D45C55">
              <w:rPr>
                <w:rStyle w:val="Hyperlink"/>
                <w:rFonts w:ascii="Calibri" w:hAnsi="Calibri"/>
                <w:noProof/>
              </w:rPr>
              <w:t>SQL agent job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_Toc503899851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50" w:author="Palacherla, Susmitha C (NONUS)" w:date="2018-01-16T21:01:00Z"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  <w:r w:rsidRPr="00D45C55">
              <w:rPr>
                <w:rStyle w:val="Hyperlink"/>
                <w:noProof/>
              </w:rPr>
              <w:fldChar w:fldCharType="end"/>
            </w:r>
          </w:ins>
        </w:p>
        <w:p w:rsidR="00D5629C" w:rsidRDefault="00D5629C">
          <w:pPr>
            <w:pStyle w:val="TOC3"/>
            <w:tabs>
              <w:tab w:val="left" w:pos="1320"/>
              <w:tab w:val="right" w:leader="dot" w:pos="9350"/>
            </w:tabs>
            <w:rPr>
              <w:ins w:id="51" w:author="Palacherla, Susmitha C (NONUS)" w:date="2018-01-16T21:01:00Z"/>
              <w:noProof/>
              <w:lang w:eastAsia="en-US"/>
            </w:rPr>
          </w:pPr>
          <w:ins w:id="52" w:author="Palacherla, Susmitha C (NONUS)" w:date="2018-01-16T21:01:00Z">
            <w:r w:rsidRPr="00D45C55">
              <w:rPr>
                <w:rStyle w:val="Hyperlink"/>
                <w:noProof/>
              </w:rPr>
              <w:fldChar w:fldCharType="begin"/>
            </w:r>
            <w:r w:rsidRPr="00D45C55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"_Toc503899852"</w:instrText>
            </w:r>
            <w:r w:rsidRPr="00D45C55">
              <w:rPr>
                <w:rStyle w:val="Hyperlink"/>
                <w:noProof/>
              </w:rPr>
              <w:instrText xml:space="preserve"> </w:instrText>
            </w:r>
            <w:r w:rsidRPr="00D45C55">
              <w:rPr>
                <w:rStyle w:val="Hyperlink"/>
                <w:noProof/>
              </w:rPr>
            </w:r>
            <w:r w:rsidRPr="00D45C55">
              <w:rPr>
                <w:rStyle w:val="Hyperlink"/>
                <w:noProof/>
              </w:rPr>
              <w:fldChar w:fldCharType="separate"/>
            </w:r>
            <w:r w:rsidRPr="00D45C55">
              <w:rPr>
                <w:rStyle w:val="Hyperlink"/>
                <w:rFonts w:ascii="Calibri" w:hAnsi="Calibri"/>
                <w:noProof/>
              </w:rPr>
              <w:t>2.2.2</w:t>
            </w:r>
            <w:r>
              <w:rPr>
                <w:noProof/>
                <w:lang w:eastAsia="en-US"/>
              </w:rPr>
              <w:tab/>
            </w:r>
            <w:r w:rsidRPr="00D45C55">
              <w:rPr>
                <w:rStyle w:val="Hyperlink"/>
                <w:rFonts w:ascii="Calibri" w:hAnsi="Calibri"/>
                <w:noProof/>
              </w:rPr>
              <w:t>SSIS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_Toc503899852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53" w:author="Palacherla, Susmitha C (NONUS)" w:date="2018-01-16T21:01:00Z"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  <w:r w:rsidRPr="00D45C55">
              <w:rPr>
                <w:rStyle w:val="Hyperlink"/>
                <w:noProof/>
              </w:rPr>
              <w:fldChar w:fldCharType="end"/>
            </w:r>
          </w:ins>
        </w:p>
        <w:p w:rsidR="00D5629C" w:rsidRDefault="00D5629C">
          <w:pPr>
            <w:pStyle w:val="TOC3"/>
            <w:tabs>
              <w:tab w:val="left" w:pos="1320"/>
              <w:tab w:val="right" w:leader="dot" w:pos="9350"/>
            </w:tabs>
            <w:rPr>
              <w:ins w:id="54" w:author="Palacherla, Susmitha C (NONUS)" w:date="2018-01-16T21:01:00Z"/>
              <w:noProof/>
              <w:lang w:eastAsia="en-US"/>
            </w:rPr>
          </w:pPr>
          <w:ins w:id="55" w:author="Palacherla, Susmitha C (NONUS)" w:date="2018-01-16T21:01:00Z">
            <w:r w:rsidRPr="00D45C55">
              <w:rPr>
                <w:rStyle w:val="Hyperlink"/>
                <w:noProof/>
              </w:rPr>
              <w:fldChar w:fldCharType="begin"/>
            </w:r>
            <w:r w:rsidRPr="00D45C55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"_Toc503899853"</w:instrText>
            </w:r>
            <w:r w:rsidRPr="00D45C55">
              <w:rPr>
                <w:rStyle w:val="Hyperlink"/>
                <w:noProof/>
              </w:rPr>
              <w:instrText xml:space="preserve"> </w:instrText>
            </w:r>
            <w:r w:rsidRPr="00D45C55">
              <w:rPr>
                <w:rStyle w:val="Hyperlink"/>
                <w:noProof/>
              </w:rPr>
            </w:r>
            <w:r w:rsidRPr="00D45C55">
              <w:rPr>
                <w:rStyle w:val="Hyperlink"/>
                <w:noProof/>
              </w:rPr>
              <w:fldChar w:fldCharType="separate"/>
            </w:r>
            <w:r w:rsidRPr="00D45C55">
              <w:rPr>
                <w:rStyle w:val="Hyperlink"/>
                <w:rFonts w:ascii="Calibri" w:hAnsi="Calibri"/>
                <w:noProof/>
              </w:rPr>
              <w:t>2.2.3</w:t>
            </w:r>
            <w:r>
              <w:rPr>
                <w:noProof/>
                <w:lang w:eastAsia="en-US"/>
              </w:rPr>
              <w:tab/>
            </w:r>
            <w:r w:rsidRPr="00D45C55">
              <w:rPr>
                <w:rStyle w:val="Hyperlink"/>
                <w:rFonts w:ascii="Calibri" w:hAnsi="Calibri"/>
                <w:noProof/>
              </w:rPr>
              <w:t>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_Toc503899853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56" w:author="Palacherla, Susmitha C (NONUS)" w:date="2018-01-16T21:01:00Z"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  <w:r w:rsidRPr="00D45C55">
              <w:rPr>
                <w:rStyle w:val="Hyperlink"/>
                <w:noProof/>
              </w:rPr>
              <w:fldChar w:fldCharType="end"/>
            </w:r>
          </w:ins>
        </w:p>
        <w:p w:rsidR="00D5629C" w:rsidRDefault="00D5629C">
          <w:pPr>
            <w:pStyle w:val="TOC3"/>
            <w:tabs>
              <w:tab w:val="left" w:pos="1320"/>
              <w:tab w:val="right" w:leader="dot" w:pos="9350"/>
            </w:tabs>
            <w:rPr>
              <w:ins w:id="57" w:author="Palacherla, Susmitha C (NONUS)" w:date="2018-01-16T21:01:00Z"/>
              <w:noProof/>
              <w:lang w:eastAsia="en-US"/>
            </w:rPr>
          </w:pPr>
          <w:ins w:id="58" w:author="Palacherla, Susmitha C (NONUS)" w:date="2018-01-16T21:01:00Z">
            <w:r w:rsidRPr="00D45C55">
              <w:rPr>
                <w:rStyle w:val="Hyperlink"/>
                <w:noProof/>
              </w:rPr>
              <w:fldChar w:fldCharType="begin"/>
            </w:r>
            <w:r w:rsidRPr="00D45C55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"_Toc503899854"</w:instrText>
            </w:r>
            <w:r w:rsidRPr="00D45C55">
              <w:rPr>
                <w:rStyle w:val="Hyperlink"/>
                <w:noProof/>
              </w:rPr>
              <w:instrText xml:space="preserve"> </w:instrText>
            </w:r>
            <w:r w:rsidRPr="00D45C55">
              <w:rPr>
                <w:rStyle w:val="Hyperlink"/>
                <w:noProof/>
              </w:rPr>
            </w:r>
            <w:r w:rsidRPr="00D45C55">
              <w:rPr>
                <w:rStyle w:val="Hyperlink"/>
                <w:noProof/>
              </w:rPr>
              <w:fldChar w:fldCharType="separate"/>
            </w:r>
            <w:r w:rsidRPr="00D45C55">
              <w:rPr>
                <w:rStyle w:val="Hyperlink"/>
                <w:rFonts w:ascii="Calibri" w:hAnsi="Calibri"/>
                <w:noProof/>
              </w:rPr>
              <w:t>2.2.4</w:t>
            </w:r>
            <w:r>
              <w:rPr>
                <w:noProof/>
                <w:lang w:eastAsia="en-US"/>
              </w:rPr>
              <w:tab/>
            </w:r>
            <w:r w:rsidRPr="00D45C55">
              <w:rPr>
                <w:rStyle w:val="Hyperlink"/>
                <w:rFonts w:ascii="Calibri" w:hAnsi="Calibri"/>
                <w:noProof/>
              </w:rPr>
              <w:t>Procedures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_Toc503899854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59" w:author="Palacherla, Susmitha C (NONUS)" w:date="2018-01-16T21:01:00Z"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  <w:r w:rsidRPr="00D45C55">
              <w:rPr>
                <w:rStyle w:val="Hyperlink"/>
                <w:noProof/>
              </w:rPr>
              <w:fldChar w:fldCharType="end"/>
            </w:r>
          </w:ins>
        </w:p>
        <w:p w:rsidR="00D5629C" w:rsidRDefault="00D5629C">
          <w:pPr>
            <w:pStyle w:val="TOC3"/>
            <w:tabs>
              <w:tab w:val="left" w:pos="1320"/>
              <w:tab w:val="right" w:leader="dot" w:pos="9350"/>
            </w:tabs>
            <w:rPr>
              <w:ins w:id="60" w:author="Palacherla, Susmitha C (NONUS)" w:date="2018-01-16T21:01:00Z"/>
              <w:noProof/>
              <w:lang w:eastAsia="en-US"/>
            </w:rPr>
          </w:pPr>
          <w:ins w:id="61" w:author="Palacherla, Susmitha C (NONUS)" w:date="2018-01-16T21:01:00Z">
            <w:r w:rsidRPr="00D45C55">
              <w:rPr>
                <w:rStyle w:val="Hyperlink"/>
                <w:noProof/>
              </w:rPr>
              <w:fldChar w:fldCharType="begin"/>
            </w:r>
            <w:r w:rsidRPr="00D45C55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"_Toc503899855"</w:instrText>
            </w:r>
            <w:r w:rsidRPr="00D45C55">
              <w:rPr>
                <w:rStyle w:val="Hyperlink"/>
                <w:noProof/>
              </w:rPr>
              <w:instrText xml:space="preserve"> </w:instrText>
            </w:r>
            <w:r w:rsidRPr="00D45C55">
              <w:rPr>
                <w:rStyle w:val="Hyperlink"/>
                <w:noProof/>
              </w:rPr>
            </w:r>
            <w:r w:rsidRPr="00D45C55">
              <w:rPr>
                <w:rStyle w:val="Hyperlink"/>
                <w:noProof/>
              </w:rPr>
              <w:fldChar w:fldCharType="separate"/>
            </w:r>
            <w:r w:rsidRPr="00D45C55">
              <w:rPr>
                <w:rStyle w:val="Hyperlink"/>
                <w:rFonts w:ascii="Calibri" w:hAnsi="Calibri"/>
                <w:noProof/>
              </w:rPr>
              <w:t>2.2.5</w:t>
            </w:r>
            <w:r>
              <w:rPr>
                <w:noProof/>
                <w:lang w:eastAsia="en-US"/>
              </w:rPr>
              <w:tab/>
            </w:r>
            <w:r w:rsidRPr="00D45C55">
              <w:rPr>
                <w:rStyle w:val="Hyperlink"/>
                <w:rFonts w:ascii="Calibri" w:hAnsi="Calibri"/>
                <w:noProof/>
              </w:rPr>
              <w:t>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_Toc503899855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62" w:author="Palacherla, Susmitha C (NONUS)" w:date="2018-01-16T21:01:00Z"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  <w:r w:rsidRPr="00D45C55">
              <w:rPr>
                <w:rStyle w:val="Hyperlink"/>
                <w:noProof/>
              </w:rPr>
              <w:fldChar w:fldCharType="end"/>
            </w:r>
          </w:ins>
        </w:p>
        <w:p w:rsidR="00CC7EAF" w:rsidDel="00D5629C" w:rsidRDefault="00CC7EAF">
          <w:pPr>
            <w:pStyle w:val="TOC1"/>
            <w:tabs>
              <w:tab w:val="left" w:pos="440"/>
              <w:tab w:val="right" w:leader="dot" w:pos="9350"/>
            </w:tabs>
            <w:rPr>
              <w:del w:id="63" w:author="Palacherla, Susmitha C (NONUS)" w:date="2018-01-16T21:01:00Z"/>
              <w:rFonts w:asciiTheme="minorHAnsi" w:eastAsiaTheme="minorEastAsia" w:hAnsiTheme="minorHAnsi" w:cstheme="minorBidi"/>
              <w:noProof/>
            </w:rPr>
          </w:pPr>
          <w:del w:id="64" w:author="Palacherla, Susmitha C (NONUS)" w:date="2018-01-16T21:01:00Z">
            <w:r w:rsidRPr="00D5629C" w:rsidDel="00D5629C">
              <w:rPr>
                <w:noProof/>
                <w:rPrChange w:id="65" w:author="Palacherla, Susmitha C (NONUS)" w:date="2018-01-16T21:01:00Z">
                  <w:rPr>
                    <w:rStyle w:val="Hyperlink"/>
                    <w:noProof/>
                  </w:rPr>
                </w:rPrChange>
              </w:rPr>
              <w:delText>1.</w:delText>
            </w:r>
            <w:r w:rsidDel="00D5629C"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D5629C" w:rsidDel="00D5629C">
              <w:rPr>
                <w:noProof/>
                <w:rPrChange w:id="66" w:author="Palacherla, Susmitha C (NONUS)" w:date="2018-01-16T21:01:00Z">
                  <w:rPr>
                    <w:rStyle w:val="Hyperlink"/>
                    <w:noProof/>
                  </w:rPr>
                </w:rPrChange>
              </w:rPr>
              <w:delText>Overview</w:delText>
            </w:r>
            <w:r w:rsidDel="00D5629C">
              <w:rPr>
                <w:noProof/>
                <w:webHidden/>
              </w:rPr>
              <w:tab/>
              <w:delText>4</w:delText>
            </w:r>
          </w:del>
        </w:p>
        <w:p w:rsidR="00CC7EAF" w:rsidDel="00D5629C" w:rsidRDefault="00CC7EAF">
          <w:pPr>
            <w:pStyle w:val="TOC2"/>
            <w:tabs>
              <w:tab w:val="left" w:pos="880"/>
              <w:tab w:val="right" w:leader="dot" w:pos="9350"/>
            </w:tabs>
            <w:rPr>
              <w:del w:id="67" w:author="Palacherla, Susmitha C (NONUS)" w:date="2018-01-16T21:01:00Z"/>
              <w:noProof/>
              <w:lang w:eastAsia="en-US"/>
            </w:rPr>
          </w:pPr>
          <w:del w:id="68" w:author="Palacherla, Susmitha C (NONUS)" w:date="2018-01-16T21:01:00Z">
            <w:r w:rsidRPr="00D5629C" w:rsidDel="00D5629C">
              <w:rPr>
                <w:rFonts w:ascii="Calibri" w:hAnsi="Calibri" w:cs="Times New Roman"/>
                <w:noProof/>
                <w:rPrChange w:id="69" w:author="Palacherla, Susmitha C (NONUS)" w:date="2018-01-16T21:01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1.1</w:delText>
            </w:r>
            <w:r w:rsidDel="00D5629C">
              <w:rPr>
                <w:noProof/>
                <w:lang w:eastAsia="en-US"/>
              </w:rPr>
              <w:tab/>
            </w:r>
            <w:r w:rsidRPr="00D5629C" w:rsidDel="00D5629C">
              <w:rPr>
                <w:rFonts w:ascii="Calibri" w:hAnsi="Calibri" w:cs="Times New Roman"/>
                <w:noProof/>
                <w:rPrChange w:id="70" w:author="Palacherla, Susmitha C (NONUS)" w:date="2018-01-16T21:01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Project Description</w:delText>
            </w:r>
            <w:r w:rsidDel="00D5629C">
              <w:rPr>
                <w:noProof/>
                <w:webHidden/>
              </w:rPr>
              <w:tab/>
              <w:delText>4</w:delText>
            </w:r>
          </w:del>
        </w:p>
        <w:p w:rsidR="00CC7EAF" w:rsidDel="00D5629C" w:rsidRDefault="00CC7EAF">
          <w:pPr>
            <w:pStyle w:val="TOC2"/>
            <w:tabs>
              <w:tab w:val="left" w:pos="880"/>
              <w:tab w:val="right" w:leader="dot" w:pos="9350"/>
            </w:tabs>
            <w:rPr>
              <w:del w:id="71" w:author="Palacherla, Susmitha C (NONUS)" w:date="2018-01-16T21:01:00Z"/>
              <w:noProof/>
              <w:lang w:eastAsia="en-US"/>
            </w:rPr>
          </w:pPr>
          <w:del w:id="72" w:author="Palacherla, Susmitha C (NONUS)" w:date="2018-01-16T21:01:00Z">
            <w:r w:rsidRPr="00D5629C" w:rsidDel="00D5629C">
              <w:rPr>
                <w:rFonts w:ascii="Calibri" w:hAnsi="Calibri" w:cs="Times New Roman"/>
                <w:noProof/>
                <w:rPrChange w:id="73" w:author="Palacherla, Susmitha C (NONUS)" w:date="2018-01-16T21:01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1.2</w:delText>
            </w:r>
            <w:r w:rsidDel="00D5629C">
              <w:rPr>
                <w:noProof/>
                <w:lang w:eastAsia="en-US"/>
              </w:rPr>
              <w:tab/>
            </w:r>
            <w:r w:rsidRPr="00D5629C" w:rsidDel="00D5629C">
              <w:rPr>
                <w:rFonts w:ascii="Calibri" w:hAnsi="Calibri" w:cs="Times New Roman"/>
                <w:noProof/>
                <w:rPrChange w:id="74" w:author="Palacherla, Susmitha C (NONUS)" w:date="2018-01-16T21:01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Document Scope</w:delText>
            </w:r>
            <w:r w:rsidDel="00D5629C">
              <w:rPr>
                <w:noProof/>
                <w:webHidden/>
              </w:rPr>
              <w:tab/>
              <w:delText>4</w:delText>
            </w:r>
          </w:del>
        </w:p>
        <w:p w:rsidR="00CC7EAF" w:rsidDel="00D5629C" w:rsidRDefault="00CC7EAF">
          <w:pPr>
            <w:pStyle w:val="TOC2"/>
            <w:tabs>
              <w:tab w:val="left" w:pos="880"/>
              <w:tab w:val="right" w:leader="dot" w:pos="9350"/>
            </w:tabs>
            <w:rPr>
              <w:del w:id="75" w:author="Palacherla, Susmitha C (NONUS)" w:date="2018-01-16T21:01:00Z"/>
              <w:noProof/>
              <w:lang w:eastAsia="en-US"/>
            </w:rPr>
          </w:pPr>
          <w:del w:id="76" w:author="Palacherla, Susmitha C (NONUS)" w:date="2018-01-16T21:01:00Z">
            <w:r w:rsidRPr="00D5629C" w:rsidDel="00D5629C">
              <w:rPr>
                <w:rFonts w:ascii="Calibri" w:hAnsi="Calibri" w:cs="Times New Roman"/>
                <w:noProof/>
                <w:rPrChange w:id="77" w:author="Palacherla, Susmitha C (NONUS)" w:date="2018-01-16T21:01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1.3</w:delText>
            </w:r>
            <w:r w:rsidDel="00D5629C">
              <w:rPr>
                <w:noProof/>
                <w:lang w:eastAsia="en-US"/>
              </w:rPr>
              <w:tab/>
            </w:r>
            <w:r w:rsidRPr="00D5629C" w:rsidDel="00D5629C">
              <w:rPr>
                <w:rFonts w:ascii="Calibri" w:hAnsi="Calibri" w:cs="Times New Roman"/>
                <w:noProof/>
                <w:rPrChange w:id="78" w:author="Palacherla, Susmitha C (NONUS)" w:date="2018-01-16T21:01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Source Files</w:delText>
            </w:r>
            <w:r w:rsidDel="00D5629C">
              <w:rPr>
                <w:noProof/>
                <w:webHidden/>
              </w:rPr>
              <w:tab/>
              <w:delText>4</w:delText>
            </w:r>
          </w:del>
        </w:p>
        <w:p w:rsidR="00CC7EAF" w:rsidDel="00D5629C" w:rsidRDefault="00CC7EAF">
          <w:pPr>
            <w:pStyle w:val="TOC2"/>
            <w:tabs>
              <w:tab w:val="left" w:pos="880"/>
              <w:tab w:val="right" w:leader="dot" w:pos="9350"/>
            </w:tabs>
            <w:rPr>
              <w:del w:id="79" w:author="Palacherla, Susmitha C (NONUS)" w:date="2018-01-16T21:01:00Z"/>
              <w:noProof/>
              <w:lang w:eastAsia="en-US"/>
            </w:rPr>
          </w:pPr>
          <w:del w:id="80" w:author="Palacherla, Susmitha C (NONUS)" w:date="2018-01-16T21:01:00Z">
            <w:r w:rsidRPr="00D5629C" w:rsidDel="00D5629C">
              <w:rPr>
                <w:rFonts w:ascii="Calibri" w:hAnsi="Calibri" w:cs="Times New Roman"/>
                <w:noProof/>
                <w:rPrChange w:id="81" w:author="Palacherla, Susmitha C (NONUS)" w:date="2018-01-16T21:01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1.4</w:delText>
            </w:r>
            <w:r w:rsidDel="00D5629C">
              <w:rPr>
                <w:noProof/>
                <w:lang w:eastAsia="en-US"/>
              </w:rPr>
              <w:tab/>
            </w:r>
            <w:r w:rsidRPr="00D5629C" w:rsidDel="00D5629C">
              <w:rPr>
                <w:rFonts w:ascii="Calibri" w:hAnsi="Calibri" w:cs="Times New Roman"/>
                <w:noProof/>
                <w:rPrChange w:id="82" w:author="Palacherla, Susmitha C (NONUS)" w:date="2018-01-16T21:01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Module List</w:delText>
            </w:r>
            <w:r w:rsidDel="00D5629C">
              <w:rPr>
                <w:noProof/>
                <w:webHidden/>
              </w:rPr>
              <w:tab/>
              <w:delText>5</w:delText>
            </w:r>
          </w:del>
        </w:p>
        <w:p w:rsidR="00CC7EAF" w:rsidDel="00D5629C" w:rsidRDefault="00CC7EAF">
          <w:pPr>
            <w:pStyle w:val="TOC2"/>
            <w:tabs>
              <w:tab w:val="left" w:pos="880"/>
              <w:tab w:val="right" w:leader="dot" w:pos="9350"/>
            </w:tabs>
            <w:rPr>
              <w:del w:id="83" w:author="Palacherla, Susmitha C (NONUS)" w:date="2018-01-16T21:01:00Z"/>
              <w:noProof/>
              <w:lang w:eastAsia="en-US"/>
            </w:rPr>
          </w:pPr>
          <w:del w:id="84" w:author="Palacherla, Susmitha C (NONUS)" w:date="2018-01-16T21:01:00Z">
            <w:r w:rsidRPr="00D5629C" w:rsidDel="00D5629C">
              <w:rPr>
                <w:rFonts w:ascii="Calibri" w:hAnsi="Calibri" w:cs="Times New Roman"/>
                <w:noProof/>
                <w:rPrChange w:id="85" w:author="Palacherla, Susmitha C (NONUS)" w:date="2018-01-16T21:01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1.5</w:delText>
            </w:r>
            <w:r w:rsidDel="00D5629C">
              <w:rPr>
                <w:noProof/>
                <w:lang w:eastAsia="en-US"/>
              </w:rPr>
              <w:tab/>
            </w:r>
            <w:r w:rsidRPr="00D5629C" w:rsidDel="00D5629C">
              <w:rPr>
                <w:rFonts w:ascii="Calibri" w:hAnsi="Calibri" w:cs="Times New Roman"/>
                <w:noProof/>
                <w:rPrChange w:id="86" w:author="Palacherla, Susmitha C (NONUS)" w:date="2018-01-16T21:01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Software and Hardware Interfaces</w:delText>
            </w:r>
            <w:r w:rsidDel="00D5629C">
              <w:rPr>
                <w:noProof/>
                <w:webHidden/>
              </w:rPr>
              <w:tab/>
              <w:delText>5</w:delText>
            </w:r>
          </w:del>
        </w:p>
        <w:p w:rsidR="00CC7EAF" w:rsidDel="00D5629C" w:rsidRDefault="00CC7EAF">
          <w:pPr>
            <w:pStyle w:val="TOC3"/>
            <w:tabs>
              <w:tab w:val="left" w:pos="1320"/>
              <w:tab w:val="right" w:leader="dot" w:pos="9350"/>
            </w:tabs>
            <w:rPr>
              <w:del w:id="87" w:author="Palacherla, Susmitha C (NONUS)" w:date="2018-01-16T21:01:00Z"/>
              <w:noProof/>
              <w:lang w:eastAsia="en-US"/>
            </w:rPr>
          </w:pPr>
          <w:del w:id="88" w:author="Palacherla, Susmitha C (NONUS)" w:date="2018-01-16T21:01:00Z">
            <w:r w:rsidRPr="00D5629C" w:rsidDel="00D5629C">
              <w:rPr>
                <w:rFonts w:cs="Times New Roman"/>
                <w:noProof/>
                <w:rPrChange w:id="89" w:author="Palacherla, Susmitha C (NONUS)" w:date="2018-01-16T21:01:00Z">
                  <w:rPr>
                    <w:rStyle w:val="Hyperlink"/>
                    <w:noProof/>
                  </w:rPr>
                </w:rPrChange>
              </w:rPr>
              <w:delText>1.5.1</w:delText>
            </w:r>
            <w:r w:rsidDel="00D5629C">
              <w:rPr>
                <w:noProof/>
                <w:lang w:eastAsia="en-US"/>
              </w:rPr>
              <w:tab/>
            </w:r>
            <w:r w:rsidRPr="00D5629C" w:rsidDel="00D5629C">
              <w:rPr>
                <w:rFonts w:cs="Times New Roman"/>
                <w:noProof/>
                <w:rPrChange w:id="90" w:author="Palacherla, Susmitha C (NONUS)" w:date="2018-01-16T21:01:00Z">
                  <w:rPr>
                    <w:rStyle w:val="Hyperlink"/>
                    <w:noProof/>
                  </w:rPr>
                </w:rPrChange>
              </w:rPr>
              <w:delText>Software</w:delText>
            </w:r>
            <w:r w:rsidDel="00D5629C">
              <w:rPr>
                <w:noProof/>
                <w:webHidden/>
              </w:rPr>
              <w:tab/>
              <w:delText>5</w:delText>
            </w:r>
          </w:del>
        </w:p>
        <w:p w:rsidR="00CC7EAF" w:rsidDel="00D5629C" w:rsidRDefault="00CC7EAF">
          <w:pPr>
            <w:pStyle w:val="TOC3"/>
            <w:tabs>
              <w:tab w:val="left" w:pos="1320"/>
              <w:tab w:val="right" w:leader="dot" w:pos="9350"/>
            </w:tabs>
            <w:rPr>
              <w:del w:id="91" w:author="Palacherla, Susmitha C (NONUS)" w:date="2018-01-16T21:01:00Z"/>
              <w:noProof/>
              <w:lang w:eastAsia="en-US"/>
            </w:rPr>
          </w:pPr>
          <w:del w:id="92" w:author="Palacherla, Susmitha C (NONUS)" w:date="2018-01-16T21:01:00Z">
            <w:r w:rsidRPr="00D5629C" w:rsidDel="00D5629C">
              <w:rPr>
                <w:rFonts w:cs="Times New Roman"/>
                <w:noProof/>
                <w:rPrChange w:id="93" w:author="Palacherla, Susmitha C (NONUS)" w:date="2018-01-16T21:01:00Z">
                  <w:rPr>
                    <w:rStyle w:val="Hyperlink"/>
                    <w:noProof/>
                  </w:rPr>
                </w:rPrChange>
              </w:rPr>
              <w:delText>1.5.2</w:delText>
            </w:r>
            <w:r w:rsidDel="00D5629C">
              <w:rPr>
                <w:noProof/>
                <w:lang w:eastAsia="en-US"/>
              </w:rPr>
              <w:tab/>
            </w:r>
            <w:r w:rsidRPr="00D5629C" w:rsidDel="00D5629C">
              <w:rPr>
                <w:rFonts w:cs="Times New Roman"/>
                <w:noProof/>
                <w:rPrChange w:id="94" w:author="Palacherla, Susmitha C (NONUS)" w:date="2018-01-16T21:01:00Z">
                  <w:rPr>
                    <w:rStyle w:val="Hyperlink"/>
                    <w:noProof/>
                  </w:rPr>
                </w:rPrChange>
              </w:rPr>
              <w:delText>Hardware</w:delText>
            </w:r>
            <w:r w:rsidDel="00D5629C">
              <w:rPr>
                <w:noProof/>
                <w:webHidden/>
              </w:rPr>
              <w:tab/>
              <w:delText>5</w:delText>
            </w:r>
          </w:del>
        </w:p>
        <w:p w:rsidR="00CC7EAF" w:rsidDel="00D5629C" w:rsidRDefault="00CC7EAF">
          <w:pPr>
            <w:pStyle w:val="TOC2"/>
            <w:tabs>
              <w:tab w:val="left" w:pos="880"/>
              <w:tab w:val="right" w:leader="dot" w:pos="9350"/>
            </w:tabs>
            <w:rPr>
              <w:del w:id="95" w:author="Palacherla, Susmitha C (NONUS)" w:date="2018-01-16T21:01:00Z"/>
              <w:noProof/>
              <w:lang w:eastAsia="en-US"/>
            </w:rPr>
          </w:pPr>
          <w:del w:id="96" w:author="Palacherla, Susmitha C (NONUS)" w:date="2018-01-16T21:01:00Z">
            <w:r w:rsidRPr="00D5629C" w:rsidDel="00D5629C">
              <w:rPr>
                <w:rFonts w:ascii="Calibri" w:hAnsi="Calibri" w:cs="Times New Roman"/>
                <w:noProof/>
                <w:rPrChange w:id="97" w:author="Palacherla, Susmitha C (NONUS)" w:date="2018-01-16T21:01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1.6</w:delText>
            </w:r>
            <w:r w:rsidDel="00D5629C">
              <w:rPr>
                <w:noProof/>
                <w:lang w:eastAsia="en-US"/>
              </w:rPr>
              <w:tab/>
            </w:r>
            <w:r w:rsidRPr="00D5629C" w:rsidDel="00D5629C">
              <w:rPr>
                <w:rFonts w:ascii="Calibri" w:hAnsi="Calibri" w:cs="Times New Roman"/>
                <w:noProof/>
                <w:rPrChange w:id="98" w:author="Palacherla, Susmitha C (NONUS)" w:date="2018-01-16T21:01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Users</w:delText>
            </w:r>
            <w:r w:rsidDel="00D5629C">
              <w:rPr>
                <w:noProof/>
                <w:webHidden/>
              </w:rPr>
              <w:tab/>
              <w:delText>5</w:delText>
            </w:r>
          </w:del>
        </w:p>
        <w:p w:rsidR="00CC7EAF" w:rsidDel="00D5629C" w:rsidRDefault="00CC7EAF">
          <w:pPr>
            <w:pStyle w:val="TOC1"/>
            <w:tabs>
              <w:tab w:val="left" w:pos="440"/>
              <w:tab w:val="right" w:leader="dot" w:pos="9350"/>
            </w:tabs>
            <w:rPr>
              <w:del w:id="99" w:author="Palacherla, Susmitha C (NONUS)" w:date="2018-01-16T21:01:00Z"/>
              <w:rFonts w:asciiTheme="minorHAnsi" w:eastAsiaTheme="minorEastAsia" w:hAnsiTheme="minorHAnsi" w:cstheme="minorBidi"/>
              <w:noProof/>
            </w:rPr>
          </w:pPr>
          <w:del w:id="100" w:author="Palacherla, Susmitha C (NONUS)" w:date="2018-01-16T21:01:00Z">
            <w:r w:rsidRPr="00D5629C" w:rsidDel="00D5629C">
              <w:rPr>
                <w:noProof/>
                <w:rPrChange w:id="101" w:author="Palacherla, Susmitha C (NONUS)" w:date="2018-01-16T21:01:00Z">
                  <w:rPr>
                    <w:rStyle w:val="Hyperlink"/>
                    <w:noProof/>
                  </w:rPr>
                </w:rPrChange>
              </w:rPr>
              <w:delText>2.</w:delText>
            </w:r>
            <w:r w:rsidDel="00D5629C"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D5629C" w:rsidDel="00D5629C">
              <w:rPr>
                <w:noProof/>
                <w:rPrChange w:id="102" w:author="Palacherla, Susmitha C (NONUS)" w:date="2018-01-16T21:01:00Z">
                  <w:rPr>
                    <w:rStyle w:val="Hyperlink"/>
                    <w:noProof/>
                  </w:rPr>
                </w:rPrChange>
              </w:rPr>
              <w:delText>Details</w:delText>
            </w:r>
            <w:r w:rsidDel="00D5629C">
              <w:rPr>
                <w:noProof/>
                <w:webHidden/>
              </w:rPr>
              <w:tab/>
              <w:delText>6</w:delText>
            </w:r>
          </w:del>
        </w:p>
        <w:p w:rsidR="00CC7EAF" w:rsidDel="00D5629C" w:rsidRDefault="00CC7EAF">
          <w:pPr>
            <w:pStyle w:val="TOC2"/>
            <w:tabs>
              <w:tab w:val="left" w:pos="880"/>
              <w:tab w:val="right" w:leader="dot" w:pos="9350"/>
            </w:tabs>
            <w:rPr>
              <w:del w:id="103" w:author="Palacherla, Susmitha C (NONUS)" w:date="2018-01-16T21:01:00Z"/>
              <w:noProof/>
              <w:lang w:eastAsia="en-US"/>
            </w:rPr>
          </w:pPr>
          <w:del w:id="104" w:author="Palacherla, Susmitha C (NONUS)" w:date="2018-01-16T21:01:00Z">
            <w:r w:rsidRPr="00D5629C" w:rsidDel="00D5629C">
              <w:rPr>
                <w:rFonts w:ascii="Calibri" w:hAnsi="Calibri" w:cs="Times New Roman"/>
                <w:noProof/>
                <w:rPrChange w:id="105" w:author="Palacherla, Susmitha C (NONUS)" w:date="2018-01-16T21:01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2.1</w:delText>
            </w:r>
            <w:r w:rsidDel="00D5629C">
              <w:rPr>
                <w:noProof/>
                <w:lang w:eastAsia="en-US"/>
              </w:rPr>
              <w:tab/>
            </w:r>
            <w:r w:rsidRPr="00D5629C" w:rsidDel="00D5629C">
              <w:rPr>
                <w:rFonts w:ascii="Calibri" w:hAnsi="Calibri" w:cs="Times New Roman"/>
                <w:noProof/>
                <w:rPrChange w:id="106" w:author="Palacherla, Susmitha C (NONUS)" w:date="2018-01-16T21:01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Source Files</w:delText>
            </w:r>
            <w:r w:rsidDel="00D5629C">
              <w:rPr>
                <w:noProof/>
                <w:webHidden/>
              </w:rPr>
              <w:tab/>
              <w:delText>6</w:delText>
            </w:r>
          </w:del>
        </w:p>
        <w:p w:rsidR="00CC7EAF" w:rsidDel="00D5629C" w:rsidRDefault="00CC7EAF">
          <w:pPr>
            <w:pStyle w:val="TOC3"/>
            <w:tabs>
              <w:tab w:val="left" w:pos="1320"/>
              <w:tab w:val="right" w:leader="dot" w:pos="9350"/>
            </w:tabs>
            <w:rPr>
              <w:del w:id="107" w:author="Palacherla, Susmitha C (NONUS)" w:date="2018-01-16T21:01:00Z"/>
              <w:noProof/>
              <w:lang w:eastAsia="en-US"/>
            </w:rPr>
          </w:pPr>
          <w:del w:id="108" w:author="Palacherla, Susmitha C (NONUS)" w:date="2018-01-16T21:01:00Z">
            <w:r w:rsidRPr="00D5629C" w:rsidDel="00D5629C">
              <w:rPr>
                <w:rFonts w:ascii="Calibri" w:hAnsi="Calibri" w:cs="Times New Roman"/>
                <w:noProof/>
                <w:rPrChange w:id="109" w:author="Palacherla, Susmitha C (NONUS)" w:date="2018-01-16T21:01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2.1.1</w:delText>
            </w:r>
            <w:r w:rsidDel="00D5629C">
              <w:rPr>
                <w:noProof/>
                <w:lang w:eastAsia="en-US"/>
              </w:rPr>
              <w:tab/>
            </w:r>
            <w:r w:rsidRPr="00D5629C" w:rsidDel="00D5629C">
              <w:rPr>
                <w:rFonts w:ascii="Calibri" w:hAnsi="Calibri" w:cs="Times New Roman"/>
                <w:noProof/>
                <w:rPrChange w:id="110" w:author="Palacherla, Susmitha C (NONUS)" w:date="2018-01-16T21:01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File layout and Mappings</w:delText>
            </w:r>
            <w:r w:rsidDel="00D5629C">
              <w:rPr>
                <w:noProof/>
                <w:webHidden/>
              </w:rPr>
              <w:tab/>
              <w:delText>6</w:delText>
            </w:r>
          </w:del>
        </w:p>
        <w:p w:rsidR="00CC7EAF" w:rsidDel="00D5629C" w:rsidRDefault="00CC7EAF">
          <w:pPr>
            <w:pStyle w:val="TOC2"/>
            <w:tabs>
              <w:tab w:val="left" w:pos="880"/>
              <w:tab w:val="right" w:leader="dot" w:pos="9350"/>
            </w:tabs>
            <w:rPr>
              <w:del w:id="111" w:author="Palacherla, Susmitha C (NONUS)" w:date="2018-01-16T21:01:00Z"/>
              <w:noProof/>
              <w:lang w:eastAsia="en-US"/>
            </w:rPr>
          </w:pPr>
          <w:del w:id="112" w:author="Palacherla, Susmitha C (NONUS)" w:date="2018-01-16T21:01:00Z">
            <w:r w:rsidRPr="00D5629C" w:rsidDel="00D5629C">
              <w:rPr>
                <w:rFonts w:ascii="Calibri" w:hAnsi="Calibri" w:cs="Times New Roman"/>
                <w:noProof/>
                <w:rPrChange w:id="113" w:author="Palacherla, Susmitha C (NONUS)" w:date="2018-01-16T21:01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2.2</w:delText>
            </w:r>
            <w:r w:rsidDel="00D5629C">
              <w:rPr>
                <w:noProof/>
                <w:lang w:eastAsia="en-US"/>
              </w:rPr>
              <w:tab/>
            </w:r>
            <w:r w:rsidRPr="00D5629C" w:rsidDel="00D5629C">
              <w:rPr>
                <w:rFonts w:ascii="Calibri" w:hAnsi="Calibri" w:cs="Times New Roman"/>
                <w:noProof/>
                <w:rPrChange w:id="114" w:author="Palacherla, Susmitha C (NONUS)" w:date="2018-01-16T21:01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Module Details</w:delText>
            </w:r>
            <w:r w:rsidDel="00D5629C">
              <w:rPr>
                <w:noProof/>
                <w:webHidden/>
              </w:rPr>
              <w:tab/>
              <w:delText>8</w:delText>
            </w:r>
          </w:del>
        </w:p>
        <w:p w:rsidR="00CC7EAF" w:rsidDel="00D5629C" w:rsidRDefault="00CC7EAF">
          <w:pPr>
            <w:pStyle w:val="TOC3"/>
            <w:tabs>
              <w:tab w:val="left" w:pos="1320"/>
              <w:tab w:val="right" w:leader="dot" w:pos="9350"/>
            </w:tabs>
            <w:rPr>
              <w:del w:id="115" w:author="Palacherla, Susmitha C (NONUS)" w:date="2018-01-16T21:01:00Z"/>
              <w:noProof/>
              <w:lang w:eastAsia="en-US"/>
            </w:rPr>
          </w:pPr>
          <w:del w:id="116" w:author="Palacherla, Susmitha C (NONUS)" w:date="2018-01-16T21:01:00Z">
            <w:r w:rsidRPr="00D5629C" w:rsidDel="00D5629C">
              <w:rPr>
                <w:rFonts w:ascii="Calibri" w:hAnsi="Calibri" w:cs="Times New Roman"/>
                <w:noProof/>
                <w:rPrChange w:id="117" w:author="Palacherla, Susmitha C (NONUS)" w:date="2018-01-16T21:01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2.2.1</w:delText>
            </w:r>
            <w:r w:rsidDel="00D5629C">
              <w:rPr>
                <w:noProof/>
                <w:lang w:eastAsia="en-US"/>
              </w:rPr>
              <w:tab/>
            </w:r>
            <w:r w:rsidRPr="00D5629C" w:rsidDel="00D5629C">
              <w:rPr>
                <w:rFonts w:ascii="Calibri" w:hAnsi="Calibri" w:cs="Times New Roman"/>
                <w:noProof/>
                <w:rPrChange w:id="118" w:author="Palacherla, Susmitha C (NONUS)" w:date="2018-01-16T21:01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SQL agent job</w:delText>
            </w:r>
            <w:r w:rsidDel="00D5629C">
              <w:rPr>
                <w:noProof/>
                <w:webHidden/>
              </w:rPr>
              <w:tab/>
              <w:delText>8</w:delText>
            </w:r>
          </w:del>
        </w:p>
        <w:p w:rsidR="00CC7EAF" w:rsidDel="00D5629C" w:rsidRDefault="00CC7EAF">
          <w:pPr>
            <w:pStyle w:val="TOC3"/>
            <w:tabs>
              <w:tab w:val="left" w:pos="1320"/>
              <w:tab w:val="right" w:leader="dot" w:pos="9350"/>
            </w:tabs>
            <w:rPr>
              <w:del w:id="119" w:author="Palacherla, Susmitha C (NONUS)" w:date="2018-01-16T21:01:00Z"/>
              <w:noProof/>
              <w:lang w:eastAsia="en-US"/>
            </w:rPr>
          </w:pPr>
          <w:del w:id="120" w:author="Palacherla, Susmitha C (NONUS)" w:date="2018-01-16T21:01:00Z">
            <w:r w:rsidRPr="00D5629C" w:rsidDel="00D5629C">
              <w:rPr>
                <w:rFonts w:ascii="Calibri" w:hAnsi="Calibri" w:cs="Times New Roman"/>
                <w:noProof/>
                <w:rPrChange w:id="121" w:author="Palacherla, Susmitha C (NONUS)" w:date="2018-01-16T21:01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2.2.2</w:delText>
            </w:r>
            <w:r w:rsidDel="00D5629C">
              <w:rPr>
                <w:noProof/>
                <w:lang w:eastAsia="en-US"/>
              </w:rPr>
              <w:tab/>
            </w:r>
            <w:r w:rsidRPr="00D5629C" w:rsidDel="00D5629C">
              <w:rPr>
                <w:rFonts w:ascii="Calibri" w:hAnsi="Calibri" w:cs="Times New Roman"/>
                <w:noProof/>
                <w:rPrChange w:id="122" w:author="Palacherla, Susmitha C (NONUS)" w:date="2018-01-16T21:01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SSIS Package</w:delText>
            </w:r>
            <w:r w:rsidDel="00D5629C">
              <w:rPr>
                <w:noProof/>
                <w:webHidden/>
              </w:rPr>
              <w:tab/>
              <w:delText>8</w:delText>
            </w:r>
          </w:del>
        </w:p>
        <w:p w:rsidR="00CC7EAF" w:rsidDel="00D5629C" w:rsidRDefault="00CC7EAF">
          <w:pPr>
            <w:pStyle w:val="TOC3"/>
            <w:tabs>
              <w:tab w:val="left" w:pos="1320"/>
              <w:tab w:val="right" w:leader="dot" w:pos="9350"/>
            </w:tabs>
            <w:rPr>
              <w:del w:id="123" w:author="Palacherla, Susmitha C (NONUS)" w:date="2018-01-16T21:01:00Z"/>
              <w:noProof/>
              <w:lang w:eastAsia="en-US"/>
            </w:rPr>
          </w:pPr>
          <w:del w:id="124" w:author="Palacherla, Susmitha C (NONUS)" w:date="2018-01-16T21:01:00Z">
            <w:r w:rsidRPr="00D5629C" w:rsidDel="00D5629C">
              <w:rPr>
                <w:rFonts w:ascii="Calibri" w:hAnsi="Calibri" w:cs="Times New Roman"/>
                <w:noProof/>
                <w:rPrChange w:id="125" w:author="Palacherla, Susmitha C (NONUS)" w:date="2018-01-16T21:01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2.2.3</w:delText>
            </w:r>
            <w:r w:rsidDel="00D5629C">
              <w:rPr>
                <w:noProof/>
                <w:lang w:eastAsia="en-US"/>
              </w:rPr>
              <w:tab/>
            </w:r>
            <w:r w:rsidRPr="00D5629C" w:rsidDel="00D5629C">
              <w:rPr>
                <w:rFonts w:ascii="Calibri" w:hAnsi="Calibri" w:cs="Times New Roman"/>
                <w:noProof/>
                <w:rPrChange w:id="126" w:author="Palacherla, Susmitha C (NONUS)" w:date="2018-01-16T21:01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Tables</w:delText>
            </w:r>
            <w:r w:rsidDel="00D5629C">
              <w:rPr>
                <w:noProof/>
                <w:webHidden/>
              </w:rPr>
              <w:tab/>
              <w:delText>63</w:delText>
            </w:r>
          </w:del>
        </w:p>
        <w:p w:rsidR="00CC7EAF" w:rsidDel="00D5629C" w:rsidRDefault="00CC7EAF">
          <w:pPr>
            <w:pStyle w:val="TOC3"/>
            <w:tabs>
              <w:tab w:val="left" w:pos="1320"/>
              <w:tab w:val="right" w:leader="dot" w:pos="9350"/>
            </w:tabs>
            <w:rPr>
              <w:del w:id="127" w:author="Palacherla, Susmitha C (NONUS)" w:date="2018-01-16T21:01:00Z"/>
              <w:noProof/>
              <w:lang w:eastAsia="en-US"/>
            </w:rPr>
          </w:pPr>
          <w:del w:id="128" w:author="Palacherla, Susmitha C (NONUS)" w:date="2018-01-16T21:01:00Z">
            <w:r w:rsidRPr="00D5629C" w:rsidDel="00D5629C">
              <w:rPr>
                <w:rFonts w:ascii="Calibri" w:hAnsi="Calibri" w:cs="Times New Roman"/>
                <w:noProof/>
                <w:rPrChange w:id="129" w:author="Palacherla, Susmitha C (NONUS)" w:date="2018-01-16T21:01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2.2.4</w:delText>
            </w:r>
            <w:r w:rsidDel="00D5629C">
              <w:rPr>
                <w:noProof/>
                <w:lang w:eastAsia="en-US"/>
              </w:rPr>
              <w:tab/>
            </w:r>
            <w:r w:rsidRPr="00D5629C" w:rsidDel="00D5629C">
              <w:rPr>
                <w:rFonts w:ascii="Calibri" w:hAnsi="Calibri" w:cs="Times New Roman"/>
                <w:noProof/>
                <w:rPrChange w:id="130" w:author="Palacherla, Susmitha C (NONUS)" w:date="2018-01-16T21:01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Procedures</w:delText>
            </w:r>
            <w:r w:rsidDel="00D5629C">
              <w:rPr>
                <w:noProof/>
                <w:webHidden/>
              </w:rPr>
              <w:tab/>
              <w:delText>63</w:delText>
            </w:r>
          </w:del>
        </w:p>
        <w:p w:rsidR="00CC7EAF" w:rsidDel="00D5629C" w:rsidRDefault="00CC7EAF">
          <w:pPr>
            <w:pStyle w:val="TOC3"/>
            <w:tabs>
              <w:tab w:val="left" w:pos="1320"/>
              <w:tab w:val="right" w:leader="dot" w:pos="9350"/>
            </w:tabs>
            <w:rPr>
              <w:del w:id="131" w:author="Palacherla, Susmitha C (NONUS)" w:date="2018-01-16T21:01:00Z"/>
              <w:noProof/>
              <w:lang w:eastAsia="en-US"/>
            </w:rPr>
          </w:pPr>
          <w:del w:id="132" w:author="Palacherla, Susmitha C (NONUS)" w:date="2018-01-16T21:01:00Z">
            <w:r w:rsidRPr="00D5629C" w:rsidDel="00D5629C">
              <w:rPr>
                <w:rFonts w:ascii="Calibri" w:hAnsi="Calibri" w:cs="Times New Roman"/>
                <w:noProof/>
                <w:rPrChange w:id="133" w:author="Palacherla, Susmitha C (NONUS)" w:date="2018-01-16T21:01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2.2.5</w:delText>
            </w:r>
            <w:r w:rsidDel="00D5629C">
              <w:rPr>
                <w:noProof/>
                <w:lang w:eastAsia="en-US"/>
              </w:rPr>
              <w:tab/>
            </w:r>
            <w:r w:rsidRPr="00D5629C" w:rsidDel="00D5629C">
              <w:rPr>
                <w:rFonts w:ascii="Calibri" w:hAnsi="Calibri" w:cs="Times New Roman"/>
                <w:noProof/>
                <w:rPrChange w:id="134" w:author="Palacherla, Susmitha C (NONUS)" w:date="2018-01-16T21:01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Functions</w:delText>
            </w:r>
            <w:r w:rsidDel="00D5629C">
              <w:rPr>
                <w:noProof/>
                <w:webHidden/>
              </w:rPr>
              <w:tab/>
              <w:delText>63</w:delText>
            </w:r>
          </w:del>
        </w:p>
        <w:p w:rsidR="00481F6E" w:rsidRDefault="00481F6E">
          <w:r>
            <w:rPr>
              <w:b/>
              <w:bCs/>
              <w:noProof/>
            </w:rPr>
            <w:fldChar w:fldCharType="end"/>
          </w:r>
        </w:p>
        <w:bookmarkStart w:id="135" w:name="_GoBack" w:displacedByCustomXml="next"/>
        <w:bookmarkEnd w:id="135" w:displacedByCustomXml="next"/>
      </w:sdtContent>
    </w:sdt>
    <w:p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9D1884" w:rsidRPr="0027630C" w:rsidRDefault="006F770C" w:rsidP="0076086A">
      <w:pPr>
        <w:pStyle w:val="Heading1"/>
        <w:numPr>
          <w:ilvl w:val="0"/>
          <w:numId w:val="1"/>
        </w:numPr>
        <w:rPr>
          <w:color w:val="auto"/>
        </w:rPr>
      </w:pPr>
      <w:bookmarkStart w:id="136" w:name="_Toc503899826"/>
      <w:r w:rsidRPr="0027630C">
        <w:rPr>
          <w:color w:val="auto"/>
        </w:rPr>
        <w:lastRenderedPageBreak/>
        <w:t>Overview</w:t>
      </w:r>
      <w:bookmarkEnd w:id="136"/>
    </w:p>
    <w:p w:rsidR="00A47122" w:rsidRPr="0027630C" w:rsidRDefault="009D188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137" w:name="_Toc503899827"/>
      <w:r w:rsidRPr="0027630C">
        <w:rPr>
          <w:rFonts w:ascii="Calibri" w:hAnsi="Calibri" w:cs="Times New Roman"/>
          <w:color w:val="auto"/>
          <w:sz w:val="22"/>
          <w:szCs w:val="22"/>
        </w:rPr>
        <w:t xml:space="preserve">Project </w:t>
      </w:r>
      <w:r w:rsidR="006F770C" w:rsidRPr="0027630C">
        <w:rPr>
          <w:rFonts w:ascii="Calibri" w:hAnsi="Calibri" w:cs="Times New Roman"/>
          <w:color w:val="auto"/>
          <w:sz w:val="22"/>
          <w:szCs w:val="22"/>
        </w:rPr>
        <w:t>Description</w:t>
      </w:r>
      <w:bookmarkEnd w:id="137"/>
    </w:p>
    <w:p w:rsidR="001B4454" w:rsidRPr="00736BF7" w:rsidRDefault="00A47122" w:rsidP="001B4454">
      <w:pPr>
        <w:rPr>
          <w:rFonts w:asciiTheme="minorHAnsi" w:hAnsiTheme="minorHAnsi"/>
        </w:rPr>
      </w:pPr>
      <w:r w:rsidRPr="00736BF7">
        <w:rPr>
          <w:rFonts w:asciiTheme="minorHAnsi" w:hAnsiTheme="minorHAnsi" w:cs="Segoe UI"/>
          <w:color w:val="000000" w:themeColor="text1"/>
        </w:rPr>
        <w:t xml:space="preserve"> </w:t>
      </w:r>
      <w:r w:rsidR="00026536">
        <w:rPr>
          <w:rFonts w:asciiTheme="minorHAnsi" w:hAnsiTheme="minorHAnsi" w:cs="Segoe UI"/>
          <w:color w:val="000000" w:themeColor="text1"/>
        </w:rPr>
        <w:t xml:space="preserve">The 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coaching process is a standard process to facilitate consistent communication when a performance opportunity </w:t>
      </w:r>
      <w:r w:rsidR="0094076B">
        <w:rPr>
          <w:rFonts w:asciiTheme="minorHAnsi" w:hAnsiTheme="minorHAnsi" w:cs="Segoe UI"/>
          <w:color w:val="000000" w:themeColor="text1"/>
        </w:rPr>
        <w:t xml:space="preserve">or reinforcement 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exists.  It provides a method to make a determination of whether coaching is needed, when to initiate coaching and verification that the performance issue has been addressed. </w:t>
      </w:r>
      <w:r w:rsidR="007C6827">
        <w:rPr>
          <w:rFonts w:asciiTheme="minorHAnsi" w:hAnsiTheme="minorHAnsi" w:cs="Segoe UI"/>
          <w:color w:val="000000" w:themeColor="text1"/>
        </w:rPr>
        <w:t xml:space="preserve">The </w:t>
      </w:r>
      <w:r w:rsidR="00B307B1">
        <w:rPr>
          <w:rFonts w:asciiTheme="minorHAnsi" w:hAnsiTheme="minorHAnsi" w:cs="Segoe UI"/>
          <w:color w:val="000000" w:themeColor="text1"/>
        </w:rPr>
        <w:t>Generic</w:t>
      </w:r>
      <w:r w:rsidR="0094076B">
        <w:rPr>
          <w:rFonts w:asciiTheme="minorHAnsi" w:hAnsiTheme="minorHAnsi" w:cs="Segoe UI"/>
          <w:color w:val="000000" w:themeColor="text1"/>
        </w:rPr>
        <w:t xml:space="preserve"> (General)</w:t>
      </w:r>
      <w:r w:rsidR="007C6827">
        <w:rPr>
          <w:rFonts w:asciiTheme="minorHAnsi" w:hAnsiTheme="minorHAnsi" w:cs="Segoe UI"/>
          <w:color w:val="000000" w:themeColor="text1"/>
        </w:rPr>
        <w:t xml:space="preserve"> feed</w:t>
      </w:r>
      <w:r w:rsidR="0094076B">
        <w:rPr>
          <w:rFonts w:asciiTheme="minorHAnsi" w:hAnsiTheme="minorHAnsi" w:cs="Segoe UI"/>
          <w:color w:val="000000" w:themeColor="text1"/>
        </w:rPr>
        <w:t>(s)</w:t>
      </w:r>
      <w:r w:rsidR="007C6827">
        <w:rPr>
          <w:rFonts w:asciiTheme="minorHAnsi" w:hAnsiTheme="minorHAnsi" w:cs="Segoe UI"/>
          <w:color w:val="000000" w:themeColor="text1"/>
        </w:rPr>
        <w:t xml:space="preserve"> </w:t>
      </w:r>
      <w:r w:rsidR="0094076B">
        <w:rPr>
          <w:rFonts w:asciiTheme="minorHAnsi" w:hAnsiTheme="minorHAnsi" w:cs="Segoe UI"/>
          <w:color w:val="000000" w:themeColor="text1"/>
        </w:rPr>
        <w:t>will be used for mass loading of general ecls that would have normally been submitted through the User Interface into the database</w:t>
      </w:r>
      <w:r w:rsidR="007C6827" w:rsidRPr="007C6827">
        <w:rPr>
          <w:rFonts w:asciiTheme="minorHAnsi" w:hAnsiTheme="minorHAnsi" w:cs="Segoe UI"/>
          <w:color w:val="000000" w:themeColor="text1"/>
        </w:rPr>
        <w:t xml:space="preserve">. 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Utilizing the </w:t>
      </w:r>
      <w:proofErr w:type="gramStart"/>
      <w:r w:rsidR="001B4454" w:rsidRPr="00736BF7">
        <w:rPr>
          <w:rFonts w:asciiTheme="minorHAnsi" w:hAnsiTheme="minorHAnsi" w:cs="Segoe UI"/>
          <w:color w:val="000000" w:themeColor="text1"/>
        </w:rPr>
        <w:t>eCL</w:t>
      </w:r>
      <w:proofErr w:type="gramEnd"/>
      <w:r w:rsidR="001B4454" w:rsidRPr="00736BF7">
        <w:rPr>
          <w:rFonts w:asciiTheme="minorHAnsi" w:hAnsiTheme="minorHAnsi" w:cs="Segoe UI"/>
          <w:color w:val="000000" w:themeColor="text1"/>
        </w:rPr>
        <w:t xml:space="preserve"> work-flow, items can be tracked from start to finish to verify if items have been addressed. </w:t>
      </w:r>
    </w:p>
    <w:p w:rsidR="00A47122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A47122" w:rsidRPr="0027630C" w:rsidRDefault="00A47122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138" w:name="_Toc503899828"/>
      <w:r w:rsidRPr="0027630C">
        <w:rPr>
          <w:rFonts w:ascii="Calibri" w:hAnsi="Calibri" w:cs="Times New Roman"/>
          <w:color w:val="auto"/>
          <w:sz w:val="22"/>
          <w:szCs w:val="22"/>
        </w:rPr>
        <w:t>Document</w:t>
      </w:r>
      <w:r w:rsidR="006F770C" w:rsidRPr="0027630C">
        <w:rPr>
          <w:rFonts w:ascii="Calibri" w:hAnsi="Calibri" w:cs="Times New Roman"/>
          <w:color w:val="auto"/>
          <w:sz w:val="22"/>
          <w:szCs w:val="22"/>
        </w:rPr>
        <w:t xml:space="preserve"> Scope</w:t>
      </w:r>
      <w:bookmarkEnd w:id="138"/>
    </w:p>
    <w:p w:rsidR="00A47122" w:rsidRPr="00736BF7" w:rsidRDefault="00A47122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Segoe UI"/>
          <w:color w:val="000000" w:themeColor="text1"/>
        </w:rPr>
      </w:pPr>
      <w:r w:rsidRPr="00736BF7">
        <w:rPr>
          <w:rFonts w:asciiTheme="minorHAnsi" w:hAnsiTheme="minorHAnsi" w:cs="Segoe UI"/>
          <w:color w:val="000000" w:themeColor="text1"/>
        </w:rPr>
        <w:t xml:space="preserve">This document describes the 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load of the </w:t>
      </w:r>
      <w:r w:rsidR="0094076B">
        <w:rPr>
          <w:rFonts w:asciiTheme="minorHAnsi" w:hAnsiTheme="minorHAnsi" w:cs="Segoe UI"/>
          <w:color w:val="000000" w:themeColor="text1"/>
        </w:rPr>
        <w:t>‘</w:t>
      </w:r>
      <w:r w:rsidR="00B307B1">
        <w:rPr>
          <w:rFonts w:asciiTheme="minorHAnsi" w:hAnsiTheme="minorHAnsi" w:cs="Segoe UI"/>
          <w:color w:val="000000" w:themeColor="text1"/>
        </w:rPr>
        <w:t>Generic</w:t>
      </w:r>
      <w:r w:rsidR="0094076B">
        <w:rPr>
          <w:rFonts w:asciiTheme="minorHAnsi" w:hAnsiTheme="minorHAnsi" w:cs="Segoe UI"/>
          <w:color w:val="000000" w:themeColor="text1"/>
        </w:rPr>
        <w:t>’ or general feeds that will be used to mass load ecls into the database.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 Once the reports are loaded into the database the logs are tracked through the workflow like any Coaching log entered from the web interface.</w:t>
      </w:r>
    </w:p>
    <w:p w:rsidR="002C3B04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2C3B04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2C3B04" w:rsidRPr="0027630C" w:rsidRDefault="002C3B0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139" w:name="_Toc503899829"/>
      <w:r w:rsidRPr="0027630C">
        <w:rPr>
          <w:rFonts w:ascii="Calibri" w:hAnsi="Calibri" w:cs="Times New Roman"/>
          <w:color w:val="auto"/>
          <w:sz w:val="22"/>
          <w:szCs w:val="22"/>
        </w:rPr>
        <w:t>Source Files</w:t>
      </w:r>
      <w:bookmarkEnd w:id="139"/>
    </w:p>
    <w:p w:rsidR="007C6827" w:rsidRDefault="007C6827" w:rsidP="0053330A">
      <w:pPr>
        <w:rPr>
          <w:rFonts w:asciiTheme="minorHAnsi" w:hAnsiTheme="minorHAnsi" w:cs="Segoe UI"/>
          <w:color w:val="000000" w:themeColor="text1"/>
        </w:rPr>
      </w:pPr>
      <w:r>
        <w:rPr>
          <w:rFonts w:asciiTheme="minorHAnsi" w:hAnsiTheme="minorHAnsi" w:cs="Segoe UI"/>
          <w:color w:val="000000" w:themeColor="text1"/>
        </w:rPr>
        <w:t xml:space="preserve">The table below shows </w:t>
      </w:r>
      <w:r w:rsidR="0053330A" w:rsidRPr="00026536">
        <w:rPr>
          <w:rFonts w:asciiTheme="minorHAnsi" w:hAnsiTheme="minorHAnsi" w:cs="Segoe UI"/>
          <w:color w:val="000000" w:themeColor="text1"/>
        </w:rPr>
        <w:t xml:space="preserve">the </w:t>
      </w:r>
      <w:r>
        <w:rPr>
          <w:rFonts w:asciiTheme="minorHAnsi" w:hAnsiTheme="minorHAnsi" w:cs="Segoe UI"/>
          <w:color w:val="000000" w:themeColor="text1"/>
        </w:rPr>
        <w:t xml:space="preserve">attributes for the </w:t>
      </w:r>
      <w:r w:rsidR="0094076B">
        <w:rPr>
          <w:rFonts w:asciiTheme="minorHAnsi" w:hAnsiTheme="minorHAnsi" w:cs="Segoe UI"/>
          <w:color w:val="000000" w:themeColor="text1"/>
        </w:rPr>
        <w:t>‘</w:t>
      </w:r>
      <w:r w:rsidR="00B307B1">
        <w:rPr>
          <w:rFonts w:asciiTheme="minorHAnsi" w:hAnsiTheme="minorHAnsi" w:cs="Segoe UI"/>
          <w:color w:val="000000" w:themeColor="text1"/>
        </w:rPr>
        <w:t>Generic</w:t>
      </w:r>
      <w:r w:rsidR="0094076B">
        <w:rPr>
          <w:rFonts w:asciiTheme="minorHAnsi" w:hAnsiTheme="minorHAnsi" w:cs="Segoe UI"/>
          <w:color w:val="000000" w:themeColor="text1"/>
        </w:rPr>
        <w:t>’</w:t>
      </w:r>
      <w:r w:rsidR="0053330A" w:rsidRPr="00026536">
        <w:rPr>
          <w:rFonts w:asciiTheme="minorHAnsi" w:hAnsiTheme="minorHAnsi" w:cs="Segoe UI"/>
          <w:color w:val="000000" w:themeColor="text1"/>
        </w:rPr>
        <w:t xml:space="preserve"> report</w:t>
      </w:r>
      <w:r w:rsidR="00381B5A">
        <w:rPr>
          <w:rFonts w:asciiTheme="minorHAnsi" w:hAnsiTheme="minorHAnsi" w:cs="Segoe UI"/>
          <w:color w:val="000000" w:themeColor="text1"/>
        </w:rPr>
        <w:t>s</w:t>
      </w:r>
      <w:r>
        <w:rPr>
          <w:rFonts w:asciiTheme="minorHAnsi" w:hAnsiTheme="minorHAnsi" w:cs="Segoe UI"/>
          <w:color w:val="000000" w:themeColor="text1"/>
        </w:rPr>
        <w:t>.</w:t>
      </w:r>
      <w:r w:rsidR="0053330A" w:rsidRPr="00026536">
        <w:rPr>
          <w:rFonts w:asciiTheme="minorHAnsi" w:hAnsiTheme="minorHAnsi" w:cs="Segoe UI"/>
          <w:color w:val="000000" w:themeColor="text1"/>
        </w:rPr>
        <w:t xml:space="preserve"> </w:t>
      </w:r>
    </w:p>
    <w:p w:rsidR="0053330A" w:rsidRDefault="0053330A" w:rsidP="0053330A">
      <w:pPr>
        <w:rPr>
          <w:rFonts w:ascii="Verdana" w:hAnsi="Verdana" w:cs="Segoe UI"/>
          <w:color w:val="000000" w:themeColor="text1"/>
          <w:sz w:val="20"/>
          <w:szCs w:val="20"/>
        </w:rPr>
      </w:pPr>
      <w:r w:rsidRPr="00026536">
        <w:rPr>
          <w:rFonts w:asciiTheme="minorHAnsi" w:hAnsiTheme="minorHAnsi" w:cs="Segoe UI"/>
          <w:color w:val="000000" w:themeColor="text1"/>
        </w:rPr>
        <w:t xml:space="preserve">Files are </w:t>
      </w:r>
      <w:del w:id="140" w:author="Palacherla, Susmitha C (NONUS)" w:date="2018-01-16T20:21:00Z">
        <w:r w:rsidRPr="00026536" w:rsidDel="00FB5F3D">
          <w:rPr>
            <w:rFonts w:asciiTheme="minorHAnsi" w:hAnsiTheme="minorHAnsi" w:cs="Segoe UI"/>
            <w:color w:val="000000" w:themeColor="text1"/>
          </w:rPr>
          <w:delText>staged at</w:delText>
        </w:r>
      </w:del>
      <w:ins w:id="141" w:author="Palacherla, Susmitha C (NONUS)" w:date="2018-01-16T20:21:00Z">
        <w:r w:rsidR="00FB5F3D">
          <w:rPr>
            <w:rFonts w:asciiTheme="minorHAnsi" w:hAnsiTheme="minorHAnsi" w:cs="Segoe UI"/>
            <w:color w:val="000000" w:themeColor="text1"/>
          </w:rPr>
          <w:t>loaded from</w:t>
        </w:r>
        <w:r w:rsidR="00FB5F3D" w:rsidRPr="00CA5EB0">
          <w:rPr>
            <w:rFonts w:ascii="Times New Roman" w:hAnsi="Times New Roman"/>
            <w:color w:val="000000" w:themeColor="text1"/>
            <w:sz w:val="20"/>
            <w:szCs w:val="20"/>
          </w:rPr>
          <w:t xml:space="preserve"> </w:t>
        </w:r>
      </w:ins>
      <w:ins w:id="142" w:author="Palacherla, Susmitha C (NONUS)" w:date="2018-01-16T20:26:00Z">
        <w:r w:rsidR="00FB5F3D">
          <w:rPr>
            <w:rFonts w:ascii="Times New Roman" w:hAnsi="Times New Roman"/>
            <w:sz w:val="20"/>
            <w:szCs w:val="20"/>
          </w:rPr>
          <w:fldChar w:fldCharType="begin"/>
        </w:r>
        <w:r w:rsidR="00FB5F3D">
          <w:rPr>
            <w:rFonts w:ascii="Times New Roman" w:hAnsi="Times New Roman"/>
            <w:sz w:val="20"/>
            <w:szCs w:val="20"/>
          </w:rPr>
          <w:instrText xml:space="preserve"> HYPERLINK "</w:instrText>
        </w:r>
      </w:ins>
      <w:ins w:id="143" w:author="Palacherla, Susmitha C (NONUS)" w:date="2018-01-16T20:21:00Z">
        <w:r w:rsidR="00FB5F3D" w:rsidRPr="00FB5F3D">
          <w:rPr>
            <w:rFonts w:ascii="Times New Roman" w:hAnsi="Times New Roman"/>
            <w:sz w:val="20"/>
            <w:szCs w:val="20"/>
            <w:rPrChange w:id="144" w:author="Palacherla, Susmitha C (NONUS)" w:date="2018-01-16T20:26:00Z">
              <w:rPr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  <w:r w:rsidR="00FB5F3D" w:rsidRPr="00FB5F3D">
          <w:rPr>
            <w:rFonts w:ascii="Times New Roman" w:hAnsi="Times New Roman"/>
            <w:sz w:val="20"/>
            <w:szCs w:val="20"/>
            <w:rPrChange w:id="145" w:author="Palacherla, Susmitha C (NONUS)" w:date="2018-01-16T20:26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  <w:r w:rsidR="00FB5F3D" w:rsidRPr="00FB5F3D">
          <w:rPr>
            <w:rFonts w:ascii="Times New Roman" w:hAnsi="Times New Roman"/>
            <w:sz w:val="20"/>
            <w:szCs w:val="20"/>
            <w:rPrChange w:id="146" w:author="Palacherla, Susmitha C (NONUS)" w:date="2018-01-16T20:26:00Z">
              <w:rPr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  <w:r w:rsidR="00FB5F3D" w:rsidRPr="00FB5F3D">
          <w:rPr>
            <w:rFonts w:ascii="Times New Roman" w:hAnsi="Times New Roman"/>
            <w:sz w:val="20"/>
            <w:szCs w:val="20"/>
            <w:rPrChange w:id="147" w:author="Palacherla, Susmitha C (NONUS)" w:date="2018-01-16T20:26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\f3420-ecldbp01</w:instrText>
        </w:r>
        <w:r w:rsidR="00FB5F3D" w:rsidRPr="00FB5F3D">
          <w:rPr>
            <w:rFonts w:ascii="Times New Roman" w:hAnsi="Times New Roman"/>
            <w:sz w:val="20"/>
            <w:szCs w:val="20"/>
            <w:rPrChange w:id="148" w:author="Palacherla, Susmitha C (NONUS)" w:date="2018-01-16T20:26:00Z">
              <w:rPr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  <w:r w:rsidR="00FB5F3D" w:rsidRPr="00FB5F3D">
          <w:rPr>
            <w:rFonts w:ascii="Times New Roman" w:hAnsi="Times New Roman"/>
            <w:sz w:val="20"/>
            <w:szCs w:val="20"/>
            <w:rPrChange w:id="149" w:author="Palacherla, Susmitha C (NONUS)" w:date="2018-01-16T20:26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\data</w:instrText>
        </w:r>
        <w:r w:rsidR="00FB5F3D" w:rsidRPr="00FB5F3D">
          <w:rPr>
            <w:rFonts w:ascii="Times New Roman" w:hAnsi="Times New Roman"/>
            <w:sz w:val="20"/>
            <w:szCs w:val="20"/>
            <w:rPrChange w:id="150" w:author="Palacherla, Susmitha C (NONUS)" w:date="2018-01-16T20:26:00Z">
              <w:rPr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  <w:r w:rsidR="00FB5F3D" w:rsidRPr="00FB5F3D">
          <w:rPr>
            <w:rFonts w:ascii="Times New Roman" w:hAnsi="Times New Roman"/>
            <w:sz w:val="20"/>
            <w:szCs w:val="20"/>
            <w:rPrChange w:id="151" w:author="Palacherla, Susmitha C (NONUS)" w:date="2018-01-16T20:26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\Coaching</w:instrText>
        </w:r>
        <w:r w:rsidR="00FB5F3D" w:rsidRPr="00FB5F3D">
          <w:rPr>
            <w:rFonts w:ascii="Times New Roman" w:hAnsi="Times New Roman"/>
            <w:sz w:val="20"/>
            <w:szCs w:val="20"/>
            <w:rPrChange w:id="152" w:author="Palacherla, Susmitha C (NONUS)" w:date="2018-01-16T20:26:00Z">
              <w:rPr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  <w:r w:rsidR="00FB5F3D" w:rsidRPr="00FB5F3D">
          <w:rPr>
            <w:rFonts w:ascii="Times New Roman" w:hAnsi="Times New Roman"/>
            <w:sz w:val="20"/>
            <w:szCs w:val="20"/>
            <w:rPrChange w:id="153" w:author="Palacherla, Susmitha C (NONUS)" w:date="2018-01-16T20:26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</w:ins>
      <w:ins w:id="154" w:author="Palacherla, Susmitha C (NONUS)" w:date="2018-01-16T20:25:00Z">
        <w:r w:rsidR="00FB5F3D" w:rsidRPr="00FB5F3D">
          <w:rPr>
            <w:rFonts w:ascii="Times New Roman" w:hAnsi="Times New Roman"/>
            <w:sz w:val="20"/>
            <w:szCs w:val="20"/>
            <w:rPrChange w:id="155" w:author="Palacherla, Susmitha C (NONUS)" w:date="2018-01-16T20:26:00Z">
              <w:rPr>
                <w:rFonts w:asciiTheme="minorHAnsi" w:hAnsiTheme="minorHAnsi" w:cs="Segoe UI"/>
                <w:color w:val="000000" w:themeColor="text1"/>
              </w:rPr>
            </w:rPrChange>
          </w:rPr>
          <w:instrText>Generic</w:instrText>
        </w:r>
      </w:ins>
      <w:ins w:id="156" w:author="Palacherla, Susmitha C (NONUS)" w:date="2018-01-16T20:21:00Z">
        <w:r w:rsidR="00FB5F3D" w:rsidRPr="00FB5F3D">
          <w:rPr>
            <w:rFonts w:ascii="Times New Roman" w:hAnsi="Times New Roman"/>
            <w:sz w:val="20"/>
            <w:szCs w:val="20"/>
            <w:rPrChange w:id="157" w:author="Palacherla, Susmitha C (NONUS)" w:date="2018-01-16T20:26:00Z">
              <w:rPr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  <w:r w:rsidR="00FB5F3D" w:rsidRPr="00FB5F3D">
          <w:rPr>
            <w:rFonts w:ascii="Times New Roman" w:hAnsi="Times New Roman"/>
            <w:sz w:val="20"/>
            <w:szCs w:val="20"/>
            <w:rPrChange w:id="158" w:author="Palacherla, Susmitha C (NONUS)" w:date="2018-01-16T20:26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\Decrypt_Out</w:instrText>
        </w:r>
        <w:r w:rsidR="00FB5F3D" w:rsidRPr="00FB5F3D">
          <w:rPr>
            <w:rFonts w:ascii="Times New Roman" w:hAnsi="Times New Roman"/>
            <w:sz w:val="20"/>
            <w:szCs w:val="20"/>
            <w:rPrChange w:id="159" w:author="Palacherla, Susmitha C (NONUS)" w:date="2018-01-16T20:26:00Z">
              <w:rPr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  <w:r w:rsidR="00FB5F3D" w:rsidRPr="00FB5F3D">
          <w:rPr>
            <w:rFonts w:ascii="Times New Roman" w:hAnsi="Times New Roman"/>
            <w:sz w:val="20"/>
            <w:szCs w:val="20"/>
            <w:rPrChange w:id="160" w:author="Palacherla, Susmitha C (NONUS)" w:date="2018-01-16T20:26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</w:ins>
      <w:ins w:id="161" w:author="Palacherla, Susmitha C (NONUS)" w:date="2018-01-16T20:26:00Z">
        <w:r w:rsidR="00FB5F3D">
          <w:rPr>
            <w:rFonts w:ascii="Times New Roman" w:hAnsi="Times New Roman"/>
            <w:sz w:val="20"/>
            <w:szCs w:val="20"/>
          </w:rPr>
          <w:instrText xml:space="preserve">" </w:instrText>
        </w:r>
        <w:r w:rsidR="00FB5F3D">
          <w:rPr>
            <w:rFonts w:ascii="Times New Roman" w:hAnsi="Times New Roman"/>
            <w:sz w:val="20"/>
            <w:szCs w:val="20"/>
          </w:rPr>
          <w:fldChar w:fldCharType="separate"/>
        </w:r>
      </w:ins>
      <w:ins w:id="162" w:author="Palacherla, Susmitha C (NONUS)" w:date="2018-01-16T20:21:00Z">
        <w:r w:rsidR="00FB5F3D" w:rsidRPr="00251ADC">
          <w:rPr>
            <w:rStyle w:val="Hyperlink"/>
            <w:rFonts w:ascii="Times New Roman" w:hAnsi="Times New Roman"/>
            <w:sz w:val="20"/>
            <w:szCs w:val="20"/>
            <w:rPrChange w:id="163" w:author="Palacherla, Susmitha C (NONUS)" w:date="2018-01-16T20:26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t>\\f3420-ecldbp01\data\Coaching\</w:t>
        </w:r>
      </w:ins>
      <w:ins w:id="164" w:author="Palacherla, Susmitha C (NONUS)" w:date="2018-01-16T20:25:00Z">
        <w:r w:rsidR="00FB5F3D" w:rsidRPr="00251ADC">
          <w:rPr>
            <w:rStyle w:val="Hyperlink"/>
            <w:rFonts w:ascii="Times New Roman" w:hAnsi="Times New Roman"/>
            <w:sz w:val="20"/>
            <w:szCs w:val="20"/>
            <w:rPrChange w:id="165" w:author="Palacherla, Susmitha C (NONUS)" w:date="2018-01-16T20:26:00Z">
              <w:rPr>
                <w:rFonts w:asciiTheme="minorHAnsi" w:hAnsiTheme="minorHAnsi" w:cs="Segoe UI"/>
                <w:color w:val="000000" w:themeColor="text1"/>
              </w:rPr>
            </w:rPrChange>
          </w:rPr>
          <w:t>Generic</w:t>
        </w:r>
      </w:ins>
      <w:ins w:id="166" w:author="Palacherla, Susmitha C (NONUS)" w:date="2018-01-16T20:21:00Z">
        <w:r w:rsidR="00FB5F3D" w:rsidRPr="00251ADC">
          <w:rPr>
            <w:rStyle w:val="Hyperlink"/>
            <w:rFonts w:ascii="Times New Roman" w:hAnsi="Times New Roman"/>
            <w:sz w:val="20"/>
            <w:szCs w:val="20"/>
            <w:rPrChange w:id="167" w:author="Palacherla, Susmitha C (NONUS)" w:date="2018-01-16T20:26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t>\Decrypt_Out\</w:t>
        </w:r>
      </w:ins>
      <w:ins w:id="168" w:author="Palacherla, Susmitha C (NONUS)" w:date="2018-01-16T20:26:00Z">
        <w:r w:rsidR="00FB5F3D">
          <w:rPr>
            <w:rFonts w:ascii="Times New Roman" w:hAnsi="Times New Roman"/>
            <w:sz w:val="20"/>
            <w:szCs w:val="20"/>
          </w:rPr>
          <w:fldChar w:fldCharType="end"/>
        </w:r>
      </w:ins>
      <w:del w:id="169" w:author="Palacherla, Susmitha C (NONUS)" w:date="2018-01-16T20:21:00Z">
        <w:r w:rsidDel="00FB5F3D">
          <w:rPr>
            <w:rFonts w:ascii="Verdana" w:hAnsi="Verdana" w:cs="Segoe UI"/>
            <w:color w:val="000000" w:themeColor="text1"/>
            <w:sz w:val="20"/>
            <w:szCs w:val="20"/>
          </w:rPr>
          <w:delText xml:space="preserve"> </w:delText>
        </w:r>
        <w:r w:rsidR="00FB5F3D" w:rsidDel="00FB5F3D">
          <w:fldChar w:fldCharType="begin"/>
        </w:r>
        <w:r w:rsidR="00FB5F3D" w:rsidDel="00FB5F3D">
          <w:delInstrText xml:space="preserve"> HYPERLINK "file:///\\\\VRIVSCORS01\\BCC%20Scorecards\\Coaching\\Generic\\" </w:delInstrText>
        </w:r>
        <w:r w:rsidR="00FB5F3D" w:rsidDel="00FB5F3D">
          <w:fldChar w:fldCharType="separate"/>
        </w:r>
        <w:r w:rsidR="00B307B1" w:rsidRPr="00B7151D" w:rsidDel="00FB5F3D">
          <w:rPr>
            <w:rStyle w:val="Hyperlink"/>
            <w:rFonts w:ascii="Verdana" w:hAnsi="Verdana" w:cs="Segoe UI"/>
            <w:sz w:val="20"/>
            <w:szCs w:val="20"/>
          </w:rPr>
          <w:delText>\\VRIVSCORS01\BCC Scorecards\Coaching\</w:delText>
        </w:r>
        <w:r w:rsidR="00B307B1" w:rsidRPr="00B7151D" w:rsidDel="00FB5F3D">
          <w:rPr>
            <w:rStyle w:val="Hyperlink"/>
            <w:rFonts w:asciiTheme="minorHAnsi" w:hAnsiTheme="minorHAnsi" w:cs="Segoe UI"/>
          </w:rPr>
          <w:delText>Generic</w:delText>
        </w:r>
        <w:r w:rsidR="00B307B1" w:rsidRPr="00B7151D" w:rsidDel="00FB5F3D">
          <w:rPr>
            <w:rStyle w:val="Hyperlink"/>
            <w:rFonts w:ascii="Verdana" w:hAnsi="Verdana" w:cs="Segoe UI"/>
            <w:sz w:val="20"/>
            <w:szCs w:val="20"/>
          </w:rPr>
          <w:delText>\</w:delText>
        </w:r>
        <w:r w:rsidR="00FB5F3D" w:rsidDel="00FB5F3D">
          <w:rPr>
            <w:rStyle w:val="Hyperlink"/>
            <w:rFonts w:ascii="Verdana" w:hAnsi="Verdana" w:cs="Segoe UI"/>
            <w:sz w:val="20"/>
            <w:szCs w:val="20"/>
          </w:rPr>
          <w:fldChar w:fldCharType="end"/>
        </w:r>
      </w:del>
    </w:p>
    <w:tbl>
      <w:tblPr>
        <w:tblW w:w="9555" w:type="dxa"/>
        <w:tblInd w:w="93" w:type="dxa"/>
        <w:tblLook w:val="04A0" w:firstRow="1" w:lastRow="0" w:firstColumn="1" w:lastColumn="0" w:noHBand="0" w:noVBand="1"/>
      </w:tblPr>
      <w:tblGrid>
        <w:gridCol w:w="379"/>
        <w:gridCol w:w="4435"/>
        <w:gridCol w:w="1043"/>
        <w:gridCol w:w="554"/>
        <w:gridCol w:w="876"/>
        <w:gridCol w:w="569"/>
        <w:gridCol w:w="1699"/>
      </w:tblGrid>
      <w:tr w:rsidR="0053330A" w:rsidRPr="007E2C75" w:rsidTr="00A71CC9">
        <w:trPr>
          <w:trHeight w:val="450"/>
        </w:trPr>
        <w:tc>
          <w:tcPr>
            <w:tcW w:w="379" w:type="dxa"/>
            <w:tcBorders>
              <w:top w:val="single" w:sz="8" w:space="0" w:color="F2F2F2"/>
              <w:left w:val="single" w:sz="8" w:space="0" w:color="7297BD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#</w:t>
            </w:r>
          </w:p>
        </w:tc>
        <w:tc>
          <w:tcPr>
            <w:tcW w:w="4435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Metric/Report</w:t>
            </w:r>
          </w:p>
        </w:tc>
        <w:tc>
          <w:tcPr>
            <w:tcW w:w="1043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53330A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>
              <w:rPr>
                <w:b/>
                <w:bCs/>
                <w:color w:val="FFFFFF"/>
                <w:sz w:val="16"/>
                <w:szCs w:val="16"/>
              </w:rPr>
              <w:t>Active Feed</w:t>
            </w:r>
          </w:p>
        </w:tc>
        <w:tc>
          <w:tcPr>
            <w:tcW w:w="554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Code</w:t>
            </w:r>
          </w:p>
        </w:tc>
        <w:tc>
          <w:tcPr>
            <w:tcW w:w="876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eCL Workflow</w:t>
            </w:r>
          </w:p>
        </w:tc>
        <w:tc>
          <w:tcPr>
            <w:tcW w:w="569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Entry</w:t>
            </w:r>
          </w:p>
        </w:tc>
        <w:tc>
          <w:tcPr>
            <w:tcW w:w="1699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Coaching Reason</w:t>
            </w:r>
          </w:p>
        </w:tc>
      </w:tr>
      <w:tr w:rsidR="0053330A" w:rsidRPr="007E2C75" w:rsidTr="00A71CC9">
        <w:trPr>
          <w:trHeight w:val="690"/>
        </w:trPr>
        <w:tc>
          <w:tcPr>
            <w:tcW w:w="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1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53330A" w:rsidRPr="007E2C75" w:rsidRDefault="00B307B1" w:rsidP="003C2E27">
            <w:pPr>
              <w:spacing w:after="0" w:line="240" w:lineRule="auto"/>
              <w:rPr>
                <w:color w:val="000000"/>
              </w:rPr>
            </w:pPr>
            <w:r>
              <w:rPr>
                <w:rFonts w:asciiTheme="minorHAnsi" w:hAnsiTheme="minorHAnsi" w:cs="Segoe UI"/>
                <w:color w:val="000000" w:themeColor="text1"/>
              </w:rPr>
              <w:t>Generic</w:t>
            </w:r>
            <w:r w:rsidR="0094076B">
              <w:rPr>
                <w:rFonts w:asciiTheme="minorHAnsi" w:hAnsiTheme="minorHAnsi" w:cs="Segoe UI"/>
                <w:color w:val="000000" w:themeColor="text1"/>
              </w:rPr>
              <w:t xml:space="preserve"> </w:t>
            </w:r>
            <w:r w:rsidR="00D91EE9">
              <w:rPr>
                <w:rFonts w:asciiTheme="minorHAnsi" w:hAnsiTheme="minorHAnsi" w:cs="Segoe UI"/>
                <w:color w:val="000000" w:themeColor="text1"/>
              </w:rPr>
              <w:t xml:space="preserve">Other </w:t>
            </w:r>
            <w:r w:rsidR="0094076B">
              <w:rPr>
                <w:rFonts w:asciiTheme="minorHAnsi" w:hAnsiTheme="minorHAnsi" w:cs="Segoe UI"/>
                <w:color w:val="000000" w:themeColor="text1"/>
              </w:rPr>
              <w:t>Report</w:t>
            </w:r>
          </w:p>
        </w:tc>
        <w:tc>
          <w:tcPr>
            <w:tcW w:w="1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 </w:t>
            </w:r>
            <w:r w:rsidR="00381B5A">
              <w:rPr>
                <w:rFonts w:cstheme="minorHAnsi"/>
                <w:color w:val="000000"/>
                <w:sz w:val="16"/>
                <w:szCs w:val="16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94076B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OTH</w:t>
            </w:r>
          </w:p>
        </w:tc>
        <w:tc>
          <w:tcPr>
            <w:tcW w:w="8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A3652D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Ind</w:t>
            </w:r>
            <w:r w:rsidR="0053330A" w:rsidRPr="007E2C75">
              <w:rPr>
                <w:rFonts w:cstheme="minorHAnsi"/>
                <w:color w:val="000000"/>
                <w:sz w:val="16"/>
                <w:szCs w:val="16"/>
              </w:rPr>
              <w:t>irect Coach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7C6827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Feed</w:t>
            </w:r>
          </w:p>
        </w:tc>
        <w:tc>
          <w:tcPr>
            <w:tcW w:w="1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 xml:space="preserve">Current Coaching Initiatives  </w:t>
            </w:r>
          </w:p>
        </w:tc>
      </w:tr>
      <w:tr w:rsidR="00A3652D" w:rsidRPr="007E2C75" w:rsidTr="00A71CC9">
        <w:trPr>
          <w:trHeight w:val="690"/>
        </w:trPr>
        <w:tc>
          <w:tcPr>
            <w:tcW w:w="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A3652D" w:rsidRPr="007E2C75" w:rsidRDefault="00A3652D" w:rsidP="00A71CC9">
            <w:pPr>
              <w:spacing w:after="0" w:line="240" w:lineRule="auto"/>
              <w:jc w:val="right"/>
              <w:rPr>
                <w:rFonts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2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:rsidR="00A3652D" w:rsidRDefault="00D91EE9">
            <w:pPr>
              <w:spacing w:after="0" w:line="240" w:lineRule="auto"/>
              <w:rPr>
                <w:rFonts w:asciiTheme="minorHAnsi" w:hAnsiTheme="minorHAnsi" w:cs="Segoe UI"/>
                <w:color w:val="000000" w:themeColor="text1"/>
              </w:rPr>
            </w:pPr>
            <w:r>
              <w:rPr>
                <w:rFonts w:asciiTheme="minorHAnsi" w:hAnsiTheme="minorHAnsi" w:cs="Segoe UI"/>
                <w:color w:val="000000" w:themeColor="text1"/>
              </w:rPr>
              <w:t>Seasonal Employee Attendance R</w:t>
            </w:r>
            <w:r w:rsidR="00A3652D">
              <w:rPr>
                <w:rFonts w:asciiTheme="minorHAnsi" w:hAnsiTheme="minorHAnsi" w:cs="Segoe UI"/>
                <w:color w:val="000000" w:themeColor="text1"/>
              </w:rPr>
              <w:t>eport</w:t>
            </w:r>
          </w:p>
        </w:tc>
        <w:tc>
          <w:tcPr>
            <w:tcW w:w="1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A3652D" w:rsidRPr="007E2C75" w:rsidRDefault="00A3652D" w:rsidP="00A71CC9">
            <w:pPr>
              <w:spacing w:after="0" w:line="240" w:lineRule="auto"/>
              <w:rPr>
                <w:rFonts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A3652D" w:rsidRDefault="00A3652D" w:rsidP="00A71CC9">
            <w:pPr>
              <w:spacing w:after="0" w:line="240" w:lineRule="auto"/>
              <w:rPr>
                <w:rFonts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SEA</w:t>
            </w:r>
          </w:p>
        </w:tc>
        <w:tc>
          <w:tcPr>
            <w:tcW w:w="8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A3652D" w:rsidRPr="007E2C75" w:rsidRDefault="00A3652D" w:rsidP="00A71CC9">
            <w:pPr>
              <w:spacing w:after="0" w:line="240" w:lineRule="auto"/>
              <w:rPr>
                <w:rFonts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Ind</w:t>
            </w:r>
            <w:r w:rsidRPr="007E2C75">
              <w:rPr>
                <w:rFonts w:cstheme="minorHAnsi"/>
                <w:color w:val="000000"/>
                <w:sz w:val="16"/>
                <w:szCs w:val="16"/>
              </w:rPr>
              <w:t>irect Coach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A3652D" w:rsidRDefault="00A3652D" w:rsidP="00A71CC9">
            <w:pPr>
              <w:spacing w:after="0" w:line="240" w:lineRule="auto"/>
              <w:rPr>
                <w:rFonts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Feed</w:t>
            </w:r>
          </w:p>
        </w:tc>
        <w:tc>
          <w:tcPr>
            <w:tcW w:w="1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A3652D" w:rsidRPr="007E2C75" w:rsidRDefault="00A3652D" w:rsidP="00A71CC9">
            <w:pPr>
              <w:spacing w:after="0" w:line="240" w:lineRule="auto"/>
              <w:rPr>
                <w:rFonts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CCO Processes and Procedures</w:t>
            </w:r>
          </w:p>
        </w:tc>
      </w:tr>
      <w:tr w:rsidR="00D91EE9" w:rsidRPr="007E2C75" w:rsidTr="00A71CC9">
        <w:trPr>
          <w:trHeight w:val="690"/>
        </w:trPr>
        <w:tc>
          <w:tcPr>
            <w:tcW w:w="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D91EE9" w:rsidRDefault="00D91EE9" w:rsidP="00D91EE9">
            <w:pPr>
              <w:spacing w:after="0" w:line="240" w:lineRule="auto"/>
              <w:jc w:val="right"/>
              <w:rPr>
                <w:rFonts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3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:rsidR="00D91EE9" w:rsidRDefault="00D91EE9" w:rsidP="00D91EE9">
            <w:pPr>
              <w:spacing w:after="0" w:line="240" w:lineRule="auto"/>
              <w:rPr>
                <w:rFonts w:asciiTheme="minorHAnsi" w:hAnsiTheme="minorHAnsi" w:cs="Segoe UI"/>
                <w:color w:val="000000" w:themeColor="text1"/>
              </w:rPr>
            </w:pPr>
            <w:r>
              <w:rPr>
                <w:rFonts w:asciiTheme="minorHAnsi" w:hAnsiTheme="minorHAnsi" w:cs="Segoe UI"/>
                <w:color w:val="000000" w:themeColor="text1"/>
              </w:rPr>
              <w:t>Attendance Discrepancy Report</w:t>
            </w:r>
          </w:p>
        </w:tc>
        <w:tc>
          <w:tcPr>
            <w:tcW w:w="1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D91EE9" w:rsidRDefault="00D91EE9" w:rsidP="00D91EE9">
            <w:pPr>
              <w:spacing w:after="0" w:line="240" w:lineRule="auto"/>
              <w:rPr>
                <w:rFonts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D91EE9" w:rsidRDefault="00D91EE9" w:rsidP="00D91EE9">
            <w:pPr>
              <w:spacing w:after="0" w:line="240" w:lineRule="auto"/>
              <w:rPr>
                <w:rFonts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DTT</w:t>
            </w:r>
          </w:p>
        </w:tc>
        <w:tc>
          <w:tcPr>
            <w:tcW w:w="8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D91EE9" w:rsidRDefault="00D91EE9" w:rsidP="00D91EE9">
            <w:pPr>
              <w:spacing w:after="0" w:line="240" w:lineRule="auto"/>
              <w:rPr>
                <w:rFonts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Ind</w:t>
            </w:r>
            <w:r w:rsidRPr="007E2C75">
              <w:rPr>
                <w:rFonts w:cstheme="minorHAnsi"/>
                <w:color w:val="000000"/>
                <w:sz w:val="16"/>
                <w:szCs w:val="16"/>
              </w:rPr>
              <w:t>irect Coach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D91EE9" w:rsidRDefault="00D91EE9" w:rsidP="00D91EE9">
            <w:pPr>
              <w:spacing w:after="0" w:line="240" w:lineRule="auto"/>
              <w:rPr>
                <w:rFonts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Feed</w:t>
            </w:r>
          </w:p>
        </w:tc>
        <w:tc>
          <w:tcPr>
            <w:tcW w:w="1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D91EE9" w:rsidRDefault="00D91EE9" w:rsidP="00D91EE9">
            <w:pPr>
              <w:spacing w:after="0" w:line="240" w:lineRule="auto"/>
              <w:rPr>
                <w:rFonts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Attendance</w:t>
            </w:r>
          </w:p>
        </w:tc>
      </w:tr>
    </w:tbl>
    <w:p w:rsidR="002C3B04" w:rsidRPr="00A47122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FB5F3D" w:rsidRDefault="00FB5F3D" w:rsidP="00FB5F3D">
      <w:pPr>
        <w:spacing w:after="0"/>
        <w:rPr>
          <w:ins w:id="170" w:author="Palacherla, Susmitha C (NONUS)" w:date="2018-01-16T20:22:00Z"/>
          <w:rFonts w:ascii="Times New Roman" w:hAnsi="Times New Roman"/>
          <w:color w:val="000000" w:themeColor="text1"/>
        </w:rPr>
      </w:pPr>
      <w:ins w:id="171" w:author="Palacherla, Susmitha C (NONUS)" w:date="2018-01-16T20:22:00Z">
        <w:r>
          <w:rPr>
            <w:rFonts w:ascii="Times New Roman" w:hAnsi="Times New Roman"/>
            <w:color w:val="000000" w:themeColor="text1"/>
          </w:rPr>
          <w:t xml:space="preserve">Encrypted files are staged </w:t>
        </w:r>
        <w:proofErr w:type="gramStart"/>
        <w:r>
          <w:rPr>
            <w:rFonts w:ascii="Times New Roman" w:hAnsi="Times New Roman"/>
            <w:color w:val="000000" w:themeColor="text1"/>
          </w:rPr>
          <w:t xml:space="preserve">at </w:t>
        </w:r>
        <w:r w:rsidRPr="00CA5EB0">
          <w:rPr>
            <w:rFonts w:ascii="Times New Roman" w:hAnsi="Times New Roman"/>
            <w:color w:val="000000" w:themeColor="text1"/>
            <w:sz w:val="20"/>
            <w:szCs w:val="20"/>
          </w:rPr>
          <w:t xml:space="preserve"> </w:t>
        </w:r>
      </w:ins>
      <w:proofErr w:type="gramEnd"/>
      <w:ins w:id="172" w:author="Palacherla, Susmitha C (NONUS)" w:date="2018-01-16T20:26:00Z">
        <w:r>
          <w:rPr>
            <w:rFonts w:ascii="Times New Roman" w:hAnsi="Times New Roman"/>
            <w:sz w:val="20"/>
            <w:szCs w:val="20"/>
          </w:rPr>
          <w:fldChar w:fldCharType="begin"/>
        </w:r>
        <w:r>
          <w:rPr>
            <w:rFonts w:ascii="Times New Roman" w:hAnsi="Times New Roman"/>
            <w:sz w:val="20"/>
            <w:szCs w:val="20"/>
          </w:rPr>
          <w:instrText xml:space="preserve"> HYPERLINK "</w:instrText>
        </w:r>
      </w:ins>
      <w:ins w:id="173" w:author="Palacherla, Susmitha C (NONUS)" w:date="2018-01-16T20:22:00Z">
        <w:r w:rsidRPr="00FB5F3D">
          <w:rPr>
            <w:rFonts w:ascii="Times New Roman" w:hAnsi="Times New Roman"/>
            <w:sz w:val="20"/>
            <w:szCs w:val="20"/>
            <w:rPrChange w:id="174" w:author="Palacherla, Susmitha C (NONUS)" w:date="2018-01-16T20:26:00Z">
              <w:rPr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  <w:r w:rsidRPr="00FB5F3D">
          <w:rPr>
            <w:rFonts w:ascii="Times New Roman" w:hAnsi="Times New Roman"/>
            <w:sz w:val="20"/>
            <w:szCs w:val="20"/>
            <w:rPrChange w:id="175" w:author="Palacherla, Susmitha C (NONUS)" w:date="2018-01-16T20:26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  <w:r w:rsidRPr="00FB5F3D">
          <w:rPr>
            <w:rFonts w:ascii="Times New Roman" w:hAnsi="Times New Roman"/>
            <w:sz w:val="20"/>
            <w:szCs w:val="20"/>
            <w:rPrChange w:id="176" w:author="Palacherla, Susmitha C (NONUS)" w:date="2018-01-16T20:26:00Z">
              <w:rPr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  <w:r w:rsidRPr="00FB5F3D">
          <w:rPr>
            <w:rFonts w:ascii="Times New Roman" w:hAnsi="Times New Roman"/>
            <w:sz w:val="20"/>
            <w:szCs w:val="20"/>
            <w:rPrChange w:id="177" w:author="Palacherla, Susmitha C (NONUS)" w:date="2018-01-16T20:26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\f3420-ecldbp01</w:instrText>
        </w:r>
        <w:r w:rsidRPr="00FB5F3D">
          <w:rPr>
            <w:rFonts w:ascii="Times New Roman" w:hAnsi="Times New Roman"/>
            <w:sz w:val="20"/>
            <w:szCs w:val="20"/>
            <w:rPrChange w:id="178" w:author="Palacherla, Susmitha C (NONUS)" w:date="2018-01-16T20:26:00Z">
              <w:rPr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  <w:r w:rsidRPr="00FB5F3D">
          <w:rPr>
            <w:rFonts w:ascii="Times New Roman" w:hAnsi="Times New Roman"/>
            <w:sz w:val="20"/>
            <w:szCs w:val="20"/>
            <w:rPrChange w:id="179" w:author="Palacherla, Susmitha C (NONUS)" w:date="2018-01-16T20:26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\data</w:instrText>
        </w:r>
        <w:r w:rsidRPr="00FB5F3D">
          <w:rPr>
            <w:rFonts w:ascii="Times New Roman" w:hAnsi="Times New Roman"/>
            <w:sz w:val="20"/>
            <w:szCs w:val="20"/>
            <w:rPrChange w:id="180" w:author="Palacherla, Susmitha C (NONUS)" w:date="2018-01-16T20:26:00Z">
              <w:rPr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  <w:r w:rsidRPr="00FB5F3D">
          <w:rPr>
            <w:rFonts w:ascii="Times New Roman" w:hAnsi="Times New Roman"/>
            <w:sz w:val="20"/>
            <w:szCs w:val="20"/>
            <w:rPrChange w:id="181" w:author="Palacherla, Susmitha C (NONUS)" w:date="2018-01-16T20:26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\Coaching</w:instrText>
        </w:r>
        <w:r w:rsidRPr="00FB5F3D">
          <w:rPr>
            <w:rFonts w:ascii="Times New Roman" w:hAnsi="Times New Roman"/>
            <w:sz w:val="20"/>
            <w:szCs w:val="20"/>
            <w:rPrChange w:id="182" w:author="Palacherla, Susmitha C (NONUS)" w:date="2018-01-16T20:26:00Z">
              <w:rPr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  <w:r w:rsidRPr="00FB5F3D">
          <w:rPr>
            <w:rFonts w:ascii="Times New Roman" w:hAnsi="Times New Roman"/>
            <w:sz w:val="20"/>
            <w:szCs w:val="20"/>
            <w:rPrChange w:id="183" w:author="Palacherla, Susmitha C (NONUS)" w:date="2018-01-16T20:26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</w:ins>
      <w:ins w:id="184" w:author="Palacherla, Susmitha C (NONUS)" w:date="2018-01-16T20:25:00Z">
        <w:r w:rsidRPr="00FB5F3D">
          <w:rPr>
            <w:rFonts w:ascii="Times New Roman" w:hAnsi="Times New Roman"/>
            <w:sz w:val="20"/>
            <w:szCs w:val="20"/>
            <w:rPrChange w:id="185" w:author="Palacherla, Susmitha C (NONUS)" w:date="2018-01-16T20:26:00Z">
              <w:rPr>
                <w:rFonts w:asciiTheme="minorHAnsi" w:hAnsiTheme="minorHAnsi" w:cs="Segoe UI"/>
                <w:color w:val="000000" w:themeColor="text1"/>
              </w:rPr>
            </w:rPrChange>
          </w:rPr>
          <w:instrText>Generic</w:instrText>
        </w:r>
      </w:ins>
      <w:ins w:id="186" w:author="Palacherla, Susmitha C (NONUS)" w:date="2018-01-16T20:22:00Z">
        <w:r w:rsidRPr="00FB5F3D">
          <w:rPr>
            <w:rFonts w:ascii="Times New Roman" w:hAnsi="Times New Roman"/>
            <w:sz w:val="20"/>
            <w:szCs w:val="20"/>
            <w:rPrChange w:id="187" w:author="Palacherla, Susmitha C (NONUS)" w:date="2018-01-16T20:26:00Z">
              <w:rPr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  <w:r w:rsidRPr="00FB5F3D">
          <w:rPr>
            <w:rFonts w:ascii="Times New Roman" w:hAnsi="Times New Roman"/>
            <w:sz w:val="20"/>
            <w:szCs w:val="20"/>
            <w:rPrChange w:id="188" w:author="Palacherla, Susmitha C (NONUS)" w:date="2018-01-16T20:26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\Encrypt_Out</w:instrText>
        </w:r>
        <w:r w:rsidRPr="00FB5F3D" w:rsidDel="00124D8C">
          <w:rPr>
            <w:rFonts w:ascii="Times New Roman" w:hAnsi="Times New Roman"/>
            <w:sz w:val="20"/>
            <w:szCs w:val="20"/>
            <w:rPrChange w:id="189" w:author="Palacherla, Susmitha C (NONUS)" w:date="2018-01-16T20:26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 xml:space="preserve"> </w:instrText>
        </w:r>
      </w:ins>
      <w:ins w:id="190" w:author="Palacherla, Susmitha C (NONUS)" w:date="2018-01-16T20:26:00Z">
        <w:r>
          <w:rPr>
            <w:rFonts w:ascii="Times New Roman" w:hAnsi="Times New Roman"/>
            <w:sz w:val="20"/>
            <w:szCs w:val="20"/>
          </w:rPr>
          <w:instrText xml:space="preserve">" </w:instrText>
        </w:r>
        <w:r>
          <w:rPr>
            <w:rFonts w:ascii="Times New Roman" w:hAnsi="Times New Roman"/>
            <w:sz w:val="20"/>
            <w:szCs w:val="20"/>
          </w:rPr>
          <w:fldChar w:fldCharType="separate"/>
        </w:r>
      </w:ins>
      <w:ins w:id="191" w:author="Palacherla, Susmitha C (NONUS)" w:date="2018-01-16T20:22:00Z">
        <w:r w:rsidRPr="00251ADC">
          <w:rPr>
            <w:rStyle w:val="Hyperlink"/>
            <w:rFonts w:ascii="Times New Roman" w:hAnsi="Times New Roman"/>
            <w:sz w:val="20"/>
            <w:szCs w:val="20"/>
            <w:rPrChange w:id="192" w:author="Palacherla, Susmitha C (NONUS)" w:date="2018-01-16T20:26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t>\\f3420-ecldbp01\data\Coaching\</w:t>
        </w:r>
      </w:ins>
      <w:ins w:id="193" w:author="Palacherla, Susmitha C (NONUS)" w:date="2018-01-16T20:25:00Z">
        <w:r w:rsidRPr="00251ADC">
          <w:rPr>
            <w:rStyle w:val="Hyperlink"/>
            <w:rFonts w:ascii="Times New Roman" w:hAnsi="Times New Roman"/>
            <w:sz w:val="20"/>
            <w:szCs w:val="20"/>
            <w:rPrChange w:id="194" w:author="Palacherla, Susmitha C (NONUS)" w:date="2018-01-16T20:26:00Z">
              <w:rPr>
                <w:rFonts w:asciiTheme="minorHAnsi" w:hAnsiTheme="minorHAnsi" w:cs="Segoe UI"/>
                <w:color w:val="000000" w:themeColor="text1"/>
              </w:rPr>
            </w:rPrChange>
          </w:rPr>
          <w:t>Generic</w:t>
        </w:r>
      </w:ins>
      <w:ins w:id="195" w:author="Palacherla, Susmitha C (NONUS)" w:date="2018-01-16T20:22:00Z">
        <w:r w:rsidRPr="00251ADC">
          <w:rPr>
            <w:rStyle w:val="Hyperlink"/>
            <w:rFonts w:ascii="Times New Roman" w:hAnsi="Times New Roman"/>
            <w:sz w:val="20"/>
            <w:szCs w:val="20"/>
            <w:rPrChange w:id="196" w:author="Palacherla, Susmitha C (NONUS)" w:date="2018-01-16T20:26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t>\Encrypt_Out</w:t>
        </w:r>
        <w:r w:rsidRPr="00251ADC" w:rsidDel="00124D8C">
          <w:rPr>
            <w:rStyle w:val="Hyperlink"/>
            <w:rFonts w:ascii="Times New Roman" w:hAnsi="Times New Roman"/>
            <w:sz w:val="20"/>
            <w:szCs w:val="20"/>
            <w:rPrChange w:id="197" w:author="Palacherla, Susmitha C (NONUS)" w:date="2018-01-16T20:26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t xml:space="preserve"> </w:t>
        </w:r>
      </w:ins>
      <w:ins w:id="198" w:author="Palacherla, Susmitha C (NONUS)" w:date="2018-01-16T20:26:00Z">
        <w:r>
          <w:rPr>
            <w:rFonts w:ascii="Times New Roman" w:hAnsi="Times New Roman"/>
            <w:sz w:val="20"/>
            <w:szCs w:val="20"/>
          </w:rPr>
          <w:fldChar w:fldCharType="end"/>
        </w:r>
      </w:ins>
      <w:ins w:id="199" w:author="Palacherla, Susmitha C (NONUS)" w:date="2018-01-16T20:22:00Z">
        <w:r>
          <w:rPr>
            <w:rFonts w:ascii="Times New Roman" w:hAnsi="Times New Roman"/>
            <w:sz w:val="20"/>
            <w:szCs w:val="20"/>
          </w:rPr>
          <w:t xml:space="preserve">with naming convention </w:t>
        </w:r>
      </w:ins>
      <w:ins w:id="200" w:author="Palacherla, Susmitha C (NONUS)" w:date="2018-01-16T20:23:00Z">
        <w:r w:rsidRPr="00A3652D">
          <w:rPr>
            <w:rFonts w:asciiTheme="minorHAnsi" w:hAnsiTheme="minorHAnsi" w:cs="Segoe UI"/>
            <w:color w:val="000000" w:themeColor="text1"/>
          </w:rPr>
          <w:t>eCL_Generic_Feed_XXX</w:t>
        </w:r>
        <w:r>
          <w:rPr>
            <w:rFonts w:asciiTheme="minorHAnsi" w:hAnsiTheme="minorHAnsi" w:cs="Segoe UI"/>
            <w:color w:val="000000" w:themeColor="text1"/>
          </w:rPr>
          <w:t>[</w:t>
        </w:r>
      </w:ins>
      <w:ins w:id="201" w:author="Palacherla, Susmitha C (NONUS)" w:date="2018-01-16T20:24:00Z">
        <w:r>
          <w:rPr>
            <w:rFonts w:asciiTheme="minorHAnsi" w:hAnsiTheme="minorHAnsi" w:cs="Segoe UI"/>
            <w:color w:val="000000" w:themeColor="text1"/>
          </w:rPr>
          <w:t>_</w:t>
        </w:r>
      </w:ins>
      <w:ins w:id="202" w:author="Palacherla, Susmitha C (NONUS)" w:date="2018-01-16T20:23:00Z">
        <w:r>
          <w:rPr>
            <w:rFonts w:asciiTheme="minorHAnsi" w:hAnsiTheme="minorHAnsi" w:cs="Segoe UI"/>
            <w:color w:val="000000" w:themeColor="text1"/>
          </w:rPr>
          <w:t>ZZZ]</w:t>
        </w:r>
        <w:r w:rsidRPr="00A3652D">
          <w:rPr>
            <w:rFonts w:asciiTheme="minorHAnsi" w:hAnsiTheme="minorHAnsi" w:cs="Segoe UI"/>
            <w:color w:val="000000" w:themeColor="text1"/>
          </w:rPr>
          <w:t>&lt;YYYYMMDD&gt;.</w:t>
        </w:r>
        <w:proofErr w:type="spellStart"/>
        <w:r w:rsidRPr="00A3652D">
          <w:rPr>
            <w:rFonts w:asciiTheme="minorHAnsi" w:hAnsiTheme="minorHAnsi" w:cs="Segoe UI"/>
            <w:color w:val="000000" w:themeColor="text1"/>
          </w:rPr>
          <w:t>csv</w:t>
        </w:r>
        <w:r>
          <w:rPr>
            <w:rFonts w:asciiTheme="minorHAnsi" w:hAnsiTheme="minorHAnsi" w:cs="Segoe UI"/>
            <w:color w:val="000000" w:themeColor="text1"/>
          </w:rPr>
          <w:t>.</w:t>
        </w:r>
      </w:ins>
      <w:ins w:id="203" w:author="Palacherla, Susmitha C (NONUS)" w:date="2018-01-16T20:22:00Z">
        <w:r w:rsidRPr="00124D8C">
          <w:rPr>
            <w:rFonts w:ascii="Times New Roman" w:hAnsi="Times New Roman"/>
            <w:sz w:val="20"/>
            <w:szCs w:val="20"/>
          </w:rPr>
          <w:t>zip.encrypt</w:t>
        </w:r>
        <w:proofErr w:type="spellEnd"/>
        <w:r>
          <w:rPr>
            <w:rFonts w:ascii="Times New Roman" w:hAnsi="Times New Roman"/>
            <w:sz w:val="20"/>
            <w:szCs w:val="20"/>
          </w:rPr>
          <w:t xml:space="preserve"> until scheduled load time.</w:t>
        </w:r>
      </w:ins>
    </w:p>
    <w:p w:rsidR="00A3652D" w:rsidRPr="00A3652D" w:rsidDel="00FB5F3D" w:rsidRDefault="00FB5F3D" w:rsidP="00FB5F3D">
      <w:pPr>
        <w:spacing w:after="0"/>
        <w:rPr>
          <w:del w:id="204" w:author="Palacherla, Susmitha C (NONUS)" w:date="2018-01-16T20:22:00Z"/>
          <w:rFonts w:asciiTheme="minorHAnsi" w:hAnsiTheme="minorHAnsi" w:cs="Segoe UI"/>
          <w:color w:val="000000" w:themeColor="text1"/>
        </w:rPr>
      </w:pPr>
      <w:ins w:id="205" w:author="Palacherla, Susmitha C (NONUS)" w:date="2018-01-16T20:22:00Z">
        <w:r>
          <w:rPr>
            <w:rFonts w:ascii="Times New Roman" w:hAnsi="Times New Roman"/>
            <w:color w:val="000000" w:themeColor="text1"/>
          </w:rPr>
          <w:t>Files are decrypted during the load process to</w:t>
        </w:r>
        <w:r w:rsidRPr="00CA5EB0">
          <w:rPr>
            <w:rFonts w:ascii="Times New Roman" w:hAnsi="Times New Roman"/>
            <w:color w:val="000000" w:themeColor="text1"/>
          </w:rPr>
          <w:t xml:space="preserve"> naming convention </w:t>
        </w:r>
      </w:ins>
      <w:del w:id="206" w:author="Palacherla, Susmitha C (NONUS)" w:date="2018-01-16T20:22:00Z">
        <w:r w:rsidR="00A3652D" w:rsidRPr="00A3652D" w:rsidDel="00FB5F3D">
          <w:rPr>
            <w:rFonts w:asciiTheme="minorHAnsi" w:hAnsiTheme="minorHAnsi" w:cs="Segoe UI"/>
            <w:color w:val="000000" w:themeColor="text1"/>
          </w:rPr>
          <w:delText>The file will have the following naming convention:</w:delText>
        </w:r>
      </w:del>
    </w:p>
    <w:p w:rsidR="00A3652D" w:rsidRPr="00A3652D" w:rsidRDefault="00A3652D" w:rsidP="00A3652D">
      <w:pPr>
        <w:spacing w:after="0"/>
        <w:rPr>
          <w:rFonts w:asciiTheme="minorHAnsi" w:hAnsiTheme="minorHAnsi" w:cs="Segoe UI"/>
          <w:color w:val="000000" w:themeColor="text1"/>
        </w:rPr>
      </w:pPr>
      <w:r w:rsidRPr="00A3652D">
        <w:rPr>
          <w:rFonts w:asciiTheme="minorHAnsi" w:hAnsiTheme="minorHAnsi" w:cs="Segoe UI"/>
          <w:color w:val="000000" w:themeColor="text1"/>
        </w:rPr>
        <w:t>eCL_Generic_Feed_</w:t>
      </w:r>
      <w:proofErr w:type="gramStart"/>
      <w:r w:rsidRPr="00A3652D">
        <w:rPr>
          <w:rFonts w:asciiTheme="minorHAnsi" w:hAnsiTheme="minorHAnsi" w:cs="Segoe UI"/>
          <w:color w:val="000000" w:themeColor="text1"/>
        </w:rPr>
        <w:t>XXX</w:t>
      </w:r>
      <w:ins w:id="207" w:author="Palacherla, Susmitha C (NONUS)" w:date="2018-01-16T20:24:00Z">
        <w:r w:rsidR="00FB5F3D">
          <w:rPr>
            <w:rFonts w:asciiTheme="minorHAnsi" w:hAnsiTheme="minorHAnsi" w:cs="Segoe UI"/>
            <w:color w:val="000000" w:themeColor="text1"/>
          </w:rPr>
          <w:t>[</w:t>
        </w:r>
        <w:proofErr w:type="gramEnd"/>
        <w:r w:rsidR="00FB5F3D">
          <w:rPr>
            <w:rFonts w:asciiTheme="minorHAnsi" w:hAnsiTheme="minorHAnsi" w:cs="Segoe UI"/>
            <w:color w:val="000000" w:themeColor="text1"/>
          </w:rPr>
          <w:t>_ZZZ]</w:t>
        </w:r>
        <w:r w:rsidR="00FB5F3D" w:rsidRPr="00A3652D">
          <w:rPr>
            <w:rFonts w:asciiTheme="minorHAnsi" w:hAnsiTheme="minorHAnsi" w:cs="Segoe UI"/>
            <w:color w:val="000000" w:themeColor="text1"/>
          </w:rPr>
          <w:t>&lt;</w:t>
        </w:r>
      </w:ins>
      <w:r w:rsidRPr="00A3652D">
        <w:rPr>
          <w:rFonts w:asciiTheme="minorHAnsi" w:hAnsiTheme="minorHAnsi" w:cs="Segoe UI"/>
          <w:color w:val="000000" w:themeColor="text1"/>
        </w:rPr>
        <w:t xml:space="preserve">&lt;YYYYMMDD&gt;.csv  </w:t>
      </w:r>
      <w:del w:id="208" w:author="Palacherla, Susmitha C (NONUS)" w:date="2018-01-16T20:26:00Z">
        <w:r w:rsidRPr="00A3652D" w:rsidDel="00FB5F3D">
          <w:rPr>
            <w:rFonts w:asciiTheme="minorHAnsi" w:hAnsiTheme="minorHAnsi" w:cs="Segoe UI"/>
            <w:color w:val="000000" w:themeColor="text1"/>
          </w:rPr>
          <w:delText xml:space="preserve"> </w:delText>
        </w:r>
      </w:del>
      <w:ins w:id="209" w:author="Palacherla, Susmitha C (NONUS)" w:date="2018-01-16T20:24:00Z">
        <w:r w:rsidR="00FB5F3D">
          <w:rPr>
            <w:rFonts w:asciiTheme="minorHAnsi" w:hAnsiTheme="minorHAnsi" w:cs="Segoe UI"/>
            <w:color w:val="000000" w:themeColor="text1"/>
          </w:rPr>
          <w:t>where</w:t>
        </w:r>
      </w:ins>
    </w:p>
    <w:p w:rsidR="00A3652D" w:rsidRPr="00A3652D" w:rsidDel="00FB5F3D" w:rsidRDefault="00A3652D" w:rsidP="00A3652D">
      <w:pPr>
        <w:spacing w:after="0"/>
        <w:rPr>
          <w:del w:id="210" w:author="Palacherla, Susmitha C (NONUS)" w:date="2018-01-16T20:24:00Z"/>
          <w:rFonts w:asciiTheme="minorHAnsi" w:hAnsiTheme="minorHAnsi" w:cs="Segoe UI"/>
          <w:color w:val="000000" w:themeColor="text1"/>
        </w:rPr>
      </w:pPr>
      <w:del w:id="211" w:author="Palacherla, Susmitha C (NONUS)" w:date="2018-01-16T20:24:00Z">
        <w:r w:rsidRPr="00A3652D" w:rsidDel="00FB5F3D">
          <w:rPr>
            <w:rFonts w:asciiTheme="minorHAnsi" w:hAnsiTheme="minorHAnsi" w:cs="Segoe UI"/>
            <w:color w:val="000000" w:themeColor="text1"/>
          </w:rPr>
          <w:delText>or</w:delText>
        </w:r>
      </w:del>
    </w:p>
    <w:p w:rsidR="00A3652D" w:rsidRPr="00A3652D" w:rsidDel="00FB5F3D" w:rsidRDefault="00A3652D" w:rsidP="00A3652D">
      <w:pPr>
        <w:spacing w:after="0"/>
        <w:rPr>
          <w:del w:id="212" w:author="Palacherla, Susmitha C (NONUS)" w:date="2018-01-16T20:24:00Z"/>
          <w:rFonts w:asciiTheme="minorHAnsi" w:hAnsiTheme="minorHAnsi" w:cs="Segoe UI"/>
          <w:color w:val="000000" w:themeColor="text1"/>
        </w:rPr>
      </w:pPr>
      <w:del w:id="213" w:author="Palacherla, Susmitha C (NONUS)" w:date="2018-01-16T20:24:00Z">
        <w:r w:rsidRPr="00A3652D" w:rsidDel="00FB5F3D">
          <w:rPr>
            <w:rFonts w:asciiTheme="minorHAnsi" w:hAnsiTheme="minorHAnsi" w:cs="Segoe UI"/>
            <w:color w:val="000000" w:themeColor="text1"/>
          </w:rPr>
          <w:delText xml:space="preserve">eCL_Generic_Feed_XXX_ZZZ&lt;YYYYMMDD&gt;.csv   </w:delText>
        </w:r>
      </w:del>
    </w:p>
    <w:p w:rsidR="00A3652D" w:rsidRPr="00A3652D" w:rsidDel="00FB5F3D" w:rsidRDefault="00A3652D" w:rsidP="00A3652D">
      <w:pPr>
        <w:spacing w:after="0"/>
        <w:rPr>
          <w:del w:id="214" w:author="Palacherla, Susmitha C (NONUS)" w:date="2018-01-16T20:26:00Z"/>
          <w:rFonts w:asciiTheme="minorHAnsi" w:hAnsiTheme="minorHAnsi" w:cs="Segoe UI"/>
          <w:color w:val="000000" w:themeColor="text1"/>
        </w:rPr>
      </w:pPr>
      <w:r w:rsidRPr="00A3652D">
        <w:rPr>
          <w:rFonts w:asciiTheme="minorHAnsi" w:hAnsiTheme="minorHAnsi" w:cs="Segoe UI"/>
          <w:color w:val="000000" w:themeColor="text1"/>
        </w:rPr>
        <w:t>&lt;YYYYMMDD&gt; represents the Year, Month and Day</w:t>
      </w:r>
      <w:ins w:id="215" w:author="Palacherla, Susmitha C (NONUS)" w:date="2018-01-16T20:26:00Z">
        <w:r w:rsidR="00FB5F3D">
          <w:rPr>
            <w:rFonts w:asciiTheme="minorHAnsi" w:hAnsiTheme="minorHAnsi" w:cs="Segoe UI"/>
            <w:color w:val="000000" w:themeColor="text1"/>
          </w:rPr>
          <w:t xml:space="preserve"> </w:t>
        </w:r>
      </w:ins>
    </w:p>
    <w:p w:rsidR="00A3652D" w:rsidRPr="00A3652D" w:rsidRDefault="00A3652D" w:rsidP="00A3652D">
      <w:pPr>
        <w:spacing w:after="0"/>
        <w:rPr>
          <w:rFonts w:asciiTheme="minorHAnsi" w:hAnsiTheme="minorHAnsi" w:cs="Segoe UI"/>
          <w:color w:val="000000" w:themeColor="text1"/>
        </w:rPr>
      </w:pPr>
      <w:del w:id="216" w:author="Palacherla, Susmitha C (NONUS)" w:date="2018-01-16T20:24:00Z">
        <w:r w:rsidRPr="00A3652D" w:rsidDel="00FB5F3D">
          <w:rPr>
            <w:rFonts w:asciiTheme="minorHAnsi" w:hAnsiTheme="minorHAnsi" w:cs="Segoe UI"/>
            <w:color w:val="000000" w:themeColor="text1"/>
          </w:rPr>
          <w:delText xml:space="preserve">where </w:delText>
        </w:r>
      </w:del>
      <w:proofErr w:type="gramStart"/>
      <w:ins w:id="217" w:author="Palacherla, Susmitha C (NONUS)" w:date="2018-01-16T20:24:00Z">
        <w:r w:rsidR="00FB5F3D">
          <w:rPr>
            <w:rFonts w:asciiTheme="minorHAnsi" w:hAnsiTheme="minorHAnsi" w:cs="Segoe UI"/>
            <w:color w:val="000000" w:themeColor="text1"/>
          </w:rPr>
          <w:t xml:space="preserve">and </w:t>
        </w:r>
        <w:r w:rsidR="00FB5F3D" w:rsidRPr="00A3652D">
          <w:rPr>
            <w:rFonts w:asciiTheme="minorHAnsi" w:hAnsiTheme="minorHAnsi" w:cs="Segoe UI"/>
            <w:color w:val="000000" w:themeColor="text1"/>
          </w:rPr>
          <w:t xml:space="preserve"> </w:t>
        </w:r>
      </w:ins>
      <w:r w:rsidRPr="00A3652D">
        <w:rPr>
          <w:rFonts w:asciiTheme="minorHAnsi" w:hAnsiTheme="minorHAnsi" w:cs="Segoe UI"/>
          <w:color w:val="000000" w:themeColor="text1"/>
        </w:rPr>
        <w:t>XXX</w:t>
      </w:r>
      <w:proofErr w:type="gramEnd"/>
      <w:r w:rsidRPr="00A3652D">
        <w:rPr>
          <w:rFonts w:asciiTheme="minorHAnsi" w:hAnsiTheme="minorHAnsi" w:cs="Segoe UI"/>
          <w:color w:val="000000" w:themeColor="text1"/>
        </w:rPr>
        <w:t xml:space="preserve"> is the 3 letter OTH Report Code for the generic report and _ZZZ represents a specific Report Code</w:t>
      </w:r>
      <w:ins w:id="218" w:author="Palacherla, Susmitha C (NONUS)" w:date="2018-01-16T20:25:00Z">
        <w:r w:rsidR="00FB5F3D">
          <w:rPr>
            <w:rFonts w:asciiTheme="minorHAnsi" w:hAnsiTheme="minorHAnsi" w:cs="Segoe UI"/>
            <w:color w:val="000000" w:themeColor="text1"/>
          </w:rPr>
          <w:t>.</w:t>
        </w:r>
      </w:ins>
      <w:del w:id="219" w:author="Palacherla, Susmitha C (NONUS)" w:date="2018-01-16T20:25:00Z">
        <w:r w:rsidRPr="00A3652D" w:rsidDel="00FB5F3D">
          <w:rPr>
            <w:rFonts w:asciiTheme="minorHAnsi" w:hAnsiTheme="minorHAnsi" w:cs="Segoe UI"/>
            <w:color w:val="000000" w:themeColor="text1"/>
          </w:rPr>
          <w:delText xml:space="preserve"> and yyyymmdd is the date the file generated in year month day format.</w:delText>
        </w:r>
      </w:del>
    </w:p>
    <w:p w:rsidR="00A3652D" w:rsidRDefault="00A3652D" w:rsidP="00A3652D">
      <w:pPr>
        <w:ind w:left="1440"/>
      </w:pPr>
    </w:p>
    <w:p w:rsidR="007C6827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C6827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C6827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C6827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C6827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Pr="0027630C" w:rsidRDefault="009D188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220" w:name="_Toc503899830"/>
      <w:r w:rsidRPr="0027630C">
        <w:rPr>
          <w:rFonts w:ascii="Calibri" w:hAnsi="Calibri" w:cs="Times New Roman"/>
          <w:color w:val="auto"/>
          <w:sz w:val="22"/>
          <w:szCs w:val="22"/>
        </w:rPr>
        <w:t>Module List</w:t>
      </w:r>
      <w:bookmarkEnd w:id="220"/>
    </w:p>
    <w:p w:rsidR="009D1884" w:rsidRPr="009D1884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SQL agent job</w:t>
      </w:r>
    </w:p>
    <w:p w:rsidR="009D1884" w:rsidRPr="009D1884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SSIS Package</w:t>
      </w:r>
    </w:p>
    <w:p w:rsidR="009D1884" w:rsidRPr="009D1884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Tables</w:t>
      </w:r>
    </w:p>
    <w:p w:rsidR="009D1884" w:rsidRPr="009D1884" w:rsidRDefault="006913F0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>
        <w:rPr>
          <w:rFonts w:ascii="Verdana" w:hAnsi="Verdana" w:cs="Segoe UI"/>
          <w:color w:val="000000" w:themeColor="text1"/>
          <w:sz w:val="20"/>
          <w:szCs w:val="20"/>
        </w:rPr>
        <w:t xml:space="preserve">Procedures </w:t>
      </w: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Pr="0027630C" w:rsidRDefault="009D188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221" w:name="_Toc503899831"/>
      <w:r w:rsidRPr="0027630C">
        <w:rPr>
          <w:rFonts w:ascii="Calibri" w:hAnsi="Calibri" w:cs="Times New Roman"/>
          <w:color w:val="auto"/>
          <w:sz w:val="22"/>
          <w:szCs w:val="22"/>
        </w:rPr>
        <w:t>Software and Hardware Interfaces</w:t>
      </w:r>
      <w:bookmarkEnd w:id="221"/>
    </w:p>
    <w:p w:rsidR="009D1884" w:rsidRPr="0027630C" w:rsidRDefault="009D1884" w:rsidP="0027630C">
      <w:pPr>
        <w:pStyle w:val="Heading3"/>
        <w:rPr>
          <w:color w:val="auto"/>
        </w:rPr>
      </w:pPr>
      <w:bookmarkStart w:id="222" w:name="_Toc503899832"/>
      <w:r w:rsidRPr="0027630C">
        <w:rPr>
          <w:color w:val="auto"/>
        </w:rPr>
        <w:t>Software</w:t>
      </w:r>
      <w:bookmarkEnd w:id="222"/>
    </w:p>
    <w:p w:rsidR="00E41548" w:rsidRPr="00257251" w:rsidRDefault="00E41548" w:rsidP="00E41548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257251">
        <w:rPr>
          <w:rFonts w:ascii="Times New Roman" w:hAnsi="Times New Roman"/>
          <w:color w:val="000000" w:themeColor="text1"/>
          <w:sz w:val="20"/>
          <w:szCs w:val="20"/>
        </w:rPr>
        <w:t>SQL Server 20</w:t>
      </w:r>
      <w:r>
        <w:rPr>
          <w:rFonts w:ascii="Times New Roman" w:hAnsi="Times New Roman"/>
          <w:color w:val="000000" w:themeColor="text1"/>
          <w:sz w:val="20"/>
          <w:szCs w:val="20"/>
        </w:rPr>
        <w:t>12</w:t>
      </w:r>
      <w:r w:rsidRPr="00257251">
        <w:rPr>
          <w:rFonts w:ascii="Times New Roman" w:hAnsi="Times New Roman"/>
          <w:color w:val="000000" w:themeColor="text1"/>
          <w:sz w:val="20"/>
          <w:szCs w:val="20"/>
        </w:rPr>
        <w:t xml:space="preserve"> SP</w:t>
      </w:r>
      <w:r>
        <w:rPr>
          <w:rFonts w:ascii="Times New Roman" w:hAnsi="Times New Roman"/>
          <w:color w:val="000000" w:themeColor="text1"/>
          <w:sz w:val="20"/>
          <w:szCs w:val="20"/>
        </w:rPr>
        <w:t>3</w:t>
      </w:r>
      <w:r w:rsidRPr="00257251">
        <w:rPr>
          <w:rFonts w:ascii="Times New Roman" w:hAnsi="Times New Roman"/>
          <w:color w:val="000000" w:themeColor="text1"/>
          <w:sz w:val="20"/>
          <w:szCs w:val="20"/>
        </w:rPr>
        <w:t xml:space="preserve"> Suite</w:t>
      </w:r>
    </w:p>
    <w:p w:rsidR="009D1884" w:rsidRPr="009D1884" w:rsidRDefault="009D1884" w:rsidP="009D1884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9D1884" w:rsidRPr="0027630C" w:rsidRDefault="009D1884" w:rsidP="0027630C">
      <w:pPr>
        <w:pStyle w:val="Heading3"/>
        <w:rPr>
          <w:color w:val="auto"/>
        </w:rPr>
      </w:pPr>
      <w:bookmarkStart w:id="223" w:name="_Toc503899833"/>
      <w:r w:rsidRPr="0027630C">
        <w:rPr>
          <w:color w:val="auto"/>
        </w:rPr>
        <w:t>Hardware</w:t>
      </w:r>
      <w:bookmarkEnd w:id="223"/>
    </w:p>
    <w:p w:rsidR="00E41548" w:rsidRPr="00810310" w:rsidRDefault="00E41548" w:rsidP="00E41548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810310">
        <w:rPr>
          <w:rFonts w:ascii="Arial" w:hAnsi="Arial" w:cs="Arial"/>
          <w:color w:val="000000"/>
          <w:sz w:val="20"/>
          <w:szCs w:val="20"/>
        </w:rPr>
        <w:t>F3420-ECLDBD01</w:t>
      </w:r>
      <w:r w:rsidRPr="00810310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Pr="00810310">
        <w:rPr>
          <w:rFonts w:ascii="Times New Roman" w:hAnsi="Times New Roman"/>
          <w:color w:val="000000" w:themeColor="text1"/>
          <w:sz w:val="20"/>
          <w:szCs w:val="20"/>
        </w:rPr>
        <w:t xml:space="preserve">– Dev DB </w:t>
      </w:r>
      <w:r>
        <w:rPr>
          <w:rFonts w:ascii="Times New Roman" w:hAnsi="Times New Roman"/>
          <w:color w:val="000000" w:themeColor="text1"/>
          <w:sz w:val="20"/>
          <w:szCs w:val="20"/>
        </w:rPr>
        <w:t>Server</w:t>
      </w:r>
    </w:p>
    <w:p w:rsidR="00E41548" w:rsidRPr="00257251" w:rsidRDefault="00E41548" w:rsidP="00E41548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2A21C8">
        <w:rPr>
          <w:rFonts w:ascii="Arial" w:hAnsi="Arial" w:cs="Arial"/>
          <w:color w:val="000000"/>
          <w:sz w:val="20"/>
          <w:szCs w:val="20"/>
        </w:rPr>
        <w:t>F3420-ECLDB</w:t>
      </w:r>
      <w:r>
        <w:rPr>
          <w:rFonts w:ascii="Arial" w:hAnsi="Arial" w:cs="Arial"/>
          <w:color w:val="000000"/>
          <w:sz w:val="20"/>
          <w:szCs w:val="20"/>
        </w:rPr>
        <w:t>T</w:t>
      </w:r>
      <w:r w:rsidRPr="002A21C8">
        <w:rPr>
          <w:rFonts w:ascii="Arial" w:hAnsi="Arial" w:cs="Arial"/>
          <w:color w:val="000000"/>
          <w:sz w:val="20"/>
          <w:szCs w:val="20"/>
        </w:rPr>
        <w:t>01</w:t>
      </w:r>
      <w:r w:rsidRPr="002A21C8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Pr="00257251">
        <w:rPr>
          <w:rFonts w:ascii="Times New Roman" w:hAnsi="Times New Roman"/>
          <w:color w:val="000000" w:themeColor="text1"/>
          <w:sz w:val="20"/>
          <w:szCs w:val="20"/>
        </w:rPr>
        <w:t xml:space="preserve">– Test DB </w:t>
      </w:r>
      <w:r>
        <w:rPr>
          <w:rFonts w:ascii="Times New Roman" w:hAnsi="Times New Roman"/>
          <w:color w:val="000000" w:themeColor="text1"/>
          <w:sz w:val="20"/>
          <w:szCs w:val="20"/>
        </w:rPr>
        <w:t>Server</w:t>
      </w:r>
    </w:p>
    <w:p w:rsidR="00E41548" w:rsidRDefault="00E41548" w:rsidP="00E41548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F3420-ECLDBP</w:t>
      </w:r>
      <w:r w:rsidRPr="002A21C8">
        <w:rPr>
          <w:rFonts w:ascii="Arial" w:hAnsi="Arial" w:cs="Arial"/>
          <w:color w:val="000000"/>
          <w:sz w:val="20"/>
          <w:szCs w:val="20"/>
        </w:rPr>
        <w:t>01</w:t>
      </w:r>
      <w:r w:rsidRPr="002A21C8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Pr="00257251">
        <w:rPr>
          <w:rFonts w:ascii="Times New Roman" w:hAnsi="Times New Roman"/>
          <w:color w:val="000000" w:themeColor="text1"/>
          <w:sz w:val="20"/>
          <w:szCs w:val="20"/>
        </w:rPr>
        <w:t xml:space="preserve">– </w:t>
      </w:r>
      <w:r>
        <w:rPr>
          <w:rFonts w:ascii="Times New Roman" w:hAnsi="Times New Roman"/>
          <w:color w:val="000000" w:themeColor="text1"/>
          <w:sz w:val="20"/>
          <w:szCs w:val="20"/>
        </w:rPr>
        <w:t>Prod Server</w:t>
      </w:r>
    </w:p>
    <w:p w:rsidR="00E41548" w:rsidRDefault="00FB5F3D" w:rsidP="00E41548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hyperlink r:id="rId9" w:history="1">
        <w:r w:rsidR="00E41548">
          <w:rPr>
            <w:rStyle w:val="Hyperlink"/>
            <w:rFonts w:ascii="Arial" w:hAnsi="Arial" w:cs="Arial"/>
            <w:sz w:val="20"/>
            <w:szCs w:val="20"/>
          </w:rPr>
          <w:t>\\F3420-ECLDBD01\data\</w:t>
        </w:r>
      </w:hyperlink>
      <w:r w:rsidR="00E41548" w:rsidRPr="00257251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E41548">
        <w:rPr>
          <w:rFonts w:ascii="Times New Roman" w:hAnsi="Times New Roman"/>
          <w:color w:val="000000" w:themeColor="text1"/>
          <w:sz w:val="20"/>
          <w:szCs w:val="20"/>
        </w:rPr>
        <w:t xml:space="preserve"> - Dev File staging share</w:t>
      </w:r>
    </w:p>
    <w:p w:rsidR="00E41548" w:rsidRPr="00257251" w:rsidRDefault="00FB5F3D" w:rsidP="00E41548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hyperlink r:id="rId10" w:history="1">
        <w:r w:rsidR="00E41548">
          <w:rPr>
            <w:rStyle w:val="Hyperlink"/>
            <w:rFonts w:ascii="Arial" w:hAnsi="Arial" w:cs="Arial"/>
            <w:sz w:val="20"/>
            <w:szCs w:val="20"/>
          </w:rPr>
          <w:t>\\F3420-ECLDBT01\data\</w:t>
        </w:r>
      </w:hyperlink>
      <w:r w:rsidR="00E41548" w:rsidRPr="00257251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E41548">
        <w:rPr>
          <w:rFonts w:ascii="Times New Roman" w:hAnsi="Times New Roman"/>
          <w:color w:val="000000" w:themeColor="text1"/>
          <w:sz w:val="20"/>
          <w:szCs w:val="20"/>
        </w:rPr>
        <w:t xml:space="preserve"> - Test</w:t>
      </w:r>
      <w:r w:rsidR="00E41548" w:rsidRPr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E41548">
        <w:rPr>
          <w:rFonts w:ascii="Times New Roman" w:hAnsi="Times New Roman"/>
          <w:color w:val="000000" w:themeColor="text1"/>
          <w:sz w:val="20"/>
          <w:szCs w:val="20"/>
        </w:rPr>
        <w:t>File staging share</w:t>
      </w:r>
      <w:r w:rsidR="00E41548" w:rsidRPr="00257251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</w:p>
    <w:p w:rsidR="00E41548" w:rsidRPr="00257251" w:rsidRDefault="00FB5F3D" w:rsidP="00E41548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ins w:id="224" w:author="Palacherla, Susmitha C (NONUS)" w:date="2018-01-16T20:26:00Z">
        <w:r>
          <w:rPr>
            <w:rFonts w:ascii="Arial" w:hAnsi="Arial" w:cs="Arial"/>
            <w:color w:val="000000"/>
            <w:sz w:val="20"/>
            <w:szCs w:val="20"/>
          </w:rPr>
          <w:fldChar w:fldCharType="begin"/>
        </w:r>
        <w:r>
          <w:rPr>
            <w:rFonts w:ascii="Arial" w:hAnsi="Arial" w:cs="Arial"/>
            <w:color w:val="000000"/>
            <w:sz w:val="20"/>
            <w:szCs w:val="20"/>
          </w:rPr>
          <w:instrText xml:space="preserve"> HYPERLINK "</w:instrText>
        </w:r>
        <w:r w:rsidRPr="007362D2">
          <w:rPr>
            <w:rFonts w:ascii="Arial" w:hAnsi="Arial" w:cs="Arial"/>
            <w:color w:val="000000"/>
            <w:sz w:val="20"/>
            <w:szCs w:val="20"/>
          </w:rPr>
          <w:instrText>\</w:instrText>
        </w:r>
        <w:r w:rsidRPr="00D22F84">
          <w:rPr>
            <w:color w:val="000000"/>
          </w:rPr>
          <w:instrText>\</w:instrText>
        </w:r>
        <w:r w:rsidRPr="007362D2">
          <w:rPr>
            <w:rFonts w:ascii="Arial" w:hAnsi="Arial" w:cs="Arial"/>
            <w:color w:val="000000"/>
            <w:sz w:val="20"/>
            <w:szCs w:val="20"/>
          </w:rPr>
          <w:instrText>\</w:instrText>
        </w:r>
        <w:r w:rsidRPr="00D22F84">
          <w:rPr>
            <w:color w:val="000000"/>
          </w:rPr>
          <w:instrText>\F3420-ECLDBP01</w:instrText>
        </w:r>
        <w:r w:rsidRPr="007362D2">
          <w:rPr>
            <w:rFonts w:ascii="Arial" w:hAnsi="Arial" w:cs="Arial"/>
            <w:color w:val="000000"/>
            <w:sz w:val="20"/>
            <w:szCs w:val="20"/>
          </w:rPr>
          <w:instrText>\</w:instrText>
        </w:r>
        <w:r w:rsidRPr="00D22F84">
          <w:rPr>
            <w:color w:val="000000"/>
          </w:rPr>
          <w:instrText>\data</w:instrText>
        </w:r>
        <w:r w:rsidRPr="007362D2">
          <w:rPr>
            <w:rFonts w:ascii="Arial" w:hAnsi="Arial" w:cs="Arial"/>
            <w:color w:val="000000"/>
            <w:sz w:val="20"/>
            <w:szCs w:val="20"/>
          </w:rPr>
          <w:instrText>\</w:instrText>
        </w:r>
        <w:r w:rsidRPr="00D22F84">
          <w:rPr>
            <w:color w:val="000000"/>
          </w:rPr>
          <w:instrText>\</w:instrText>
        </w:r>
        <w:r>
          <w:rPr>
            <w:rFonts w:ascii="Arial" w:hAnsi="Arial" w:cs="Arial"/>
            <w:color w:val="000000"/>
            <w:sz w:val="20"/>
            <w:szCs w:val="20"/>
          </w:rPr>
          <w:instrText xml:space="preserve">" </w:instrText>
        </w:r>
        <w:r>
          <w:rPr>
            <w:rFonts w:ascii="Arial" w:hAnsi="Arial" w:cs="Arial"/>
            <w:color w:val="000000"/>
            <w:sz w:val="20"/>
            <w:szCs w:val="20"/>
          </w:rPr>
          <w:fldChar w:fldCharType="separate"/>
        </w:r>
        <w:r w:rsidRPr="009C4377">
          <w:rPr>
            <w:rStyle w:val="Hyperlink"/>
            <w:rFonts w:ascii="Arial" w:hAnsi="Arial" w:cs="Arial"/>
            <w:sz w:val="20"/>
            <w:szCs w:val="20"/>
          </w:rPr>
          <w:t>\\F3420-ECLDBP01\data\</w:t>
        </w:r>
        <w:r>
          <w:rPr>
            <w:rFonts w:ascii="Arial" w:hAnsi="Arial" w:cs="Arial"/>
            <w:color w:val="000000"/>
            <w:sz w:val="20"/>
            <w:szCs w:val="20"/>
          </w:rPr>
          <w:fldChar w:fldCharType="end"/>
        </w:r>
        <w:r w:rsidRPr="00257251">
          <w:rPr>
            <w:rFonts w:ascii="Times New Roman" w:hAnsi="Times New Roman"/>
            <w:color w:val="000000" w:themeColor="text1"/>
            <w:sz w:val="20"/>
            <w:szCs w:val="20"/>
          </w:rPr>
          <w:t xml:space="preserve"> </w:t>
        </w:r>
      </w:ins>
      <w:del w:id="225" w:author="Palacherla, Susmitha C (NONUS)" w:date="2018-01-16T20:26:00Z">
        <w:r w:rsidDel="00FB5F3D">
          <w:fldChar w:fldCharType="begin"/>
        </w:r>
        <w:r w:rsidDel="00FB5F3D">
          <w:delInstrText xml:space="preserve"> HYPERLINK "file:///\\\\VRIVSCORS01\\BCC%20Scorecards\\" </w:delInstrText>
        </w:r>
        <w:r w:rsidDel="00FB5F3D">
          <w:fldChar w:fldCharType="separate"/>
        </w:r>
        <w:r w:rsidR="00E41548" w:rsidRPr="00257251" w:rsidDel="00FB5F3D">
          <w:rPr>
            <w:rStyle w:val="Hyperlink"/>
            <w:rFonts w:ascii="Times New Roman" w:hAnsi="Times New Roman"/>
            <w:sz w:val="20"/>
            <w:szCs w:val="20"/>
          </w:rPr>
          <w:delText>\\VRIVSCORS01\BCC Scorecards\</w:delText>
        </w:r>
        <w:r w:rsidDel="00FB5F3D">
          <w:rPr>
            <w:rStyle w:val="Hyperlink"/>
            <w:rFonts w:ascii="Times New Roman" w:hAnsi="Times New Roman"/>
            <w:sz w:val="20"/>
            <w:szCs w:val="20"/>
          </w:rPr>
          <w:fldChar w:fldCharType="end"/>
        </w:r>
      </w:del>
      <w:r w:rsidR="00E41548" w:rsidRPr="00257251">
        <w:rPr>
          <w:rFonts w:ascii="Times New Roman" w:hAnsi="Times New Roman"/>
          <w:color w:val="000000" w:themeColor="text1"/>
          <w:sz w:val="20"/>
          <w:szCs w:val="20"/>
        </w:rPr>
        <w:t xml:space="preserve"> - </w:t>
      </w:r>
      <w:r w:rsidR="00E41548">
        <w:rPr>
          <w:rFonts w:ascii="Times New Roman" w:hAnsi="Times New Roman"/>
          <w:color w:val="000000" w:themeColor="text1"/>
          <w:sz w:val="20"/>
          <w:szCs w:val="20"/>
        </w:rPr>
        <w:t xml:space="preserve">Prod </w:t>
      </w:r>
      <w:r w:rsidR="00E41548" w:rsidRPr="00257251">
        <w:rPr>
          <w:rFonts w:ascii="Times New Roman" w:hAnsi="Times New Roman"/>
          <w:color w:val="000000" w:themeColor="text1"/>
          <w:sz w:val="20"/>
          <w:szCs w:val="20"/>
        </w:rPr>
        <w:t>File staging share</w:t>
      </w: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Pr="0027630C" w:rsidRDefault="009D1884" w:rsidP="0027630C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226" w:name="_Toc503899834"/>
      <w:r w:rsidRPr="0027630C">
        <w:rPr>
          <w:rFonts w:ascii="Calibri" w:hAnsi="Calibri" w:cs="Times New Roman"/>
          <w:color w:val="auto"/>
          <w:sz w:val="22"/>
          <w:szCs w:val="22"/>
        </w:rPr>
        <w:t>Users</w:t>
      </w:r>
      <w:bookmarkEnd w:id="226"/>
      <w:r w:rsidRPr="0027630C">
        <w:rPr>
          <w:rFonts w:ascii="Calibri" w:hAnsi="Calibri" w:cs="Times New Roman"/>
          <w:color w:val="auto"/>
          <w:sz w:val="22"/>
          <w:szCs w:val="22"/>
        </w:rPr>
        <w:t xml:space="preserve"> </w:t>
      </w:r>
    </w:p>
    <w:p w:rsidR="00C86D30" w:rsidRPr="00026536" w:rsidRDefault="00A71CC9" w:rsidP="0076086A">
      <w:pPr>
        <w:pStyle w:val="ListParagraph"/>
        <w:numPr>
          <w:ilvl w:val="0"/>
          <w:numId w:val="5"/>
        </w:numPr>
        <w:rPr>
          <w:rFonts w:asciiTheme="minorHAnsi" w:hAnsiTheme="minorHAnsi" w:cs="Segoe UI"/>
          <w:color w:val="000000" w:themeColor="text1"/>
        </w:rPr>
      </w:pPr>
      <w:r w:rsidRPr="00026536">
        <w:rPr>
          <w:rFonts w:asciiTheme="minorHAnsi" w:hAnsiTheme="minorHAnsi" w:cs="Segoe UI"/>
          <w:color w:val="000000" w:themeColor="text1"/>
        </w:rPr>
        <w:t xml:space="preserve">The first </w:t>
      </w:r>
      <w:r w:rsidR="00B41F6B" w:rsidRPr="00026536">
        <w:rPr>
          <w:rFonts w:asciiTheme="minorHAnsi" w:hAnsiTheme="minorHAnsi" w:cs="Segoe UI"/>
          <w:color w:val="000000" w:themeColor="text1"/>
        </w:rPr>
        <w:t xml:space="preserve">set of </w:t>
      </w:r>
      <w:r w:rsidRPr="00026536">
        <w:rPr>
          <w:rFonts w:asciiTheme="minorHAnsi" w:hAnsiTheme="minorHAnsi" w:cs="Segoe UI"/>
          <w:color w:val="000000" w:themeColor="text1"/>
        </w:rPr>
        <w:t>user</w:t>
      </w:r>
      <w:r w:rsidR="00B41F6B" w:rsidRPr="00026536">
        <w:rPr>
          <w:rFonts w:asciiTheme="minorHAnsi" w:hAnsiTheme="minorHAnsi" w:cs="Segoe UI"/>
          <w:color w:val="000000" w:themeColor="text1"/>
        </w:rPr>
        <w:t>s</w:t>
      </w:r>
      <w:r w:rsidRPr="00026536">
        <w:rPr>
          <w:rFonts w:asciiTheme="minorHAnsi" w:hAnsiTheme="minorHAnsi" w:cs="Segoe UI"/>
          <w:color w:val="000000" w:themeColor="text1"/>
        </w:rPr>
        <w:t xml:space="preserve"> for the </w:t>
      </w:r>
      <w:r w:rsidR="00B307B1">
        <w:rPr>
          <w:rFonts w:asciiTheme="minorHAnsi" w:hAnsiTheme="minorHAnsi" w:cs="Segoe UI"/>
          <w:color w:val="000000" w:themeColor="text1"/>
        </w:rPr>
        <w:t>Generic</w:t>
      </w:r>
      <w:r w:rsidRPr="00026536">
        <w:rPr>
          <w:rFonts w:asciiTheme="minorHAnsi" w:hAnsiTheme="minorHAnsi" w:cs="Segoe UI"/>
          <w:color w:val="000000" w:themeColor="text1"/>
        </w:rPr>
        <w:t xml:space="preserve"> records loaded into </w:t>
      </w:r>
      <w:r w:rsidR="00B41F6B" w:rsidRPr="00026536">
        <w:rPr>
          <w:rFonts w:asciiTheme="minorHAnsi" w:hAnsiTheme="minorHAnsi" w:cs="Segoe UI"/>
          <w:color w:val="000000" w:themeColor="text1"/>
        </w:rPr>
        <w:t xml:space="preserve">the eCL database are the CCO </w:t>
      </w:r>
      <w:r w:rsidR="007C6827">
        <w:rPr>
          <w:rFonts w:asciiTheme="minorHAnsi" w:hAnsiTheme="minorHAnsi" w:cs="Segoe UI"/>
          <w:color w:val="000000" w:themeColor="text1"/>
        </w:rPr>
        <w:t>Supervisors</w:t>
      </w:r>
      <w:r w:rsidR="00B41F6B" w:rsidRPr="00026536">
        <w:rPr>
          <w:rFonts w:asciiTheme="minorHAnsi" w:hAnsiTheme="minorHAnsi" w:cs="Segoe UI"/>
          <w:color w:val="000000" w:themeColor="text1"/>
        </w:rPr>
        <w:t xml:space="preserve"> as all records have default state of ‘Pending </w:t>
      </w:r>
      <w:r w:rsidR="007C6827">
        <w:rPr>
          <w:rFonts w:asciiTheme="minorHAnsi" w:hAnsiTheme="minorHAnsi" w:cs="Segoe UI"/>
          <w:color w:val="000000" w:themeColor="text1"/>
        </w:rPr>
        <w:t>Supervisor</w:t>
      </w:r>
      <w:r w:rsidR="00B41F6B" w:rsidRPr="00026536">
        <w:rPr>
          <w:rFonts w:asciiTheme="minorHAnsi" w:hAnsiTheme="minorHAnsi" w:cs="Segoe UI"/>
          <w:color w:val="000000" w:themeColor="text1"/>
        </w:rPr>
        <w:t xml:space="preserve"> Review’ at the time of the load.</w:t>
      </w:r>
    </w:p>
    <w:p w:rsidR="0094076B" w:rsidRDefault="00B41F6B" w:rsidP="0094076B">
      <w:pPr>
        <w:pStyle w:val="ListParagraph"/>
        <w:numPr>
          <w:ilvl w:val="0"/>
          <w:numId w:val="5"/>
        </w:numPr>
        <w:rPr>
          <w:rFonts w:asciiTheme="minorHAnsi" w:hAnsiTheme="minorHAnsi" w:cs="Segoe UI"/>
          <w:color w:val="000000" w:themeColor="text1"/>
        </w:rPr>
      </w:pPr>
      <w:r w:rsidRPr="0094076B">
        <w:rPr>
          <w:rFonts w:asciiTheme="minorHAnsi" w:hAnsiTheme="minorHAnsi" w:cs="Segoe UI"/>
          <w:color w:val="000000" w:themeColor="text1"/>
        </w:rPr>
        <w:t xml:space="preserve">After a </w:t>
      </w:r>
      <w:r w:rsidR="007C6827" w:rsidRPr="0094076B">
        <w:rPr>
          <w:rFonts w:asciiTheme="minorHAnsi" w:hAnsiTheme="minorHAnsi" w:cs="Segoe UI"/>
          <w:color w:val="000000" w:themeColor="text1"/>
        </w:rPr>
        <w:t xml:space="preserve">Supervisor </w:t>
      </w:r>
      <w:r w:rsidR="0094076B">
        <w:rPr>
          <w:rFonts w:asciiTheme="minorHAnsi" w:hAnsiTheme="minorHAnsi" w:cs="Segoe UI"/>
          <w:color w:val="000000" w:themeColor="text1"/>
        </w:rPr>
        <w:t>reviews the log, the logs goes to Pending Employee review and the Employee becomes the user.</w:t>
      </w:r>
    </w:p>
    <w:p w:rsidR="00B41F6B" w:rsidRPr="0094076B" w:rsidRDefault="00B41F6B" w:rsidP="0094076B">
      <w:pPr>
        <w:pStyle w:val="ListParagraph"/>
        <w:numPr>
          <w:ilvl w:val="0"/>
          <w:numId w:val="5"/>
        </w:numPr>
        <w:rPr>
          <w:rFonts w:asciiTheme="minorHAnsi" w:hAnsiTheme="minorHAnsi" w:cs="Segoe UI"/>
          <w:color w:val="000000" w:themeColor="text1"/>
        </w:rPr>
      </w:pPr>
      <w:r w:rsidRPr="0094076B">
        <w:rPr>
          <w:rFonts w:asciiTheme="minorHAnsi" w:hAnsiTheme="minorHAnsi" w:cs="Segoe UI"/>
          <w:color w:val="000000" w:themeColor="text1"/>
        </w:rPr>
        <w:t xml:space="preserve">CCO Supervisors </w:t>
      </w:r>
      <w:r w:rsidR="007C6827" w:rsidRPr="0094076B">
        <w:rPr>
          <w:rFonts w:asciiTheme="minorHAnsi" w:hAnsiTheme="minorHAnsi" w:cs="Segoe UI"/>
          <w:color w:val="000000" w:themeColor="text1"/>
        </w:rPr>
        <w:t>and Managers</w:t>
      </w:r>
      <w:r w:rsidR="0094076B">
        <w:rPr>
          <w:rFonts w:asciiTheme="minorHAnsi" w:hAnsiTheme="minorHAnsi" w:cs="Segoe UI"/>
          <w:color w:val="000000" w:themeColor="text1"/>
        </w:rPr>
        <w:t xml:space="preserve"> and specific HR staff</w:t>
      </w:r>
      <w:r w:rsidR="007C6827" w:rsidRPr="0094076B">
        <w:rPr>
          <w:rFonts w:asciiTheme="minorHAnsi" w:hAnsiTheme="minorHAnsi" w:cs="Segoe UI"/>
          <w:color w:val="000000" w:themeColor="text1"/>
        </w:rPr>
        <w:t xml:space="preserve"> </w:t>
      </w:r>
      <w:r w:rsidRPr="0094076B">
        <w:rPr>
          <w:rFonts w:asciiTheme="minorHAnsi" w:hAnsiTheme="minorHAnsi" w:cs="Segoe UI"/>
          <w:color w:val="000000" w:themeColor="text1"/>
        </w:rPr>
        <w:t>will be able to access the logs from the historical Dashboards.</w:t>
      </w:r>
    </w:p>
    <w:p w:rsidR="009D1884" w:rsidRDefault="0074390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Verdana" w:hAnsi="Verdana"/>
          <w:color w:val="000000" w:themeColor="text1"/>
          <w:sz w:val="20"/>
          <w:szCs w:val="20"/>
        </w:rPr>
        <w:t xml:space="preserve">     </w:t>
      </w:r>
    </w:p>
    <w:p w:rsidR="00A47122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AF7A4C" w:rsidRDefault="00AF7A4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AF7A4C" w:rsidRDefault="00AF7A4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AF7A4C" w:rsidRDefault="00AF7A4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6F770C" w:rsidRPr="0027630C" w:rsidRDefault="006F770C" w:rsidP="0076086A">
      <w:pPr>
        <w:pStyle w:val="Heading1"/>
        <w:numPr>
          <w:ilvl w:val="0"/>
          <w:numId w:val="1"/>
        </w:numPr>
        <w:rPr>
          <w:color w:val="auto"/>
        </w:rPr>
      </w:pPr>
      <w:bookmarkStart w:id="227" w:name="_Toc503899835"/>
      <w:r w:rsidRPr="0027630C">
        <w:rPr>
          <w:color w:val="auto"/>
        </w:rPr>
        <w:lastRenderedPageBreak/>
        <w:t>Details</w:t>
      </w:r>
      <w:bookmarkEnd w:id="227"/>
    </w:p>
    <w:p w:rsidR="006F770C" w:rsidRPr="006F770C" w:rsidRDefault="006F770C" w:rsidP="0076086A">
      <w:pPr>
        <w:pStyle w:val="ListParagraph"/>
        <w:numPr>
          <w:ilvl w:val="0"/>
          <w:numId w:val="6"/>
        </w:numPr>
        <w:rPr>
          <w:vanish/>
        </w:rPr>
      </w:pPr>
    </w:p>
    <w:p w:rsidR="006F770C" w:rsidRPr="006F770C" w:rsidRDefault="006F770C" w:rsidP="0076086A">
      <w:pPr>
        <w:pStyle w:val="ListParagraph"/>
        <w:numPr>
          <w:ilvl w:val="0"/>
          <w:numId w:val="6"/>
        </w:numPr>
        <w:rPr>
          <w:vanish/>
        </w:rPr>
      </w:pPr>
    </w:p>
    <w:p w:rsidR="0027630C" w:rsidRPr="0027630C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eastAsiaTheme="majorEastAsia"/>
          <w:b/>
          <w:bCs/>
          <w:vanish/>
        </w:rPr>
      </w:pPr>
      <w:bookmarkStart w:id="228" w:name="_Toc387654370"/>
      <w:bookmarkStart w:id="229" w:name="_Toc387758815"/>
      <w:bookmarkStart w:id="230" w:name="_Toc387821326"/>
      <w:bookmarkStart w:id="231" w:name="_Toc387821375"/>
      <w:bookmarkStart w:id="232" w:name="_Toc430607220"/>
      <w:bookmarkStart w:id="233" w:name="_Toc430607321"/>
      <w:bookmarkStart w:id="234" w:name="_Toc430607359"/>
      <w:bookmarkStart w:id="235" w:name="_Toc469401001"/>
      <w:bookmarkStart w:id="236" w:name="_Toc503899836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</w:p>
    <w:p w:rsidR="0027630C" w:rsidRPr="0027630C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eastAsiaTheme="majorEastAsia"/>
          <w:b/>
          <w:bCs/>
          <w:vanish/>
        </w:rPr>
      </w:pPr>
      <w:bookmarkStart w:id="237" w:name="_Toc387654371"/>
      <w:bookmarkStart w:id="238" w:name="_Toc387758816"/>
      <w:bookmarkStart w:id="239" w:name="_Toc387821327"/>
      <w:bookmarkStart w:id="240" w:name="_Toc387821376"/>
      <w:bookmarkStart w:id="241" w:name="_Toc430607221"/>
      <w:bookmarkStart w:id="242" w:name="_Toc430607322"/>
      <w:bookmarkStart w:id="243" w:name="_Toc430607360"/>
      <w:bookmarkStart w:id="244" w:name="_Toc469401002"/>
      <w:bookmarkStart w:id="245" w:name="_Toc503899837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</w:p>
    <w:p w:rsidR="006F770C" w:rsidRPr="0027630C" w:rsidRDefault="006F770C" w:rsidP="0076086A">
      <w:pPr>
        <w:pStyle w:val="Heading2"/>
        <w:numPr>
          <w:ilvl w:val="1"/>
          <w:numId w:val="9"/>
        </w:numPr>
        <w:rPr>
          <w:rFonts w:ascii="Calibri" w:hAnsi="Calibri" w:cs="Times New Roman"/>
          <w:color w:val="auto"/>
          <w:sz w:val="22"/>
          <w:szCs w:val="22"/>
        </w:rPr>
      </w:pPr>
      <w:bookmarkStart w:id="246" w:name="_Toc503899838"/>
      <w:r w:rsidRPr="0027630C">
        <w:rPr>
          <w:rFonts w:ascii="Calibri" w:hAnsi="Calibri" w:cs="Times New Roman"/>
          <w:color w:val="auto"/>
          <w:sz w:val="22"/>
          <w:szCs w:val="22"/>
        </w:rPr>
        <w:t>Source Files</w:t>
      </w:r>
      <w:bookmarkEnd w:id="246"/>
    </w:p>
    <w:p w:rsidR="00381B5A" w:rsidRDefault="00E64317" w:rsidP="00381B5A">
      <w:pPr>
        <w:rPr>
          <w:rFonts w:asciiTheme="minorHAnsi" w:hAnsiTheme="minorHAnsi" w:cs="Segoe UI"/>
          <w:color w:val="000000" w:themeColor="text1"/>
        </w:rPr>
      </w:pPr>
      <w:proofErr w:type="spellStart"/>
      <w:r w:rsidRPr="00997A45">
        <w:t>eCL_</w:t>
      </w:r>
      <w:r w:rsidR="00B307B1">
        <w:rPr>
          <w:rFonts w:asciiTheme="minorHAnsi" w:hAnsiTheme="minorHAnsi" w:cs="Segoe UI"/>
          <w:color w:val="000000" w:themeColor="text1"/>
        </w:rPr>
        <w:t>Generic</w:t>
      </w:r>
      <w:proofErr w:type="spellEnd"/>
      <w:r w:rsidR="00D03711">
        <w:t xml:space="preserve"> </w:t>
      </w:r>
      <w:r w:rsidR="005C5F9F">
        <w:t>_</w:t>
      </w:r>
      <w:r w:rsidR="00381B5A">
        <w:t>Feed_</w:t>
      </w:r>
      <w:proofErr w:type="gramStart"/>
      <w:r w:rsidR="00381B5A">
        <w:t>xxx</w:t>
      </w:r>
      <w:r w:rsidR="00F56A29" w:rsidRPr="00997A45">
        <w:t>yyyymmdd</w:t>
      </w:r>
      <w:r w:rsidRPr="00997A45">
        <w:t xml:space="preserve">.csv </w:t>
      </w:r>
      <w:r w:rsidR="005C5F9F">
        <w:t xml:space="preserve"> is</w:t>
      </w:r>
      <w:proofErr w:type="gramEnd"/>
      <w:r w:rsidR="005C5F9F">
        <w:t xml:space="preserve"> the naming convention for the feed</w:t>
      </w:r>
      <w:r w:rsidR="00381B5A">
        <w:t xml:space="preserve"> </w:t>
      </w:r>
      <w:r w:rsidR="00381B5A">
        <w:rPr>
          <w:rFonts w:asciiTheme="minorHAnsi" w:hAnsiTheme="minorHAnsi" w:cs="Segoe UI"/>
          <w:color w:val="000000" w:themeColor="text1"/>
        </w:rPr>
        <w:t>where xxx is the 3 letter Report code.</w:t>
      </w:r>
    </w:p>
    <w:p w:rsidR="00C74EEA" w:rsidRDefault="00C74EEA" w:rsidP="00C5412A">
      <w:pPr>
        <w:spacing w:after="0"/>
      </w:pPr>
      <w:r>
        <w:t>Source s</w:t>
      </w:r>
      <w:r w:rsidR="00E64317">
        <w:t xml:space="preserve">ystem: </w:t>
      </w:r>
      <w:r w:rsidR="00374EA8">
        <w:t>NA</w:t>
      </w:r>
    </w:p>
    <w:p w:rsidR="00C74EEA" w:rsidRPr="00D03711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Staging location: </w:t>
      </w:r>
      <w:ins w:id="247" w:author="Palacherla, Susmitha C (NONUS)" w:date="2018-01-16T20:27:00Z">
        <w:r w:rsidR="00FB5F3D">
          <w:rPr>
            <w:rFonts w:ascii="Arial" w:hAnsi="Arial" w:cs="Arial"/>
            <w:color w:val="000000"/>
            <w:sz w:val="20"/>
            <w:szCs w:val="20"/>
          </w:rPr>
          <w:fldChar w:fldCharType="begin"/>
        </w:r>
        <w:r w:rsidR="00FB5F3D">
          <w:rPr>
            <w:rFonts w:ascii="Arial" w:hAnsi="Arial" w:cs="Arial"/>
            <w:color w:val="000000"/>
            <w:sz w:val="20"/>
            <w:szCs w:val="20"/>
          </w:rPr>
          <w:instrText xml:space="preserve"> HYPERLINK "</w:instrText>
        </w:r>
        <w:r w:rsidR="00FB5F3D" w:rsidRPr="00785530">
          <w:rPr>
            <w:rFonts w:ascii="Arial" w:hAnsi="Arial" w:cs="Arial"/>
            <w:color w:val="000000"/>
            <w:sz w:val="20"/>
            <w:szCs w:val="20"/>
          </w:rPr>
          <w:instrText>\\\\F3420-ECLDBP01\\data\\</w:instrText>
        </w:r>
        <w:r w:rsidR="00FB5F3D">
          <w:rPr>
            <w:rFonts w:ascii="Arial" w:hAnsi="Arial" w:cs="Arial"/>
            <w:color w:val="000000"/>
            <w:sz w:val="20"/>
            <w:szCs w:val="20"/>
          </w:rPr>
          <w:instrText xml:space="preserve">" </w:instrText>
        </w:r>
        <w:r w:rsidR="00FB5F3D">
          <w:rPr>
            <w:rFonts w:ascii="Arial" w:hAnsi="Arial" w:cs="Arial"/>
            <w:color w:val="000000"/>
            <w:sz w:val="20"/>
            <w:szCs w:val="20"/>
          </w:rPr>
          <w:fldChar w:fldCharType="separate"/>
        </w:r>
        <w:r w:rsidR="00FB5F3D" w:rsidRPr="00FB5F3D">
          <w:rPr>
            <w:rFonts w:ascii="Arial" w:hAnsi="Arial" w:cs="Arial"/>
            <w:sz w:val="20"/>
            <w:szCs w:val="20"/>
            <w:rPrChange w:id="248" w:author="Palacherla, Susmitha C (NONUS)" w:date="2018-01-16T20:28:00Z">
              <w:rPr>
                <w:rStyle w:val="Hyperlink"/>
                <w:rFonts w:ascii="Arial" w:hAnsi="Arial" w:cs="Arial"/>
                <w:sz w:val="20"/>
                <w:szCs w:val="20"/>
              </w:rPr>
            </w:rPrChange>
          </w:rPr>
          <w:t>\\F3420-ECLDBP01\data\</w:t>
        </w:r>
        <w:r w:rsidR="00FB5F3D">
          <w:rPr>
            <w:rFonts w:ascii="Arial" w:hAnsi="Arial" w:cs="Arial"/>
            <w:color w:val="000000"/>
            <w:sz w:val="20"/>
            <w:szCs w:val="20"/>
          </w:rPr>
          <w:fldChar w:fldCharType="end"/>
        </w:r>
        <w:r w:rsidR="00FB5F3D" w:rsidRPr="00FB5F3D">
          <w:rPr>
            <w:rFonts w:ascii="Times New Roman" w:hAnsi="Times New Roman"/>
            <w:rPrChange w:id="249" w:author="Palacherla, Susmitha C (NONUS)" w:date="2018-01-16T20:28:00Z">
              <w:rPr>
                <w:rStyle w:val="Hyperlink"/>
                <w:rFonts w:ascii="Times New Roman" w:hAnsi="Times New Roman"/>
              </w:rPr>
            </w:rPrChange>
          </w:rPr>
          <w:t>Coaching\</w:t>
        </w:r>
      </w:ins>
      <w:del w:id="250" w:author="Palacherla, Susmitha C (NONUS)" w:date="2018-01-16T20:27:00Z">
        <w:r w:rsidR="0094076B" w:rsidRPr="00FB5F3D" w:rsidDel="00FB5F3D">
          <w:rPr>
            <w:rPrChange w:id="251" w:author="Palacherla, Susmitha C (NONUS)" w:date="2018-01-16T20:28:00Z">
              <w:rPr>
                <w:rStyle w:val="Hyperlink"/>
              </w:rPr>
            </w:rPrChange>
          </w:rPr>
          <w:delText>\\vrivscors01\BCC Scorecards\Coaching\</w:delText>
        </w:r>
      </w:del>
      <w:r w:rsidR="0094076B" w:rsidRPr="00FB5F3D">
        <w:rPr>
          <w:rFonts w:asciiTheme="minorHAnsi" w:hAnsiTheme="minorHAnsi" w:cs="Segoe UI"/>
          <w:rPrChange w:id="252" w:author="Palacherla, Susmitha C (NONUS)" w:date="2018-01-16T20:28:00Z">
            <w:rPr>
              <w:rStyle w:val="Hyperlink"/>
              <w:rFonts w:asciiTheme="minorHAnsi" w:hAnsiTheme="minorHAnsi" w:cs="Segoe UI"/>
            </w:rPr>
          </w:rPrChange>
        </w:rPr>
        <w:t>Gen</w:t>
      </w:r>
      <w:del w:id="253" w:author="Palacherla, Susmitha C (NONUS)" w:date="2018-01-16T20:27:00Z">
        <w:r w:rsidR="0094076B" w:rsidRPr="00FB5F3D" w:rsidDel="00FB5F3D">
          <w:rPr>
            <w:rFonts w:asciiTheme="minorHAnsi" w:hAnsiTheme="minorHAnsi" w:cs="Segoe UI"/>
            <w:rPrChange w:id="254" w:author="Palacherla, Susmitha C (NONUS)" w:date="2018-01-16T20:28:00Z">
              <w:rPr>
                <w:rStyle w:val="Hyperlink"/>
                <w:rFonts w:asciiTheme="minorHAnsi" w:hAnsiTheme="minorHAnsi" w:cs="Segoe UI"/>
              </w:rPr>
            </w:rPrChange>
          </w:rPr>
          <w:delText>Feeds</w:delText>
        </w:r>
      </w:del>
      <w:ins w:id="255" w:author="Palacherla, Susmitha C (NONUS)" w:date="2018-01-16T20:27:00Z">
        <w:r w:rsidR="00FB5F3D" w:rsidRPr="00FB5F3D">
          <w:rPr>
            <w:rFonts w:asciiTheme="minorHAnsi" w:hAnsiTheme="minorHAnsi" w:cs="Segoe UI"/>
            <w:rPrChange w:id="256" w:author="Palacherla, Susmitha C (NONUS)" w:date="2018-01-16T20:28:00Z">
              <w:rPr>
                <w:rStyle w:val="Hyperlink"/>
                <w:rFonts w:asciiTheme="minorHAnsi" w:hAnsiTheme="minorHAnsi" w:cs="Segoe UI"/>
              </w:rPr>
            </w:rPrChange>
          </w:rPr>
          <w:t>eric</w:t>
        </w:r>
      </w:ins>
      <w:r w:rsidR="0094076B" w:rsidRPr="00FB5F3D">
        <w:rPr>
          <w:rFonts w:asciiTheme="minorHAnsi" w:hAnsiTheme="minorHAnsi" w:cs="Segoe UI"/>
          <w:rPrChange w:id="257" w:author="Palacherla, Susmitha C (NONUS)" w:date="2018-01-16T20:28:00Z">
            <w:rPr>
              <w:rStyle w:val="Hyperlink"/>
              <w:rFonts w:asciiTheme="minorHAnsi" w:hAnsiTheme="minorHAnsi" w:cs="Segoe UI"/>
            </w:rPr>
          </w:rPrChange>
        </w:rPr>
        <w:t>\</w:t>
      </w:r>
    </w:p>
    <w:p w:rsidR="00E64317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File name</w:t>
      </w:r>
      <w:r w:rsidR="00E64317" w:rsidRPr="00E64317">
        <w:t xml:space="preserve"> </w:t>
      </w:r>
      <w:proofErr w:type="spellStart"/>
      <w:r w:rsidR="00E64317">
        <w:t>eCL_</w:t>
      </w:r>
      <w:r w:rsidR="00B307B1">
        <w:rPr>
          <w:rFonts w:asciiTheme="minorHAnsi" w:hAnsiTheme="minorHAnsi" w:cs="Segoe UI"/>
          <w:color w:val="000000" w:themeColor="text1"/>
        </w:rPr>
        <w:t>Generic</w:t>
      </w:r>
      <w:proofErr w:type="spellEnd"/>
      <w:r w:rsidR="00D03711">
        <w:t xml:space="preserve"> </w:t>
      </w:r>
      <w:r w:rsidR="00E64317">
        <w:t>_</w:t>
      </w:r>
      <w:r w:rsidR="00381B5A">
        <w:t>Feed_xxx</w:t>
      </w:r>
      <w:r w:rsidR="00F56A29">
        <w:t>yyyymmdd</w:t>
      </w:r>
      <w:r w:rsidR="00E64317">
        <w:t xml:space="preserve">.csv </w:t>
      </w:r>
    </w:p>
    <w:p w:rsidR="00C74EEA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Frequency: </w:t>
      </w:r>
      <w:r w:rsidR="0094076B">
        <w:t>Ad-hoc</w:t>
      </w:r>
    </w:p>
    <w:p w:rsidR="00C74EEA" w:rsidRDefault="004A6695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File arrival time: NA</w:t>
      </w:r>
    </w:p>
    <w:p w:rsidR="00C74EEA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Destination Table: </w:t>
      </w:r>
      <w:proofErr w:type="spellStart"/>
      <w:r w:rsidR="00E64317">
        <w:t>Coaching_Log</w:t>
      </w:r>
      <w:proofErr w:type="spellEnd"/>
      <w:r w:rsidR="00E64317">
        <w:t xml:space="preserve"> and </w:t>
      </w:r>
      <w:proofErr w:type="spellStart"/>
      <w:r w:rsidR="00E64317">
        <w:t>Coaching_Log_Reason</w:t>
      </w:r>
      <w:proofErr w:type="spellEnd"/>
    </w:p>
    <w:p w:rsidR="00C74EEA" w:rsidRDefault="00C74EEA" w:rsidP="00C74EEA">
      <w:pPr>
        <w:autoSpaceDE w:val="0"/>
        <w:autoSpaceDN w:val="0"/>
        <w:adjustRightInd w:val="0"/>
        <w:spacing w:after="0" w:line="240" w:lineRule="auto"/>
      </w:pPr>
    </w:p>
    <w:p w:rsidR="0008338D" w:rsidRDefault="0008338D" w:rsidP="0008338D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258" w:name="_Toc503899839"/>
      <w:r>
        <w:rPr>
          <w:rFonts w:ascii="Calibri" w:hAnsi="Calibri" w:cs="Times New Roman"/>
          <w:color w:val="auto"/>
        </w:rPr>
        <w:t>File layout and Mappings</w:t>
      </w:r>
      <w:bookmarkEnd w:id="258"/>
    </w:p>
    <w:p w:rsidR="0008338D" w:rsidRPr="0008338D" w:rsidRDefault="0008338D" w:rsidP="0008338D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 w:rsidRPr="0008338D">
        <w:rPr>
          <w:rFonts w:asciiTheme="minorHAnsi" w:hAnsiTheme="minorHAnsi" w:cs="Arial"/>
          <w:b/>
        </w:rPr>
        <w:t>SEA</w:t>
      </w:r>
      <w:r w:rsidR="00D91EE9">
        <w:rPr>
          <w:rFonts w:asciiTheme="minorHAnsi" w:hAnsiTheme="minorHAnsi" w:cs="Arial"/>
          <w:b/>
        </w:rPr>
        <w:t>/DTT</w:t>
      </w:r>
      <w:r w:rsidRPr="0008338D">
        <w:rPr>
          <w:rFonts w:asciiTheme="minorHAnsi" w:hAnsiTheme="minorHAnsi" w:cs="Arial"/>
          <w:b/>
        </w:rPr>
        <w:t xml:space="preserve"> File</w:t>
      </w:r>
      <w:r w:rsidR="00D91EE9">
        <w:rPr>
          <w:rFonts w:asciiTheme="minorHAnsi" w:hAnsiTheme="minorHAnsi" w:cs="Arial"/>
          <w:b/>
        </w:rPr>
        <w:t>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068"/>
        <w:gridCol w:w="2347"/>
        <w:gridCol w:w="3150"/>
        <w:gridCol w:w="2785"/>
      </w:tblGrid>
      <w:tr w:rsidR="0008338D" w:rsidTr="00A40171">
        <w:tc>
          <w:tcPr>
            <w:tcW w:w="1068" w:type="dxa"/>
          </w:tcPr>
          <w:p w:rsidR="0008338D" w:rsidRDefault="0008338D" w:rsidP="00A40171">
            <w:r>
              <w:t>Element #</w:t>
            </w:r>
          </w:p>
        </w:tc>
        <w:tc>
          <w:tcPr>
            <w:tcW w:w="2347" w:type="dxa"/>
          </w:tcPr>
          <w:p w:rsidR="0008338D" w:rsidRDefault="0008338D" w:rsidP="00A40171">
            <w:r>
              <w:t>File Element</w:t>
            </w:r>
          </w:p>
        </w:tc>
        <w:tc>
          <w:tcPr>
            <w:tcW w:w="3150" w:type="dxa"/>
          </w:tcPr>
          <w:p w:rsidR="0008338D" w:rsidRDefault="0008338D" w:rsidP="00A40171">
            <w:r>
              <w:t>Staging table</w:t>
            </w:r>
          </w:p>
          <w:p w:rsidR="0008338D" w:rsidRDefault="0008338D" w:rsidP="00A40171">
            <w:r w:rsidRPr="00014CA1">
              <w:t>[EC].[</w:t>
            </w:r>
            <w:proofErr w:type="spellStart"/>
            <w:r w:rsidRPr="00014CA1">
              <w:t>Generic_Coaching_Stage</w:t>
            </w:r>
            <w:proofErr w:type="spellEnd"/>
            <w:r w:rsidRPr="00014CA1">
              <w:t>]</w:t>
            </w:r>
          </w:p>
        </w:tc>
        <w:tc>
          <w:tcPr>
            <w:tcW w:w="2785" w:type="dxa"/>
          </w:tcPr>
          <w:p w:rsidR="0008338D" w:rsidRDefault="0008338D" w:rsidP="00A40171">
            <w:r>
              <w:t>Destination table(s)</w:t>
            </w:r>
          </w:p>
          <w:p w:rsidR="0008338D" w:rsidRPr="00907C2C" w:rsidRDefault="0008338D" w:rsidP="00A40171">
            <w:r w:rsidRPr="00907C2C">
              <w:t>[EC].[</w:t>
            </w:r>
            <w:proofErr w:type="spellStart"/>
            <w:r w:rsidRPr="00907C2C">
              <w:t>Coaching_Log</w:t>
            </w:r>
            <w:proofErr w:type="spellEnd"/>
            <w:r w:rsidRPr="00907C2C">
              <w:t>]CL</w:t>
            </w:r>
          </w:p>
          <w:p w:rsidR="0008338D" w:rsidRDefault="0008338D" w:rsidP="00A40171">
            <w:r w:rsidRPr="00907C2C">
              <w:t>[EC].[</w:t>
            </w:r>
            <w:proofErr w:type="spellStart"/>
            <w:r w:rsidRPr="00907C2C">
              <w:t>Coaching_Log_Reason</w:t>
            </w:r>
            <w:proofErr w:type="spellEnd"/>
            <w:r w:rsidRPr="00907C2C">
              <w:t>]CLR</w:t>
            </w:r>
          </w:p>
        </w:tc>
      </w:tr>
      <w:tr w:rsidR="0008338D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r w:rsidRPr="006D608E">
              <w:t>numReportID</w:t>
            </w:r>
          </w:p>
        </w:tc>
        <w:tc>
          <w:tcPr>
            <w:tcW w:w="3150" w:type="dxa"/>
          </w:tcPr>
          <w:p w:rsidR="0008338D" w:rsidRDefault="0008338D" w:rsidP="00A40171">
            <w:proofErr w:type="spellStart"/>
            <w:r w:rsidRPr="00014CA1">
              <w:t>Report_ID</w:t>
            </w:r>
            <w:proofErr w:type="spellEnd"/>
          </w:p>
        </w:tc>
        <w:tc>
          <w:tcPr>
            <w:tcW w:w="2785" w:type="dxa"/>
          </w:tcPr>
          <w:p w:rsidR="0008338D" w:rsidRDefault="0008338D" w:rsidP="00A40171">
            <w:proofErr w:type="spellStart"/>
            <w:r>
              <w:t>CL.numReportID</w:t>
            </w:r>
            <w:proofErr w:type="spellEnd"/>
          </w:p>
        </w:tc>
      </w:tr>
      <w:tr w:rsidR="0008338D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r w:rsidRPr="006D608E">
              <w:t>strReportCode</w:t>
            </w:r>
          </w:p>
        </w:tc>
        <w:tc>
          <w:tcPr>
            <w:tcW w:w="3150" w:type="dxa"/>
          </w:tcPr>
          <w:p w:rsidR="0008338D" w:rsidRDefault="0008338D" w:rsidP="00A40171">
            <w:proofErr w:type="spellStart"/>
            <w:r>
              <w:t>Report_Code</w:t>
            </w:r>
            <w:proofErr w:type="spellEnd"/>
          </w:p>
        </w:tc>
        <w:tc>
          <w:tcPr>
            <w:tcW w:w="2785" w:type="dxa"/>
          </w:tcPr>
          <w:p w:rsidR="0008338D" w:rsidRDefault="0008338D" w:rsidP="00A40171">
            <w:proofErr w:type="spellStart"/>
            <w:r>
              <w:t>CL.strReportCode</w:t>
            </w:r>
            <w:proofErr w:type="spellEnd"/>
          </w:p>
          <w:p w:rsidR="00D91EE9" w:rsidRDefault="00D91EE9" w:rsidP="00A40171">
            <w:r w:rsidRPr="002E1E0C">
              <w:t>(SEA – Seasonal Employee Attendance</w:t>
            </w:r>
            <w:r>
              <w:t>, DTT – Discrepancy Time Tracking</w:t>
            </w:r>
            <w:r w:rsidRPr="002E1E0C">
              <w:t>)</w:t>
            </w:r>
          </w:p>
          <w:p w:rsidR="0008338D" w:rsidRDefault="0008338D" w:rsidP="00A40171">
            <w:proofErr w:type="spellStart"/>
            <w:r>
              <w:t>CLR.SubCoachingReasonID</w:t>
            </w:r>
            <w:proofErr w:type="spellEnd"/>
            <w:r>
              <w:t>(Derived)</w:t>
            </w:r>
          </w:p>
        </w:tc>
      </w:tr>
      <w:tr w:rsidR="0008338D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roofErr w:type="spellStart"/>
            <w:r w:rsidRPr="006D608E">
              <w:t>strFormType</w:t>
            </w:r>
            <w:proofErr w:type="spellEnd"/>
          </w:p>
        </w:tc>
        <w:tc>
          <w:tcPr>
            <w:tcW w:w="3150" w:type="dxa"/>
          </w:tcPr>
          <w:p w:rsidR="0008338D" w:rsidRDefault="0008338D" w:rsidP="00A40171">
            <w:proofErr w:type="spellStart"/>
            <w:r>
              <w:t>Form_Type</w:t>
            </w:r>
            <w:proofErr w:type="spellEnd"/>
          </w:p>
        </w:tc>
        <w:tc>
          <w:tcPr>
            <w:tcW w:w="2785" w:type="dxa"/>
            <w:vMerge w:val="restart"/>
          </w:tcPr>
          <w:p w:rsidR="00D91EE9" w:rsidRDefault="0008338D" w:rsidP="00A40171">
            <w:proofErr w:type="spellStart"/>
            <w:r>
              <w:t>CL.SourceID</w:t>
            </w:r>
            <w:proofErr w:type="spellEnd"/>
            <w:r w:rsidR="009A28C9">
              <w:t xml:space="preserve"> (Derived)</w:t>
            </w:r>
          </w:p>
          <w:p w:rsidR="009A28C9" w:rsidRPr="009A28C9" w:rsidRDefault="009A28C9" w:rsidP="009A28C9">
            <w:pPr>
              <w:spacing w:after="0" w:line="240" w:lineRule="auto"/>
              <w:rPr>
                <w:rFonts w:ascii="Times New Roman" w:hAnsi="Times New Roman"/>
              </w:rPr>
            </w:pPr>
            <w:r w:rsidRPr="009A28C9">
              <w:rPr>
                <w:rFonts w:ascii="Times New Roman" w:hAnsi="Times New Roman"/>
              </w:rPr>
              <w:t>SEA – Internal CCO Reporting</w:t>
            </w:r>
          </w:p>
          <w:p w:rsidR="0008338D" w:rsidRDefault="009A28C9" w:rsidP="009A28C9">
            <w:r w:rsidRPr="009A28C9">
              <w:rPr>
                <w:rFonts w:ascii="Times New Roman" w:hAnsi="Times New Roman"/>
              </w:rPr>
              <w:t xml:space="preserve">DTT – Empower </w:t>
            </w:r>
          </w:p>
        </w:tc>
      </w:tr>
      <w:tr w:rsidR="0008338D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roofErr w:type="spellStart"/>
            <w:r w:rsidRPr="006D608E">
              <w:t>strSource</w:t>
            </w:r>
            <w:proofErr w:type="spellEnd"/>
          </w:p>
        </w:tc>
        <w:tc>
          <w:tcPr>
            <w:tcW w:w="3150" w:type="dxa"/>
          </w:tcPr>
          <w:p w:rsidR="0008338D" w:rsidRDefault="0008338D" w:rsidP="00A40171">
            <w:r>
              <w:t>Source</w:t>
            </w:r>
          </w:p>
        </w:tc>
        <w:tc>
          <w:tcPr>
            <w:tcW w:w="2785" w:type="dxa"/>
            <w:vMerge/>
          </w:tcPr>
          <w:p w:rsidR="0008338D" w:rsidRDefault="0008338D" w:rsidP="00A40171"/>
        </w:tc>
      </w:tr>
      <w:tr w:rsidR="0008338D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roofErr w:type="spellStart"/>
            <w:r w:rsidRPr="006D608E">
              <w:t>strFormStatus</w:t>
            </w:r>
            <w:proofErr w:type="spellEnd"/>
          </w:p>
        </w:tc>
        <w:tc>
          <w:tcPr>
            <w:tcW w:w="3150" w:type="dxa"/>
          </w:tcPr>
          <w:p w:rsidR="0008338D" w:rsidRDefault="0008338D" w:rsidP="00A40171">
            <w:proofErr w:type="spellStart"/>
            <w:r>
              <w:t>Form_Status</w:t>
            </w:r>
            <w:proofErr w:type="spellEnd"/>
          </w:p>
        </w:tc>
        <w:tc>
          <w:tcPr>
            <w:tcW w:w="2785" w:type="dxa"/>
          </w:tcPr>
          <w:p w:rsidR="0008338D" w:rsidRDefault="0008338D" w:rsidP="00A40171">
            <w:proofErr w:type="spellStart"/>
            <w:r>
              <w:t>CL.StatusID</w:t>
            </w:r>
            <w:proofErr w:type="spellEnd"/>
            <w:r>
              <w:t>(Derived)</w:t>
            </w:r>
          </w:p>
          <w:p w:rsidR="009A28C9" w:rsidRDefault="009A28C9" w:rsidP="009A28C9">
            <w:r w:rsidRPr="002E1E0C">
              <w:lastRenderedPageBreak/>
              <w:t>SEA – Pending Acknowledgement</w:t>
            </w:r>
          </w:p>
          <w:p w:rsidR="009A28C9" w:rsidRDefault="009A28C9" w:rsidP="009A28C9">
            <w:r>
              <w:t>DTT</w:t>
            </w:r>
            <w:r w:rsidRPr="002E1E0C">
              <w:t xml:space="preserve"> – Pending Acknowledgement</w:t>
            </w:r>
          </w:p>
        </w:tc>
      </w:tr>
      <w:tr w:rsidR="0008338D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rPr>
                <w:b/>
              </w:rPr>
            </w:pPr>
            <w:proofErr w:type="spellStart"/>
            <w:r w:rsidRPr="006D608E">
              <w:t>EventDate</w:t>
            </w:r>
            <w:proofErr w:type="spellEnd"/>
          </w:p>
        </w:tc>
        <w:tc>
          <w:tcPr>
            <w:tcW w:w="3150" w:type="dxa"/>
          </w:tcPr>
          <w:p w:rsidR="0008338D" w:rsidRDefault="0008338D" w:rsidP="00A40171">
            <w:proofErr w:type="spellStart"/>
            <w:r>
              <w:t>Event_Date</w:t>
            </w:r>
            <w:proofErr w:type="spellEnd"/>
          </w:p>
        </w:tc>
        <w:tc>
          <w:tcPr>
            <w:tcW w:w="2785" w:type="dxa"/>
          </w:tcPr>
          <w:p w:rsidR="0008338D" w:rsidRDefault="0008338D" w:rsidP="00A40171">
            <w:proofErr w:type="spellStart"/>
            <w:r>
              <w:t>CL.EventDate</w:t>
            </w:r>
            <w:proofErr w:type="spellEnd"/>
          </w:p>
        </w:tc>
      </w:tr>
      <w:tr w:rsidR="0008338D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roofErr w:type="spellStart"/>
            <w:r w:rsidRPr="006D608E">
              <w:t>SubmittedDate</w:t>
            </w:r>
            <w:proofErr w:type="spellEnd"/>
          </w:p>
        </w:tc>
        <w:tc>
          <w:tcPr>
            <w:tcW w:w="3150" w:type="dxa"/>
          </w:tcPr>
          <w:p w:rsidR="0008338D" w:rsidRDefault="0008338D" w:rsidP="00A40171">
            <w:proofErr w:type="spellStart"/>
            <w:r>
              <w:t>Submitted_Date</w:t>
            </w:r>
            <w:proofErr w:type="spellEnd"/>
          </w:p>
        </w:tc>
        <w:tc>
          <w:tcPr>
            <w:tcW w:w="2785" w:type="dxa"/>
          </w:tcPr>
          <w:p w:rsidR="0008338D" w:rsidRDefault="0008338D" w:rsidP="00A40171">
            <w:proofErr w:type="spellStart"/>
            <w:r>
              <w:t>CL.submittedDate</w:t>
            </w:r>
            <w:proofErr w:type="spellEnd"/>
          </w:p>
        </w:tc>
      </w:tr>
      <w:tr w:rsidR="0008338D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roofErr w:type="spellStart"/>
            <w:r w:rsidRPr="006D608E">
              <w:t>StartDate</w:t>
            </w:r>
            <w:proofErr w:type="spellEnd"/>
          </w:p>
        </w:tc>
        <w:tc>
          <w:tcPr>
            <w:tcW w:w="3150" w:type="dxa"/>
          </w:tcPr>
          <w:p w:rsidR="0008338D" w:rsidRDefault="0008338D" w:rsidP="00A40171">
            <w:proofErr w:type="spellStart"/>
            <w:r>
              <w:t>Start_Date</w:t>
            </w:r>
            <w:proofErr w:type="spellEnd"/>
          </w:p>
        </w:tc>
        <w:tc>
          <w:tcPr>
            <w:tcW w:w="2785" w:type="dxa"/>
          </w:tcPr>
          <w:p w:rsidR="0008338D" w:rsidRDefault="0008338D" w:rsidP="00A40171">
            <w:proofErr w:type="spellStart"/>
            <w:r>
              <w:t>CL.StartDate</w:t>
            </w:r>
            <w:proofErr w:type="spellEnd"/>
          </w:p>
        </w:tc>
      </w:tr>
      <w:tr w:rsidR="0008338D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roofErr w:type="spellStart"/>
            <w:r w:rsidRPr="006D608E">
              <w:t>strSubmitterName</w:t>
            </w:r>
            <w:proofErr w:type="spellEnd"/>
          </w:p>
        </w:tc>
        <w:tc>
          <w:tcPr>
            <w:tcW w:w="3150" w:type="dxa"/>
          </w:tcPr>
          <w:p w:rsidR="0008338D" w:rsidRDefault="0008338D" w:rsidP="00A40171">
            <w:proofErr w:type="spellStart"/>
            <w:r>
              <w:t>Submitter_Name</w:t>
            </w:r>
            <w:proofErr w:type="spellEnd"/>
          </w:p>
        </w:tc>
        <w:tc>
          <w:tcPr>
            <w:tcW w:w="2785" w:type="dxa"/>
          </w:tcPr>
          <w:p w:rsidR="0008338D" w:rsidRDefault="0008338D" w:rsidP="00A40171">
            <w:proofErr w:type="spellStart"/>
            <w:r>
              <w:t>CL.SubmitterID</w:t>
            </w:r>
            <w:proofErr w:type="spellEnd"/>
            <w:r>
              <w:t>(Derived)</w:t>
            </w:r>
          </w:p>
        </w:tc>
      </w:tr>
      <w:tr w:rsidR="0008338D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proofErr w:type="spellStart"/>
            <w:r w:rsidRPr="006D608E">
              <w:rPr>
                <w:sz w:val="22"/>
                <w:szCs w:val="22"/>
              </w:rPr>
              <w:t>strSubmitterEmail</w:t>
            </w:r>
            <w:proofErr w:type="spellEnd"/>
          </w:p>
          <w:p w:rsidR="0008338D" w:rsidRPr="006D608E" w:rsidRDefault="0008338D" w:rsidP="00A40171"/>
        </w:tc>
        <w:tc>
          <w:tcPr>
            <w:tcW w:w="3150" w:type="dxa"/>
          </w:tcPr>
          <w:p w:rsidR="0008338D" w:rsidRDefault="0008338D" w:rsidP="00A40171"/>
        </w:tc>
        <w:tc>
          <w:tcPr>
            <w:tcW w:w="2785" w:type="dxa"/>
          </w:tcPr>
          <w:p w:rsidR="0008338D" w:rsidRDefault="009A28C9" w:rsidP="00A40171">
            <w:r>
              <w:t>NA</w:t>
            </w:r>
          </w:p>
        </w:tc>
      </w:tr>
      <w:tr w:rsidR="0008338D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EmpID</w:t>
            </w:r>
            <w:proofErr w:type="spellEnd"/>
          </w:p>
        </w:tc>
        <w:tc>
          <w:tcPr>
            <w:tcW w:w="3150" w:type="dxa"/>
          </w:tcPr>
          <w:p w:rsidR="0008338D" w:rsidRDefault="0008338D" w:rsidP="00A40171">
            <w:r>
              <w:t>CSR_EMPID</w:t>
            </w:r>
          </w:p>
        </w:tc>
        <w:tc>
          <w:tcPr>
            <w:tcW w:w="2785" w:type="dxa"/>
          </w:tcPr>
          <w:p w:rsidR="0008338D" w:rsidRDefault="0008338D" w:rsidP="00A40171">
            <w:proofErr w:type="spellStart"/>
            <w:r>
              <w:t>CL.EmpID</w:t>
            </w:r>
            <w:proofErr w:type="spellEnd"/>
          </w:p>
        </w:tc>
      </w:tr>
      <w:tr w:rsidR="0008338D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proofErr w:type="spellStart"/>
            <w:r w:rsidRPr="006D608E">
              <w:rPr>
                <w:sz w:val="22"/>
                <w:szCs w:val="22"/>
              </w:rPr>
              <w:t>strCSRSite</w:t>
            </w:r>
            <w:proofErr w:type="spellEnd"/>
          </w:p>
        </w:tc>
        <w:tc>
          <w:tcPr>
            <w:tcW w:w="3150" w:type="dxa"/>
          </w:tcPr>
          <w:p w:rsidR="0008338D" w:rsidRDefault="0008338D" w:rsidP="00A40171">
            <w:r>
              <w:t>CSR_Site</w:t>
            </w:r>
          </w:p>
        </w:tc>
        <w:tc>
          <w:tcPr>
            <w:tcW w:w="2785" w:type="dxa"/>
          </w:tcPr>
          <w:p w:rsidR="0008338D" w:rsidRDefault="0008338D" w:rsidP="00A40171">
            <w:proofErr w:type="spellStart"/>
            <w:r>
              <w:t>CL.SiteID</w:t>
            </w:r>
            <w:proofErr w:type="spellEnd"/>
            <w:r>
              <w:t>(Derived)</w:t>
            </w:r>
          </w:p>
        </w:tc>
      </w:tr>
      <w:tr w:rsidR="0008338D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proofErr w:type="spellStart"/>
            <w:r w:rsidRPr="006D608E">
              <w:rPr>
                <w:sz w:val="22"/>
                <w:szCs w:val="22"/>
              </w:rPr>
              <w:t>strCoachReason_Current_Coaching_Initiatives</w:t>
            </w:r>
            <w:proofErr w:type="spellEnd"/>
          </w:p>
        </w:tc>
        <w:tc>
          <w:tcPr>
            <w:tcW w:w="3150" w:type="dxa"/>
          </w:tcPr>
          <w:p w:rsidR="0008338D" w:rsidRDefault="0008338D" w:rsidP="00A40171">
            <w:proofErr w:type="spellStart"/>
            <w:r w:rsidRPr="006D608E">
              <w:t>strCoachReason_Current_Coaching_Initiatives</w:t>
            </w:r>
            <w:proofErr w:type="spellEnd"/>
          </w:p>
        </w:tc>
        <w:tc>
          <w:tcPr>
            <w:tcW w:w="2785" w:type="dxa"/>
          </w:tcPr>
          <w:p w:rsidR="0008338D" w:rsidRDefault="0008338D" w:rsidP="00A40171">
            <w:proofErr w:type="spellStart"/>
            <w:r>
              <w:t>CLR.CoachingReasonID</w:t>
            </w:r>
            <w:proofErr w:type="spellEnd"/>
            <w:r>
              <w:t xml:space="preserve"> (Derived)</w:t>
            </w:r>
          </w:p>
          <w:p w:rsidR="009A28C9" w:rsidRDefault="009A28C9" w:rsidP="009A28C9">
            <w:r w:rsidRPr="002E1E0C">
              <w:t xml:space="preserve">SEA – Opportunity </w:t>
            </w:r>
          </w:p>
          <w:p w:rsidR="009A28C9" w:rsidRDefault="009A28C9" w:rsidP="009A28C9">
            <w:r>
              <w:t>DTT – Opportunity</w:t>
            </w:r>
          </w:p>
        </w:tc>
      </w:tr>
      <w:tr w:rsidR="0008338D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proofErr w:type="spellStart"/>
            <w:r w:rsidRPr="006D608E">
              <w:rPr>
                <w:sz w:val="22"/>
                <w:szCs w:val="22"/>
              </w:rPr>
              <w:t>txtDescription</w:t>
            </w:r>
            <w:proofErr w:type="spellEnd"/>
          </w:p>
        </w:tc>
        <w:tc>
          <w:tcPr>
            <w:tcW w:w="3150" w:type="dxa"/>
          </w:tcPr>
          <w:p w:rsidR="0008338D" w:rsidRDefault="0008338D" w:rsidP="00A40171">
            <w:proofErr w:type="spellStart"/>
            <w:r>
              <w:t>TextDescription</w:t>
            </w:r>
            <w:proofErr w:type="spellEnd"/>
          </w:p>
        </w:tc>
        <w:tc>
          <w:tcPr>
            <w:tcW w:w="2785" w:type="dxa"/>
          </w:tcPr>
          <w:p w:rsidR="0008338D" w:rsidRDefault="0008338D" w:rsidP="00A40171">
            <w:proofErr w:type="spellStart"/>
            <w:r>
              <w:t>CL.Description</w:t>
            </w:r>
            <w:proofErr w:type="spellEnd"/>
          </w:p>
        </w:tc>
      </w:tr>
      <w:tr w:rsidR="0008338D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strProgram</w:t>
            </w:r>
            <w:proofErr w:type="spellEnd"/>
          </w:p>
        </w:tc>
        <w:tc>
          <w:tcPr>
            <w:tcW w:w="3150" w:type="dxa"/>
          </w:tcPr>
          <w:p w:rsidR="0008338D" w:rsidRDefault="0008338D" w:rsidP="00A40171">
            <w:r>
              <w:t>Program</w:t>
            </w:r>
          </w:p>
        </w:tc>
        <w:tc>
          <w:tcPr>
            <w:tcW w:w="2785" w:type="dxa"/>
          </w:tcPr>
          <w:p w:rsidR="0008338D" w:rsidRDefault="0008338D" w:rsidP="00A40171">
            <w:proofErr w:type="spellStart"/>
            <w:r>
              <w:t>CL.ProgramName</w:t>
            </w:r>
            <w:proofErr w:type="spellEnd"/>
          </w:p>
        </w:tc>
      </w:tr>
    </w:tbl>
    <w:p w:rsidR="0008338D" w:rsidRPr="00014CA1" w:rsidRDefault="0008338D" w:rsidP="0008338D"/>
    <w:p w:rsidR="00AF7A4C" w:rsidRPr="0008338D" w:rsidRDefault="00AF7A4C" w:rsidP="00AF7A4C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OTH</w:t>
      </w:r>
      <w:r w:rsidRPr="0008338D">
        <w:rPr>
          <w:rFonts w:asciiTheme="minorHAnsi" w:hAnsiTheme="minorHAnsi" w:cs="Arial"/>
          <w:b/>
        </w:rPr>
        <w:t xml:space="preserve"> File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068"/>
        <w:gridCol w:w="2347"/>
        <w:gridCol w:w="3150"/>
        <w:gridCol w:w="2785"/>
      </w:tblGrid>
      <w:tr w:rsidR="00AF7A4C" w:rsidTr="00A40171">
        <w:tc>
          <w:tcPr>
            <w:tcW w:w="1068" w:type="dxa"/>
          </w:tcPr>
          <w:p w:rsidR="00AF7A4C" w:rsidRDefault="00AF7A4C" w:rsidP="00A40171">
            <w:r>
              <w:t>Element #</w:t>
            </w:r>
          </w:p>
        </w:tc>
        <w:tc>
          <w:tcPr>
            <w:tcW w:w="2347" w:type="dxa"/>
          </w:tcPr>
          <w:p w:rsidR="00AF7A4C" w:rsidRDefault="00AF7A4C" w:rsidP="00A40171">
            <w:r>
              <w:t>File Element</w:t>
            </w:r>
          </w:p>
        </w:tc>
        <w:tc>
          <w:tcPr>
            <w:tcW w:w="3150" w:type="dxa"/>
          </w:tcPr>
          <w:p w:rsidR="00AF7A4C" w:rsidRDefault="00AF7A4C" w:rsidP="00A40171">
            <w:r>
              <w:t>Staging table</w:t>
            </w:r>
          </w:p>
          <w:p w:rsidR="00AF7A4C" w:rsidRDefault="00AF7A4C" w:rsidP="00A40171">
            <w:r w:rsidRPr="00014CA1">
              <w:t>[EC].[</w:t>
            </w:r>
            <w:proofErr w:type="spellStart"/>
            <w:r w:rsidRPr="00014CA1">
              <w:t>Generic_Coaching_Stage</w:t>
            </w:r>
            <w:proofErr w:type="spellEnd"/>
            <w:r w:rsidRPr="00014CA1">
              <w:t>]</w:t>
            </w:r>
          </w:p>
        </w:tc>
        <w:tc>
          <w:tcPr>
            <w:tcW w:w="2785" w:type="dxa"/>
          </w:tcPr>
          <w:p w:rsidR="00AF7A4C" w:rsidRDefault="00AF7A4C" w:rsidP="00A40171">
            <w:r>
              <w:t>Destination table(s)</w:t>
            </w:r>
          </w:p>
          <w:p w:rsidR="00AF7A4C" w:rsidRPr="00907C2C" w:rsidRDefault="00AF7A4C" w:rsidP="00A40171">
            <w:r w:rsidRPr="00907C2C">
              <w:t>[EC].[</w:t>
            </w:r>
            <w:proofErr w:type="spellStart"/>
            <w:r w:rsidRPr="00907C2C">
              <w:t>Coaching_Log</w:t>
            </w:r>
            <w:proofErr w:type="spellEnd"/>
            <w:r w:rsidRPr="00907C2C">
              <w:t>]CL</w:t>
            </w:r>
          </w:p>
          <w:p w:rsidR="00AF7A4C" w:rsidRDefault="00AF7A4C" w:rsidP="00A40171">
            <w:r w:rsidRPr="00907C2C">
              <w:t>[EC].[</w:t>
            </w:r>
            <w:proofErr w:type="spellStart"/>
            <w:r w:rsidRPr="00907C2C">
              <w:t>Coaching_Log_Reason</w:t>
            </w:r>
            <w:proofErr w:type="spellEnd"/>
            <w:r w:rsidRPr="00907C2C">
              <w:t>]CLR</w:t>
            </w:r>
          </w:p>
        </w:tc>
      </w:tr>
      <w:tr w:rsidR="00AF7A4C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7A4C" w:rsidRPr="006D608E" w:rsidRDefault="00AF7A4C" w:rsidP="00AF7A4C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7A4C" w:rsidRPr="006D608E" w:rsidRDefault="00AF7A4C" w:rsidP="00A40171">
            <w:r w:rsidRPr="006D608E">
              <w:t>numReportID</w:t>
            </w:r>
          </w:p>
        </w:tc>
        <w:tc>
          <w:tcPr>
            <w:tcW w:w="3150" w:type="dxa"/>
          </w:tcPr>
          <w:p w:rsidR="00AF7A4C" w:rsidRDefault="00AF7A4C" w:rsidP="00A40171">
            <w:proofErr w:type="spellStart"/>
            <w:r w:rsidRPr="00014CA1">
              <w:t>Report_ID</w:t>
            </w:r>
            <w:proofErr w:type="spellEnd"/>
          </w:p>
        </w:tc>
        <w:tc>
          <w:tcPr>
            <w:tcW w:w="2785" w:type="dxa"/>
          </w:tcPr>
          <w:p w:rsidR="00AF7A4C" w:rsidRDefault="00AF7A4C" w:rsidP="00A40171">
            <w:proofErr w:type="spellStart"/>
            <w:r>
              <w:t>CL.numReportID</w:t>
            </w:r>
            <w:proofErr w:type="spellEnd"/>
          </w:p>
        </w:tc>
      </w:tr>
      <w:tr w:rsidR="00AF7A4C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7A4C" w:rsidRPr="006D608E" w:rsidRDefault="00AF7A4C" w:rsidP="00AF7A4C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7A4C" w:rsidRPr="006D608E" w:rsidRDefault="00AF7A4C" w:rsidP="00A40171">
            <w:r w:rsidRPr="006D608E">
              <w:t>strReportCode</w:t>
            </w:r>
          </w:p>
        </w:tc>
        <w:tc>
          <w:tcPr>
            <w:tcW w:w="3150" w:type="dxa"/>
          </w:tcPr>
          <w:p w:rsidR="00AF7A4C" w:rsidRDefault="00AF7A4C" w:rsidP="00A40171">
            <w:proofErr w:type="spellStart"/>
            <w:r>
              <w:t>Report_Code</w:t>
            </w:r>
            <w:proofErr w:type="spellEnd"/>
          </w:p>
        </w:tc>
        <w:tc>
          <w:tcPr>
            <w:tcW w:w="2785" w:type="dxa"/>
          </w:tcPr>
          <w:p w:rsidR="00AF7A4C" w:rsidRDefault="00AF7A4C" w:rsidP="00A40171">
            <w:proofErr w:type="spellStart"/>
            <w:r>
              <w:t>CL.strReportCode</w:t>
            </w:r>
            <w:proofErr w:type="spellEnd"/>
          </w:p>
          <w:p w:rsidR="00AF7A4C" w:rsidRDefault="00AF7A4C" w:rsidP="00A40171">
            <w:proofErr w:type="spellStart"/>
            <w:r>
              <w:t>CLR.SubCoachingReasonID</w:t>
            </w:r>
            <w:proofErr w:type="spellEnd"/>
            <w:r>
              <w:t>(Derived)</w:t>
            </w:r>
          </w:p>
        </w:tc>
      </w:tr>
      <w:tr w:rsidR="002C60A9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roofErr w:type="spellStart"/>
            <w:r>
              <w:t>numModuleID</w:t>
            </w:r>
            <w:proofErr w:type="spellEnd"/>
          </w:p>
        </w:tc>
        <w:tc>
          <w:tcPr>
            <w:tcW w:w="3150" w:type="dxa"/>
          </w:tcPr>
          <w:p w:rsidR="002C60A9" w:rsidRDefault="002C60A9" w:rsidP="002C60A9">
            <w:proofErr w:type="spellStart"/>
            <w:r>
              <w:t>Module_ID</w:t>
            </w:r>
            <w:proofErr w:type="spellEnd"/>
          </w:p>
        </w:tc>
        <w:tc>
          <w:tcPr>
            <w:tcW w:w="2785" w:type="dxa"/>
          </w:tcPr>
          <w:p w:rsidR="002C60A9" w:rsidRDefault="002C60A9" w:rsidP="002C60A9">
            <w:proofErr w:type="spellStart"/>
            <w:r>
              <w:t>CL.ModuleID</w:t>
            </w:r>
            <w:proofErr w:type="spellEnd"/>
          </w:p>
        </w:tc>
      </w:tr>
      <w:tr w:rsidR="002C60A9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roofErr w:type="spellStart"/>
            <w:r w:rsidRPr="006D608E">
              <w:t>strFormType</w:t>
            </w:r>
            <w:proofErr w:type="spellEnd"/>
          </w:p>
        </w:tc>
        <w:tc>
          <w:tcPr>
            <w:tcW w:w="3150" w:type="dxa"/>
          </w:tcPr>
          <w:p w:rsidR="002C60A9" w:rsidRDefault="002C60A9" w:rsidP="002C60A9">
            <w:proofErr w:type="spellStart"/>
            <w:r>
              <w:t>Form_Type</w:t>
            </w:r>
            <w:proofErr w:type="spellEnd"/>
          </w:p>
        </w:tc>
        <w:tc>
          <w:tcPr>
            <w:tcW w:w="2785" w:type="dxa"/>
          </w:tcPr>
          <w:p w:rsidR="002C60A9" w:rsidRDefault="002C60A9" w:rsidP="002C60A9"/>
        </w:tc>
      </w:tr>
      <w:tr w:rsidR="002C60A9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roofErr w:type="spellStart"/>
            <w:r>
              <w:t>num</w:t>
            </w:r>
            <w:r w:rsidRPr="006D608E">
              <w:t>Source</w:t>
            </w:r>
            <w:r>
              <w:t>ID</w:t>
            </w:r>
            <w:proofErr w:type="spellEnd"/>
          </w:p>
        </w:tc>
        <w:tc>
          <w:tcPr>
            <w:tcW w:w="3150" w:type="dxa"/>
          </w:tcPr>
          <w:p w:rsidR="002C60A9" w:rsidRDefault="002C60A9" w:rsidP="002C60A9">
            <w:proofErr w:type="spellStart"/>
            <w:r>
              <w:t>Source_ID</w:t>
            </w:r>
            <w:proofErr w:type="spellEnd"/>
          </w:p>
        </w:tc>
        <w:tc>
          <w:tcPr>
            <w:tcW w:w="2785" w:type="dxa"/>
          </w:tcPr>
          <w:p w:rsidR="002C60A9" w:rsidRDefault="002C60A9" w:rsidP="002C60A9">
            <w:proofErr w:type="spellStart"/>
            <w:r>
              <w:t>CL.SourceID</w:t>
            </w:r>
            <w:proofErr w:type="spellEnd"/>
          </w:p>
        </w:tc>
      </w:tr>
      <w:tr w:rsidR="002C60A9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roofErr w:type="spellStart"/>
            <w:r>
              <w:t>numisCSE</w:t>
            </w:r>
            <w:proofErr w:type="spellEnd"/>
          </w:p>
        </w:tc>
        <w:tc>
          <w:tcPr>
            <w:tcW w:w="3150" w:type="dxa"/>
          </w:tcPr>
          <w:p w:rsidR="002C60A9" w:rsidRDefault="002C60A9" w:rsidP="002C60A9">
            <w:proofErr w:type="spellStart"/>
            <w:r>
              <w:t>isCSE</w:t>
            </w:r>
            <w:proofErr w:type="spellEnd"/>
          </w:p>
        </w:tc>
        <w:tc>
          <w:tcPr>
            <w:tcW w:w="2785" w:type="dxa"/>
          </w:tcPr>
          <w:p w:rsidR="002C60A9" w:rsidRDefault="002C60A9" w:rsidP="002C60A9">
            <w:proofErr w:type="spellStart"/>
            <w:r>
              <w:t>CL.isCSE</w:t>
            </w:r>
            <w:proofErr w:type="spellEnd"/>
          </w:p>
        </w:tc>
      </w:tr>
      <w:tr w:rsidR="002C60A9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roofErr w:type="spellStart"/>
            <w:r>
              <w:t>numS</w:t>
            </w:r>
            <w:r w:rsidRPr="006D608E">
              <w:t>tatus</w:t>
            </w:r>
            <w:r>
              <w:t>ID</w:t>
            </w:r>
            <w:proofErr w:type="spellEnd"/>
          </w:p>
        </w:tc>
        <w:tc>
          <w:tcPr>
            <w:tcW w:w="3150" w:type="dxa"/>
          </w:tcPr>
          <w:p w:rsidR="002C60A9" w:rsidRDefault="002C60A9" w:rsidP="002C60A9">
            <w:proofErr w:type="spellStart"/>
            <w:r>
              <w:t>Status_ID</w:t>
            </w:r>
            <w:proofErr w:type="spellEnd"/>
          </w:p>
        </w:tc>
        <w:tc>
          <w:tcPr>
            <w:tcW w:w="2785" w:type="dxa"/>
          </w:tcPr>
          <w:p w:rsidR="002C60A9" w:rsidRDefault="002C60A9" w:rsidP="002C60A9">
            <w:proofErr w:type="spellStart"/>
            <w:r>
              <w:t>CL.StatusID</w:t>
            </w:r>
            <w:proofErr w:type="spellEnd"/>
          </w:p>
        </w:tc>
      </w:tr>
      <w:tr w:rsidR="002C60A9" w:rsidTr="002C60A9">
        <w:trPr>
          <w:trHeight w:val="206"/>
        </w:trPr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roofErr w:type="spellStart"/>
            <w:r>
              <w:t>numCRID</w:t>
            </w:r>
            <w:proofErr w:type="spellEnd"/>
          </w:p>
        </w:tc>
        <w:tc>
          <w:tcPr>
            <w:tcW w:w="3150" w:type="dxa"/>
          </w:tcPr>
          <w:p w:rsidR="002C60A9" w:rsidRDefault="002C60A9" w:rsidP="002C60A9">
            <w:proofErr w:type="spellStart"/>
            <w:r w:rsidRPr="002C60A9">
              <w:t>CoachingReason_ID</w:t>
            </w:r>
            <w:proofErr w:type="spellEnd"/>
          </w:p>
        </w:tc>
        <w:tc>
          <w:tcPr>
            <w:tcW w:w="2785" w:type="dxa"/>
          </w:tcPr>
          <w:p w:rsidR="002C60A9" w:rsidRDefault="002C60A9" w:rsidP="002C60A9">
            <w:proofErr w:type="spellStart"/>
            <w:r>
              <w:t>CLR.CoachingReasonID</w:t>
            </w:r>
            <w:proofErr w:type="spellEnd"/>
          </w:p>
        </w:tc>
      </w:tr>
      <w:tr w:rsidR="002C60A9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roofErr w:type="spellStart"/>
            <w:r>
              <w:t>numSubCRID</w:t>
            </w:r>
            <w:proofErr w:type="spellEnd"/>
          </w:p>
        </w:tc>
        <w:tc>
          <w:tcPr>
            <w:tcW w:w="3150" w:type="dxa"/>
          </w:tcPr>
          <w:p w:rsidR="002C60A9" w:rsidRDefault="002C60A9" w:rsidP="002C60A9">
            <w:proofErr w:type="spellStart"/>
            <w:r w:rsidRPr="002C60A9">
              <w:t>SubCoachingReason_ID</w:t>
            </w:r>
            <w:proofErr w:type="spellEnd"/>
          </w:p>
        </w:tc>
        <w:tc>
          <w:tcPr>
            <w:tcW w:w="2785" w:type="dxa"/>
          </w:tcPr>
          <w:p w:rsidR="002C60A9" w:rsidRDefault="002C60A9" w:rsidP="002C60A9">
            <w:proofErr w:type="spellStart"/>
            <w:r>
              <w:t>CLR.SubCoachingReasonID</w:t>
            </w:r>
            <w:proofErr w:type="spellEnd"/>
          </w:p>
        </w:tc>
      </w:tr>
      <w:tr w:rsidR="002C60A9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r>
              <w:t>Value</w:t>
            </w:r>
          </w:p>
        </w:tc>
        <w:tc>
          <w:tcPr>
            <w:tcW w:w="3150" w:type="dxa"/>
          </w:tcPr>
          <w:p w:rsidR="002C60A9" w:rsidRDefault="002C60A9" w:rsidP="002C60A9">
            <w:r>
              <w:t>Value</w:t>
            </w:r>
          </w:p>
        </w:tc>
        <w:tc>
          <w:tcPr>
            <w:tcW w:w="2785" w:type="dxa"/>
          </w:tcPr>
          <w:p w:rsidR="002C60A9" w:rsidRDefault="002C60A9" w:rsidP="002C60A9">
            <w:proofErr w:type="spellStart"/>
            <w:r>
              <w:t>CLR.Value</w:t>
            </w:r>
            <w:proofErr w:type="spellEnd"/>
          </w:p>
        </w:tc>
      </w:tr>
      <w:tr w:rsidR="002C60A9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Pr>
              <w:rPr>
                <w:b/>
              </w:rPr>
            </w:pPr>
            <w:proofErr w:type="spellStart"/>
            <w:r w:rsidRPr="006D608E">
              <w:t>EventDate</w:t>
            </w:r>
            <w:proofErr w:type="spellEnd"/>
          </w:p>
        </w:tc>
        <w:tc>
          <w:tcPr>
            <w:tcW w:w="3150" w:type="dxa"/>
          </w:tcPr>
          <w:p w:rsidR="002C60A9" w:rsidRDefault="002C60A9" w:rsidP="002C60A9">
            <w:proofErr w:type="spellStart"/>
            <w:r>
              <w:t>Event_date</w:t>
            </w:r>
            <w:proofErr w:type="spellEnd"/>
          </w:p>
        </w:tc>
        <w:tc>
          <w:tcPr>
            <w:tcW w:w="2785" w:type="dxa"/>
          </w:tcPr>
          <w:p w:rsidR="002C60A9" w:rsidRDefault="002C60A9" w:rsidP="002C60A9">
            <w:proofErr w:type="spellStart"/>
            <w:r>
              <w:t>CL.EventDate</w:t>
            </w:r>
            <w:proofErr w:type="spellEnd"/>
          </w:p>
        </w:tc>
      </w:tr>
      <w:tr w:rsidR="002C60A9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roofErr w:type="spellStart"/>
            <w:r>
              <w:t>EmpID</w:t>
            </w:r>
            <w:proofErr w:type="spellEnd"/>
          </w:p>
        </w:tc>
        <w:tc>
          <w:tcPr>
            <w:tcW w:w="3150" w:type="dxa"/>
          </w:tcPr>
          <w:p w:rsidR="002C60A9" w:rsidRDefault="002C60A9" w:rsidP="002C60A9">
            <w:r>
              <w:t>CSR_EMPID</w:t>
            </w:r>
          </w:p>
        </w:tc>
        <w:tc>
          <w:tcPr>
            <w:tcW w:w="2785" w:type="dxa"/>
          </w:tcPr>
          <w:p w:rsidR="002C60A9" w:rsidRDefault="002C60A9" w:rsidP="002C60A9">
            <w:proofErr w:type="spellStart"/>
            <w:r>
              <w:t>CL.EmpID</w:t>
            </w:r>
            <w:proofErr w:type="spellEnd"/>
          </w:p>
        </w:tc>
      </w:tr>
      <w:tr w:rsidR="002C60A9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Default="002C60A9" w:rsidP="002C60A9">
            <w:r>
              <w:t>LANID</w:t>
            </w:r>
          </w:p>
        </w:tc>
        <w:tc>
          <w:tcPr>
            <w:tcW w:w="3150" w:type="dxa"/>
          </w:tcPr>
          <w:p w:rsidR="002C60A9" w:rsidRDefault="002C60A9" w:rsidP="002C60A9">
            <w:r>
              <w:t>CSR_LANID</w:t>
            </w:r>
          </w:p>
        </w:tc>
        <w:tc>
          <w:tcPr>
            <w:tcW w:w="2785" w:type="dxa"/>
          </w:tcPr>
          <w:p w:rsidR="002C60A9" w:rsidRDefault="002C60A9" w:rsidP="002C60A9">
            <w:proofErr w:type="spellStart"/>
            <w:r>
              <w:t>CL.Formname</w:t>
            </w:r>
            <w:proofErr w:type="spellEnd"/>
          </w:p>
          <w:p w:rsidR="002C60A9" w:rsidRDefault="002C60A9" w:rsidP="002C60A9">
            <w:proofErr w:type="spellStart"/>
            <w:r>
              <w:t>CL.EmpLanID</w:t>
            </w:r>
            <w:proofErr w:type="spellEnd"/>
          </w:p>
        </w:tc>
      </w:tr>
      <w:tr w:rsidR="002C60A9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roofErr w:type="spellStart"/>
            <w:r w:rsidRPr="006D608E">
              <w:t>SubmittedDate</w:t>
            </w:r>
            <w:proofErr w:type="spellEnd"/>
          </w:p>
        </w:tc>
        <w:tc>
          <w:tcPr>
            <w:tcW w:w="3150" w:type="dxa"/>
          </w:tcPr>
          <w:p w:rsidR="002C60A9" w:rsidRDefault="002C60A9" w:rsidP="002C60A9">
            <w:proofErr w:type="spellStart"/>
            <w:r>
              <w:t>Submitted_Date</w:t>
            </w:r>
            <w:proofErr w:type="spellEnd"/>
          </w:p>
        </w:tc>
        <w:tc>
          <w:tcPr>
            <w:tcW w:w="2785" w:type="dxa"/>
          </w:tcPr>
          <w:p w:rsidR="002C60A9" w:rsidRDefault="002C60A9" w:rsidP="002C60A9">
            <w:proofErr w:type="spellStart"/>
            <w:r>
              <w:t>CL.SubmittedDate</w:t>
            </w:r>
            <w:proofErr w:type="spellEnd"/>
          </w:p>
        </w:tc>
      </w:tr>
      <w:tr w:rsidR="002C60A9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roofErr w:type="spellStart"/>
            <w:r w:rsidRPr="006D608E">
              <w:t>StartDate</w:t>
            </w:r>
            <w:proofErr w:type="spellEnd"/>
          </w:p>
        </w:tc>
        <w:tc>
          <w:tcPr>
            <w:tcW w:w="3150" w:type="dxa"/>
          </w:tcPr>
          <w:p w:rsidR="002C60A9" w:rsidRDefault="002C60A9" w:rsidP="002C60A9">
            <w:proofErr w:type="spellStart"/>
            <w:r>
              <w:t>Start_Date</w:t>
            </w:r>
            <w:proofErr w:type="spellEnd"/>
          </w:p>
        </w:tc>
        <w:tc>
          <w:tcPr>
            <w:tcW w:w="2785" w:type="dxa"/>
          </w:tcPr>
          <w:p w:rsidR="002C60A9" w:rsidRDefault="002C60A9" w:rsidP="002C60A9">
            <w:proofErr w:type="spellStart"/>
            <w:r>
              <w:t>CL.Start_Date</w:t>
            </w:r>
            <w:proofErr w:type="spellEnd"/>
          </w:p>
        </w:tc>
      </w:tr>
      <w:tr w:rsidR="002C60A9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roofErr w:type="spellStart"/>
            <w:r>
              <w:t>SubmitterID</w:t>
            </w:r>
            <w:proofErr w:type="spellEnd"/>
          </w:p>
        </w:tc>
        <w:tc>
          <w:tcPr>
            <w:tcW w:w="3150" w:type="dxa"/>
          </w:tcPr>
          <w:p w:rsidR="002C60A9" w:rsidRDefault="002C60A9" w:rsidP="002C60A9">
            <w:proofErr w:type="spellStart"/>
            <w:r>
              <w:t>Submitter_ID</w:t>
            </w:r>
            <w:proofErr w:type="spellEnd"/>
          </w:p>
        </w:tc>
        <w:tc>
          <w:tcPr>
            <w:tcW w:w="2785" w:type="dxa"/>
          </w:tcPr>
          <w:p w:rsidR="002C60A9" w:rsidRDefault="002C60A9" w:rsidP="002C60A9">
            <w:proofErr w:type="spellStart"/>
            <w:r>
              <w:t>CL.SubmitterID</w:t>
            </w:r>
            <w:proofErr w:type="spellEnd"/>
          </w:p>
        </w:tc>
      </w:tr>
      <w:tr w:rsidR="002C60A9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proofErr w:type="spellStart"/>
            <w:r w:rsidRPr="006D608E">
              <w:rPr>
                <w:sz w:val="22"/>
                <w:szCs w:val="22"/>
              </w:rPr>
              <w:t>txtDescription</w:t>
            </w:r>
            <w:proofErr w:type="spellEnd"/>
          </w:p>
        </w:tc>
        <w:tc>
          <w:tcPr>
            <w:tcW w:w="3150" w:type="dxa"/>
          </w:tcPr>
          <w:p w:rsidR="002C60A9" w:rsidRDefault="002C60A9" w:rsidP="002C60A9">
            <w:proofErr w:type="spellStart"/>
            <w:r w:rsidRPr="002C60A9">
              <w:t>TextDescription</w:t>
            </w:r>
            <w:proofErr w:type="spellEnd"/>
          </w:p>
        </w:tc>
        <w:tc>
          <w:tcPr>
            <w:tcW w:w="2785" w:type="dxa"/>
          </w:tcPr>
          <w:p w:rsidR="002C60A9" w:rsidRDefault="002C60A9" w:rsidP="002C60A9">
            <w:proofErr w:type="spellStart"/>
            <w:r>
              <w:t>CL.Description</w:t>
            </w:r>
            <w:proofErr w:type="spellEnd"/>
          </w:p>
        </w:tc>
      </w:tr>
      <w:tr w:rsidR="002C60A9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EmailSent</w:t>
            </w:r>
            <w:proofErr w:type="spellEnd"/>
          </w:p>
        </w:tc>
        <w:tc>
          <w:tcPr>
            <w:tcW w:w="3150" w:type="dxa"/>
          </w:tcPr>
          <w:p w:rsidR="002C60A9" w:rsidRPr="002C60A9" w:rsidRDefault="002C60A9" w:rsidP="002C60A9">
            <w:proofErr w:type="spellStart"/>
            <w:r>
              <w:t>EmailSent</w:t>
            </w:r>
            <w:proofErr w:type="spellEnd"/>
          </w:p>
        </w:tc>
        <w:tc>
          <w:tcPr>
            <w:tcW w:w="2785" w:type="dxa"/>
          </w:tcPr>
          <w:p w:rsidR="002C60A9" w:rsidRDefault="002C60A9" w:rsidP="002C60A9">
            <w:proofErr w:type="spellStart"/>
            <w:r>
              <w:t>CL.EmailSent</w:t>
            </w:r>
            <w:proofErr w:type="spellEnd"/>
          </w:p>
        </w:tc>
      </w:tr>
    </w:tbl>
    <w:p w:rsidR="00AF7A4C" w:rsidRPr="00014CA1" w:rsidRDefault="00AF7A4C" w:rsidP="00AF7A4C"/>
    <w:p w:rsidR="0008338D" w:rsidRPr="00014CA1" w:rsidRDefault="0008338D" w:rsidP="0008338D"/>
    <w:p w:rsidR="0008338D" w:rsidRDefault="0008338D" w:rsidP="0008338D"/>
    <w:p w:rsidR="007A6434" w:rsidDel="00FB5F3D" w:rsidRDefault="007A6434" w:rsidP="0008338D">
      <w:pPr>
        <w:rPr>
          <w:del w:id="259" w:author="Palacherla, Susmitha C (NONUS)" w:date="2018-01-16T20:28:00Z"/>
        </w:rPr>
      </w:pPr>
      <w:bookmarkStart w:id="260" w:name="_Toc503899840"/>
      <w:bookmarkEnd w:id="260"/>
    </w:p>
    <w:p w:rsidR="007A6434" w:rsidDel="00FB5F3D" w:rsidRDefault="007A6434" w:rsidP="0008338D">
      <w:pPr>
        <w:rPr>
          <w:del w:id="261" w:author="Palacherla, Susmitha C (NONUS)" w:date="2018-01-16T20:28:00Z"/>
        </w:rPr>
      </w:pPr>
      <w:bookmarkStart w:id="262" w:name="_Toc503899841"/>
      <w:bookmarkEnd w:id="262"/>
    </w:p>
    <w:p w:rsidR="007A6434" w:rsidDel="00FB5F3D" w:rsidRDefault="007A6434" w:rsidP="0008338D">
      <w:pPr>
        <w:rPr>
          <w:del w:id="263" w:author="Palacherla, Susmitha C (NONUS)" w:date="2018-01-16T20:28:00Z"/>
        </w:rPr>
      </w:pPr>
      <w:bookmarkStart w:id="264" w:name="_Toc503899842"/>
      <w:bookmarkEnd w:id="264"/>
    </w:p>
    <w:p w:rsidR="007A6434" w:rsidDel="00FB5F3D" w:rsidRDefault="007A6434" w:rsidP="0008338D">
      <w:pPr>
        <w:rPr>
          <w:del w:id="265" w:author="Palacherla, Susmitha C (NONUS)" w:date="2018-01-16T20:28:00Z"/>
        </w:rPr>
      </w:pPr>
      <w:bookmarkStart w:id="266" w:name="_Toc503899843"/>
      <w:bookmarkEnd w:id="266"/>
    </w:p>
    <w:p w:rsidR="007A6434" w:rsidDel="00FB5F3D" w:rsidRDefault="007A6434" w:rsidP="0008338D">
      <w:pPr>
        <w:rPr>
          <w:del w:id="267" w:author="Palacherla, Susmitha C (NONUS)" w:date="2018-01-16T20:28:00Z"/>
        </w:rPr>
      </w:pPr>
      <w:bookmarkStart w:id="268" w:name="_Toc503899844"/>
      <w:bookmarkEnd w:id="268"/>
    </w:p>
    <w:p w:rsidR="007A6434" w:rsidDel="00FB5F3D" w:rsidRDefault="007A6434" w:rsidP="0008338D">
      <w:pPr>
        <w:rPr>
          <w:del w:id="269" w:author="Palacherla, Susmitha C (NONUS)" w:date="2018-01-16T20:28:00Z"/>
        </w:rPr>
      </w:pPr>
      <w:bookmarkStart w:id="270" w:name="_Toc503899845"/>
      <w:bookmarkEnd w:id="270"/>
    </w:p>
    <w:p w:rsidR="007A6434" w:rsidDel="00FB5F3D" w:rsidRDefault="007A6434" w:rsidP="0008338D">
      <w:pPr>
        <w:rPr>
          <w:del w:id="271" w:author="Palacherla, Susmitha C (NONUS)" w:date="2018-01-16T20:28:00Z"/>
        </w:rPr>
      </w:pPr>
      <w:bookmarkStart w:id="272" w:name="_Toc503899846"/>
      <w:bookmarkEnd w:id="272"/>
    </w:p>
    <w:p w:rsidR="007A6434" w:rsidDel="00FB5F3D" w:rsidRDefault="007A6434" w:rsidP="0008338D">
      <w:pPr>
        <w:rPr>
          <w:del w:id="273" w:author="Palacherla, Susmitha C (NONUS)" w:date="2018-01-16T20:28:00Z"/>
        </w:rPr>
      </w:pPr>
      <w:bookmarkStart w:id="274" w:name="_Toc503899847"/>
      <w:bookmarkEnd w:id="274"/>
    </w:p>
    <w:p w:rsidR="007A6434" w:rsidRPr="00014CA1" w:rsidDel="00FB5F3D" w:rsidRDefault="007A6434" w:rsidP="0008338D">
      <w:pPr>
        <w:rPr>
          <w:del w:id="275" w:author="Palacherla, Susmitha C (NONUS)" w:date="2018-01-16T20:28:00Z"/>
        </w:rPr>
      </w:pPr>
      <w:bookmarkStart w:id="276" w:name="_Toc503899848"/>
      <w:bookmarkEnd w:id="276"/>
    </w:p>
    <w:p w:rsidR="006F770C" w:rsidRPr="006F770C" w:rsidDel="00FB5F3D" w:rsidRDefault="006F770C" w:rsidP="006F770C">
      <w:pPr>
        <w:rPr>
          <w:del w:id="277" w:author="Palacherla, Susmitha C (NONUS)" w:date="2018-01-16T20:28:00Z"/>
        </w:rPr>
      </w:pPr>
      <w:bookmarkStart w:id="278" w:name="_Toc503899849"/>
      <w:bookmarkEnd w:id="278"/>
    </w:p>
    <w:p w:rsidR="007B5133" w:rsidRPr="0027630C" w:rsidRDefault="007B5133" w:rsidP="0076086A">
      <w:pPr>
        <w:pStyle w:val="Heading2"/>
        <w:numPr>
          <w:ilvl w:val="1"/>
          <w:numId w:val="9"/>
        </w:numPr>
        <w:rPr>
          <w:rFonts w:ascii="Calibri" w:hAnsi="Calibri" w:cs="Times New Roman"/>
          <w:color w:val="auto"/>
          <w:sz w:val="22"/>
          <w:szCs w:val="22"/>
        </w:rPr>
      </w:pPr>
      <w:bookmarkStart w:id="279" w:name="_Toc503899850"/>
      <w:r w:rsidRPr="0027630C">
        <w:rPr>
          <w:rFonts w:ascii="Calibri" w:hAnsi="Calibri" w:cs="Times New Roman"/>
          <w:color w:val="auto"/>
          <w:sz w:val="22"/>
          <w:szCs w:val="22"/>
        </w:rPr>
        <w:t>Module Details</w:t>
      </w:r>
      <w:bookmarkEnd w:id="279"/>
    </w:p>
    <w:p w:rsidR="007B5133" w:rsidRPr="0027630C" w:rsidRDefault="007B5133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280" w:name="_Toc503899851"/>
      <w:r w:rsidRPr="0027630C">
        <w:rPr>
          <w:rFonts w:ascii="Calibri" w:hAnsi="Calibri" w:cs="Times New Roman"/>
          <w:color w:val="auto"/>
        </w:rPr>
        <w:t>SQL agent job</w:t>
      </w:r>
      <w:bookmarkEnd w:id="280"/>
    </w:p>
    <w:p w:rsidR="00E41548" w:rsidRPr="00A20702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Production Instance : </w:t>
      </w:r>
      <w:r w:rsidR="00E41548">
        <w:rPr>
          <w:rFonts w:ascii="Times New Roman" w:hAnsi="Times New Roman"/>
        </w:rPr>
        <w:t>F3420-ECLDBP01</w:t>
      </w:r>
    </w:p>
    <w:p w:rsidR="005C5900" w:rsidRP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Production </w:t>
      </w:r>
      <w:r w:rsidRPr="005C5900">
        <w:t xml:space="preserve">Job:  </w:t>
      </w:r>
      <w:proofErr w:type="spellStart"/>
      <w:r w:rsidR="00E41548">
        <w:rPr>
          <w:rFonts w:asciiTheme="minorHAnsi" w:hAnsiTheme="minorHAnsi" w:cs="Segoe UI"/>
          <w:color w:val="000000" w:themeColor="text1"/>
        </w:rPr>
        <w:t>CoachingGenericLoad</w:t>
      </w:r>
      <w:proofErr w:type="spellEnd"/>
    </w:p>
    <w:p w:rsidR="005C5900" w:rsidRDefault="005C5900" w:rsidP="00E41548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Production </w:t>
      </w:r>
      <w:r w:rsidRPr="005C5900">
        <w:t>Package</w:t>
      </w:r>
      <w:r>
        <w:t>:</w:t>
      </w:r>
      <w:r w:rsidRPr="005C5900">
        <w:t xml:space="preserve"> </w:t>
      </w:r>
      <w:hyperlink r:id="rId11" w:history="1">
        <w:r w:rsidR="00E41548" w:rsidRPr="00E41548">
          <w:rPr>
            <w:rStyle w:val="Hyperlink"/>
          </w:rPr>
          <w:t>\\F3420-ECLDBP01\ssis\Coaching\Packages\</w:t>
        </w:r>
        <w:r w:rsidR="00B307B1">
          <w:rPr>
            <w:rStyle w:val="Hyperlink"/>
            <w:rFonts w:asciiTheme="minorHAnsi" w:hAnsiTheme="minorHAnsi" w:cs="Segoe UI"/>
          </w:rPr>
          <w:t>Generic</w:t>
        </w:r>
        <w:r w:rsidR="00381B5A" w:rsidRPr="008034F9">
          <w:rPr>
            <w:rStyle w:val="Hyperlink"/>
          </w:rPr>
          <w:t xml:space="preserve"> _</w:t>
        </w:r>
        <w:proofErr w:type="spellStart"/>
        <w:r w:rsidR="00381B5A" w:rsidRPr="008034F9">
          <w:rPr>
            <w:rStyle w:val="Hyperlink"/>
          </w:rPr>
          <w:t>Coaching.dtsx</w:t>
        </w:r>
        <w:proofErr w:type="spellEnd"/>
      </w:hyperlink>
    </w:p>
    <w:p w:rsidR="00634B03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Production </w:t>
      </w:r>
      <w:proofErr w:type="spellStart"/>
      <w:r>
        <w:t>Config</w:t>
      </w:r>
      <w:proofErr w:type="spellEnd"/>
      <w:r>
        <w:t xml:space="preserve"> File: </w:t>
      </w:r>
      <w:proofErr w:type="spellStart"/>
      <w:r w:rsidRPr="00634B03">
        <w:t>Prod_</w:t>
      </w:r>
      <w:r w:rsidR="00B307B1">
        <w:rPr>
          <w:rFonts w:asciiTheme="minorHAnsi" w:hAnsiTheme="minorHAnsi" w:cs="Segoe UI"/>
          <w:color w:val="000000" w:themeColor="text1"/>
        </w:rPr>
        <w:t>Generic</w:t>
      </w:r>
      <w:r w:rsidR="00141B19">
        <w:t>_Coaching</w:t>
      </w:r>
      <w:r w:rsidRPr="00634B03">
        <w:t>.dtsConfig</w:t>
      </w:r>
      <w:proofErr w:type="spellEnd"/>
    </w:p>
    <w:p w:rsidR="00634B03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Owner: </w:t>
      </w:r>
      <w:proofErr w:type="spellStart"/>
      <w:r w:rsidR="00E41548">
        <w:t>ecljobowner</w:t>
      </w:r>
      <w:proofErr w:type="spellEnd"/>
    </w:p>
    <w:p w:rsidR="00E41548" w:rsidRPr="00257251" w:rsidRDefault="00634B03" w:rsidP="00E41548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t xml:space="preserve">Run As: </w:t>
      </w:r>
      <w:proofErr w:type="spellStart"/>
      <w:r w:rsidR="00E41548">
        <w:rPr>
          <w:rFonts w:ascii="Times New Roman" w:hAnsi="Times New Roman"/>
        </w:rPr>
        <w:t>ECLProxy</w:t>
      </w:r>
      <w:proofErr w:type="spellEnd"/>
      <w:r w:rsidR="00E41548">
        <w:rPr>
          <w:rFonts w:ascii="Times New Roman" w:hAnsi="Times New Roman"/>
        </w:rPr>
        <w:t xml:space="preserve"> (ECL Credential using application service account VNGT\SVC-SQLECLP01</w:t>
      </w:r>
    </w:p>
    <w:p w:rsidR="005C5900" w:rsidRPr="005C5900" w:rsidRDefault="005C5900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 w:rsidRPr="005C5900">
        <w:t xml:space="preserve">Schedule: </w:t>
      </w:r>
      <w:r w:rsidR="00E41548">
        <w:t xml:space="preserve">Tuesdays - </w:t>
      </w:r>
      <w:r w:rsidR="00E41548" w:rsidRPr="005C5900">
        <w:t xml:space="preserve">  </w:t>
      </w:r>
      <w:r w:rsidR="00EC14B4">
        <w:t>On-demand</w:t>
      </w:r>
    </w:p>
    <w:p w:rsid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 w:rsidRPr="005C5900">
        <w:t>Destination File Location: N/A</w:t>
      </w:r>
    </w:p>
    <w:p w:rsidR="00E42C88" w:rsidRDefault="00E42C88" w:rsidP="00E42C88">
      <w:pPr>
        <w:autoSpaceDE w:val="0"/>
        <w:autoSpaceDN w:val="0"/>
        <w:adjustRightInd w:val="0"/>
        <w:spacing w:after="0" w:line="240" w:lineRule="auto"/>
      </w:pPr>
    </w:p>
    <w:p w:rsidR="007B5133" w:rsidRPr="0027630C" w:rsidRDefault="007B5133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281" w:name="_Toc503899852"/>
      <w:r w:rsidRPr="0027630C">
        <w:rPr>
          <w:rFonts w:ascii="Calibri" w:hAnsi="Calibri" w:cs="Times New Roman"/>
          <w:color w:val="auto"/>
        </w:rPr>
        <w:t>SSIS Package</w:t>
      </w:r>
      <w:bookmarkEnd w:id="281"/>
    </w:p>
    <w:p w:rsidR="0008338D" w:rsidRPr="0008338D" w:rsidRDefault="0008338D" w:rsidP="0008338D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08338D" w:rsidRPr="0008338D" w:rsidRDefault="0008338D" w:rsidP="0008338D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08338D" w:rsidRPr="0008338D" w:rsidRDefault="0008338D" w:rsidP="0008338D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E654C3" w:rsidRPr="00E654C3" w:rsidRDefault="00E654C3" w:rsidP="0008338D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Variables</w:t>
      </w:r>
    </w:p>
    <w:tbl>
      <w:tblPr>
        <w:tblStyle w:val="TableGrid"/>
        <w:tblW w:w="10345" w:type="dxa"/>
        <w:tblLayout w:type="fixed"/>
        <w:tblLook w:val="04A0" w:firstRow="1" w:lastRow="0" w:firstColumn="1" w:lastColumn="0" w:noHBand="0" w:noVBand="1"/>
        <w:tblPrChange w:id="282" w:author="Palacherla, Susmitha C (NONUS)" w:date="2018-01-16T20:30:00Z">
          <w:tblPr>
            <w:tblStyle w:val="TableGrid"/>
            <w:tblW w:w="0" w:type="auto"/>
            <w:tblLayout w:type="fixed"/>
            <w:tblLook w:val="04A0" w:firstRow="1" w:lastRow="0" w:firstColumn="1" w:lastColumn="0" w:noHBand="0" w:noVBand="1"/>
          </w:tblPr>
        </w:tblPrChange>
      </w:tblPr>
      <w:tblGrid>
        <w:gridCol w:w="1795"/>
        <w:gridCol w:w="2070"/>
        <w:gridCol w:w="1080"/>
        <w:gridCol w:w="2700"/>
        <w:gridCol w:w="2700"/>
        <w:tblGridChange w:id="283">
          <w:tblGrid>
            <w:gridCol w:w="1795"/>
            <w:gridCol w:w="2070"/>
            <w:gridCol w:w="1080"/>
            <w:gridCol w:w="2700"/>
            <w:gridCol w:w="2700"/>
          </w:tblGrid>
        </w:tblGridChange>
      </w:tblGrid>
      <w:tr w:rsidR="00E52DE0" w:rsidTr="00E52DE0">
        <w:tc>
          <w:tcPr>
            <w:tcW w:w="1795" w:type="dxa"/>
            <w:tcPrChange w:id="284" w:author="Palacherla, Susmitha C (NONUS)" w:date="2018-01-16T20:30:00Z">
              <w:tcPr>
                <w:tcW w:w="1795" w:type="dxa"/>
              </w:tcPr>
            </w:tcPrChange>
          </w:tcPr>
          <w:p w:rsidR="00E52DE0" w:rsidRDefault="00E52DE0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Name</w:t>
            </w:r>
          </w:p>
        </w:tc>
        <w:tc>
          <w:tcPr>
            <w:tcW w:w="2070" w:type="dxa"/>
            <w:tcPrChange w:id="285" w:author="Palacherla, Susmitha C (NONUS)" w:date="2018-01-16T20:30:00Z">
              <w:tcPr>
                <w:tcW w:w="2070" w:type="dxa"/>
              </w:tcPr>
            </w:tcPrChange>
          </w:tcPr>
          <w:p w:rsidR="00E52DE0" w:rsidRDefault="00E52DE0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Scope </w:t>
            </w:r>
          </w:p>
        </w:tc>
        <w:tc>
          <w:tcPr>
            <w:tcW w:w="1080" w:type="dxa"/>
            <w:tcPrChange w:id="286" w:author="Palacherla, Susmitha C (NONUS)" w:date="2018-01-16T20:30:00Z">
              <w:tcPr>
                <w:tcW w:w="1080" w:type="dxa"/>
              </w:tcPr>
            </w:tcPrChange>
          </w:tcPr>
          <w:p w:rsidR="00E52DE0" w:rsidRDefault="00E52DE0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287" w:author="Palacherla, Susmitha C (NONUS)" w:date="2018-01-16T20:30:00Z"/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Data</w:t>
            </w:r>
          </w:p>
          <w:p w:rsidR="00E52DE0" w:rsidRDefault="00E52DE0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Type</w:t>
            </w:r>
          </w:p>
        </w:tc>
        <w:tc>
          <w:tcPr>
            <w:tcW w:w="2700" w:type="dxa"/>
            <w:tcPrChange w:id="288" w:author="Palacherla, Susmitha C (NONUS)" w:date="2018-01-16T20:30:00Z">
              <w:tcPr>
                <w:tcW w:w="2700" w:type="dxa"/>
              </w:tcPr>
            </w:tcPrChange>
          </w:tcPr>
          <w:p w:rsidR="00E52DE0" w:rsidRDefault="00E52DE0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Value</w:t>
            </w:r>
          </w:p>
        </w:tc>
        <w:tc>
          <w:tcPr>
            <w:tcW w:w="2700" w:type="dxa"/>
            <w:tcPrChange w:id="289" w:author="Palacherla, Susmitha C (NONUS)" w:date="2018-01-16T20:30:00Z">
              <w:tcPr>
                <w:tcW w:w="2700" w:type="dxa"/>
              </w:tcPr>
            </w:tcPrChange>
          </w:tcPr>
          <w:p w:rsidR="00E52DE0" w:rsidRDefault="00E52DE0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ins w:id="290" w:author="Palacherla, Susmitha C (NONUS)" w:date="2018-01-16T20:30:00Z">
              <w:r w:rsidRPr="00CA5EB0">
                <w:rPr>
                  <w:rFonts w:ascii="Times New Roman" w:hAnsi="Times New Roman"/>
                  <w:b/>
                  <w:sz w:val="24"/>
                  <w:szCs w:val="24"/>
                </w:rPr>
                <w:t>Evaluate As expression</w:t>
              </w:r>
            </w:ins>
          </w:p>
        </w:tc>
      </w:tr>
      <w:tr w:rsidR="00E52DE0" w:rsidTr="00E52DE0">
        <w:trPr>
          <w:trHeight w:val="368"/>
          <w:trPrChange w:id="291" w:author="Palacherla, Susmitha C (NONUS)" w:date="2018-01-16T20:30:00Z">
            <w:trPr>
              <w:trHeight w:val="368"/>
            </w:trPr>
          </w:trPrChange>
        </w:trPr>
        <w:tc>
          <w:tcPr>
            <w:tcW w:w="1795" w:type="dxa"/>
            <w:tcPrChange w:id="292" w:author="Palacherla, Susmitha C (NONUS)" w:date="2018-01-16T20:30:00Z">
              <w:tcPr>
                <w:tcW w:w="1795" w:type="dxa"/>
              </w:tcPr>
            </w:tcPrChange>
          </w:tcPr>
          <w:p w:rsidR="00E52DE0" w:rsidRPr="00CC4682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ins w:id="293" w:author="Palacherla, Susmitha C (NONUS)" w:date="2018-01-16T20:29:00Z">
              <w:r>
                <w:rPr>
                  <w:rFonts w:ascii="Times New Roman" w:hAnsi="Times New Roman"/>
                  <w:sz w:val="20"/>
                  <w:szCs w:val="20"/>
                </w:rPr>
                <w:t>DecryptedOut</w:t>
              </w:r>
              <w:r w:rsidRPr="00CA5EB0">
                <w:rPr>
                  <w:rFonts w:ascii="Times New Roman" w:hAnsi="Times New Roman"/>
                  <w:sz w:val="20"/>
                  <w:szCs w:val="20"/>
                </w:rPr>
                <w:t>Path</w:t>
              </w:r>
            </w:ins>
            <w:proofErr w:type="spellEnd"/>
            <w:del w:id="294" w:author="Palacherla, Susmitha C (NONUS)" w:date="2018-01-16T20:29:00Z">
              <w:r w:rsidDel="00A0213C">
                <w:rPr>
                  <w:rFonts w:ascii="Arial" w:hAnsi="Arial" w:cs="Arial"/>
                  <w:sz w:val="20"/>
                  <w:szCs w:val="20"/>
                </w:rPr>
                <w:delText>FilebakPath</w:delText>
              </w:r>
            </w:del>
          </w:p>
        </w:tc>
        <w:tc>
          <w:tcPr>
            <w:tcW w:w="2070" w:type="dxa"/>
            <w:tcPrChange w:id="295" w:author="Palacherla, Susmitha C (NONUS)" w:date="2018-01-16T20:30:00Z">
              <w:tcPr>
                <w:tcW w:w="2070" w:type="dxa"/>
              </w:tcPr>
            </w:tcPrChange>
          </w:tcPr>
          <w:p w:rsidR="00E52DE0" w:rsidRPr="00CC4682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Theme="minorHAnsi" w:hAnsiTheme="minorHAnsi" w:cs="Segoe UI"/>
                <w:color w:val="000000" w:themeColor="text1"/>
              </w:rPr>
              <w:t>Generic</w:t>
            </w:r>
            <w:r>
              <w:rPr>
                <w:rFonts w:ascii="Arial" w:hAnsi="Arial" w:cs="Arial"/>
                <w:sz w:val="20"/>
                <w:szCs w:val="20"/>
              </w:rPr>
              <w:t>_Coaching</w:t>
            </w:r>
          </w:p>
        </w:tc>
        <w:tc>
          <w:tcPr>
            <w:tcW w:w="1080" w:type="dxa"/>
            <w:tcPrChange w:id="296" w:author="Palacherla, Susmitha C (NONUS)" w:date="2018-01-16T20:30:00Z">
              <w:tcPr>
                <w:tcW w:w="1080" w:type="dxa"/>
              </w:tcPr>
            </w:tcPrChange>
          </w:tcPr>
          <w:p w:rsidR="00E52DE0" w:rsidRPr="00CC4682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2700" w:type="dxa"/>
            <w:tcPrChange w:id="297" w:author="Palacherla, Susmitha C (NONUS)" w:date="2018-01-16T20:30:00Z">
              <w:tcPr>
                <w:tcW w:w="2700" w:type="dxa"/>
              </w:tcPr>
            </w:tcPrChange>
          </w:tcPr>
          <w:p w:rsidR="00E52DE0" w:rsidRPr="00CC4682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ins w:id="298" w:author="Palacherla, Susmitha C (NONUS)" w:date="2018-01-16T20:30:00Z">
              <w:r w:rsidRPr="007362D2">
                <w:rPr>
                  <w:rFonts w:ascii="Times New Roman" w:hAnsi="Times New Roman"/>
                  <w:sz w:val="20"/>
                  <w:szCs w:val="20"/>
                </w:rPr>
                <w:t>\\f3420-ecldb</w:t>
              </w:r>
              <w:r>
                <w:rPr>
                  <w:rFonts w:ascii="Times New Roman" w:hAnsi="Times New Roman"/>
                  <w:sz w:val="20"/>
                  <w:szCs w:val="20"/>
                </w:rPr>
                <w:t>p</w:t>
              </w:r>
              <w:r w:rsidRPr="007362D2">
                <w:rPr>
                  <w:rFonts w:ascii="Times New Roman" w:hAnsi="Times New Roman"/>
                  <w:sz w:val="20"/>
                  <w:szCs w:val="20"/>
                </w:rPr>
                <w:t>01\data\coaching\</w:t>
              </w:r>
            </w:ins>
            <w:ins w:id="299" w:author="Palacherla, Susmitha C (NONUS)" w:date="2018-01-16T20:32:00Z">
              <w:r>
                <w:rPr>
                  <w:rFonts w:asciiTheme="minorHAnsi" w:hAnsiTheme="minorHAnsi" w:cs="Segoe UI"/>
                  <w:color w:val="000000" w:themeColor="text1"/>
                </w:rPr>
                <w:t>Generic</w:t>
              </w:r>
            </w:ins>
            <w:ins w:id="300" w:author="Palacherla, Susmitha C (NONUS)" w:date="2018-01-16T20:30:00Z">
              <w:r w:rsidRPr="007362D2">
                <w:rPr>
                  <w:rFonts w:ascii="Times New Roman" w:hAnsi="Times New Roman"/>
                  <w:sz w:val="20"/>
                  <w:szCs w:val="20"/>
                </w:rPr>
                <w:t>\Decrypt_out\</w:t>
              </w:r>
            </w:ins>
            <w:del w:id="301" w:author="Palacherla, Susmitha C (NONUS)" w:date="2018-01-16T20:30:00Z">
              <w:r w:rsidRPr="00DE5BB1" w:rsidDel="009C4A15">
                <w:rPr>
                  <w:rFonts w:ascii="Arial" w:hAnsi="Arial" w:cs="Arial"/>
                  <w:sz w:val="20"/>
                  <w:szCs w:val="20"/>
                </w:rPr>
                <w:delText>\\vrivscors01\BCC Scorecards\Coaching\</w:delText>
              </w:r>
              <w:r w:rsidRPr="00D03711" w:rsidDel="009C4A15">
                <w:rPr>
                  <w:rFonts w:asciiTheme="minorHAnsi" w:hAnsiTheme="minorHAnsi" w:cs="Segoe UI"/>
                  <w:color w:val="000000" w:themeColor="text1"/>
                </w:rPr>
                <w:delText xml:space="preserve"> </w:delText>
              </w:r>
              <w:r w:rsidDel="009C4A15">
                <w:rPr>
                  <w:rFonts w:asciiTheme="minorHAnsi" w:hAnsiTheme="minorHAnsi" w:cs="Segoe UI"/>
                  <w:color w:val="000000" w:themeColor="text1"/>
                </w:rPr>
                <w:delText>Generic</w:delText>
              </w:r>
              <w:r w:rsidRPr="00DE5BB1" w:rsidDel="009C4A15">
                <w:rPr>
                  <w:rFonts w:ascii="Arial" w:hAnsi="Arial" w:cs="Arial"/>
                  <w:sz w:val="20"/>
                  <w:szCs w:val="20"/>
                </w:rPr>
                <w:delText>\Backups</w:delText>
              </w:r>
            </w:del>
          </w:p>
        </w:tc>
        <w:tc>
          <w:tcPr>
            <w:tcW w:w="2700" w:type="dxa"/>
            <w:tcPrChange w:id="302" w:author="Palacherla, Susmitha C (NONUS)" w:date="2018-01-16T20:30:00Z">
              <w:tcPr>
                <w:tcW w:w="2700" w:type="dxa"/>
              </w:tcPr>
            </w:tcPrChange>
          </w:tcPr>
          <w:p w:rsidR="00E52DE0" w:rsidRPr="00DE5BB1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303" w:author="Palacherla, Susmitha C (NONUS)" w:date="2018-01-16T20:30:00Z"/>
                <w:rFonts w:ascii="Arial" w:hAnsi="Arial" w:cs="Arial"/>
                <w:sz w:val="20"/>
                <w:szCs w:val="20"/>
              </w:rPr>
            </w:pPr>
            <w:ins w:id="304" w:author="Palacherla, Susmitha C (NONUS)" w:date="2018-01-16T20:36:00Z">
              <w:r w:rsidRPr="0003542A">
                <w:rPr>
                  <w:rFonts w:ascii="Times New Roman" w:hAnsi="Times New Roman"/>
                  <w:sz w:val="20"/>
                  <w:szCs w:val="20"/>
                </w:rPr>
                <w:t>False</w:t>
              </w:r>
            </w:ins>
          </w:p>
        </w:tc>
      </w:tr>
      <w:tr w:rsidR="00E52DE0" w:rsidTr="00E52DE0">
        <w:trPr>
          <w:trHeight w:val="368"/>
          <w:trPrChange w:id="305" w:author="Palacherla, Susmitha C (NONUS)" w:date="2018-01-16T20:30:00Z">
            <w:trPr>
              <w:trHeight w:val="368"/>
            </w:trPr>
          </w:trPrChange>
        </w:trPr>
        <w:tc>
          <w:tcPr>
            <w:tcW w:w="1795" w:type="dxa"/>
            <w:tcPrChange w:id="306" w:author="Palacherla, Susmitha C (NONUS)" w:date="2018-01-16T20:30:00Z">
              <w:tcPr>
                <w:tcW w:w="1795" w:type="dxa"/>
              </w:tcPr>
            </w:tcPrChange>
          </w:tcPr>
          <w:p w:rsidR="00E52DE0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ins w:id="307" w:author="Palacherla, Susmitha C (NONUS)" w:date="2018-01-16T20:29:00Z">
              <w:r>
                <w:rPr>
                  <w:rFonts w:ascii="Times New Roman" w:hAnsi="Times New Roman"/>
                  <w:sz w:val="20"/>
                  <w:szCs w:val="20"/>
                </w:rPr>
                <w:t>DecryptIn</w:t>
              </w:r>
              <w:r w:rsidRPr="00CA5EB0">
                <w:rPr>
                  <w:rFonts w:ascii="Times New Roman" w:hAnsi="Times New Roman"/>
                  <w:sz w:val="20"/>
                  <w:szCs w:val="20"/>
                </w:rPr>
                <w:t>Path</w:t>
              </w:r>
            </w:ins>
            <w:proofErr w:type="spellEnd"/>
            <w:del w:id="308" w:author="Palacherla, Susmitha C (NONUS)" w:date="2018-01-16T20:29:00Z">
              <w:r w:rsidDel="00A0213C">
                <w:rPr>
                  <w:rFonts w:ascii="Arial" w:hAnsi="Arial" w:cs="Arial"/>
                  <w:sz w:val="20"/>
                  <w:szCs w:val="20"/>
                </w:rPr>
                <w:delText>FileNum</w:delText>
              </w:r>
            </w:del>
          </w:p>
        </w:tc>
        <w:tc>
          <w:tcPr>
            <w:tcW w:w="2070" w:type="dxa"/>
            <w:tcPrChange w:id="309" w:author="Palacherla, Susmitha C (NONUS)" w:date="2018-01-16T20:30:00Z">
              <w:tcPr>
                <w:tcW w:w="2070" w:type="dxa"/>
              </w:tcPr>
            </w:tcPrChange>
          </w:tcPr>
          <w:p w:rsidR="00E52DE0" w:rsidRDefault="00E52DE0" w:rsidP="00E52DE0">
            <w:r>
              <w:rPr>
                <w:rFonts w:asciiTheme="minorHAnsi" w:hAnsiTheme="minorHAnsi" w:cs="Segoe UI"/>
                <w:color w:val="000000" w:themeColor="text1"/>
              </w:rPr>
              <w:t>Generic</w:t>
            </w:r>
            <w:r w:rsidRPr="008B740E">
              <w:rPr>
                <w:rFonts w:ascii="Arial" w:hAnsi="Arial" w:cs="Arial"/>
                <w:sz w:val="20"/>
                <w:szCs w:val="20"/>
              </w:rPr>
              <w:t>_Coaching</w:t>
            </w:r>
          </w:p>
        </w:tc>
        <w:tc>
          <w:tcPr>
            <w:tcW w:w="1080" w:type="dxa"/>
            <w:tcPrChange w:id="310" w:author="Palacherla, Susmitha C (NONUS)" w:date="2018-01-16T20:30:00Z">
              <w:tcPr>
                <w:tcW w:w="1080" w:type="dxa"/>
              </w:tcPr>
            </w:tcPrChange>
          </w:tcPr>
          <w:p w:rsidR="00E52DE0" w:rsidRDefault="00E52DE0" w:rsidP="00E52DE0"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2700" w:type="dxa"/>
            <w:tcPrChange w:id="311" w:author="Palacherla, Susmitha C (NONUS)" w:date="2018-01-16T20:30:00Z">
              <w:tcPr>
                <w:tcW w:w="2700" w:type="dxa"/>
              </w:tcPr>
            </w:tcPrChange>
          </w:tcPr>
          <w:p w:rsidR="00E52DE0" w:rsidRPr="00836621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ins w:id="312" w:author="Palacherla, Susmitha C (NONUS)" w:date="2018-01-16T20:30:00Z">
              <w:r w:rsidRPr="007362D2">
                <w:rPr>
                  <w:rFonts w:ascii="Times New Roman" w:hAnsi="Times New Roman"/>
                  <w:sz w:val="20"/>
                  <w:szCs w:val="20"/>
                </w:rPr>
                <w:t>\\f3420-ecldb</w:t>
              </w:r>
              <w:r>
                <w:rPr>
                  <w:rFonts w:ascii="Times New Roman" w:hAnsi="Times New Roman"/>
                  <w:sz w:val="20"/>
                  <w:szCs w:val="20"/>
                </w:rPr>
                <w:t>p01\data\coaching\</w:t>
              </w:r>
            </w:ins>
            <w:ins w:id="313" w:author="Palacherla, Susmitha C (NONUS)" w:date="2018-01-16T20:32:00Z">
              <w:r>
                <w:rPr>
                  <w:rFonts w:asciiTheme="minorHAnsi" w:hAnsiTheme="minorHAnsi" w:cs="Segoe UI"/>
                  <w:color w:val="000000" w:themeColor="text1"/>
                </w:rPr>
                <w:t>Generic</w:t>
              </w:r>
            </w:ins>
            <w:ins w:id="314" w:author="Palacherla, Susmitha C (NONUS)" w:date="2018-01-16T20:30:00Z">
              <w:r>
                <w:rPr>
                  <w:rFonts w:ascii="Times New Roman" w:hAnsi="Times New Roman"/>
                  <w:sz w:val="20"/>
                  <w:szCs w:val="20"/>
                </w:rPr>
                <w:t>\Decrypt_in</w:t>
              </w:r>
              <w:r w:rsidRPr="007362D2">
                <w:rPr>
                  <w:rFonts w:ascii="Times New Roman" w:hAnsi="Times New Roman"/>
                  <w:sz w:val="20"/>
                  <w:szCs w:val="20"/>
                </w:rPr>
                <w:t>\</w:t>
              </w:r>
            </w:ins>
            <w:del w:id="315" w:author="Palacherla, Susmitha C (NONUS)" w:date="2018-01-16T20:30:00Z">
              <w:r w:rsidDel="009C4A15">
                <w:rPr>
                  <w:rFonts w:ascii="Arial" w:hAnsi="Arial" w:cs="Arial"/>
                  <w:sz w:val="20"/>
                  <w:szCs w:val="20"/>
                </w:rPr>
                <w:delText>0</w:delText>
              </w:r>
            </w:del>
          </w:p>
        </w:tc>
        <w:tc>
          <w:tcPr>
            <w:tcW w:w="2700" w:type="dxa"/>
            <w:tcPrChange w:id="316" w:author="Palacherla, Susmitha C (NONUS)" w:date="2018-01-16T20:30:00Z">
              <w:tcPr>
                <w:tcW w:w="2700" w:type="dxa"/>
              </w:tcPr>
            </w:tcPrChange>
          </w:tcPr>
          <w:p w:rsidR="00E52DE0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317" w:author="Palacherla, Susmitha C (NONUS)" w:date="2018-01-16T20:30:00Z"/>
                <w:rFonts w:ascii="Arial" w:hAnsi="Arial" w:cs="Arial"/>
                <w:sz w:val="20"/>
                <w:szCs w:val="20"/>
              </w:rPr>
            </w:pPr>
            <w:ins w:id="318" w:author="Palacherla, Susmitha C (NONUS)" w:date="2018-01-16T20:36:00Z">
              <w:r w:rsidRPr="0003542A">
                <w:rPr>
                  <w:rFonts w:ascii="Times New Roman" w:hAnsi="Times New Roman"/>
                  <w:sz w:val="20"/>
                  <w:szCs w:val="20"/>
                </w:rPr>
                <w:t>False</w:t>
              </w:r>
            </w:ins>
          </w:p>
        </w:tc>
      </w:tr>
      <w:tr w:rsidR="00E52DE0" w:rsidTr="00E52DE0">
        <w:trPr>
          <w:trHeight w:val="368"/>
          <w:trPrChange w:id="319" w:author="Palacherla, Susmitha C (NONUS)" w:date="2018-01-16T20:30:00Z">
            <w:trPr>
              <w:trHeight w:val="368"/>
            </w:trPr>
          </w:trPrChange>
        </w:trPr>
        <w:tc>
          <w:tcPr>
            <w:tcW w:w="1795" w:type="dxa"/>
            <w:tcPrChange w:id="320" w:author="Palacherla, Susmitha C (NONUS)" w:date="2018-01-16T20:30:00Z">
              <w:tcPr>
                <w:tcW w:w="1795" w:type="dxa"/>
              </w:tcPr>
            </w:tcPrChange>
          </w:tcPr>
          <w:p w:rsidR="00E52DE0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ins w:id="321" w:author="Palacherla, Susmitha C (NONUS)" w:date="2018-01-16T20:29:00Z">
              <w:r>
                <w:rPr>
                  <w:rFonts w:ascii="Times New Roman" w:hAnsi="Times New Roman"/>
                  <w:sz w:val="20"/>
                  <w:szCs w:val="20"/>
                </w:rPr>
                <w:t>EncryptedBackupPath</w:t>
              </w:r>
            </w:ins>
            <w:proofErr w:type="spellEnd"/>
            <w:del w:id="322" w:author="Palacherla, Susmitha C (NONUS)" w:date="2018-01-16T20:29:00Z">
              <w:r w:rsidDel="00A0213C">
                <w:rPr>
                  <w:rFonts w:ascii="Arial" w:hAnsi="Arial" w:cs="Arial"/>
                  <w:sz w:val="20"/>
                  <w:szCs w:val="20"/>
                </w:rPr>
                <w:delText>FilePath</w:delText>
              </w:r>
            </w:del>
          </w:p>
        </w:tc>
        <w:tc>
          <w:tcPr>
            <w:tcW w:w="2070" w:type="dxa"/>
            <w:tcPrChange w:id="323" w:author="Palacherla, Susmitha C (NONUS)" w:date="2018-01-16T20:30:00Z">
              <w:tcPr>
                <w:tcW w:w="2070" w:type="dxa"/>
              </w:tcPr>
            </w:tcPrChange>
          </w:tcPr>
          <w:p w:rsidR="00E52DE0" w:rsidRDefault="00E52DE0" w:rsidP="00E52DE0">
            <w:r>
              <w:rPr>
                <w:rFonts w:asciiTheme="minorHAnsi" w:hAnsiTheme="minorHAnsi" w:cs="Segoe UI"/>
                <w:color w:val="000000" w:themeColor="text1"/>
              </w:rPr>
              <w:t>Generic</w:t>
            </w:r>
            <w:r>
              <w:rPr>
                <w:rFonts w:ascii="Arial" w:hAnsi="Arial" w:cs="Arial"/>
                <w:sz w:val="20"/>
                <w:szCs w:val="20"/>
              </w:rPr>
              <w:t>_</w:t>
            </w:r>
            <w:r w:rsidRPr="008B740E">
              <w:rPr>
                <w:rFonts w:ascii="Arial" w:hAnsi="Arial" w:cs="Arial"/>
                <w:sz w:val="20"/>
                <w:szCs w:val="20"/>
              </w:rPr>
              <w:t>Coaching</w:t>
            </w:r>
          </w:p>
        </w:tc>
        <w:tc>
          <w:tcPr>
            <w:tcW w:w="1080" w:type="dxa"/>
            <w:tcPrChange w:id="324" w:author="Palacherla, Susmitha C (NONUS)" w:date="2018-01-16T20:30:00Z">
              <w:tcPr>
                <w:tcW w:w="1080" w:type="dxa"/>
              </w:tcPr>
            </w:tcPrChange>
          </w:tcPr>
          <w:p w:rsidR="00E52DE0" w:rsidRDefault="00E52DE0" w:rsidP="00E52DE0">
            <w:r w:rsidRPr="00D405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2700" w:type="dxa"/>
            <w:tcPrChange w:id="325" w:author="Palacherla, Susmitha C (NONUS)" w:date="2018-01-16T20:30:00Z">
              <w:tcPr>
                <w:tcW w:w="2700" w:type="dxa"/>
              </w:tcPr>
            </w:tcPrChange>
          </w:tcPr>
          <w:p w:rsidR="00E52DE0" w:rsidRPr="00836621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ins w:id="326" w:author="Palacherla, Susmitha C (NONUS)" w:date="2018-01-16T20:30:00Z">
              <w:r w:rsidRPr="005E52B7">
                <w:rPr>
                  <w:rFonts w:ascii="Times New Roman" w:hAnsi="Times New Roman"/>
                  <w:sz w:val="20"/>
                  <w:szCs w:val="20"/>
                </w:rPr>
                <w:t>\\f3420-ecldb</w:t>
              </w:r>
              <w:r>
                <w:rPr>
                  <w:rFonts w:ascii="Times New Roman" w:hAnsi="Times New Roman"/>
                  <w:sz w:val="20"/>
                  <w:szCs w:val="20"/>
                </w:rPr>
                <w:t>p</w:t>
              </w:r>
              <w:r w:rsidRPr="005E52B7">
                <w:rPr>
                  <w:rFonts w:ascii="Times New Roman" w:hAnsi="Times New Roman"/>
                  <w:sz w:val="20"/>
                  <w:szCs w:val="20"/>
                </w:rPr>
                <w:t>01\data\coaching\</w:t>
              </w:r>
            </w:ins>
            <w:ins w:id="327" w:author="Palacherla, Susmitha C (NONUS)" w:date="2018-01-16T20:32:00Z">
              <w:r>
                <w:rPr>
                  <w:rFonts w:asciiTheme="minorHAnsi" w:hAnsiTheme="minorHAnsi" w:cs="Segoe UI"/>
                  <w:color w:val="000000" w:themeColor="text1"/>
                </w:rPr>
                <w:t>Generic</w:t>
              </w:r>
              <w:r>
                <w:rPr>
                  <w:rFonts w:ascii="Times New Roman" w:hAnsi="Times New Roman"/>
                  <w:sz w:val="20"/>
                  <w:szCs w:val="20"/>
                </w:rPr>
                <w:t>\</w:t>
              </w:r>
            </w:ins>
            <w:ins w:id="328" w:author="Palacherla, Susmitha C (NONUS)" w:date="2018-01-16T20:30:00Z">
              <w:r w:rsidRPr="005E52B7">
                <w:rPr>
                  <w:rFonts w:ascii="Times New Roman" w:hAnsi="Times New Roman"/>
                  <w:sz w:val="20"/>
                  <w:szCs w:val="20"/>
                </w:rPr>
                <w:t>\Backups\</w:t>
              </w:r>
            </w:ins>
            <w:del w:id="329" w:author="Palacherla, Susmitha C (NONUS)" w:date="2018-01-16T20:30:00Z">
              <w:r w:rsidRPr="00DE5BB1" w:rsidDel="009C4A15">
                <w:rPr>
                  <w:rFonts w:ascii="Arial" w:hAnsi="Arial" w:cs="Arial"/>
                  <w:sz w:val="20"/>
                  <w:szCs w:val="20"/>
                </w:rPr>
                <w:delText>\\vrivscors01\BCC Scorecards\Coaching\</w:delText>
              </w:r>
              <w:r w:rsidDel="009C4A15">
                <w:rPr>
                  <w:rFonts w:asciiTheme="minorHAnsi" w:hAnsiTheme="minorHAnsi" w:cs="Segoe UI"/>
                  <w:color w:val="000000" w:themeColor="text1"/>
                </w:rPr>
                <w:delText>Generic</w:delText>
              </w:r>
            </w:del>
          </w:p>
        </w:tc>
        <w:tc>
          <w:tcPr>
            <w:tcW w:w="2700" w:type="dxa"/>
            <w:tcPrChange w:id="330" w:author="Palacherla, Susmitha C (NONUS)" w:date="2018-01-16T20:30:00Z">
              <w:tcPr>
                <w:tcW w:w="2700" w:type="dxa"/>
              </w:tcPr>
            </w:tcPrChange>
          </w:tcPr>
          <w:p w:rsidR="00E52DE0" w:rsidRPr="00DE5BB1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331" w:author="Palacherla, Susmitha C (NONUS)" w:date="2018-01-16T20:30:00Z"/>
                <w:rFonts w:ascii="Arial" w:hAnsi="Arial" w:cs="Arial"/>
                <w:sz w:val="20"/>
                <w:szCs w:val="20"/>
              </w:rPr>
            </w:pPr>
            <w:ins w:id="332" w:author="Palacherla, Susmitha C (NONUS)" w:date="2018-01-16T20:36:00Z">
              <w:r w:rsidRPr="0003542A">
                <w:rPr>
                  <w:rFonts w:ascii="Times New Roman" w:hAnsi="Times New Roman"/>
                  <w:sz w:val="20"/>
                  <w:szCs w:val="20"/>
                </w:rPr>
                <w:t>False</w:t>
              </w:r>
            </w:ins>
          </w:p>
        </w:tc>
      </w:tr>
      <w:tr w:rsidR="00E52DE0" w:rsidTr="00E52DE0">
        <w:trPr>
          <w:trHeight w:val="368"/>
          <w:trPrChange w:id="333" w:author="Palacherla, Susmitha C (NONUS)" w:date="2018-01-16T20:30:00Z">
            <w:trPr>
              <w:trHeight w:val="368"/>
            </w:trPr>
          </w:trPrChange>
        </w:trPr>
        <w:tc>
          <w:tcPr>
            <w:tcW w:w="1795" w:type="dxa"/>
            <w:tcPrChange w:id="334" w:author="Palacherla, Susmitha C (NONUS)" w:date="2018-01-16T20:30:00Z">
              <w:tcPr>
                <w:tcW w:w="1795" w:type="dxa"/>
              </w:tcPr>
            </w:tcPrChange>
          </w:tcPr>
          <w:p w:rsidR="00E52DE0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ins w:id="335" w:author="Palacherla, Susmitha C (NONUS)" w:date="2018-01-16T20:29:00Z">
              <w:r>
                <w:rPr>
                  <w:rFonts w:ascii="Times New Roman" w:hAnsi="Times New Roman"/>
                  <w:sz w:val="20"/>
                  <w:szCs w:val="20"/>
                </w:rPr>
                <w:t>EncryptedOutPath</w:t>
              </w:r>
            </w:ins>
            <w:proofErr w:type="spellEnd"/>
            <w:del w:id="336" w:author="Palacherla, Susmitha C (NONUS)" w:date="2018-01-16T20:29:00Z">
              <w:r w:rsidDel="00A0213C">
                <w:rPr>
                  <w:rFonts w:ascii="Arial" w:hAnsi="Arial" w:cs="Arial"/>
                  <w:sz w:val="20"/>
                  <w:szCs w:val="20"/>
                </w:rPr>
                <w:delText>varDBName</w:delText>
              </w:r>
            </w:del>
          </w:p>
        </w:tc>
        <w:tc>
          <w:tcPr>
            <w:tcW w:w="2070" w:type="dxa"/>
            <w:tcPrChange w:id="337" w:author="Palacherla, Susmitha C (NONUS)" w:date="2018-01-16T20:30:00Z">
              <w:tcPr>
                <w:tcW w:w="2070" w:type="dxa"/>
              </w:tcPr>
            </w:tcPrChange>
          </w:tcPr>
          <w:p w:rsidR="00E52DE0" w:rsidRDefault="00E52DE0" w:rsidP="00E52DE0">
            <w:r>
              <w:rPr>
                <w:rFonts w:asciiTheme="minorHAnsi" w:hAnsiTheme="minorHAnsi" w:cs="Segoe UI"/>
                <w:color w:val="000000" w:themeColor="text1"/>
              </w:rPr>
              <w:t>Generic</w:t>
            </w:r>
            <w:r w:rsidRPr="000B3D60">
              <w:rPr>
                <w:rFonts w:ascii="Arial" w:hAnsi="Arial" w:cs="Arial"/>
                <w:sz w:val="20"/>
                <w:szCs w:val="20"/>
              </w:rPr>
              <w:t>_Coaching</w:t>
            </w:r>
          </w:p>
        </w:tc>
        <w:tc>
          <w:tcPr>
            <w:tcW w:w="1080" w:type="dxa"/>
            <w:tcPrChange w:id="338" w:author="Palacherla, Susmitha C (NONUS)" w:date="2018-01-16T20:30:00Z">
              <w:tcPr>
                <w:tcW w:w="1080" w:type="dxa"/>
              </w:tcPr>
            </w:tcPrChange>
          </w:tcPr>
          <w:p w:rsidR="00E52DE0" w:rsidRDefault="00E52DE0" w:rsidP="00E52DE0">
            <w:r w:rsidRPr="00D405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2700" w:type="dxa"/>
            <w:tcPrChange w:id="339" w:author="Palacherla, Susmitha C (NONUS)" w:date="2018-01-16T20:30:00Z">
              <w:tcPr>
                <w:tcW w:w="2700" w:type="dxa"/>
              </w:tcPr>
            </w:tcPrChange>
          </w:tcPr>
          <w:p w:rsidR="00E52DE0" w:rsidRPr="00836621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ins w:id="340" w:author="Palacherla, Susmitha C (NONUS)" w:date="2018-01-16T20:30:00Z">
              <w:r w:rsidRPr="005E52B7">
                <w:rPr>
                  <w:rFonts w:ascii="Times New Roman" w:hAnsi="Times New Roman"/>
                  <w:sz w:val="20"/>
                  <w:szCs w:val="20"/>
                </w:rPr>
                <w:t>\\f3420-ecldb</w:t>
              </w:r>
              <w:r>
                <w:rPr>
                  <w:rFonts w:ascii="Times New Roman" w:hAnsi="Times New Roman"/>
                  <w:sz w:val="20"/>
                  <w:szCs w:val="20"/>
                </w:rPr>
                <w:t>p</w:t>
              </w:r>
              <w:r w:rsidRPr="005E52B7">
                <w:rPr>
                  <w:rFonts w:ascii="Times New Roman" w:hAnsi="Times New Roman"/>
                  <w:sz w:val="20"/>
                  <w:szCs w:val="20"/>
                </w:rPr>
                <w:t>01\data\coaching\</w:t>
              </w:r>
            </w:ins>
            <w:ins w:id="341" w:author="Palacherla, Susmitha C (NONUS)" w:date="2018-01-16T20:32:00Z">
              <w:r>
                <w:rPr>
                  <w:rFonts w:asciiTheme="minorHAnsi" w:hAnsiTheme="minorHAnsi" w:cs="Segoe UI"/>
                  <w:color w:val="000000" w:themeColor="text1"/>
                </w:rPr>
                <w:t>Generic</w:t>
              </w:r>
            </w:ins>
            <w:ins w:id="342" w:author="Palacherla, Susmitha C (NONUS)" w:date="2018-01-16T20:30:00Z">
              <w:r w:rsidRPr="005E52B7">
                <w:rPr>
                  <w:rFonts w:ascii="Times New Roman" w:hAnsi="Times New Roman"/>
                  <w:sz w:val="20"/>
                  <w:szCs w:val="20"/>
                </w:rPr>
                <w:t>\Encrypt_out\</w:t>
              </w:r>
            </w:ins>
            <w:del w:id="343" w:author="Palacherla, Susmitha C (NONUS)" w:date="2018-01-16T20:30:00Z">
              <w:r w:rsidDel="009C4A15">
                <w:rPr>
                  <w:rFonts w:ascii="Arial" w:hAnsi="Arial" w:cs="Arial"/>
                  <w:sz w:val="20"/>
                  <w:szCs w:val="20"/>
                </w:rPr>
                <w:delText>Dev</w:delText>
              </w:r>
            </w:del>
          </w:p>
        </w:tc>
        <w:tc>
          <w:tcPr>
            <w:tcW w:w="2700" w:type="dxa"/>
            <w:tcPrChange w:id="344" w:author="Palacherla, Susmitha C (NONUS)" w:date="2018-01-16T20:30:00Z">
              <w:tcPr>
                <w:tcW w:w="2700" w:type="dxa"/>
              </w:tcPr>
            </w:tcPrChange>
          </w:tcPr>
          <w:p w:rsidR="00E52DE0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345" w:author="Palacherla, Susmitha C (NONUS)" w:date="2018-01-16T20:30:00Z"/>
                <w:rFonts w:ascii="Arial" w:hAnsi="Arial" w:cs="Arial"/>
                <w:sz w:val="20"/>
                <w:szCs w:val="20"/>
              </w:rPr>
            </w:pPr>
            <w:ins w:id="346" w:author="Palacherla, Susmitha C (NONUS)" w:date="2018-01-16T20:36:00Z">
              <w:r w:rsidRPr="0003542A">
                <w:rPr>
                  <w:rFonts w:ascii="Times New Roman" w:hAnsi="Times New Roman"/>
                  <w:sz w:val="20"/>
                  <w:szCs w:val="20"/>
                </w:rPr>
                <w:t>False</w:t>
              </w:r>
            </w:ins>
          </w:p>
        </w:tc>
      </w:tr>
      <w:tr w:rsidR="00E52DE0" w:rsidTr="00E52DE0">
        <w:trPr>
          <w:trHeight w:val="368"/>
          <w:trPrChange w:id="347" w:author="Palacherla, Susmitha C (NONUS)" w:date="2018-01-16T20:30:00Z">
            <w:trPr>
              <w:trHeight w:val="368"/>
            </w:trPr>
          </w:trPrChange>
        </w:trPr>
        <w:tc>
          <w:tcPr>
            <w:tcW w:w="1795" w:type="dxa"/>
            <w:tcPrChange w:id="348" w:author="Palacherla, Susmitha C (NONUS)" w:date="2018-01-16T20:30:00Z">
              <w:tcPr>
                <w:tcW w:w="1795" w:type="dxa"/>
              </w:tcPr>
            </w:tcPrChange>
          </w:tcPr>
          <w:p w:rsidR="00E52DE0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ins w:id="349" w:author="Palacherla, Susmitha C (NONUS)" w:date="2018-01-16T20:29:00Z">
              <w:r>
                <w:rPr>
                  <w:rFonts w:ascii="Times New Roman" w:hAnsi="Times New Roman"/>
                  <w:sz w:val="20"/>
                  <w:szCs w:val="20"/>
                </w:rPr>
                <w:t>EncryptInPath</w:t>
              </w:r>
            </w:ins>
            <w:proofErr w:type="spellEnd"/>
            <w:del w:id="350" w:author="Palacherla, Susmitha C (NONUS)" w:date="2018-01-16T20:29:00Z">
              <w:r w:rsidDel="00A0213C">
                <w:rPr>
                  <w:rFonts w:ascii="Arial" w:hAnsi="Arial" w:cs="Arial"/>
                  <w:sz w:val="20"/>
                  <w:szCs w:val="20"/>
                </w:rPr>
                <w:delText>varFileName</w:delText>
              </w:r>
            </w:del>
          </w:p>
        </w:tc>
        <w:tc>
          <w:tcPr>
            <w:tcW w:w="2070" w:type="dxa"/>
            <w:tcPrChange w:id="351" w:author="Palacherla, Susmitha C (NONUS)" w:date="2018-01-16T20:30:00Z">
              <w:tcPr>
                <w:tcW w:w="2070" w:type="dxa"/>
              </w:tcPr>
            </w:tcPrChange>
          </w:tcPr>
          <w:p w:rsidR="00E52DE0" w:rsidRDefault="00E52DE0" w:rsidP="00E52DE0">
            <w:r>
              <w:rPr>
                <w:rFonts w:asciiTheme="minorHAnsi" w:hAnsiTheme="minorHAnsi" w:cs="Segoe UI"/>
                <w:color w:val="000000" w:themeColor="text1"/>
              </w:rPr>
              <w:t>Generic</w:t>
            </w:r>
            <w:r w:rsidRPr="000B3D60">
              <w:rPr>
                <w:rFonts w:ascii="Arial" w:hAnsi="Arial" w:cs="Arial"/>
                <w:sz w:val="20"/>
                <w:szCs w:val="20"/>
              </w:rPr>
              <w:t>_Coaching</w:t>
            </w:r>
          </w:p>
        </w:tc>
        <w:tc>
          <w:tcPr>
            <w:tcW w:w="1080" w:type="dxa"/>
            <w:tcPrChange w:id="352" w:author="Palacherla, Susmitha C (NONUS)" w:date="2018-01-16T20:30:00Z">
              <w:tcPr>
                <w:tcW w:w="1080" w:type="dxa"/>
              </w:tcPr>
            </w:tcPrChange>
          </w:tcPr>
          <w:p w:rsidR="00E52DE0" w:rsidRDefault="00E52DE0" w:rsidP="00E52DE0">
            <w:r w:rsidRPr="00D405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2700" w:type="dxa"/>
            <w:tcPrChange w:id="353" w:author="Palacherla, Susmitha C (NONUS)" w:date="2018-01-16T20:30:00Z">
              <w:tcPr>
                <w:tcW w:w="2700" w:type="dxa"/>
              </w:tcPr>
            </w:tcPrChange>
          </w:tcPr>
          <w:p w:rsidR="00E52DE0" w:rsidRPr="00836621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ins w:id="354" w:author="Palacherla, Susmitha C (NONUS)" w:date="2018-01-16T20:30:00Z">
              <w:r w:rsidRPr="005E52B7">
                <w:rPr>
                  <w:rFonts w:ascii="Times New Roman" w:hAnsi="Times New Roman"/>
                  <w:sz w:val="20"/>
                  <w:szCs w:val="20"/>
                </w:rPr>
                <w:t>\\f3420-ecldb</w:t>
              </w:r>
              <w:r>
                <w:rPr>
                  <w:rFonts w:ascii="Times New Roman" w:hAnsi="Times New Roman"/>
                  <w:sz w:val="20"/>
                  <w:szCs w:val="20"/>
                </w:rPr>
                <w:t>p</w:t>
              </w:r>
              <w:r w:rsidRPr="005E52B7">
                <w:rPr>
                  <w:rFonts w:ascii="Times New Roman" w:hAnsi="Times New Roman"/>
                  <w:sz w:val="20"/>
                  <w:szCs w:val="20"/>
                </w:rPr>
                <w:t>01\data\coaching\</w:t>
              </w:r>
            </w:ins>
            <w:ins w:id="355" w:author="Palacherla, Susmitha C (NONUS)" w:date="2018-01-16T20:33:00Z">
              <w:r>
                <w:rPr>
                  <w:rFonts w:asciiTheme="minorHAnsi" w:hAnsiTheme="minorHAnsi" w:cs="Segoe UI"/>
                  <w:color w:val="000000" w:themeColor="text1"/>
                </w:rPr>
                <w:t>Generic</w:t>
              </w:r>
              <w:r>
                <w:rPr>
                  <w:rFonts w:ascii="Times New Roman" w:hAnsi="Times New Roman"/>
                  <w:sz w:val="20"/>
                  <w:szCs w:val="20"/>
                </w:rPr>
                <w:t>\</w:t>
              </w:r>
            </w:ins>
            <w:ins w:id="356" w:author="Palacherla, Susmitha C (NONUS)" w:date="2018-01-16T20:30:00Z">
              <w:r w:rsidRPr="005E52B7">
                <w:rPr>
                  <w:rFonts w:ascii="Times New Roman" w:hAnsi="Times New Roman"/>
                  <w:sz w:val="20"/>
                  <w:szCs w:val="20"/>
                </w:rPr>
                <w:t>Encrypt_in\</w:t>
              </w:r>
            </w:ins>
          </w:p>
        </w:tc>
        <w:tc>
          <w:tcPr>
            <w:tcW w:w="2700" w:type="dxa"/>
            <w:tcPrChange w:id="357" w:author="Palacherla, Susmitha C (NONUS)" w:date="2018-01-16T20:30:00Z">
              <w:tcPr>
                <w:tcW w:w="2700" w:type="dxa"/>
              </w:tcPr>
            </w:tcPrChange>
          </w:tcPr>
          <w:p w:rsidR="00E52DE0" w:rsidRPr="00836621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358" w:author="Palacherla, Susmitha C (NONUS)" w:date="2018-01-16T20:30:00Z"/>
                <w:rFonts w:ascii="Arial" w:hAnsi="Arial" w:cs="Arial"/>
                <w:sz w:val="20"/>
                <w:szCs w:val="20"/>
              </w:rPr>
            </w:pPr>
            <w:ins w:id="359" w:author="Palacherla, Susmitha C (NONUS)" w:date="2018-01-16T20:36:00Z">
              <w:r w:rsidRPr="0003542A">
                <w:rPr>
                  <w:rFonts w:ascii="Times New Roman" w:hAnsi="Times New Roman"/>
                  <w:sz w:val="20"/>
                  <w:szCs w:val="20"/>
                </w:rPr>
                <w:t>False</w:t>
              </w:r>
            </w:ins>
          </w:p>
        </w:tc>
      </w:tr>
      <w:tr w:rsidR="00E52DE0" w:rsidTr="00E52DE0">
        <w:trPr>
          <w:trHeight w:val="368"/>
          <w:trPrChange w:id="360" w:author="Palacherla, Susmitha C (NONUS)" w:date="2018-01-16T20:30:00Z">
            <w:trPr>
              <w:trHeight w:val="368"/>
            </w:trPr>
          </w:trPrChange>
        </w:trPr>
        <w:tc>
          <w:tcPr>
            <w:tcW w:w="1795" w:type="dxa"/>
            <w:tcPrChange w:id="361" w:author="Palacherla, Susmitha C (NONUS)" w:date="2018-01-16T20:30:00Z">
              <w:tcPr>
                <w:tcW w:w="1795" w:type="dxa"/>
              </w:tcPr>
            </w:tcPrChange>
          </w:tcPr>
          <w:p w:rsidR="00E52DE0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ins w:id="362" w:author="Palacherla, Susmitha C (NONUS)" w:date="2018-01-16T20:29:00Z">
              <w:r w:rsidRPr="00CA5EB0">
                <w:rPr>
                  <w:rFonts w:ascii="Times New Roman" w:hAnsi="Times New Roman"/>
                  <w:sz w:val="20"/>
                  <w:szCs w:val="20"/>
                </w:rPr>
                <w:t>FailMessage</w:t>
              </w:r>
            </w:ins>
            <w:proofErr w:type="spellEnd"/>
            <w:del w:id="363" w:author="Palacherla, Susmitha C (NONUS)" w:date="2018-01-16T20:29:00Z">
              <w:r w:rsidDel="00A0213C">
                <w:rPr>
                  <w:rFonts w:ascii="Arial" w:hAnsi="Arial" w:cs="Arial"/>
                  <w:sz w:val="20"/>
                  <w:szCs w:val="20"/>
                </w:rPr>
                <w:delText>FailMessage</w:delText>
              </w:r>
            </w:del>
          </w:p>
        </w:tc>
        <w:tc>
          <w:tcPr>
            <w:tcW w:w="2070" w:type="dxa"/>
            <w:tcPrChange w:id="364" w:author="Palacherla, Susmitha C (NONUS)" w:date="2018-01-16T20:30:00Z">
              <w:tcPr>
                <w:tcW w:w="2070" w:type="dxa"/>
              </w:tcPr>
            </w:tcPrChange>
          </w:tcPr>
          <w:p w:rsidR="00E52DE0" w:rsidRDefault="00E52DE0" w:rsidP="00E52DE0">
            <w:r>
              <w:rPr>
                <w:rFonts w:asciiTheme="minorHAnsi" w:hAnsiTheme="minorHAnsi" w:cs="Segoe UI"/>
                <w:color w:val="000000" w:themeColor="text1"/>
              </w:rPr>
              <w:t>Generic</w:t>
            </w:r>
            <w:r w:rsidRPr="000B3D60">
              <w:rPr>
                <w:rFonts w:ascii="Arial" w:hAnsi="Arial" w:cs="Arial"/>
                <w:sz w:val="20"/>
                <w:szCs w:val="20"/>
              </w:rPr>
              <w:t>_Coaching</w:t>
            </w:r>
          </w:p>
        </w:tc>
        <w:tc>
          <w:tcPr>
            <w:tcW w:w="1080" w:type="dxa"/>
            <w:tcPrChange w:id="365" w:author="Palacherla, Susmitha C (NONUS)" w:date="2018-01-16T20:30:00Z">
              <w:tcPr>
                <w:tcW w:w="1080" w:type="dxa"/>
              </w:tcPr>
            </w:tcPrChange>
          </w:tcPr>
          <w:p w:rsidR="00E52DE0" w:rsidRDefault="00E52DE0" w:rsidP="00E52DE0">
            <w:r>
              <w:t>String</w:t>
            </w:r>
          </w:p>
        </w:tc>
        <w:tc>
          <w:tcPr>
            <w:tcW w:w="2700" w:type="dxa"/>
            <w:tcPrChange w:id="366" w:author="Palacherla, Susmitha C (NONUS)" w:date="2018-01-16T20:30:00Z">
              <w:tcPr>
                <w:tcW w:w="2700" w:type="dxa"/>
              </w:tcPr>
            </w:tcPrChange>
          </w:tcPr>
          <w:p w:rsidR="00E52DE0" w:rsidRPr="00836621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D03711">
              <w:rPr>
                <w:rFonts w:asciiTheme="minorHAnsi" w:hAnsiTheme="minorHAnsi" w:cs="Segoe UI"/>
                <w:color w:val="000000" w:themeColor="text1"/>
              </w:rPr>
              <w:t xml:space="preserve"> </w:t>
            </w:r>
            <w:ins w:id="367" w:author="Palacherla, Susmitha C (NONUS)" w:date="2018-01-16T20:33:00Z">
              <w:r w:rsidRPr="00E52DE0">
                <w:rPr>
                  <w:rFonts w:asciiTheme="minorHAnsi" w:hAnsiTheme="minorHAnsi" w:cs="Segoe UI"/>
                  <w:color w:val="000000" w:themeColor="text1"/>
                </w:rPr>
                <w:t xml:space="preserve">"Generic Coaching Load of file \"" + </w:t>
              </w:r>
              <w:proofErr w:type="gramStart"/>
              <w:r w:rsidRPr="00E52DE0">
                <w:rPr>
                  <w:rFonts w:asciiTheme="minorHAnsi" w:hAnsiTheme="minorHAnsi" w:cs="Segoe UI"/>
                  <w:color w:val="000000" w:themeColor="text1"/>
                </w:rPr>
                <w:t>@[</w:t>
              </w:r>
              <w:proofErr w:type="gramEnd"/>
              <w:r w:rsidRPr="00E52DE0">
                <w:rPr>
                  <w:rFonts w:asciiTheme="minorHAnsi" w:hAnsiTheme="minorHAnsi" w:cs="Segoe UI"/>
                  <w:color w:val="000000" w:themeColor="text1"/>
                </w:rPr>
                <w:t>User::</w:t>
              </w:r>
              <w:proofErr w:type="spellStart"/>
              <w:r w:rsidRPr="00E52DE0">
                <w:rPr>
                  <w:rFonts w:asciiTheme="minorHAnsi" w:hAnsiTheme="minorHAnsi" w:cs="Segoe UI"/>
                  <w:color w:val="000000" w:themeColor="text1"/>
                </w:rPr>
                <w:t>VarFileName</w:t>
              </w:r>
              <w:proofErr w:type="spellEnd"/>
              <w:r w:rsidRPr="00E52DE0">
                <w:rPr>
                  <w:rFonts w:asciiTheme="minorHAnsi" w:hAnsiTheme="minorHAnsi" w:cs="Segoe UI"/>
                  <w:color w:val="000000" w:themeColor="text1"/>
                </w:rPr>
                <w:t>] + "\"  failed in " +  @[User::</w:t>
              </w:r>
              <w:proofErr w:type="spellStart"/>
              <w:r w:rsidRPr="00E52DE0">
                <w:rPr>
                  <w:rFonts w:asciiTheme="minorHAnsi" w:hAnsiTheme="minorHAnsi" w:cs="Segoe UI"/>
                  <w:color w:val="000000" w:themeColor="text1"/>
                </w:rPr>
                <w:t>VarDBName</w:t>
              </w:r>
              <w:proofErr w:type="spellEnd"/>
              <w:r w:rsidRPr="00E52DE0">
                <w:rPr>
                  <w:rFonts w:asciiTheme="minorHAnsi" w:hAnsiTheme="minorHAnsi" w:cs="Segoe UI"/>
                  <w:color w:val="000000" w:themeColor="text1"/>
                </w:rPr>
                <w:t>]+"."</w:t>
              </w:r>
            </w:ins>
            <w:del w:id="368" w:author="Palacherla, Susmitha C (NONUS)" w:date="2018-01-16T20:33:00Z">
              <w:r w:rsidDel="00E52DE0">
                <w:rPr>
                  <w:rFonts w:asciiTheme="minorHAnsi" w:hAnsiTheme="minorHAnsi" w:cs="Segoe UI"/>
                  <w:color w:val="000000" w:themeColor="text1"/>
                </w:rPr>
                <w:delText xml:space="preserve">Generic </w:delText>
              </w:r>
              <w:r w:rsidRPr="00EA06B7" w:rsidDel="00E52DE0">
                <w:rPr>
                  <w:rFonts w:ascii="Arial" w:hAnsi="Arial" w:cs="Arial"/>
                  <w:sz w:val="20"/>
                  <w:szCs w:val="20"/>
                </w:rPr>
                <w:delText>Coaching Load failed in Dev</w:delText>
              </w:r>
            </w:del>
          </w:p>
        </w:tc>
        <w:tc>
          <w:tcPr>
            <w:tcW w:w="2700" w:type="dxa"/>
            <w:tcPrChange w:id="369" w:author="Palacherla, Susmitha C (NONUS)" w:date="2018-01-16T20:30:00Z">
              <w:tcPr>
                <w:tcW w:w="2700" w:type="dxa"/>
              </w:tcPr>
            </w:tcPrChange>
          </w:tcPr>
          <w:p w:rsidR="00E52DE0" w:rsidRPr="00D03711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370" w:author="Palacherla, Susmitha C (NONUS)" w:date="2018-01-16T20:30:00Z"/>
                <w:rFonts w:asciiTheme="minorHAnsi" w:hAnsiTheme="minorHAnsi" w:cs="Segoe UI"/>
                <w:color w:val="000000" w:themeColor="text1"/>
              </w:rPr>
            </w:pPr>
            <w:ins w:id="371" w:author="Palacherla, Susmitha C (NONUS)" w:date="2018-01-16T20:36:00Z">
              <w:r>
                <w:rPr>
                  <w:rFonts w:asciiTheme="minorHAnsi" w:hAnsiTheme="minorHAnsi" w:cs="Segoe UI"/>
                  <w:color w:val="000000" w:themeColor="text1"/>
                </w:rPr>
                <w:t>True</w:t>
              </w:r>
            </w:ins>
          </w:p>
        </w:tc>
      </w:tr>
      <w:tr w:rsidR="00E52DE0" w:rsidTr="00E52DE0">
        <w:trPr>
          <w:trHeight w:val="368"/>
          <w:trPrChange w:id="372" w:author="Palacherla, Susmitha C (NONUS)" w:date="2018-01-16T20:30:00Z">
            <w:trPr>
              <w:trHeight w:val="368"/>
            </w:trPr>
          </w:trPrChange>
        </w:trPr>
        <w:tc>
          <w:tcPr>
            <w:tcW w:w="1795" w:type="dxa"/>
            <w:tcPrChange w:id="373" w:author="Palacherla, Susmitha C (NONUS)" w:date="2018-01-16T20:30:00Z">
              <w:tcPr>
                <w:tcW w:w="1795" w:type="dxa"/>
              </w:tcPr>
            </w:tcPrChange>
          </w:tcPr>
          <w:p w:rsidR="00E52DE0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StagedCount</w:t>
            </w:r>
            <w:proofErr w:type="spellEnd"/>
          </w:p>
        </w:tc>
        <w:tc>
          <w:tcPr>
            <w:tcW w:w="2070" w:type="dxa"/>
            <w:tcPrChange w:id="374" w:author="Palacherla, Susmitha C (NONUS)" w:date="2018-01-16T20:30:00Z">
              <w:tcPr>
                <w:tcW w:w="2070" w:type="dxa"/>
              </w:tcPr>
            </w:tcPrChange>
          </w:tcPr>
          <w:p w:rsidR="00E52DE0" w:rsidRDefault="00E52DE0" w:rsidP="00E52DE0">
            <w:r>
              <w:rPr>
                <w:rFonts w:asciiTheme="minorHAnsi" w:hAnsiTheme="minorHAnsi" w:cs="Segoe UI"/>
                <w:color w:val="000000" w:themeColor="text1"/>
              </w:rPr>
              <w:t>Generic</w:t>
            </w:r>
            <w:r w:rsidRPr="000B3D60">
              <w:rPr>
                <w:rFonts w:ascii="Arial" w:hAnsi="Arial" w:cs="Arial"/>
                <w:sz w:val="20"/>
                <w:szCs w:val="20"/>
              </w:rPr>
              <w:t>_Coaching</w:t>
            </w:r>
          </w:p>
        </w:tc>
        <w:tc>
          <w:tcPr>
            <w:tcW w:w="1080" w:type="dxa"/>
            <w:tcPrChange w:id="375" w:author="Palacherla, Susmitha C (NONUS)" w:date="2018-01-16T20:30:00Z">
              <w:tcPr>
                <w:tcW w:w="1080" w:type="dxa"/>
              </w:tcPr>
            </w:tcPrChange>
          </w:tcPr>
          <w:p w:rsidR="00E52DE0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2700" w:type="dxa"/>
            <w:tcPrChange w:id="376" w:author="Palacherla, Susmitha C (NONUS)" w:date="2018-01-16T20:30:00Z">
              <w:tcPr>
                <w:tcW w:w="2700" w:type="dxa"/>
              </w:tcPr>
            </w:tcPrChange>
          </w:tcPr>
          <w:p w:rsidR="00E52DE0" w:rsidRPr="00836621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  <w:tc>
          <w:tcPr>
            <w:tcW w:w="2700" w:type="dxa"/>
            <w:tcPrChange w:id="377" w:author="Palacherla, Susmitha C (NONUS)" w:date="2018-01-16T20:30:00Z">
              <w:tcPr>
                <w:tcW w:w="2700" w:type="dxa"/>
              </w:tcPr>
            </w:tcPrChange>
          </w:tcPr>
          <w:p w:rsidR="00E52DE0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378" w:author="Palacherla, Susmitha C (NONUS)" w:date="2018-01-16T20:30:00Z"/>
                <w:rFonts w:ascii="Arial" w:hAnsi="Arial" w:cs="Arial"/>
                <w:sz w:val="20"/>
                <w:szCs w:val="20"/>
              </w:rPr>
            </w:pPr>
            <w:ins w:id="379" w:author="Palacherla, Susmitha C (NONUS)" w:date="2018-01-16T20:36:00Z">
              <w:r w:rsidRPr="00266125">
                <w:rPr>
                  <w:rFonts w:ascii="Times New Roman" w:hAnsi="Times New Roman"/>
                  <w:sz w:val="20"/>
                  <w:szCs w:val="20"/>
                </w:rPr>
                <w:t>False</w:t>
              </w:r>
            </w:ins>
          </w:p>
        </w:tc>
      </w:tr>
      <w:tr w:rsidR="00E52DE0" w:rsidTr="00E52DE0">
        <w:trPr>
          <w:trHeight w:val="368"/>
          <w:trPrChange w:id="380" w:author="Palacherla, Susmitha C (NONUS)" w:date="2018-01-16T20:30:00Z">
            <w:trPr>
              <w:trHeight w:val="368"/>
            </w:trPr>
          </w:trPrChange>
        </w:trPr>
        <w:tc>
          <w:tcPr>
            <w:tcW w:w="1795" w:type="dxa"/>
            <w:tcPrChange w:id="381" w:author="Palacherla, Susmitha C (NONUS)" w:date="2018-01-16T20:30:00Z">
              <w:tcPr>
                <w:tcW w:w="1795" w:type="dxa"/>
              </w:tcPr>
            </w:tcPrChange>
          </w:tcPr>
          <w:p w:rsidR="00E52DE0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RejectedCount</w:t>
            </w:r>
            <w:proofErr w:type="spellEnd"/>
          </w:p>
        </w:tc>
        <w:tc>
          <w:tcPr>
            <w:tcW w:w="2070" w:type="dxa"/>
            <w:tcPrChange w:id="382" w:author="Palacherla, Susmitha C (NONUS)" w:date="2018-01-16T20:30:00Z">
              <w:tcPr>
                <w:tcW w:w="2070" w:type="dxa"/>
              </w:tcPr>
            </w:tcPrChange>
          </w:tcPr>
          <w:p w:rsidR="00E52DE0" w:rsidRDefault="00E52DE0" w:rsidP="00E52DE0">
            <w:r>
              <w:rPr>
                <w:rFonts w:asciiTheme="minorHAnsi" w:hAnsiTheme="minorHAnsi" w:cs="Segoe UI"/>
                <w:color w:val="000000" w:themeColor="text1"/>
              </w:rPr>
              <w:t>Generic</w:t>
            </w:r>
            <w:r w:rsidRPr="000B3D60">
              <w:rPr>
                <w:rFonts w:ascii="Arial" w:hAnsi="Arial" w:cs="Arial"/>
                <w:sz w:val="20"/>
                <w:szCs w:val="20"/>
              </w:rPr>
              <w:t>_Coaching</w:t>
            </w:r>
          </w:p>
        </w:tc>
        <w:tc>
          <w:tcPr>
            <w:tcW w:w="1080" w:type="dxa"/>
            <w:tcPrChange w:id="383" w:author="Palacherla, Susmitha C (NONUS)" w:date="2018-01-16T20:30:00Z">
              <w:tcPr>
                <w:tcW w:w="1080" w:type="dxa"/>
              </w:tcPr>
            </w:tcPrChange>
          </w:tcPr>
          <w:p w:rsidR="00E52DE0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2700" w:type="dxa"/>
            <w:tcPrChange w:id="384" w:author="Palacherla, Susmitha C (NONUS)" w:date="2018-01-16T20:30:00Z">
              <w:tcPr>
                <w:tcW w:w="2700" w:type="dxa"/>
              </w:tcPr>
            </w:tcPrChange>
          </w:tcPr>
          <w:p w:rsidR="00E52DE0" w:rsidRPr="00836621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  <w:tc>
          <w:tcPr>
            <w:tcW w:w="2700" w:type="dxa"/>
            <w:tcPrChange w:id="385" w:author="Palacherla, Susmitha C (NONUS)" w:date="2018-01-16T20:30:00Z">
              <w:tcPr>
                <w:tcW w:w="2700" w:type="dxa"/>
              </w:tcPr>
            </w:tcPrChange>
          </w:tcPr>
          <w:p w:rsidR="00E52DE0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386" w:author="Palacherla, Susmitha C (NONUS)" w:date="2018-01-16T20:30:00Z"/>
                <w:rFonts w:ascii="Arial" w:hAnsi="Arial" w:cs="Arial"/>
                <w:sz w:val="20"/>
                <w:szCs w:val="20"/>
              </w:rPr>
            </w:pPr>
            <w:ins w:id="387" w:author="Palacherla, Susmitha C (NONUS)" w:date="2018-01-16T20:36:00Z">
              <w:r w:rsidRPr="00266125">
                <w:rPr>
                  <w:rFonts w:ascii="Times New Roman" w:hAnsi="Times New Roman"/>
                  <w:sz w:val="20"/>
                  <w:szCs w:val="20"/>
                </w:rPr>
                <w:t>False</w:t>
              </w:r>
            </w:ins>
          </w:p>
        </w:tc>
      </w:tr>
      <w:tr w:rsidR="00E52DE0" w:rsidTr="00E52DE0">
        <w:trPr>
          <w:trHeight w:val="368"/>
          <w:trPrChange w:id="388" w:author="Palacherla, Susmitha C (NONUS)" w:date="2018-01-16T20:30:00Z">
            <w:trPr>
              <w:trHeight w:val="368"/>
            </w:trPr>
          </w:trPrChange>
        </w:trPr>
        <w:tc>
          <w:tcPr>
            <w:tcW w:w="1795" w:type="dxa"/>
            <w:tcPrChange w:id="389" w:author="Palacherla, Susmitha C (NONUS)" w:date="2018-01-16T20:30:00Z">
              <w:tcPr>
                <w:tcW w:w="1795" w:type="dxa"/>
              </w:tcPr>
            </w:tcPrChange>
          </w:tcPr>
          <w:p w:rsidR="00E52DE0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lastRenderedPageBreak/>
              <w:t>LoadedCount</w:t>
            </w:r>
            <w:proofErr w:type="spellEnd"/>
          </w:p>
        </w:tc>
        <w:tc>
          <w:tcPr>
            <w:tcW w:w="2070" w:type="dxa"/>
            <w:tcPrChange w:id="390" w:author="Palacherla, Susmitha C (NONUS)" w:date="2018-01-16T20:30:00Z">
              <w:tcPr>
                <w:tcW w:w="2070" w:type="dxa"/>
              </w:tcPr>
            </w:tcPrChange>
          </w:tcPr>
          <w:p w:rsidR="00E52DE0" w:rsidRDefault="00E52DE0" w:rsidP="00E52DE0">
            <w:r>
              <w:rPr>
                <w:rFonts w:asciiTheme="minorHAnsi" w:hAnsiTheme="minorHAnsi" w:cs="Segoe UI"/>
                <w:color w:val="000000" w:themeColor="text1"/>
              </w:rPr>
              <w:t>Generic</w:t>
            </w:r>
            <w:r w:rsidRPr="000B3D60">
              <w:rPr>
                <w:rFonts w:ascii="Arial" w:hAnsi="Arial" w:cs="Arial"/>
                <w:sz w:val="20"/>
                <w:szCs w:val="20"/>
              </w:rPr>
              <w:t>_Coaching</w:t>
            </w:r>
          </w:p>
        </w:tc>
        <w:tc>
          <w:tcPr>
            <w:tcW w:w="1080" w:type="dxa"/>
            <w:tcPrChange w:id="391" w:author="Palacherla, Susmitha C (NONUS)" w:date="2018-01-16T20:30:00Z">
              <w:tcPr>
                <w:tcW w:w="1080" w:type="dxa"/>
              </w:tcPr>
            </w:tcPrChange>
          </w:tcPr>
          <w:p w:rsidR="00E52DE0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2700" w:type="dxa"/>
            <w:tcPrChange w:id="392" w:author="Palacherla, Susmitha C (NONUS)" w:date="2018-01-16T20:30:00Z">
              <w:tcPr>
                <w:tcW w:w="2700" w:type="dxa"/>
              </w:tcPr>
            </w:tcPrChange>
          </w:tcPr>
          <w:p w:rsidR="00E52DE0" w:rsidRPr="00836621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  <w:tc>
          <w:tcPr>
            <w:tcW w:w="2700" w:type="dxa"/>
            <w:tcPrChange w:id="393" w:author="Palacherla, Susmitha C (NONUS)" w:date="2018-01-16T20:30:00Z">
              <w:tcPr>
                <w:tcW w:w="2700" w:type="dxa"/>
              </w:tcPr>
            </w:tcPrChange>
          </w:tcPr>
          <w:p w:rsidR="00E52DE0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394" w:author="Palacherla, Susmitha C (NONUS)" w:date="2018-01-16T20:30:00Z"/>
                <w:rFonts w:ascii="Arial" w:hAnsi="Arial" w:cs="Arial"/>
                <w:sz w:val="20"/>
                <w:szCs w:val="20"/>
              </w:rPr>
            </w:pPr>
            <w:ins w:id="395" w:author="Palacherla, Susmitha C (NONUS)" w:date="2018-01-16T20:36:00Z">
              <w:r w:rsidRPr="00266125">
                <w:rPr>
                  <w:rFonts w:ascii="Times New Roman" w:hAnsi="Times New Roman"/>
                  <w:sz w:val="20"/>
                  <w:szCs w:val="20"/>
                </w:rPr>
                <w:t>False</w:t>
              </w:r>
            </w:ins>
          </w:p>
        </w:tc>
      </w:tr>
      <w:tr w:rsidR="00E52DE0" w:rsidTr="00E52DE0">
        <w:trPr>
          <w:trHeight w:val="368"/>
          <w:trPrChange w:id="396" w:author="Palacherla, Susmitha C (NONUS)" w:date="2018-01-16T20:30:00Z">
            <w:trPr>
              <w:trHeight w:val="368"/>
            </w:trPr>
          </w:trPrChange>
        </w:trPr>
        <w:tc>
          <w:tcPr>
            <w:tcW w:w="1795" w:type="dxa"/>
            <w:tcPrChange w:id="397" w:author="Palacherla, Susmitha C (NONUS)" w:date="2018-01-16T20:30:00Z">
              <w:tcPr>
                <w:tcW w:w="1795" w:type="dxa"/>
              </w:tcPr>
            </w:tcPrChange>
          </w:tcPr>
          <w:p w:rsidR="00E52DE0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ins w:id="398" w:author="Palacherla, Susmitha C (NONUS)" w:date="2018-01-16T20:34:00Z">
              <w:r w:rsidRPr="00CA5EB0">
                <w:rPr>
                  <w:rFonts w:ascii="Times New Roman" w:hAnsi="Times New Roman"/>
                  <w:sz w:val="20"/>
                  <w:szCs w:val="20"/>
                </w:rPr>
                <w:t>varDBName</w:t>
              </w:r>
            </w:ins>
            <w:proofErr w:type="spellEnd"/>
          </w:p>
        </w:tc>
        <w:tc>
          <w:tcPr>
            <w:tcW w:w="2070" w:type="dxa"/>
            <w:tcPrChange w:id="399" w:author="Palacherla, Susmitha C (NONUS)" w:date="2018-01-16T20:30:00Z">
              <w:tcPr>
                <w:tcW w:w="2070" w:type="dxa"/>
              </w:tcPr>
            </w:tcPrChange>
          </w:tcPr>
          <w:p w:rsidR="00E52DE0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ins w:id="400" w:author="Palacherla, Susmitha C (NONUS)" w:date="2018-01-16T20:35:00Z">
              <w:r w:rsidRPr="00D827BF">
                <w:rPr>
                  <w:rFonts w:asciiTheme="minorHAnsi" w:hAnsiTheme="minorHAnsi" w:cs="Segoe UI"/>
                  <w:color w:val="000000" w:themeColor="text1"/>
                </w:rPr>
                <w:t>Generic</w:t>
              </w:r>
              <w:r w:rsidRPr="00D827BF">
                <w:rPr>
                  <w:rFonts w:ascii="Arial" w:hAnsi="Arial" w:cs="Arial"/>
                  <w:sz w:val="20"/>
                  <w:szCs w:val="20"/>
                </w:rPr>
                <w:t>_Coaching</w:t>
              </w:r>
            </w:ins>
          </w:p>
        </w:tc>
        <w:tc>
          <w:tcPr>
            <w:tcW w:w="1080" w:type="dxa"/>
            <w:tcPrChange w:id="401" w:author="Palacherla, Susmitha C (NONUS)" w:date="2018-01-16T20:30:00Z">
              <w:tcPr>
                <w:tcW w:w="1080" w:type="dxa"/>
              </w:tcPr>
            </w:tcPrChange>
          </w:tcPr>
          <w:p w:rsidR="00E52DE0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ins w:id="402" w:author="Palacherla, Susmitha C (NONUS)" w:date="2018-01-16T20:34:00Z">
              <w:r w:rsidRPr="00CA5EB0">
                <w:rPr>
                  <w:rFonts w:ascii="Times New Roman" w:hAnsi="Times New Roman"/>
                  <w:sz w:val="20"/>
                  <w:szCs w:val="20"/>
                </w:rPr>
                <w:t>String</w:t>
              </w:r>
            </w:ins>
          </w:p>
        </w:tc>
        <w:tc>
          <w:tcPr>
            <w:tcW w:w="2700" w:type="dxa"/>
            <w:tcPrChange w:id="403" w:author="Palacherla, Susmitha C (NONUS)" w:date="2018-01-16T20:30:00Z">
              <w:tcPr>
                <w:tcW w:w="2700" w:type="dxa"/>
              </w:tcPr>
            </w:tcPrChange>
          </w:tcPr>
          <w:p w:rsidR="00E52DE0" w:rsidRPr="00836621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ins w:id="404" w:author="Palacherla, Susmitha C (NONUS)" w:date="2018-01-16T20:34:00Z">
              <w:r>
                <w:rPr>
                  <w:rFonts w:ascii="Times New Roman" w:hAnsi="Times New Roman"/>
                  <w:sz w:val="20"/>
                  <w:szCs w:val="20"/>
                </w:rPr>
                <w:t>Prod</w:t>
              </w:r>
            </w:ins>
          </w:p>
        </w:tc>
        <w:tc>
          <w:tcPr>
            <w:tcW w:w="2700" w:type="dxa"/>
            <w:tcPrChange w:id="405" w:author="Palacherla, Susmitha C (NONUS)" w:date="2018-01-16T20:30:00Z">
              <w:tcPr>
                <w:tcW w:w="2700" w:type="dxa"/>
              </w:tcPr>
            </w:tcPrChange>
          </w:tcPr>
          <w:p w:rsidR="00E52DE0" w:rsidRPr="00836621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ins w:id="406" w:author="Palacherla, Susmitha C (NONUS)" w:date="2018-01-16T20:34:00Z">
              <w:r w:rsidRPr="00CA5EB0">
                <w:rPr>
                  <w:rFonts w:ascii="Times New Roman" w:hAnsi="Times New Roman"/>
                  <w:sz w:val="20"/>
                  <w:szCs w:val="20"/>
                </w:rPr>
                <w:t>False</w:t>
              </w:r>
            </w:ins>
          </w:p>
        </w:tc>
      </w:tr>
      <w:tr w:rsidR="00E52DE0" w:rsidTr="00E52DE0">
        <w:trPr>
          <w:trHeight w:val="368"/>
          <w:ins w:id="407" w:author="Palacherla, Susmitha C (NONUS)" w:date="2018-01-16T20:34:00Z"/>
        </w:trPr>
        <w:tc>
          <w:tcPr>
            <w:tcW w:w="1795" w:type="dxa"/>
          </w:tcPr>
          <w:p w:rsidR="00E52DE0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408" w:author="Palacherla, Susmitha C (NONUS)" w:date="2018-01-16T20:34:00Z"/>
                <w:rFonts w:ascii="Arial" w:hAnsi="Arial" w:cs="Arial"/>
                <w:sz w:val="20"/>
                <w:szCs w:val="20"/>
              </w:rPr>
            </w:pPr>
            <w:proofErr w:type="spellStart"/>
            <w:ins w:id="409" w:author="Palacherla, Susmitha C (NONUS)" w:date="2018-01-16T20:34:00Z">
              <w:r w:rsidRPr="00CA5EB0">
                <w:rPr>
                  <w:rFonts w:ascii="Times New Roman" w:hAnsi="Times New Roman"/>
                  <w:sz w:val="20"/>
                  <w:szCs w:val="20"/>
                </w:rPr>
                <w:t>varFileName</w:t>
              </w:r>
              <w:proofErr w:type="spellEnd"/>
            </w:ins>
          </w:p>
        </w:tc>
        <w:tc>
          <w:tcPr>
            <w:tcW w:w="2070" w:type="dxa"/>
          </w:tcPr>
          <w:p w:rsidR="00E52DE0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410" w:author="Palacherla, Susmitha C (NONUS)" w:date="2018-01-16T20:34:00Z"/>
                <w:rFonts w:ascii="Arial" w:hAnsi="Arial" w:cs="Arial"/>
                <w:sz w:val="20"/>
                <w:szCs w:val="20"/>
              </w:rPr>
            </w:pPr>
            <w:ins w:id="411" w:author="Palacherla, Susmitha C (NONUS)" w:date="2018-01-16T20:35:00Z">
              <w:r w:rsidRPr="00D827BF">
                <w:rPr>
                  <w:rFonts w:asciiTheme="minorHAnsi" w:hAnsiTheme="minorHAnsi" w:cs="Segoe UI"/>
                  <w:color w:val="000000" w:themeColor="text1"/>
                </w:rPr>
                <w:t>Generic</w:t>
              </w:r>
              <w:r w:rsidRPr="00D827BF">
                <w:rPr>
                  <w:rFonts w:ascii="Arial" w:hAnsi="Arial" w:cs="Arial"/>
                  <w:sz w:val="20"/>
                  <w:szCs w:val="20"/>
                </w:rPr>
                <w:t>_Coaching</w:t>
              </w:r>
            </w:ins>
          </w:p>
        </w:tc>
        <w:tc>
          <w:tcPr>
            <w:tcW w:w="1080" w:type="dxa"/>
          </w:tcPr>
          <w:p w:rsidR="00E52DE0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412" w:author="Palacherla, Susmitha C (NONUS)" w:date="2018-01-16T20:34:00Z"/>
                <w:rFonts w:ascii="Arial" w:hAnsi="Arial" w:cs="Arial"/>
                <w:sz w:val="20"/>
                <w:szCs w:val="20"/>
              </w:rPr>
            </w:pPr>
            <w:ins w:id="413" w:author="Palacherla, Susmitha C (NONUS)" w:date="2018-01-16T20:34:00Z">
              <w:r w:rsidRPr="00CA5EB0">
                <w:rPr>
                  <w:rFonts w:ascii="Times New Roman" w:hAnsi="Times New Roman"/>
                  <w:sz w:val="20"/>
                  <w:szCs w:val="20"/>
                </w:rPr>
                <w:t>String</w:t>
              </w:r>
            </w:ins>
          </w:p>
        </w:tc>
        <w:tc>
          <w:tcPr>
            <w:tcW w:w="2700" w:type="dxa"/>
          </w:tcPr>
          <w:p w:rsidR="00E52DE0" w:rsidRPr="00836621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414" w:author="Palacherla, Susmitha C (NONUS)" w:date="2018-01-16T20:34:00Z"/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700" w:type="dxa"/>
          </w:tcPr>
          <w:p w:rsidR="00E52DE0" w:rsidRPr="00836621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415" w:author="Palacherla, Susmitha C (NONUS)" w:date="2018-01-16T20:34:00Z"/>
                <w:rFonts w:ascii="Arial" w:hAnsi="Arial" w:cs="Arial"/>
                <w:sz w:val="20"/>
                <w:szCs w:val="20"/>
              </w:rPr>
            </w:pPr>
            <w:ins w:id="416" w:author="Palacherla, Susmitha C (NONUS)" w:date="2018-01-16T20:34:00Z">
              <w:r w:rsidRPr="00CA5EB0">
                <w:rPr>
                  <w:rFonts w:ascii="Times New Roman" w:hAnsi="Times New Roman"/>
                  <w:sz w:val="20"/>
                  <w:szCs w:val="20"/>
                </w:rPr>
                <w:t>False</w:t>
              </w:r>
            </w:ins>
          </w:p>
        </w:tc>
      </w:tr>
      <w:tr w:rsidR="00E52DE0" w:rsidTr="00E52DE0">
        <w:trPr>
          <w:trHeight w:val="368"/>
          <w:ins w:id="417" w:author="Palacherla, Susmitha C (NONUS)" w:date="2018-01-16T20:34:00Z"/>
        </w:trPr>
        <w:tc>
          <w:tcPr>
            <w:tcW w:w="1795" w:type="dxa"/>
          </w:tcPr>
          <w:p w:rsidR="00E52DE0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418" w:author="Palacherla, Susmitha C (NONUS)" w:date="2018-01-16T20:34:00Z"/>
                <w:rFonts w:ascii="Arial" w:hAnsi="Arial" w:cs="Arial"/>
                <w:sz w:val="20"/>
                <w:szCs w:val="20"/>
              </w:rPr>
            </w:pPr>
            <w:proofErr w:type="spellStart"/>
            <w:ins w:id="419" w:author="Palacherla, Susmitha C (NONUS)" w:date="2018-01-16T20:34:00Z">
              <w:r w:rsidRPr="00CA5EB0">
                <w:rPr>
                  <w:rFonts w:ascii="Times New Roman" w:hAnsi="Times New Roman"/>
                  <w:sz w:val="20"/>
                  <w:szCs w:val="20"/>
                </w:rPr>
                <w:t>var</w:t>
              </w:r>
              <w:r>
                <w:rPr>
                  <w:rFonts w:ascii="Times New Roman" w:hAnsi="Times New Roman"/>
                  <w:sz w:val="20"/>
                  <w:szCs w:val="20"/>
                </w:rPr>
                <w:t>Encrypted</w:t>
              </w:r>
              <w:r w:rsidRPr="00CA5EB0">
                <w:rPr>
                  <w:rFonts w:ascii="Times New Roman" w:hAnsi="Times New Roman"/>
                  <w:sz w:val="20"/>
                  <w:szCs w:val="20"/>
                </w:rPr>
                <w:t>FileName</w:t>
              </w:r>
              <w:proofErr w:type="spellEnd"/>
            </w:ins>
          </w:p>
        </w:tc>
        <w:tc>
          <w:tcPr>
            <w:tcW w:w="2070" w:type="dxa"/>
          </w:tcPr>
          <w:p w:rsidR="00E52DE0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420" w:author="Palacherla, Susmitha C (NONUS)" w:date="2018-01-16T20:34:00Z"/>
                <w:rFonts w:ascii="Arial" w:hAnsi="Arial" w:cs="Arial"/>
                <w:sz w:val="20"/>
                <w:szCs w:val="20"/>
              </w:rPr>
            </w:pPr>
            <w:ins w:id="421" w:author="Palacherla, Susmitha C (NONUS)" w:date="2018-01-16T20:35:00Z">
              <w:r w:rsidRPr="00D827BF">
                <w:rPr>
                  <w:rFonts w:asciiTheme="minorHAnsi" w:hAnsiTheme="minorHAnsi" w:cs="Segoe UI"/>
                  <w:color w:val="000000" w:themeColor="text1"/>
                </w:rPr>
                <w:t>Generic</w:t>
              </w:r>
              <w:r w:rsidRPr="00D827BF">
                <w:rPr>
                  <w:rFonts w:ascii="Arial" w:hAnsi="Arial" w:cs="Arial"/>
                  <w:sz w:val="20"/>
                  <w:szCs w:val="20"/>
                </w:rPr>
                <w:t>_Coaching</w:t>
              </w:r>
            </w:ins>
          </w:p>
        </w:tc>
        <w:tc>
          <w:tcPr>
            <w:tcW w:w="1080" w:type="dxa"/>
          </w:tcPr>
          <w:p w:rsidR="00E52DE0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422" w:author="Palacherla, Susmitha C (NONUS)" w:date="2018-01-16T20:34:00Z"/>
                <w:rFonts w:ascii="Arial" w:hAnsi="Arial" w:cs="Arial"/>
                <w:sz w:val="20"/>
                <w:szCs w:val="20"/>
              </w:rPr>
            </w:pPr>
            <w:ins w:id="423" w:author="Palacherla, Susmitha C (NONUS)" w:date="2018-01-16T20:34:00Z">
              <w:r w:rsidRPr="00CA5EB0">
                <w:rPr>
                  <w:rFonts w:ascii="Times New Roman" w:hAnsi="Times New Roman"/>
                  <w:sz w:val="20"/>
                  <w:szCs w:val="20"/>
                </w:rPr>
                <w:t>String</w:t>
              </w:r>
            </w:ins>
          </w:p>
        </w:tc>
        <w:tc>
          <w:tcPr>
            <w:tcW w:w="2700" w:type="dxa"/>
          </w:tcPr>
          <w:p w:rsidR="00E52DE0" w:rsidRPr="00836621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424" w:author="Palacherla, Susmitha C (NONUS)" w:date="2018-01-16T20:34:00Z"/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700" w:type="dxa"/>
          </w:tcPr>
          <w:p w:rsidR="00E52DE0" w:rsidRPr="00836621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425" w:author="Palacherla, Susmitha C (NONUS)" w:date="2018-01-16T20:34:00Z"/>
                <w:rFonts w:ascii="Arial" w:hAnsi="Arial" w:cs="Arial"/>
                <w:sz w:val="20"/>
                <w:szCs w:val="20"/>
              </w:rPr>
            </w:pPr>
            <w:ins w:id="426" w:author="Palacherla, Susmitha C (NONUS)" w:date="2018-01-16T20:34:00Z">
              <w:r w:rsidRPr="00CA5EB0">
                <w:rPr>
                  <w:rFonts w:ascii="Times New Roman" w:hAnsi="Times New Roman"/>
                  <w:sz w:val="20"/>
                  <w:szCs w:val="20"/>
                </w:rPr>
                <w:t>False</w:t>
              </w:r>
            </w:ins>
          </w:p>
        </w:tc>
      </w:tr>
      <w:tr w:rsidR="00E52DE0" w:rsidTr="00E52DE0">
        <w:trPr>
          <w:trHeight w:val="368"/>
          <w:ins w:id="427" w:author="Palacherla, Susmitha C (NONUS)" w:date="2018-01-16T20:34:00Z"/>
        </w:trPr>
        <w:tc>
          <w:tcPr>
            <w:tcW w:w="1795" w:type="dxa"/>
          </w:tcPr>
          <w:p w:rsidR="00E52DE0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428" w:author="Palacherla, Susmitha C (NONUS)" w:date="2018-01-16T20:34:00Z"/>
                <w:rFonts w:ascii="Arial" w:hAnsi="Arial" w:cs="Arial"/>
                <w:sz w:val="20"/>
                <w:szCs w:val="20"/>
              </w:rPr>
            </w:pPr>
            <w:proofErr w:type="spellStart"/>
            <w:ins w:id="429" w:author="Palacherla, Susmitha C (NONUS)" w:date="2018-01-16T20:34:00Z">
              <w:r>
                <w:rPr>
                  <w:rFonts w:ascii="Times New Roman" w:hAnsi="Times New Roman"/>
                  <w:sz w:val="20"/>
                  <w:szCs w:val="20"/>
                </w:rPr>
                <w:t>varFailedFile</w:t>
              </w:r>
              <w:proofErr w:type="spellEnd"/>
            </w:ins>
          </w:p>
        </w:tc>
        <w:tc>
          <w:tcPr>
            <w:tcW w:w="2070" w:type="dxa"/>
          </w:tcPr>
          <w:p w:rsidR="00E52DE0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430" w:author="Palacherla, Susmitha C (NONUS)" w:date="2018-01-16T20:34:00Z"/>
                <w:rFonts w:ascii="Arial" w:hAnsi="Arial" w:cs="Arial"/>
                <w:sz w:val="20"/>
                <w:szCs w:val="20"/>
              </w:rPr>
            </w:pPr>
            <w:ins w:id="431" w:author="Palacherla, Susmitha C (NONUS)" w:date="2018-01-16T20:35:00Z">
              <w:r w:rsidRPr="00D827BF">
                <w:rPr>
                  <w:rFonts w:asciiTheme="minorHAnsi" w:hAnsiTheme="minorHAnsi" w:cs="Segoe UI"/>
                  <w:color w:val="000000" w:themeColor="text1"/>
                </w:rPr>
                <w:t>Generic</w:t>
              </w:r>
              <w:r w:rsidRPr="00D827BF">
                <w:rPr>
                  <w:rFonts w:ascii="Arial" w:hAnsi="Arial" w:cs="Arial"/>
                  <w:sz w:val="20"/>
                  <w:szCs w:val="20"/>
                </w:rPr>
                <w:t>_Coaching</w:t>
              </w:r>
            </w:ins>
          </w:p>
        </w:tc>
        <w:tc>
          <w:tcPr>
            <w:tcW w:w="1080" w:type="dxa"/>
          </w:tcPr>
          <w:p w:rsidR="00E52DE0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432" w:author="Palacherla, Susmitha C (NONUS)" w:date="2018-01-16T20:34:00Z"/>
                <w:rFonts w:ascii="Arial" w:hAnsi="Arial" w:cs="Arial"/>
                <w:sz w:val="20"/>
                <w:szCs w:val="20"/>
              </w:rPr>
            </w:pPr>
            <w:ins w:id="433" w:author="Palacherla, Susmitha C (NONUS)" w:date="2018-01-16T20:34:00Z">
              <w:r w:rsidRPr="00CA5EB0">
                <w:rPr>
                  <w:rFonts w:ascii="Times New Roman" w:hAnsi="Times New Roman"/>
                  <w:sz w:val="20"/>
                  <w:szCs w:val="20"/>
                </w:rPr>
                <w:t>String</w:t>
              </w:r>
            </w:ins>
          </w:p>
        </w:tc>
        <w:tc>
          <w:tcPr>
            <w:tcW w:w="2700" w:type="dxa"/>
          </w:tcPr>
          <w:p w:rsidR="00E52DE0" w:rsidRPr="00836621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434" w:author="Palacherla, Susmitha C (NONUS)" w:date="2018-01-16T20:34:00Z"/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700" w:type="dxa"/>
          </w:tcPr>
          <w:p w:rsidR="00E52DE0" w:rsidRPr="00836621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435" w:author="Palacherla, Susmitha C (NONUS)" w:date="2018-01-16T20:34:00Z"/>
                <w:rFonts w:ascii="Arial" w:hAnsi="Arial" w:cs="Arial"/>
                <w:sz w:val="20"/>
                <w:szCs w:val="20"/>
              </w:rPr>
            </w:pPr>
            <w:ins w:id="436" w:author="Palacherla, Susmitha C (NONUS)" w:date="2018-01-16T20:34:00Z">
              <w:r w:rsidRPr="00CA5EB0">
                <w:rPr>
                  <w:rFonts w:ascii="Times New Roman" w:hAnsi="Times New Roman"/>
                  <w:sz w:val="20"/>
                  <w:szCs w:val="20"/>
                </w:rPr>
                <w:t>False</w:t>
              </w:r>
            </w:ins>
          </w:p>
        </w:tc>
      </w:tr>
      <w:tr w:rsidR="00E52DE0" w:rsidTr="00E52DE0">
        <w:trPr>
          <w:trHeight w:val="368"/>
          <w:ins w:id="437" w:author="Palacherla, Susmitha C (NONUS)" w:date="2018-01-16T20:34:00Z"/>
        </w:trPr>
        <w:tc>
          <w:tcPr>
            <w:tcW w:w="1795" w:type="dxa"/>
          </w:tcPr>
          <w:p w:rsidR="00E52DE0" w:rsidRDefault="00E52DE0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438" w:author="Palacherla, Susmitha C (NONUS)" w:date="2018-01-16T20:34:00Z"/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070" w:type="dxa"/>
          </w:tcPr>
          <w:p w:rsidR="00E52DE0" w:rsidRDefault="00E52DE0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439" w:author="Palacherla, Susmitha C (NONUS)" w:date="2018-01-16T20:34:00Z"/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80" w:type="dxa"/>
          </w:tcPr>
          <w:p w:rsidR="00E52DE0" w:rsidRDefault="00E52DE0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440" w:author="Palacherla, Susmitha C (NONUS)" w:date="2018-01-16T20:34:00Z"/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700" w:type="dxa"/>
          </w:tcPr>
          <w:p w:rsidR="00E52DE0" w:rsidRPr="00836621" w:rsidRDefault="00E52DE0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441" w:author="Palacherla, Susmitha C (NONUS)" w:date="2018-01-16T20:34:00Z"/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700" w:type="dxa"/>
          </w:tcPr>
          <w:p w:rsidR="00E52DE0" w:rsidRPr="00836621" w:rsidRDefault="00E52DE0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442" w:author="Palacherla, Susmitha C (NONUS)" w:date="2018-01-16T20:34:00Z"/>
                <w:rFonts w:ascii="Arial" w:hAnsi="Arial" w:cs="Arial"/>
                <w:sz w:val="20"/>
                <w:szCs w:val="20"/>
              </w:rPr>
            </w:pPr>
          </w:p>
        </w:tc>
      </w:tr>
    </w:tbl>
    <w:p w:rsidR="00E654C3" w:rsidRDefault="00E654C3" w:rsidP="00E654C3">
      <w:pPr>
        <w:rPr>
          <w:b/>
        </w:rPr>
      </w:pPr>
    </w:p>
    <w:p w:rsidR="00E654C3" w:rsidRPr="00E654C3" w:rsidRDefault="00E654C3" w:rsidP="0076086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Connection Manager Entries</w:t>
      </w:r>
    </w:p>
    <w:p w:rsidR="00E654C3" w:rsidRDefault="00E654C3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proofErr w:type="spellStart"/>
      <w:r w:rsidRPr="00E654C3">
        <w:rPr>
          <w:rFonts w:asciiTheme="minorHAnsi" w:hAnsiTheme="minorHAnsi" w:cs="Arial"/>
        </w:rPr>
        <w:t>Destinationdb</w:t>
      </w:r>
      <w:proofErr w:type="spellEnd"/>
    </w:p>
    <w:p w:rsidR="00E41548" w:rsidRPr="00257251" w:rsidRDefault="00E41548" w:rsidP="00A20702">
      <w:pPr>
        <w:pStyle w:val="ListParagraph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257251">
        <w:rPr>
          <w:rFonts w:ascii="Times New Roman" w:hAnsi="Times New Roman"/>
        </w:rPr>
        <w:t xml:space="preserve">Dev </w:t>
      </w:r>
      <w:r>
        <w:rPr>
          <w:rFonts w:ascii="Times New Roman" w:hAnsi="Times New Roman"/>
        </w:rPr>
        <w:t>–</w:t>
      </w:r>
      <w:r w:rsidRPr="00257251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F3420-ECLDBD01</w:t>
      </w:r>
      <w:r w:rsidRPr="00257251">
        <w:rPr>
          <w:rFonts w:ascii="Times New Roman" w:hAnsi="Times New Roman"/>
        </w:rPr>
        <w:t xml:space="preserve"> DB – </w:t>
      </w:r>
      <w:proofErr w:type="spellStart"/>
      <w:r w:rsidRPr="00257251">
        <w:rPr>
          <w:rFonts w:ascii="Times New Roman" w:hAnsi="Times New Roman"/>
        </w:rPr>
        <w:t>eCoachingdev</w:t>
      </w:r>
      <w:proofErr w:type="spellEnd"/>
    </w:p>
    <w:p w:rsidR="00E41548" w:rsidRPr="00257251" w:rsidRDefault="00E41548" w:rsidP="00A20702">
      <w:pPr>
        <w:pStyle w:val="ListParagraph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257251">
        <w:rPr>
          <w:rFonts w:ascii="Times New Roman" w:hAnsi="Times New Roman"/>
        </w:rPr>
        <w:t xml:space="preserve">Test - </w:t>
      </w:r>
      <w:r>
        <w:rPr>
          <w:rFonts w:ascii="Times New Roman" w:hAnsi="Times New Roman"/>
        </w:rPr>
        <w:t>F3420-ECLDBT01</w:t>
      </w:r>
      <w:r w:rsidRPr="00257251">
        <w:rPr>
          <w:rFonts w:ascii="Times New Roman" w:hAnsi="Times New Roman"/>
        </w:rPr>
        <w:t xml:space="preserve"> DB – </w:t>
      </w:r>
      <w:proofErr w:type="spellStart"/>
      <w:r w:rsidRPr="00257251">
        <w:rPr>
          <w:rFonts w:ascii="Times New Roman" w:hAnsi="Times New Roman"/>
        </w:rPr>
        <w:t>eCoachingtest</w:t>
      </w:r>
      <w:proofErr w:type="spellEnd"/>
    </w:p>
    <w:p w:rsidR="00E41548" w:rsidRPr="00257251" w:rsidRDefault="00E41548" w:rsidP="00A20702">
      <w:pPr>
        <w:pStyle w:val="ListParagraph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257251">
        <w:rPr>
          <w:rFonts w:ascii="Times New Roman" w:hAnsi="Times New Roman"/>
        </w:rPr>
        <w:t xml:space="preserve">Prod - </w:t>
      </w:r>
      <w:r>
        <w:rPr>
          <w:rFonts w:ascii="Times New Roman" w:hAnsi="Times New Roman"/>
        </w:rPr>
        <w:t>F3420-ECLDBP01</w:t>
      </w:r>
      <w:r w:rsidRPr="00257251">
        <w:rPr>
          <w:rFonts w:ascii="Times New Roman" w:hAnsi="Times New Roman"/>
        </w:rPr>
        <w:t xml:space="preserve"> – eCoaching</w:t>
      </w:r>
    </w:p>
    <w:p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P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8E59B7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proofErr w:type="spellStart"/>
      <w:r>
        <w:rPr>
          <w:rFonts w:asciiTheme="minorHAnsi" w:hAnsiTheme="minorHAnsi" w:cs="Segoe UI"/>
          <w:color w:val="000000" w:themeColor="text1"/>
        </w:rPr>
        <w:t>SEA</w:t>
      </w:r>
      <w:r w:rsidR="00265092">
        <w:rPr>
          <w:rFonts w:asciiTheme="minorHAnsi" w:hAnsiTheme="minorHAnsi" w:cs="Arial"/>
        </w:rPr>
        <w:t>_</w:t>
      </w:r>
      <w:r w:rsidR="009A28C9">
        <w:rPr>
          <w:rFonts w:asciiTheme="minorHAnsi" w:hAnsiTheme="minorHAnsi" w:cs="Arial"/>
        </w:rPr>
        <w:t>DTT_</w:t>
      </w:r>
      <w:r w:rsidR="00265092">
        <w:rPr>
          <w:rFonts w:asciiTheme="minorHAnsi" w:hAnsiTheme="minorHAnsi" w:cs="Arial"/>
        </w:rPr>
        <w:t>File</w:t>
      </w:r>
      <w:proofErr w:type="spellEnd"/>
    </w:p>
    <w:p w:rsidR="00E654C3" w:rsidRDefault="00E654C3" w:rsidP="008E59B7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E654C3">
        <w:rPr>
          <w:rFonts w:asciiTheme="minorHAnsi" w:hAnsiTheme="minorHAnsi" w:cs="Arial"/>
        </w:rPr>
        <w:t>\\vrivscors01\bcc scorecards\Coaching\</w:t>
      </w:r>
      <w:r w:rsidR="00B307B1">
        <w:rPr>
          <w:rFonts w:asciiTheme="minorHAnsi" w:hAnsiTheme="minorHAnsi" w:cs="Arial"/>
        </w:rPr>
        <w:t>Generic</w:t>
      </w:r>
      <w:r w:rsidRPr="00E654C3">
        <w:rPr>
          <w:rFonts w:asciiTheme="minorHAnsi" w:hAnsiTheme="minorHAnsi" w:cs="Arial"/>
        </w:rPr>
        <w:t>\</w:t>
      </w:r>
      <w:proofErr w:type="spellStart"/>
      <w:r w:rsidR="008E59B7" w:rsidRPr="008E59B7">
        <w:rPr>
          <w:rFonts w:asciiTheme="minorHAnsi" w:hAnsiTheme="minorHAnsi" w:cs="Arial"/>
        </w:rPr>
        <w:t>eCL_Generic_Feed_OTH</w:t>
      </w:r>
      <w:proofErr w:type="spellEnd"/>
      <w:r w:rsidR="008E59B7" w:rsidRPr="008E59B7">
        <w:rPr>
          <w:rFonts w:asciiTheme="minorHAnsi" w:hAnsiTheme="minorHAnsi" w:cs="Arial"/>
        </w:rPr>
        <w:t>_</w:t>
      </w:r>
      <w:r w:rsidR="009A28C9">
        <w:rPr>
          <w:rFonts w:asciiTheme="minorHAnsi" w:hAnsiTheme="minorHAnsi" w:cs="Arial"/>
        </w:rPr>
        <w:t>[DTT/</w:t>
      </w:r>
      <w:r w:rsidR="008E59B7" w:rsidRPr="008E59B7">
        <w:rPr>
          <w:rFonts w:asciiTheme="minorHAnsi" w:hAnsiTheme="minorHAnsi" w:cs="Arial"/>
        </w:rPr>
        <w:t>SEA</w:t>
      </w:r>
      <w:r w:rsidR="009A28C9">
        <w:rPr>
          <w:rFonts w:asciiTheme="minorHAnsi" w:hAnsiTheme="minorHAnsi" w:cs="Arial"/>
        </w:rPr>
        <w:t>]</w:t>
      </w:r>
      <w:r w:rsidR="008E59B7" w:rsidRPr="008E59B7">
        <w:rPr>
          <w:rFonts w:asciiTheme="minorHAnsi" w:hAnsiTheme="minorHAnsi" w:cs="Arial"/>
        </w:rPr>
        <w:t>*.csv</w:t>
      </w:r>
    </w:p>
    <w:p w:rsidR="00E654C3" w:rsidRP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drawing>
          <wp:inline distT="0" distB="0" distL="0" distR="0" wp14:anchorId="3D8E8991" wp14:editId="20404284">
            <wp:extent cx="3236976" cy="13716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6976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92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265092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lastRenderedPageBreak/>
        <w:drawing>
          <wp:inline distT="0" distB="0" distL="0" distR="0" wp14:anchorId="5C447654" wp14:editId="497C4D15">
            <wp:extent cx="3044952" cy="274320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495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8E59B7" w:rsidRDefault="008E59B7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8E59B7" w:rsidRDefault="008E59B7" w:rsidP="008E59B7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proofErr w:type="spellStart"/>
      <w:r>
        <w:rPr>
          <w:rFonts w:asciiTheme="minorHAnsi" w:hAnsiTheme="minorHAnsi" w:cs="Segoe UI"/>
          <w:color w:val="000000" w:themeColor="text1"/>
        </w:rPr>
        <w:t>OTH</w:t>
      </w:r>
      <w:r>
        <w:rPr>
          <w:rFonts w:asciiTheme="minorHAnsi" w:hAnsiTheme="minorHAnsi" w:cs="Arial"/>
        </w:rPr>
        <w:t>_File</w:t>
      </w:r>
      <w:proofErr w:type="spellEnd"/>
    </w:p>
    <w:p w:rsidR="008E59B7" w:rsidRDefault="008E59B7" w:rsidP="008E59B7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E654C3">
        <w:rPr>
          <w:rFonts w:asciiTheme="minorHAnsi" w:hAnsiTheme="minorHAnsi" w:cs="Arial"/>
        </w:rPr>
        <w:t>\\vrivscors01\bcc scorecards\Coaching\</w:t>
      </w:r>
      <w:r>
        <w:rPr>
          <w:rFonts w:asciiTheme="minorHAnsi" w:hAnsiTheme="minorHAnsi" w:cs="Arial"/>
        </w:rPr>
        <w:t>Generic</w:t>
      </w:r>
      <w:r w:rsidRPr="00E654C3">
        <w:rPr>
          <w:rFonts w:asciiTheme="minorHAnsi" w:hAnsiTheme="minorHAnsi" w:cs="Arial"/>
        </w:rPr>
        <w:t>\</w:t>
      </w:r>
      <w:r w:rsidRPr="008E59B7">
        <w:rPr>
          <w:rFonts w:asciiTheme="minorHAnsi" w:hAnsiTheme="minorHAnsi" w:cs="Arial"/>
        </w:rPr>
        <w:t>eCL_Generic_Feed_OTH*.csv</w:t>
      </w:r>
    </w:p>
    <w:p w:rsidR="008E59B7" w:rsidRPr="00E654C3" w:rsidRDefault="008E59B7" w:rsidP="008E59B7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8E59B7" w:rsidRDefault="008E59B7" w:rsidP="008E59B7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drawing>
          <wp:inline distT="0" distB="0" distL="0" distR="0" wp14:anchorId="614FB42D" wp14:editId="49C00FD1">
            <wp:extent cx="4087368" cy="1737360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7368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9B7" w:rsidRDefault="008E59B7" w:rsidP="008E59B7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8E59B7" w:rsidRDefault="008E59B7" w:rsidP="008E59B7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8E59B7" w:rsidRDefault="008E59B7" w:rsidP="008E59B7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8E59B7" w:rsidRDefault="008E59B7" w:rsidP="008E59B7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lastRenderedPageBreak/>
        <w:drawing>
          <wp:inline distT="0" distB="0" distL="0" distR="0" wp14:anchorId="682BAD39" wp14:editId="6EA15DEA">
            <wp:extent cx="3044952" cy="2743200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495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9B7" w:rsidRDefault="008E59B7" w:rsidP="008E59B7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8E59B7" w:rsidRDefault="008E59B7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8E59B7" w:rsidP="00E654C3">
      <w:pPr>
        <w:widowControl w:val="0"/>
        <w:autoSpaceDE w:val="0"/>
        <w:autoSpaceDN w:val="0"/>
        <w:adjustRightInd w:val="0"/>
        <w:spacing w:after="0" w:line="240" w:lineRule="auto"/>
        <w:rPr>
          <w:ins w:id="443" w:author="Palacherla, Susmitha C (NONUS)" w:date="2018-01-16T20:39:00Z"/>
          <w:rFonts w:asciiTheme="minorHAnsi" w:hAnsiTheme="minorHAnsi" w:cs="Arial"/>
        </w:rPr>
      </w:pPr>
      <w:r>
        <w:rPr>
          <w:noProof/>
        </w:rPr>
        <w:drawing>
          <wp:inline distT="0" distB="0" distL="0" distR="0" wp14:anchorId="3A129D59" wp14:editId="772B23E3">
            <wp:extent cx="2029968" cy="1828800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2996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C8D" w:rsidRDefault="002E4C8D" w:rsidP="00E654C3">
      <w:pPr>
        <w:widowControl w:val="0"/>
        <w:autoSpaceDE w:val="0"/>
        <w:autoSpaceDN w:val="0"/>
        <w:adjustRightInd w:val="0"/>
        <w:spacing w:after="0" w:line="240" w:lineRule="auto"/>
        <w:rPr>
          <w:ins w:id="444" w:author="Palacherla, Susmitha C (NONUS)" w:date="2018-01-16T20:39:00Z"/>
          <w:rFonts w:asciiTheme="minorHAnsi" w:hAnsiTheme="minorHAnsi" w:cs="Arial"/>
        </w:rPr>
      </w:pPr>
    </w:p>
    <w:p w:rsidR="002E4C8D" w:rsidRDefault="002E4C8D" w:rsidP="00E654C3">
      <w:pPr>
        <w:widowControl w:val="0"/>
        <w:autoSpaceDE w:val="0"/>
        <w:autoSpaceDN w:val="0"/>
        <w:adjustRightInd w:val="0"/>
        <w:spacing w:after="0" w:line="240" w:lineRule="auto"/>
        <w:rPr>
          <w:ins w:id="445" w:author="Palacherla, Susmitha C (NONUS)" w:date="2018-01-16T20:39:00Z"/>
          <w:rFonts w:asciiTheme="minorHAnsi" w:hAnsiTheme="minorHAnsi" w:cs="Arial"/>
        </w:rPr>
      </w:pPr>
    </w:p>
    <w:p w:rsidR="002E4C8D" w:rsidRPr="002E4C8D" w:rsidRDefault="002E4C8D" w:rsidP="002E4C8D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ins w:id="446" w:author="Palacherla, Susmitha C (NONUS)" w:date="2018-01-16T20:39:00Z"/>
          <w:rFonts w:asciiTheme="minorHAnsi" w:hAnsiTheme="minorHAnsi" w:cs="Segoe UI"/>
          <w:color w:val="000000" w:themeColor="text1"/>
          <w:rPrChange w:id="447" w:author="Palacherla, Susmitha C (NONUS)" w:date="2018-01-16T20:39:00Z">
            <w:rPr>
              <w:ins w:id="448" w:author="Palacherla, Susmitha C (NONUS)" w:date="2018-01-16T20:39:00Z"/>
              <w:rFonts w:ascii="Times New Roman" w:hAnsi="Times New Roman"/>
            </w:rPr>
          </w:rPrChange>
        </w:rPr>
        <w:pPrChange w:id="449" w:author="Palacherla, Susmitha C (NONUS)" w:date="2018-01-16T20:39:00Z">
          <w:pPr>
            <w:pStyle w:val="ListParagraph"/>
            <w:widowControl w:val="0"/>
            <w:numPr>
              <w:ilvl w:val="4"/>
              <w:numId w:val="36"/>
            </w:numPr>
            <w:autoSpaceDE w:val="0"/>
            <w:autoSpaceDN w:val="0"/>
            <w:adjustRightInd w:val="0"/>
            <w:spacing w:after="0" w:line="240" w:lineRule="auto"/>
            <w:ind w:left="2232" w:hanging="792"/>
          </w:pPr>
        </w:pPrChange>
      </w:pPr>
      <w:proofErr w:type="spellStart"/>
      <w:ins w:id="450" w:author="Palacherla, Susmitha C (NONUS)" w:date="2018-01-16T20:39:00Z">
        <w:r w:rsidRPr="002E4C8D">
          <w:rPr>
            <w:rFonts w:asciiTheme="minorHAnsi" w:hAnsiTheme="minorHAnsi" w:cs="Segoe UI"/>
            <w:color w:val="000000" w:themeColor="text1"/>
            <w:rPrChange w:id="451" w:author="Palacherla, Susmitha C (NONUS)" w:date="2018-01-16T20:39:00Z">
              <w:rPr>
                <w:rFonts w:ascii="Times New Roman" w:hAnsi="Times New Roman"/>
              </w:rPr>
            </w:rPrChange>
          </w:rPr>
          <w:t>Encrypted_File</w:t>
        </w:r>
        <w:proofErr w:type="spellEnd"/>
      </w:ins>
    </w:p>
    <w:p w:rsidR="002E4C8D" w:rsidRPr="00D22F84" w:rsidRDefault="002E4C8D" w:rsidP="002E4C8D">
      <w:pPr>
        <w:widowControl w:val="0"/>
        <w:autoSpaceDE w:val="0"/>
        <w:autoSpaceDN w:val="0"/>
        <w:adjustRightInd w:val="0"/>
        <w:spacing w:after="0" w:line="240" w:lineRule="auto"/>
        <w:rPr>
          <w:ins w:id="452" w:author="Palacherla, Susmitha C (NONUS)" w:date="2018-01-16T20:39:00Z"/>
          <w:rFonts w:ascii="Times New Roman" w:hAnsi="Times New Roman"/>
        </w:rPr>
      </w:pPr>
      <w:ins w:id="453" w:author="Palacherla, Susmitha C (NONUS)" w:date="2018-01-16T20:39:00Z">
        <w:r>
          <w:rPr>
            <w:rFonts w:ascii="Times New Roman" w:hAnsi="Times New Roman"/>
          </w:rPr>
          <w:t xml:space="preserve">Expression: </w:t>
        </w:r>
        <w:proofErr w:type="gramStart"/>
        <w:r w:rsidRPr="009C35DB">
          <w:rPr>
            <w:rFonts w:ascii="Times New Roman" w:hAnsi="Times New Roman"/>
          </w:rPr>
          <w:t>@[</w:t>
        </w:r>
        <w:proofErr w:type="gramEnd"/>
        <w:r w:rsidRPr="009C35DB">
          <w:rPr>
            <w:rFonts w:ascii="Times New Roman" w:hAnsi="Times New Roman"/>
          </w:rPr>
          <w:t>User::</w:t>
        </w:r>
        <w:proofErr w:type="spellStart"/>
        <w:r w:rsidRPr="009C35DB">
          <w:rPr>
            <w:rFonts w:ascii="Times New Roman" w:hAnsi="Times New Roman"/>
          </w:rPr>
          <w:t>EncryptedOutPath</w:t>
        </w:r>
        <w:proofErr w:type="spellEnd"/>
        <w:r w:rsidRPr="009C35DB">
          <w:rPr>
            <w:rFonts w:ascii="Times New Roman" w:hAnsi="Times New Roman"/>
          </w:rPr>
          <w:t>]+  @[User::</w:t>
        </w:r>
        <w:proofErr w:type="spellStart"/>
        <w:r w:rsidRPr="009C35DB">
          <w:rPr>
            <w:rFonts w:ascii="Times New Roman" w:hAnsi="Times New Roman"/>
          </w:rPr>
          <w:t>VarEncryptedFileName</w:t>
        </w:r>
        <w:proofErr w:type="spellEnd"/>
        <w:r w:rsidRPr="009C35DB">
          <w:rPr>
            <w:rFonts w:ascii="Times New Roman" w:hAnsi="Times New Roman"/>
          </w:rPr>
          <w:t>]</w:t>
        </w:r>
      </w:ins>
    </w:p>
    <w:p w:rsidR="002E4C8D" w:rsidRPr="00CA5EB0" w:rsidRDefault="002E4C8D" w:rsidP="002E4C8D">
      <w:pPr>
        <w:widowControl w:val="0"/>
        <w:autoSpaceDE w:val="0"/>
        <w:autoSpaceDN w:val="0"/>
        <w:adjustRightInd w:val="0"/>
        <w:spacing w:after="0" w:line="240" w:lineRule="auto"/>
        <w:rPr>
          <w:ins w:id="454" w:author="Palacherla, Susmitha C (NONUS)" w:date="2018-01-16T20:39:00Z"/>
          <w:rFonts w:ascii="Times New Roman" w:hAnsi="Times New Roman"/>
        </w:rPr>
      </w:pPr>
    </w:p>
    <w:p w:rsidR="002E4C8D" w:rsidRPr="00CA5EB0" w:rsidRDefault="002E4C8D" w:rsidP="002E4C8D">
      <w:pPr>
        <w:widowControl w:val="0"/>
        <w:autoSpaceDE w:val="0"/>
        <w:autoSpaceDN w:val="0"/>
        <w:adjustRightInd w:val="0"/>
        <w:spacing w:after="0" w:line="240" w:lineRule="auto"/>
        <w:rPr>
          <w:ins w:id="455" w:author="Palacherla, Susmitha C (NONUS)" w:date="2018-01-16T20:39:00Z"/>
          <w:rFonts w:ascii="Times New Roman" w:hAnsi="Times New Roman"/>
        </w:rPr>
      </w:pPr>
    </w:p>
    <w:p w:rsidR="002E4C8D" w:rsidRPr="002E4C8D" w:rsidRDefault="002E4C8D" w:rsidP="002E4C8D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ins w:id="456" w:author="Palacherla, Susmitha C (NONUS)" w:date="2018-01-16T20:39:00Z"/>
          <w:rFonts w:asciiTheme="minorHAnsi" w:hAnsiTheme="minorHAnsi" w:cs="Segoe UI"/>
          <w:color w:val="000000" w:themeColor="text1"/>
          <w:rPrChange w:id="457" w:author="Palacherla, Susmitha C (NONUS)" w:date="2018-01-16T20:39:00Z">
            <w:rPr>
              <w:ins w:id="458" w:author="Palacherla, Susmitha C (NONUS)" w:date="2018-01-16T20:39:00Z"/>
              <w:rFonts w:ascii="Times New Roman" w:hAnsi="Times New Roman"/>
            </w:rPr>
          </w:rPrChange>
        </w:rPr>
        <w:pPrChange w:id="459" w:author="Palacherla, Susmitha C (NONUS)" w:date="2018-01-16T20:39:00Z">
          <w:pPr>
            <w:pStyle w:val="ListParagraph"/>
            <w:widowControl w:val="0"/>
            <w:numPr>
              <w:ilvl w:val="4"/>
              <w:numId w:val="36"/>
            </w:numPr>
            <w:autoSpaceDE w:val="0"/>
            <w:autoSpaceDN w:val="0"/>
            <w:adjustRightInd w:val="0"/>
            <w:spacing w:after="0" w:line="240" w:lineRule="auto"/>
            <w:ind w:left="2232" w:hanging="792"/>
          </w:pPr>
        </w:pPrChange>
      </w:pPr>
      <w:proofErr w:type="spellStart"/>
      <w:ins w:id="460" w:author="Palacherla, Susmitha C (NONUS)" w:date="2018-01-16T20:39:00Z">
        <w:r w:rsidRPr="002E4C8D">
          <w:rPr>
            <w:rFonts w:asciiTheme="minorHAnsi" w:hAnsiTheme="minorHAnsi" w:cs="Segoe UI"/>
            <w:color w:val="000000" w:themeColor="text1"/>
            <w:rPrChange w:id="461" w:author="Palacherla, Susmitha C (NONUS)" w:date="2018-01-16T20:39:00Z">
              <w:rPr>
                <w:rFonts w:ascii="Times New Roman" w:hAnsi="Times New Roman"/>
              </w:rPr>
            </w:rPrChange>
          </w:rPr>
          <w:t>Failed_File</w:t>
        </w:r>
        <w:proofErr w:type="spellEnd"/>
      </w:ins>
    </w:p>
    <w:p w:rsidR="002E4C8D" w:rsidRDefault="002E4C8D" w:rsidP="002E4C8D">
      <w:pPr>
        <w:widowControl w:val="0"/>
        <w:autoSpaceDE w:val="0"/>
        <w:autoSpaceDN w:val="0"/>
        <w:adjustRightInd w:val="0"/>
        <w:spacing w:after="0" w:line="240" w:lineRule="auto"/>
        <w:rPr>
          <w:ins w:id="462" w:author="Palacherla, Susmitha C (NONUS)" w:date="2018-01-16T20:41:00Z"/>
          <w:rFonts w:ascii="Times New Roman" w:hAnsi="Times New Roman"/>
        </w:rPr>
      </w:pPr>
      <w:ins w:id="463" w:author="Palacherla, Susmitha C (NONUS)" w:date="2018-01-16T20:39:00Z">
        <w:r>
          <w:rPr>
            <w:rFonts w:ascii="Times New Roman" w:hAnsi="Times New Roman"/>
          </w:rPr>
          <w:t xml:space="preserve">Expression: </w:t>
        </w:r>
        <w:proofErr w:type="gramStart"/>
        <w:r>
          <w:rPr>
            <w:rFonts w:ascii="Times New Roman" w:hAnsi="Times New Roman"/>
          </w:rPr>
          <w:t>@[</w:t>
        </w:r>
        <w:proofErr w:type="gramEnd"/>
        <w:r>
          <w:rPr>
            <w:rFonts w:ascii="Times New Roman" w:hAnsi="Times New Roman"/>
          </w:rPr>
          <w:t>User::</w:t>
        </w:r>
        <w:proofErr w:type="spellStart"/>
        <w:r>
          <w:rPr>
            <w:rFonts w:ascii="Times New Roman" w:hAnsi="Times New Roman"/>
          </w:rPr>
          <w:t>De</w:t>
        </w:r>
        <w:r w:rsidRPr="009C35DB">
          <w:rPr>
            <w:rFonts w:ascii="Times New Roman" w:hAnsi="Times New Roman"/>
          </w:rPr>
          <w:t>cryptedOutPath</w:t>
        </w:r>
        <w:proofErr w:type="spellEnd"/>
        <w:r w:rsidRPr="009C35DB">
          <w:rPr>
            <w:rFonts w:ascii="Times New Roman" w:hAnsi="Times New Roman"/>
          </w:rPr>
          <w:t>]+  @[User::</w:t>
        </w:r>
        <w:proofErr w:type="spellStart"/>
        <w:r w:rsidRPr="009C35DB">
          <w:rPr>
            <w:rFonts w:ascii="Times New Roman" w:hAnsi="Times New Roman"/>
          </w:rPr>
          <w:t>Var</w:t>
        </w:r>
        <w:r>
          <w:rPr>
            <w:rFonts w:ascii="Times New Roman" w:hAnsi="Times New Roman"/>
          </w:rPr>
          <w:t>Failed</w:t>
        </w:r>
        <w:r w:rsidRPr="009C35DB">
          <w:rPr>
            <w:rFonts w:ascii="Times New Roman" w:hAnsi="Times New Roman"/>
          </w:rPr>
          <w:t>Name</w:t>
        </w:r>
      </w:ins>
      <w:proofErr w:type="spellEnd"/>
    </w:p>
    <w:p w:rsidR="00C35C7E" w:rsidRDefault="00C35C7E" w:rsidP="002E4C8D">
      <w:pPr>
        <w:widowControl w:val="0"/>
        <w:autoSpaceDE w:val="0"/>
        <w:autoSpaceDN w:val="0"/>
        <w:adjustRightInd w:val="0"/>
        <w:spacing w:after="0" w:line="240" w:lineRule="auto"/>
        <w:rPr>
          <w:ins w:id="464" w:author="Palacherla, Susmitha C (NONUS)" w:date="2018-01-16T20:41:00Z"/>
          <w:rFonts w:ascii="Times New Roman" w:hAnsi="Times New Roman"/>
        </w:rPr>
      </w:pPr>
    </w:p>
    <w:p w:rsidR="00C35C7E" w:rsidRDefault="00C35C7E" w:rsidP="002E4C8D">
      <w:pPr>
        <w:widowControl w:val="0"/>
        <w:autoSpaceDE w:val="0"/>
        <w:autoSpaceDN w:val="0"/>
        <w:adjustRightInd w:val="0"/>
        <w:spacing w:after="0" w:line="240" w:lineRule="auto"/>
        <w:rPr>
          <w:ins w:id="465" w:author="Palacherla, Susmitha C (NONUS)" w:date="2018-01-16T20:41:00Z"/>
          <w:rFonts w:ascii="Times New Roman" w:hAnsi="Times New Roman"/>
        </w:rPr>
      </w:pPr>
    </w:p>
    <w:p w:rsidR="00C35C7E" w:rsidRDefault="00C35C7E" w:rsidP="002E4C8D">
      <w:pPr>
        <w:widowControl w:val="0"/>
        <w:autoSpaceDE w:val="0"/>
        <w:autoSpaceDN w:val="0"/>
        <w:adjustRightInd w:val="0"/>
        <w:spacing w:after="0" w:line="240" w:lineRule="auto"/>
        <w:rPr>
          <w:ins w:id="466" w:author="Palacherla, Susmitha C (NONUS)" w:date="2018-01-16T20:41:00Z"/>
          <w:rFonts w:ascii="Times New Roman" w:hAnsi="Times New Roman"/>
        </w:rPr>
      </w:pPr>
    </w:p>
    <w:p w:rsidR="00C35C7E" w:rsidRDefault="00C35C7E" w:rsidP="002E4C8D">
      <w:pPr>
        <w:widowControl w:val="0"/>
        <w:autoSpaceDE w:val="0"/>
        <w:autoSpaceDN w:val="0"/>
        <w:adjustRightInd w:val="0"/>
        <w:spacing w:after="0" w:line="240" w:lineRule="auto"/>
        <w:rPr>
          <w:ins w:id="467" w:author="Palacherla, Susmitha C (NONUS)" w:date="2018-01-16T20:41:00Z"/>
          <w:rFonts w:ascii="Times New Roman" w:hAnsi="Times New Roman"/>
        </w:rPr>
      </w:pPr>
    </w:p>
    <w:p w:rsidR="00C35C7E" w:rsidRDefault="00C35C7E" w:rsidP="002E4C8D">
      <w:pPr>
        <w:widowControl w:val="0"/>
        <w:autoSpaceDE w:val="0"/>
        <w:autoSpaceDN w:val="0"/>
        <w:adjustRightInd w:val="0"/>
        <w:spacing w:after="0" w:line="240" w:lineRule="auto"/>
        <w:rPr>
          <w:ins w:id="468" w:author="Palacherla, Susmitha C (NONUS)" w:date="2018-01-16T20:41:00Z"/>
          <w:rFonts w:ascii="Times New Roman" w:hAnsi="Times New Roman"/>
        </w:rPr>
      </w:pPr>
    </w:p>
    <w:p w:rsidR="00C35C7E" w:rsidRDefault="00C35C7E" w:rsidP="002E4C8D">
      <w:pPr>
        <w:widowControl w:val="0"/>
        <w:autoSpaceDE w:val="0"/>
        <w:autoSpaceDN w:val="0"/>
        <w:adjustRightInd w:val="0"/>
        <w:spacing w:after="0" w:line="240" w:lineRule="auto"/>
        <w:rPr>
          <w:ins w:id="469" w:author="Palacherla, Susmitha C (NONUS)" w:date="2018-01-16T20:41:00Z"/>
          <w:rFonts w:ascii="Times New Roman" w:hAnsi="Times New Roman"/>
        </w:rPr>
      </w:pPr>
    </w:p>
    <w:p w:rsidR="00C35C7E" w:rsidRDefault="00C35C7E" w:rsidP="002E4C8D">
      <w:pPr>
        <w:widowControl w:val="0"/>
        <w:autoSpaceDE w:val="0"/>
        <w:autoSpaceDN w:val="0"/>
        <w:adjustRightInd w:val="0"/>
        <w:spacing w:after="0" w:line="240" w:lineRule="auto"/>
        <w:rPr>
          <w:ins w:id="470" w:author="Palacherla, Susmitha C (NONUS)" w:date="2018-01-16T20:40:00Z"/>
          <w:rFonts w:ascii="Times New Roman" w:hAnsi="Times New Roman"/>
        </w:rPr>
      </w:pPr>
    </w:p>
    <w:p w:rsidR="00C35C7E" w:rsidRPr="00E654C3" w:rsidRDefault="00C35C7E" w:rsidP="002E4C8D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265092" w:rsidRPr="00C35C7E" w:rsidRDefault="00265092" w:rsidP="00C35C7E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Segoe UI"/>
          <w:color w:val="000000" w:themeColor="text1"/>
          <w:rPrChange w:id="471" w:author="Palacherla, Susmitha C (NONUS)" w:date="2018-01-16T20:40:00Z">
            <w:rPr>
              <w:rFonts w:asciiTheme="minorHAnsi" w:hAnsiTheme="minorHAnsi" w:cs="Arial"/>
            </w:rPr>
          </w:rPrChange>
        </w:rPr>
        <w:pPrChange w:id="472" w:author="Palacherla, Susmitha C (NONUS)" w:date="2018-01-16T20:40:00Z">
          <w:pPr>
            <w:pStyle w:val="ListParagraph"/>
            <w:widowControl w:val="0"/>
            <w:numPr>
              <w:ilvl w:val="4"/>
              <w:numId w:val="36"/>
            </w:numPr>
            <w:autoSpaceDE w:val="0"/>
            <w:autoSpaceDN w:val="0"/>
            <w:adjustRightInd w:val="0"/>
            <w:spacing w:after="0" w:line="240" w:lineRule="auto"/>
            <w:ind w:left="2232" w:hanging="792"/>
          </w:pPr>
        </w:pPrChange>
      </w:pPr>
      <w:r w:rsidRPr="00C35C7E">
        <w:rPr>
          <w:rFonts w:asciiTheme="minorHAnsi" w:hAnsiTheme="minorHAnsi" w:cs="Segoe UI"/>
          <w:color w:val="000000" w:themeColor="text1"/>
          <w:rPrChange w:id="473" w:author="Palacherla, Susmitha C (NONUS)" w:date="2018-01-16T20:40:00Z">
            <w:rPr>
              <w:rFonts w:asciiTheme="minorHAnsi" w:hAnsiTheme="minorHAnsi" w:cs="Arial"/>
            </w:rPr>
          </w:rPrChange>
        </w:rPr>
        <w:lastRenderedPageBreak/>
        <w:t>SMTP Connection Manager</w:t>
      </w:r>
    </w:p>
    <w:p w:rsidR="00A67A9C" w:rsidRPr="00C57F4D" w:rsidRDefault="00A67A9C" w:rsidP="001009FB">
      <w:pPr>
        <w:ind w:left="2880"/>
      </w:pPr>
      <w:r w:rsidRPr="00C57F4D">
        <w:t>smtpout.gdit.com</w:t>
      </w:r>
    </w:p>
    <w:p w:rsidR="00A67A9C" w:rsidRDefault="00A67A9C" w:rsidP="009F2A51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A67A9C" w:rsidRDefault="00657231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474" w:author="Palacherla, Susmitha C (NONUS)" w:date="2018-01-16T20:41:00Z"/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40A5ECEE" wp14:editId="387F392F">
            <wp:extent cx="2825496" cy="182880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549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C7E" w:rsidRDefault="00C35C7E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475" w:author="Palacherla, Susmitha C (NONUS)" w:date="2018-01-16T20:41:00Z"/>
          <w:rFonts w:ascii="Arial" w:hAnsi="Arial" w:cs="Arial"/>
          <w:b/>
          <w:sz w:val="24"/>
          <w:szCs w:val="24"/>
        </w:rPr>
      </w:pPr>
    </w:p>
    <w:p w:rsidR="00C35C7E" w:rsidRDefault="00C35C7E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476" w:author="Palacherla, Susmitha C (NONUS)" w:date="2018-01-16T20:41:00Z"/>
          <w:rFonts w:ascii="Arial" w:hAnsi="Arial" w:cs="Arial"/>
          <w:b/>
          <w:sz w:val="24"/>
          <w:szCs w:val="24"/>
        </w:rPr>
      </w:pPr>
    </w:p>
    <w:p w:rsidR="00C35C7E" w:rsidRDefault="00C35C7E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477" w:author="Palacherla, Susmitha C (NONUS)" w:date="2018-01-16T20:42:00Z"/>
          <w:rFonts w:ascii="Arial" w:hAnsi="Arial" w:cs="Arial"/>
          <w:b/>
          <w:sz w:val="24"/>
          <w:szCs w:val="24"/>
        </w:rPr>
      </w:pPr>
    </w:p>
    <w:p w:rsidR="00C35C7E" w:rsidRDefault="00C35C7E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478" w:author="Palacherla, Susmitha C (NONUS)" w:date="2018-01-16T20:42:00Z"/>
          <w:rFonts w:ascii="Arial" w:hAnsi="Arial" w:cs="Arial"/>
          <w:b/>
          <w:sz w:val="24"/>
          <w:szCs w:val="24"/>
        </w:rPr>
      </w:pPr>
    </w:p>
    <w:p w:rsidR="00C35C7E" w:rsidRDefault="00C35C7E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479" w:author="Palacherla, Susmitha C (NONUS)" w:date="2018-01-16T20:42:00Z"/>
          <w:rFonts w:ascii="Arial" w:hAnsi="Arial" w:cs="Arial"/>
          <w:b/>
          <w:sz w:val="24"/>
          <w:szCs w:val="24"/>
        </w:rPr>
      </w:pPr>
    </w:p>
    <w:p w:rsidR="00C35C7E" w:rsidRDefault="00C35C7E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480" w:author="Palacherla, Susmitha C (NONUS)" w:date="2018-01-16T20:42:00Z"/>
          <w:rFonts w:ascii="Arial" w:hAnsi="Arial" w:cs="Arial"/>
          <w:b/>
          <w:sz w:val="24"/>
          <w:szCs w:val="24"/>
        </w:rPr>
      </w:pPr>
    </w:p>
    <w:p w:rsidR="00C35C7E" w:rsidRDefault="00C35C7E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481" w:author="Palacherla, Susmitha C (NONUS)" w:date="2018-01-16T20:42:00Z"/>
          <w:rFonts w:ascii="Arial" w:hAnsi="Arial" w:cs="Arial"/>
          <w:b/>
          <w:sz w:val="24"/>
          <w:szCs w:val="24"/>
        </w:rPr>
      </w:pPr>
    </w:p>
    <w:p w:rsidR="00C35C7E" w:rsidRDefault="00C35C7E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482" w:author="Palacherla, Susmitha C (NONUS)" w:date="2018-01-16T20:42:00Z"/>
          <w:rFonts w:ascii="Arial" w:hAnsi="Arial" w:cs="Arial"/>
          <w:b/>
          <w:sz w:val="24"/>
          <w:szCs w:val="24"/>
        </w:rPr>
      </w:pPr>
    </w:p>
    <w:p w:rsidR="00C35C7E" w:rsidRDefault="00C35C7E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483" w:author="Palacherla, Susmitha C (NONUS)" w:date="2018-01-16T20:42:00Z"/>
          <w:rFonts w:ascii="Arial" w:hAnsi="Arial" w:cs="Arial"/>
          <w:b/>
          <w:sz w:val="24"/>
          <w:szCs w:val="24"/>
        </w:rPr>
      </w:pPr>
    </w:p>
    <w:p w:rsidR="00C35C7E" w:rsidRDefault="00C35C7E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484" w:author="Palacherla, Susmitha C (NONUS)" w:date="2018-01-16T20:42:00Z"/>
          <w:rFonts w:ascii="Arial" w:hAnsi="Arial" w:cs="Arial"/>
          <w:b/>
          <w:sz w:val="24"/>
          <w:szCs w:val="24"/>
        </w:rPr>
      </w:pPr>
    </w:p>
    <w:p w:rsidR="00C35C7E" w:rsidRDefault="00C35C7E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485" w:author="Palacherla, Susmitha C (NONUS)" w:date="2018-01-16T20:42:00Z"/>
          <w:rFonts w:ascii="Arial" w:hAnsi="Arial" w:cs="Arial"/>
          <w:b/>
          <w:sz w:val="24"/>
          <w:szCs w:val="24"/>
        </w:rPr>
      </w:pPr>
    </w:p>
    <w:p w:rsidR="00C35C7E" w:rsidRDefault="00C35C7E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486" w:author="Palacherla, Susmitha C (NONUS)" w:date="2018-01-16T20:42:00Z"/>
          <w:rFonts w:ascii="Arial" w:hAnsi="Arial" w:cs="Arial"/>
          <w:b/>
          <w:sz w:val="24"/>
          <w:szCs w:val="24"/>
        </w:rPr>
      </w:pPr>
    </w:p>
    <w:p w:rsidR="00C35C7E" w:rsidRDefault="00C35C7E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487" w:author="Palacherla, Susmitha C (NONUS)" w:date="2018-01-16T20:42:00Z"/>
          <w:rFonts w:ascii="Arial" w:hAnsi="Arial" w:cs="Arial"/>
          <w:b/>
          <w:sz w:val="24"/>
          <w:szCs w:val="24"/>
        </w:rPr>
      </w:pPr>
    </w:p>
    <w:p w:rsidR="00C35C7E" w:rsidRDefault="00C35C7E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488" w:author="Palacherla, Susmitha C (NONUS)" w:date="2018-01-16T20:42:00Z"/>
          <w:rFonts w:ascii="Arial" w:hAnsi="Arial" w:cs="Arial"/>
          <w:b/>
          <w:sz w:val="24"/>
          <w:szCs w:val="24"/>
        </w:rPr>
      </w:pPr>
    </w:p>
    <w:p w:rsidR="00C35C7E" w:rsidRDefault="00C35C7E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489" w:author="Palacherla, Susmitha C (NONUS)" w:date="2018-01-16T20:42:00Z"/>
          <w:rFonts w:ascii="Arial" w:hAnsi="Arial" w:cs="Arial"/>
          <w:b/>
          <w:sz w:val="24"/>
          <w:szCs w:val="24"/>
        </w:rPr>
      </w:pPr>
    </w:p>
    <w:p w:rsidR="00C35C7E" w:rsidRDefault="00C35C7E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490" w:author="Palacherla, Susmitha C (NONUS)" w:date="2018-01-16T20:42:00Z"/>
          <w:rFonts w:ascii="Arial" w:hAnsi="Arial" w:cs="Arial"/>
          <w:b/>
          <w:sz w:val="24"/>
          <w:szCs w:val="24"/>
        </w:rPr>
      </w:pPr>
    </w:p>
    <w:p w:rsidR="00C35C7E" w:rsidRDefault="00C35C7E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491" w:author="Palacherla, Susmitha C (NONUS)" w:date="2018-01-16T20:42:00Z"/>
          <w:rFonts w:ascii="Arial" w:hAnsi="Arial" w:cs="Arial"/>
          <w:b/>
          <w:sz w:val="24"/>
          <w:szCs w:val="24"/>
        </w:rPr>
      </w:pPr>
    </w:p>
    <w:p w:rsidR="00C35C7E" w:rsidRDefault="00C35C7E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492" w:author="Palacherla, Susmitha C (NONUS)" w:date="2018-01-16T20:42:00Z"/>
          <w:rFonts w:ascii="Arial" w:hAnsi="Arial" w:cs="Arial"/>
          <w:b/>
          <w:sz w:val="24"/>
          <w:szCs w:val="24"/>
        </w:rPr>
      </w:pPr>
    </w:p>
    <w:p w:rsidR="00C35C7E" w:rsidRDefault="00C35C7E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493" w:author="Palacherla, Susmitha C (NONUS)" w:date="2018-01-16T20:42:00Z"/>
          <w:rFonts w:ascii="Arial" w:hAnsi="Arial" w:cs="Arial"/>
          <w:b/>
          <w:sz w:val="24"/>
          <w:szCs w:val="24"/>
        </w:rPr>
      </w:pPr>
    </w:p>
    <w:p w:rsidR="00C35C7E" w:rsidRDefault="00C35C7E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494" w:author="Palacherla, Susmitha C (NONUS)" w:date="2018-01-16T20:42:00Z"/>
          <w:rFonts w:ascii="Arial" w:hAnsi="Arial" w:cs="Arial"/>
          <w:b/>
          <w:sz w:val="24"/>
          <w:szCs w:val="24"/>
        </w:rPr>
      </w:pPr>
    </w:p>
    <w:p w:rsidR="00C35C7E" w:rsidRDefault="00C35C7E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495" w:author="Palacherla, Susmitha C (NONUS)" w:date="2018-01-16T20:42:00Z"/>
          <w:rFonts w:ascii="Arial" w:hAnsi="Arial" w:cs="Arial"/>
          <w:b/>
          <w:sz w:val="24"/>
          <w:szCs w:val="24"/>
        </w:rPr>
      </w:pPr>
    </w:p>
    <w:p w:rsidR="00C35C7E" w:rsidRDefault="00C35C7E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496" w:author="Palacherla, Susmitha C (NONUS)" w:date="2018-01-16T20:42:00Z"/>
          <w:rFonts w:ascii="Arial" w:hAnsi="Arial" w:cs="Arial"/>
          <w:b/>
          <w:sz w:val="24"/>
          <w:szCs w:val="24"/>
        </w:rPr>
      </w:pPr>
    </w:p>
    <w:p w:rsidR="00C35C7E" w:rsidRDefault="00C35C7E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497" w:author="Palacherla, Susmitha C (NONUS)" w:date="2018-01-16T20:42:00Z"/>
          <w:rFonts w:ascii="Arial" w:hAnsi="Arial" w:cs="Arial"/>
          <w:b/>
          <w:sz w:val="24"/>
          <w:szCs w:val="24"/>
        </w:rPr>
      </w:pPr>
    </w:p>
    <w:p w:rsidR="00C35C7E" w:rsidRDefault="00C35C7E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498" w:author="Palacherla, Susmitha C (NONUS)" w:date="2018-01-16T20:42:00Z"/>
          <w:rFonts w:ascii="Arial" w:hAnsi="Arial" w:cs="Arial"/>
          <w:b/>
          <w:sz w:val="24"/>
          <w:szCs w:val="24"/>
        </w:rPr>
      </w:pPr>
    </w:p>
    <w:p w:rsidR="00C35C7E" w:rsidRDefault="00C35C7E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499" w:author="Palacherla, Susmitha C (NONUS)" w:date="2018-01-16T20:42:00Z"/>
          <w:rFonts w:ascii="Arial" w:hAnsi="Arial" w:cs="Arial"/>
          <w:b/>
          <w:sz w:val="24"/>
          <w:szCs w:val="24"/>
        </w:rPr>
      </w:pPr>
    </w:p>
    <w:p w:rsidR="00C35C7E" w:rsidRDefault="00C35C7E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500" w:author="Palacherla, Susmitha C (NONUS)" w:date="2018-01-16T20:42:00Z"/>
          <w:rFonts w:ascii="Arial" w:hAnsi="Arial" w:cs="Arial"/>
          <w:b/>
          <w:sz w:val="24"/>
          <w:szCs w:val="24"/>
        </w:rPr>
      </w:pPr>
    </w:p>
    <w:p w:rsidR="00C35C7E" w:rsidRDefault="00C35C7E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501" w:author="Palacherla, Susmitha C (NONUS)" w:date="2018-01-16T20:42:00Z"/>
          <w:rFonts w:ascii="Arial" w:hAnsi="Arial" w:cs="Arial"/>
          <w:b/>
          <w:sz w:val="24"/>
          <w:szCs w:val="24"/>
        </w:rPr>
      </w:pPr>
    </w:p>
    <w:p w:rsidR="00C35C7E" w:rsidRDefault="00C35C7E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502" w:author="Palacherla, Susmitha C (NONUS)" w:date="2018-01-16T20:41:00Z"/>
          <w:rFonts w:ascii="Arial" w:hAnsi="Arial" w:cs="Arial"/>
          <w:b/>
          <w:sz w:val="24"/>
          <w:szCs w:val="24"/>
        </w:rPr>
      </w:pPr>
    </w:p>
    <w:p w:rsidR="00C35C7E" w:rsidRDefault="00C35C7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02048" w:rsidRDefault="007A6434" w:rsidP="00C35C7E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  <w:pPrChange w:id="503" w:author="Palacherla, Susmitha C (NONUS)" w:date="2018-01-16T20:41:00Z">
          <w:pPr>
            <w:pStyle w:val="ListParagraph"/>
            <w:widowControl w:val="0"/>
            <w:numPr>
              <w:ilvl w:val="3"/>
              <w:numId w:val="36"/>
            </w:numPr>
            <w:autoSpaceDE w:val="0"/>
            <w:autoSpaceDN w:val="0"/>
            <w:adjustRightInd w:val="0"/>
            <w:spacing w:after="0" w:line="240" w:lineRule="auto"/>
            <w:ind w:left="1548" w:hanging="648"/>
          </w:pPr>
        </w:pPrChange>
      </w:pPr>
      <w:r>
        <w:rPr>
          <w:rFonts w:asciiTheme="minorHAnsi" w:hAnsiTheme="minorHAnsi" w:cs="Arial"/>
          <w:b/>
        </w:rPr>
        <w:t>P</w:t>
      </w:r>
      <w:r w:rsidR="00932115">
        <w:rPr>
          <w:rFonts w:asciiTheme="minorHAnsi" w:hAnsiTheme="minorHAnsi" w:cs="Arial"/>
          <w:b/>
        </w:rPr>
        <w:t>ackage Content</w:t>
      </w:r>
      <w:r w:rsidR="00BE2E93">
        <w:rPr>
          <w:rFonts w:asciiTheme="minorHAnsi" w:hAnsiTheme="minorHAnsi" w:cs="Arial"/>
          <w:b/>
        </w:rPr>
        <w:t>(Control Flow)</w:t>
      </w:r>
    </w:p>
    <w:p w:rsidR="00997532" w:rsidRDefault="009A28C9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ins w:id="504" w:author="Palacherla, Susmitha C (NONUS)" w:date="2018-01-16T20:42:00Z"/>
          <w:noProof/>
        </w:rPr>
      </w:pPr>
      <w:r w:rsidRPr="009A28C9">
        <w:rPr>
          <w:noProof/>
        </w:rPr>
        <w:t xml:space="preserve"> </w:t>
      </w:r>
      <w:del w:id="505" w:author="Palacherla, Susmitha C (NONUS)" w:date="2018-01-16T20:42:00Z">
        <w:r w:rsidDel="00C35C7E">
          <w:rPr>
            <w:noProof/>
          </w:rPr>
          <w:drawing>
            <wp:inline distT="0" distB="0" distL="0" distR="0" wp14:anchorId="0CBFD3BA" wp14:editId="0ED91AD3">
              <wp:extent cx="4533900" cy="7086600"/>
              <wp:effectExtent l="0" t="0" r="0" b="0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533900" cy="70866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C35C7E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ins w:id="506" w:author="Palacherla, Susmitha C (NONUS)" w:date="2018-01-16T20:42:00Z"/>
          <w:rFonts w:asciiTheme="minorHAnsi" w:hAnsiTheme="minorHAnsi" w:cs="Arial"/>
          <w:b/>
        </w:rPr>
      </w:pPr>
      <w:ins w:id="507" w:author="Palacherla, Susmitha C (NONUS)" w:date="2018-01-16T20:42:00Z">
        <w:r>
          <w:rPr>
            <w:noProof/>
          </w:rPr>
          <w:drawing>
            <wp:inline distT="0" distB="0" distL="0" distR="0" wp14:anchorId="59A970BC" wp14:editId="34490529">
              <wp:extent cx="5943600" cy="4735830"/>
              <wp:effectExtent l="0" t="0" r="0" b="7620"/>
              <wp:docPr id="7" name="Picture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47358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C35C7E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ins w:id="508" w:author="Palacherla, Susmitha C (NONUS)" w:date="2018-01-16T20:42:00Z"/>
          <w:rFonts w:asciiTheme="minorHAnsi" w:hAnsiTheme="minorHAnsi" w:cs="Arial"/>
          <w:b/>
        </w:rPr>
      </w:pPr>
    </w:p>
    <w:p w:rsidR="00C35C7E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ins w:id="509" w:author="Palacherla, Susmitha C (NONUS)" w:date="2018-01-16T20:42:00Z"/>
          <w:rFonts w:asciiTheme="minorHAnsi" w:hAnsiTheme="minorHAnsi" w:cs="Arial"/>
          <w:b/>
        </w:rPr>
      </w:pPr>
    </w:p>
    <w:p w:rsidR="00C35C7E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ins w:id="510" w:author="Palacherla, Susmitha C (NONUS)" w:date="2018-01-16T20:42:00Z"/>
          <w:rFonts w:asciiTheme="minorHAnsi" w:hAnsiTheme="minorHAnsi" w:cs="Arial"/>
          <w:b/>
        </w:rPr>
      </w:pPr>
    </w:p>
    <w:p w:rsidR="00C35C7E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ins w:id="511" w:author="Palacherla, Susmitha C (NONUS)" w:date="2018-01-16T20:42:00Z"/>
          <w:rFonts w:asciiTheme="minorHAnsi" w:hAnsiTheme="minorHAnsi" w:cs="Arial"/>
          <w:b/>
        </w:rPr>
      </w:pPr>
    </w:p>
    <w:p w:rsidR="00C35C7E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ins w:id="512" w:author="Palacherla, Susmitha C (NONUS)" w:date="2018-01-16T20:42:00Z"/>
          <w:rFonts w:asciiTheme="minorHAnsi" w:hAnsiTheme="minorHAnsi" w:cs="Arial"/>
          <w:b/>
        </w:rPr>
      </w:pPr>
    </w:p>
    <w:p w:rsidR="00C35C7E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ins w:id="513" w:author="Palacherla, Susmitha C (NONUS)" w:date="2018-01-16T20:42:00Z"/>
          <w:rFonts w:asciiTheme="minorHAnsi" w:hAnsiTheme="minorHAnsi" w:cs="Arial"/>
          <w:b/>
        </w:rPr>
      </w:pPr>
    </w:p>
    <w:p w:rsidR="00C35C7E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ins w:id="514" w:author="Palacherla, Susmitha C (NONUS)" w:date="2018-01-16T20:42:00Z"/>
          <w:rFonts w:asciiTheme="minorHAnsi" w:hAnsiTheme="minorHAnsi" w:cs="Arial"/>
          <w:b/>
        </w:rPr>
      </w:pPr>
    </w:p>
    <w:p w:rsidR="00C35C7E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ins w:id="515" w:author="Palacherla, Susmitha C (NONUS)" w:date="2018-01-16T20:42:00Z"/>
          <w:rFonts w:asciiTheme="minorHAnsi" w:hAnsiTheme="minorHAnsi" w:cs="Arial"/>
          <w:b/>
        </w:rPr>
      </w:pPr>
    </w:p>
    <w:p w:rsidR="00C35C7E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ins w:id="516" w:author="Palacherla, Susmitha C (NONUS)" w:date="2018-01-16T20:42:00Z"/>
          <w:rFonts w:asciiTheme="minorHAnsi" w:hAnsiTheme="minorHAnsi" w:cs="Arial"/>
          <w:b/>
        </w:rPr>
      </w:pPr>
    </w:p>
    <w:p w:rsidR="00C35C7E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ins w:id="517" w:author="Palacherla, Susmitha C (NONUS)" w:date="2018-01-16T20:42:00Z"/>
          <w:rFonts w:asciiTheme="minorHAnsi" w:hAnsiTheme="minorHAnsi" w:cs="Arial"/>
          <w:b/>
        </w:rPr>
      </w:pPr>
    </w:p>
    <w:p w:rsidR="00C35C7E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ins w:id="518" w:author="Palacherla, Susmitha C (NONUS)" w:date="2018-01-16T20:42:00Z"/>
          <w:rFonts w:asciiTheme="minorHAnsi" w:hAnsiTheme="minorHAnsi" w:cs="Arial"/>
          <w:b/>
        </w:rPr>
      </w:pPr>
    </w:p>
    <w:p w:rsidR="00C35C7E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ins w:id="519" w:author="Palacherla, Susmitha C (NONUS)" w:date="2018-01-16T20:42:00Z"/>
          <w:rFonts w:asciiTheme="minorHAnsi" w:hAnsiTheme="minorHAnsi" w:cs="Arial"/>
          <w:b/>
        </w:rPr>
      </w:pPr>
    </w:p>
    <w:p w:rsidR="00C35C7E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ins w:id="520" w:author="Palacherla, Susmitha C (NONUS)" w:date="2018-01-16T20:42:00Z"/>
          <w:rFonts w:asciiTheme="minorHAnsi" w:hAnsiTheme="minorHAnsi" w:cs="Arial"/>
          <w:b/>
        </w:rPr>
      </w:pPr>
    </w:p>
    <w:p w:rsidR="00C35C7E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ins w:id="521" w:author="Palacherla, Susmitha C (NONUS)" w:date="2018-01-16T20:42:00Z"/>
          <w:rFonts w:asciiTheme="minorHAnsi" w:hAnsiTheme="minorHAnsi" w:cs="Arial"/>
          <w:b/>
        </w:rPr>
      </w:pPr>
    </w:p>
    <w:p w:rsidR="00C35C7E" w:rsidRPr="00C35C7E" w:rsidRDefault="00C35C7E" w:rsidP="00C35C7E">
      <w:pPr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contextualSpacing/>
        <w:rPr>
          <w:ins w:id="522" w:author="Palacherla, Susmitha C (NONUS)" w:date="2018-01-16T20:43:00Z"/>
          <w:rFonts w:ascii="Times New Roman" w:hAnsi="Times New Roman"/>
          <w:b/>
        </w:rPr>
        <w:pPrChange w:id="523" w:author="Palacherla, Susmitha C (NONUS)" w:date="2018-01-16T20:43:00Z">
          <w:pPr>
            <w:widowControl w:val="0"/>
            <w:numPr>
              <w:ilvl w:val="4"/>
              <w:numId w:val="6"/>
            </w:numPr>
            <w:autoSpaceDE w:val="0"/>
            <w:autoSpaceDN w:val="0"/>
            <w:adjustRightInd w:val="0"/>
            <w:spacing w:after="0" w:line="240" w:lineRule="auto"/>
            <w:ind w:left="2232" w:hanging="792"/>
            <w:contextualSpacing/>
          </w:pPr>
        </w:pPrChange>
      </w:pPr>
      <w:proofErr w:type="spellStart"/>
      <w:ins w:id="524" w:author="Palacherla, Susmitha C (NONUS)" w:date="2018-01-16T20:43:00Z">
        <w:r w:rsidRPr="00C35C7E">
          <w:rPr>
            <w:rFonts w:ascii="Times New Roman" w:hAnsi="Times New Roman"/>
            <w:b/>
          </w:rPr>
          <w:t>Foreach</w:t>
        </w:r>
        <w:proofErr w:type="spellEnd"/>
        <w:r w:rsidRPr="00C35C7E">
          <w:rPr>
            <w:rFonts w:ascii="Times New Roman" w:hAnsi="Times New Roman"/>
            <w:b/>
          </w:rPr>
          <w:t xml:space="preserve"> Loop Container ( Decrypt and stage files)</w:t>
        </w:r>
      </w:ins>
    </w:p>
    <w:p w:rsidR="00C35C7E" w:rsidRPr="00C35C7E" w:rsidRDefault="00C35C7E" w:rsidP="00C35C7E">
      <w:pPr>
        <w:widowControl w:val="0"/>
        <w:autoSpaceDE w:val="0"/>
        <w:autoSpaceDN w:val="0"/>
        <w:adjustRightInd w:val="0"/>
        <w:spacing w:after="0" w:line="240" w:lineRule="auto"/>
        <w:rPr>
          <w:ins w:id="525" w:author="Palacherla, Susmitha C (NONUS)" w:date="2018-01-16T20:43:00Z"/>
          <w:rFonts w:ascii="Times New Roman" w:hAnsi="Times New Roman"/>
          <w:b/>
        </w:rPr>
      </w:pPr>
    </w:p>
    <w:p w:rsidR="00C35C7E" w:rsidRPr="00C35C7E" w:rsidRDefault="00C35C7E" w:rsidP="00C35C7E">
      <w:pPr>
        <w:rPr>
          <w:ins w:id="526" w:author="Palacherla, Susmitha C (NONUS)" w:date="2018-01-16T20:43:00Z"/>
          <w:rFonts w:ascii="Times New Roman" w:hAnsi="Times New Roman"/>
          <w:b/>
        </w:rPr>
      </w:pPr>
      <w:ins w:id="527" w:author="Palacherla, Susmitha C (NONUS)" w:date="2018-01-16T20:43:00Z">
        <w:r w:rsidRPr="00C35C7E">
          <w:rPr>
            <w:rFonts w:ascii="Times New Roman" w:hAnsi="Times New Roman"/>
            <w:b/>
          </w:rPr>
          <w:t>Summary of Steps</w:t>
        </w:r>
      </w:ins>
    </w:p>
    <w:p w:rsidR="00C35C7E" w:rsidRPr="00C35C7E" w:rsidRDefault="00C35C7E" w:rsidP="00C35C7E">
      <w:pPr>
        <w:numPr>
          <w:ilvl w:val="0"/>
          <w:numId w:val="11"/>
        </w:numPr>
        <w:contextualSpacing/>
        <w:rPr>
          <w:ins w:id="528" w:author="Palacherla, Susmitha C (NONUS)" w:date="2018-01-16T20:43:00Z"/>
          <w:rFonts w:ascii="Times New Roman" w:hAnsi="Times New Roman"/>
        </w:rPr>
      </w:pPr>
      <w:ins w:id="529" w:author="Palacherla, Susmitha C (NONUS)" w:date="2018-01-16T20:43:00Z">
        <w:r w:rsidRPr="00C35C7E">
          <w:rPr>
            <w:rFonts w:ascii="Times New Roman" w:hAnsi="Times New Roman"/>
          </w:rPr>
          <w:t>File system task – Decrypt files</w:t>
        </w:r>
      </w:ins>
    </w:p>
    <w:p w:rsidR="00C35C7E" w:rsidRPr="00C35C7E" w:rsidRDefault="00C35C7E" w:rsidP="00C35C7E">
      <w:pPr>
        <w:numPr>
          <w:ilvl w:val="0"/>
          <w:numId w:val="11"/>
        </w:numPr>
        <w:contextualSpacing/>
        <w:rPr>
          <w:ins w:id="530" w:author="Palacherla, Susmitha C (NONUS)" w:date="2018-01-16T20:43:00Z"/>
          <w:rFonts w:ascii="Times New Roman" w:hAnsi="Times New Roman"/>
        </w:rPr>
      </w:pPr>
      <w:ins w:id="531" w:author="Palacherla, Susmitha C (NONUS)" w:date="2018-01-16T20:43:00Z">
        <w:r w:rsidRPr="00C35C7E">
          <w:rPr>
            <w:rFonts w:ascii="Times New Roman" w:hAnsi="Times New Roman"/>
          </w:rPr>
          <w:t>Script task - Pause 10 seconds</w:t>
        </w:r>
      </w:ins>
    </w:p>
    <w:p w:rsidR="00C35C7E" w:rsidRPr="00C35C7E" w:rsidRDefault="00C35C7E" w:rsidP="00C35C7E">
      <w:pPr>
        <w:numPr>
          <w:ilvl w:val="0"/>
          <w:numId w:val="11"/>
        </w:numPr>
        <w:contextualSpacing/>
        <w:rPr>
          <w:ins w:id="532" w:author="Palacherla, Susmitha C (NONUS)" w:date="2018-01-16T20:43:00Z"/>
          <w:rFonts w:ascii="Times New Roman" w:hAnsi="Times New Roman"/>
        </w:rPr>
      </w:pPr>
      <w:ins w:id="533" w:author="Palacherla, Susmitha C (NONUS)" w:date="2018-01-16T20:43:00Z">
        <w:r w:rsidRPr="00C35C7E">
          <w:rPr>
            <w:rFonts w:ascii="Times New Roman" w:hAnsi="Times New Roman"/>
          </w:rPr>
          <w:t>File system task – Backup encrypted files</w:t>
        </w:r>
      </w:ins>
    </w:p>
    <w:p w:rsidR="00C35C7E" w:rsidRPr="00C35C7E" w:rsidRDefault="00C35C7E" w:rsidP="00C35C7E">
      <w:pPr>
        <w:widowControl w:val="0"/>
        <w:autoSpaceDE w:val="0"/>
        <w:autoSpaceDN w:val="0"/>
        <w:adjustRightInd w:val="0"/>
        <w:spacing w:after="0" w:line="240" w:lineRule="auto"/>
        <w:rPr>
          <w:ins w:id="534" w:author="Palacherla, Susmitha C (NONUS)" w:date="2018-01-16T20:43:00Z"/>
          <w:rFonts w:ascii="Times New Roman" w:hAnsi="Times New Roman"/>
          <w:b/>
          <w:sz w:val="24"/>
          <w:szCs w:val="24"/>
        </w:rPr>
      </w:pPr>
    </w:p>
    <w:p w:rsidR="00C35C7E" w:rsidRPr="00C35C7E" w:rsidRDefault="00C35C7E" w:rsidP="00C35C7E">
      <w:pPr>
        <w:rPr>
          <w:ins w:id="535" w:author="Palacherla, Susmitha C (NONUS)" w:date="2018-01-16T20:43:00Z"/>
          <w:rFonts w:ascii="Times New Roman" w:hAnsi="Times New Roman"/>
          <w:b/>
        </w:rPr>
      </w:pPr>
      <w:ins w:id="536" w:author="Palacherla, Susmitha C (NONUS)" w:date="2018-01-16T20:43:00Z">
        <w:r w:rsidRPr="00C35C7E">
          <w:rPr>
            <w:rFonts w:ascii="Times New Roman" w:hAnsi="Times New Roman"/>
            <w:b/>
          </w:rPr>
          <w:t>Details</w:t>
        </w:r>
      </w:ins>
    </w:p>
    <w:p w:rsidR="00C35C7E" w:rsidRPr="00C35C7E" w:rsidRDefault="00C35C7E" w:rsidP="00C35C7E">
      <w:pPr>
        <w:spacing w:after="0"/>
        <w:rPr>
          <w:ins w:id="537" w:author="Palacherla, Susmitha C (NONUS)" w:date="2018-01-16T20:43:00Z"/>
          <w:rFonts w:ascii="Times New Roman" w:hAnsi="Times New Roman"/>
        </w:rPr>
      </w:pPr>
      <w:ins w:id="538" w:author="Palacherla, Susmitha C (NONUS)" w:date="2018-01-16T20:43:00Z">
        <w:r w:rsidRPr="00C35C7E">
          <w:rPr>
            <w:rFonts w:ascii="Times New Roman" w:hAnsi="Times New Roman"/>
          </w:rPr>
          <w:t xml:space="preserve">Container: </w:t>
        </w:r>
        <w:proofErr w:type="spellStart"/>
        <w:proofErr w:type="gramStart"/>
        <w:r w:rsidRPr="00C35C7E">
          <w:rPr>
            <w:rFonts w:ascii="Times New Roman" w:hAnsi="Times New Roman"/>
          </w:rPr>
          <w:t>Foreach</w:t>
        </w:r>
        <w:proofErr w:type="spellEnd"/>
        <w:r w:rsidRPr="00C35C7E">
          <w:rPr>
            <w:rFonts w:ascii="Times New Roman" w:hAnsi="Times New Roman"/>
          </w:rPr>
          <w:t xml:space="preserve">  File</w:t>
        </w:r>
        <w:proofErr w:type="gramEnd"/>
        <w:r w:rsidRPr="00C35C7E">
          <w:rPr>
            <w:rFonts w:ascii="Times New Roman" w:hAnsi="Times New Roman"/>
          </w:rPr>
          <w:t xml:space="preserve"> Loop </w:t>
        </w:r>
      </w:ins>
    </w:p>
    <w:p w:rsidR="00C35C7E" w:rsidRPr="00C35C7E" w:rsidRDefault="00C35C7E" w:rsidP="00C35C7E">
      <w:pPr>
        <w:spacing w:after="0"/>
        <w:ind w:left="1080"/>
        <w:rPr>
          <w:ins w:id="539" w:author="Palacherla, Susmitha C (NONUS)" w:date="2018-01-16T20:43:00Z"/>
          <w:rFonts w:ascii="Times New Roman" w:hAnsi="Times New Roman"/>
        </w:rPr>
      </w:pPr>
      <w:ins w:id="540" w:author="Palacherla, Susmitha C (NONUS)" w:date="2018-01-16T20:43:00Z">
        <w:r w:rsidRPr="00C35C7E">
          <w:rPr>
            <w:rFonts w:ascii="Times New Roman" w:hAnsi="Times New Roman"/>
          </w:rPr>
          <w:t>Folder: \\f3420-ecldbp01\data\coaching\</w:t>
        </w:r>
      </w:ins>
      <w:ins w:id="541" w:author="Palacherla, Susmitha C (NONUS)" w:date="2018-01-16T20:44:00Z">
        <w:r>
          <w:rPr>
            <w:rFonts w:ascii="Times New Roman" w:hAnsi="Times New Roman"/>
          </w:rPr>
          <w:t>Generic</w:t>
        </w:r>
      </w:ins>
      <w:ins w:id="542" w:author="Palacherla, Susmitha C (NONUS)" w:date="2018-01-16T20:43:00Z">
        <w:r w:rsidRPr="00C35C7E">
          <w:rPr>
            <w:rFonts w:ascii="Times New Roman" w:hAnsi="Times New Roman"/>
          </w:rPr>
          <w:t>\Encrypt_out\</w:t>
        </w:r>
      </w:ins>
    </w:p>
    <w:p w:rsidR="00C35C7E" w:rsidRPr="00C35C7E" w:rsidRDefault="00C35C7E" w:rsidP="00C35C7E">
      <w:pPr>
        <w:spacing w:after="0"/>
        <w:ind w:left="1080"/>
        <w:rPr>
          <w:ins w:id="543" w:author="Palacherla, Susmitha C (NONUS)" w:date="2018-01-16T20:43:00Z"/>
          <w:rFonts w:ascii="Times New Roman" w:hAnsi="Times New Roman"/>
        </w:rPr>
      </w:pPr>
      <w:ins w:id="544" w:author="Palacherla, Susmitha C (NONUS)" w:date="2018-01-16T20:43:00Z">
        <w:r w:rsidRPr="00C35C7E">
          <w:rPr>
            <w:rFonts w:ascii="Times New Roman" w:hAnsi="Times New Roman"/>
          </w:rPr>
          <w:t xml:space="preserve">Files: </w:t>
        </w:r>
        <w:proofErr w:type="gramStart"/>
        <w:r w:rsidRPr="00C35C7E">
          <w:rPr>
            <w:rFonts w:ascii="Times New Roman" w:hAnsi="Times New Roman"/>
          </w:rPr>
          <w:t>eCL*</w:t>
        </w:r>
      </w:ins>
      <w:proofErr w:type="gramEnd"/>
      <w:ins w:id="545" w:author="Palacherla, Susmitha C (NONUS)" w:date="2018-01-16T20:44:00Z">
        <w:r>
          <w:rPr>
            <w:rFonts w:ascii="Times New Roman" w:hAnsi="Times New Roman"/>
          </w:rPr>
          <w:t>Generic</w:t>
        </w:r>
      </w:ins>
      <w:ins w:id="546" w:author="Palacherla, Susmitha C (NONUS)" w:date="2018-01-16T20:43:00Z">
        <w:r w:rsidRPr="00C35C7E">
          <w:rPr>
            <w:rFonts w:ascii="Times New Roman" w:hAnsi="Times New Roman"/>
          </w:rPr>
          <w:t>_*.encrypt</w:t>
        </w:r>
      </w:ins>
    </w:p>
    <w:p w:rsidR="00C35C7E" w:rsidRPr="00C35C7E" w:rsidRDefault="00C35C7E" w:rsidP="00C35C7E">
      <w:pPr>
        <w:spacing w:after="0"/>
        <w:ind w:left="1080"/>
        <w:rPr>
          <w:ins w:id="547" w:author="Palacherla, Susmitha C (NONUS)" w:date="2018-01-16T20:43:00Z"/>
          <w:rFonts w:ascii="Times New Roman" w:hAnsi="Times New Roman"/>
        </w:rPr>
      </w:pPr>
      <w:ins w:id="548" w:author="Palacherla, Susmitha C (NONUS)" w:date="2018-01-16T20:43:00Z">
        <w:r w:rsidRPr="00C35C7E">
          <w:rPr>
            <w:rFonts w:ascii="Times New Roman" w:hAnsi="Times New Roman"/>
          </w:rPr>
          <w:t>Retrieve file name: Name and Extension</w:t>
        </w:r>
      </w:ins>
    </w:p>
    <w:p w:rsidR="00C35C7E" w:rsidRPr="00C35C7E" w:rsidRDefault="00C35C7E" w:rsidP="00C35C7E">
      <w:pPr>
        <w:spacing w:after="0"/>
        <w:ind w:left="1080"/>
        <w:rPr>
          <w:ins w:id="549" w:author="Palacherla, Susmitha C (NONUS)" w:date="2018-01-16T20:43:00Z"/>
          <w:rFonts w:ascii="Times New Roman" w:hAnsi="Times New Roman"/>
        </w:rPr>
      </w:pPr>
    </w:p>
    <w:p w:rsidR="00C35C7E" w:rsidRPr="00C35C7E" w:rsidRDefault="00C35C7E" w:rsidP="00C35C7E">
      <w:pPr>
        <w:spacing w:after="0"/>
        <w:ind w:left="1080"/>
        <w:rPr>
          <w:ins w:id="550" w:author="Palacherla, Susmitha C (NONUS)" w:date="2018-01-16T20:43:00Z"/>
          <w:rFonts w:ascii="Times New Roman" w:hAnsi="Times New Roman"/>
        </w:rPr>
      </w:pPr>
    </w:p>
    <w:p w:rsidR="00C35C7E" w:rsidRPr="00C35C7E" w:rsidRDefault="00C35C7E" w:rsidP="00C35C7E">
      <w:pPr>
        <w:spacing w:after="0"/>
        <w:ind w:left="1080"/>
        <w:rPr>
          <w:ins w:id="551" w:author="Palacherla, Susmitha C (NONUS)" w:date="2018-01-16T20:43:00Z"/>
          <w:rFonts w:ascii="Times New Roman" w:hAnsi="Times New Roman"/>
        </w:rPr>
      </w:pPr>
    </w:p>
    <w:p w:rsidR="00C35C7E" w:rsidRPr="00C35C7E" w:rsidRDefault="00C35C7E" w:rsidP="00C35C7E">
      <w:pPr>
        <w:numPr>
          <w:ilvl w:val="0"/>
          <w:numId w:val="13"/>
        </w:numPr>
        <w:contextualSpacing/>
        <w:rPr>
          <w:ins w:id="552" w:author="Palacherla, Susmitha C (NONUS)" w:date="2018-01-16T20:43:00Z"/>
          <w:rFonts w:ascii="Times New Roman" w:hAnsi="Times New Roman"/>
        </w:rPr>
      </w:pPr>
      <w:ins w:id="553" w:author="Palacherla, Susmitha C (NONUS)" w:date="2018-01-16T20:43:00Z">
        <w:r w:rsidRPr="00C35C7E">
          <w:rPr>
            <w:rFonts w:ascii="Times New Roman" w:hAnsi="Times New Roman"/>
          </w:rPr>
          <w:t>File system task – Decrypt files</w:t>
        </w:r>
      </w:ins>
    </w:p>
    <w:p w:rsidR="00C35C7E" w:rsidRPr="00C35C7E" w:rsidRDefault="00C35C7E" w:rsidP="00C35C7E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554" w:author="Palacherla, Susmitha C (NONUS)" w:date="2018-01-16T20:43:00Z"/>
          <w:rFonts w:ascii="Times New Roman" w:hAnsi="Times New Roman"/>
          <w:sz w:val="24"/>
          <w:szCs w:val="24"/>
        </w:rPr>
      </w:pPr>
      <w:ins w:id="555" w:author="Palacherla, Susmitha C (NONUS)" w:date="2018-01-16T20:43:00Z">
        <w:r w:rsidRPr="00C35C7E">
          <w:rPr>
            <w:noProof/>
          </w:rPr>
          <w:t xml:space="preserve"> </w:t>
        </w:r>
        <w:r w:rsidRPr="00C35C7E">
          <w:rPr>
            <w:noProof/>
          </w:rPr>
          <w:drawing>
            <wp:inline distT="0" distB="0" distL="0" distR="0" wp14:anchorId="237269CA" wp14:editId="77514172">
              <wp:extent cx="5648325" cy="2867025"/>
              <wp:effectExtent l="0" t="0" r="9525" b="9525"/>
              <wp:docPr id="50" name="Picture 5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48325" cy="28670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C35C7E" w:rsidRPr="00C35C7E" w:rsidRDefault="00C35C7E" w:rsidP="00C35C7E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556" w:author="Palacherla, Susmitha C (NONUS)" w:date="2018-01-16T20:43:00Z"/>
          <w:rFonts w:ascii="Times New Roman" w:hAnsi="Times New Roman"/>
          <w:sz w:val="24"/>
          <w:szCs w:val="24"/>
        </w:rPr>
      </w:pPr>
    </w:p>
    <w:p w:rsidR="00C35C7E" w:rsidRPr="00C35C7E" w:rsidRDefault="00C35C7E" w:rsidP="00C35C7E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557" w:author="Palacherla, Susmitha C (NONUS)" w:date="2018-01-16T20:43:00Z"/>
          <w:rFonts w:ascii="Times New Roman" w:hAnsi="Times New Roman"/>
        </w:rPr>
      </w:pPr>
    </w:p>
    <w:p w:rsidR="00C35C7E" w:rsidRDefault="00C35C7E" w:rsidP="00C35C7E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558" w:author="Palacherla, Susmitha C (NONUS)" w:date="2018-01-16T20:44:00Z"/>
          <w:rFonts w:ascii="Times New Roman" w:hAnsi="Times New Roman"/>
          <w:sz w:val="24"/>
          <w:szCs w:val="24"/>
        </w:rPr>
      </w:pPr>
    </w:p>
    <w:p w:rsidR="00C35C7E" w:rsidRDefault="00C35C7E" w:rsidP="00C35C7E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559" w:author="Palacherla, Susmitha C (NONUS)" w:date="2018-01-16T20:44:00Z"/>
          <w:rFonts w:ascii="Times New Roman" w:hAnsi="Times New Roman"/>
          <w:sz w:val="24"/>
          <w:szCs w:val="24"/>
        </w:rPr>
      </w:pPr>
    </w:p>
    <w:p w:rsidR="00C35C7E" w:rsidRDefault="00C35C7E" w:rsidP="00C35C7E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560" w:author="Palacherla, Susmitha C (NONUS)" w:date="2018-01-16T20:44:00Z"/>
          <w:rFonts w:ascii="Times New Roman" w:hAnsi="Times New Roman"/>
          <w:sz w:val="24"/>
          <w:szCs w:val="24"/>
        </w:rPr>
      </w:pPr>
    </w:p>
    <w:p w:rsidR="00C35C7E" w:rsidRPr="00C35C7E" w:rsidRDefault="00C35C7E" w:rsidP="00C35C7E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561" w:author="Palacherla, Susmitha C (NONUS)" w:date="2018-01-16T20:43:00Z"/>
          <w:rFonts w:ascii="Times New Roman" w:hAnsi="Times New Roman"/>
          <w:sz w:val="24"/>
          <w:szCs w:val="24"/>
        </w:rPr>
      </w:pPr>
    </w:p>
    <w:p w:rsidR="00C35C7E" w:rsidRPr="00C35C7E" w:rsidRDefault="00C35C7E" w:rsidP="00C35C7E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562" w:author="Palacherla, Susmitha C (NONUS)" w:date="2018-01-16T20:43:00Z"/>
          <w:rFonts w:ascii="Times New Roman" w:hAnsi="Times New Roman"/>
          <w:sz w:val="24"/>
          <w:szCs w:val="24"/>
        </w:rPr>
      </w:pPr>
    </w:p>
    <w:p w:rsidR="00C35C7E" w:rsidRPr="00C35C7E" w:rsidRDefault="00C35C7E" w:rsidP="00C35C7E">
      <w:pPr>
        <w:numPr>
          <w:ilvl w:val="0"/>
          <w:numId w:val="13"/>
        </w:numPr>
        <w:contextualSpacing/>
        <w:rPr>
          <w:ins w:id="563" w:author="Palacherla, Susmitha C (NONUS)" w:date="2018-01-16T20:43:00Z"/>
          <w:rFonts w:ascii="Times New Roman" w:hAnsi="Times New Roman"/>
        </w:rPr>
      </w:pPr>
      <w:ins w:id="564" w:author="Palacherla, Susmitha C (NONUS)" w:date="2018-01-16T20:43:00Z">
        <w:r w:rsidRPr="00C35C7E">
          <w:rPr>
            <w:rFonts w:ascii="Times New Roman" w:hAnsi="Times New Roman"/>
          </w:rPr>
          <w:lastRenderedPageBreak/>
          <w:t>Script  task- Pause 10 secs</w:t>
        </w:r>
      </w:ins>
    </w:p>
    <w:p w:rsidR="00C35C7E" w:rsidRPr="00C35C7E" w:rsidRDefault="00C35C7E" w:rsidP="00C35C7E">
      <w:pPr>
        <w:ind w:left="720"/>
        <w:rPr>
          <w:ins w:id="565" w:author="Palacherla, Susmitha C (NONUS)" w:date="2018-01-16T20:43:00Z"/>
          <w:rFonts w:ascii="Times New Roman" w:hAnsi="Times New Roman"/>
        </w:rPr>
      </w:pPr>
      <w:ins w:id="566" w:author="Palacherla, Susmitha C (NONUS)" w:date="2018-01-16T20:43:00Z">
        <w:r w:rsidRPr="00C35C7E">
          <w:rPr>
            <w:noProof/>
          </w:rPr>
          <w:drawing>
            <wp:inline distT="0" distB="0" distL="0" distR="0" wp14:anchorId="0348B52B" wp14:editId="175AE4C0">
              <wp:extent cx="4762500" cy="1238250"/>
              <wp:effectExtent l="0" t="0" r="0" b="0"/>
              <wp:docPr id="53" name="Picture 5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62500" cy="12382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C35C7E" w:rsidRPr="00C35C7E" w:rsidRDefault="00C35C7E" w:rsidP="00C35C7E">
      <w:pPr>
        <w:autoSpaceDE w:val="0"/>
        <w:autoSpaceDN w:val="0"/>
        <w:adjustRightInd w:val="0"/>
        <w:spacing w:after="0" w:line="240" w:lineRule="auto"/>
        <w:rPr>
          <w:ins w:id="567" w:author="Palacherla, Susmitha C (NONUS)" w:date="2018-01-16T20:43:00Z"/>
          <w:rFonts w:ascii="Consolas" w:hAnsi="Consolas" w:cs="Consolas"/>
          <w:color w:val="000000"/>
          <w:sz w:val="19"/>
          <w:szCs w:val="19"/>
        </w:rPr>
      </w:pPr>
      <w:ins w:id="568" w:author="Palacherla, Susmitha C (NONUS)" w:date="2018-01-16T20:43:00Z">
        <w:r w:rsidRPr="00C35C7E">
          <w:rPr>
            <w:rFonts w:ascii="Consolas" w:hAnsi="Consolas" w:cs="Consolas"/>
            <w:color w:val="000000"/>
            <w:sz w:val="19"/>
            <w:szCs w:val="19"/>
          </w:rPr>
          <w:t xml:space="preserve">        </w:t>
        </w:r>
        <w:proofErr w:type="gramStart"/>
        <w:r w:rsidRPr="00C35C7E">
          <w:rPr>
            <w:rFonts w:ascii="Consolas" w:hAnsi="Consolas" w:cs="Consolas"/>
            <w:color w:val="0000FF"/>
            <w:sz w:val="19"/>
            <w:szCs w:val="19"/>
          </w:rPr>
          <w:t>public</w:t>
        </w:r>
        <w:proofErr w:type="gramEnd"/>
        <w:r w:rsidRPr="00C35C7E">
          <w:rPr>
            <w:rFonts w:ascii="Consolas" w:hAnsi="Consolas" w:cs="Consolas"/>
            <w:color w:val="000000"/>
            <w:sz w:val="19"/>
            <w:szCs w:val="19"/>
          </w:rPr>
          <w:t xml:space="preserve"> </w:t>
        </w:r>
        <w:r w:rsidRPr="00C35C7E">
          <w:rPr>
            <w:rFonts w:ascii="Consolas" w:hAnsi="Consolas" w:cs="Consolas"/>
            <w:color w:val="0000FF"/>
            <w:sz w:val="19"/>
            <w:szCs w:val="19"/>
          </w:rPr>
          <w:t>void</w:t>
        </w:r>
        <w:r w:rsidRPr="00C35C7E">
          <w:rPr>
            <w:rFonts w:ascii="Consolas" w:hAnsi="Consolas" w:cs="Consolas"/>
            <w:color w:val="000000"/>
            <w:sz w:val="19"/>
            <w:szCs w:val="19"/>
          </w:rPr>
          <w:t xml:space="preserve"> Main()</w:t>
        </w:r>
      </w:ins>
    </w:p>
    <w:p w:rsidR="00C35C7E" w:rsidRPr="00C35C7E" w:rsidRDefault="00C35C7E" w:rsidP="00C35C7E">
      <w:pPr>
        <w:autoSpaceDE w:val="0"/>
        <w:autoSpaceDN w:val="0"/>
        <w:adjustRightInd w:val="0"/>
        <w:spacing w:after="0" w:line="240" w:lineRule="auto"/>
        <w:rPr>
          <w:ins w:id="569" w:author="Palacherla, Susmitha C (NONUS)" w:date="2018-01-16T20:43:00Z"/>
          <w:rFonts w:ascii="Consolas" w:hAnsi="Consolas" w:cs="Consolas"/>
          <w:color w:val="000000"/>
          <w:sz w:val="19"/>
          <w:szCs w:val="19"/>
        </w:rPr>
      </w:pPr>
      <w:ins w:id="570" w:author="Palacherla, Susmitha C (NONUS)" w:date="2018-01-16T20:43:00Z">
        <w:r w:rsidRPr="00C35C7E">
          <w:rPr>
            <w:rFonts w:ascii="Consolas" w:hAnsi="Consolas" w:cs="Consolas"/>
            <w:color w:val="000000"/>
            <w:sz w:val="19"/>
            <w:szCs w:val="19"/>
          </w:rPr>
          <w:t xml:space="preserve">        {</w:t>
        </w:r>
      </w:ins>
    </w:p>
    <w:p w:rsidR="00C35C7E" w:rsidRPr="00C35C7E" w:rsidRDefault="00C35C7E" w:rsidP="00C35C7E">
      <w:pPr>
        <w:autoSpaceDE w:val="0"/>
        <w:autoSpaceDN w:val="0"/>
        <w:adjustRightInd w:val="0"/>
        <w:spacing w:after="0" w:line="240" w:lineRule="auto"/>
        <w:rPr>
          <w:ins w:id="571" w:author="Palacherla, Susmitha C (NONUS)" w:date="2018-01-16T20:43:00Z"/>
          <w:rFonts w:ascii="Consolas" w:hAnsi="Consolas" w:cs="Consolas"/>
          <w:color w:val="000000"/>
          <w:sz w:val="19"/>
          <w:szCs w:val="19"/>
        </w:rPr>
      </w:pPr>
      <w:ins w:id="572" w:author="Palacherla, Susmitha C (NONUS)" w:date="2018-01-16T20:43:00Z">
        <w:r w:rsidRPr="00C35C7E">
          <w:rPr>
            <w:rFonts w:ascii="Consolas" w:hAnsi="Consolas" w:cs="Consolas"/>
            <w:color w:val="000000"/>
            <w:sz w:val="19"/>
            <w:szCs w:val="19"/>
          </w:rPr>
          <w:t xml:space="preserve">            </w:t>
        </w:r>
        <w:r w:rsidRPr="00C35C7E">
          <w:rPr>
            <w:rFonts w:ascii="Consolas" w:hAnsi="Consolas" w:cs="Consolas"/>
            <w:color w:val="008000"/>
            <w:sz w:val="19"/>
            <w:szCs w:val="19"/>
          </w:rPr>
          <w:t>// TODO: Add your code here</w:t>
        </w:r>
      </w:ins>
    </w:p>
    <w:p w:rsidR="00C35C7E" w:rsidRPr="00C35C7E" w:rsidRDefault="00C35C7E" w:rsidP="00C35C7E">
      <w:pPr>
        <w:autoSpaceDE w:val="0"/>
        <w:autoSpaceDN w:val="0"/>
        <w:adjustRightInd w:val="0"/>
        <w:spacing w:after="0" w:line="240" w:lineRule="auto"/>
        <w:rPr>
          <w:ins w:id="573" w:author="Palacherla, Susmitha C (NONUS)" w:date="2018-01-16T20:43:00Z"/>
          <w:rFonts w:ascii="Consolas" w:hAnsi="Consolas" w:cs="Consolas"/>
          <w:color w:val="000000"/>
          <w:sz w:val="19"/>
          <w:szCs w:val="19"/>
        </w:rPr>
      </w:pPr>
      <w:ins w:id="574" w:author="Palacherla, Susmitha C (NONUS)" w:date="2018-01-16T20:43:00Z">
        <w:r w:rsidRPr="00C35C7E">
          <w:rPr>
            <w:rFonts w:ascii="Consolas" w:hAnsi="Consolas" w:cs="Consolas"/>
            <w:color w:val="000000"/>
            <w:sz w:val="19"/>
            <w:szCs w:val="19"/>
          </w:rPr>
          <w:t xml:space="preserve">            </w:t>
        </w:r>
        <w:r w:rsidRPr="00C35C7E">
          <w:rPr>
            <w:rFonts w:ascii="Consolas" w:hAnsi="Consolas" w:cs="Consolas"/>
            <w:color w:val="008000"/>
            <w:sz w:val="19"/>
            <w:szCs w:val="19"/>
          </w:rPr>
          <w:t xml:space="preserve">// Sleep for 10 </w:t>
        </w:r>
        <w:proofErr w:type="gramStart"/>
        <w:r w:rsidRPr="00C35C7E">
          <w:rPr>
            <w:rFonts w:ascii="Consolas" w:hAnsi="Consolas" w:cs="Consolas"/>
            <w:color w:val="008000"/>
            <w:sz w:val="19"/>
            <w:szCs w:val="19"/>
          </w:rPr>
          <w:t>seconds  (</w:t>
        </w:r>
        <w:proofErr w:type="gramEnd"/>
        <w:r w:rsidRPr="00C35C7E">
          <w:rPr>
            <w:rFonts w:ascii="Consolas" w:hAnsi="Consolas" w:cs="Consolas"/>
            <w:color w:val="008000"/>
            <w:sz w:val="19"/>
            <w:szCs w:val="19"/>
          </w:rPr>
          <w:t>*1000)</w:t>
        </w:r>
      </w:ins>
    </w:p>
    <w:p w:rsidR="00C35C7E" w:rsidRPr="00C35C7E" w:rsidRDefault="00C35C7E" w:rsidP="00C35C7E">
      <w:pPr>
        <w:autoSpaceDE w:val="0"/>
        <w:autoSpaceDN w:val="0"/>
        <w:adjustRightInd w:val="0"/>
        <w:spacing w:after="0" w:line="240" w:lineRule="auto"/>
        <w:rPr>
          <w:ins w:id="575" w:author="Palacherla, Susmitha C (NONUS)" w:date="2018-01-16T20:43:00Z"/>
          <w:rFonts w:ascii="Consolas" w:hAnsi="Consolas" w:cs="Consolas"/>
          <w:color w:val="000000"/>
          <w:sz w:val="19"/>
          <w:szCs w:val="19"/>
        </w:rPr>
      </w:pPr>
      <w:ins w:id="576" w:author="Palacherla, Susmitha C (NONUS)" w:date="2018-01-16T20:43:00Z">
        <w:r w:rsidRPr="00C35C7E">
          <w:rPr>
            <w:rFonts w:ascii="Consolas" w:hAnsi="Consolas" w:cs="Consolas"/>
            <w:color w:val="000000"/>
            <w:sz w:val="19"/>
            <w:szCs w:val="19"/>
          </w:rPr>
          <w:t xml:space="preserve">            </w:t>
        </w:r>
        <w:proofErr w:type="spellStart"/>
        <w:proofErr w:type="gramStart"/>
        <w:r w:rsidRPr="00C35C7E">
          <w:rPr>
            <w:rFonts w:ascii="Consolas" w:hAnsi="Consolas" w:cs="Consolas"/>
            <w:color w:val="000000"/>
            <w:sz w:val="19"/>
            <w:szCs w:val="19"/>
          </w:rPr>
          <w:t>System.Threading.</w:t>
        </w:r>
        <w:r w:rsidRPr="00C35C7E">
          <w:rPr>
            <w:rFonts w:ascii="Consolas" w:hAnsi="Consolas" w:cs="Consolas"/>
            <w:color w:val="2B91AF"/>
            <w:sz w:val="19"/>
            <w:szCs w:val="19"/>
          </w:rPr>
          <w:t>Thread</w:t>
        </w:r>
        <w:r w:rsidRPr="00C35C7E">
          <w:rPr>
            <w:rFonts w:ascii="Consolas" w:hAnsi="Consolas" w:cs="Consolas"/>
            <w:color w:val="000000"/>
            <w:sz w:val="19"/>
            <w:szCs w:val="19"/>
          </w:rPr>
          <w:t>.Sleep</w:t>
        </w:r>
        <w:proofErr w:type="spellEnd"/>
        <w:r w:rsidRPr="00C35C7E">
          <w:rPr>
            <w:rFonts w:ascii="Consolas" w:hAnsi="Consolas" w:cs="Consolas"/>
            <w:color w:val="000000"/>
            <w:sz w:val="19"/>
            <w:szCs w:val="19"/>
          </w:rPr>
          <w:t>(</w:t>
        </w:r>
        <w:proofErr w:type="gramEnd"/>
        <w:r w:rsidRPr="00C35C7E">
          <w:rPr>
            <w:rFonts w:ascii="Consolas" w:hAnsi="Consolas" w:cs="Consolas"/>
            <w:color w:val="000000"/>
            <w:sz w:val="19"/>
            <w:szCs w:val="19"/>
          </w:rPr>
          <w:t>10000);</w:t>
        </w:r>
      </w:ins>
    </w:p>
    <w:p w:rsidR="00C35C7E" w:rsidRPr="00C35C7E" w:rsidRDefault="00C35C7E" w:rsidP="00C35C7E">
      <w:pPr>
        <w:autoSpaceDE w:val="0"/>
        <w:autoSpaceDN w:val="0"/>
        <w:adjustRightInd w:val="0"/>
        <w:spacing w:after="0" w:line="240" w:lineRule="auto"/>
        <w:rPr>
          <w:ins w:id="577" w:author="Palacherla, Susmitha C (NONUS)" w:date="2018-01-16T20:43:00Z"/>
          <w:rFonts w:ascii="Consolas" w:hAnsi="Consolas" w:cs="Consolas"/>
          <w:color w:val="000000"/>
          <w:sz w:val="19"/>
          <w:szCs w:val="19"/>
        </w:rPr>
      </w:pPr>
      <w:ins w:id="578" w:author="Palacherla, Susmitha C (NONUS)" w:date="2018-01-16T20:43:00Z">
        <w:r w:rsidRPr="00C35C7E">
          <w:rPr>
            <w:rFonts w:ascii="Consolas" w:hAnsi="Consolas" w:cs="Consolas"/>
            <w:color w:val="000000"/>
            <w:sz w:val="19"/>
            <w:szCs w:val="19"/>
          </w:rPr>
          <w:t xml:space="preserve">            </w:t>
        </w:r>
        <w:proofErr w:type="spellStart"/>
        <w:r w:rsidRPr="00C35C7E">
          <w:rPr>
            <w:rFonts w:ascii="Consolas" w:hAnsi="Consolas" w:cs="Consolas"/>
            <w:color w:val="000000"/>
            <w:sz w:val="19"/>
            <w:szCs w:val="19"/>
          </w:rPr>
          <w:t>Dts.TaskResult</w:t>
        </w:r>
        <w:proofErr w:type="spellEnd"/>
        <w:r w:rsidRPr="00C35C7E">
          <w:rPr>
            <w:rFonts w:ascii="Consolas" w:hAnsi="Consolas" w:cs="Consolas"/>
            <w:color w:val="000000"/>
            <w:sz w:val="19"/>
            <w:szCs w:val="19"/>
          </w:rPr>
          <w:t xml:space="preserve"> = (</w:t>
        </w:r>
        <w:proofErr w:type="spellStart"/>
        <w:r w:rsidRPr="00C35C7E">
          <w:rPr>
            <w:rFonts w:ascii="Consolas" w:hAnsi="Consolas" w:cs="Consolas"/>
            <w:color w:val="0000FF"/>
            <w:sz w:val="19"/>
            <w:szCs w:val="19"/>
          </w:rPr>
          <w:t>int</w:t>
        </w:r>
        <w:proofErr w:type="spellEnd"/>
        <w:proofErr w:type="gramStart"/>
        <w:r w:rsidRPr="00C35C7E">
          <w:rPr>
            <w:rFonts w:ascii="Consolas" w:hAnsi="Consolas" w:cs="Consolas"/>
            <w:color w:val="000000"/>
            <w:sz w:val="19"/>
            <w:szCs w:val="19"/>
          </w:rPr>
          <w:t>)</w:t>
        </w:r>
        <w:proofErr w:type="spellStart"/>
        <w:r w:rsidRPr="00C35C7E">
          <w:rPr>
            <w:rFonts w:ascii="Consolas" w:hAnsi="Consolas" w:cs="Consolas"/>
            <w:color w:val="2B91AF"/>
            <w:sz w:val="19"/>
            <w:szCs w:val="19"/>
          </w:rPr>
          <w:t>ScriptResults</w:t>
        </w:r>
        <w:r w:rsidRPr="00C35C7E">
          <w:rPr>
            <w:rFonts w:ascii="Consolas" w:hAnsi="Consolas" w:cs="Consolas"/>
            <w:color w:val="000000"/>
            <w:sz w:val="19"/>
            <w:szCs w:val="19"/>
          </w:rPr>
          <w:t>.Success</w:t>
        </w:r>
        <w:proofErr w:type="spellEnd"/>
        <w:proofErr w:type="gramEnd"/>
        <w:r w:rsidRPr="00C35C7E">
          <w:rPr>
            <w:rFonts w:ascii="Consolas" w:hAnsi="Consolas" w:cs="Consolas"/>
            <w:color w:val="000000"/>
            <w:sz w:val="19"/>
            <w:szCs w:val="19"/>
          </w:rPr>
          <w:t>;</w:t>
        </w:r>
      </w:ins>
    </w:p>
    <w:p w:rsidR="00C35C7E" w:rsidRPr="00C35C7E" w:rsidRDefault="00C35C7E" w:rsidP="00C35C7E">
      <w:pPr>
        <w:autoSpaceDE w:val="0"/>
        <w:autoSpaceDN w:val="0"/>
        <w:adjustRightInd w:val="0"/>
        <w:spacing w:after="0" w:line="240" w:lineRule="auto"/>
        <w:rPr>
          <w:ins w:id="579" w:author="Palacherla, Susmitha C (NONUS)" w:date="2018-01-16T20:43:00Z"/>
          <w:rFonts w:ascii="Consolas" w:hAnsi="Consolas" w:cs="Consolas"/>
          <w:color w:val="000000"/>
          <w:sz w:val="19"/>
          <w:szCs w:val="19"/>
        </w:rPr>
      </w:pPr>
      <w:ins w:id="580" w:author="Palacherla, Susmitha C (NONUS)" w:date="2018-01-16T20:43:00Z">
        <w:r w:rsidRPr="00C35C7E">
          <w:rPr>
            <w:rFonts w:ascii="Consolas" w:hAnsi="Consolas" w:cs="Consolas"/>
            <w:color w:val="000000"/>
            <w:sz w:val="19"/>
            <w:szCs w:val="19"/>
          </w:rPr>
          <w:t xml:space="preserve">        }</w:t>
        </w:r>
      </w:ins>
    </w:p>
    <w:p w:rsidR="00C35C7E" w:rsidRPr="00C35C7E" w:rsidRDefault="00C35C7E" w:rsidP="00C35C7E">
      <w:pPr>
        <w:rPr>
          <w:ins w:id="581" w:author="Palacherla, Susmitha C (NONUS)" w:date="2018-01-16T20:43:00Z"/>
          <w:rFonts w:ascii="Times New Roman" w:hAnsi="Times New Roman"/>
        </w:rPr>
      </w:pPr>
    </w:p>
    <w:p w:rsidR="00C35C7E" w:rsidRPr="00C35C7E" w:rsidRDefault="00C35C7E" w:rsidP="00C35C7E">
      <w:pPr>
        <w:widowControl w:val="0"/>
        <w:autoSpaceDE w:val="0"/>
        <w:autoSpaceDN w:val="0"/>
        <w:adjustRightInd w:val="0"/>
        <w:spacing w:after="0" w:line="240" w:lineRule="auto"/>
        <w:rPr>
          <w:ins w:id="582" w:author="Palacherla, Susmitha C (NONUS)" w:date="2018-01-16T20:43:00Z"/>
          <w:rFonts w:ascii="Times New Roman" w:hAnsi="Times New Roman"/>
          <w:sz w:val="24"/>
          <w:szCs w:val="24"/>
        </w:rPr>
      </w:pPr>
    </w:p>
    <w:p w:rsidR="00C35C7E" w:rsidRPr="00C35C7E" w:rsidRDefault="00C35C7E" w:rsidP="00C35C7E">
      <w:pPr>
        <w:widowControl w:val="0"/>
        <w:autoSpaceDE w:val="0"/>
        <w:autoSpaceDN w:val="0"/>
        <w:adjustRightInd w:val="0"/>
        <w:spacing w:after="0" w:line="240" w:lineRule="auto"/>
        <w:rPr>
          <w:ins w:id="583" w:author="Palacherla, Susmitha C (NONUS)" w:date="2018-01-16T20:43:00Z"/>
          <w:rFonts w:ascii="Times New Roman" w:hAnsi="Times New Roman"/>
          <w:sz w:val="24"/>
          <w:szCs w:val="24"/>
        </w:rPr>
      </w:pPr>
    </w:p>
    <w:p w:rsidR="00C35C7E" w:rsidRPr="00C35C7E" w:rsidRDefault="00C35C7E" w:rsidP="00C35C7E">
      <w:pPr>
        <w:numPr>
          <w:ilvl w:val="0"/>
          <w:numId w:val="13"/>
        </w:numPr>
        <w:contextualSpacing/>
        <w:rPr>
          <w:ins w:id="584" w:author="Palacherla, Susmitha C (NONUS)" w:date="2018-01-16T20:43:00Z"/>
          <w:rFonts w:ascii="Times New Roman" w:hAnsi="Times New Roman"/>
        </w:rPr>
      </w:pPr>
      <w:ins w:id="585" w:author="Palacherla, Susmitha C (NONUS)" w:date="2018-01-16T20:43:00Z">
        <w:r w:rsidRPr="00C35C7E">
          <w:rPr>
            <w:rFonts w:ascii="Times New Roman" w:hAnsi="Times New Roman"/>
          </w:rPr>
          <w:t>File System task – Backup Encrypted files</w:t>
        </w:r>
      </w:ins>
    </w:p>
    <w:p w:rsidR="00C35C7E" w:rsidRPr="00C35C7E" w:rsidRDefault="00C35C7E" w:rsidP="00C35C7E">
      <w:pPr>
        <w:ind w:left="720"/>
        <w:rPr>
          <w:ins w:id="586" w:author="Palacherla, Susmitha C (NONUS)" w:date="2018-01-16T20:43:00Z"/>
          <w:rFonts w:ascii="Times New Roman" w:hAnsi="Times New Roman"/>
        </w:rPr>
      </w:pPr>
      <w:ins w:id="587" w:author="Palacherla, Susmitha C (NONUS)" w:date="2018-01-16T20:43:00Z">
        <w:r w:rsidRPr="00C35C7E">
          <w:rPr>
            <w:noProof/>
          </w:rPr>
          <w:drawing>
            <wp:inline distT="0" distB="0" distL="0" distR="0" wp14:anchorId="6BDB5A84" wp14:editId="592C6F24">
              <wp:extent cx="5734050" cy="2647950"/>
              <wp:effectExtent l="0" t="0" r="0" b="0"/>
              <wp:docPr id="51" name="Picture 5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4050" cy="26479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C35C7E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ins w:id="588" w:author="Palacherla, Susmitha C (NONUS)" w:date="2018-01-16T20:44:00Z"/>
          <w:rFonts w:asciiTheme="minorHAnsi" w:hAnsiTheme="minorHAnsi" w:cs="Arial"/>
          <w:b/>
        </w:rPr>
      </w:pPr>
    </w:p>
    <w:p w:rsidR="00C35C7E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ins w:id="589" w:author="Palacherla, Susmitha C (NONUS)" w:date="2018-01-16T20:44:00Z"/>
          <w:rFonts w:asciiTheme="minorHAnsi" w:hAnsiTheme="minorHAnsi" w:cs="Arial"/>
          <w:b/>
        </w:rPr>
      </w:pPr>
    </w:p>
    <w:p w:rsidR="00C35C7E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ins w:id="590" w:author="Palacherla, Susmitha C (NONUS)" w:date="2018-01-16T20:44:00Z"/>
          <w:rFonts w:asciiTheme="minorHAnsi" w:hAnsiTheme="minorHAnsi" w:cs="Arial"/>
          <w:b/>
        </w:rPr>
      </w:pPr>
    </w:p>
    <w:p w:rsidR="00C35C7E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ins w:id="591" w:author="Palacherla, Susmitha C (NONUS)" w:date="2018-01-16T20:44:00Z"/>
          <w:rFonts w:asciiTheme="minorHAnsi" w:hAnsiTheme="minorHAnsi" w:cs="Arial"/>
          <w:b/>
        </w:rPr>
      </w:pPr>
    </w:p>
    <w:p w:rsidR="00C35C7E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ins w:id="592" w:author="Palacherla, Susmitha C (NONUS)" w:date="2018-01-16T20:44:00Z"/>
          <w:rFonts w:asciiTheme="minorHAnsi" w:hAnsiTheme="minorHAnsi" w:cs="Arial"/>
          <w:b/>
        </w:rPr>
      </w:pPr>
    </w:p>
    <w:p w:rsidR="00C35C7E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ins w:id="593" w:author="Palacherla, Susmitha C (NONUS)" w:date="2018-01-16T20:42:00Z"/>
          <w:rFonts w:asciiTheme="minorHAnsi" w:hAnsiTheme="minorHAnsi" w:cs="Arial"/>
          <w:b/>
        </w:rPr>
      </w:pPr>
    </w:p>
    <w:p w:rsidR="00C35C7E" w:rsidDel="00C35C7E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del w:id="594" w:author="Palacherla, Susmitha C (NONUS)" w:date="2018-01-16T20:42:00Z"/>
          <w:rFonts w:asciiTheme="minorHAnsi" w:hAnsiTheme="minorHAnsi" w:cs="Arial"/>
          <w:b/>
        </w:rPr>
      </w:pPr>
    </w:p>
    <w:p w:rsidR="007A6434" w:rsidDel="00C35C7E" w:rsidRDefault="007A6434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del w:id="595" w:author="Palacherla, Susmitha C (NONUS)" w:date="2018-01-16T20:42:00Z"/>
          <w:rFonts w:asciiTheme="minorHAnsi" w:hAnsiTheme="minorHAnsi" w:cs="Arial"/>
          <w:b/>
        </w:rPr>
      </w:pPr>
    </w:p>
    <w:p w:rsidR="00997532" w:rsidRDefault="00997532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Theme="minorHAnsi" w:hAnsiTheme="minorHAnsi" w:cs="Arial"/>
          <w:b/>
        </w:rPr>
      </w:pPr>
    </w:p>
    <w:p w:rsidR="00997532" w:rsidRPr="00932115" w:rsidRDefault="00997532" w:rsidP="00C35C7E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  <w:pPrChange w:id="596" w:author="Palacherla, Susmitha C (NONUS)" w:date="2018-01-16T20:41:00Z">
          <w:pPr>
            <w:pStyle w:val="ListParagraph"/>
            <w:widowControl w:val="0"/>
            <w:numPr>
              <w:ilvl w:val="4"/>
              <w:numId w:val="36"/>
            </w:numPr>
            <w:autoSpaceDE w:val="0"/>
            <w:autoSpaceDN w:val="0"/>
            <w:adjustRightInd w:val="0"/>
            <w:spacing w:after="0" w:line="240" w:lineRule="auto"/>
            <w:ind w:left="2232" w:hanging="792"/>
          </w:pPr>
        </w:pPrChange>
      </w:pPr>
      <w:proofErr w:type="spellStart"/>
      <w:r>
        <w:rPr>
          <w:rFonts w:asciiTheme="minorHAnsi" w:hAnsiTheme="minorHAnsi" w:cs="Arial"/>
          <w:b/>
        </w:rPr>
        <w:lastRenderedPageBreak/>
        <w:t>Foreach</w:t>
      </w:r>
      <w:proofErr w:type="spellEnd"/>
      <w:r>
        <w:rPr>
          <w:rFonts w:asciiTheme="minorHAnsi" w:hAnsiTheme="minorHAnsi" w:cs="Arial"/>
          <w:b/>
        </w:rPr>
        <w:t xml:space="preserve"> OTH </w:t>
      </w:r>
      <w:r w:rsidR="009A28C9">
        <w:rPr>
          <w:rFonts w:asciiTheme="minorHAnsi" w:hAnsiTheme="minorHAnsi" w:cs="Arial"/>
          <w:b/>
        </w:rPr>
        <w:t>[DTT/</w:t>
      </w:r>
      <w:r>
        <w:rPr>
          <w:rFonts w:asciiTheme="minorHAnsi" w:hAnsiTheme="minorHAnsi" w:cs="Arial"/>
          <w:b/>
        </w:rPr>
        <w:t>SEA</w:t>
      </w:r>
      <w:r w:rsidR="009A28C9">
        <w:rPr>
          <w:rFonts w:asciiTheme="minorHAnsi" w:hAnsiTheme="minorHAnsi" w:cs="Arial"/>
          <w:b/>
        </w:rPr>
        <w:t>]</w:t>
      </w:r>
      <w:r>
        <w:rPr>
          <w:rFonts w:asciiTheme="minorHAnsi" w:hAnsiTheme="minorHAnsi" w:cs="Arial"/>
          <w:b/>
        </w:rPr>
        <w:t xml:space="preserve"> File container</w:t>
      </w:r>
    </w:p>
    <w:p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F94DAF" w:rsidRDefault="009A28C9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9A28C9">
        <w:rPr>
          <w:noProof/>
        </w:rPr>
        <w:t xml:space="preserve"> </w:t>
      </w:r>
      <w:del w:id="597" w:author="Palacherla, Susmitha C (NONUS)" w:date="2018-01-16T20:46:00Z">
        <w:r w:rsidDel="00C35C7E">
          <w:rPr>
            <w:noProof/>
          </w:rPr>
          <w:drawing>
            <wp:inline distT="0" distB="0" distL="0" distR="0" wp14:anchorId="19A4C340" wp14:editId="06801800">
              <wp:extent cx="2228850" cy="6229350"/>
              <wp:effectExtent l="0" t="0" r="0" b="0"/>
              <wp:docPr id="24" name="Picture 2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28850" cy="62293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598" w:author="Palacherla, Susmitha C (NONUS)" w:date="2018-01-16T20:46:00Z">
        <w:r w:rsidR="00C35C7E" w:rsidRPr="00C35C7E">
          <w:rPr>
            <w:noProof/>
          </w:rPr>
          <w:t xml:space="preserve"> </w:t>
        </w:r>
        <w:r w:rsidR="00C35C7E">
          <w:rPr>
            <w:noProof/>
          </w:rPr>
          <w:drawing>
            <wp:inline distT="0" distB="0" distL="0" distR="0" wp14:anchorId="00E3BAAB" wp14:editId="634CDE1E">
              <wp:extent cx="2219325" cy="6553200"/>
              <wp:effectExtent l="0" t="0" r="9525" b="0"/>
              <wp:docPr id="55" name="Picture 5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19325" cy="65532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52549" w:rsidRDefault="00A52549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1A6DE7" w:rsidRDefault="001A6DE7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A6434" w:rsidRDefault="007A643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A6434" w:rsidRDefault="007A643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1A6DE7" w:rsidRDefault="001A6DE7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931F8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Workflow</w:t>
      </w:r>
    </w:p>
    <w:p w:rsidR="00494DF0" w:rsidRDefault="00494DF0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657231" w:rsidRPr="001A6DE7" w:rsidRDefault="006C2E0E" w:rsidP="001A6DE7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 w:rsidRPr="001A6DE7">
        <w:rPr>
          <w:rFonts w:asciiTheme="minorHAnsi" w:hAnsiTheme="minorHAnsi" w:cs="Arial"/>
          <w:b/>
        </w:rPr>
        <w:t>For each</w:t>
      </w:r>
      <w:r w:rsidR="0084218D" w:rsidRPr="001A6DE7">
        <w:rPr>
          <w:rFonts w:asciiTheme="minorHAnsi" w:hAnsiTheme="minorHAnsi" w:cs="Arial"/>
          <w:b/>
        </w:rPr>
        <w:t xml:space="preserve"> </w:t>
      </w:r>
      <w:r w:rsidR="001A6DE7">
        <w:rPr>
          <w:rFonts w:asciiTheme="minorHAnsi" w:hAnsiTheme="minorHAnsi" w:cs="Segoe UI"/>
          <w:b/>
          <w:color w:val="000000" w:themeColor="text1"/>
        </w:rPr>
        <w:t>SEA</w:t>
      </w:r>
      <w:r w:rsidR="0084218D" w:rsidRPr="001A6DE7">
        <w:rPr>
          <w:rFonts w:asciiTheme="minorHAnsi" w:hAnsiTheme="minorHAnsi" w:cs="Arial"/>
          <w:b/>
        </w:rPr>
        <w:t xml:space="preserve"> file in </w:t>
      </w:r>
      <w:r w:rsidR="001A6DE7">
        <w:rPr>
          <w:rFonts w:asciiTheme="minorHAnsi" w:hAnsiTheme="minorHAnsi" w:cs="Arial"/>
          <w:b/>
        </w:rPr>
        <w:t>s</w:t>
      </w:r>
      <w:r w:rsidR="0084218D" w:rsidRPr="001A6DE7">
        <w:rPr>
          <w:rFonts w:asciiTheme="minorHAnsi" w:hAnsiTheme="minorHAnsi" w:cs="Arial"/>
          <w:b/>
        </w:rPr>
        <w:t>taging directory</w:t>
      </w:r>
      <w:r w:rsidR="001A6DE7">
        <w:rPr>
          <w:rFonts w:asciiTheme="minorHAnsi" w:hAnsiTheme="minorHAnsi" w:cs="Arial"/>
          <w:b/>
        </w:rPr>
        <w:t xml:space="preserve"> w</w:t>
      </w:r>
      <w:r w:rsidR="0084218D" w:rsidRPr="001A6DE7">
        <w:rPr>
          <w:rFonts w:asciiTheme="minorHAnsi" w:hAnsiTheme="minorHAnsi" w:cs="Arial"/>
          <w:b/>
        </w:rPr>
        <w:t>orkflow</w:t>
      </w:r>
    </w:p>
    <w:p w:rsidR="0084218D" w:rsidRDefault="0084218D" w:rsidP="0084218D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</w:p>
    <w:p w:rsidR="0084218D" w:rsidRPr="0084218D" w:rsidRDefault="0084218D" w:rsidP="0084218D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</w:p>
    <w:p w:rsidR="004A6D60" w:rsidRPr="004A6D60" w:rsidRDefault="004A6D60" w:rsidP="004A6D60">
      <w:pPr>
        <w:spacing w:after="0"/>
        <w:ind w:left="1080"/>
      </w:pPr>
      <w:r w:rsidRPr="004A6D60">
        <w:t xml:space="preserve">Container: </w:t>
      </w:r>
      <w:proofErr w:type="spellStart"/>
      <w:r w:rsidRPr="004A6D60">
        <w:t>Foreach</w:t>
      </w:r>
      <w:proofErr w:type="spellEnd"/>
      <w:r w:rsidRPr="004A6D60">
        <w:t xml:space="preserve"> </w:t>
      </w:r>
      <w:r w:rsidR="00A52787">
        <w:t>[DTT/</w:t>
      </w:r>
      <w:r w:rsidR="001A6DE7">
        <w:t>SEA</w:t>
      </w:r>
      <w:r w:rsidR="00A52787">
        <w:t>]</w:t>
      </w:r>
      <w:r w:rsidR="001A6DE7">
        <w:t xml:space="preserve"> file</w:t>
      </w:r>
    </w:p>
    <w:p w:rsidR="001A6DE7" w:rsidRDefault="001A6DE7" w:rsidP="004A6D60">
      <w:pPr>
        <w:spacing w:after="0"/>
        <w:ind w:left="1080"/>
      </w:pPr>
      <w:r>
        <w:t>Collection</w:t>
      </w:r>
      <w:r w:rsidR="004A6D60" w:rsidRPr="004A6D60">
        <w:t xml:space="preserve">: </w:t>
      </w:r>
    </w:p>
    <w:p w:rsidR="001A6DE7" w:rsidRDefault="001A6DE7" w:rsidP="004A6D60">
      <w:pPr>
        <w:spacing w:after="0"/>
        <w:ind w:left="1080"/>
      </w:pPr>
      <w:r>
        <w:t xml:space="preserve">Enumerator: </w:t>
      </w:r>
      <w:proofErr w:type="spellStart"/>
      <w:r w:rsidR="00A52787">
        <w:t>Foreach</w:t>
      </w:r>
      <w:proofErr w:type="spellEnd"/>
      <w:r w:rsidR="00A52787">
        <w:t xml:space="preserve"> </w:t>
      </w:r>
      <w:r>
        <w:t>file enumerator</w:t>
      </w:r>
    </w:p>
    <w:p w:rsidR="001A6DE7" w:rsidRDefault="001A6DE7" w:rsidP="004A6D60">
      <w:pPr>
        <w:spacing w:after="0"/>
        <w:ind w:left="1080"/>
      </w:pPr>
      <w:r>
        <w:t xml:space="preserve">Expression: Directory: </w:t>
      </w:r>
      <w:proofErr w:type="gramStart"/>
      <w:ins w:id="599" w:author="Palacherla, Susmitha C (NONUS)" w:date="2018-01-16T20:46:00Z">
        <w:r w:rsidR="00C35C7E" w:rsidRPr="00C35C7E">
          <w:t>@[</w:t>
        </w:r>
        <w:proofErr w:type="gramEnd"/>
        <w:r w:rsidR="00C35C7E" w:rsidRPr="00C35C7E">
          <w:t>User::</w:t>
        </w:r>
        <w:proofErr w:type="spellStart"/>
        <w:r w:rsidR="00C35C7E" w:rsidRPr="00C35C7E">
          <w:t>DecryptedOutPath</w:t>
        </w:r>
        <w:proofErr w:type="spellEnd"/>
        <w:r w:rsidR="00C35C7E" w:rsidRPr="00C35C7E">
          <w:t>]</w:t>
        </w:r>
      </w:ins>
      <w:del w:id="600" w:author="Palacherla, Susmitha C (NONUS)" w:date="2018-01-16T20:46:00Z">
        <w:r w:rsidRPr="001A6DE7" w:rsidDel="00C35C7E">
          <w:delText>@[User::FilePath]</w:delText>
        </w:r>
      </w:del>
    </w:p>
    <w:p w:rsidR="004A6D60" w:rsidRPr="004A6D60" w:rsidRDefault="001A6DE7" w:rsidP="004A6D60">
      <w:pPr>
        <w:spacing w:after="0"/>
        <w:ind w:left="1080"/>
      </w:pPr>
      <w:r>
        <w:t xml:space="preserve">Evaluates to: </w:t>
      </w:r>
      <w:ins w:id="601" w:author="Palacherla, Susmitha C (NONUS)" w:date="2018-01-16T20:46:00Z">
        <w:r w:rsidR="00C35C7E" w:rsidRPr="00C35C7E">
          <w:t>\\f3420-ecldbd01\data\coaching\Generic\Decrypt_out\</w:t>
        </w:r>
      </w:ins>
      <w:del w:id="602" w:author="Palacherla, Susmitha C (NONUS)" w:date="2018-01-16T20:46:00Z">
        <w:r w:rsidR="004A6D60" w:rsidRPr="004A6D60" w:rsidDel="00C35C7E">
          <w:delText>\\vrivscors01\BCC Scorecards\Coaching\</w:delText>
        </w:r>
        <w:r w:rsidR="00B307B1" w:rsidDel="00C35C7E">
          <w:rPr>
            <w:rFonts w:asciiTheme="minorHAnsi" w:hAnsiTheme="minorHAnsi" w:cs="Segoe UI"/>
            <w:color w:val="000000" w:themeColor="text1"/>
          </w:rPr>
          <w:delText>Generic</w:delText>
        </w:r>
      </w:del>
    </w:p>
    <w:p w:rsidR="004A6D60" w:rsidRDefault="00F56A29" w:rsidP="004A6D60">
      <w:pPr>
        <w:spacing w:after="0"/>
        <w:ind w:left="1080"/>
        <w:rPr>
          <w:ins w:id="603" w:author="Palacherla, Susmitha C (NONUS)" w:date="2018-01-16T20:48:00Z"/>
        </w:rPr>
      </w:pPr>
      <w:r>
        <w:t>Files</w:t>
      </w:r>
      <w:r w:rsidR="004A6D60" w:rsidRPr="004A6D60">
        <w:t xml:space="preserve">: </w:t>
      </w:r>
      <w:proofErr w:type="spellStart"/>
      <w:r w:rsidR="004A6D60" w:rsidRPr="004A6D60">
        <w:t>eCL_</w:t>
      </w:r>
      <w:r w:rsidR="00B307B1">
        <w:rPr>
          <w:rFonts w:asciiTheme="minorHAnsi" w:hAnsiTheme="minorHAnsi" w:cs="Segoe UI"/>
          <w:color w:val="000000" w:themeColor="text1"/>
        </w:rPr>
        <w:t>Generic</w:t>
      </w:r>
      <w:proofErr w:type="spellEnd"/>
      <w:r w:rsidR="00D03711">
        <w:rPr>
          <w:rFonts w:asciiTheme="minorHAnsi" w:hAnsiTheme="minorHAnsi" w:cs="Segoe UI"/>
          <w:color w:val="000000" w:themeColor="text1"/>
        </w:rPr>
        <w:t xml:space="preserve"> </w:t>
      </w:r>
      <w:r w:rsidR="0039269B">
        <w:t>_</w:t>
      </w:r>
      <w:proofErr w:type="spellStart"/>
      <w:r w:rsidR="00381B5A">
        <w:t>Feed_</w:t>
      </w:r>
      <w:r w:rsidR="001A6DE7">
        <w:t>OTH</w:t>
      </w:r>
      <w:proofErr w:type="spellEnd"/>
      <w:proofErr w:type="gramStart"/>
      <w:r w:rsidR="001A6DE7">
        <w:t>_</w:t>
      </w:r>
      <w:r w:rsidR="00A52787">
        <w:t>[</w:t>
      </w:r>
      <w:proofErr w:type="gramEnd"/>
      <w:r w:rsidR="00A52787">
        <w:t>DTT/</w:t>
      </w:r>
      <w:r w:rsidR="001A6DE7">
        <w:t>SEA</w:t>
      </w:r>
      <w:r w:rsidR="00A52787">
        <w:t>]</w:t>
      </w:r>
      <w:r w:rsidR="004A6D60" w:rsidRPr="004A6D60">
        <w:t>*.csv</w:t>
      </w:r>
    </w:p>
    <w:p w:rsidR="00C35C7E" w:rsidRPr="00E47CFF" w:rsidRDefault="00C35C7E" w:rsidP="00C35C7E">
      <w:pPr>
        <w:spacing w:after="0"/>
        <w:ind w:left="1080"/>
        <w:rPr>
          <w:ins w:id="604" w:author="Palacherla, Susmitha C (NONUS)" w:date="2018-01-16T20:48:00Z"/>
          <w:rPrChange w:id="605" w:author="Palacherla, Susmitha C (NONUS)" w:date="2018-01-16T20:51:00Z">
            <w:rPr>
              <w:ins w:id="606" w:author="Palacherla, Susmitha C (NONUS)" w:date="2018-01-16T20:48:00Z"/>
              <w:rFonts w:ascii="Times New Roman" w:hAnsi="Times New Roman"/>
            </w:rPr>
          </w:rPrChange>
        </w:rPr>
      </w:pPr>
      <w:ins w:id="607" w:author="Palacherla, Susmitha C (NONUS)" w:date="2018-01-16T20:48:00Z">
        <w:r w:rsidRPr="00E47CFF">
          <w:rPr>
            <w:rPrChange w:id="608" w:author="Palacherla, Susmitha C (NONUS)" w:date="2018-01-16T20:51:00Z">
              <w:rPr>
                <w:rFonts w:ascii="Times New Roman" w:hAnsi="Times New Roman"/>
              </w:rPr>
            </w:rPrChange>
          </w:rPr>
          <w:t>Retrieve file name: Name and Extension</w:t>
        </w:r>
      </w:ins>
    </w:p>
    <w:p w:rsidR="00C35C7E" w:rsidRDefault="00C35C7E" w:rsidP="004A6D60">
      <w:pPr>
        <w:spacing w:after="0"/>
        <w:ind w:left="1080"/>
      </w:pPr>
    </w:p>
    <w:p w:rsidR="004A6D60" w:rsidRDefault="004A6D60" w:rsidP="00A40171">
      <w:pPr>
        <w:spacing w:after="0"/>
        <w:ind w:left="720"/>
      </w:pPr>
      <w:del w:id="609" w:author="Palacherla, Susmitha C (NONUS)" w:date="2018-01-16T20:47:00Z">
        <w:r w:rsidDel="00C35C7E">
          <w:rPr>
            <w:noProof/>
          </w:rPr>
          <w:drawing>
            <wp:inline distT="0" distB="0" distL="0" distR="0" wp14:anchorId="529DC2AD" wp14:editId="09423CDE">
              <wp:extent cx="3995928" cy="1371600"/>
              <wp:effectExtent l="0" t="0" r="5080" b="0"/>
              <wp:docPr id="6" name="Picture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995928" cy="13716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610" w:author="Palacherla, Susmitha C (NONUS)" w:date="2018-01-16T20:47:00Z">
        <w:r w:rsidR="00C35C7E" w:rsidRPr="00C35C7E">
          <w:rPr>
            <w:noProof/>
          </w:rPr>
          <w:t xml:space="preserve"> </w:t>
        </w:r>
        <w:r w:rsidR="00C35C7E">
          <w:rPr>
            <w:noProof/>
          </w:rPr>
          <w:drawing>
            <wp:inline distT="0" distB="0" distL="0" distR="0" wp14:anchorId="487B099D" wp14:editId="1E21D39A">
              <wp:extent cx="3877056" cy="2286000"/>
              <wp:effectExtent l="0" t="0" r="9525" b="0"/>
              <wp:docPr id="57" name="Picture 5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877056" cy="2286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4A6D60" w:rsidRDefault="004A6D60" w:rsidP="004A6D60">
      <w:pPr>
        <w:spacing w:after="0"/>
        <w:ind w:left="1080"/>
      </w:pPr>
    </w:p>
    <w:p w:rsidR="004A6D60" w:rsidDel="00C35C7E" w:rsidRDefault="001A6DE7" w:rsidP="001A6DE7">
      <w:pPr>
        <w:spacing w:after="0"/>
        <w:ind w:left="720"/>
        <w:rPr>
          <w:del w:id="611" w:author="Palacherla, Susmitha C (NONUS)" w:date="2018-01-16T20:48:00Z"/>
        </w:rPr>
      </w:pPr>
      <w:del w:id="612" w:author="Palacherla, Susmitha C (NONUS)" w:date="2018-01-16T20:48:00Z">
        <w:r w:rsidDel="00C35C7E">
          <w:rPr>
            <w:noProof/>
          </w:rPr>
          <w:drawing>
            <wp:inline distT="0" distB="0" distL="0" distR="0" wp14:anchorId="2BBEF9DE" wp14:editId="5E396574">
              <wp:extent cx="2980944" cy="1828800"/>
              <wp:effectExtent l="0" t="0" r="0" b="0"/>
              <wp:docPr id="30" name="Picture 3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980944" cy="1828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4A6D60" w:rsidDel="00C35C7E" w:rsidRDefault="004A6D60" w:rsidP="00C35C7E">
      <w:pPr>
        <w:spacing w:after="0"/>
        <w:ind w:left="720"/>
        <w:rPr>
          <w:del w:id="613" w:author="Palacherla, Susmitha C (NONUS)" w:date="2018-01-16T20:48:00Z"/>
        </w:rPr>
        <w:pPrChange w:id="614" w:author="Palacherla, Susmitha C (NONUS)" w:date="2018-01-16T20:48:00Z">
          <w:pPr>
            <w:spacing w:after="0"/>
            <w:ind w:left="1080"/>
          </w:pPr>
        </w:pPrChange>
      </w:pPr>
    </w:p>
    <w:p w:rsidR="004A6D60" w:rsidRDefault="004A6D60" w:rsidP="004A6D60">
      <w:pPr>
        <w:spacing w:after="0"/>
        <w:ind w:left="1080"/>
      </w:pPr>
    </w:p>
    <w:p w:rsidR="004A6D60" w:rsidRDefault="004A6D60" w:rsidP="001A6DE7">
      <w:pPr>
        <w:spacing w:after="0"/>
        <w:ind w:left="720"/>
      </w:pPr>
      <w:r>
        <w:rPr>
          <w:noProof/>
        </w:rPr>
        <w:drawing>
          <wp:inline distT="0" distB="0" distL="0" distR="0" wp14:anchorId="2FDE04B3" wp14:editId="73670690">
            <wp:extent cx="4233672" cy="1371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33672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A6D60">
      <w:pPr>
        <w:spacing w:after="0"/>
        <w:ind w:left="1080"/>
        <w:rPr>
          <w:ins w:id="615" w:author="Palacherla, Susmitha C (NONUS)" w:date="2018-01-16T20:48:00Z"/>
        </w:rPr>
      </w:pPr>
    </w:p>
    <w:p w:rsidR="00C35C7E" w:rsidRDefault="00C35C7E" w:rsidP="004A6D60">
      <w:pPr>
        <w:spacing w:after="0"/>
        <w:ind w:left="1080"/>
        <w:rPr>
          <w:ins w:id="616" w:author="Palacherla, Susmitha C (NONUS)" w:date="2018-01-16T20:48:00Z"/>
        </w:rPr>
      </w:pPr>
    </w:p>
    <w:p w:rsidR="00C35C7E" w:rsidRDefault="00C35C7E" w:rsidP="004A6D60">
      <w:pPr>
        <w:spacing w:after="0"/>
        <w:ind w:left="1080"/>
      </w:pPr>
    </w:p>
    <w:p w:rsidR="0084218D" w:rsidRPr="00494DF0" w:rsidRDefault="0084218D" w:rsidP="0084218D">
      <w:pPr>
        <w:rPr>
          <w:b/>
        </w:rPr>
      </w:pPr>
      <w:r w:rsidRPr="00494DF0">
        <w:rPr>
          <w:b/>
        </w:rPr>
        <w:lastRenderedPageBreak/>
        <w:t>Summary of Steps</w:t>
      </w:r>
    </w:p>
    <w:p w:rsidR="0084218D" w:rsidRDefault="0084218D" w:rsidP="00C35C7E">
      <w:pPr>
        <w:pStyle w:val="ListParagraph"/>
        <w:numPr>
          <w:ilvl w:val="0"/>
          <w:numId w:val="37"/>
        </w:numPr>
        <w:pPrChange w:id="617" w:author="Palacherla, Susmitha C (NONUS)" w:date="2018-01-16T20:49:00Z">
          <w:pPr>
            <w:pStyle w:val="ListParagraph"/>
            <w:numPr>
              <w:numId w:val="11"/>
            </w:numPr>
            <w:ind w:left="1440" w:hanging="360"/>
          </w:pPr>
        </w:pPrChange>
      </w:pPr>
      <w:r>
        <w:t xml:space="preserve">SQL task – Truncate </w:t>
      </w:r>
      <w:r w:rsidR="00B307B1">
        <w:rPr>
          <w:rFonts w:asciiTheme="minorHAnsi" w:hAnsiTheme="minorHAnsi" w:cs="Segoe UI"/>
          <w:color w:val="000000" w:themeColor="text1"/>
        </w:rPr>
        <w:t>Generic</w:t>
      </w:r>
      <w:r>
        <w:t xml:space="preserve"> Staging table</w:t>
      </w:r>
    </w:p>
    <w:p w:rsidR="0084218D" w:rsidRDefault="0084218D" w:rsidP="00C35C7E">
      <w:pPr>
        <w:pStyle w:val="ListParagraph"/>
        <w:numPr>
          <w:ilvl w:val="0"/>
          <w:numId w:val="37"/>
        </w:numPr>
        <w:pPrChange w:id="618" w:author="Palacherla, Susmitha C (NONUS)" w:date="2018-01-16T20:49:00Z">
          <w:pPr>
            <w:pStyle w:val="ListParagraph"/>
            <w:numPr>
              <w:numId w:val="11"/>
            </w:numPr>
            <w:ind w:left="1440" w:hanging="360"/>
          </w:pPr>
        </w:pPrChange>
      </w:pPr>
      <w:r>
        <w:t xml:space="preserve">DFT – Stage </w:t>
      </w:r>
      <w:r w:rsidR="00B307B1">
        <w:rPr>
          <w:rFonts w:asciiTheme="minorHAnsi" w:hAnsiTheme="minorHAnsi" w:cs="Segoe UI"/>
          <w:color w:val="000000" w:themeColor="text1"/>
        </w:rPr>
        <w:t>Generic</w:t>
      </w:r>
      <w:r>
        <w:t xml:space="preserve"> Staging table</w:t>
      </w:r>
    </w:p>
    <w:p w:rsidR="00F44E3B" w:rsidRDefault="0084218D" w:rsidP="00C35C7E">
      <w:pPr>
        <w:pStyle w:val="ListParagraph"/>
        <w:numPr>
          <w:ilvl w:val="0"/>
          <w:numId w:val="37"/>
        </w:numPr>
        <w:pPrChange w:id="619" w:author="Palacherla, Susmitha C (NONUS)" w:date="2018-01-16T20:49:00Z">
          <w:pPr>
            <w:pStyle w:val="ListParagraph"/>
            <w:numPr>
              <w:numId w:val="11"/>
            </w:numPr>
            <w:ind w:left="1440" w:hanging="360"/>
          </w:pPr>
        </w:pPrChange>
      </w:pPr>
      <w:r>
        <w:t xml:space="preserve">SQL task – </w:t>
      </w:r>
      <w:r w:rsidR="00A52787">
        <w:t>Update Staging table and Reject records</w:t>
      </w:r>
      <w:r>
        <w:t xml:space="preserve"> </w:t>
      </w:r>
    </w:p>
    <w:p w:rsidR="0084218D" w:rsidRDefault="0084218D" w:rsidP="00C35C7E">
      <w:pPr>
        <w:pStyle w:val="ListParagraph"/>
        <w:numPr>
          <w:ilvl w:val="0"/>
          <w:numId w:val="37"/>
        </w:numPr>
        <w:pPrChange w:id="620" w:author="Palacherla, Susmitha C (NONUS)" w:date="2018-01-16T20:49:00Z">
          <w:pPr>
            <w:pStyle w:val="ListParagraph"/>
            <w:numPr>
              <w:numId w:val="11"/>
            </w:numPr>
            <w:ind w:left="1440" w:hanging="360"/>
          </w:pPr>
        </w:pPrChange>
      </w:pPr>
      <w:r>
        <w:t xml:space="preserve">SQL task Load </w:t>
      </w:r>
      <w:proofErr w:type="spellStart"/>
      <w:r w:rsidR="00611EE1">
        <w:t>C</w:t>
      </w:r>
      <w:r>
        <w:t>oaching_Log</w:t>
      </w:r>
      <w:proofErr w:type="spellEnd"/>
      <w:r>
        <w:t xml:space="preserve"> and </w:t>
      </w:r>
      <w:proofErr w:type="spellStart"/>
      <w:r>
        <w:t>Coaching_Log_Reason</w:t>
      </w:r>
      <w:proofErr w:type="spellEnd"/>
      <w:r>
        <w:t xml:space="preserve"> tables</w:t>
      </w:r>
    </w:p>
    <w:p w:rsidR="0084218D" w:rsidDel="00C35C7E" w:rsidRDefault="0084218D" w:rsidP="00C35C7E">
      <w:pPr>
        <w:pStyle w:val="ListParagraph"/>
        <w:numPr>
          <w:ilvl w:val="0"/>
          <w:numId w:val="37"/>
        </w:numPr>
        <w:rPr>
          <w:del w:id="621" w:author="Palacherla, Susmitha C (NONUS)" w:date="2018-01-16T20:48:00Z"/>
        </w:rPr>
        <w:pPrChange w:id="622" w:author="Palacherla, Susmitha C (NONUS)" w:date="2018-01-16T20:49:00Z">
          <w:pPr>
            <w:pStyle w:val="ListParagraph"/>
            <w:numPr>
              <w:numId w:val="11"/>
            </w:numPr>
            <w:ind w:left="1440" w:hanging="360"/>
          </w:pPr>
        </w:pPrChange>
      </w:pPr>
      <w:del w:id="623" w:author="Palacherla, Susmitha C (NONUS)" w:date="2018-01-16T20:48:00Z">
        <w:r w:rsidDel="00C35C7E">
          <w:delText xml:space="preserve">SQL task – Load </w:delText>
        </w:r>
        <w:r w:rsidR="00B307B1" w:rsidDel="00C35C7E">
          <w:rPr>
            <w:rFonts w:asciiTheme="minorHAnsi" w:hAnsiTheme="minorHAnsi" w:cs="Segoe UI"/>
            <w:color w:val="000000" w:themeColor="text1"/>
          </w:rPr>
          <w:delText>Generic</w:delText>
        </w:r>
        <w:r w:rsidDel="00C35C7E">
          <w:delText xml:space="preserve"> Fact table</w:delText>
        </w:r>
      </w:del>
    </w:p>
    <w:p w:rsidR="0084218D" w:rsidRDefault="0084218D" w:rsidP="00C35C7E">
      <w:pPr>
        <w:pStyle w:val="ListParagraph"/>
        <w:numPr>
          <w:ilvl w:val="0"/>
          <w:numId w:val="37"/>
        </w:numPr>
        <w:pPrChange w:id="624" w:author="Palacherla, Susmitha C (NONUS)" w:date="2018-01-16T20:49:00Z">
          <w:pPr>
            <w:pStyle w:val="ListParagraph"/>
            <w:numPr>
              <w:numId w:val="11"/>
            </w:numPr>
            <w:ind w:left="1440" w:hanging="360"/>
          </w:pPr>
        </w:pPrChange>
      </w:pPr>
      <w:r>
        <w:t>SQL task – Load File list table</w:t>
      </w:r>
    </w:p>
    <w:p w:rsidR="0084218D" w:rsidRDefault="0084218D" w:rsidP="00C35C7E">
      <w:pPr>
        <w:pStyle w:val="ListParagraph"/>
        <w:numPr>
          <w:ilvl w:val="0"/>
          <w:numId w:val="37"/>
        </w:numPr>
        <w:pPrChange w:id="625" w:author="Palacherla, Susmitha C (NONUS)" w:date="2018-01-16T20:49:00Z">
          <w:pPr>
            <w:pStyle w:val="ListParagraph"/>
            <w:numPr>
              <w:numId w:val="11"/>
            </w:numPr>
            <w:ind w:left="1440" w:hanging="360"/>
          </w:pPr>
        </w:pPrChange>
      </w:pPr>
      <w:r>
        <w:t>File system task – Backup files to Backups directory</w:t>
      </w:r>
    </w:p>
    <w:p w:rsidR="004D3B66" w:rsidRDefault="004D3B66" w:rsidP="004A6D60">
      <w:pPr>
        <w:spacing w:after="0"/>
        <w:ind w:left="1080"/>
      </w:pPr>
    </w:p>
    <w:p w:rsidR="004D3B66" w:rsidRPr="0084218D" w:rsidRDefault="0084218D" w:rsidP="0084218D">
      <w:pPr>
        <w:rPr>
          <w:b/>
        </w:rPr>
      </w:pPr>
      <w:r w:rsidRPr="0084218D">
        <w:rPr>
          <w:b/>
        </w:rPr>
        <w:t>Details</w:t>
      </w:r>
      <w:r>
        <w:rPr>
          <w:b/>
        </w:rPr>
        <w:t xml:space="preserve"> of Steps</w:t>
      </w:r>
    </w:p>
    <w:p w:rsidR="005F0717" w:rsidRDefault="005F0717" w:rsidP="00C35C7E">
      <w:pPr>
        <w:pStyle w:val="ListParagraph"/>
        <w:numPr>
          <w:ilvl w:val="0"/>
          <w:numId w:val="38"/>
        </w:numPr>
        <w:pPrChange w:id="626" w:author="Palacherla, Susmitha C (NONUS)" w:date="2018-01-16T20:49:00Z">
          <w:pPr>
            <w:pStyle w:val="ListParagraph"/>
            <w:numPr>
              <w:numId w:val="13"/>
            </w:numPr>
            <w:ind w:left="1440" w:hanging="360"/>
          </w:pPr>
        </w:pPrChange>
      </w:pPr>
      <w:r>
        <w:t xml:space="preserve">SQL task – Truncate </w:t>
      </w:r>
      <w:r w:rsidR="00B307B1">
        <w:rPr>
          <w:rFonts w:asciiTheme="minorHAnsi" w:hAnsiTheme="minorHAnsi" w:cs="Segoe UI"/>
          <w:color w:val="000000" w:themeColor="text1"/>
        </w:rPr>
        <w:t>Generic</w:t>
      </w:r>
      <w:r>
        <w:t xml:space="preserve"> Staging table</w:t>
      </w:r>
    </w:p>
    <w:p w:rsidR="004D3B66" w:rsidRDefault="00611EE1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16D6A67" wp14:editId="1B0E4679">
            <wp:extent cx="1636776" cy="1371600"/>
            <wp:effectExtent l="0" t="0" r="190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36776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Arial"/>
        </w:rPr>
      </w:pPr>
      <w:r w:rsidRPr="005F0717">
        <w:rPr>
          <w:rFonts w:asciiTheme="minorHAnsi" w:hAnsiTheme="minorHAnsi" w:cs="Arial"/>
        </w:rPr>
        <w:t>Executes Truncate Table [EC]</w:t>
      </w:r>
      <w:proofErr w:type="gramStart"/>
      <w:r w:rsidRPr="005F0717">
        <w:rPr>
          <w:rFonts w:asciiTheme="minorHAnsi" w:hAnsiTheme="minorHAnsi" w:cs="Arial"/>
        </w:rPr>
        <w:t>.[</w:t>
      </w:r>
      <w:proofErr w:type="spellStart"/>
      <w:proofErr w:type="gramEnd"/>
      <w:r w:rsidR="00B307B1">
        <w:rPr>
          <w:rFonts w:asciiTheme="minorHAnsi" w:hAnsiTheme="minorHAnsi" w:cs="Segoe UI"/>
          <w:color w:val="000000" w:themeColor="text1"/>
        </w:rPr>
        <w:t>Generic</w:t>
      </w:r>
      <w:r w:rsidRPr="005F0717">
        <w:rPr>
          <w:rFonts w:asciiTheme="minorHAnsi" w:hAnsiTheme="minorHAnsi" w:cs="Arial"/>
        </w:rPr>
        <w:t>_Coaching_Stage</w:t>
      </w:r>
      <w:proofErr w:type="spellEnd"/>
      <w:r w:rsidRPr="005F0717">
        <w:rPr>
          <w:rFonts w:asciiTheme="minorHAnsi" w:hAnsiTheme="minorHAnsi" w:cs="Arial"/>
        </w:rPr>
        <w:t>]</w:t>
      </w:r>
    </w:p>
    <w:p w:rsidR="005F0717" w:rsidRDefault="00611EE1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Precedence Constraint Editor</w:t>
      </w:r>
    </w:p>
    <w:p w:rsidR="00611EE1" w:rsidRDefault="00611EE1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69"/>
        <w:gridCol w:w="4781"/>
      </w:tblGrid>
      <w:tr w:rsidR="00611EE1" w:rsidRPr="00257251" w:rsidTr="00FB5F3D">
        <w:tc>
          <w:tcPr>
            <w:tcW w:w="4788" w:type="dxa"/>
          </w:tcPr>
          <w:p w:rsidR="00611EE1" w:rsidRPr="00257251" w:rsidRDefault="00611EE1" w:rsidP="00FB5F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noProof/>
              </w:rPr>
            </w:pPr>
            <w:r w:rsidRPr="00257251">
              <w:rPr>
                <w:rFonts w:ascii="Times New Roman" w:hAnsi="Times New Roman"/>
                <w:noProof/>
              </w:rPr>
              <w:t>Evaluation Operation</w:t>
            </w:r>
          </w:p>
        </w:tc>
        <w:tc>
          <w:tcPr>
            <w:tcW w:w="4788" w:type="dxa"/>
          </w:tcPr>
          <w:p w:rsidR="00611EE1" w:rsidRPr="00257251" w:rsidRDefault="00611EE1" w:rsidP="00FB5F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noProof/>
              </w:rPr>
            </w:pPr>
            <w:r w:rsidRPr="00257251">
              <w:rPr>
                <w:rFonts w:ascii="Times New Roman" w:hAnsi="Times New Roman"/>
                <w:noProof/>
              </w:rPr>
              <w:t>Expression and Constraint</w:t>
            </w:r>
          </w:p>
        </w:tc>
      </w:tr>
      <w:tr w:rsidR="00611EE1" w:rsidRPr="00257251" w:rsidTr="00FB5F3D">
        <w:tc>
          <w:tcPr>
            <w:tcW w:w="4788" w:type="dxa"/>
          </w:tcPr>
          <w:p w:rsidR="00611EE1" w:rsidRPr="00257251" w:rsidRDefault="00611EE1" w:rsidP="00FB5F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noProof/>
              </w:rPr>
            </w:pPr>
            <w:r w:rsidRPr="00257251">
              <w:rPr>
                <w:rFonts w:ascii="Times New Roman" w:hAnsi="Times New Roman"/>
                <w:noProof/>
              </w:rPr>
              <w:t xml:space="preserve">Value </w:t>
            </w:r>
          </w:p>
        </w:tc>
        <w:tc>
          <w:tcPr>
            <w:tcW w:w="4788" w:type="dxa"/>
          </w:tcPr>
          <w:p w:rsidR="00611EE1" w:rsidRPr="00257251" w:rsidRDefault="00611EE1" w:rsidP="00FB5F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noProof/>
              </w:rPr>
            </w:pPr>
            <w:r w:rsidRPr="00257251">
              <w:rPr>
                <w:rFonts w:ascii="Times New Roman" w:hAnsi="Times New Roman"/>
                <w:noProof/>
              </w:rPr>
              <w:t>Success</w:t>
            </w:r>
          </w:p>
        </w:tc>
      </w:tr>
      <w:tr w:rsidR="00611EE1" w:rsidRPr="00257251" w:rsidTr="00FB5F3D">
        <w:tc>
          <w:tcPr>
            <w:tcW w:w="4788" w:type="dxa"/>
          </w:tcPr>
          <w:p w:rsidR="00611EE1" w:rsidRPr="00257251" w:rsidRDefault="00611EE1" w:rsidP="00FB5F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noProof/>
              </w:rPr>
            </w:pPr>
            <w:r w:rsidRPr="00257251">
              <w:rPr>
                <w:rFonts w:ascii="Times New Roman" w:hAnsi="Times New Roman"/>
                <w:noProof/>
              </w:rPr>
              <w:t>Expression</w:t>
            </w:r>
          </w:p>
        </w:tc>
        <w:tc>
          <w:tcPr>
            <w:tcW w:w="4788" w:type="dxa"/>
          </w:tcPr>
          <w:p w:rsidR="00611EE1" w:rsidRPr="00257251" w:rsidRDefault="00611EE1" w:rsidP="00FB5F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noProof/>
              </w:rPr>
            </w:pPr>
            <w:r w:rsidRPr="00611EE1">
              <w:rPr>
                <w:rFonts w:ascii="Times New Roman" w:hAnsi="Times New Roman"/>
                <w:noProof/>
              </w:rPr>
              <w:t>(FINDSTRING(@[User::VarFileName],"SEA",1 ) &gt; 0 ) ||(FINDSTRING(@[User::VarFileName],"DTT",1 ) &gt; 0 )</w:t>
            </w:r>
          </w:p>
        </w:tc>
      </w:tr>
      <w:tr w:rsidR="00611EE1" w:rsidRPr="00257251" w:rsidTr="00FB5F3D">
        <w:tc>
          <w:tcPr>
            <w:tcW w:w="4788" w:type="dxa"/>
          </w:tcPr>
          <w:p w:rsidR="00611EE1" w:rsidRPr="00257251" w:rsidRDefault="00611EE1" w:rsidP="00FB5F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noProof/>
              </w:rPr>
            </w:pPr>
            <w:r w:rsidRPr="00257251">
              <w:rPr>
                <w:rFonts w:ascii="Times New Roman" w:hAnsi="Times New Roman"/>
                <w:noProof/>
              </w:rPr>
              <w:t>Multiple Constraints</w:t>
            </w:r>
          </w:p>
        </w:tc>
        <w:tc>
          <w:tcPr>
            <w:tcW w:w="4788" w:type="dxa"/>
          </w:tcPr>
          <w:p w:rsidR="00611EE1" w:rsidRPr="00257251" w:rsidRDefault="00611EE1" w:rsidP="00FB5F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noProof/>
              </w:rPr>
            </w:pPr>
            <w:r w:rsidRPr="00257251">
              <w:rPr>
                <w:rFonts w:ascii="Times New Roman" w:hAnsi="Times New Roman"/>
                <w:noProof/>
              </w:rPr>
              <w:t>Logical AND.</w:t>
            </w:r>
          </w:p>
        </w:tc>
      </w:tr>
    </w:tbl>
    <w:p w:rsidR="00611EE1" w:rsidRPr="005F0717" w:rsidRDefault="00611EE1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Arial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Pr="00C703E2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Pr="005F0717" w:rsidRDefault="004D3B66" w:rsidP="00C35C7E">
      <w:pPr>
        <w:pStyle w:val="ListParagraph"/>
        <w:numPr>
          <w:ilvl w:val="0"/>
          <w:numId w:val="38"/>
        </w:numPr>
        <w:pPrChange w:id="627" w:author="Palacherla, Susmitha C (NONUS)" w:date="2018-01-16T20:49:00Z">
          <w:pPr>
            <w:pStyle w:val="ListParagraph"/>
            <w:numPr>
              <w:numId w:val="13"/>
            </w:numPr>
            <w:ind w:left="1440" w:hanging="360"/>
          </w:pPr>
        </w:pPrChange>
      </w:pPr>
      <w:r w:rsidRPr="005F0717">
        <w:t xml:space="preserve">DFT: Load </w:t>
      </w:r>
      <w:r w:rsidR="00B307B1">
        <w:rPr>
          <w:rFonts w:asciiTheme="minorHAnsi" w:hAnsiTheme="minorHAnsi" w:cs="Segoe UI"/>
          <w:color w:val="000000" w:themeColor="text1"/>
        </w:rPr>
        <w:t>Generic</w:t>
      </w:r>
      <w:r w:rsidRPr="005F0717">
        <w:t xml:space="preserve"> staging table</w:t>
      </w:r>
    </w:p>
    <w:p w:rsidR="004D3B66" w:rsidRDefault="00611EE1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0CFE3D" wp14:editId="16112C51">
            <wp:extent cx="2075688" cy="1371600"/>
            <wp:effectExtent l="0" t="0" r="127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75688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E0F2CAF" wp14:editId="161BCBF8">
            <wp:extent cx="2523744" cy="22860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2374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B17252" w:rsidRDefault="004D3B66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B17252">
        <w:rPr>
          <w:rFonts w:asciiTheme="minorHAnsi" w:hAnsiTheme="minorHAnsi" w:cs="Arial"/>
        </w:rPr>
        <w:t>Flat File source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EE5A6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91060D9" wp14:editId="146046C4">
            <wp:extent cx="2267712" cy="22860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6771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A65" w:rsidRDefault="00EE5A6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E5A65" w:rsidRDefault="00EE5A6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879030" wp14:editId="07B36A1E">
            <wp:extent cx="2770632" cy="18288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7063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AE4184" w:rsidRDefault="00AE4184" w:rsidP="004D3B66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4D3B66" w:rsidRPr="00D329A1" w:rsidRDefault="007A6434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D</w:t>
      </w:r>
      <w:r w:rsidR="004D3B66" w:rsidRPr="00D329A1">
        <w:rPr>
          <w:rFonts w:asciiTheme="minorHAnsi" w:hAnsiTheme="minorHAnsi" w:cs="Arial"/>
        </w:rPr>
        <w:t>ata Conversion</w:t>
      </w:r>
    </w:p>
    <w:p w:rsidR="004D3B66" w:rsidRDefault="00AE418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5C95936" wp14:editId="587040C3">
            <wp:extent cx="3310128" cy="3200400"/>
            <wp:effectExtent l="0" t="0" r="508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10128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AE4184" w:rsidP="00AE4184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Derived Column</w:t>
      </w:r>
    </w:p>
    <w:p w:rsidR="00AE4184" w:rsidRPr="00AE4184" w:rsidRDefault="00AE4184" w:rsidP="00A40171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lastRenderedPageBreak/>
        <w:drawing>
          <wp:inline distT="0" distB="0" distL="0" distR="0" wp14:anchorId="65715201" wp14:editId="4763D00C">
            <wp:extent cx="3547872" cy="182880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4787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A6434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A6434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A6434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A6434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A6434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A6434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A6434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D329A1">
        <w:rPr>
          <w:rFonts w:asciiTheme="minorHAnsi" w:hAnsiTheme="minorHAnsi" w:cs="Arial"/>
        </w:rPr>
        <w:t>Row Count Transformation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B313479" wp14:editId="09B6F72D">
            <wp:extent cx="3282696" cy="2743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8269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434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proofErr w:type="spellStart"/>
      <w:r w:rsidRPr="00D329A1">
        <w:rPr>
          <w:rFonts w:asciiTheme="minorHAnsi" w:hAnsiTheme="minorHAnsi" w:cs="Arial"/>
        </w:rPr>
        <w:t>Oledb</w:t>
      </w:r>
      <w:proofErr w:type="spellEnd"/>
      <w:r w:rsidRPr="00D329A1">
        <w:rPr>
          <w:rFonts w:asciiTheme="minorHAnsi" w:hAnsiTheme="minorHAnsi" w:cs="Arial"/>
        </w:rPr>
        <w:t xml:space="preserve"> destination</w:t>
      </w:r>
    </w:p>
    <w:p w:rsidR="004D3B66" w:rsidRDefault="00B307B1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4D168E" wp14:editId="5BB50FED">
            <wp:extent cx="3264408" cy="1828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6440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62E8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F4860F9" wp14:editId="49B70B54">
            <wp:extent cx="3182112" cy="27432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8211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D4C7FBF" wp14:editId="0ACDB33B">
            <wp:extent cx="3776472" cy="13716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76472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11EE1" w:rsidRDefault="004D3B66" w:rsidP="00C35C7E">
      <w:pPr>
        <w:pStyle w:val="ListParagraph"/>
        <w:numPr>
          <w:ilvl w:val="0"/>
          <w:numId w:val="38"/>
        </w:numPr>
        <w:pPrChange w:id="628" w:author="Palacherla, Susmitha C (NONUS)" w:date="2018-01-16T20:49:00Z">
          <w:pPr>
            <w:pStyle w:val="ListParagraph"/>
            <w:numPr>
              <w:numId w:val="13"/>
            </w:numPr>
            <w:ind w:left="1440" w:hanging="360"/>
          </w:pPr>
        </w:pPrChange>
      </w:pPr>
      <w:r w:rsidRPr="005F0717">
        <w:t xml:space="preserve">SQL Task: </w:t>
      </w:r>
      <w:r w:rsidR="00611EE1">
        <w:t>Update Staging table and Reject Records</w:t>
      </w:r>
    </w:p>
    <w:p w:rsidR="00611EE1" w:rsidRDefault="00611EE1" w:rsidP="00FB5F3D"/>
    <w:p w:rsidR="004D3B66" w:rsidRDefault="00FF1A5D" w:rsidP="00FB5F3D">
      <w:r>
        <w:lastRenderedPageBreak/>
        <w:t xml:space="preserve"> </w:t>
      </w:r>
    </w:p>
    <w:p w:rsidR="00611EE1" w:rsidRPr="005F0717" w:rsidRDefault="00611EE1" w:rsidP="00FB5F3D">
      <w:r>
        <w:rPr>
          <w:noProof/>
        </w:rPr>
        <w:drawing>
          <wp:inline distT="0" distB="0" distL="0" distR="0" wp14:anchorId="117AC704" wp14:editId="40A10B7E">
            <wp:extent cx="2933700" cy="19812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611EE1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295A9AA" wp14:editId="52573C90">
            <wp:extent cx="5943600" cy="3249295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1822D4" w:rsidRDefault="00611EE1" w:rsidP="001822D4">
      <w:pPr>
        <w:widowControl w:val="0"/>
        <w:autoSpaceDE w:val="0"/>
        <w:autoSpaceDN w:val="0"/>
        <w:adjustRightInd w:val="0"/>
        <w:spacing w:after="0" w:line="240" w:lineRule="auto"/>
        <w:ind w:left="360"/>
      </w:pPr>
      <w:r>
        <w:rPr>
          <w:noProof/>
        </w:rPr>
        <w:lastRenderedPageBreak/>
        <w:drawing>
          <wp:inline distT="0" distB="0" distL="0" distR="0" wp14:anchorId="7DC60B43" wp14:editId="7D45D1A0">
            <wp:extent cx="5943600" cy="1883410"/>
            <wp:effectExtent l="0" t="0" r="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2D4" w:rsidRPr="00D329A1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2CFB" w:rsidRDefault="00952CF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5F0717" w:rsidRDefault="004D3B66" w:rsidP="00C35C7E">
      <w:pPr>
        <w:pStyle w:val="ListParagraph"/>
        <w:numPr>
          <w:ilvl w:val="0"/>
          <w:numId w:val="38"/>
        </w:numPr>
        <w:pPrChange w:id="629" w:author="Palacherla, Susmitha C (NONUS)" w:date="2018-01-16T20:49:00Z">
          <w:pPr>
            <w:pStyle w:val="ListParagraph"/>
            <w:numPr>
              <w:numId w:val="13"/>
            </w:numPr>
            <w:ind w:left="1440" w:hanging="360"/>
          </w:pPr>
        </w:pPrChange>
      </w:pPr>
      <w:r w:rsidRPr="005F0717">
        <w:t xml:space="preserve">SQL Task: Load </w:t>
      </w:r>
      <w:proofErr w:type="spellStart"/>
      <w:r w:rsidRPr="005F0717">
        <w:t>Coaching_Log</w:t>
      </w:r>
      <w:proofErr w:type="spellEnd"/>
      <w:r w:rsidRPr="005F0717">
        <w:t xml:space="preserve"> table</w:t>
      </w:r>
    </w:p>
    <w:p w:rsidR="004D3B66" w:rsidRPr="00F73703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09B26BD" wp14:editId="7B29F28E">
            <wp:extent cx="2143125" cy="1181100"/>
            <wp:effectExtent l="0" t="0" r="952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E75" w:rsidRDefault="00F76E7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SQLStatement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  <w:r w:rsidR="00611EE1" w:rsidRPr="00611EE1">
        <w:rPr>
          <w:rFonts w:ascii="Arial" w:hAnsi="Arial" w:cs="Arial"/>
          <w:sz w:val="24"/>
          <w:szCs w:val="24"/>
        </w:rPr>
        <w:t>Exec [EC]</w:t>
      </w:r>
      <w:proofErr w:type="gramStart"/>
      <w:r w:rsidR="00611EE1" w:rsidRPr="00611EE1">
        <w:rPr>
          <w:rFonts w:ascii="Arial" w:hAnsi="Arial" w:cs="Arial"/>
          <w:sz w:val="24"/>
          <w:szCs w:val="24"/>
        </w:rPr>
        <w:t>.[</w:t>
      </w:r>
      <w:proofErr w:type="spellStart"/>
      <w:proofErr w:type="gramEnd"/>
      <w:r w:rsidR="00611EE1" w:rsidRPr="00611EE1">
        <w:rPr>
          <w:rFonts w:ascii="Arial" w:hAnsi="Arial" w:cs="Arial"/>
          <w:sz w:val="24"/>
          <w:szCs w:val="24"/>
        </w:rPr>
        <w:t>sp_InsertInto_Coaching_Log_Generic</w:t>
      </w:r>
      <w:proofErr w:type="spellEnd"/>
      <w:r w:rsidR="00611EE1" w:rsidRPr="00611EE1">
        <w:rPr>
          <w:rFonts w:ascii="Arial" w:hAnsi="Arial" w:cs="Arial"/>
          <w:sz w:val="24"/>
          <w:szCs w:val="24"/>
        </w:rPr>
        <w:t xml:space="preserve">] ? </w:t>
      </w:r>
      <w:proofErr w:type="gramStart"/>
      <w:r w:rsidR="00611EE1" w:rsidRPr="00611EE1">
        <w:rPr>
          <w:rFonts w:ascii="Arial" w:hAnsi="Arial" w:cs="Arial"/>
          <w:sz w:val="24"/>
          <w:szCs w:val="24"/>
        </w:rPr>
        <w:t>output</w:t>
      </w:r>
      <w:proofErr w:type="gramEnd"/>
    </w:p>
    <w:p w:rsidR="00F76E75" w:rsidRDefault="00F76E7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Parameter Mapping: </w:t>
      </w:r>
    </w:p>
    <w:p w:rsidR="00F76E75" w:rsidRDefault="00F76E7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82CBB19" wp14:editId="5C641041">
            <wp:extent cx="5153025" cy="5429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5F0717" w:rsidDel="00C35C7E" w:rsidRDefault="004D3B66" w:rsidP="001822D4">
      <w:pPr>
        <w:pStyle w:val="ListParagraph"/>
        <w:numPr>
          <w:ilvl w:val="0"/>
          <w:numId w:val="13"/>
        </w:numPr>
        <w:rPr>
          <w:del w:id="630" w:author="Palacherla, Susmitha C (NONUS)" w:date="2018-01-16T20:49:00Z"/>
        </w:rPr>
      </w:pPr>
      <w:del w:id="631" w:author="Palacherla, Susmitha C (NONUS)" w:date="2018-01-16T20:49:00Z">
        <w:r w:rsidRPr="005F0717" w:rsidDel="00C35C7E">
          <w:delText xml:space="preserve">SQl Task: Load </w:delText>
        </w:r>
        <w:r w:rsidR="00B307B1" w:rsidDel="00C35C7E">
          <w:rPr>
            <w:rFonts w:asciiTheme="minorHAnsi" w:hAnsiTheme="minorHAnsi" w:cs="Segoe UI"/>
            <w:color w:val="000000" w:themeColor="text1"/>
          </w:rPr>
          <w:delText>Generic</w:delText>
        </w:r>
        <w:r w:rsidRPr="005F0717" w:rsidDel="00C35C7E">
          <w:delText xml:space="preserve"> Fact table</w:delText>
        </w:r>
      </w:del>
    </w:p>
    <w:p w:rsidR="004D62E8" w:rsidRPr="00304E00" w:rsidDel="00C35C7E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del w:id="632" w:author="Palacherla, Susmitha C (NONUS)" w:date="2018-01-16T20:49:00Z"/>
          <w:sz w:val="20"/>
          <w:szCs w:val="20"/>
        </w:rPr>
      </w:pPr>
      <w:del w:id="633" w:author="Palacherla, Susmitha C (NONUS)" w:date="2018-01-16T20:49:00Z">
        <w:r w:rsidRPr="00304E00" w:rsidDel="00C35C7E">
          <w:rPr>
            <w:sz w:val="20"/>
            <w:szCs w:val="20"/>
          </w:rPr>
          <w:delText>INSERT INTO[EC].[</w:delText>
        </w:r>
        <w:r w:rsidR="00B307B1" w:rsidRPr="00304E00" w:rsidDel="00C35C7E">
          <w:rPr>
            <w:sz w:val="20"/>
            <w:szCs w:val="20"/>
          </w:rPr>
          <w:delText>Generic</w:delText>
        </w:r>
        <w:r w:rsidRPr="00304E00" w:rsidDel="00C35C7E">
          <w:rPr>
            <w:sz w:val="20"/>
            <w:szCs w:val="20"/>
          </w:rPr>
          <w:delText>_Coaching_Fact]</w:delText>
        </w:r>
      </w:del>
    </w:p>
    <w:p w:rsidR="004D62E8" w:rsidRPr="00304E00" w:rsidDel="00C35C7E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del w:id="634" w:author="Palacherla, Susmitha C (NONUS)" w:date="2018-01-16T20:49:00Z"/>
          <w:sz w:val="20"/>
          <w:szCs w:val="20"/>
        </w:rPr>
      </w:pPr>
      <w:del w:id="635" w:author="Palacherla, Susmitha C (NONUS)" w:date="2018-01-16T20:49:00Z">
        <w:r w:rsidRPr="00304E00" w:rsidDel="00C35C7E">
          <w:rPr>
            <w:sz w:val="20"/>
            <w:szCs w:val="20"/>
          </w:rPr>
          <w:delText xml:space="preserve">           ([Report_ID]</w:delText>
        </w:r>
      </w:del>
    </w:p>
    <w:p w:rsidR="004D62E8" w:rsidRPr="00304E00" w:rsidDel="00C35C7E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del w:id="636" w:author="Palacherla, Susmitha C (NONUS)" w:date="2018-01-16T20:49:00Z"/>
          <w:sz w:val="20"/>
          <w:szCs w:val="20"/>
        </w:rPr>
      </w:pPr>
      <w:del w:id="637" w:author="Palacherla, Susmitha C (NONUS)" w:date="2018-01-16T20:49:00Z">
        <w:r w:rsidRPr="00304E00" w:rsidDel="00C35C7E">
          <w:rPr>
            <w:sz w:val="20"/>
            <w:szCs w:val="20"/>
          </w:rPr>
          <w:delText xml:space="preserve">           ,[Report_Code]</w:delText>
        </w:r>
      </w:del>
    </w:p>
    <w:p w:rsidR="004D62E8" w:rsidRPr="00304E00" w:rsidDel="00C35C7E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del w:id="638" w:author="Palacherla, Susmitha C (NONUS)" w:date="2018-01-16T20:49:00Z"/>
          <w:sz w:val="20"/>
          <w:szCs w:val="20"/>
        </w:rPr>
      </w:pPr>
      <w:del w:id="639" w:author="Palacherla, Susmitha C (NONUS)" w:date="2018-01-16T20:49:00Z">
        <w:r w:rsidRPr="00304E00" w:rsidDel="00C35C7E">
          <w:rPr>
            <w:sz w:val="20"/>
            <w:szCs w:val="20"/>
          </w:rPr>
          <w:delText xml:space="preserve">           ,[Form_Type]</w:delText>
        </w:r>
      </w:del>
    </w:p>
    <w:p w:rsidR="004D62E8" w:rsidRPr="00304E00" w:rsidDel="00C35C7E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del w:id="640" w:author="Palacherla, Susmitha C (NONUS)" w:date="2018-01-16T20:49:00Z"/>
          <w:sz w:val="20"/>
          <w:szCs w:val="20"/>
        </w:rPr>
      </w:pPr>
      <w:del w:id="641" w:author="Palacherla, Susmitha C (NONUS)" w:date="2018-01-16T20:49:00Z">
        <w:r w:rsidRPr="00304E00" w:rsidDel="00C35C7E">
          <w:rPr>
            <w:sz w:val="20"/>
            <w:szCs w:val="20"/>
          </w:rPr>
          <w:delText xml:space="preserve">           ,[Source]</w:delText>
        </w:r>
      </w:del>
    </w:p>
    <w:p w:rsidR="004D62E8" w:rsidRPr="00304E00" w:rsidDel="00C35C7E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del w:id="642" w:author="Palacherla, Susmitha C (NONUS)" w:date="2018-01-16T20:49:00Z"/>
          <w:sz w:val="20"/>
          <w:szCs w:val="20"/>
        </w:rPr>
      </w:pPr>
      <w:del w:id="643" w:author="Palacherla, Susmitha C (NONUS)" w:date="2018-01-16T20:49:00Z">
        <w:r w:rsidRPr="00304E00" w:rsidDel="00C35C7E">
          <w:rPr>
            <w:sz w:val="20"/>
            <w:szCs w:val="20"/>
          </w:rPr>
          <w:delText xml:space="preserve">           ,[Form_Status]</w:delText>
        </w:r>
      </w:del>
    </w:p>
    <w:p w:rsidR="004D62E8" w:rsidRPr="00304E00" w:rsidDel="00C35C7E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del w:id="644" w:author="Palacherla, Susmitha C (NONUS)" w:date="2018-01-16T20:49:00Z"/>
          <w:sz w:val="20"/>
          <w:szCs w:val="20"/>
        </w:rPr>
      </w:pPr>
      <w:del w:id="645" w:author="Palacherla, Susmitha C (NONUS)" w:date="2018-01-16T20:49:00Z">
        <w:r w:rsidRPr="00304E00" w:rsidDel="00C35C7E">
          <w:rPr>
            <w:sz w:val="20"/>
            <w:szCs w:val="20"/>
          </w:rPr>
          <w:delText xml:space="preserve">           ,[Event_Date]</w:delText>
        </w:r>
      </w:del>
    </w:p>
    <w:p w:rsidR="004D62E8" w:rsidRPr="00304E00" w:rsidDel="00C35C7E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del w:id="646" w:author="Palacherla, Susmitha C (NONUS)" w:date="2018-01-16T20:49:00Z"/>
          <w:sz w:val="20"/>
          <w:szCs w:val="20"/>
        </w:rPr>
      </w:pPr>
      <w:del w:id="647" w:author="Palacherla, Susmitha C (NONUS)" w:date="2018-01-16T20:49:00Z">
        <w:r w:rsidRPr="00304E00" w:rsidDel="00C35C7E">
          <w:rPr>
            <w:sz w:val="20"/>
            <w:szCs w:val="20"/>
          </w:rPr>
          <w:delText xml:space="preserve">           ,[Submitted_Date]</w:delText>
        </w:r>
      </w:del>
    </w:p>
    <w:p w:rsidR="004D62E8" w:rsidRPr="00304E00" w:rsidDel="00C35C7E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del w:id="648" w:author="Palacherla, Susmitha C (NONUS)" w:date="2018-01-16T20:49:00Z"/>
          <w:sz w:val="20"/>
          <w:szCs w:val="20"/>
        </w:rPr>
      </w:pPr>
      <w:del w:id="649" w:author="Palacherla, Susmitha C (NONUS)" w:date="2018-01-16T20:49:00Z">
        <w:r w:rsidRPr="00304E00" w:rsidDel="00C35C7E">
          <w:rPr>
            <w:sz w:val="20"/>
            <w:szCs w:val="20"/>
          </w:rPr>
          <w:delText xml:space="preserve">           ,[Start_Date]</w:delText>
        </w:r>
      </w:del>
    </w:p>
    <w:p w:rsidR="004D62E8" w:rsidRPr="00304E00" w:rsidDel="00C35C7E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del w:id="650" w:author="Palacherla, Susmitha C (NONUS)" w:date="2018-01-16T20:49:00Z"/>
          <w:sz w:val="20"/>
          <w:szCs w:val="20"/>
        </w:rPr>
      </w:pPr>
      <w:del w:id="651" w:author="Palacherla, Susmitha C (NONUS)" w:date="2018-01-16T20:49:00Z">
        <w:r w:rsidRPr="00304E00" w:rsidDel="00C35C7E">
          <w:rPr>
            <w:sz w:val="20"/>
            <w:szCs w:val="20"/>
          </w:rPr>
          <w:delText xml:space="preserve">           ,[Submitter_LANID]</w:delText>
        </w:r>
      </w:del>
    </w:p>
    <w:p w:rsidR="004D62E8" w:rsidRPr="00304E00" w:rsidDel="00C35C7E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del w:id="652" w:author="Palacherla, Susmitha C (NONUS)" w:date="2018-01-16T20:49:00Z"/>
          <w:sz w:val="20"/>
          <w:szCs w:val="20"/>
        </w:rPr>
      </w:pPr>
      <w:del w:id="653" w:author="Palacherla, Susmitha C (NONUS)" w:date="2018-01-16T20:49:00Z">
        <w:r w:rsidRPr="00304E00" w:rsidDel="00C35C7E">
          <w:rPr>
            <w:sz w:val="20"/>
            <w:szCs w:val="20"/>
          </w:rPr>
          <w:delText xml:space="preserve">           ,[Submitter_Name]</w:delText>
        </w:r>
      </w:del>
    </w:p>
    <w:p w:rsidR="004D62E8" w:rsidRPr="00304E00" w:rsidDel="00C35C7E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del w:id="654" w:author="Palacherla, Susmitha C (NONUS)" w:date="2018-01-16T20:49:00Z"/>
          <w:sz w:val="20"/>
          <w:szCs w:val="20"/>
        </w:rPr>
      </w:pPr>
      <w:del w:id="655" w:author="Palacherla, Susmitha C (NONUS)" w:date="2018-01-16T20:49:00Z">
        <w:r w:rsidRPr="00304E00" w:rsidDel="00C35C7E">
          <w:rPr>
            <w:sz w:val="20"/>
            <w:szCs w:val="20"/>
          </w:rPr>
          <w:delText xml:space="preserve">           ,[Submitter_Email]</w:delText>
        </w:r>
      </w:del>
    </w:p>
    <w:p w:rsidR="004D62E8" w:rsidRPr="00304E00" w:rsidDel="00C35C7E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del w:id="656" w:author="Palacherla, Susmitha C (NONUS)" w:date="2018-01-16T20:49:00Z"/>
          <w:sz w:val="20"/>
          <w:szCs w:val="20"/>
        </w:rPr>
      </w:pPr>
      <w:del w:id="657" w:author="Palacherla, Susmitha C (NONUS)" w:date="2018-01-16T20:49:00Z">
        <w:r w:rsidRPr="00304E00" w:rsidDel="00C35C7E">
          <w:rPr>
            <w:sz w:val="20"/>
            <w:szCs w:val="20"/>
          </w:rPr>
          <w:delText xml:space="preserve">           ,[CSR_LANID]</w:delText>
        </w:r>
      </w:del>
    </w:p>
    <w:p w:rsidR="004D62E8" w:rsidRPr="00304E00" w:rsidDel="00C35C7E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del w:id="658" w:author="Palacherla, Susmitha C (NONUS)" w:date="2018-01-16T20:49:00Z"/>
          <w:sz w:val="20"/>
          <w:szCs w:val="20"/>
        </w:rPr>
      </w:pPr>
      <w:del w:id="659" w:author="Palacherla, Susmitha C (NONUS)" w:date="2018-01-16T20:49:00Z">
        <w:r w:rsidRPr="00304E00" w:rsidDel="00C35C7E">
          <w:rPr>
            <w:sz w:val="20"/>
            <w:szCs w:val="20"/>
          </w:rPr>
          <w:delText xml:space="preserve">           ,[CSR_Site]</w:delText>
        </w:r>
      </w:del>
    </w:p>
    <w:p w:rsidR="004D62E8" w:rsidRPr="00304E00" w:rsidDel="00C35C7E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del w:id="660" w:author="Palacherla, Susmitha C (NONUS)" w:date="2018-01-16T20:49:00Z"/>
          <w:sz w:val="20"/>
          <w:szCs w:val="20"/>
        </w:rPr>
      </w:pPr>
      <w:del w:id="661" w:author="Palacherla, Susmitha C (NONUS)" w:date="2018-01-16T20:49:00Z">
        <w:r w:rsidRPr="00304E00" w:rsidDel="00C35C7E">
          <w:rPr>
            <w:sz w:val="20"/>
            <w:szCs w:val="20"/>
          </w:rPr>
          <w:delText xml:space="preserve">           ,[Program]</w:delText>
        </w:r>
      </w:del>
    </w:p>
    <w:p w:rsidR="004D62E8" w:rsidRPr="00304E00" w:rsidDel="00C35C7E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del w:id="662" w:author="Palacherla, Susmitha C (NONUS)" w:date="2018-01-16T20:49:00Z"/>
          <w:sz w:val="20"/>
          <w:szCs w:val="20"/>
        </w:rPr>
      </w:pPr>
      <w:del w:id="663" w:author="Palacherla, Susmitha C (NONUS)" w:date="2018-01-16T20:49:00Z">
        <w:r w:rsidRPr="00304E00" w:rsidDel="00C35C7E">
          <w:rPr>
            <w:sz w:val="20"/>
            <w:szCs w:val="20"/>
          </w:rPr>
          <w:delText xml:space="preserve">           ,[CoachReason_Current_Coaching_Initiatives]</w:delText>
        </w:r>
      </w:del>
    </w:p>
    <w:p w:rsidR="004D62E8" w:rsidRPr="00304E00" w:rsidDel="00C35C7E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del w:id="664" w:author="Palacherla, Susmitha C (NONUS)" w:date="2018-01-16T20:49:00Z"/>
          <w:sz w:val="20"/>
          <w:szCs w:val="20"/>
        </w:rPr>
      </w:pPr>
      <w:del w:id="665" w:author="Palacherla, Susmitha C (NONUS)" w:date="2018-01-16T20:49:00Z">
        <w:r w:rsidRPr="00304E00" w:rsidDel="00C35C7E">
          <w:rPr>
            <w:sz w:val="20"/>
            <w:szCs w:val="20"/>
          </w:rPr>
          <w:delText xml:space="preserve">           ,[TextDescription]</w:delText>
        </w:r>
      </w:del>
    </w:p>
    <w:p w:rsidR="004D62E8" w:rsidRPr="00304E00" w:rsidDel="00C35C7E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del w:id="666" w:author="Palacherla, Susmitha C (NONUS)" w:date="2018-01-16T20:49:00Z"/>
          <w:sz w:val="20"/>
          <w:szCs w:val="20"/>
        </w:rPr>
      </w:pPr>
      <w:del w:id="667" w:author="Palacherla, Susmitha C (NONUS)" w:date="2018-01-16T20:49:00Z">
        <w:r w:rsidRPr="00304E00" w:rsidDel="00C35C7E">
          <w:rPr>
            <w:sz w:val="20"/>
            <w:szCs w:val="20"/>
          </w:rPr>
          <w:delText xml:space="preserve">           ,[FileName]</w:delText>
        </w:r>
      </w:del>
    </w:p>
    <w:p w:rsidR="004D62E8" w:rsidRPr="00304E00" w:rsidDel="00C35C7E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del w:id="668" w:author="Palacherla, Susmitha C (NONUS)" w:date="2018-01-16T20:49:00Z"/>
          <w:sz w:val="20"/>
          <w:szCs w:val="20"/>
        </w:rPr>
      </w:pPr>
      <w:del w:id="669" w:author="Palacherla, Susmitha C (NONUS)" w:date="2018-01-16T20:49:00Z">
        <w:r w:rsidRPr="00304E00" w:rsidDel="00C35C7E">
          <w:rPr>
            <w:sz w:val="20"/>
            <w:szCs w:val="20"/>
          </w:rPr>
          <w:delText xml:space="preserve">       )</w:delText>
        </w:r>
      </w:del>
    </w:p>
    <w:p w:rsidR="004D62E8" w:rsidRPr="00304E00" w:rsidDel="00C35C7E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del w:id="670" w:author="Palacherla, Susmitha C (NONUS)" w:date="2018-01-16T20:49:00Z"/>
          <w:sz w:val="20"/>
          <w:szCs w:val="20"/>
        </w:rPr>
      </w:pPr>
      <w:del w:id="671" w:author="Palacherla, Susmitha C (NONUS)" w:date="2018-01-16T20:49:00Z">
        <w:r w:rsidRPr="00304E00" w:rsidDel="00C35C7E">
          <w:rPr>
            <w:sz w:val="20"/>
            <w:szCs w:val="20"/>
          </w:rPr>
          <w:delText xml:space="preserve">     SELECT S.[Report_ID]</w:delText>
        </w:r>
      </w:del>
    </w:p>
    <w:p w:rsidR="004D62E8" w:rsidRPr="00304E00" w:rsidDel="00C35C7E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del w:id="672" w:author="Palacherla, Susmitha C (NONUS)" w:date="2018-01-16T20:49:00Z"/>
          <w:sz w:val="20"/>
          <w:szCs w:val="20"/>
        </w:rPr>
      </w:pPr>
      <w:del w:id="673" w:author="Palacherla, Susmitha C (NONUS)" w:date="2018-01-16T20:49:00Z">
        <w:r w:rsidRPr="00304E00" w:rsidDel="00C35C7E">
          <w:rPr>
            <w:sz w:val="20"/>
            <w:szCs w:val="20"/>
          </w:rPr>
          <w:delText xml:space="preserve">      ,S.[Report_Code]</w:delText>
        </w:r>
      </w:del>
    </w:p>
    <w:p w:rsidR="004D62E8" w:rsidRPr="00304E00" w:rsidDel="00C35C7E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del w:id="674" w:author="Palacherla, Susmitha C (NONUS)" w:date="2018-01-16T20:49:00Z"/>
          <w:sz w:val="20"/>
          <w:szCs w:val="20"/>
        </w:rPr>
      </w:pPr>
      <w:del w:id="675" w:author="Palacherla, Susmitha C (NONUS)" w:date="2018-01-16T20:49:00Z">
        <w:r w:rsidRPr="00304E00" w:rsidDel="00C35C7E">
          <w:rPr>
            <w:sz w:val="20"/>
            <w:szCs w:val="20"/>
          </w:rPr>
          <w:delText xml:space="preserve">      ,S.[Form_Type]</w:delText>
        </w:r>
      </w:del>
    </w:p>
    <w:p w:rsidR="004D62E8" w:rsidRPr="00304E00" w:rsidDel="00C35C7E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del w:id="676" w:author="Palacherla, Susmitha C (NONUS)" w:date="2018-01-16T20:49:00Z"/>
          <w:sz w:val="20"/>
          <w:szCs w:val="20"/>
        </w:rPr>
      </w:pPr>
      <w:del w:id="677" w:author="Palacherla, Susmitha C (NONUS)" w:date="2018-01-16T20:49:00Z">
        <w:r w:rsidRPr="00304E00" w:rsidDel="00C35C7E">
          <w:rPr>
            <w:sz w:val="20"/>
            <w:szCs w:val="20"/>
          </w:rPr>
          <w:delText xml:space="preserve">      ,S.[Source]</w:delText>
        </w:r>
      </w:del>
    </w:p>
    <w:p w:rsidR="004D62E8" w:rsidRPr="00304E00" w:rsidDel="00C35C7E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del w:id="678" w:author="Palacherla, Susmitha C (NONUS)" w:date="2018-01-16T20:49:00Z"/>
          <w:sz w:val="20"/>
          <w:szCs w:val="20"/>
        </w:rPr>
      </w:pPr>
      <w:del w:id="679" w:author="Palacherla, Susmitha C (NONUS)" w:date="2018-01-16T20:49:00Z">
        <w:r w:rsidRPr="00304E00" w:rsidDel="00C35C7E">
          <w:rPr>
            <w:sz w:val="20"/>
            <w:szCs w:val="20"/>
          </w:rPr>
          <w:delText xml:space="preserve">      ,S.[Form_Status]</w:delText>
        </w:r>
      </w:del>
    </w:p>
    <w:p w:rsidR="004D62E8" w:rsidRPr="00304E00" w:rsidDel="00C35C7E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del w:id="680" w:author="Palacherla, Susmitha C (NONUS)" w:date="2018-01-16T20:49:00Z"/>
          <w:sz w:val="20"/>
          <w:szCs w:val="20"/>
        </w:rPr>
      </w:pPr>
      <w:del w:id="681" w:author="Palacherla, Susmitha C (NONUS)" w:date="2018-01-16T20:49:00Z">
        <w:r w:rsidRPr="00304E00" w:rsidDel="00C35C7E">
          <w:rPr>
            <w:sz w:val="20"/>
            <w:szCs w:val="20"/>
          </w:rPr>
          <w:delText xml:space="preserve">      ,S.[Event_Date]</w:delText>
        </w:r>
      </w:del>
    </w:p>
    <w:p w:rsidR="004D62E8" w:rsidRPr="00304E00" w:rsidDel="00C35C7E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del w:id="682" w:author="Palacherla, Susmitha C (NONUS)" w:date="2018-01-16T20:49:00Z"/>
          <w:sz w:val="20"/>
          <w:szCs w:val="20"/>
        </w:rPr>
      </w:pPr>
      <w:del w:id="683" w:author="Palacherla, Susmitha C (NONUS)" w:date="2018-01-16T20:49:00Z">
        <w:r w:rsidRPr="00304E00" w:rsidDel="00C35C7E">
          <w:rPr>
            <w:sz w:val="20"/>
            <w:szCs w:val="20"/>
          </w:rPr>
          <w:delText xml:space="preserve">      ,S.[Submitted_Date]</w:delText>
        </w:r>
      </w:del>
    </w:p>
    <w:p w:rsidR="004D62E8" w:rsidRPr="00304E00" w:rsidDel="00C35C7E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del w:id="684" w:author="Palacherla, Susmitha C (NONUS)" w:date="2018-01-16T20:49:00Z"/>
          <w:sz w:val="20"/>
          <w:szCs w:val="20"/>
        </w:rPr>
      </w:pPr>
      <w:del w:id="685" w:author="Palacherla, Susmitha C (NONUS)" w:date="2018-01-16T20:49:00Z">
        <w:r w:rsidRPr="00304E00" w:rsidDel="00C35C7E">
          <w:rPr>
            <w:sz w:val="20"/>
            <w:szCs w:val="20"/>
          </w:rPr>
          <w:delText xml:space="preserve">      ,S.[Start_Date]</w:delText>
        </w:r>
      </w:del>
    </w:p>
    <w:p w:rsidR="004D62E8" w:rsidRPr="00304E00" w:rsidDel="00C35C7E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del w:id="686" w:author="Palacherla, Susmitha C (NONUS)" w:date="2018-01-16T20:49:00Z"/>
          <w:sz w:val="20"/>
          <w:szCs w:val="20"/>
        </w:rPr>
      </w:pPr>
      <w:del w:id="687" w:author="Palacherla, Susmitha C (NONUS)" w:date="2018-01-16T20:49:00Z">
        <w:r w:rsidRPr="00304E00" w:rsidDel="00C35C7E">
          <w:rPr>
            <w:sz w:val="20"/>
            <w:szCs w:val="20"/>
          </w:rPr>
          <w:delText xml:space="preserve">      ,S.[Submitter_LANID]</w:delText>
        </w:r>
      </w:del>
    </w:p>
    <w:p w:rsidR="004D62E8" w:rsidRPr="00304E00" w:rsidDel="00C35C7E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del w:id="688" w:author="Palacherla, Susmitha C (NONUS)" w:date="2018-01-16T20:49:00Z"/>
          <w:sz w:val="20"/>
          <w:szCs w:val="20"/>
        </w:rPr>
      </w:pPr>
      <w:del w:id="689" w:author="Palacherla, Susmitha C (NONUS)" w:date="2018-01-16T20:49:00Z">
        <w:r w:rsidRPr="00304E00" w:rsidDel="00C35C7E">
          <w:rPr>
            <w:sz w:val="20"/>
            <w:szCs w:val="20"/>
          </w:rPr>
          <w:delText xml:space="preserve">      ,S.[Submitter_Name]</w:delText>
        </w:r>
      </w:del>
    </w:p>
    <w:p w:rsidR="004D62E8" w:rsidRPr="00304E00" w:rsidDel="00C35C7E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del w:id="690" w:author="Palacherla, Susmitha C (NONUS)" w:date="2018-01-16T20:49:00Z"/>
          <w:sz w:val="20"/>
          <w:szCs w:val="20"/>
        </w:rPr>
      </w:pPr>
      <w:del w:id="691" w:author="Palacherla, Susmitha C (NONUS)" w:date="2018-01-16T20:49:00Z">
        <w:r w:rsidRPr="00304E00" w:rsidDel="00C35C7E">
          <w:rPr>
            <w:sz w:val="20"/>
            <w:szCs w:val="20"/>
          </w:rPr>
          <w:delText xml:space="preserve">      ,S.[Submitter_Email]</w:delText>
        </w:r>
      </w:del>
    </w:p>
    <w:p w:rsidR="004D62E8" w:rsidRPr="00304E00" w:rsidDel="00C35C7E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del w:id="692" w:author="Palacherla, Susmitha C (NONUS)" w:date="2018-01-16T20:49:00Z"/>
          <w:sz w:val="20"/>
          <w:szCs w:val="20"/>
        </w:rPr>
      </w:pPr>
      <w:del w:id="693" w:author="Palacherla, Susmitha C (NONUS)" w:date="2018-01-16T20:49:00Z">
        <w:r w:rsidRPr="00304E00" w:rsidDel="00C35C7E">
          <w:rPr>
            <w:sz w:val="20"/>
            <w:szCs w:val="20"/>
          </w:rPr>
          <w:delText xml:space="preserve">      ,S.[CSR_LANID]</w:delText>
        </w:r>
      </w:del>
    </w:p>
    <w:p w:rsidR="004D62E8" w:rsidRPr="00304E00" w:rsidDel="00C35C7E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del w:id="694" w:author="Palacherla, Susmitha C (NONUS)" w:date="2018-01-16T20:49:00Z"/>
          <w:sz w:val="20"/>
          <w:szCs w:val="20"/>
        </w:rPr>
      </w:pPr>
      <w:del w:id="695" w:author="Palacherla, Susmitha C (NONUS)" w:date="2018-01-16T20:49:00Z">
        <w:r w:rsidRPr="00304E00" w:rsidDel="00C35C7E">
          <w:rPr>
            <w:sz w:val="20"/>
            <w:szCs w:val="20"/>
          </w:rPr>
          <w:delText xml:space="preserve">      ,S.[CSR_Site]</w:delText>
        </w:r>
      </w:del>
    </w:p>
    <w:p w:rsidR="004D62E8" w:rsidRPr="00304E00" w:rsidDel="00C35C7E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del w:id="696" w:author="Palacherla, Susmitha C (NONUS)" w:date="2018-01-16T20:49:00Z"/>
          <w:sz w:val="20"/>
          <w:szCs w:val="20"/>
        </w:rPr>
      </w:pPr>
      <w:del w:id="697" w:author="Palacherla, Susmitha C (NONUS)" w:date="2018-01-16T20:49:00Z">
        <w:r w:rsidRPr="00304E00" w:rsidDel="00C35C7E">
          <w:rPr>
            <w:sz w:val="20"/>
            <w:szCs w:val="20"/>
          </w:rPr>
          <w:delText xml:space="preserve">      ,S.[Program]</w:delText>
        </w:r>
      </w:del>
    </w:p>
    <w:p w:rsidR="004D62E8" w:rsidRPr="00304E00" w:rsidDel="00C35C7E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del w:id="698" w:author="Palacherla, Susmitha C (NONUS)" w:date="2018-01-16T20:49:00Z"/>
          <w:sz w:val="20"/>
          <w:szCs w:val="20"/>
        </w:rPr>
      </w:pPr>
      <w:del w:id="699" w:author="Palacherla, Susmitha C (NONUS)" w:date="2018-01-16T20:49:00Z">
        <w:r w:rsidRPr="00304E00" w:rsidDel="00C35C7E">
          <w:rPr>
            <w:sz w:val="20"/>
            <w:szCs w:val="20"/>
          </w:rPr>
          <w:delText xml:space="preserve">      ,S.[CoachReason_Current_Coaching_Initiatives]</w:delText>
        </w:r>
      </w:del>
    </w:p>
    <w:p w:rsidR="004D62E8" w:rsidRPr="00304E00" w:rsidDel="00C35C7E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del w:id="700" w:author="Palacherla, Susmitha C (NONUS)" w:date="2018-01-16T20:49:00Z"/>
          <w:sz w:val="20"/>
          <w:szCs w:val="20"/>
        </w:rPr>
      </w:pPr>
      <w:del w:id="701" w:author="Palacherla, Susmitha C (NONUS)" w:date="2018-01-16T20:49:00Z">
        <w:r w:rsidRPr="00304E00" w:rsidDel="00C35C7E">
          <w:rPr>
            <w:sz w:val="20"/>
            <w:szCs w:val="20"/>
          </w:rPr>
          <w:delText xml:space="preserve">      ,S.[TextDescription]</w:delText>
        </w:r>
      </w:del>
    </w:p>
    <w:p w:rsidR="004D62E8" w:rsidRPr="00304E00" w:rsidDel="00C35C7E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del w:id="702" w:author="Palacherla, Susmitha C (NONUS)" w:date="2018-01-16T20:49:00Z"/>
          <w:sz w:val="20"/>
          <w:szCs w:val="20"/>
        </w:rPr>
      </w:pPr>
      <w:del w:id="703" w:author="Palacherla, Susmitha C (NONUS)" w:date="2018-01-16T20:49:00Z">
        <w:r w:rsidRPr="00304E00" w:rsidDel="00C35C7E">
          <w:rPr>
            <w:sz w:val="20"/>
            <w:szCs w:val="20"/>
          </w:rPr>
          <w:delText xml:space="preserve">      ,S.[FileName]</w:delText>
        </w:r>
      </w:del>
    </w:p>
    <w:p w:rsidR="004D62E8" w:rsidRPr="00304E00" w:rsidDel="00C35C7E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del w:id="704" w:author="Palacherla, Susmitha C (NONUS)" w:date="2018-01-16T20:49:00Z"/>
          <w:sz w:val="20"/>
          <w:szCs w:val="20"/>
        </w:rPr>
      </w:pPr>
      <w:del w:id="705" w:author="Palacherla, Susmitha C (NONUS)" w:date="2018-01-16T20:49:00Z">
        <w:r w:rsidRPr="00304E00" w:rsidDel="00C35C7E">
          <w:rPr>
            <w:sz w:val="20"/>
            <w:szCs w:val="20"/>
          </w:rPr>
          <w:delText xml:space="preserve">  FROM [EC].[</w:delText>
        </w:r>
        <w:r w:rsidR="00B307B1" w:rsidRPr="00304E00" w:rsidDel="00C35C7E">
          <w:rPr>
            <w:sz w:val="20"/>
            <w:szCs w:val="20"/>
          </w:rPr>
          <w:delText>Generic</w:delText>
        </w:r>
        <w:r w:rsidRPr="00304E00" w:rsidDel="00C35C7E">
          <w:rPr>
            <w:sz w:val="20"/>
            <w:szCs w:val="20"/>
          </w:rPr>
          <w:delText>_Coaching_Stage]S LEFT OUTER JOIN [EC].[</w:delText>
        </w:r>
        <w:r w:rsidR="00B307B1" w:rsidRPr="00304E00" w:rsidDel="00C35C7E">
          <w:rPr>
            <w:sz w:val="20"/>
            <w:szCs w:val="20"/>
          </w:rPr>
          <w:delText>Generic</w:delText>
        </w:r>
        <w:r w:rsidRPr="00304E00" w:rsidDel="00C35C7E">
          <w:rPr>
            <w:sz w:val="20"/>
            <w:szCs w:val="20"/>
          </w:rPr>
          <w:delText>_Coaching_Fact]F</w:delText>
        </w:r>
      </w:del>
    </w:p>
    <w:p w:rsidR="004D62E8" w:rsidRPr="00304E00" w:rsidDel="00C35C7E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del w:id="706" w:author="Palacherla, Susmitha C (NONUS)" w:date="2018-01-16T20:49:00Z"/>
          <w:sz w:val="20"/>
          <w:szCs w:val="20"/>
        </w:rPr>
      </w:pPr>
      <w:del w:id="707" w:author="Palacherla, Susmitha C (NONUS)" w:date="2018-01-16T20:49:00Z">
        <w:r w:rsidRPr="00304E00" w:rsidDel="00C35C7E">
          <w:rPr>
            <w:sz w:val="20"/>
            <w:szCs w:val="20"/>
          </w:rPr>
          <w:delText xml:space="preserve">  ON S.[Report_ID]=F.[Report_ID]</w:delText>
        </w:r>
      </w:del>
    </w:p>
    <w:p w:rsidR="004D62E8" w:rsidRPr="00304E00" w:rsidDel="00C35C7E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del w:id="708" w:author="Palacherla, Susmitha C (NONUS)" w:date="2018-01-16T20:49:00Z"/>
          <w:sz w:val="20"/>
          <w:szCs w:val="20"/>
        </w:rPr>
      </w:pPr>
      <w:del w:id="709" w:author="Palacherla, Susmitha C (NONUS)" w:date="2018-01-16T20:49:00Z">
        <w:r w:rsidRPr="00304E00" w:rsidDel="00C35C7E">
          <w:rPr>
            <w:sz w:val="20"/>
            <w:szCs w:val="20"/>
          </w:rPr>
          <w:delText xml:space="preserve">  AND S.Report_Code = F.Report_Code</w:delText>
        </w:r>
      </w:del>
    </w:p>
    <w:p w:rsidR="004D62E8" w:rsidRPr="00304E00" w:rsidDel="00C35C7E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del w:id="710" w:author="Palacherla, Susmitha C (NONUS)" w:date="2018-01-16T20:49:00Z"/>
          <w:sz w:val="20"/>
          <w:szCs w:val="20"/>
        </w:rPr>
      </w:pPr>
      <w:del w:id="711" w:author="Palacherla, Susmitha C (NONUS)" w:date="2018-01-16T20:49:00Z">
        <w:r w:rsidRPr="00304E00" w:rsidDel="00C35C7E">
          <w:rPr>
            <w:sz w:val="20"/>
            <w:szCs w:val="20"/>
          </w:rPr>
          <w:delText xml:space="preserve">  WHERE F.[Report_ID] IS NULL AND F.Report_Code IS NULL</w:delText>
        </w:r>
      </w:del>
    </w:p>
    <w:p w:rsidR="00F75AE8" w:rsidDel="00C35C7E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del w:id="712" w:author="Palacherla, Susmitha C (NONUS)" w:date="2018-01-16T20:49:00Z"/>
          <w:sz w:val="20"/>
          <w:szCs w:val="20"/>
        </w:rPr>
      </w:pPr>
      <w:del w:id="713" w:author="Palacherla, Susmitha C (NONUS)" w:date="2018-01-16T20:49:00Z">
        <w:r w:rsidRPr="00304E00" w:rsidDel="00C35C7E">
          <w:rPr>
            <w:sz w:val="20"/>
            <w:szCs w:val="20"/>
          </w:rPr>
          <w:delText>GO</w:delText>
        </w:r>
      </w:del>
    </w:p>
    <w:p w:rsidR="00304E00" w:rsidDel="00C35C7E" w:rsidRDefault="00304E00" w:rsidP="004D62E8">
      <w:pPr>
        <w:widowControl w:val="0"/>
        <w:autoSpaceDE w:val="0"/>
        <w:autoSpaceDN w:val="0"/>
        <w:adjustRightInd w:val="0"/>
        <w:spacing w:after="0" w:line="240" w:lineRule="auto"/>
        <w:rPr>
          <w:del w:id="714" w:author="Palacherla, Susmitha C (NONUS)" w:date="2018-01-16T20:49:00Z"/>
          <w:sz w:val="20"/>
          <w:szCs w:val="20"/>
        </w:rPr>
      </w:pPr>
    </w:p>
    <w:p w:rsidR="00304E00" w:rsidDel="00C35C7E" w:rsidRDefault="00304E00" w:rsidP="004D62E8">
      <w:pPr>
        <w:widowControl w:val="0"/>
        <w:autoSpaceDE w:val="0"/>
        <w:autoSpaceDN w:val="0"/>
        <w:adjustRightInd w:val="0"/>
        <w:spacing w:after="0" w:line="240" w:lineRule="auto"/>
        <w:rPr>
          <w:del w:id="715" w:author="Palacherla, Susmitha C (NONUS)" w:date="2018-01-16T20:49:00Z"/>
          <w:sz w:val="20"/>
          <w:szCs w:val="20"/>
        </w:rPr>
      </w:pPr>
    </w:p>
    <w:p w:rsidR="00304E00" w:rsidDel="00C35C7E" w:rsidRDefault="00304E00" w:rsidP="004D62E8">
      <w:pPr>
        <w:widowControl w:val="0"/>
        <w:autoSpaceDE w:val="0"/>
        <w:autoSpaceDN w:val="0"/>
        <w:adjustRightInd w:val="0"/>
        <w:spacing w:after="0" w:line="240" w:lineRule="auto"/>
        <w:rPr>
          <w:del w:id="716" w:author="Palacherla, Susmitha C (NONUS)" w:date="2018-01-16T20:49:00Z"/>
          <w:sz w:val="20"/>
          <w:szCs w:val="20"/>
        </w:rPr>
      </w:pPr>
    </w:p>
    <w:p w:rsidR="00304E00" w:rsidDel="00C35C7E" w:rsidRDefault="00304E00" w:rsidP="004D62E8">
      <w:pPr>
        <w:widowControl w:val="0"/>
        <w:autoSpaceDE w:val="0"/>
        <w:autoSpaceDN w:val="0"/>
        <w:adjustRightInd w:val="0"/>
        <w:spacing w:after="0" w:line="240" w:lineRule="auto"/>
        <w:rPr>
          <w:del w:id="717" w:author="Palacherla, Susmitha C (NONUS)" w:date="2018-01-16T20:49:00Z"/>
          <w:sz w:val="20"/>
          <w:szCs w:val="20"/>
        </w:rPr>
      </w:pPr>
    </w:p>
    <w:p w:rsidR="00304E00" w:rsidRPr="00304E00" w:rsidRDefault="00304E00" w:rsidP="004D62E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4D3B66" w:rsidRPr="005F0717" w:rsidRDefault="004D3B66" w:rsidP="00C35C7E">
      <w:pPr>
        <w:pStyle w:val="ListParagraph"/>
        <w:numPr>
          <w:ilvl w:val="0"/>
          <w:numId w:val="38"/>
        </w:numPr>
        <w:pPrChange w:id="718" w:author="Palacherla, Susmitha C (NONUS)" w:date="2018-01-16T20:49:00Z">
          <w:pPr>
            <w:pStyle w:val="ListParagraph"/>
            <w:numPr>
              <w:numId w:val="13"/>
            </w:numPr>
            <w:ind w:left="1440" w:hanging="360"/>
          </w:pPr>
        </w:pPrChange>
      </w:pPr>
      <w:r w:rsidRPr="005F0717">
        <w:t xml:space="preserve">SQL Task: Load </w:t>
      </w:r>
      <w:r w:rsidR="00B307B1">
        <w:rPr>
          <w:rFonts w:asciiTheme="minorHAnsi" w:hAnsiTheme="minorHAnsi" w:cs="Segoe UI"/>
          <w:color w:val="000000" w:themeColor="text1"/>
        </w:rPr>
        <w:t>Generic</w:t>
      </w:r>
      <w:r w:rsidRPr="005F0717">
        <w:t xml:space="preserve"> File List table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61E3229" wp14:editId="3F7731A6">
            <wp:extent cx="1733550" cy="66675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B89694" wp14:editId="76758D78">
            <wp:extent cx="2679192" cy="2286000"/>
            <wp:effectExtent l="0" t="0" r="698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7919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6C12F67" wp14:editId="0C44512C">
            <wp:extent cx="2688336" cy="22860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8833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>Executes the following sql</w:t>
      </w: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</w:p>
    <w:p w:rsidR="004D3B66" w:rsidRPr="00304E00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sz w:val="20"/>
          <w:szCs w:val="20"/>
        </w:rPr>
      </w:pPr>
      <w:r w:rsidRPr="00304E00">
        <w:rPr>
          <w:sz w:val="20"/>
          <w:szCs w:val="20"/>
        </w:rPr>
        <w:t>INSERT INTO [EC]</w:t>
      </w:r>
      <w:proofErr w:type="gramStart"/>
      <w:r w:rsidRPr="00304E00">
        <w:rPr>
          <w:sz w:val="20"/>
          <w:szCs w:val="20"/>
        </w:rPr>
        <w:t>.[</w:t>
      </w:r>
      <w:proofErr w:type="spellStart"/>
      <w:proofErr w:type="gramEnd"/>
      <w:r w:rsidR="00B307B1" w:rsidRPr="00304E00">
        <w:rPr>
          <w:rFonts w:asciiTheme="minorHAnsi" w:hAnsiTheme="minorHAnsi" w:cs="Segoe UI"/>
          <w:color w:val="000000" w:themeColor="text1"/>
          <w:sz w:val="20"/>
          <w:szCs w:val="20"/>
        </w:rPr>
        <w:t>Generic</w:t>
      </w:r>
      <w:r w:rsidR="00D03711" w:rsidRPr="00304E00">
        <w:rPr>
          <w:rFonts w:asciiTheme="minorHAnsi" w:hAnsiTheme="minorHAnsi" w:cs="Segoe UI"/>
          <w:color w:val="000000" w:themeColor="text1"/>
          <w:sz w:val="20"/>
          <w:szCs w:val="20"/>
        </w:rPr>
        <w:t>_</w:t>
      </w:r>
      <w:r w:rsidRPr="00304E00">
        <w:rPr>
          <w:sz w:val="20"/>
          <w:szCs w:val="20"/>
        </w:rPr>
        <w:t>FileList</w:t>
      </w:r>
      <w:proofErr w:type="spellEnd"/>
      <w:r w:rsidRPr="00304E00">
        <w:rPr>
          <w:sz w:val="20"/>
          <w:szCs w:val="20"/>
        </w:rPr>
        <w:t>]</w:t>
      </w:r>
    </w:p>
    <w:p w:rsidR="004D3B66" w:rsidRPr="00304E00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([</w:t>
      </w:r>
      <w:proofErr w:type="spellStart"/>
      <w:r w:rsidRPr="00304E00">
        <w:rPr>
          <w:sz w:val="20"/>
          <w:szCs w:val="20"/>
        </w:rPr>
        <w:t>File_Name</w:t>
      </w:r>
      <w:proofErr w:type="spellEnd"/>
      <w:r w:rsidRPr="00304E00">
        <w:rPr>
          <w:sz w:val="20"/>
          <w:szCs w:val="20"/>
        </w:rPr>
        <w:t>]</w:t>
      </w:r>
    </w:p>
    <w:p w:rsidR="004D3B66" w:rsidRPr="00304E00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spellStart"/>
      <w:proofErr w:type="gramEnd"/>
      <w:r w:rsidRPr="00304E00">
        <w:rPr>
          <w:sz w:val="20"/>
          <w:szCs w:val="20"/>
        </w:rPr>
        <w:t>File_LoadDate</w:t>
      </w:r>
      <w:proofErr w:type="spellEnd"/>
      <w:r w:rsidRPr="00304E00">
        <w:rPr>
          <w:sz w:val="20"/>
          <w:szCs w:val="20"/>
        </w:rPr>
        <w:t>]</w:t>
      </w:r>
    </w:p>
    <w:p w:rsidR="004D3B66" w:rsidRPr="00304E00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spellStart"/>
      <w:proofErr w:type="gramEnd"/>
      <w:r w:rsidRPr="00304E00">
        <w:rPr>
          <w:sz w:val="20"/>
          <w:szCs w:val="20"/>
        </w:rPr>
        <w:t>Count_Staged</w:t>
      </w:r>
      <w:proofErr w:type="spellEnd"/>
      <w:r w:rsidRPr="00304E00">
        <w:rPr>
          <w:sz w:val="20"/>
          <w:szCs w:val="20"/>
        </w:rPr>
        <w:t>]</w:t>
      </w:r>
    </w:p>
    <w:p w:rsidR="004D3B66" w:rsidRPr="00304E00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spellStart"/>
      <w:proofErr w:type="gramEnd"/>
      <w:r w:rsidRPr="00304E00">
        <w:rPr>
          <w:sz w:val="20"/>
          <w:szCs w:val="20"/>
        </w:rPr>
        <w:t>Count_Loaded</w:t>
      </w:r>
      <w:proofErr w:type="spellEnd"/>
      <w:r w:rsidRPr="00304E00">
        <w:rPr>
          <w:sz w:val="20"/>
          <w:szCs w:val="20"/>
        </w:rPr>
        <w:t>]</w:t>
      </w:r>
    </w:p>
    <w:p w:rsidR="004D3B66" w:rsidRPr="00304E00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 </w:t>
      </w:r>
      <w:proofErr w:type="gramStart"/>
      <w:r w:rsidRPr="00304E00">
        <w:rPr>
          <w:sz w:val="20"/>
          <w:szCs w:val="20"/>
        </w:rPr>
        <w:t>,[</w:t>
      </w:r>
      <w:proofErr w:type="spellStart"/>
      <w:proofErr w:type="gramEnd"/>
      <w:r w:rsidRPr="00304E00">
        <w:rPr>
          <w:sz w:val="20"/>
          <w:szCs w:val="20"/>
        </w:rPr>
        <w:t>Count_Rejected</w:t>
      </w:r>
      <w:proofErr w:type="spellEnd"/>
      <w:r w:rsidRPr="00304E00">
        <w:rPr>
          <w:sz w:val="20"/>
          <w:szCs w:val="20"/>
        </w:rPr>
        <w:t>])</w:t>
      </w:r>
    </w:p>
    <w:p w:rsidR="004D3B66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ins w:id="719" w:author="Palacherla, Susmitha C (NONUS)" w:date="2018-01-16T20:56:00Z"/>
          <w:sz w:val="20"/>
          <w:szCs w:val="20"/>
        </w:rPr>
      </w:pPr>
      <w:r w:rsidRPr="00304E00">
        <w:rPr>
          <w:sz w:val="20"/>
          <w:szCs w:val="20"/>
        </w:rPr>
        <w:t xml:space="preserve">  VALUES (?</w:t>
      </w:r>
      <w:proofErr w:type="gramStart"/>
      <w:r w:rsidRPr="00304E00">
        <w:rPr>
          <w:sz w:val="20"/>
          <w:szCs w:val="20"/>
        </w:rPr>
        <w:t>,</w:t>
      </w:r>
      <w:proofErr w:type="spellStart"/>
      <w:r w:rsidRPr="00304E00">
        <w:rPr>
          <w:sz w:val="20"/>
          <w:szCs w:val="20"/>
        </w:rPr>
        <w:t>GetDate</w:t>
      </w:r>
      <w:proofErr w:type="spellEnd"/>
      <w:proofErr w:type="gramEnd"/>
      <w:r w:rsidRPr="00304E00">
        <w:rPr>
          <w:sz w:val="20"/>
          <w:szCs w:val="20"/>
        </w:rPr>
        <w:t>(), ?, ?,?)</w:t>
      </w:r>
    </w:p>
    <w:p w:rsidR="00455B85" w:rsidRPr="00304E00" w:rsidRDefault="00455B85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sz w:val="20"/>
          <w:szCs w:val="20"/>
        </w:rPr>
      </w:pPr>
    </w:p>
    <w:p w:rsidR="004D3B66" w:rsidRPr="005F0717" w:rsidRDefault="00304E00" w:rsidP="00C35C7E">
      <w:pPr>
        <w:pStyle w:val="ListParagraph"/>
        <w:numPr>
          <w:ilvl w:val="0"/>
          <w:numId w:val="38"/>
        </w:numPr>
        <w:pPrChange w:id="720" w:author="Palacherla, Susmitha C (NONUS)" w:date="2018-01-16T20:49:00Z">
          <w:pPr>
            <w:pStyle w:val="ListParagraph"/>
            <w:numPr>
              <w:numId w:val="13"/>
            </w:numPr>
            <w:ind w:left="1440" w:hanging="360"/>
          </w:pPr>
        </w:pPrChange>
      </w:pPr>
      <w:r>
        <w:t>F</w:t>
      </w:r>
      <w:r w:rsidR="004D3B66" w:rsidRPr="005F0717">
        <w:t xml:space="preserve">ile System Task: </w:t>
      </w:r>
      <w:ins w:id="721" w:author="Palacherla, Susmitha C (NONUS)" w:date="2018-01-16T20:59:00Z">
        <w:r w:rsidR="00455B85">
          <w:t>Delete File</w:t>
        </w:r>
      </w:ins>
      <w:del w:id="722" w:author="Palacherla, Susmitha C (NONUS)" w:date="2018-01-16T20:59:00Z">
        <w:r w:rsidR="004D3B66" w:rsidRPr="005F0717" w:rsidDel="00455B85">
          <w:delText>Move file to backup folder</w:delText>
        </w:r>
      </w:del>
    </w:p>
    <w:p w:rsidR="004D3B66" w:rsidRPr="001A3FAA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10E25E" wp14:editId="14C8EE58">
            <wp:extent cx="2381250" cy="8001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C242D2" w:rsidRDefault="00B307B1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del w:id="723" w:author="Palacherla, Susmitha C (NONUS)" w:date="2018-01-16T20:57:00Z">
        <w:r w:rsidDel="00455B85">
          <w:rPr>
            <w:noProof/>
          </w:rPr>
          <w:drawing>
            <wp:inline distT="0" distB="0" distL="0" distR="0" wp14:anchorId="737E22E3" wp14:editId="758CDD27">
              <wp:extent cx="3657600" cy="2286000"/>
              <wp:effectExtent l="0" t="0" r="0" b="0"/>
              <wp:docPr id="21" name="Picture 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57600" cy="2286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55B8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ins w:id="724" w:author="Palacherla, Susmitha C (NONUS)" w:date="2018-01-16T20:58:00Z">
        <w:r>
          <w:rPr>
            <w:noProof/>
          </w:rPr>
          <w:drawing>
            <wp:inline distT="0" distB="0" distL="0" distR="0" wp14:anchorId="79C5B290" wp14:editId="7AC9EAC8">
              <wp:extent cx="5248275" cy="1876425"/>
              <wp:effectExtent l="0" t="0" r="9525" b="9525"/>
              <wp:docPr id="66" name="Picture 6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48275" cy="18764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76E75" w:rsidRDefault="00F76E7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76E75" w:rsidRDefault="00F76E7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76E75" w:rsidRDefault="00F76E7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ins w:id="725" w:author="Palacherla, Susmitha C (NONUS)" w:date="2018-01-16T20:58:00Z"/>
          <w:rFonts w:ascii="Arial" w:hAnsi="Arial" w:cs="Arial"/>
          <w:sz w:val="24"/>
          <w:szCs w:val="24"/>
        </w:rPr>
      </w:pPr>
    </w:p>
    <w:p w:rsidR="00455B85" w:rsidRDefault="00455B85" w:rsidP="004D3B66">
      <w:pPr>
        <w:widowControl w:val="0"/>
        <w:autoSpaceDE w:val="0"/>
        <w:autoSpaceDN w:val="0"/>
        <w:adjustRightInd w:val="0"/>
        <w:spacing w:after="0" w:line="240" w:lineRule="auto"/>
        <w:rPr>
          <w:ins w:id="726" w:author="Palacherla, Susmitha C (NONUS)" w:date="2018-01-16T20:58:00Z"/>
          <w:rFonts w:ascii="Arial" w:hAnsi="Arial" w:cs="Arial"/>
          <w:sz w:val="24"/>
          <w:szCs w:val="24"/>
        </w:rPr>
      </w:pPr>
    </w:p>
    <w:p w:rsidR="00455B85" w:rsidRDefault="00455B8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Pr="00932115" w:rsidRDefault="00F44E3B" w:rsidP="00C35C7E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  <w:pPrChange w:id="727" w:author="Palacherla, Susmitha C (NONUS)" w:date="2018-01-16T20:41:00Z">
          <w:pPr>
            <w:pStyle w:val="ListParagraph"/>
            <w:widowControl w:val="0"/>
            <w:numPr>
              <w:ilvl w:val="4"/>
              <w:numId w:val="36"/>
            </w:numPr>
            <w:autoSpaceDE w:val="0"/>
            <w:autoSpaceDN w:val="0"/>
            <w:adjustRightInd w:val="0"/>
            <w:spacing w:after="0" w:line="240" w:lineRule="auto"/>
            <w:ind w:left="2232" w:hanging="792"/>
          </w:pPr>
        </w:pPrChange>
      </w:pPr>
      <w:proofErr w:type="spellStart"/>
      <w:r>
        <w:rPr>
          <w:rFonts w:asciiTheme="minorHAnsi" w:hAnsiTheme="minorHAnsi" w:cs="Arial"/>
          <w:b/>
        </w:rPr>
        <w:lastRenderedPageBreak/>
        <w:t>Foreach</w:t>
      </w:r>
      <w:proofErr w:type="spellEnd"/>
      <w:r>
        <w:rPr>
          <w:rFonts w:asciiTheme="minorHAnsi" w:hAnsiTheme="minorHAnsi" w:cs="Arial"/>
          <w:b/>
        </w:rPr>
        <w:t xml:space="preserve"> </w:t>
      </w:r>
      <w:r w:rsidR="00F76E75">
        <w:rPr>
          <w:rFonts w:asciiTheme="minorHAnsi" w:hAnsiTheme="minorHAnsi" w:cs="Arial"/>
          <w:b/>
        </w:rPr>
        <w:t xml:space="preserve">Generic </w:t>
      </w:r>
      <w:r>
        <w:rPr>
          <w:rFonts w:asciiTheme="minorHAnsi" w:hAnsiTheme="minorHAnsi" w:cs="Arial"/>
          <w:b/>
        </w:rPr>
        <w:t>OTH File container</w:t>
      </w: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F44E3B" w:rsidRDefault="00FE0F34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FE0F34">
        <w:rPr>
          <w:noProof/>
        </w:rPr>
        <w:t xml:space="preserve"> </w:t>
      </w:r>
      <w:del w:id="728" w:author="Palacherla, Susmitha C (NONUS)" w:date="2018-01-16T20:50:00Z">
        <w:r w:rsidDel="00E47CFF">
          <w:rPr>
            <w:noProof/>
          </w:rPr>
          <w:drawing>
            <wp:inline distT="0" distB="0" distL="0" distR="0" wp14:anchorId="4D4ACBF2" wp14:editId="465A154F">
              <wp:extent cx="2600325" cy="6276975"/>
              <wp:effectExtent l="0" t="0" r="9525" b="9525"/>
              <wp:docPr id="41" name="Picture 4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600325" cy="62769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729" w:author="Palacherla, Susmitha C (NONUS)" w:date="2018-01-16T20:50:00Z">
        <w:r w:rsidR="00E47CFF" w:rsidRPr="00E47CFF">
          <w:rPr>
            <w:noProof/>
          </w:rPr>
          <w:t xml:space="preserve"> </w:t>
        </w:r>
        <w:r w:rsidR="00E47CFF">
          <w:rPr>
            <w:noProof/>
          </w:rPr>
          <w:drawing>
            <wp:inline distT="0" distB="0" distL="0" distR="0" wp14:anchorId="1EFF3D9C" wp14:editId="106596A2">
              <wp:extent cx="2505075" cy="5172075"/>
              <wp:effectExtent l="0" t="0" r="9525" b="9525"/>
              <wp:docPr id="59" name="Picture 5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05075" cy="51720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Workflow</w:t>
      </w: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F44E3B" w:rsidRPr="001A6DE7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 w:rsidRPr="001A6DE7">
        <w:rPr>
          <w:rFonts w:asciiTheme="minorHAnsi" w:hAnsiTheme="minorHAnsi" w:cs="Arial"/>
          <w:b/>
        </w:rPr>
        <w:t xml:space="preserve">For each </w:t>
      </w:r>
      <w:r>
        <w:rPr>
          <w:rFonts w:asciiTheme="minorHAnsi" w:hAnsiTheme="minorHAnsi" w:cs="Segoe UI"/>
          <w:b/>
          <w:color w:val="000000" w:themeColor="text1"/>
        </w:rPr>
        <w:t xml:space="preserve">OTH </w:t>
      </w:r>
      <w:r w:rsidRPr="001A6DE7">
        <w:rPr>
          <w:rFonts w:asciiTheme="minorHAnsi" w:hAnsiTheme="minorHAnsi" w:cs="Arial"/>
          <w:b/>
        </w:rPr>
        <w:t xml:space="preserve">file in </w:t>
      </w:r>
      <w:r>
        <w:rPr>
          <w:rFonts w:asciiTheme="minorHAnsi" w:hAnsiTheme="minorHAnsi" w:cs="Arial"/>
          <w:b/>
        </w:rPr>
        <w:t>s</w:t>
      </w:r>
      <w:r w:rsidRPr="001A6DE7">
        <w:rPr>
          <w:rFonts w:asciiTheme="minorHAnsi" w:hAnsiTheme="minorHAnsi" w:cs="Arial"/>
          <w:b/>
        </w:rPr>
        <w:t>taging directory</w:t>
      </w:r>
      <w:r>
        <w:rPr>
          <w:rFonts w:asciiTheme="minorHAnsi" w:hAnsiTheme="minorHAnsi" w:cs="Arial"/>
          <w:b/>
        </w:rPr>
        <w:t xml:space="preserve"> w</w:t>
      </w:r>
      <w:r w:rsidRPr="001A6DE7">
        <w:rPr>
          <w:rFonts w:asciiTheme="minorHAnsi" w:hAnsiTheme="minorHAnsi" w:cs="Arial"/>
          <w:b/>
        </w:rPr>
        <w:t>orkflow</w:t>
      </w: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</w:p>
    <w:p w:rsidR="00F44E3B" w:rsidRPr="0084218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</w:p>
    <w:p w:rsidR="00F44E3B" w:rsidRPr="004A6D60" w:rsidRDefault="00F44E3B" w:rsidP="00F44E3B">
      <w:pPr>
        <w:spacing w:after="0"/>
        <w:ind w:left="1080"/>
      </w:pPr>
      <w:r w:rsidRPr="004A6D60">
        <w:t xml:space="preserve">Container: </w:t>
      </w:r>
      <w:proofErr w:type="spellStart"/>
      <w:r w:rsidRPr="004A6D60">
        <w:t>Foreach</w:t>
      </w:r>
      <w:proofErr w:type="spellEnd"/>
      <w:r w:rsidRPr="004A6D60">
        <w:t xml:space="preserve"> </w:t>
      </w:r>
      <w:r>
        <w:t>OTH</w:t>
      </w:r>
      <w:r w:rsidR="00F76E75">
        <w:t xml:space="preserve"> </w:t>
      </w:r>
      <w:r>
        <w:t>file</w:t>
      </w:r>
    </w:p>
    <w:p w:rsidR="00F44E3B" w:rsidRDefault="00F44E3B" w:rsidP="00F44E3B">
      <w:pPr>
        <w:spacing w:after="0"/>
        <w:ind w:left="1080"/>
      </w:pPr>
      <w:r>
        <w:t>Collection</w:t>
      </w:r>
      <w:r w:rsidRPr="004A6D60">
        <w:t xml:space="preserve">: </w:t>
      </w:r>
    </w:p>
    <w:p w:rsidR="00F44E3B" w:rsidRDefault="00F44E3B" w:rsidP="00F44E3B">
      <w:pPr>
        <w:spacing w:after="0"/>
        <w:ind w:left="1080"/>
      </w:pPr>
      <w:r>
        <w:t xml:space="preserve">Enumerator: </w:t>
      </w:r>
      <w:proofErr w:type="spellStart"/>
      <w:r>
        <w:t>Foreach</w:t>
      </w:r>
      <w:proofErr w:type="spellEnd"/>
      <w:r>
        <w:t xml:space="preserve"> file enumerator</w:t>
      </w:r>
    </w:p>
    <w:p w:rsidR="00F44E3B" w:rsidRDefault="00F44E3B" w:rsidP="00F44E3B">
      <w:pPr>
        <w:spacing w:after="0"/>
        <w:ind w:left="1080"/>
      </w:pPr>
      <w:r>
        <w:t xml:space="preserve">Expression: Directory: </w:t>
      </w:r>
      <w:proofErr w:type="gramStart"/>
      <w:r w:rsidRPr="001A6DE7">
        <w:t>@[</w:t>
      </w:r>
      <w:proofErr w:type="gramEnd"/>
      <w:r w:rsidRPr="001A6DE7">
        <w:t>User::</w:t>
      </w:r>
      <w:proofErr w:type="spellStart"/>
      <w:r w:rsidRPr="001A6DE7">
        <w:t>FilePath</w:t>
      </w:r>
      <w:proofErr w:type="spellEnd"/>
      <w:r w:rsidRPr="001A6DE7">
        <w:t>]</w:t>
      </w:r>
    </w:p>
    <w:p w:rsidR="00F44E3B" w:rsidRDefault="00F44E3B" w:rsidP="00F44E3B">
      <w:pPr>
        <w:spacing w:after="0"/>
        <w:ind w:left="1080"/>
        <w:rPr>
          <w:ins w:id="730" w:author="Palacherla, Susmitha C (NONUS)" w:date="2018-01-16T20:51:00Z"/>
          <w:rFonts w:asciiTheme="minorHAnsi" w:hAnsiTheme="minorHAnsi" w:cs="Segoe UI"/>
          <w:color w:val="000000" w:themeColor="text1"/>
        </w:rPr>
      </w:pPr>
      <w:r>
        <w:t xml:space="preserve">Evaluates to: </w:t>
      </w:r>
      <w:r w:rsidRPr="004A6D60">
        <w:t>\\vrivscors01\BCC Scorecards\Coaching\</w:t>
      </w:r>
      <w:r>
        <w:rPr>
          <w:rFonts w:asciiTheme="minorHAnsi" w:hAnsiTheme="minorHAnsi" w:cs="Segoe UI"/>
          <w:color w:val="000000" w:themeColor="text1"/>
        </w:rPr>
        <w:t>Generic</w:t>
      </w:r>
    </w:p>
    <w:p w:rsidR="00E47CFF" w:rsidRPr="00D22F84" w:rsidRDefault="00E47CFF" w:rsidP="00E47CFF">
      <w:pPr>
        <w:spacing w:after="0"/>
        <w:ind w:left="1080"/>
        <w:rPr>
          <w:ins w:id="731" w:author="Palacherla, Susmitha C (NONUS)" w:date="2018-01-16T20:51:00Z"/>
        </w:rPr>
      </w:pPr>
      <w:ins w:id="732" w:author="Palacherla, Susmitha C (NONUS)" w:date="2018-01-16T20:51:00Z">
        <w:r w:rsidRPr="00D22F84">
          <w:lastRenderedPageBreak/>
          <w:t>Retrieve file name: Name and Extension</w:t>
        </w:r>
      </w:ins>
    </w:p>
    <w:p w:rsidR="00E47CFF" w:rsidRPr="004A6D60" w:rsidDel="00E47CFF" w:rsidRDefault="00E47CFF" w:rsidP="00F44E3B">
      <w:pPr>
        <w:spacing w:after="0"/>
        <w:ind w:left="1080"/>
        <w:rPr>
          <w:del w:id="733" w:author="Palacherla, Susmitha C (NONUS)" w:date="2018-01-16T20:51:00Z"/>
        </w:rPr>
      </w:pPr>
    </w:p>
    <w:p w:rsidR="00F44E3B" w:rsidRDefault="00F44E3B" w:rsidP="00F44E3B">
      <w:pPr>
        <w:spacing w:after="0"/>
        <w:ind w:left="1080"/>
      </w:pPr>
      <w:r>
        <w:t>Files</w:t>
      </w:r>
      <w:r w:rsidRPr="004A6D60">
        <w:t xml:space="preserve">: </w:t>
      </w:r>
      <w:proofErr w:type="spellStart"/>
      <w:r w:rsidRPr="004A6D60">
        <w:t>eCL_</w:t>
      </w:r>
      <w:r>
        <w:rPr>
          <w:rFonts w:asciiTheme="minorHAnsi" w:hAnsiTheme="minorHAnsi" w:cs="Segoe UI"/>
          <w:color w:val="000000" w:themeColor="text1"/>
        </w:rPr>
        <w:t>Generic</w:t>
      </w:r>
      <w:proofErr w:type="spellEnd"/>
      <w:r>
        <w:rPr>
          <w:rFonts w:asciiTheme="minorHAnsi" w:hAnsiTheme="minorHAnsi" w:cs="Segoe UI"/>
          <w:color w:val="000000" w:themeColor="text1"/>
        </w:rPr>
        <w:t xml:space="preserve"> </w:t>
      </w:r>
      <w:r>
        <w:t>_Feed_OTH</w:t>
      </w:r>
      <w:r w:rsidRPr="004A6D60">
        <w:t>*.csv</w:t>
      </w:r>
    </w:p>
    <w:p w:rsidR="00F44E3B" w:rsidRDefault="00F44E3B" w:rsidP="00F44E3B">
      <w:pPr>
        <w:spacing w:after="0"/>
        <w:ind w:left="1080"/>
      </w:pPr>
    </w:p>
    <w:p w:rsidR="00F44E3B" w:rsidDel="00E47CFF" w:rsidRDefault="00F44E3B" w:rsidP="00F44E3B">
      <w:pPr>
        <w:spacing w:after="0"/>
        <w:ind w:left="1080"/>
        <w:rPr>
          <w:del w:id="734" w:author="Palacherla, Susmitha C (NONUS)" w:date="2018-01-16T20:51:00Z"/>
        </w:rPr>
      </w:pPr>
    </w:p>
    <w:p w:rsidR="00F44E3B" w:rsidDel="00E47CFF" w:rsidRDefault="00F44E3B" w:rsidP="00F44E3B">
      <w:pPr>
        <w:spacing w:after="0"/>
        <w:ind w:left="720"/>
        <w:rPr>
          <w:del w:id="735" w:author="Palacherla, Susmitha C (NONUS)" w:date="2018-01-16T20:51:00Z"/>
        </w:rPr>
      </w:pPr>
    </w:p>
    <w:p w:rsidR="00F44E3B" w:rsidDel="00E47CFF" w:rsidRDefault="00F44E3B" w:rsidP="00F44E3B">
      <w:pPr>
        <w:spacing w:after="0"/>
        <w:ind w:left="1080"/>
        <w:rPr>
          <w:del w:id="736" w:author="Palacherla, Susmitha C (NONUS)" w:date="2018-01-16T20:51:00Z"/>
        </w:rPr>
      </w:pPr>
    </w:p>
    <w:p w:rsidR="00F44E3B" w:rsidRDefault="00F44E3B" w:rsidP="00F44E3B">
      <w:pPr>
        <w:spacing w:after="0"/>
        <w:ind w:left="1080"/>
      </w:pPr>
    </w:p>
    <w:p w:rsidR="00F44E3B" w:rsidRDefault="00F44E3B" w:rsidP="00F44E3B">
      <w:pPr>
        <w:spacing w:after="0"/>
        <w:ind w:left="720"/>
      </w:pPr>
    </w:p>
    <w:p w:rsidR="00F44E3B" w:rsidRPr="00494DF0" w:rsidRDefault="00F44E3B" w:rsidP="00F44E3B">
      <w:pPr>
        <w:rPr>
          <w:b/>
        </w:rPr>
      </w:pPr>
      <w:r w:rsidRPr="00494DF0">
        <w:rPr>
          <w:b/>
        </w:rPr>
        <w:t>Summary of Steps</w:t>
      </w:r>
    </w:p>
    <w:p w:rsidR="00F44E3B" w:rsidRDefault="00F44E3B" w:rsidP="00F44E3B">
      <w:pPr>
        <w:pStyle w:val="ListParagraph"/>
        <w:numPr>
          <w:ilvl w:val="0"/>
          <w:numId w:val="32"/>
        </w:numPr>
      </w:pPr>
      <w:r>
        <w:t xml:space="preserve">SQL task – Truncate </w:t>
      </w:r>
      <w:r>
        <w:rPr>
          <w:rFonts w:asciiTheme="minorHAnsi" w:hAnsiTheme="minorHAnsi" w:cs="Segoe UI"/>
          <w:color w:val="000000" w:themeColor="text1"/>
        </w:rPr>
        <w:t>Generic</w:t>
      </w:r>
      <w:r>
        <w:t xml:space="preserve"> Staging table</w:t>
      </w:r>
    </w:p>
    <w:p w:rsidR="00F44E3B" w:rsidRDefault="00F44E3B" w:rsidP="00F44E3B">
      <w:pPr>
        <w:pStyle w:val="ListParagraph"/>
        <w:numPr>
          <w:ilvl w:val="0"/>
          <w:numId w:val="32"/>
        </w:numPr>
      </w:pPr>
      <w:r>
        <w:t xml:space="preserve">DFT – Stage </w:t>
      </w:r>
      <w:r>
        <w:rPr>
          <w:rFonts w:asciiTheme="minorHAnsi" w:hAnsiTheme="minorHAnsi" w:cs="Segoe UI"/>
          <w:color w:val="000000" w:themeColor="text1"/>
        </w:rPr>
        <w:t>Generic</w:t>
      </w:r>
      <w:r>
        <w:t xml:space="preserve"> Staging table</w:t>
      </w:r>
    </w:p>
    <w:p w:rsidR="00F44E3B" w:rsidRDefault="00F44E3B" w:rsidP="00F44E3B">
      <w:pPr>
        <w:pStyle w:val="ListParagraph"/>
        <w:numPr>
          <w:ilvl w:val="0"/>
          <w:numId w:val="32"/>
        </w:numPr>
      </w:pPr>
      <w:r>
        <w:t xml:space="preserve">SQL task – </w:t>
      </w:r>
      <w:r w:rsidR="00FE0F34">
        <w:t xml:space="preserve">Update Staging table and Reject records </w:t>
      </w:r>
      <w:r>
        <w:t xml:space="preserve"> </w:t>
      </w:r>
    </w:p>
    <w:p w:rsidR="00F44E3B" w:rsidRDefault="00F44E3B">
      <w:pPr>
        <w:pStyle w:val="ListParagraph"/>
        <w:numPr>
          <w:ilvl w:val="0"/>
          <w:numId w:val="32"/>
        </w:numPr>
      </w:pPr>
      <w:r>
        <w:t xml:space="preserve"> SQL task Load </w:t>
      </w:r>
      <w:proofErr w:type="spellStart"/>
      <w:r>
        <w:t>coaching_Log</w:t>
      </w:r>
      <w:proofErr w:type="spellEnd"/>
      <w:r>
        <w:t xml:space="preserve"> and </w:t>
      </w:r>
      <w:proofErr w:type="spellStart"/>
      <w:r>
        <w:t>Coaching_Log_Reason</w:t>
      </w:r>
      <w:proofErr w:type="spellEnd"/>
      <w:r>
        <w:t xml:space="preserve"> tables</w:t>
      </w:r>
    </w:p>
    <w:p w:rsidR="00F44E3B" w:rsidDel="00E47CFF" w:rsidRDefault="00F44E3B" w:rsidP="00F44E3B">
      <w:pPr>
        <w:pStyle w:val="ListParagraph"/>
        <w:numPr>
          <w:ilvl w:val="0"/>
          <w:numId w:val="32"/>
        </w:numPr>
        <w:rPr>
          <w:del w:id="737" w:author="Palacherla, Susmitha C (NONUS)" w:date="2018-01-16T20:51:00Z"/>
        </w:rPr>
      </w:pPr>
      <w:del w:id="738" w:author="Palacherla, Susmitha C (NONUS)" w:date="2018-01-16T20:51:00Z">
        <w:r w:rsidDel="00E47CFF">
          <w:delText xml:space="preserve">SQL task – Load </w:delText>
        </w:r>
        <w:r w:rsidDel="00E47CFF">
          <w:rPr>
            <w:rFonts w:asciiTheme="minorHAnsi" w:hAnsiTheme="minorHAnsi" w:cs="Segoe UI"/>
            <w:color w:val="000000" w:themeColor="text1"/>
          </w:rPr>
          <w:delText>Generic</w:delText>
        </w:r>
        <w:r w:rsidDel="00E47CFF">
          <w:delText xml:space="preserve"> Fact table</w:delText>
        </w:r>
      </w:del>
    </w:p>
    <w:p w:rsidR="00F44E3B" w:rsidRDefault="00F44E3B" w:rsidP="00F44E3B">
      <w:pPr>
        <w:pStyle w:val="ListParagraph"/>
        <w:numPr>
          <w:ilvl w:val="0"/>
          <w:numId w:val="32"/>
        </w:numPr>
      </w:pPr>
      <w:r>
        <w:t>SQL task – Load File list table</w:t>
      </w:r>
    </w:p>
    <w:p w:rsidR="00F44E3B" w:rsidRDefault="00F44E3B" w:rsidP="00F44E3B">
      <w:pPr>
        <w:pStyle w:val="ListParagraph"/>
        <w:numPr>
          <w:ilvl w:val="0"/>
          <w:numId w:val="32"/>
        </w:numPr>
      </w:pPr>
      <w:r>
        <w:t>File system task – Backup files to Backups directory</w:t>
      </w:r>
    </w:p>
    <w:p w:rsidR="00F44E3B" w:rsidRDefault="00F44E3B" w:rsidP="00F44E3B">
      <w:pPr>
        <w:spacing w:after="0"/>
        <w:ind w:left="1080"/>
      </w:pPr>
    </w:p>
    <w:p w:rsidR="00F44E3B" w:rsidRPr="0084218D" w:rsidRDefault="00F44E3B" w:rsidP="00F44E3B">
      <w:pPr>
        <w:rPr>
          <w:b/>
        </w:rPr>
      </w:pPr>
      <w:r w:rsidRPr="0084218D">
        <w:rPr>
          <w:b/>
        </w:rPr>
        <w:t>Details</w:t>
      </w:r>
      <w:r>
        <w:rPr>
          <w:b/>
        </w:rPr>
        <w:t xml:space="preserve"> of Steps</w:t>
      </w:r>
    </w:p>
    <w:p w:rsidR="00F44E3B" w:rsidRDefault="00F44E3B" w:rsidP="00F44E3B">
      <w:pPr>
        <w:pStyle w:val="ListParagraph"/>
        <w:numPr>
          <w:ilvl w:val="0"/>
          <w:numId w:val="31"/>
        </w:numPr>
      </w:pPr>
      <w:r>
        <w:t xml:space="preserve">SQL task – Truncate </w:t>
      </w:r>
      <w:r>
        <w:rPr>
          <w:rFonts w:asciiTheme="minorHAnsi" w:hAnsiTheme="minorHAnsi" w:cs="Segoe UI"/>
          <w:color w:val="000000" w:themeColor="text1"/>
        </w:rPr>
        <w:t>Generic</w:t>
      </w:r>
      <w:r>
        <w:t xml:space="preserve"> Staging table – similar to </w:t>
      </w:r>
      <w:r w:rsidR="00FE0F34">
        <w:t>[</w:t>
      </w:r>
      <w:r>
        <w:t>SEA</w:t>
      </w:r>
      <w:r w:rsidR="00FE0F34">
        <w:t>/DTT]</w:t>
      </w:r>
      <w:r>
        <w:t xml:space="preserve"> file</w:t>
      </w:r>
      <w:r w:rsidR="00FE0F34">
        <w:t>s</w:t>
      </w:r>
    </w:p>
    <w:p w:rsidR="00FE0F34" w:rsidRPr="00FB5F3D" w:rsidRDefault="00FE0F34" w:rsidP="00FB5F3D">
      <w:pPr>
        <w:widowControl w:val="0"/>
        <w:autoSpaceDE w:val="0"/>
        <w:autoSpaceDN w:val="0"/>
        <w:adjustRightInd w:val="0"/>
        <w:spacing w:after="0" w:line="240" w:lineRule="auto"/>
        <w:ind w:left="1080"/>
        <w:rPr>
          <w:rFonts w:asciiTheme="minorHAnsi" w:hAnsiTheme="minorHAnsi" w:cs="Arial"/>
        </w:rPr>
      </w:pPr>
      <w:r w:rsidRPr="00FB5F3D">
        <w:rPr>
          <w:rFonts w:asciiTheme="minorHAnsi" w:hAnsiTheme="minorHAnsi" w:cs="Arial"/>
        </w:rPr>
        <w:t>Executes Truncate Table [EC]</w:t>
      </w:r>
      <w:proofErr w:type="gramStart"/>
      <w:r w:rsidRPr="00FB5F3D">
        <w:rPr>
          <w:rFonts w:asciiTheme="minorHAnsi" w:hAnsiTheme="minorHAnsi" w:cs="Arial"/>
        </w:rPr>
        <w:t>.[</w:t>
      </w:r>
      <w:proofErr w:type="spellStart"/>
      <w:proofErr w:type="gramEnd"/>
      <w:r w:rsidRPr="00FB5F3D">
        <w:rPr>
          <w:rFonts w:asciiTheme="minorHAnsi" w:hAnsiTheme="minorHAnsi" w:cs="Segoe UI"/>
          <w:color w:val="000000" w:themeColor="text1"/>
        </w:rPr>
        <w:t>Generic</w:t>
      </w:r>
      <w:r w:rsidRPr="00FB5F3D">
        <w:rPr>
          <w:rFonts w:asciiTheme="minorHAnsi" w:hAnsiTheme="minorHAnsi" w:cs="Arial"/>
        </w:rPr>
        <w:t>_Coaching_Stage</w:t>
      </w:r>
      <w:proofErr w:type="spellEnd"/>
      <w:r w:rsidRPr="00FB5F3D">
        <w:rPr>
          <w:rFonts w:asciiTheme="minorHAnsi" w:hAnsiTheme="minorHAnsi" w:cs="Arial"/>
        </w:rPr>
        <w:t>]</w:t>
      </w:r>
    </w:p>
    <w:p w:rsidR="00FE0F34" w:rsidRPr="00FB5F3D" w:rsidRDefault="00FE0F34" w:rsidP="00FB5F3D">
      <w:pPr>
        <w:widowControl w:val="0"/>
        <w:autoSpaceDE w:val="0"/>
        <w:autoSpaceDN w:val="0"/>
        <w:adjustRightInd w:val="0"/>
        <w:spacing w:after="0" w:line="240" w:lineRule="auto"/>
        <w:ind w:left="1080"/>
        <w:rPr>
          <w:rFonts w:asciiTheme="minorHAnsi" w:hAnsiTheme="minorHAnsi" w:cs="Arial"/>
        </w:rPr>
      </w:pPr>
      <w:r w:rsidRPr="00FB5F3D">
        <w:rPr>
          <w:rFonts w:asciiTheme="minorHAnsi" w:hAnsiTheme="minorHAnsi" w:cs="Arial"/>
        </w:rPr>
        <w:t>Precedence Constraint Editor</w:t>
      </w:r>
    </w:p>
    <w:p w:rsidR="00FE0F34" w:rsidRPr="00FB5F3D" w:rsidRDefault="00FE0F34" w:rsidP="00FB5F3D">
      <w:pPr>
        <w:widowControl w:val="0"/>
        <w:autoSpaceDE w:val="0"/>
        <w:autoSpaceDN w:val="0"/>
        <w:adjustRightInd w:val="0"/>
        <w:spacing w:after="0" w:line="240" w:lineRule="auto"/>
        <w:ind w:left="1080"/>
        <w:rPr>
          <w:rFonts w:asciiTheme="minorHAnsi" w:hAnsiTheme="minorHAnsi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74"/>
        <w:gridCol w:w="4776"/>
      </w:tblGrid>
      <w:tr w:rsidR="00FE0F34" w:rsidRPr="00257251" w:rsidTr="00FB5F3D">
        <w:tc>
          <w:tcPr>
            <w:tcW w:w="4788" w:type="dxa"/>
          </w:tcPr>
          <w:p w:rsidR="00FE0F34" w:rsidRPr="00257251" w:rsidRDefault="00FE0F34" w:rsidP="00FB5F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noProof/>
              </w:rPr>
            </w:pPr>
            <w:r w:rsidRPr="00257251">
              <w:rPr>
                <w:rFonts w:ascii="Times New Roman" w:hAnsi="Times New Roman"/>
                <w:noProof/>
              </w:rPr>
              <w:t>Evaluation Operation</w:t>
            </w:r>
          </w:p>
        </w:tc>
        <w:tc>
          <w:tcPr>
            <w:tcW w:w="4788" w:type="dxa"/>
          </w:tcPr>
          <w:p w:rsidR="00FE0F34" w:rsidRPr="00257251" w:rsidRDefault="00FE0F34" w:rsidP="00FB5F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noProof/>
              </w:rPr>
            </w:pPr>
            <w:r w:rsidRPr="00257251">
              <w:rPr>
                <w:rFonts w:ascii="Times New Roman" w:hAnsi="Times New Roman"/>
                <w:noProof/>
              </w:rPr>
              <w:t>Expression and Constraint</w:t>
            </w:r>
          </w:p>
        </w:tc>
      </w:tr>
      <w:tr w:rsidR="00FE0F34" w:rsidRPr="00257251" w:rsidTr="00FB5F3D">
        <w:tc>
          <w:tcPr>
            <w:tcW w:w="4788" w:type="dxa"/>
          </w:tcPr>
          <w:p w:rsidR="00FE0F34" w:rsidRPr="00257251" w:rsidRDefault="00FE0F34" w:rsidP="00FB5F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noProof/>
              </w:rPr>
            </w:pPr>
            <w:r w:rsidRPr="00257251">
              <w:rPr>
                <w:rFonts w:ascii="Times New Roman" w:hAnsi="Times New Roman"/>
                <w:noProof/>
              </w:rPr>
              <w:t xml:space="preserve">Value </w:t>
            </w:r>
          </w:p>
        </w:tc>
        <w:tc>
          <w:tcPr>
            <w:tcW w:w="4788" w:type="dxa"/>
          </w:tcPr>
          <w:p w:rsidR="00FE0F34" w:rsidRPr="00257251" w:rsidRDefault="00FE0F34" w:rsidP="00FB5F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noProof/>
              </w:rPr>
            </w:pPr>
            <w:r w:rsidRPr="00257251">
              <w:rPr>
                <w:rFonts w:ascii="Times New Roman" w:hAnsi="Times New Roman"/>
                <w:noProof/>
              </w:rPr>
              <w:t>Success</w:t>
            </w:r>
          </w:p>
        </w:tc>
      </w:tr>
      <w:tr w:rsidR="00FE0F34" w:rsidRPr="00257251" w:rsidTr="00FB5F3D">
        <w:tc>
          <w:tcPr>
            <w:tcW w:w="4788" w:type="dxa"/>
          </w:tcPr>
          <w:p w:rsidR="00FE0F34" w:rsidRPr="00257251" w:rsidRDefault="00FE0F34" w:rsidP="00FB5F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noProof/>
              </w:rPr>
            </w:pPr>
            <w:r w:rsidRPr="00257251">
              <w:rPr>
                <w:rFonts w:ascii="Times New Roman" w:hAnsi="Times New Roman"/>
                <w:noProof/>
              </w:rPr>
              <w:t>Expression</w:t>
            </w:r>
          </w:p>
        </w:tc>
        <w:tc>
          <w:tcPr>
            <w:tcW w:w="4788" w:type="dxa"/>
          </w:tcPr>
          <w:p w:rsidR="00FE0F34" w:rsidRPr="00257251" w:rsidRDefault="00FE0F34" w:rsidP="00FB5F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noProof/>
              </w:rPr>
            </w:pPr>
            <w:r w:rsidRPr="00FE0F34">
              <w:rPr>
                <w:rFonts w:ascii="Times New Roman" w:hAnsi="Times New Roman"/>
                <w:noProof/>
              </w:rPr>
              <w:t>(FINDSTRING(@[User::VarFileName],"SEA",1 ) == 0 ) &amp;&amp; (FINDSTRING(@[User::VarFileName],"DTT",1 ) == 0 )</w:t>
            </w:r>
          </w:p>
        </w:tc>
      </w:tr>
      <w:tr w:rsidR="00FE0F34" w:rsidRPr="00257251" w:rsidTr="00FB5F3D">
        <w:tc>
          <w:tcPr>
            <w:tcW w:w="4788" w:type="dxa"/>
          </w:tcPr>
          <w:p w:rsidR="00FE0F34" w:rsidRPr="00257251" w:rsidRDefault="00FE0F34" w:rsidP="00FB5F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noProof/>
              </w:rPr>
            </w:pPr>
            <w:r w:rsidRPr="00257251">
              <w:rPr>
                <w:rFonts w:ascii="Times New Roman" w:hAnsi="Times New Roman"/>
                <w:noProof/>
              </w:rPr>
              <w:t>Multiple Constraints</w:t>
            </w:r>
          </w:p>
        </w:tc>
        <w:tc>
          <w:tcPr>
            <w:tcW w:w="4788" w:type="dxa"/>
          </w:tcPr>
          <w:p w:rsidR="00FE0F34" w:rsidRPr="00257251" w:rsidRDefault="00FE0F34" w:rsidP="00FB5F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noProof/>
              </w:rPr>
            </w:pPr>
            <w:r w:rsidRPr="00257251">
              <w:rPr>
                <w:rFonts w:ascii="Times New Roman" w:hAnsi="Times New Roman"/>
                <w:noProof/>
              </w:rPr>
              <w:t>Logical AND.</w:t>
            </w:r>
          </w:p>
        </w:tc>
      </w:tr>
    </w:tbl>
    <w:p w:rsidR="00FE0F34" w:rsidRPr="00FB5F3D" w:rsidRDefault="00FE0F34" w:rsidP="00FB5F3D">
      <w:pPr>
        <w:widowControl w:val="0"/>
        <w:autoSpaceDE w:val="0"/>
        <w:autoSpaceDN w:val="0"/>
        <w:adjustRightInd w:val="0"/>
        <w:spacing w:after="0" w:line="240" w:lineRule="auto"/>
        <w:ind w:left="1080"/>
        <w:rPr>
          <w:rFonts w:asciiTheme="minorHAnsi" w:hAnsiTheme="minorHAnsi" w:cs="Arial"/>
        </w:rPr>
      </w:pPr>
    </w:p>
    <w:p w:rsidR="00FE0F34" w:rsidRDefault="00FE0F34" w:rsidP="00FB5F3D"/>
    <w:p w:rsidR="00FE0F34" w:rsidRDefault="00FE0F34" w:rsidP="00FB5F3D"/>
    <w:p w:rsidR="00F44E3B" w:rsidRPr="005F0717" w:rsidRDefault="00F44E3B" w:rsidP="00F44E3B">
      <w:pPr>
        <w:pStyle w:val="ListParagraph"/>
        <w:numPr>
          <w:ilvl w:val="0"/>
          <w:numId w:val="31"/>
        </w:numPr>
      </w:pPr>
      <w:r w:rsidRPr="005F0717">
        <w:t xml:space="preserve">DFT: Load </w:t>
      </w:r>
      <w:r>
        <w:rPr>
          <w:rFonts w:asciiTheme="minorHAnsi" w:hAnsiTheme="minorHAnsi" w:cs="Segoe UI"/>
          <w:color w:val="000000" w:themeColor="text1"/>
        </w:rPr>
        <w:t>Generic</w:t>
      </w:r>
      <w:r w:rsidRPr="005F0717">
        <w:t xml:space="preserve"> staging table</w:t>
      </w:r>
    </w:p>
    <w:p w:rsidR="00F44E3B" w:rsidRDefault="00FE0F34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FE0F34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6817CAFB" wp14:editId="6BEA5876">
            <wp:extent cx="1838325" cy="18764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4A0D9FD" wp14:editId="4F8EF24C">
            <wp:extent cx="1033272" cy="182880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03327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Pr="00B17252" w:rsidRDefault="00A31374" w:rsidP="00F44E3B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F</w:t>
      </w:r>
      <w:r w:rsidR="00F44E3B" w:rsidRPr="00B17252">
        <w:rPr>
          <w:rFonts w:asciiTheme="minorHAnsi" w:hAnsiTheme="minorHAnsi" w:cs="Arial"/>
        </w:rPr>
        <w:t>lat File source</w:t>
      </w: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A31374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351635" wp14:editId="39436FA6">
            <wp:extent cx="2167128" cy="2743200"/>
            <wp:effectExtent l="0" t="0" r="508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6712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Pr="00D329A1" w:rsidRDefault="00304E00" w:rsidP="00F44E3B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D</w:t>
      </w:r>
      <w:r w:rsidR="00F44E3B" w:rsidRPr="00D329A1">
        <w:rPr>
          <w:rFonts w:asciiTheme="minorHAnsi" w:hAnsiTheme="minorHAnsi" w:cs="Arial"/>
        </w:rPr>
        <w:t>ata Conversion</w:t>
      </w:r>
    </w:p>
    <w:p w:rsidR="00F44E3B" w:rsidRDefault="00A31374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89B4BEC" wp14:editId="73D81031">
            <wp:extent cx="4178808" cy="182880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7880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Pr="00D329A1" w:rsidRDefault="00F44E3B" w:rsidP="00F44E3B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D329A1">
        <w:rPr>
          <w:rFonts w:asciiTheme="minorHAnsi" w:hAnsiTheme="minorHAnsi" w:cs="Arial"/>
        </w:rPr>
        <w:t>Row Count Transformation</w:t>
      </w: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5C7DF97" wp14:editId="6FD98AF4">
            <wp:extent cx="3282696" cy="27432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8269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Pr="00D329A1" w:rsidRDefault="00F44E3B" w:rsidP="00F44E3B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proofErr w:type="spellStart"/>
      <w:r w:rsidRPr="00D329A1">
        <w:rPr>
          <w:rFonts w:asciiTheme="minorHAnsi" w:hAnsiTheme="minorHAnsi" w:cs="Arial"/>
        </w:rPr>
        <w:t>Oledb</w:t>
      </w:r>
      <w:proofErr w:type="spellEnd"/>
      <w:r w:rsidRPr="00D329A1">
        <w:rPr>
          <w:rFonts w:asciiTheme="minorHAnsi" w:hAnsiTheme="minorHAnsi" w:cs="Arial"/>
        </w:rPr>
        <w:t xml:space="preserve"> destination</w:t>
      </w: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7B4B073" wp14:editId="39E1DE5B">
            <wp:extent cx="4901184" cy="27432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0118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A31374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A4220C" wp14:editId="2B1CF46C">
            <wp:extent cx="2971800" cy="365760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F44E3B">
      <w:pPr>
        <w:pStyle w:val="ListParagraph"/>
        <w:numPr>
          <w:ilvl w:val="0"/>
          <w:numId w:val="31"/>
        </w:numPr>
      </w:pPr>
      <w:r w:rsidRPr="005F0717">
        <w:t xml:space="preserve">SQL Task: </w:t>
      </w:r>
      <w:r w:rsidR="00FE0F34">
        <w:t>Update staging table and reject r</w:t>
      </w:r>
      <w:r w:rsidR="00FE0F34" w:rsidRPr="005F0717">
        <w:t xml:space="preserve">ecords </w:t>
      </w:r>
    </w:p>
    <w:p w:rsidR="00FE0F34" w:rsidRDefault="00FE0F34" w:rsidP="00FB5F3D">
      <w:pPr>
        <w:ind w:left="1440"/>
      </w:pPr>
      <w:proofErr w:type="spellStart"/>
      <w:r>
        <w:t>SQLStatement</w:t>
      </w:r>
      <w:proofErr w:type="spellEnd"/>
      <w:r>
        <w:t xml:space="preserve">: </w:t>
      </w:r>
      <w:r w:rsidRPr="00FE0F34">
        <w:t>Exec [EC]</w:t>
      </w:r>
      <w:proofErr w:type="gramStart"/>
      <w:r w:rsidRPr="00FE0F34">
        <w:t>.[</w:t>
      </w:r>
      <w:proofErr w:type="spellStart"/>
      <w:proofErr w:type="gramEnd"/>
      <w:r w:rsidRPr="00FE0F34">
        <w:t>sp_Update_Generic_Coaching_Stage</w:t>
      </w:r>
      <w:proofErr w:type="spellEnd"/>
      <w:r w:rsidRPr="00FE0F34">
        <w:t xml:space="preserve">] ? </w:t>
      </w:r>
      <w:proofErr w:type="gramStart"/>
      <w:r w:rsidRPr="00FE0F34">
        <w:t>output</w:t>
      </w:r>
      <w:proofErr w:type="gramEnd"/>
    </w:p>
    <w:p w:rsidR="00FE0F34" w:rsidRDefault="00FE0F34" w:rsidP="00FB5F3D">
      <w:pPr>
        <w:ind w:left="1440"/>
      </w:pPr>
      <w:r>
        <w:t xml:space="preserve">Parameter mapping: </w:t>
      </w:r>
    </w:p>
    <w:p w:rsidR="00FE0F34" w:rsidRPr="005F0717" w:rsidRDefault="00FE0F34" w:rsidP="00FB5F3D">
      <w:pPr>
        <w:ind w:left="1440"/>
      </w:pPr>
      <w:r>
        <w:rPr>
          <w:noProof/>
        </w:rPr>
        <w:drawing>
          <wp:inline distT="0" distB="0" distL="0" distR="0" wp14:anchorId="76E54C32" wp14:editId="52122928">
            <wp:extent cx="5372100" cy="7620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Pr="005F0717" w:rsidRDefault="00F44E3B" w:rsidP="00F44E3B">
      <w:pPr>
        <w:pStyle w:val="ListParagraph"/>
        <w:numPr>
          <w:ilvl w:val="0"/>
          <w:numId w:val="31"/>
        </w:numPr>
      </w:pPr>
      <w:r w:rsidRPr="005F0717">
        <w:t xml:space="preserve">SQL Task: Load </w:t>
      </w:r>
      <w:proofErr w:type="spellStart"/>
      <w:r w:rsidRPr="005F0717">
        <w:t>Coaching_Log</w:t>
      </w:r>
      <w:proofErr w:type="spellEnd"/>
      <w:r w:rsidRPr="005F0717">
        <w:t xml:space="preserve"> table</w:t>
      </w:r>
    </w:p>
    <w:p w:rsidR="00F44E3B" w:rsidRPr="00F73703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276D48" wp14:editId="779823E4">
            <wp:extent cx="2143125" cy="1181100"/>
            <wp:effectExtent l="0" t="0" r="952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ECD" w:rsidRDefault="006E2ECD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E2ECD" w:rsidRDefault="006E2ECD" w:rsidP="00FB5F3D">
      <w:proofErr w:type="spellStart"/>
      <w:r>
        <w:t>SQLStatement</w:t>
      </w:r>
      <w:proofErr w:type="spellEnd"/>
      <w:r>
        <w:t xml:space="preserve">: </w:t>
      </w:r>
      <w:r w:rsidRPr="00FE0F34">
        <w:t xml:space="preserve">Exec </w:t>
      </w:r>
      <w:r w:rsidRPr="00D329A1">
        <w:t>[EC]</w:t>
      </w:r>
      <w:proofErr w:type="gramStart"/>
      <w:r w:rsidRPr="00D329A1">
        <w:t>.[</w:t>
      </w:r>
      <w:proofErr w:type="spellStart"/>
      <w:proofErr w:type="gramEnd"/>
      <w:r w:rsidRPr="00D329A1">
        <w:t>sp_InsertInto_Coaching_Log_</w:t>
      </w:r>
      <w:r>
        <w:rPr>
          <w:rFonts w:asciiTheme="minorHAnsi" w:hAnsiTheme="minorHAnsi" w:cs="Segoe UI"/>
          <w:color w:val="000000" w:themeColor="text1"/>
        </w:rPr>
        <w:t>Generic</w:t>
      </w:r>
      <w:proofErr w:type="spellEnd"/>
      <w:r w:rsidRPr="00D329A1">
        <w:t>]</w:t>
      </w:r>
      <w:r w:rsidRPr="00FE0F34">
        <w:t xml:space="preserve">? </w:t>
      </w:r>
      <w:proofErr w:type="gramStart"/>
      <w:r w:rsidRPr="00FE0F34">
        <w:t>output</w:t>
      </w:r>
      <w:proofErr w:type="gramEnd"/>
    </w:p>
    <w:p w:rsidR="006E2ECD" w:rsidRDefault="006E2ECD" w:rsidP="00FB5F3D">
      <w:pPr>
        <w:tabs>
          <w:tab w:val="left" w:pos="7480"/>
        </w:tabs>
      </w:pPr>
      <w:r>
        <w:t xml:space="preserve">Parameter mapping: </w:t>
      </w:r>
    </w:p>
    <w:p w:rsidR="006E2ECD" w:rsidRDefault="006E2ECD" w:rsidP="00FB5F3D">
      <w:pPr>
        <w:tabs>
          <w:tab w:val="left" w:pos="7480"/>
        </w:tabs>
      </w:pPr>
      <w:r>
        <w:rPr>
          <w:noProof/>
        </w:rPr>
        <w:drawing>
          <wp:inline distT="0" distB="0" distL="0" distR="0" wp14:anchorId="55F03C12" wp14:editId="597CC703">
            <wp:extent cx="5448300" cy="8191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Pr="005F0717" w:rsidDel="00E47CFF" w:rsidRDefault="00F44E3B" w:rsidP="00F44E3B">
      <w:pPr>
        <w:pStyle w:val="ListParagraph"/>
        <w:numPr>
          <w:ilvl w:val="0"/>
          <w:numId w:val="31"/>
        </w:numPr>
        <w:rPr>
          <w:del w:id="739" w:author="Palacherla, Susmitha C (NONUS)" w:date="2018-01-16T20:52:00Z"/>
        </w:rPr>
      </w:pPr>
      <w:del w:id="740" w:author="Palacherla, Susmitha C (NONUS)" w:date="2018-01-16T20:52:00Z">
        <w:r w:rsidRPr="005F0717" w:rsidDel="00E47CFF">
          <w:delText xml:space="preserve">SQl Task: Load </w:delText>
        </w:r>
        <w:r w:rsidDel="00E47CFF">
          <w:rPr>
            <w:rFonts w:asciiTheme="minorHAnsi" w:hAnsiTheme="minorHAnsi" w:cs="Segoe UI"/>
            <w:color w:val="000000" w:themeColor="text1"/>
          </w:rPr>
          <w:delText>Generic</w:delText>
        </w:r>
        <w:r w:rsidRPr="005F0717" w:rsidDel="00E47CFF">
          <w:delText xml:space="preserve"> Fact table</w:delText>
        </w:r>
      </w:del>
    </w:p>
    <w:p w:rsidR="00125963" w:rsidRPr="00304E00" w:rsidDel="00E47CFF" w:rsidRDefault="00125963" w:rsidP="00125963">
      <w:pPr>
        <w:spacing w:after="0"/>
        <w:ind w:left="1080"/>
        <w:rPr>
          <w:del w:id="741" w:author="Palacherla, Susmitha C (NONUS)" w:date="2018-01-16T20:52:00Z"/>
          <w:sz w:val="20"/>
          <w:szCs w:val="20"/>
        </w:rPr>
      </w:pPr>
      <w:del w:id="742" w:author="Palacherla, Susmitha C (NONUS)" w:date="2018-01-16T20:52:00Z">
        <w:r w:rsidRPr="00304E00" w:rsidDel="00E47CFF">
          <w:rPr>
            <w:sz w:val="20"/>
            <w:szCs w:val="20"/>
          </w:rPr>
          <w:delText>INSERT INTO[EC].[Generic_Coaching_Fact]</w:delText>
        </w:r>
      </w:del>
    </w:p>
    <w:p w:rsidR="00125963" w:rsidRPr="00304E00" w:rsidDel="00E47CFF" w:rsidRDefault="00125963" w:rsidP="00125963">
      <w:pPr>
        <w:spacing w:after="0"/>
        <w:ind w:left="1080"/>
        <w:rPr>
          <w:del w:id="743" w:author="Palacherla, Susmitha C (NONUS)" w:date="2018-01-16T20:52:00Z"/>
          <w:sz w:val="20"/>
          <w:szCs w:val="20"/>
        </w:rPr>
      </w:pPr>
      <w:del w:id="744" w:author="Palacherla, Susmitha C (NONUS)" w:date="2018-01-16T20:52:00Z">
        <w:r w:rsidRPr="00304E00" w:rsidDel="00E47CFF">
          <w:rPr>
            <w:sz w:val="20"/>
            <w:szCs w:val="20"/>
          </w:rPr>
          <w:delText xml:space="preserve">           ([Report_ID]</w:delText>
        </w:r>
      </w:del>
    </w:p>
    <w:p w:rsidR="00125963" w:rsidRPr="00304E00" w:rsidDel="00E47CFF" w:rsidRDefault="00125963" w:rsidP="00125963">
      <w:pPr>
        <w:spacing w:after="0"/>
        <w:ind w:left="1080"/>
        <w:rPr>
          <w:del w:id="745" w:author="Palacherla, Susmitha C (NONUS)" w:date="2018-01-16T20:52:00Z"/>
          <w:sz w:val="20"/>
          <w:szCs w:val="20"/>
        </w:rPr>
      </w:pPr>
      <w:del w:id="746" w:author="Palacherla, Susmitha C (NONUS)" w:date="2018-01-16T20:52:00Z">
        <w:r w:rsidRPr="00304E00" w:rsidDel="00E47CFF">
          <w:rPr>
            <w:sz w:val="20"/>
            <w:szCs w:val="20"/>
          </w:rPr>
          <w:delText xml:space="preserve">           ,[Report_Code]</w:delText>
        </w:r>
      </w:del>
    </w:p>
    <w:p w:rsidR="00125963" w:rsidRPr="00304E00" w:rsidDel="00E47CFF" w:rsidRDefault="00125963" w:rsidP="00125963">
      <w:pPr>
        <w:spacing w:after="0"/>
        <w:ind w:left="1080"/>
        <w:rPr>
          <w:del w:id="747" w:author="Palacherla, Susmitha C (NONUS)" w:date="2018-01-16T20:52:00Z"/>
          <w:sz w:val="20"/>
          <w:szCs w:val="20"/>
        </w:rPr>
      </w:pPr>
      <w:del w:id="748" w:author="Palacherla, Susmitha C (NONUS)" w:date="2018-01-16T20:52:00Z">
        <w:r w:rsidRPr="00304E00" w:rsidDel="00E47CFF">
          <w:rPr>
            <w:sz w:val="20"/>
            <w:szCs w:val="20"/>
          </w:rPr>
          <w:delText xml:space="preserve">           ,[Module_ID]</w:delText>
        </w:r>
      </w:del>
    </w:p>
    <w:p w:rsidR="00125963" w:rsidRPr="00304E00" w:rsidDel="00E47CFF" w:rsidRDefault="00125963" w:rsidP="00125963">
      <w:pPr>
        <w:spacing w:after="0"/>
        <w:ind w:left="1080"/>
        <w:rPr>
          <w:del w:id="749" w:author="Palacherla, Susmitha C (NONUS)" w:date="2018-01-16T20:52:00Z"/>
          <w:sz w:val="20"/>
          <w:szCs w:val="20"/>
        </w:rPr>
      </w:pPr>
      <w:del w:id="750" w:author="Palacherla, Susmitha C (NONUS)" w:date="2018-01-16T20:52:00Z">
        <w:r w:rsidRPr="00304E00" w:rsidDel="00E47CFF">
          <w:rPr>
            <w:sz w:val="20"/>
            <w:szCs w:val="20"/>
          </w:rPr>
          <w:delText xml:space="preserve">           ,[isCSE]</w:delText>
        </w:r>
      </w:del>
    </w:p>
    <w:p w:rsidR="00125963" w:rsidRPr="00304E00" w:rsidDel="00E47CFF" w:rsidRDefault="00125963" w:rsidP="00125963">
      <w:pPr>
        <w:spacing w:after="0"/>
        <w:ind w:left="1080"/>
        <w:rPr>
          <w:del w:id="751" w:author="Palacherla, Susmitha C (NONUS)" w:date="2018-01-16T20:52:00Z"/>
          <w:sz w:val="20"/>
          <w:szCs w:val="20"/>
        </w:rPr>
      </w:pPr>
      <w:del w:id="752" w:author="Palacherla, Susmitha C (NONUS)" w:date="2018-01-16T20:52:00Z">
        <w:r w:rsidRPr="00304E00" w:rsidDel="00E47CFF">
          <w:rPr>
            <w:sz w:val="20"/>
            <w:szCs w:val="20"/>
          </w:rPr>
          <w:delText xml:space="preserve">           ,[Form_Type]</w:delText>
        </w:r>
      </w:del>
    </w:p>
    <w:p w:rsidR="00125963" w:rsidRPr="00304E00" w:rsidDel="00E47CFF" w:rsidRDefault="00125963" w:rsidP="00125963">
      <w:pPr>
        <w:spacing w:after="0"/>
        <w:ind w:left="1080"/>
        <w:rPr>
          <w:del w:id="753" w:author="Palacherla, Susmitha C (NONUS)" w:date="2018-01-16T20:52:00Z"/>
          <w:sz w:val="20"/>
          <w:szCs w:val="20"/>
        </w:rPr>
      </w:pPr>
      <w:del w:id="754" w:author="Palacherla, Susmitha C (NONUS)" w:date="2018-01-16T20:52:00Z">
        <w:r w:rsidRPr="00304E00" w:rsidDel="00E47CFF">
          <w:rPr>
            <w:sz w:val="20"/>
            <w:szCs w:val="20"/>
          </w:rPr>
          <w:delText xml:space="preserve">           ,[Source_ID]</w:delText>
        </w:r>
      </w:del>
    </w:p>
    <w:p w:rsidR="00125963" w:rsidRPr="00304E00" w:rsidDel="00E47CFF" w:rsidRDefault="00125963" w:rsidP="00125963">
      <w:pPr>
        <w:spacing w:after="0"/>
        <w:ind w:left="1080"/>
        <w:rPr>
          <w:del w:id="755" w:author="Palacherla, Susmitha C (NONUS)" w:date="2018-01-16T20:52:00Z"/>
          <w:sz w:val="20"/>
          <w:szCs w:val="20"/>
        </w:rPr>
      </w:pPr>
      <w:del w:id="756" w:author="Palacherla, Susmitha C (NONUS)" w:date="2018-01-16T20:52:00Z">
        <w:r w:rsidRPr="00304E00" w:rsidDel="00E47CFF">
          <w:rPr>
            <w:sz w:val="20"/>
            <w:szCs w:val="20"/>
          </w:rPr>
          <w:delText xml:space="preserve">           ,[Status_ID]</w:delText>
        </w:r>
      </w:del>
    </w:p>
    <w:p w:rsidR="00125963" w:rsidRPr="00304E00" w:rsidDel="00E47CFF" w:rsidRDefault="00125963" w:rsidP="00125963">
      <w:pPr>
        <w:spacing w:after="0"/>
        <w:ind w:left="1080"/>
        <w:rPr>
          <w:del w:id="757" w:author="Palacherla, Susmitha C (NONUS)" w:date="2018-01-16T20:52:00Z"/>
          <w:sz w:val="20"/>
          <w:szCs w:val="20"/>
        </w:rPr>
      </w:pPr>
      <w:del w:id="758" w:author="Palacherla, Susmitha C (NONUS)" w:date="2018-01-16T20:52:00Z">
        <w:r w:rsidRPr="00304E00" w:rsidDel="00E47CFF">
          <w:rPr>
            <w:sz w:val="20"/>
            <w:szCs w:val="20"/>
          </w:rPr>
          <w:delText xml:space="preserve">           ,[Event_Date]</w:delText>
        </w:r>
      </w:del>
    </w:p>
    <w:p w:rsidR="00125963" w:rsidRPr="00304E00" w:rsidDel="00E47CFF" w:rsidRDefault="00125963" w:rsidP="00125963">
      <w:pPr>
        <w:spacing w:after="0"/>
        <w:ind w:left="1080"/>
        <w:rPr>
          <w:del w:id="759" w:author="Palacherla, Susmitha C (NONUS)" w:date="2018-01-16T20:52:00Z"/>
          <w:sz w:val="20"/>
          <w:szCs w:val="20"/>
        </w:rPr>
      </w:pPr>
      <w:del w:id="760" w:author="Palacherla, Susmitha C (NONUS)" w:date="2018-01-16T20:52:00Z">
        <w:r w:rsidRPr="00304E00" w:rsidDel="00E47CFF">
          <w:rPr>
            <w:sz w:val="20"/>
            <w:szCs w:val="20"/>
          </w:rPr>
          <w:delText xml:space="preserve">           ,[Submitted_Date]</w:delText>
        </w:r>
      </w:del>
    </w:p>
    <w:p w:rsidR="00125963" w:rsidRPr="00304E00" w:rsidDel="00E47CFF" w:rsidRDefault="00125963" w:rsidP="00125963">
      <w:pPr>
        <w:spacing w:after="0"/>
        <w:ind w:left="1080"/>
        <w:rPr>
          <w:del w:id="761" w:author="Palacherla, Susmitha C (NONUS)" w:date="2018-01-16T20:52:00Z"/>
          <w:sz w:val="20"/>
          <w:szCs w:val="20"/>
        </w:rPr>
      </w:pPr>
      <w:del w:id="762" w:author="Palacherla, Susmitha C (NONUS)" w:date="2018-01-16T20:52:00Z">
        <w:r w:rsidRPr="00304E00" w:rsidDel="00E47CFF">
          <w:rPr>
            <w:sz w:val="20"/>
            <w:szCs w:val="20"/>
          </w:rPr>
          <w:delText xml:space="preserve">           ,[Start_Date]</w:delText>
        </w:r>
      </w:del>
    </w:p>
    <w:p w:rsidR="00125963" w:rsidRPr="00304E00" w:rsidDel="00E47CFF" w:rsidRDefault="00125963" w:rsidP="00125963">
      <w:pPr>
        <w:spacing w:after="0"/>
        <w:ind w:left="1080"/>
        <w:rPr>
          <w:del w:id="763" w:author="Palacherla, Susmitha C (NONUS)" w:date="2018-01-16T20:52:00Z"/>
          <w:sz w:val="20"/>
          <w:szCs w:val="20"/>
        </w:rPr>
      </w:pPr>
      <w:del w:id="764" w:author="Palacherla, Susmitha C (NONUS)" w:date="2018-01-16T20:52:00Z">
        <w:r w:rsidRPr="00304E00" w:rsidDel="00E47CFF">
          <w:rPr>
            <w:sz w:val="20"/>
            <w:szCs w:val="20"/>
          </w:rPr>
          <w:delText xml:space="preserve">           ,[Submitter_ID]</w:delText>
        </w:r>
      </w:del>
    </w:p>
    <w:p w:rsidR="00125963" w:rsidRPr="00304E00" w:rsidDel="00E47CFF" w:rsidRDefault="00125963" w:rsidP="00125963">
      <w:pPr>
        <w:spacing w:after="0"/>
        <w:ind w:left="1080"/>
        <w:rPr>
          <w:del w:id="765" w:author="Palacherla, Susmitha C (NONUS)" w:date="2018-01-16T20:52:00Z"/>
          <w:sz w:val="20"/>
          <w:szCs w:val="20"/>
        </w:rPr>
      </w:pPr>
      <w:del w:id="766" w:author="Palacherla, Susmitha C (NONUS)" w:date="2018-01-16T20:52:00Z">
        <w:r w:rsidRPr="00304E00" w:rsidDel="00E47CFF">
          <w:rPr>
            <w:sz w:val="20"/>
            <w:szCs w:val="20"/>
          </w:rPr>
          <w:delText xml:space="preserve">           ,[CSR_EMPID]</w:delText>
        </w:r>
      </w:del>
    </w:p>
    <w:p w:rsidR="00125963" w:rsidRPr="00304E00" w:rsidDel="00E47CFF" w:rsidRDefault="00125963" w:rsidP="00125963">
      <w:pPr>
        <w:spacing w:after="0"/>
        <w:ind w:left="1080"/>
        <w:rPr>
          <w:del w:id="767" w:author="Palacherla, Susmitha C (NONUS)" w:date="2018-01-16T20:52:00Z"/>
          <w:sz w:val="20"/>
          <w:szCs w:val="20"/>
        </w:rPr>
      </w:pPr>
      <w:del w:id="768" w:author="Palacherla, Susmitha C (NONUS)" w:date="2018-01-16T20:52:00Z">
        <w:r w:rsidRPr="00304E00" w:rsidDel="00E47CFF">
          <w:rPr>
            <w:sz w:val="20"/>
            <w:szCs w:val="20"/>
          </w:rPr>
          <w:delText xml:space="preserve">           ,[CSR_LANID]</w:delText>
        </w:r>
      </w:del>
    </w:p>
    <w:p w:rsidR="00125963" w:rsidRPr="00304E00" w:rsidDel="00E47CFF" w:rsidRDefault="00125963" w:rsidP="00125963">
      <w:pPr>
        <w:spacing w:after="0"/>
        <w:ind w:left="1080"/>
        <w:rPr>
          <w:del w:id="769" w:author="Palacherla, Susmitha C (NONUS)" w:date="2018-01-16T20:52:00Z"/>
          <w:sz w:val="20"/>
          <w:szCs w:val="20"/>
        </w:rPr>
      </w:pPr>
      <w:del w:id="770" w:author="Palacherla, Susmitha C (NONUS)" w:date="2018-01-16T20:52:00Z">
        <w:r w:rsidRPr="00304E00" w:rsidDel="00E47CFF">
          <w:rPr>
            <w:sz w:val="20"/>
            <w:szCs w:val="20"/>
          </w:rPr>
          <w:delText xml:space="preserve">           ,[CSR_Site]</w:delText>
        </w:r>
      </w:del>
    </w:p>
    <w:p w:rsidR="00125963" w:rsidRPr="00304E00" w:rsidDel="00E47CFF" w:rsidRDefault="00125963" w:rsidP="00125963">
      <w:pPr>
        <w:spacing w:after="0"/>
        <w:ind w:left="1080"/>
        <w:rPr>
          <w:del w:id="771" w:author="Palacherla, Susmitha C (NONUS)" w:date="2018-01-16T20:52:00Z"/>
          <w:sz w:val="20"/>
          <w:szCs w:val="20"/>
        </w:rPr>
      </w:pPr>
      <w:del w:id="772" w:author="Palacherla, Susmitha C (NONUS)" w:date="2018-01-16T20:52:00Z">
        <w:r w:rsidRPr="00304E00" w:rsidDel="00E47CFF">
          <w:rPr>
            <w:sz w:val="20"/>
            <w:szCs w:val="20"/>
          </w:rPr>
          <w:delText xml:space="preserve">           ,[Program]</w:delText>
        </w:r>
      </w:del>
    </w:p>
    <w:p w:rsidR="00125963" w:rsidRPr="00304E00" w:rsidDel="00E47CFF" w:rsidRDefault="00125963" w:rsidP="00125963">
      <w:pPr>
        <w:spacing w:after="0"/>
        <w:ind w:left="1080"/>
        <w:rPr>
          <w:del w:id="773" w:author="Palacherla, Susmitha C (NONUS)" w:date="2018-01-16T20:52:00Z"/>
          <w:sz w:val="20"/>
          <w:szCs w:val="20"/>
        </w:rPr>
      </w:pPr>
      <w:del w:id="774" w:author="Palacherla, Susmitha C (NONUS)" w:date="2018-01-16T20:52:00Z">
        <w:r w:rsidRPr="00304E00" w:rsidDel="00E47CFF">
          <w:rPr>
            <w:sz w:val="20"/>
            <w:szCs w:val="20"/>
          </w:rPr>
          <w:delText xml:space="preserve">           ,[CoachingReason_ID]</w:delText>
        </w:r>
      </w:del>
    </w:p>
    <w:p w:rsidR="00125963" w:rsidRPr="00304E00" w:rsidDel="00E47CFF" w:rsidRDefault="00125963" w:rsidP="00125963">
      <w:pPr>
        <w:spacing w:after="0"/>
        <w:ind w:left="1080"/>
        <w:rPr>
          <w:del w:id="775" w:author="Palacherla, Susmitha C (NONUS)" w:date="2018-01-16T20:52:00Z"/>
          <w:sz w:val="20"/>
          <w:szCs w:val="20"/>
        </w:rPr>
      </w:pPr>
      <w:del w:id="776" w:author="Palacherla, Susmitha C (NONUS)" w:date="2018-01-16T20:52:00Z">
        <w:r w:rsidRPr="00304E00" w:rsidDel="00E47CFF">
          <w:rPr>
            <w:sz w:val="20"/>
            <w:szCs w:val="20"/>
          </w:rPr>
          <w:delText xml:space="preserve">           ,[SubCoachingReason_ID]</w:delText>
        </w:r>
      </w:del>
    </w:p>
    <w:p w:rsidR="00125963" w:rsidRPr="00304E00" w:rsidDel="00E47CFF" w:rsidRDefault="00125963" w:rsidP="00125963">
      <w:pPr>
        <w:spacing w:after="0"/>
        <w:ind w:left="1080"/>
        <w:rPr>
          <w:del w:id="777" w:author="Palacherla, Susmitha C (NONUS)" w:date="2018-01-16T20:52:00Z"/>
          <w:sz w:val="20"/>
          <w:szCs w:val="20"/>
        </w:rPr>
      </w:pPr>
      <w:del w:id="778" w:author="Palacherla, Susmitha C (NONUS)" w:date="2018-01-16T20:52:00Z">
        <w:r w:rsidRPr="00304E00" w:rsidDel="00E47CFF">
          <w:rPr>
            <w:sz w:val="20"/>
            <w:szCs w:val="20"/>
          </w:rPr>
          <w:delText xml:space="preserve">           ,[Value]</w:delText>
        </w:r>
      </w:del>
    </w:p>
    <w:p w:rsidR="00125963" w:rsidRPr="00304E00" w:rsidDel="00E47CFF" w:rsidRDefault="00125963" w:rsidP="00125963">
      <w:pPr>
        <w:spacing w:after="0"/>
        <w:ind w:left="1080"/>
        <w:rPr>
          <w:del w:id="779" w:author="Palacherla, Susmitha C (NONUS)" w:date="2018-01-16T20:52:00Z"/>
          <w:sz w:val="20"/>
          <w:szCs w:val="20"/>
        </w:rPr>
      </w:pPr>
      <w:del w:id="780" w:author="Palacherla, Susmitha C (NONUS)" w:date="2018-01-16T20:52:00Z">
        <w:r w:rsidRPr="00304E00" w:rsidDel="00E47CFF">
          <w:rPr>
            <w:sz w:val="20"/>
            <w:szCs w:val="20"/>
          </w:rPr>
          <w:delText xml:space="preserve">           ,[TextDescription]</w:delText>
        </w:r>
      </w:del>
    </w:p>
    <w:p w:rsidR="00125963" w:rsidRPr="00304E00" w:rsidDel="00E47CFF" w:rsidRDefault="00125963" w:rsidP="00125963">
      <w:pPr>
        <w:spacing w:after="0"/>
        <w:ind w:left="1080"/>
        <w:rPr>
          <w:del w:id="781" w:author="Palacherla, Susmitha C (NONUS)" w:date="2018-01-16T20:52:00Z"/>
          <w:sz w:val="20"/>
          <w:szCs w:val="20"/>
        </w:rPr>
      </w:pPr>
      <w:del w:id="782" w:author="Palacherla, Susmitha C (NONUS)" w:date="2018-01-16T20:52:00Z">
        <w:r w:rsidRPr="00304E00" w:rsidDel="00E47CFF">
          <w:rPr>
            <w:sz w:val="20"/>
            <w:szCs w:val="20"/>
          </w:rPr>
          <w:delText xml:space="preserve">           ,[FileName]</w:delText>
        </w:r>
      </w:del>
    </w:p>
    <w:p w:rsidR="00125963" w:rsidRPr="00304E00" w:rsidDel="00E47CFF" w:rsidRDefault="00125963" w:rsidP="00125963">
      <w:pPr>
        <w:spacing w:after="0"/>
        <w:ind w:left="1080"/>
        <w:rPr>
          <w:del w:id="783" w:author="Palacherla, Susmitha C (NONUS)" w:date="2018-01-16T20:52:00Z"/>
          <w:sz w:val="20"/>
          <w:szCs w:val="20"/>
        </w:rPr>
      </w:pPr>
      <w:del w:id="784" w:author="Palacherla, Susmitha C (NONUS)" w:date="2018-01-16T20:52:00Z">
        <w:r w:rsidRPr="00304E00" w:rsidDel="00E47CFF">
          <w:rPr>
            <w:sz w:val="20"/>
            <w:szCs w:val="20"/>
          </w:rPr>
          <w:delText xml:space="preserve">                  )</w:delText>
        </w:r>
      </w:del>
    </w:p>
    <w:p w:rsidR="00125963" w:rsidRPr="00304E00" w:rsidDel="00E47CFF" w:rsidRDefault="00125963" w:rsidP="00125963">
      <w:pPr>
        <w:spacing w:after="0"/>
        <w:ind w:left="1080"/>
        <w:rPr>
          <w:del w:id="785" w:author="Palacherla, Susmitha C (NONUS)" w:date="2018-01-16T20:52:00Z"/>
          <w:sz w:val="20"/>
          <w:szCs w:val="20"/>
        </w:rPr>
      </w:pPr>
      <w:del w:id="786" w:author="Palacherla, Susmitha C (NONUS)" w:date="2018-01-16T20:52:00Z">
        <w:r w:rsidRPr="00304E00" w:rsidDel="00E47CFF">
          <w:rPr>
            <w:sz w:val="20"/>
            <w:szCs w:val="20"/>
          </w:rPr>
          <w:delText xml:space="preserve">     SELECT S.[Report_ID]</w:delText>
        </w:r>
      </w:del>
    </w:p>
    <w:p w:rsidR="00125963" w:rsidRPr="00304E00" w:rsidDel="00E47CFF" w:rsidRDefault="00125963" w:rsidP="00125963">
      <w:pPr>
        <w:spacing w:after="0"/>
        <w:ind w:left="1080"/>
        <w:rPr>
          <w:del w:id="787" w:author="Palacherla, Susmitha C (NONUS)" w:date="2018-01-16T20:52:00Z"/>
          <w:sz w:val="20"/>
          <w:szCs w:val="20"/>
        </w:rPr>
      </w:pPr>
      <w:del w:id="788" w:author="Palacherla, Susmitha C (NONUS)" w:date="2018-01-16T20:52:00Z">
        <w:r w:rsidRPr="00304E00" w:rsidDel="00E47CFF">
          <w:rPr>
            <w:sz w:val="20"/>
            <w:szCs w:val="20"/>
          </w:rPr>
          <w:delText xml:space="preserve">      ,S.[Report_Code]</w:delText>
        </w:r>
      </w:del>
    </w:p>
    <w:p w:rsidR="00125963" w:rsidRPr="00304E00" w:rsidDel="00E47CFF" w:rsidRDefault="00125963" w:rsidP="00125963">
      <w:pPr>
        <w:spacing w:after="0"/>
        <w:ind w:left="1080"/>
        <w:rPr>
          <w:del w:id="789" w:author="Palacherla, Susmitha C (NONUS)" w:date="2018-01-16T20:52:00Z"/>
          <w:sz w:val="20"/>
          <w:szCs w:val="20"/>
        </w:rPr>
      </w:pPr>
      <w:del w:id="790" w:author="Palacherla, Susmitha C (NONUS)" w:date="2018-01-16T20:52:00Z">
        <w:r w:rsidRPr="00304E00" w:rsidDel="00E47CFF">
          <w:rPr>
            <w:sz w:val="20"/>
            <w:szCs w:val="20"/>
          </w:rPr>
          <w:delText xml:space="preserve">      ,S.[Module_ID]</w:delText>
        </w:r>
      </w:del>
    </w:p>
    <w:p w:rsidR="00125963" w:rsidRPr="00304E00" w:rsidDel="00E47CFF" w:rsidRDefault="00125963" w:rsidP="00125963">
      <w:pPr>
        <w:spacing w:after="0"/>
        <w:ind w:left="1080"/>
        <w:rPr>
          <w:del w:id="791" w:author="Palacherla, Susmitha C (NONUS)" w:date="2018-01-16T20:52:00Z"/>
          <w:sz w:val="20"/>
          <w:szCs w:val="20"/>
        </w:rPr>
      </w:pPr>
      <w:del w:id="792" w:author="Palacherla, Susmitha C (NONUS)" w:date="2018-01-16T20:52:00Z">
        <w:r w:rsidRPr="00304E00" w:rsidDel="00E47CFF">
          <w:rPr>
            <w:sz w:val="20"/>
            <w:szCs w:val="20"/>
          </w:rPr>
          <w:delText xml:space="preserve">      ,S.[isCSE]</w:delText>
        </w:r>
      </w:del>
    </w:p>
    <w:p w:rsidR="00125963" w:rsidRPr="00304E00" w:rsidDel="00E47CFF" w:rsidRDefault="00125963" w:rsidP="00125963">
      <w:pPr>
        <w:spacing w:after="0"/>
        <w:ind w:left="1080"/>
        <w:rPr>
          <w:del w:id="793" w:author="Palacherla, Susmitha C (NONUS)" w:date="2018-01-16T20:52:00Z"/>
          <w:sz w:val="20"/>
          <w:szCs w:val="20"/>
        </w:rPr>
      </w:pPr>
      <w:del w:id="794" w:author="Palacherla, Susmitha C (NONUS)" w:date="2018-01-16T20:52:00Z">
        <w:r w:rsidRPr="00304E00" w:rsidDel="00E47CFF">
          <w:rPr>
            <w:sz w:val="20"/>
            <w:szCs w:val="20"/>
          </w:rPr>
          <w:delText xml:space="preserve">      ,S.[Form_Type]</w:delText>
        </w:r>
      </w:del>
    </w:p>
    <w:p w:rsidR="00125963" w:rsidRPr="00304E00" w:rsidDel="00E47CFF" w:rsidRDefault="00125963" w:rsidP="00125963">
      <w:pPr>
        <w:spacing w:after="0"/>
        <w:ind w:left="1080"/>
        <w:rPr>
          <w:del w:id="795" w:author="Palacherla, Susmitha C (NONUS)" w:date="2018-01-16T20:52:00Z"/>
          <w:sz w:val="20"/>
          <w:szCs w:val="20"/>
        </w:rPr>
      </w:pPr>
      <w:del w:id="796" w:author="Palacherla, Susmitha C (NONUS)" w:date="2018-01-16T20:52:00Z">
        <w:r w:rsidRPr="00304E00" w:rsidDel="00E47CFF">
          <w:rPr>
            <w:sz w:val="20"/>
            <w:szCs w:val="20"/>
          </w:rPr>
          <w:delText xml:space="preserve">      ,S.[Source_ID]</w:delText>
        </w:r>
      </w:del>
    </w:p>
    <w:p w:rsidR="00125963" w:rsidRPr="00304E00" w:rsidDel="00E47CFF" w:rsidRDefault="00125963" w:rsidP="00125963">
      <w:pPr>
        <w:spacing w:after="0"/>
        <w:ind w:left="1080"/>
        <w:rPr>
          <w:del w:id="797" w:author="Palacherla, Susmitha C (NONUS)" w:date="2018-01-16T20:52:00Z"/>
          <w:sz w:val="20"/>
          <w:szCs w:val="20"/>
        </w:rPr>
      </w:pPr>
      <w:del w:id="798" w:author="Palacherla, Susmitha C (NONUS)" w:date="2018-01-16T20:52:00Z">
        <w:r w:rsidRPr="00304E00" w:rsidDel="00E47CFF">
          <w:rPr>
            <w:sz w:val="20"/>
            <w:szCs w:val="20"/>
          </w:rPr>
          <w:delText xml:space="preserve">      ,S.[Status_ID]</w:delText>
        </w:r>
      </w:del>
    </w:p>
    <w:p w:rsidR="00125963" w:rsidRPr="00304E00" w:rsidDel="00E47CFF" w:rsidRDefault="00125963" w:rsidP="00125963">
      <w:pPr>
        <w:spacing w:after="0"/>
        <w:ind w:left="1080"/>
        <w:rPr>
          <w:del w:id="799" w:author="Palacherla, Susmitha C (NONUS)" w:date="2018-01-16T20:52:00Z"/>
          <w:sz w:val="20"/>
          <w:szCs w:val="20"/>
        </w:rPr>
      </w:pPr>
      <w:del w:id="800" w:author="Palacherla, Susmitha C (NONUS)" w:date="2018-01-16T20:52:00Z">
        <w:r w:rsidRPr="00304E00" w:rsidDel="00E47CFF">
          <w:rPr>
            <w:sz w:val="20"/>
            <w:szCs w:val="20"/>
          </w:rPr>
          <w:delText xml:space="preserve">      ,S.[Event_Date]</w:delText>
        </w:r>
      </w:del>
    </w:p>
    <w:p w:rsidR="00125963" w:rsidRPr="00304E00" w:rsidDel="00E47CFF" w:rsidRDefault="00125963" w:rsidP="00125963">
      <w:pPr>
        <w:spacing w:after="0"/>
        <w:ind w:left="1080"/>
        <w:rPr>
          <w:del w:id="801" w:author="Palacherla, Susmitha C (NONUS)" w:date="2018-01-16T20:52:00Z"/>
          <w:sz w:val="20"/>
          <w:szCs w:val="20"/>
        </w:rPr>
      </w:pPr>
      <w:del w:id="802" w:author="Palacherla, Susmitha C (NONUS)" w:date="2018-01-16T20:52:00Z">
        <w:r w:rsidRPr="00304E00" w:rsidDel="00E47CFF">
          <w:rPr>
            <w:sz w:val="20"/>
            <w:szCs w:val="20"/>
          </w:rPr>
          <w:delText xml:space="preserve">      ,S.[Submitted_Date]</w:delText>
        </w:r>
      </w:del>
    </w:p>
    <w:p w:rsidR="00125963" w:rsidRPr="00304E00" w:rsidDel="00E47CFF" w:rsidRDefault="00125963" w:rsidP="00125963">
      <w:pPr>
        <w:spacing w:after="0"/>
        <w:ind w:left="1080"/>
        <w:rPr>
          <w:del w:id="803" w:author="Palacherla, Susmitha C (NONUS)" w:date="2018-01-16T20:52:00Z"/>
          <w:sz w:val="20"/>
          <w:szCs w:val="20"/>
        </w:rPr>
      </w:pPr>
      <w:del w:id="804" w:author="Palacherla, Susmitha C (NONUS)" w:date="2018-01-16T20:52:00Z">
        <w:r w:rsidRPr="00304E00" w:rsidDel="00E47CFF">
          <w:rPr>
            <w:sz w:val="20"/>
            <w:szCs w:val="20"/>
          </w:rPr>
          <w:delText xml:space="preserve">      ,S.[Start_Date]</w:delText>
        </w:r>
      </w:del>
    </w:p>
    <w:p w:rsidR="00125963" w:rsidRPr="00304E00" w:rsidDel="00E47CFF" w:rsidRDefault="00125963" w:rsidP="00125963">
      <w:pPr>
        <w:spacing w:after="0"/>
        <w:ind w:left="1080"/>
        <w:rPr>
          <w:del w:id="805" w:author="Palacherla, Susmitha C (NONUS)" w:date="2018-01-16T20:52:00Z"/>
          <w:sz w:val="20"/>
          <w:szCs w:val="20"/>
        </w:rPr>
      </w:pPr>
      <w:del w:id="806" w:author="Palacherla, Susmitha C (NONUS)" w:date="2018-01-16T20:52:00Z">
        <w:r w:rsidRPr="00304E00" w:rsidDel="00E47CFF">
          <w:rPr>
            <w:sz w:val="20"/>
            <w:szCs w:val="20"/>
          </w:rPr>
          <w:delText xml:space="preserve">      ,S.[Submitter_ID]</w:delText>
        </w:r>
      </w:del>
    </w:p>
    <w:p w:rsidR="00125963" w:rsidRPr="00304E00" w:rsidDel="00E47CFF" w:rsidRDefault="00125963" w:rsidP="00125963">
      <w:pPr>
        <w:spacing w:after="0"/>
        <w:ind w:left="1080"/>
        <w:rPr>
          <w:del w:id="807" w:author="Palacherla, Susmitha C (NONUS)" w:date="2018-01-16T20:52:00Z"/>
          <w:sz w:val="20"/>
          <w:szCs w:val="20"/>
        </w:rPr>
      </w:pPr>
      <w:del w:id="808" w:author="Palacherla, Susmitha C (NONUS)" w:date="2018-01-16T20:52:00Z">
        <w:r w:rsidRPr="00304E00" w:rsidDel="00E47CFF">
          <w:rPr>
            <w:sz w:val="20"/>
            <w:szCs w:val="20"/>
          </w:rPr>
          <w:delText xml:space="preserve">      ,S.[CSR_EMPID]</w:delText>
        </w:r>
      </w:del>
    </w:p>
    <w:p w:rsidR="00125963" w:rsidRPr="00304E00" w:rsidDel="00E47CFF" w:rsidRDefault="00125963" w:rsidP="00125963">
      <w:pPr>
        <w:spacing w:after="0"/>
        <w:ind w:left="1080"/>
        <w:rPr>
          <w:del w:id="809" w:author="Palacherla, Susmitha C (NONUS)" w:date="2018-01-16T20:52:00Z"/>
          <w:sz w:val="20"/>
          <w:szCs w:val="20"/>
        </w:rPr>
      </w:pPr>
      <w:del w:id="810" w:author="Palacherla, Susmitha C (NONUS)" w:date="2018-01-16T20:52:00Z">
        <w:r w:rsidRPr="00304E00" w:rsidDel="00E47CFF">
          <w:rPr>
            <w:sz w:val="20"/>
            <w:szCs w:val="20"/>
          </w:rPr>
          <w:delText xml:space="preserve">      ,S.[CSR_LANID]</w:delText>
        </w:r>
      </w:del>
    </w:p>
    <w:p w:rsidR="00125963" w:rsidRPr="00304E00" w:rsidDel="00E47CFF" w:rsidRDefault="00125963" w:rsidP="00125963">
      <w:pPr>
        <w:spacing w:after="0"/>
        <w:ind w:left="1080"/>
        <w:rPr>
          <w:del w:id="811" w:author="Palacherla, Susmitha C (NONUS)" w:date="2018-01-16T20:52:00Z"/>
          <w:sz w:val="20"/>
          <w:szCs w:val="20"/>
        </w:rPr>
      </w:pPr>
      <w:del w:id="812" w:author="Palacherla, Susmitha C (NONUS)" w:date="2018-01-16T20:52:00Z">
        <w:r w:rsidRPr="00304E00" w:rsidDel="00E47CFF">
          <w:rPr>
            <w:sz w:val="20"/>
            <w:szCs w:val="20"/>
          </w:rPr>
          <w:delText xml:space="preserve">      ,S.[CSR_Site]</w:delText>
        </w:r>
      </w:del>
    </w:p>
    <w:p w:rsidR="00125963" w:rsidRPr="00304E00" w:rsidDel="00E47CFF" w:rsidRDefault="00125963" w:rsidP="00125963">
      <w:pPr>
        <w:spacing w:after="0"/>
        <w:ind w:left="1080"/>
        <w:rPr>
          <w:del w:id="813" w:author="Palacherla, Susmitha C (NONUS)" w:date="2018-01-16T20:52:00Z"/>
          <w:sz w:val="20"/>
          <w:szCs w:val="20"/>
        </w:rPr>
      </w:pPr>
      <w:del w:id="814" w:author="Palacherla, Susmitha C (NONUS)" w:date="2018-01-16T20:52:00Z">
        <w:r w:rsidRPr="00304E00" w:rsidDel="00E47CFF">
          <w:rPr>
            <w:sz w:val="20"/>
            <w:szCs w:val="20"/>
          </w:rPr>
          <w:delText xml:space="preserve">      ,S.[Program]</w:delText>
        </w:r>
      </w:del>
    </w:p>
    <w:p w:rsidR="00125963" w:rsidRPr="00304E00" w:rsidDel="00E47CFF" w:rsidRDefault="00125963" w:rsidP="00125963">
      <w:pPr>
        <w:spacing w:after="0"/>
        <w:ind w:left="1080"/>
        <w:rPr>
          <w:del w:id="815" w:author="Palacherla, Susmitha C (NONUS)" w:date="2018-01-16T20:52:00Z"/>
          <w:sz w:val="20"/>
          <w:szCs w:val="20"/>
        </w:rPr>
      </w:pPr>
      <w:del w:id="816" w:author="Palacherla, Susmitha C (NONUS)" w:date="2018-01-16T20:52:00Z">
        <w:r w:rsidRPr="00304E00" w:rsidDel="00E47CFF">
          <w:rPr>
            <w:sz w:val="20"/>
            <w:szCs w:val="20"/>
          </w:rPr>
          <w:delText xml:space="preserve">      ,S.[CoachingReason_ID]</w:delText>
        </w:r>
      </w:del>
    </w:p>
    <w:p w:rsidR="00125963" w:rsidRPr="00304E00" w:rsidDel="00E47CFF" w:rsidRDefault="00125963" w:rsidP="00125963">
      <w:pPr>
        <w:spacing w:after="0"/>
        <w:ind w:left="1080"/>
        <w:rPr>
          <w:del w:id="817" w:author="Palacherla, Susmitha C (NONUS)" w:date="2018-01-16T20:52:00Z"/>
          <w:sz w:val="20"/>
          <w:szCs w:val="20"/>
        </w:rPr>
      </w:pPr>
      <w:del w:id="818" w:author="Palacherla, Susmitha C (NONUS)" w:date="2018-01-16T20:52:00Z">
        <w:r w:rsidRPr="00304E00" w:rsidDel="00E47CFF">
          <w:rPr>
            <w:sz w:val="20"/>
            <w:szCs w:val="20"/>
          </w:rPr>
          <w:delText xml:space="preserve">      ,S.[SubCoachingReason_ID]</w:delText>
        </w:r>
      </w:del>
    </w:p>
    <w:p w:rsidR="00125963" w:rsidRPr="00304E00" w:rsidDel="00E47CFF" w:rsidRDefault="00125963" w:rsidP="00125963">
      <w:pPr>
        <w:spacing w:after="0"/>
        <w:ind w:left="1080"/>
        <w:rPr>
          <w:del w:id="819" w:author="Palacherla, Susmitha C (NONUS)" w:date="2018-01-16T20:52:00Z"/>
          <w:sz w:val="20"/>
          <w:szCs w:val="20"/>
        </w:rPr>
      </w:pPr>
      <w:del w:id="820" w:author="Palacherla, Susmitha C (NONUS)" w:date="2018-01-16T20:52:00Z">
        <w:r w:rsidRPr="00304E00" w:rsidDel="00E47CFF">
          <w:rPr>
            <w:sz w:val="20"/>
            <w:szCs w:val="20"/>
          </w:rPr>
          <w:delText xml:space="preserve">      ,S.[Value]</w:delText>
        </w:r>
      </w:del>
    </w:p>
    <w:p w:rsidR="00125963" w:rsidRPr="00304E00" w:rsidDel="00E47CFF" w:rsidRDefault="00125963" w:rsidP="00125963">
      <w:pPr>
        <w:spacing w:after="0"/>
        <w:ind w:left="1080"/>
        <w:rPr>
          <w:del w:id="821" w:author="Palacherla, Susmitha C (NONUS)" w:date="2018-01-16T20:52:00Z"/>
          <w:sz w:val="20"/>
          <w:szCs w:val="20"/>
        </w:rPr>
      </w:pPr>
      <w:del w:id="822" w:author="Palacherla, Susmitha C (NONUS)" w:date="2018-01-16T20:52:00Z">
        <w:r w:rsidRPr="00304E00" w:rsidDel="00E47CFF">
          <w:rPr>
            <w:sz w:val="20"/>
            <w:szCs w:val="20"/>
          </w:rPr>
          <w:delText xml:space="preserve">      ,S.[TextDescription]</w:delText>
        </w:r>
      </w:del>
    </w:p>
    <w:p w:rsidR="00125963" w:rsidRPr="00304E00" w:rsidDel="00E47CFF" w:rsidRDefault="00125963" w:rsidP="00125963">
      <w:pPr>
        <w:spacing w:after="0"/>
        <w:ind w:left="1080"/>
        <w:rPr>
          <w:del w:id="823" w:author="Palacherla, Susmitha C (NONUS)" w:date="2018-01-16T20:52:00Z"/>
          <w:sz w:val="20"/>
          <w:szCs w:val="20"/>
        </w:rPr>
      </w:pPr>
      <w:del w:id="824" w:author="Palacherla, Susmitha C (NONUS)" w:date="2018-01-16T20:52:00Z">
        <w:r w:rsidRPr="00304E00" w:rsidDel="00E47CFF">
          <w:rPr>
            <w:sz w:val="20"/>
            <w:szCs w:val="20"/>
          </w:rPr>
          <w:delText xml:space="preserve">      ,S.[FileName]</w:delText>
        </w:r>
      </w:del>
    </w:p>
    <w:p w:rsidR="00125963" w:rsidRPr="00304E00" w:rsidDel="00E47CFF" w:rsidRDefault="00125963" w:rsidP="00125963">
      <w:pPr>
        <w:spacing w:after="0"/>
        <w:ind w:left="1080"/>
        <w:rPr>
          <w:del w:id="825" w:author="Palacherla, Susmitha C (NONUS)" w:date="2018-01-16T20:52:00Z"/>
          <w:sz w:val="20"/>
          <w:szCs w:val="20"/>
        </w:rPr>
      </w:pPr>
      <w:del w:id="826" w:author="Palacherla, Susmitha C (NONUS)" w:date="2018-01-16T20:52:00Z">
        <w:r w:rsidRPr="00304E00" w:rsidDel="00E47CFF">
          <w:rPr>
            <w:sz w:val="20"/>
            <w:szCs w:val="20"/>
          </w:rPr>
          <w:delText xml:space="preserve">      FROM [EC].[Generic_Coaching_Stage]S LEFT OUTER JOIN [EC].[Generic_Coaching_Fact]F</w:delText>
        </w:r>
      </w:del>
    </w:p>
    <w:p w:rsidR="00125963" w:rsidRPr="00304E00" w:rsidDel="00E47CFF" w:rsidRDefault="00125963" w:rsidP="00125963">
      <w:pPr>
        <w:spacing w:after="0"/>
        <w:ind w:left="1080"/>
        <w:rPr>
          <w:del w:id="827" w:author="Palacherla, Susmitha C (NONUS)" w:date="2018-01-16T20:52:00Z"/>
          <w:sz w:val="20"/>
          <w:szCs w:val="20"/>
        </w:rPr>
      </w:pPr>
      <w:del w:id="828" w:author="Palacherla, Susmitha C (NONUS)" w:date="2018-01-16T20:52:00Z">
        <w:r w:rsidRPr="00304E00" w:rsidDel="00E47CFF">
          <w:rPr>
            <w:sz w:val="20"/>
            <w:szCs w:val="20"/>
          </w:rPr>
          <w:delText xml:space="preserve">  ON S.[Report_ID]=F.[Report_ID]</w:delText>
        </w:r>
      </w:del>
    </w:p>
    <w:p w:rsidR="00125963" w:rsidRPr="00304E00" w:rsidDel="00E47CFF" w:rsidRDefault="00125963" w:rsidP="00125963">
      <w:pPr>
        <w:spacing w:after="0"/>
        <w:ind w:left="1080"/>
        <w:rPr>
          <w:del w:id="829" w:author="Palacherla, Susmitha C (NONUS)" w:date="2018-01-16T20:52:00Z"/>
          <w:sz w:val="20"/>
          <w:szCs w:val="20"/>
        </w:rPr>
      </w:pPr>
      <w:del w:id="830" w:author="Palacherla, Susmitha C (NONUS)" w:date="2018-01-16T20:52:00Z">
        <w:r w:rsidRPr="00304E00" w:rsidDel="00E47CFF">
          <w:rPr>
            <w:sz w:val="20"/>
            <w:szCs w:val="20"/>
          </w:rPr>
          <w:delText xml:space="preserve">  AND S.Report_Code = F.Report_Code</w:delText>
        </w:r>
      </w:del>
    </w:p>
    <w:p w:rsidR="00125963" w:rsidRPr="00304E00" w:rsidDel="00E47CFF" w:rsidRDefault="00125963" w:rsidP="00125963">
      <w:pPr>
        <w:spacing w:after="0"/>
        <w:ind w:left="1080"/>
        <w:rPr>
          <w:del w:id="831" w:author="Palacherla, Susmitha C (NONUS)" w:date="2018-01-16T20:52:00Z"/>
          <w:sz w:val="20"/>
          <w:szCs w:val="20"/>
        </w:rPr>
      </w:pPr>
      <w:del w:id="832" w:author="Palacherla, Susmitha C (NONUS)" w:date="2018-01-16T20:52:00Z">
        <w:r w:rsidRPr="00304E00" w:rsidDel="00E47CFF">
          <w:rPr>
            <w:sz w:val="20"/>
            <w:szCs w:val="20"/>
          </w:rPr>
          <w:delText xml:space="preserve">  WHERE F.[Report_ID] IS NULL AND F.Report_Code IS NULL</w:delText>
        </w:r>
      </w:del>
    </w:p>
    <w:p w:rsidR="00125963" w:rsidRPr="00304E00" w:rsidDel="00E47CFF" w:rsidRDefault="00125963" w:rsidP="00125963">
      <w:pPr>
        <w:spacing w:after="0"/>
        <w:ind w:left="1080"/>
        <w:rPr>
          <w:del w:id="833" w:author="Palacherla, Susmitha C (NONUS)" w:date="2018-01-16T20:52:00Z"/>
          <w:sz w:val="20"/>
          <w:szCs w:val="20"/>
        </w:rPr>
      </w:pPr>
      <w:del w:id="834" w:author="Palacherla, Susmitha C (NONUS)" w:date="2018-01-16T20:52:00Z">
        <w:r w:rsidRPr="00304E00" w:rsidDel="00E47CFF">
          <w:rPr>
            <w:sz w:val="20"/>
            <w:szCs w:val="20"/>
          </w:rPr>
          <w:delText>GO</w:delText>
        </w:r>
      </w:del>
    </w:p>
    <w:p w:rsidR="00125963" w:rsidRPr="00304E00" w:rsidDel="00E47CFF" w:rsidRDefault="00125963" w:rsidP="00125963">
      <w:pPr>
        <w:rPr>
          <w:del w:id="835" w:author="Palacherla, Susmitha C (NONUS)" w:date="2018-01-16T20:52:00Z"/>
          <w:sz w:val="20"/>
          <w:szCs w:val="20"/>
        </w:rPr>
      </w:pPr>
    </w:p>
    <w:p w:rsidR="00F44E3B" w:rsidRPr="005F0717" w:rsidRDefault="00F44E3B" w:rsidP="00125963">
      <w:pPr>
        <w:pStyle w:val="ListParagraph"/>
        <w:numPr>
          <w:ilvl w:val="0"/>
          <w:numId w:val="31"/>
        </w:numPr>
      </w:pPr>
      <w:r w:rsidRPr="005F0717">
        <w:t xml:space="preserve">SQL Task: Load </w:t>
      </w:r>
      <w:r>
        <w:rPr>
          <w:rFonts w:asciiTheme="minorHAnsi" w:hAnsiTheme="minorHAnsi" w:cs="Segoe UI"/>
          <w:color w:val="000000" w:themeColor="text1"/>
        </w:rPr>
        <w:t>Generic</w:t>
      </w:r>
      <w:r w:rsidRPr="005F0717">
        <w:t xml:space="preserve"> File List table</w:t>
      </w: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2A5DFA3" wp14:editId="508122CA">
            <wp:extent cx="1733550" cy="66675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F44E3B" w:rsidRDefault="00E47CFF" w:rsidP="00F44E3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ins w:id="836" w:author="Palacherla, Susmitha C (NONUS)" w:date="2018-01-16T20:52:00Z">
        <w:r>
          <w:rPr>
            <w:noProof/>
          </w:rPr>
          <w:lastRenderedPageBreak/>
          <w:drawing>
            <wp:inline distT="0" distB="0" distL="0" distR="0" wp14:anchorId="30B4739E" wp14:editId="6153395F">
              <wp:extent cx="5943600" cy="4341495"/>
              <wp:effectExtent l="0" t="0" r="0" b="1905"/>
              <wp:docPr id="62" name="Picture 6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43414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ins w:id="837" w:author="Palacherla, Susmitha C (NONUS)" w:date="2018-01-16T20:53:00Z"/>
          <w:rFonts w:ascii="Arial" w:hAnsi="Arial" w:cs="Arial"/>
          <w:sz w:val="24"/>
          <w:szCs w:val="24"/>
        </w:rPr>
      </w:pPr>
    </w:p>
    <w:p w:rsidR="00E47CFF" w:rsidRPr="00E47CFF" w:rsidRDefault="00E47CFF" w:rsidP="00E47CFF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ins w:id="838" w:author="Palacherla, Susmitha C (NONUS)" w:date="2018-01-16T20:53:00Z"/>
          <w:rFonts w:asciiTheme="minorHAnsi" w:hAnsiTheme="minorHAnsi" w:cs="Arial"/>
          <w:rPrChange w:id="839" w:author="Palacherla, Susmitha C (NONUS)" w:date="2018-01-16T20:53:00Z">
            <w:rPr>
              <w:ins w:id="840" w:author="Palacherla, Susmitha C (NONUS)" w:date="2018-01-16T20:53:00Z"/>
              <w:rFonts w:ascii="Arial" w:hAnsi="Arial" w:cs="Arial"/>
              <w:sz w:val="24"/>
              <w:szCs w:val="24"/>
            </w:rPr>
          </w:rPrChange>
        </w:rPr>
        <w:pPrChange w:id="841" w:author="Palacherla, Susmitha C (NONUS)" w:date="2018-01-16T20:53:00Z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PrChange>
      </w:pPr>
      <w:ins w:id="842" w:author="Palacherla, Susmitha C (NONUS)" w:date="2018-01-16T20:53:00Z">
        <w:r w:rsidRPr="00E47CFF">
          <w:rPr>
            <w:rFonts w:asciiTheme="minorHAnsi" w:hAnsiTheme="minorHAnsi" w:cs="Arial"/>
            <w:rPrChange w:id="843" w:author="Palacherla, Susmitha C (NONUS)" w:date="2018-01-16T20:53:00Z">
              <w:rPr>
                <w:rFonts w:ascii="Arial" w:hAnsi="Arial" w:cs="Arial"/>
                <w:sz w:val="24"/>
                <w:szCs w:val="24"/>
              </w:rPr>
            </w:rPrChange>
          </w:rPr>
          <w:t>INSERT INTO [EC]</w:t>
        </w:r>
        <w:proofErr w:type="gramStart"/>
        <w:r w:rsidRPr="00E47CFF">
          <w:rPr>
            <w:rFonts w:asciiTheme="minorHAnsi" w:hAnsiTheme="minorHAnsi" w:cs="Arial"/>
            <w:rPrChange w:id="844" w:author="Palacherla, Susmitha C (NONUS)" w:date="2018-01-16T20:53:00Z">
              <w:rPr>
                <w:rFonts w:ascii="Arial" w:hAnsi="Arial" w:cs="Arial"/>
                <w:sz w:val="24"/>
                <w:szCs w:val="24"/>
              </w:rPr>
            </w:rPrChange>
          </w:rPr>
          <w:t>.[</w:t>
        </w:r>
        <w:proofErr w:type="spellStart"/>
        <w:proofErr w:type="gramEnd"/>
        <w:r w:rsidRPr="00E47CFF">
          <w:rPr>
            <w:rFonts w:asciiTheme="minorHAnsi" w:hAnsiTheme="minorHAnsi" w:cs="Arial"/>
            <w:rPrChange w:id="845" w:author="Palacherla, Susmitha C (NONUS)" w:date="2018-01-16T20:53:00Z">
              <w:rPr>
                <w:rFonts w:ascii="Arial" w:hAnsi="Arial" w:cs="Arial"/>
                <w:sz w:val="24"/>
                <w:szCs w:val="24"/>
              </w:rPr>
            </w:rPrChange>
          </w:rPr>
          <w:t>Generic_FileList</w:t>
        </w:r>
        <w:proofErr w:type="spellEnd"/>
        <w:r w:rsidRPr="00E47CFF">
          <w:rPr>
            <w:rFonts w:asciiTheme="minorHAnsi" w:hAnsiTheme="minorHAnsi" w:cs="Arial"/>
            <w:rPrChange w:id="846" w:author="Palacherla, Susmitha C (NONUS)" w:date="2018-01-16T20:53:00Z">
              <w:rPr>
                <w:rFonts w:ascii="Arial" w:hAnsi="Arial" w:cs="Arial"/>
                <w:sz w:val="24"/>
                <w:szCs w:val="24"/>
              </w:rPr>
            </w:rPrChange>
          </w:rPr>
          <w:t>]</w:t>
        </w:r>
      </w:ins>
    </w:p>
    <w:p w:rsidR="00E47CFF" w:rsidRPr="00E47CFF" w:rsidRDefault="00E47CFF" w:rsidP="00E47CFF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ins w:id="847" w:author="Palacherla, Susmitha C (NONUS)" w:date="2018-01-16T20:53:00Z"/>
          <w:rFonts w:asciiTheme="minorHAnsi" w:hAnsiTheme="minorHAnsi" w:cs="Arial"/>
          <w:rPrChange w:id="848" w:author="Palacherla, Susmitha C (NONUS)" w:date="2018-01-16T20:53:00Z">
            <w:rPr>
              <w:ins w:id="849" w:author="Palacherla, Susmitha C (NONUS)" w:date="2018-01-16T20:53:00Z"/>
              <w:rFonts w:ascii="Arial" w:hAnsi="Arial" w:cs="Arial"/>
              <w:sz w:val="24"/>
              <w:szCs w:val="24"/>
            </w:rPr>
          </w:rPrChange>
        </w:rPr>
        <w:pPrChange w:id="850" w:author="Palacherla, Susmitha C (NONUS)" w:date="2018-01-16T20:53:00Z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PrChange>
      </w:pPr>
      <w:ins w:id="851" w:author="Palacherla, Susmitha C (NONUS)" w:date="2018-01-16T20:53:00Z">
        <w:r w:rsidRPr="00E47CFF">
          <w:rPr>
            <w:rFonts w:asciiTheme="minorHAnsi" w:hAnsiTheme="minorHAnsi" w:cs="Arial"/>
            <w:rPrChange w:id="852" w:author="Palacherla, Susmitha C (NONUS)" w:date="2018-01-16T20:53:00Z">
              <w:rPr>
                <w:rFonts w:ascii="Arial" w:hAnsi="Arial" w:cs="Arial"/>
                <w:sz w:val="24"/>
                <w:szCs w:val="24"/>
              </w:rPr>
            </w:rPrChange>
          </w:rPr>
          <w:t xml:space="preserve">           ([</w:t>
        </w:r>
        <w:proofErr w:type="spellStart"/>
        <w:r w:rsidRPr="00E47CFF">
          <w:rPr>
            <w:rFonts w:asciiTheme="minorHAnsi" w:hAnsiTheme="minorHAnsi" w:cs="Arial"/>
            <w:rPrChange w:id="853" w:author="Palacherla, Susmitha C (NONUS)" w:date="2018-01-16T20:53:00Z">
              <w:rPr>
                <w:rFonts w:ascii="Arial" w:hAnsi="Arial" w:cs="Arial"/>
                <w:sz w:val="24"/>
                <w:szCs w:val="24"/>
              </w:rPr>
            </w:rPrChange>
          </w:rPr>
          <w:t>File_Name</w:t>
        </w:r>
        <w:proofErr w:type="spellEnd"/>
        <w:r w:rsidRPr="00E47CFF">
          <w:rPr>
            <w:rFonts w:asciiTheme="minorHAnsi" w:hAnsiTheme="minorHAnsi" w:cs="Arial"/>
            <w:rPrChange w:id="854" w:author="Palacherla, Susmitha C (NONUS)" w:date="2018-01-16T20:53:00Z">
              <w:rPr>
                <w:rFonts w:ascii="Arial" w:hAnsi="Arial" w:cs="Arial"/>
                <w:sz w:val="24"/>
                <w:szCs w:val="24"/>
              </w:rPr>
            </w:rPrChange>
          </w:rPr>
          <w:t>]</w:t>
        </w:r>
      </w:ins>
    </w:p>
    <w:p w:rsidR="00E47CFF" w:rsidRPr="00E47CFF" w:rsidRDefault="00E47CFF" w:rsidP="00E47CFF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ins w:id="855" w:author="Palacherla, Susmitha C (NONUS)" w:date="2018-01-16T20:53:00Z"/>
          <w:rFonts w:asciiTheme="minorHAnsi" w:hAnsiTheme="minorHAnsi" w:cs="Arial"/>
          <w:rPrChange w:id="856" w:author="Palacherla, Susmitha C (NONUS)" w:date="2018-01-16T20:53:00Z">
            <w:rPr>
              <w:ins w:id="857" w:author="Palacherla, Susmitha C (NONUS)" w:date="2018-01-16T20:53:00Z"/>
              <w:rFonts w:ascii="Arial" w:hAnsi="Arial" w:cs="Arial"/>
              <w:sz w:val="24"/>
              <w:szCs w:val="24"/>
            </w:rPr>
          </w:rPrChange>
        </w:rPr>
        <w:pPrChange w:id="858" w:author="Palacherla, Susmitha C (NONUS)" w:date="2018-01-16T20:53:00Z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PrChange>
      </w:pPr>
      <w:ins w:id="859" w:author="Palacherla, Susmitha C (NONUS)" w:date="2018-01-16T20:53:00Z">
        <w:r w:rsidRPr="00E47CFF">
          <w:rPr>
            <w:rFonts w:asciiTheme="minorHAnsi" w:hAnsiTheme="minorHAnsi" w:cs="Arial"/>
            <w:rPrChange w:id="860" w:author="Palacherla, Susmitha C (NONUS)" w:date="2018-01-16T20:53:00Z">
              <w:rPr>
                <w:rFonts w:ascii="Arial" w:hAnsi="Arial" w:cs="Arial"/>
                <w:sz w:val="24"/>
                <w:szCs w:val="24"/>
              </w:rPr>
            </w:rPrChange>
          </w:rPr>
          <w:t xml:space="preserve">           </w:t>
        </w:r>
        <w:proofErr w:type="gramStart"/>
        <w:r w:rsidRPr="00E47CFF">
          <w:rPr>
            <w:rFonts w:asciiTheme="minorHAnsi" w:hAnsiTheme="minorHAnsi" w:cs="Arial"/>
            <w:rPrChange w:id="861" w:author="Palacherla, Susmitha C (NONUS)" w:date="2018-01-16T20:53:00Z">
              <w:rPr>
                <w:rFonts w:ascii="Arial" w:hAnsi="Arial" w:cs="Arial"/>
                <w:sz w:val="24"/>
                <w:szCs w:val="24"/>
              </w:rPr>
            </w:rPrChange>
          </w:rPr>
          <w:t>,[</w:t>
        </w:r>
        <w:proofErr w:type="spellStart"/>
        <w:proofErr w:type="gramEnd"/>
        <w:r w:rsidRPr="00E47CFF">
          <w:rPr>
            <w:rFonts w:asciiTheme="minorHAnsi" w:hAnsiTheme="minorHAnsi" w:cs="Arial"/>
            <w:rPrChange w:id="862" w:author="Palacherla, Susmitha C (NONUS)" w:date="2018-01-16T20:53:00Z">
              <w:rPr>
                <w:rFonts w:ascii="Arial" w:hAnsi="Arial" w:cs="Arial"/>
                <w:sz w:val="24"/>
                <w:szCs w:val="24"/>
              </w:rPr>
            </w:rPrChange>
          </w:rPr>
          <w:t>File_LoadDate</w:t>
        </w:r>
        <w:proofErr w:type="spellEnd"/>
        <w:r w:rsidRPr="00E47CFF">
          <w:rPr>
            <w:rFonts w:asciiTheme="minorHAnsi" w:hAnsiTheme="minorHAnsi" w:cs="Arial"/>
            <w:rPrChange w:id="863" w:author="Palacherla, Susmitha C (NONUS)" w:date="2018-01-16T20:53:00Z">
              <w:rPr>
                <w:rFonts w:ascii="Arial" w:hAnsi="Arial" w:cs="Arial"/>
                <w:sz w:val="24"/>
                <w:szCs w:val="24"/>
              </w:rPr>
            </w:rPrChange>
          </w:rPr>
          <w:t>]</w:t>
        </w:r>
      </w:ins>
    </w:p>
    <w:p w:rsidR="00E47CFF" w:rsidRPr="00E47CFF" w:rsidRDefault="00E47CFF" w:rsidP="00E47CFF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ins w:id="864" w:author="Palacherla, Susmitha C (NONUS)" w:date="2018-01-16T20:53:00Z"/>
          <w:rFonts w:asciiTheme="minorHAnsi" w:hAnsiTheme="minorHAnsi" w:cs="Arial"/>
          <w:rPrChange w:id="865" w:author="Palacherla, Susmitha C (NONUS)" w:date="2018-01-16T20:53:00Z">
            <w:rPr>
              <w:ins w:id="866" w:author="Palacherla, Susmitha C (NONUS)" w:date="2018-01-16T20:53:00Z"/>
              <w:rFonts w:ascii="Arial" w:hAnsi="Arial" w:cs="Arial"/>
              <w:sz w:val="24"/>
              <w:szCs w:val="24"/>
            </w:rPr>
          </w:rPrChange>
        </w:rPr>
        <w:pPrChange w:id="867" w:author="Palacherla, Susmitha C (NONUS)" w:date="2018-01-16T20:53:00Z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PrChange>
      </w:pPr>
      <w:ins w:id="868" w:author="Palacherla, Susmitha C (NONUS)" w:date="2018-01-16T20:53:00Z">
        <w:r w:rsidRPr="00E47CFF">
          <w:rPr>
            <w:rFonts w:asciiTheme="minorHAnsi" w:hAnsiTheme="minorHAnsi" w:cs="Arial"/>
            <w:rPrChange w:id="869" w:author="Palacherla, Susmitha C (NONUS)" w:date="2018-01-16T20:53:00Z">
              <w:rPr>
                <w:rFonts w:ascii="Arial" w:hAnsi="Arial" w:cs="Arial"/>
                <w:sz w:val="24"/>
                <w:szCs w:val="24"/>
              </w:rPr>
            </w:rPrChange>
          </w:rPr>
          <w:t xml:space="preserve">           </w:t>
        </w:r>
        <w:proofErr w:type="gramStart"/>
        <w:r w:rsidRPr="00E47CFF">
          <w:rPr>
            <w:rFonts w:asciiTheme="minorHAnsi" w:hAnsiTheme="minorHAnsi" w:cs="Arial"/>
            <w:rPrChange w:id="870" w:author="Palacherla, Susmitha C (NONUS)" w:date="2018-01-16T20:53:00Z">
              <w:rPr>
                <w:rFonts w:ascii="Arial" w:hAnsi="Arial" w:cs="Arial"/>
                <w:sz w:val="24"/>
                <w:szCs w:val="24"/>
              </w:rPr>
            </w:rPrChange>
          </w:rPr>
          <w:t>,[</w:t>
        </w:r>
        <w:proofErr w:type="spellStart"/>
        <w:proofErr w:type="gramEnd"/>
        <w:r w:rsidRPr="00E47CFF">
          <w:rPr>
            <w:rFonts w:asciiTheme="minorHAnsi" w:hAnsiTheme="minorHAnsi" w:cs="Arial"/>
            <w:rPrChange w:id="871" w:author="Palacherla, Susmitha C (NONUS)" w:date="2018-01-16T20:53:00Z">
              <w:rPr>
                <w:rFonts w:ascii="Arial" w:hAnsi="Arial" w:cs="Arial"/>
                <w:sz w:val="24"/>
                <w:szCs w:val="24"/>
              </w:rPr>
            </w:rPrChange>
          </w:rPr>
          <w:t>Count_Staged</w:t>
        </w:r>
        <w:proofErr w:type="spellEnd"/>
        <w:r w:rsidRPr="00E47CFF">
          <w:rPr>
            <w:rFonts w:asciiTheme="minorHAnsi" w:hAnsiTheme="minorHAnsi" w:cs="Arial"/>
            <w:rPrChange w:id="872" w:author="Palacherla, Susmitha C (NONUS)" w:date="2018-01-16T20:53:00Z">
              <w:rPr>
                <w:rFonts w:ascii="Arial" w:hAnsi="Arial" w:cs="Arial"/>
                <w:sz w:val="24"/>
                <w:szCs w:val="24"/>
              </w:rPr>
            </w:rPrChange>
          </w:rPr>
          <w:t>]</w:t>
        </w:r>
      </w:ins>
    </w:p>
    <w:p w:rsidR="00E47CFF" w:rsidRPr="00E47CFF" w:rsidRDefault="00E47CFF" w:rsidP="00E47CFF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ins w:id="873" w:author="Palacherla, Susmitha C (NONUS)" w:date="2018-01-16T20:53:00Z"/>
          <w:rFonts w:asciiTheme="minorHAnsi" w:hAnsiTheme="minorHAnsi" w:cs="Arial"/>
          <w:rPrChange w:id="874" w:author="Palacherla, Susmitha C (NONUS)" w:date="2018-01-16T20:53:00Z">
            <w:rPr>
              <w:ins w:id="875" w:author="Palacherla, Susmitha C (NONUS)" w:date="2018-01-16T20:53:00Z"/>
              <w:rFonts w:ascii="Arial" w:hAnsi="Arial" w:cs="Arial"/>
              <w:sz w:val="24"/>
              <w:szCs w:val="24"/>
            </w:rPr>
          </w:rPrChange>
        </w:rPr>
        <w:pPrChange w:id="876" w:author="Palacherla, Susmitha C (NONUS)" w:date="2018-01-16T20:53:00Z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PrChange>
      </w:pPr>
      <w:ins w:id="877" w:author="Palacherla, Susmitha C (NONUS)" w:date="2018-01-16T20:53:00Z">
        <w:r w:rsidRPr="00E47CFF">
          <w:rPr>
            <w:rFonts w:asciiTheme="minorHAnsi" w:hAnsiTheme="minorHAnsi" w:cs="Arial"/>
            <w:rPrChange w:id="878" w:author="Palacherla, Susmitha C (NONUS)" w:date="2018-01-16T20:53:00Z">
              <w:rPr>
                <w:rFonts w:ascii="Arial" w:hAnsi="Arial" w:cs="Arial"/>
                <w:sz w:val="24"/>
                <w:szCs w:val="24"/>
              </w:rPr>
            </w:rPrChange>
          </w:rPr>
          <w:t xml:space="preserve">           </w:t>
        </w:r>
        <w:proofErr w:type="gramStart"/>
        <w:r w:rsidRPr="00E47CFF">
          <w:rPr>
            <w:rFonts w:asciiTheme="minorHAnsi" w:hAnsiTheme="minorHAnsi" w:cs="Arial"/>
            <w:rPrChange w:id="879" w:author="Palacherla, Susmitha C (NONUS)" w:date="2018-01-16T20:53:00Z">
              <w:rPr>
                <w:rFonts w:ascii="Arial" w:hAnsi="Arial" w:cs="Arial"/>
                <w:sz w:val="24"/>
                <w:szCs w:val="24"/>
              </w:rPr>
            </w:rPrChange>
          </w:rPr>
          <w:t>,[</w:t>
        </w:r>
        <w:proofErr w:type="spellStart"/>
        <w:proofErr w:type="gramEnd"/>
        <w:r w:rsidRPr="00E47CFF">
          <w:rPr>
            <w:rFonts w:asciiTheme="minorHAnsi" w:hAnsiTheme="minorHAnsi" w:cs="Arial"/>
            <w:rPrChange w:id="880" w:author="Palacherla, Susmitha C (NONUS)" w:date="2018-01-16T20:53:00Z">
              <w:rPr>
                <w:rFonts w:ascii="Arial" w:hAnsi="Arial" w:cs="Arial"/>
                <w:sz w:val="24"/>
                <w:szCs w:val="24"/>
              </w:rPr>
            </w:rPrChange>
          </w:rPr>
          <w:t>Count_Loaded</w:t>
        </w:r>
        <w:proofErr w:type="spellEnd"/>
        <w:r w:rsidRPr="00E47CFF">
          <w:rPr>
            <w:rFonts w:asciiTheme="minorHAnsi" w:hAnsiTheme="minorHAnsi" w:cs="Arial"/>
            <w:rPrChange w:id="881" w:author="Palacherla, Susmitha C (NONUS)" w:date="2018-01-16T20:53:00Z">
              <w:rPr>
                <w:rFonts w:ascii="Arial" w:hAnsi="Arial" w:cs="Arial"/>
                <w:sz w:val="24"/>
                <w:szCs w:val="24"/>
              </w:rPr>
            </w:rPrChange>
          </w:rPr>
          <w:t>]</w:t>
        </w:r>
      </w:ins>
    </w:p>
    <w:p w:rsidR="00E47CFF" w:rsidRPr="00E47CFF" w:rsidRDefault="00E47CFF" w:rsidP="00E47CFF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ins w:id="882" w:author="Palacherla, Susmitha C (NONUS)" w:date="2018-01-16T20:53:00Z"/>
          <w:rFonts w:asciiTheme="minorHAnsi" w:hAnsiTheme="minorHAnsi" w:cs="Arial"/>
          <w:rPrChange w:id="883" w:author="Palacherla, Susmitha C (NONUS)" w:date="2018-01-16T20:53:00Z">
            <w:rPr>
              <w:ins w:id="884" w:author="Palacherla, Susmitha C (NONUS)" w:date="2018-01-16T20:53:00Z"/>
              <w:rFonts w:ascii="Arial" w:hAnsi="Arial" w:cs="Arial"/>
              <w:sz w:val="24"/>
              <w:szCs w:val="24"/>
            </w:rPr>
          </w:rPrChange>
        </w:rPr>
        <w:pPrChange w:id="885" w:author="Palacherla, Susmitha C (NONUS)" w:date="2018-01-16T20:53:00Z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PrChange>
      </w:pPr>
      <w:ins w:id="886" w:author="Palacherla, Susmitha C (NONUS)" w:date="2018-01-16T20:53:00Z">
        <w:r w:rsidRPr="00E47CFF">
          <w:rPr>
            <w:rFonts w:asciiTheme="minorHAnsi" w:hAnsiTheme="minorHAnsi" w:cs="Arial"/>
            <w:rPrChange w:id="887" w:author="Palacherla, Susmitha C (NONUS)" w:date="2018-01-16T20:53:00Z">
              <w:rPr>
                <w:rFonts w:ascii="Arial" w:hAnsi="Arial" w:cs="Arial"/>
                <w:sz w:val="24"/>
                <w:szCs w:val="24"/>
              </w:rPr>
            </w:rPrChange>
          </w:rPr>
          <w:t xml:space="preserve">            </w:t>
        </w:r>
        <w:proofErr w:type="gramStart"/>
        <w:r w:rsidRPr="00E47CFF">
          <w:rPr>
            <w:rFonts w:asciiTheme="minorHAnsi" w:hAnsiTheme="minorHAnsi" w:cs="Arial"/>
            <w:rPrChange w:id="888" w:author="Palacherla, Susmitha C (NONUS)" w:date="2018-01-16T20:53:00Z">
              <w:rPr>
                <w:rFonts w:ascii="Arial" w:hAnsi="Arial" w:cs="Arial"/>
                <w:sz w:val="24"/>
                <w:szCs w:val="24"/>
              </w:rPr>
            </w:rPrChange>
          </w:rPr>
          <w:t>,[</w:t>
        </w:r>
        <w:proofErr w:type="spellStart"/>
        <w:proofErr w:type="gramEnd"/>
        <w:r w:rsidRPr="00E47CFF">
          <w:rPr>
            <w:rFonts w:asciiTheme="minorHAnsi" w:hAnsiTheme="minorHAnsi" w:cs="Arial"/>
            <w:rPrChange w:id="889" w:author="Palacherla, Susmitha C (NONUS)" w:date="2018-01-16T20:53:00Z">
              <w:rPr>
                <w:rFonts w:ascii="Arial" w:hAnsi="Arial" w:cs="Arial"/>
                <w:sz w:val="24"/>
                <w:szCs w:val="24"/>
              </w:rPr>
            </w:rPrChange>
          </w:rPr>
          <w:t>Count_Rejected</w:t>
        </w:r>
        <w:proofErr w:type="spellEnd"/>
        <w:r w:rsidRPr="00E47CFF">
          <w:rPr>
            <w:rFonts w:asciiTheme="minorHAnsi" w:hAnsiTheme="minorHAnsi" w:cs="Arial"/>
            <w:rPrChange w:id="890" w:author="Palacherla, Susmitha C (NONUS)" w:date="2018-01-16T20:53:00Z">
              <w:rPr>
                <w:rFonts w:ascii="Arial" w:hAnsi="Arial" w:cs="Arial"/>
                <w:sz w:val="24"/>
                <w:szCs w:val="24"/>
              </w:rPr>
            </w:rPrChange>
          </w:rPr>
          <w:t>])</w:t>
        </w:r>
      </w:ins>
    </w:p>
    <w:p w:rsidR="00E47CFF" w:rsidRPr="00E47CFF" w:rsidRDefault="00E47CFF" w:rsidP="00E47CFF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ins w:id="891" w:author="Palacherla, Susmitha C (NONUS)" w:date="2018-01-16T20:53:00Z"/>
          <w:rFonts w:asciiTheme="minorHAnsi" w:hAnsiTheme="minorHAnsi" w:cs="Arial"/>
          <w:rPrChange w:id="892" w:author="Palacherla, Susmitha C (NONUS)" w:date="2018-01-16T20:53:00Z">
            <w:rPr>
              <w:ins w:id="893" w:author="Palacherla, Susmitha C (NONUS)" w:date="2018-01-16T20:53:00Z"/>
              <w:rFonts w:ascii="Arial" w:hAnsi="Arial" w:cs="Arial"/>
              <w:sz w:val="24"/>
              <w:szCs w:val="24"/>
            </w:rPr>
          </w:rPrChange>
        </w:rPr>
        <w:pPrChange w:id="894" w:author="Palacherla, Susmitha C (NONUS)" w:date="2018-01-16T20:53:00Z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PrChange>
      </w:pPr>
      <w:ins w:id="895" w:author="Palacherla, Susmitha C (NONUS)" w:date="2018-01-16T20:53:00Z">
        <w:r w:rsidRPr="00E47CFF">
          <w:rPr>
            <w:rFonts w:asciiTheme="minorHAnsi" w:hAnsiTheme="minorHAnsi" w:cs="Arial"/>
            <w:rPrChange w:id="896" w:author="Palacherla, Susmitha C (NONUS)" w:date="2018-01-16T20:53:00Z">
              <w:rPr>
                <w:rFonts w:ascii="Arial" w:hAnsi="Arial" w:cs="Arial"/>
                <w:sz w:val="24"/>
                <w:szCs w:val="24"/>
              </w:rPr>
            </w:rPrChange>
          </w:rPr>
          <w:t xml:space="preserve">  VALUES (?</w:t>
        </w:r>
        <w:proofErr w:type="gramStart"/>
        <w:r w:rsidRPr="00E47CFF">
          <w:rPr>
            <w:rFonts w:asciiTheme="minorHAnsi" w:hAnsiTheme="minorHAnsi" w:cs="Arial"/>
            <w:rPrChange w:id="897" w:author="Palacherla, Susmitha C (NONUS)" w:date="2018-01-16T20:53:00Z">
              <w:rPr>
                <w:rFonts w:ascii="Arial" w:hAnsi="Arial" w:cs="Arial"/>
                <w:sz w:val="24"/>
                <w:szCs w:val="24"/>
              </w:rPr>
            </w:rPrChange>
          </w:rPr>
          <w:t>,</w:t>
        </w:r>
        <w:proofErr w:type="spellStart"/>
        <w:r w:rsidRPr="00E47CFF">
          <w:rPr>
            <w:rFonts w:asciiTheme="minorHAnsi" w:hAnsiTheme="minorHAnsi" w:cs="Arial"/>
            <w:rPrChange w:id="898" w:author="Palacherla, Susmitha C (NONUS)" w:date="2018-01-16T20:53:00Z">
              <w:rPr>
                <w:rFonts w:ascii="Arial" w:hAnsi="Arial" w:cs="Arial"/>
                <w:sz w:val="24"/>
                <w:szCs w:val="24"/>
              </w:rPr>
            </w:rPrChange>
          </w:rPr>
          <w:t>GetDate</w:t>
        </w:r>
        <w:proofErr w:type="spellEnd"/>
        <w:proofErr w:type="gramEnd"/>
        <w:r w:rsidRPr="00E47CFF">
          <w:rPr>
            <w:rFonts w:asciiTheme="minorHAnsi" w:hAnsiTheme="minorHAnsi" w:cs="Arial"/>
            <w:rPrChange w:id="899" w:author="Palacherla, Susmitha C (NONUS)" w:date="2018-01-16T20:53:00Z">
              <w:rPr>
                <w:rFonts w:ascii="Arial" w:hAnsi="Arial" w:cs="Arial"/>
                <w:sz w:val="24"/>
                <w:szCs w:val="24"/>
              </w:rPr>
            </w:rPrChange>
          </w:rPr>
          <w:t>(), ?, ?,?)</w:t>
        </w:r>
      </w:ins>
    </w:p>
    <w:p w:rsidR="00E47CFF" w:rsidRDefault="00E47CFF" w:rsidP="00F44E3B">
      <w:pPr>
        <w:widowControl w:val="0"/>
        <w:autoSpaceDE w:val="0"/>
        <w:autoSpaceDN w:val="0"/>
        <w:adjustRightInd w:val="0"/>
        <w:spacing w:after="0" w:line="240" w:lineRule="auto"/>
        <w:rPr>
          <w:ins w:id="900" w:author="Palacherla, Susmitha C (NONUS)" w:date="2018-01-16T20:54:00Z"/>
          <w:rFonts w:ascii="Arial" w:hAnsi="Arial" w:cs="Arial"/>
          <w:sz w:val="24"/>
          <w:szCs w:val="24"/>
        </w:rPr>
      </w:pPr>
    </w:p>
    <w:p w:rsidR="00E47CFF" w:rsidRDefault="00E47CFF" w:rsidP="00F44E3B">
      <w:pPr>
        <w:widowControl w:val="0"/>
        <w:autoSpaceDE w:val="0"/>
        <w:autoSpaceDN w:val="0"/>
        <w:adjustRightInd w:val="0"/>
        <w:spacing w:after="0" w:line="240" w:lineRule="auto"/>
        <w:rPr>
          <w:ins w:id="901" w:author="Palacherla, Susmitha C (NONUS)" w:date="2018-01-16T20:53:00Z"/>
          <w:rFonts w:ascii="Arial" w:hAnsi="Arial" w:cs="Arial"/>
          <w:sz w:val="24"/>
          <w:szCs w:val="24"/>
        </w:rPr>
      </w:pPr>
      <w:ins w:id="902" w:author="Palacherla, Susmitha C (NONUS)" w:date="2018-01-16T20:54:00Z">
        <w:r>
          <w:rPr>
            <w:noProof/>
          </w:rPr>
          <w:lastRenderedPageBreak/>
          <w:drawing>
            <wp:inline distT="0" distB="0" distL="0" distR="0" wp14:anchorId="5D1E361D" wp14:editId="00A011B7">
              <wp:extent cx="5334000" cy="1685925"/>
              <wp:effectExtent l="0" t="0" r="0" b="9525"/>
              <wp:docPr id="63" name="Picture 6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334000" cy="16859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E47CFF" w:rsidRPr="00E60F7F" w:rsidRDefault="00E47CFF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F44E3B">
      <w:pPr>
        <w:pStyle w:val="ListParagraph"/>
        <w:numPr>
          <w:ilvl w:val="0"/>
          <w:numId w:val="31"/>
        </w:numPr>
        <w:rPr>
          <w:ins w:id="903" w:author="Palacherla, Susmitha C (NONUS)" w:date="2018-01-16T20:54:00Z"/>
        </w:rPr>
      </w:pPr>
      <w:r w:rsidRPr="005F0717">
        <w:t xml:space="preserve">File System Task: </w:t>
      </w:r>
      <w:del w:id="904" w:author="Palacherla, Susmitha C (NONUS)" w:date="2018-01-16T20:58:00Z">
        <w:r w:rsidRPr="005F0717" w:rsidDel="00455B85">
          <w:delText>Move file to backup folder</w:delText>
        </w:r>
      </w:del>
      <w:ins w:id="905" w:author="Palacherla, Susmitha C (NONUS)" w:date="2018-01-16T20:58:00Z">
        <w:r w:rsidR="00455B85">
          <w:t>Delete File</w:t>
        </w:r>
      </w:ins>
    </w:p>
    <w:p w:rsidR="00E47CFF" w:rsidRPr="005F0717" w:rsidRDefault="00E47CFF" w:rsidP="00E47CFF">
      <w:pPr>
        <w:pPrChange w:id="906" w:author="Palacherla, Susmitha C (NONUS)" w:date="2018-01-16T20:54:00Z">
          <w:pPr>
            <w:pStyle w:val="ListParagraph"/>
            <w:numPr>
              <w:numId w:val="31"/>
            </w:numPr>
            <w:ind w:left="1440" w:hanging="360"/>
          </w:pPr>
        </w:pPrChange>
      </w:pPr>
      <w:ins w:id="907" w:author="Palacherla, Susmitha C (NONUS)" w:date="2018-01-16T20:54:00Z">
        <w:r>
          <w:t xml:space="preserve">               </w:t>
        </w:r>
        <w:r>
          <w:rPr>
            <w:noProof/>
          </w:rPr>
          <w:drawing>
            <wp:inline distT="0" distB="0" distL="0" distR="0" wp14:anchorId="47B17325" wp14:editId="52A04D30">
              <wp:extent cx="5734050" cy="2352675"/>
              <wp:effectExtent l="0" t="0" r="0" b="9525"/>
              <wp:docPr id="64" name="Picture 6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4050" cy="23526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F44E3B" w:rsidRPr="001A3FAA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Pr="00C242D2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562F06" w:rsidRPr="00562F06" w:rsidRDefault="00562F06" w:rsidP="00562F0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908" w:author="Palacherla, Susmitha C (NONUS)" w:date="2018-01-16T21:00:00Z"/>
          <w:rFonts w:ascii="Times New Roman" w:hAnsi="Times New Roman"/>
          <w:sz w:val="24"/>
          <w:szCs w:val="24"/>
        </w:rPr>
      </w:pPr>
    </w:p>
    <w:p w:rsidR="00562F06" w:rsidRPr="00562F06" w:rsidRDefault="00562F06" w:rsidP="00562F06">
      <w:pPr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contextualSpacing/>
        <w:rPr>
          <w:ins w:id="909" w:author="Palacherla, Susmitha C (NONUS)" w:date="2018-01-16T21:00:00Z"/>
          <w:rFonts w:ascii="Times New Roman" w:hAnsi="Times New Roman"/>
          <w:b/>
        </w:rPr>
      </w:pPr>
      <w:ins w:id="910" w:author="Palacherla, Susmitha C (NONUS)" w:date="2018-01-16T21:00:00Z">
        <w:r w:rsidRPr="00562F06">
          <w:rPr>
            <w:rFonts w:ascii="Times New Roman" w:hAnsi="Times New Roman"/>
            <w:b/>
          </w:rPr>
          <w:t>For</w:t>
        </w:r>
        <w:r w:rsidR="0052207E">
          <w:rPr>
            <w:rFonts w:ascii="Times New Roman" w:hAnsi="Times New Roman"/>
            <w:b/>
          </w:rPr>
          <w:t xml:space="preserve"> </w:t>
        </w:r>
        <w:r w:rsidRPr="00562F06">
          <w:rPr>
            <w:rFonts w:ascii="Times New Roman" w:hAnsi="Times New Roman"/>
            <w:b/>
          </w:rPr>
          <w:t>each Loop Container ( Encrypt failed files)</w:t>
        </w:r>
      </w:ins>
    </w:p>
    <w:p w:rsidR="00562F06" w:rsidRPr="00562F06" w:rsidRDefault="00562F06" w:rsidP="00562F06">
      <w:pPr>
        <w:widowControl w:val="0"/>
        <w:autoSpaceDE w:val="0"/>
        <w:autoSpaceDN w:val="0"/>
        <w:adjustRightInd w:val="0"/>
        <w:spacing w:after="0" w:line="240" w:lineRule="auto"/>
        <w:rPr>
          <w:ins w:id="911" w:author="Palacherla, Susmitha C (NONUS)" w:date="2018-01-16T21:00:00Z"/>
          <w:rFonts w:ascii="Times New Roman" w:hAnsi="Times New Roman"/>
          <w:b/>
        </w:rPr>
      </w:pPr>
    </w:p>
    <w:p w:rsidR="00562F06" w:rsidRPr="00562F06" w:rsidRDefault="00562F06" w:rsidP="00562F06">
      <w:pPr>
        <w:rPr>
          <w:ins w:id="912" w:author="Palacherla, Susmitha C (NONUS)" w:date="2018-01-16T21:00:00Z"/>
          <w:rFonts w:ascii="Times New Roman" w:hAnsi="Times New Roman"/>
          <w:b/>
        </w:rPr>
      </w:pPr>
      <w:ins w:id="913" w:author="Palacherla, Susmitha C (NONUS)" w:date="2018-01-16T21:00:00Z">
        <w:r w:rsidRPr="00562F06">
          <w:rPr>
            <w:rFonts w:ascii="Times New Roman" w:hAnsi="Times New Roman"/>
            <w:b/>
          </w:rPr>
          <w:t>Summary of Steps</w:t>
        </w:r>
      </w:ins>
    </w:p>
    <w:p w:rsidR="00562F06" w:rsidRPr="00562F06" w:rsidRDefault="00562F06" w:rsidP="00562F06">
      <w:pPr>
        <w:numPr>
          <w:ilvl w:val="0"/>
          <w:numId w:val="39"/>
        </w:numPr>
        <w:contextualSpacing/>
        <w:rPr>
          <w:ins w:id="914" w:author="Palacherla, Susmitha C (NONUS)" w:date="2018-01-16T21:00:00Z"/>
          <w:rFonts w:ascii="Times New Roman" w:hAnsi="Times New Roman"/>
        </w:rPr>
      </w:pPr>
      <w:ins w:id="915" w:author="Palacherla, Susmitha C (NONUS)" w:date="2018-01-16T21:00:00Z">
        <w:r w:rsidRPr="00562F06">
          <w:rPr>
            <w:rFonts w:ascii="Times New Roman" w:hAnsi="Times New Roman"/>
          </w:rPr>
          <w:t xml:space="preserve">File system task – Encrypt failed files </w:t>
        </w:r>
      </w:ins>
    </w:p>
    <w:p w:rsidR="00562F06" w:rsidRPr="00562F06" w:rsidRDefault="00562F06" w:rsidP="00562F06">
      <w:pPr>
        <w:numPr>
          <w:ilvl w:val="0"/>
          <w:numId w:val="39"/>
        </w:numPr>
        <w:contextualSpacing/>
        <w:rPr>
          <w:ins w:id="916" w:author="Palacherla, Susmitha C (NONUS)" w:date="2018-01-16T21:00:00Z"/>
          <w:rFonts w:ascii="Times New Roman" w:hAnsi="Times New Roman"/>
        </w:rPr>
      </w:pPr>
      <w:ins w:id="917" w:author="Palacherla, Susmitha C (NONUS)" w:date="2018-01-16T21:00:00Z">
        <w:r w:rsidRPr="00562F06">
          <w:rPr>
            <w:rFonts w:ascii="Times New Roman" w:hAnsi="Times New Roman"/>
          </w:rPr>
          <w:t>Script task - Pause 10 seconds</w:t>
        </w:r>
      </w:ins>
    </w:p>
    <w:p w:rsidR="00562F06" w:rsidRPr="00562F06" w:rsidRDefault="00562F06" w:rsidP="00562F06">
      <w:pPr>
        <w:widowControl w:val="0"/>
        <w:autoSpaceDE w:val="0"/>
        <w:autoSpaceDN w:val="0"/>
        <w:adjustRightInd w:val="0"/>
        <w:spacing w:after="0" w:line="240" w:lineRule="auto"/>
        <w:rPr>
          <w:ins w:id="918" w:author="Palacherla, Susmitha C (NONUS)" w:date="2018-01-16T21:00:00Z"/>
          <w:rFonts w:ascii="Times New Roman" w:hAnsi="Times New Roman"/>
          <w:b/>
          <w:sz w:val="24"/>
          <w:szCs w:val="24"/>
        </w:rPr>
      </w:pPr>
    </w:p>
    <w:p w:rsidR="00562F06" w:rsidRPr="00562F06" w:rsidRDefault="00562F06" w:rsidP="00562F06">
      <w:pPr>
        <w:rPr>
          <w:ins w:id="919" w:author="Palacherla, Susmitha C (NONUS)" w:date="2018-01-16T21:00:00Z"/>
          <w:rFonts w:ascii="Times New Roman" w:hAnsi="Times New Roman"/>
          <w:b/>
        </w:rPr>
      </w:pPr>
      <w:ins w:id="920" w:author="Palacherla, Susmitha C (NONUS)" w:date="2018-01-16T21:00:00Z">
        <w:r w:rsidRPr="00562F06">
          <w:rPr>
            <w:rFonts w:ascii="Times New Roman" w:hAnsi="Times New Roman"/>
            <w:b/>
          </w:rPr>
          <w:t>Details</w:t>
        </w:r>
      </w:ins>
    </w:p>
    <w:p w:rsidR="00562F06" w:rsidRPr="00562F06" w:rsidRDefault="00562F06" w:rsidP="00562F06">
      <w:pPr>
        <w:spacing w:after="0"/>
        <w:rPr>
          <w:ins w:id="921" w:author="Palacherla, Susmitha C (NONUS)" w:date="2018-01-16T21:00:00Z"/>
          <w:rFonts w:ascii="Times New Roman" w:hAnsi="Times New Roman"/>
        </w:rPr>
      </w:pPr>
      <w:ins w:id="922" w:author="Palacherla, Susmitha C (NONUS)" w:date="2018-01-16T21:00:00Z">
        <w:r w:rsidRPr="00562F06">
          <w:rPr>
            <w:rFonts w:ascii="Times New Roman" w:hAnsi="Times New Roman"/>
          </w:rPr>
          <w:t>Container: For</w:t>
        </w:r>
        <w:r w:rsidR="0052207E">
          <w:rPr>
            <w:rFonts w:ascii="Times New Roman" w:hAnsi="Times New Roman"/>
          </w:rPr>
          <w:t xml:space="preserve"> each </w:t>
        </w:r>
        <w:r w:rsidRPr="00562F06">
          <w:rPr>
            <w:rFonts w:ascii="Times New Roman" w:hAnsi="Times New Roman"/>
          </w:rPr>
          <w:t xml:space="preserve">File Loop </w:t>
        </w:r>
      </w:ins>
    </w:p>
    <w:p w:rsidR="00562F06" w:rsidRPr="00562F06" w:rsidRDefault="00562F06" w:rsidP="00562F06">
      <w:pPr>
        <w:spacing w:after="0"/>
        <w:rPr>
          <w:ins w:id="923" w:author="Palacherla, Susmitha C (NONUS)" w:date="2018-01-16T21:00:00Z"/>
          <w:rFonts w:ascii="Times New Roman" w:hAnsi="Times New Roman"/>
        </w:rPr>
      </w:pPr>
      <w:ins w:id="924" w:author="Palacherla, Susmitha C (NONUS)" w:date="2018-01-16T21:00:00Z">
        <w:r w:rsidRPr="00562F06">
          <w:rPr>
            <w:rFonts w:ascii="Times New Roman" w:hAnsi="Times New Roman"/>
          </w:rPr>
          <w:lastRenderedPageBreak/>
          <w:t xml:space="preserve">                   Precedence Constraint - Completion</w:t>
        </w:r>
      </w:ins>
    </w:p>
    <w:p w:rsidR="00562F06" w:rsidRPr="00562F06" w:rsidRDefault="00562F06" w:rsidP="00562F06">
      <w:pPr>
        <w:spacing w:after="0"/>
        <w:ind w:left="1080"/>
        <w:rPr>
          <w:ins w:id="925" w:author="Palacherla, Susmitha C (NONUS)" w:date="2018-01-16T21:00:00Z"/>
          <w:rFonts w:ascii="Times New Roman" w:hAnsi="Times New Roman"/>
        </w:rPr>
      </w:pPr>
      <w:ins w:id="926" w:author="Palacherla, Susmitha C (NONUS)" w:date="2018-01-16T21:00:00Z">
        <w:r w:rsidRPr="00562F06">
          <w:rPr>
            <w:rFonts w:ascii="Times New Roman" w:hAnsi="Times New Roman"/>
          </w:rPr>
          <w:t>Folder: \\f3420-ecldbp01\data\coaching\</w:t>
        </w:r>
      </w:ins>
      <w:ins w:id="927" w:author="Palacherla, Susmitha C (NONUS)" w:date="2018-01-16T21:01:00Z">
        <w:r w:rsidR="0052207E">
          <w:rPr>
            <w:rFonts w:ascii="Times New Roman" w:hAnsi="Times New Roman"/>
          </w:rPr>
          <w:t>Generic</w:t>
        </w:r>
      </w:ins>
      <w:ins w:id="928" w:author="Palacherla, Susmitha C (NONUS)" w:date="2018-01-16T21:00:00Z">
        <w:r w:rsidRPr="00562F06">
          <w:rPr>
            <w:rFonts w:ascii="Times New Roman" w:hAnsi="Times New Roman"/>
          </w:rPr>
          <w:t>\Decrypt_out\</w:t>
        </w:r>
      </w:ins>
    </w:p>
    <w:p w:rsidR="00562F06" w:rsidRPr="00562F06" w:rsidRDefault="00562F06" w:rsidP="00562F06">
      <w:pPr>
        <w:spacing w:after="0"/>
        <w:ind w:left="1080"/>
        <w:rPr>
          <w:ins w:id="929" w:author="Palacherla, Susmitha C (NONUS)" w:date="2018-01-16T21:00:00Z"/>
          <w:rFonts w:ascii="Times New Roman" w:hAnsi="Times New Roman"/>
        </w:rPr>
      </w:pPr>
      <w:ins w:id="930" w:author="Palacherla, Susmitha C (NONUS)" w:date="2018-01-16T21:00:00Z">
        <w:r w:rsidRPr="00562F06">
          <w:rPr>
            <w:rFonts w:ascii="Times New Roman" w:hAnsi="Times New Roman"/>
          </w:rPr>
          <w:t xml:space="preserve">Files: </w:t>
        </w:r>
        <w:proofErr w:type="gramStart"/>
        <w:r w:rsidRPr="00562F06">
          <w:rPr>
            <w:rFonts w:ascii="Times New Roman" w:hAnsi="Times New Roman"/>
          </w:rPr>
          <w:t>eCL</w:t>
        </w:r>
        <w:proofErr w:type="gramEnd"/>
        <w:r w:rsidRPr="00562F06">
          <w:rPr>
            <w:rFonts w:ascii="Times New Roman" w:hAnsi="Times New Roman"/>
          </w:rPr>
          <w:t>*.csv</w:t>
        </w:r>
      </w:ins>
    </w:p>
    <w:p w:rsidR="00562F06" w:rsidRPr="00562F06" w:rsidRDefault="00562F06" w:rsidP="00562F06">
      <w:pPr>
        <w:spacing w:after="0"/>
        <w:ind w:left="1080"/>
        <w:rPr>
          <w:ins w:id="931" w:author="Palacherla, Susmitha C (NONUS)" w:date="2018-01-16T21:00:00Z"/>
          <w:rFonts w:ascii="Times New Roman" w:hAnsi="Times New Roman"/>
        </w:rPr>
      </w:pPr>
      <w:ins w:id="932" w:author="Palacherla, Susmitha C (NONUS)" w:date="2018-01-16T21:00:00Z">
        <w:r w:rsidRPr="00562F06">
          <w:rPr>
            <w:rFonts w:ascii="Times New Roman" w:hAnsi="Times New Roman"/>
          </w:rPr>
          <w:t>Retrieve file name: Name and Extension</w:t>
        </w:r>
      </w:ins>
    </w:p>
    <w:p w:rsidR="00562F06" w:rsidRPr="00562F06" w:rsidRDefault="00562F06" w:rsidP="00562F06">
      <w:pPr>
        <w:spacing w:after="0"/>
        <w:ind w:left="1080"/>
        <w:rPr>
          <w:ins w:id="933" w:author="Palacherla, Susmitha C (NONUS)" w:date="2018-01-16T21:00:00Z"/>
          <w:rFonts w:ascii="Times New Roman" w:hAnsi="Times New Roman"/>
        </w:rPr>
      </w:pPr>
    </w:p>
    <w:p w:rsidR="00562F06" w:rsidRPr="00562F06" w:rsidRDefault="00562F06" w:rsidP="00562F06">
      <w:pPr>
        <w:numPr>
          <w:ilvl w:val="0"/>
          <w:numId w:val="40"/>
        </w:numPr>
        <w:contextualSpacing/>
        <w:rPr>
          <w:ins w:id="934" w:author="Palacherla, Susmitha C (NONUS)" w:date="2018-01-16T21:00:00Z"/>
          <w:rFonts w:ascii="Times New Roman" w:hAnsi="Times New Roman"/>
        </w:rPr>
      </w:pPr>
      <w:ins w:id="935" w:author="Palacherla, Susmitha C (NONUS)" w:date="2018-01-16T21:00:00Z">
        <w:r w:rsidRPr="00562F06">
          <w:rPr>
            <w:rFonts w:ascii="Times New Roman" w:hAnsi="Times New Roman"/>
          </w:rPr>
          <w:t>File system task – Encrypt files</w:t>
        </w:r>
      </w:ins>
    </w:p>
    <w:p w:rsidR="00562F06" w:rsidRPr="00562F06" w:rsidRDefault="00562F06" w:rsidP="00562F0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936" w:author="Palacherla, Susmitha C (NONUS)" w:date="2018-01-16T21:00:00Z"/>
          <w:rFonts w:ascii="Times New Roman" w:hAnsi="Times New Roman"/>
          <w:sz w:val="24"/>
          <w:szCs w:val="24"/>
        </w:rPr>
      </w:pPr>
      <w:ins w:id="937" w:author="Palacherla, Susmitha C (NONUS)" w:date="2018-01-16T21:00:00Z">
        <w:r w:rsidRPr="00562F06">
          <w:rPr>
            <w:noProof/>
          </w:rPr>
          <w:t xml:space="preserve"> </w:t>
        </w:r>
        <w:r w:rsidRPr="00562F06">
          <w:rPr>
            <w:noProof/>
          </w:rPr>
          <w:drawing>
            <wp:inline distT="0" distB="0" distL="0" distR="0" wp14:anchorId="118BB9BD" wp14:editId="386130D6">
              <wp:extent cx="5686425" cy="2981325"/>
              <wp:effectExtent l="0" t="0" r="9525" b="9525"/>
              <wp:docPr id="67" name="Picture 6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6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86425" cy="29813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562F06" w:rsidRPr="00562F06" w:rsidRDefault="00562F06" w:rsidP="00562F0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938" w:author="Palacherla, Susmitha C (NONUS)" w:date="2018-01-16T21:00:00Z"/>
          <w:rFonts w:ascii="Times New Roman" w:hAnsi="Times New Roman"/>
          <w:sz w:val="24"/>
          <w:szCs w:val="24"/>
        </w:rPr>
      </w:pPr>
    </w:p>
    <w:p w:rsidR="00562F06" w:rsidRPr="00562F06" w:rsidRDefault="00562F06" w:rsidP="00562F0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939" w:author="Palacherla, Susmitha C (NONUS)" w:date="2018-01-16T21:00:00Z"/>
          <w:rFonts w:ascii="Times New Roman" w:hAnsi="Times New Roman"/>
        </w:rPr>
      </w:pPr>
    </w:p>
    <w:p w:rsidR="00562F06" w:rsidRPr="00562F06" w:rsidRDefault="00562F06" w:rsidP="00562F0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940" w:author="Palacherla, Susmitha C (NONUS)" w:date="2018-01-16T21:00:00Z"/>
          <w:rFonts w:ascii="Times New Roman" w:hAnsi="Times New Roman"/>
          <w:sz w:val="24"/>
          <w:szCs w:val="24"/>
        </w:rPr>
      </w:pPr>
    </w:p>
    <w:p w:rsidR="00562F06" w:rsidRPr="00562F06" w:rsidRDefault="00562F06" w:rsidP="00562F0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941" w:author="Palacherla, Susmitha C (NONUS)" w:date="2018-01-16T21:00:00Z"/>
          <w:rFonts w:ascii="Times New Roman" w:hAnsi="Times New Roman"/>
          <w:sz w:val="24"/>
          <w:szCs w:val="24"/>
        </w:rPr>
      </w:pPr>
    </w:p>
    <w:p w:rsidR="00562F06" w:rsidRPr="00562F06" w:rsidRDefault="00562F06" w:rsidP="00562F06">
      <w:pPr>
        <w:numPr>
          <w:ilvl w:val="0"/>
          <w:numId w:val="40"/>
        </w:numPr>
        <w:contextualSpacing/>
        <w:rPr>
          <w:ins w:id="942" w:author="Palacherla, Susmitha C (NONUS)" w:date="2018-01-16T21:00:00Z"/>
          <w:rFonts w:ascii="Times New Roman" w:hAnsi="Times New Roman"/>
        </w:rPr>
      </w:pPr>
      <w:ins w:id="943" w:author="Palacherla, Susmitha C (NONUS)" w:date="2018-01-16T21:00:00Z">
        <w:r w:rsidRPr="00562F06">
          <w:rPr>
            <w:rFonts w:ascii="Times New Roman" w:hAnsi="Times New Roman"/>
          </w:rPr>
          <w:t>Script  task- Pause 10 secs</w:t>
        </w:r>
      </w:ins>
    </w:p>
    <w:p w:rsidR="00562F06" w:rsidRPr="00562F06" w:rsidRDefault="00562F06" w:rsidP="00562F06">
      <w:pPr>
        <w:ind w:left="720"/>
        <w:rPr>
          <w:ins w:id="944" w:author="Palacherla, Susmitha C (NONUS)" w:date="2018-01-16T21:00:00Z"/>
          <w:rFonts w:ascii="Times New Roman" w:hAnsi="Times New Roman"/>
        </w:rPr>
      </w:pPr>
      <w:ins w:id="945" w:author="Palacherla, Susmitha C (NONUS)" w:date="2018-01-16T21:00:00Z">
        <w:r w:rsidRPr="00562F06">
          <w:rPr>
            <w:noProof/>
          </w:rPr>
          <w:drawing>
            <wp:inline distT="0" distB="0" distL="0" distR="0" wp14:anchorId="039B412C" wp14:editId="761FF26C">
              <wp:extent cx="4762500" cy="1238250"/>
              <wp:effectExtent l="0" t="0" r="0" b="0"/>
              <wp:docPr id="68" name="Picture 6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62500" cy="12382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562F06" w:rsidRPr="00562F06" w:rsidRDefault="00562F06" w:rsidP="00562F06">
      <w:pPr>
        <w:autoSpaceDE w:val="0"/>
        <w:autoSpaceDN w:val="0"/>
        <w:adjustRightInd w:val="0"/>
        <w:spacing w:after="0" w:line="240" w:lineRule="auto"/>
        <w:rPr>
          <w:ins w:id="946" w:author="Palacherla, Susmitha C (NONUS)" w:date="2018-01-16T21:00:00Z"/>
          <w:rFonts w:ascii="Consolas" w:hAnsi="Consolas" w:cs="Consolas"/>
          <w:color w:val="000000"/>
          <w:sz w:val="19"/>
          <w:szCs w:val="19"/>
        </w:rPr>
      </w:pPr>
      <w:ins w:id="947" w:author="Palacherla, Susmitha C (NONUS)" w:date="2018-01-16T21:00:00Z">
        <w:r w:rsidRPr="00562F06">
          <w:rPr>
            <w:rFonts w:ascii="Consolas" w:hAnsi="Consolas" w:cs="Consolas"/>
            <w:color w:val="000000"/>
            <w:sz w:val="19"/>
            <w:szCs w:val="19"/>
          </w:rPr>
          <w:t xml:space="preserve">        </w:t>
        </w:r>
        <w:proofErr w:type="gramStart"/>
        <w:r w:rsidRPr="00562F06">
          <w:rPr>
            <w:rFonts w:ascii="Consolas" w:hAnsi="Consolas" w:cs="Consolas"/>
            <w:color w:val="0000FF"/>
            <w:sz w:val="19"/>
            <w:szCs w:val="19"/>
          </w:rPr>
          <w:t>public</w:t>
        </w:r>
        <w:proofErr w:type="gramEnd"/>
        <w:r w:rsidRPr="00562F06">
          <w:rPr>
            <w:rFonts w:ascii="Consolas" w:hAnsi="Consolas" w:cs="Consolas"/>
            <w:color w:val="000000"/>
            <w:sz w:val="19"/>
            <w:szCs w:val="19"/>
          </w:rPr>
          <w:t xml:space="preserve"> </w:t>
        </w:r>
        <w:r w:rsidRPr="00562F06">
          <w:rPr>
            <w:rFonts w:ascii="Consolas" w:hAnsi="Consolas" w:cs="Consolas"/>
            <w:color w:val="0000FF"/>
            <w:sz w:val="19"/>
            <w:szCs w:val="19"/>
          </w:rPr>
          <w:t>void</w:t>
        </w:r>
        <w:r w:rsidRPr="00562F06">
          <w:rPr>
            <w:rFonts w:ascii="Consolas" w:hAnsi="Consolas" w:cs="Consolas"/>
            <w:color w:val="000000"/>
            <w:sz w:val="19"/>
            <w:szCs w:val="19"/>
          </w:rPr>
          <w:t xml:space="preserve"> Main()</w:t>
        </w:r>
      </w:ins>
    </w:p>
    <w:p w:rsidR="00562F06" w:rsidRPr="00562F06" w:rsidRDefault="00562F06" w:rsidP="00562F06">
      <w:pPr>
        <w:autoSpaceDE w:val="0"/>
        <w:autoSpaceDN w:val="0"/>
        <w:adjustRightInd w:val="0"/>
        <w:spacing w:after="0" w:line="240" w:lineRule="auto"/>
        <w:rPr>
          <w:ins w:id="948" w:author="Palacherla, Susmitha C (NONUS)" w:date="2018-01-16T21:00:00Z"/>
          <w:rFonts w:ascii="Consolas" w:hAnsi="Consolas" w:cs="Consolas"/>
          <w:color w:val="000000"/>
          <w:sz w:val="19"/>
          <w:szCs w:val="19"/>
        </w:rPr>
      </w:pPr>
      <w:ins w:id="949" w:author="Palacherla, Susmitha C (NONUS)" w:date="2018-01-16T21:00:00Z">
        <w:r w:rsidRPr="00562F06">
          <w:rPr>
            <w:rFonts w:ascii="Consolas" w:hAnsi="Consolas" w:cs="Consolas"/>
            <w:color w:val="000000"/>
            <w:sz w:val="19"/>
            <w:szCs w:val="19"/>
          </w:rPr>
          <w:t xml:space="preserve">        {</w:t>
        </w:r>
      </w:ins>
    </w:p>
    <w:p w:rsidR="00562F06" w:rsidRPr="00562F06" w:rsidRDefault="00562F06" w:rsidP="00562F06">
      <w:pPr>
        <w:autoSpaceDE w:val="0"/>
        <w:autoSpaceDN w:val="0"/>
        <w:adjustRightInd w:val="0"/>
        <w:spacing w:after="0" w:line="240" w:lineRule="auto"/>
        <w:rPr>
          <w:ins w:id="950" w:author="Palacherla, Susmitha C (NONUS)" w:date="2018-01-16T21:00:00Z"/>
          <w:rFonts w:ascii="Consolas" w:hAnsi="Consolas" w:cs="Consolas"/>
          <w:color w:val="000000"/>
          <w:sz w:val="19"/>
          <w:szCs w:val="19"/>
        </w:rPr>
      </w:pPr>
      <w:ins w:id="951" w:author="Palacherla, Susmitha C (NONUS)" w:date="2018-01-16T21:00:00Z">
        <w:r w:rsidRPr="00562F06">
          <w:rPr>
            <w:rFonts w:ascii="Consolas" w:hAnsi="Consolas" w:cs="Consolas"/>
            <w:color w:val="000000"/>
            <w:sz w:val="19"/>
            <w:szCs w:val="19"/>
          </w:rPr>
          <w:t xml:space="preserve">            </w:t>
        </w:r>
        <w:r w:rsidRPr="00562F06">
          <w:rPr>
            <w:rFonts w:ascii="Consolas" w:hAnsi="Consolas" w:cs="Consolas"/>
            <w:color w:val="008000"/>
            <w:sz w:val="19"/>
            <w:szCs w:val="19"/>
          </w:rPr>
          <w:t>// TODO: Add your code here</w:t>
        </w:r>
      </w:ins>
    </w:p>
    <w:p w:rsidR="00562F06" w:rsidRPr="00562F06" w:rsidRDefault="00562F06" w:rsidP="00562F06">
      <w:pPr>
        <w:autoSpaceDE w:val="0"/>
        <w:autoSpaceDN w:val="0"/>
        <w:adjustRightInd w:val="0"/>
        <w:spacing w:after="0" w:line="240" w:lineRule="auto"/>
        <w:rPr>
          <w:ins w:id="952" w:author="Palacherla, Susmitha C (NONUS)" w:date="2018-01-16T21:00:00Z"/>
          <w:rFonts w:ascii="Consolas" w:hAnsi="Consolas" w:cs="Consolas"/>
          <w:color w:val="000000"/>
          <w:sz w:val="19"/>
          <w:szCs w:val="19"/>
        </w:rPr>
      </w:pPr>
      <w:ins w:id="953" w:author="Palacherla, Susmitha C (NONUS)" w:date="2018-01-16T21:00:00Z">
        <w:r w:rsidRPr="00562F06">
          <w:rPr>
            <w:rFonts w:ascii="Consolas" w:hAnsi="Consolas" w:cs="Consolas"/>
            <w:color w:val="000000"/>
            <w:sz w:val="19"/>
            <w:szCs w:val="19"/>
          </w:rPr>
          <w:t xml:space="preserve">            </w:t>
        </w:r>
        <w:r w:rsidRPr="00562F06">
          <w:rPr>
            <w:rFonts w:ascii="Consolas" w:hAnsi="Consolas" w:cs="Consolas"/>
            <w:color w:val="008000"/>
            <w:sz w:val="19"/>
            <w:szCs w:val="19"/>
          </w:rPr>
          <w:t xml:space="preserve">// Sleep for 10 </w:t>
        </w:r>
        <w:proofErr w:type="gramStart"/>
        <w:r w:rsidRPr="00562F06">
          <w:rPr>
            <w:rFonts w:ascii="Consolas" w:hAnsi="Consolas" w:cs="Consolas"/>
            <w:color w:val="008000"/>
            <w:sz w:val="19"/>
            <w:szCs w:val="19"/>
          </w:rPr>
          <w:t>seconds  (</w:t>
        </w:r>
        <w:proofErr w:type="gramEnd"/>
        <w:r w:rsidRPr="00562F06">
          <w:rPr>
            <w:rFonts w:ascii="Consolas" w:hAnsi="Consolas" w:cs="Consolas"/>
            <w:color w:val="008000"/>
            <w:sz w:val="19"/>
            <w:szCs w:val="19"/>
          </w:rPr>
          <w:t>*1000)</w:t>
        </w:r>
      </w:ins>
    </w:p>
    <w:p w:rsidR="00562F06" w:rsidRPr="00562F06" w:rsidRDefault="00562F06" w:rsidP="00562F06">
      <w:pPr>
        <w:autoSpaceDE w:val="0"/>
        <w:autoSpaceDN w:val="0"/>
        <w:adjustRightInd w:val="0"/>
        <w:spacing w:after="0" w:line="240" w:lineRule="auto"/>
        <w:rPr>
          <w:ins w:id="954" w:author="Palacherla, Susmitha C (NONUS)" w:date="2018-01-16T21:00:00Z"/>
          <w:rFonts w:ascii="Consolas" w:hAnsi="Consolas" w:cs="Consolas"/>
          <w:color w:val="000000"/>
          <w:sz w:val="19"/>
          <w:szCs w:val="19"/>
        </w:rPr>
      </w:pPr>
      <w:ins w:id="955" w:author="Palacherla, Susmitha C (NONUS)" w:date="2018-01-16T21:00:00Z">
        <w:r w:rsidRPr="00562F06">
          <w:rPr>
            <w:rFonts w:ascii="Consolas" w:hAnsi="Consolas" w:cs="Consolas"/>
            <w:color w:val="000000"/>
            <w:sz w:val="19"/>
            <w:szCs w:val="19"/>
          </w:rPr>
          <w:t xml:space="preserve">            </w:t>
        </w:r>
        <w:proofErr w:type="spellStart"/>
        <w:proofErr w:type="gramStart"/>
        <w:r w:rsidRPr="00562F06">
          <w:rPr>
            <w:rFonts w:ascii="Consolas" w:hAnsi="Consolas" w:cs="Consolas"/>
            <w:color w:val="000000"/>
            <w:sz w:val="19"/>
            <w:szCs w:val="19"/>
          </w:rPr>
          <w:t>System.Threading.</w:t>
        </w:r>
        <w:r w:rsidRPr="00562F06">
          <w:rPr>
            <w:rFonts w:ascii="Consolas" w:hAnsi="Consolas" w:cs="Consolas"/>
            <w:color w:val="2B91AF"/>
            <w:sz w:val="19"/>
            <w:szCs w:val="19"/>
          </w:rPr>
          <w:t>Thread</w:t>
        </w:r>
        <w:r w:rsidRPr="00562F06">
          <w:rPr>
            <w:rFonts w:ascii="Consolas" w:hAnsi="Consolas" w:cs="Consolas"/>
            <w:color w:val="000000"/>
            <w:sz w:val="19"/>
            <w:szCs w:val="19"/>
          </w:rPr>
          <w:t>.Sleep</w:t>
        </w:r>
        <w:proofErr w:type="spellEnd"/>
        <w:r w:rsidRPr="00562F06">
          <w:rPr>
            <w:rFonts w:ascii="Consolas" w:hAnsi="Consolas" w:cs="Consolas"/>
            <w:color w:val="000000"/>
            <w:sz w:val="19"/>
            <w:szCs w:val="19"/>
          </w:rPr>
          <w:t>(</w:t>
        </w:r>
        <w:proofErr w:type="gramEnd"/>
        <w:r w:rsidRPr="00562F06">
          <w:rPr>
            <w:rFonts w:ascii="Consolas" w:hAnsi="Consolas" w:cs="Consolas"/>
            <w:color w:val="000000"/>
            <w:sz w:val="19"/>
            <w:szCs w:val="19"/>
          </w:rPr>
          <w:t>10000);</w:t>
        </w:r>
      </w:ins>
    </w:p>
    <w:p w:rsidR="00562F06" w:rsidRPr="00562F06" w:rsidRDefault="00562F06" w:rsidP="00562F06">
      <w:pPr>
        <w:autoSpaceDE w:val="0"/>
        <w:autoSpaceDN w:val="0"/>
        <w:adjustRightInd w:val="0"/>
        <w:spacing w:after="0" w:line="240" w:lineRule="auto"/>
        <w:rPr>
          <w:ins w:id="956" w:author="Palacherla, Susmitha C (NONUS)" w:date="2018-01-16T21:00:00Z"/>
          <w:rFonts w:ascii="Consolas" w:hAnsi="Consolas" w:cs="Consolas"/>
          <w:color w:val="000000"/>
          <w:sz w:val="19"/>
          <w:szCs w:val="19"/>
        </w:rPr>
      </w:pPr>
      <w:ins w:id="957" w:author="Palacherla, Susmitha C (NONUS)" w:date="2018-01-16T21:00:00Z">
        <w:r w:rsidRPr="00562F06">
          <w:rPr>
            <w:rFonts w:ascii="Consolas" w:hAnsi="Consolas" w:cs="Consolas"/>
            <w:color w:val="000000"/>
            <w:sz w:val="19"/>
            <w:szCs w:val="19"/>
          </w:rPr>
          <w:t xml:space="preserve">            </w:t>
        </w:r>
        <w:proofErr w:type="spellStart"/>
        <w:r w:rsidRPr="00562F06">
          <w:rPr>
            <w:rFonts w:ascii="Consolas" w:hAnsi="Consolas" w:cs="Consolas"/>
            <w:color w:val="000000"/>
            <w:sz w:val="19"/>
            <w:szCs w:val="19"/>
          </w:rPr>
          <w:t>Dts.TaskResult</w:t>
        </w:r>
        <w:proofErr w:type="spellEnd"/>
        <w:r w:rsidRPr="00562F06">
          <w:rPr>
            <w:rFonts w:ascii="Consolas" w:hAnsi="Consolas" w:cs="Consolas"/>
            <w:color w:val="000000"/>
            <w:sz w:val="19"/>
            <w:szCs w:val="19"/>
          </w:rPr>
          <w:t xml:space="preserve"> = (</w:t>
        </w:r>
        <w:proofErr w:type="spellStart"/>
        <w:r w:rsidRPr="00562F06">
          <w:rPr>
            <w:rFonts w:ascii="Consolas" w:hAnsi="Consolas" w:cs="Consolas"/>
            <w:color w:val="0000FF"/>
            <w:sz w:val="19"/>
            <w:szCs w:val="19"/>
          </w:rPr>
          <w:t>int</w:t>
        </w:r>
        <w:proofErr w:type="spellEnd"/>
        <w:proofErr w:type="gramStart"/>
        <w:r w:rsidRPr="00562F06">
          <w:rPr>
            <w:rFonts w:ascii="Consolas" w:hAnsi="Consolas" w:cs="Consolas"/>
            <w:color w:val="000000"/>
            <w:sz w:val="19"/>
            <w:szCs w:val="19"/>
          </w:rPr>
          <w:t>)</w:t>
        </w:r>
        <w:proofErr w:type="spellStart"/>
        <w:r w:rsidRPr="00562F06">
          <w:rPr>
            <w:rFonts w:ascii="Consolas" w:hAnsi="Consolas" w:cs="Consolas"/>
            <w:color w:val="2B91AF"/>
            <w:sz w:val="19"/>
            <w:szCs w:val="19"/>
          </w:rPr>
          <w:t>ScriptResults</w:t>
        </w:r>
        <w:r w:rsidRPr="00562F06">
          <w:rPr>
            <w:rFonts w:ascii="Consolas" w:hAnsi="Consolas" w:cs="Consolas"/>
            <w:color w:val="000000"/>
            <w:sz w:val="19"/>
            <w:szCs w:val="19"/>
          </w:rPr>
          <w:t>.Success</w:t>
        </w:r>
        <w:proofErr w:type="spellEnd"/>
        <w:proofErr w:type="gramEnd"/>
        <w:r w:rsidRPr="00562F06">
          <w:rPr>
            <w:rFonts w:ascii="Consolas" w:hAnsi="Consolas" w:cs="Consolas"/>
            <w:color w:val="000000"/>
            <w:sz w:val="19"/>
            <w:szCs w:val="19"/>
          </w:rPr>
          <w:t>;</w:t>
        </w:r>
      </w:ins>
    </w:p>
    <w:p w:rsidR="00562F06" w:rsidRPr="00562F06" w:rsidRDefault="00562F06" w:rsidP="00562F06">
      <w:pPr>
        <w:autoSpaceDE w:val="0"/>
        <w:autoSpaceDN w:val="0"/>
        <w:adjustRightInd w:val="0"/>
        <w:spacing w:after="0" w:line="240" w:lineRule="auto"/>
        <w:rPr>
          <w:ins w:id="958" w:author="Palacherla, Susmitha C (NONUS)" w:date="2018-01-16T21:00:00Z"/>
          <w:rFonts w:ascii="Consolas" w:hAnsi="Consolas" w:cs="Consolas"/>
          <w:color w:val="000000"/>
          <w:sz w:val="19"/>
          <w:szCs w:val="19"/>
        </w:rPr>
      </w:pPr>
      <w:ins w:id="959" w:author="Palacherla, Susmitha C (NONUS)" w:date="2018-01-16T21:00:00Z">
        <w:r w:rsidRPr="00562F06">
          <w:rPr>
            <w:rFonts w:ascii="Consolas" w:hAnsi="Consolas" w:cs="Consolas"/>
            <w:color w:val="000000"/>
            <w:sz w:val="19"/>
            <w:szCs w:val="19"/>
          </w:rPr>
          <w:t xml:space="preserve">        }</w:t>
        </w:r>
      </w:ins>
    </w:p>
    <w:p w:rsidR="00F44E3B" w:rsidDel="0052207E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del w:id="960" w:author="Palacherla, Susmitha C (NONUS)" w:date="2018-01-16T21:01:00Z"/>
          <w:rFonts w:ascii="Arial" w:hAnsi="Arial" w:cs="Arial"/>
          <w:sz w:val="24"/>
          <w:szCs w:val="24"/>
        </w:rPr>
      </w:pPr>
    </w:p>
    <w:p w:rsidR="00F44E3B" w:rsidDel="0052207E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del w:id="961" w:author="Palacherla, Susmitha C (NONUS)" w:date="2018-01-16T21:01:00Z"/>
          <w:rFonts w:ascii="Arial" w:hAnsi="Arial" w:cs="Arial"/>
          <w:sz w:val="24"/>
          <w:szCs w:val="24"/>
        </w:rPr>
      </w:pPr>
    </w:p>
    <w:p w:rsidR="00F44E3B" w:rsidDel="0052207E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del w:id="962" w:author="Palacherla, Susmitha C (NONUS)" w:date="2018-01-16T21:01:00Z"/>
          <w:rFonts w:ascii="Arial" w:hAnsi="Arial" w:cs="Arial"/>
          <w:sz w:val="24"/>
          <w:szCs w:val="24"/>
        </w:rPr>
      </w:pPr>
    </w:p>
    <w:p w:rsidR="00F44E3B" w:rsidDel="0052207E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del w:id="963" w:author="Palacherla, Susmitha C (NONUS)" w:date="2018-01-16T21:01:00Z"/>
          <w:rFonts w:ascii="Arial" w:hAnsi="Arial" w:cs="Arial"/>
          <w:sz w:val="24"/>
          <w:szCs w:val="24"/>
        </w:rPr>
      </w:pPr>
    </w:p>
    <w:p w:rsidR="00F44E3B" w:rsidDel="0052207E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del w:id="964" w:author="Palacherla, Susmitha C (NONUS)" w:date="2018-01-16T21:01:00Z"/>
          <w:rFonts w:ascii="Arial" w:hAnsi="Arial" w:cs="Arial"/>
          <w:sz w:val="24"/>
          <w:szCs w:val="24"/>
        </w:rPr>
      </w:pPr>
    </w:p>
    <w:p w:rsidR="00E47CFF" w:rsidDel="0052207E" w:rsidRDefault="00E47CFF" w:rsidP="004D3B66">
      <w:pPr>
        <w:widowControl w:val="0"/>
        <w:autoSpaceDE w:val="0"/>
        <w:autoSpaceDN w:val="0"/>
        <w:adjustRightInd w:val="0"/>
        <w:spacing w:after="0" w:line="240" w:lineRule="auto"/>
        <w:rPr>
          <w:del w:id="965" w:author="Palacherla, Susmitha C (NONUS)" w:date="2018-01-16T21:01:00Z"/>
          <w:rFonts w:ascii="Arial" w:hAnsi="Arial" w:cs="Arial"/>
          <w:sz w:val="24"/>
          <w:szCs w:val="24"/>
        </w:rPr>
      </w:pPr>
    </w:p>
    <w:p w:rsidR="001822D4" w:rsidDel="0052207E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del w:id="966" w:author="Palacherla, Susmitha C (NONUS)" w:date="2018-01-16T21:01:00Z"/>
          <w:rFonts w:ascii="Arial" w:hAnsi="Arial" w:cs="Arial"/>
          <w:sz w:val="24"/>
          <w:szCs w:val="24"/>
        </w:rPr>
      </w:pPr>
    </w:p>
    <w:p w:rsidR="00BE2E93" w:rsidRPr="00932115" w:rsidRDefault="00304E00" w:rsidP="00C35C7E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  <w:pPrChange w:id="967" w:author="Palacherla, Susmitha C (NONUS)" w:date="2018-01-16T20:41:00Z">
          <w:pPr>
            <w:pStyle w:val="ListParagraph"/>
            <w:widowControl w:val="0"/>
            <w:numPr>
              <w:ilvl w:val="3"/>
              <w:numId w:val="36"/>
            </w:numPr>
            <w:autoSpaceDE w:val="0"/>
            <w:autoSpaceDN w:val="0"/>
            <w:adjustRightInd w:val="0"/>
            <w:spacing w:after="0" w:line="240" w:lineRule="auto"/>
            <w:ind w:left="1548" w:hanging="648"/>
          </w:pPr>
        </w:pPrChange>
      </w:pPr>
      <w:r>
        <w:rPr>
          <w:rFonts w:asciiTheme="minorHAnsi" w:hAnsiTheme="minorHAnsi" w:cs="Arial"/>
          <w:b/>
        </w:rPr>
        <w:t>P</w:t>
      </w:r>
      <w:r w:rsidR="00BE2E93">
        <w:rPr>
          <w:rFonts w:asciiTheme="minorHAnsi" w:hAnsiTheme="minorHAnsi" w:cs="Arial"/>
          <w:b/>
        </w:rPr>
        <w:t>ackage Content(Event Handlers)</w:t>
      </w:r>
    </w:p>
    <w:p w:rsidR="004D3B66" w:rsidRPr="004A6D60" w:rsidRDefault="004D3B66" w:rsidP="004A6D60">
      <w:pPr>
        <w:spacing w:after="0"/>
        <w:ind w:left="1080"/>
      </w:pPr>
    </w:p>
    <w:p w:rsidR="007931F8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95088D" w:rsidRPr="00445632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Theme="minorHAnsi" w:hAnsiTheme="minorHAnsi" w:cs="Arial"/>
        </w:rPr>
      </w:pPr>
      <w:r w:rsidRPr="00445632">
        <w:rPr>
          <w:rFonts w:asciiTheme="minorHAnsi" w:hAnsiTheme="minorHAnsi" w:cs="Arial"/>
        </w:rPr>
        <w:t>Executable</w:t>
      </w:r>
      <w:r>
        <w:rPr>
          <w:rFonts w:asciiTheme="minorHAnsi" w:hAnsiTheme="minorHAnsi" w:cs="Arial"/>
        </w:rPr>
        <w:t>s</w:t>
      </w:r>
      <w:r w:rsidRPr="00445632">
        <w:rPr>
          <w:rFonts w:asciiTheme="minorHAnsi" w:hAnsiTheme="minorHAnsi" w:cs="Arial"/>
        </w:rPr>
        <w:t xml:space="preserve">: </w:t>
      </w:r>
      <w:r w:rsidR="00B307B1">
        <w:rPr>
          <w:rFonts w:asciiTheme="minorHAnsi" w:hAnsiTheme="minorHAnsi" w:cs="Segoe UI"/>
          <w:color w:val="000000" w:themeColor="text1"/>
        </w:rPr>
        <w:t>Generic</w:t>
      </w:r>
      <w:r w:rsidR="00D03711">
        <w:rPr>
          <w:rFonts w:asciiTheme="minorHAnsi" w:hAnsiTheme="minorHAnsi" w:cs="Segoe UI"/>
          <w:color w:val="000000" w:themeColor="text1"/>
        </w:rPr>
        <w:t xml:space="preserve"> </w:t>
      </w:r>
      <w:r w:rsidR="00E44A57">
        <w:rPr>
          <w:rFonts w:asciiTheme="minorHAnsi" w:hAnsiTheme="minorHAnsi" w:cs="Arial"/>
        </w:rPr>
        <w:t>_Coaching</w:t>
      </w:r>
    </w:p>
    <w:p w:rsidR="0095088D" w:rsidRPr="00445632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Theme="minorHAnsi" w:hAnsiTheme="minorHAnsi" w:cs="Arial"/>
        </w:rPr>
      </w:pPr>
      <w:proofErr w:type="spellStart"/>
      <w:r w:rsidRPr="00445632">
        <w:rPr>
          <w:rFonts w:asciiTheme="minorHAnsi" w:hAnsiTheme="minorHAnsi" w:cs="Arial"/>
        </w:rPr>
        <w:t>EventHandler</w:t>
      </w:r>
      <w:proofErr w:type="spellEnd"/>
      <w:r w:rsidRPr="00445632">
        <w:rPr>
          <w:rFonts w:asciiTheme="minorHAnsi" w:hAnsiTheme="minorHAnsi" w:cs="Arial"/>
        </w:rPr>
        <w:t xml:space="preserve">: </w:t>
      </w:r>
      <w:proofErr w:type="spellStart"/>
      <w:r w:rsidRPr="00445632">
        <w:rPr>
          <w:rFonts w:asciiTheme="minorHAnsi" w:hAnsiTheme="minorHAnsi" w:cs="Arial"/>
        </w:rPr>
        <w:t>OntaskFailed</w:t>
      </w:r>
      <w:proofErr w:type="spellEnd"/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E44A57" w:rsidRDefault="00E44A57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E44A57" w:rsidRDefault="004D62E8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2F77E41" wp14:editId="150CE814">
            <wp:extent cx="3922776" cy="1828800"/>
            <wp:effectExtent l="0" t="0" r="190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2277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95088D" w:rsidRDefault="0095088D" w:rsidP="00304E00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A8452AE" wp14:editId="7164DB16">
            <wp:extent cx="5138928" cy="1828800"/>
            <wp:effectExtent l="0" t="0" r="508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3892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8D" w:rsidRPr="00C242D2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B307B1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FEB4038" wp14:editId="5D520530">
            <wp:extent cx="3410712" cy="1828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1071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326CC" w:rsidRPr="0027630C" w:rsidRDefault="002326CC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968" w:name="_Toc503899853"/>
      <w:r w:rsidRPr="0027630C">
        <w:rPr>
          <w:rFonts w:ascii="Calibri" w:hAnsi="Calibri" w:cs="Times New Roman"/>
          <w:color w:val="auto"/>
        </w:rPr>
        <w:lastRenderedPageBreak/>
        <w:t>Tables</w:t>
      </w:r>
      <w:bookmarkEnd w:id="968"/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2326CC" w:rsidRPr="00E5799B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2326CC" w:rsidRPr="00E5799B" w:rsidRDefault="002326CC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2326CC" w:rsidRPr="00E5799B" w:rsidRDefault="002326CC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 w:rsidRPr="00E5799B">
              <w:rPr>
                <w:rFonts w:ascii="Arial" w:hAnsi="Arial" w:cs="Arial"/>
                <w:b/>
                <w:bCs/>
              </w:rPr>
              <w:t>Table Name</w:t>
            </w:r>
          </w:p>
          <w:p w:rsidR="002326CC" w:rsidRPr="00E5799B" w:rsidRDefault="002326CC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2326CC" w:rsidRPr="00E5799B" w:rsidRDefault="002326CC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Table Description</w:t>
            </w:r>
          </w:p>
          <w:p w:rsidR="002326CC" w:rsidRPr="00E5799B" w:rsidRDefault="002326CC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C006AB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Default="00C006AB" w:rsidP="00A71CC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Pr="00E5799B" w:rsidRDefault="00B307B1" w:rsidP="0095088D">
            <w:pPr>
              <w:spacing w:line="240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Generic</w:t>
            </w:r>
            <w:r w:rsidR="00C006AB">
              <w:rPr>
                <w:rFonts w:ascii="Arial" w:hAnsi="Arial" w:cs="Arial"/>
              </w:rPr>
              <w:t>_Coaching_Stage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E5799B" w:rsidRDefault="00C006AB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for staging the </w:t>
            </w:r>
            <w:r w:rsidR="00B307B1">
              <w:rPr>
                <w:rFonts w:ascii="Arial" w:hAnsi="Arial" w:cs="Arial"/>
              </w:rPr>
              <w:t>Generic</w:t>
            </w:r>
            <w:r>
              <w:rPr>
                <w:rFonts w:ascii="Arial" w:hAnsi="Arial" w:cs="Arial"/>
              </w:rPr>
              <w:t xml:space="preserve"> records during the insert into </w:t>
            </w:r>
            <w:proofErr w:type="spellStart"/>
            <w:r>
              <w:rPr>
                <w:rFonts w:ascii="Arial" w:hAnsi="Arial" w:cs="Arial"/>
              </w:rPr>
              <w:t>Coaching_Log</w:t>
            </w:r>
            <w:proofErr w:type="spellEnd"/>
            <w:r>
              <w:rPr>
                <w:rFonts w:ascii="Arial" w:hAnsi="Arial" w:cs="Arial"/>
              </w:rPr>
              <w:t xml:space="preserve"> table.</w:t>
            </w:r>
          </w:p>
        </w:tc>
      </w:tr>
      <w:tr w:rsidR="00C006AB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Default="00C006AB" w:rsidP="00A71CC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Pr="00E5799B" w:rsidRDefault="00B307B1" w:rsidP="0095088D">
            <w:pPr>
              <w:spacing w:line="240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Generic</w:t>
            </w:r>
            <w:r w:rsidR="00C006AB">
              <w:rPr>
                <w:rFonts w:ascii="Arial" w:hAnsi="Arial" w:cs="Arial"/>
              </w:rPr>
              <w:t>_Coaching_Rejected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E5799B" w:rsidRDefault="00C006AB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for storing the rejected </w:t>
            </w:r>
            <w:r w:rsidR="00B307B1">
              <w:rPr>
                <w:rFonts w:ascii="Arial" w:hAnsi="Arial" w:cs="Arial"/>
              </w:rPr>
              <w:t>Generic</w:t>
            </w:r>
            <w:r>
              <w:rPr>
                <w:rFonts w:ascii="Arial" w:hAnsi="Arial" w:cs="Arial"/>
              </w:rPr>
              <w:t xml:space="preserve"> records during the insert into </w:t>
            </w:r>
            <w:proofErr w:type="spellStart"/>
            <w:r>
              <w:rPr>
                <w:rFonts w:ascii="Arial" w:hAnsi="Arial" w:cs="Arial"/>
              </w:rPr>
              <w:t>Coaching_Log</w:t>
            </w:r>
            <w:proofErr w:type="spellEnd"/>
            <w:r>
              <w:rPr>
                <w:rFonts w:ascii="Arial" w:hAnsi="Arial" w:cs="Arial"/>
              </w:rPr>
              <w:t xml:space="preserve"> table. Logs are rejected when an incoming Lan ID does not exist in the </w:t>
            </w:r>
            <w:proofErr w:type="spellStart"/>
            <w:r>
              <w:rPr>
                <w:rFonts w:ascii="Arial" w:hAnsi="Arial" w:cs="Arial"/>
              </w:rPr>
              <w:t>Employee_Hierarchy</w:t>
            </w:r>
            <w:proofErr w:type="spellEnd"/>
            <w:r>
              <w:rPr>
                <w:rFonts w:ascii="Arial" w:hAnsi="Arial" w:cs="Arial"/>
              </w:rPr>
              <w:t xml:space="preserve"> table.</w:t>
            </w:r>
          </w:p>
        </w:tc>
      </w:tr>
      <w:tr w:rsidR="00C006AB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Default="00C006AB" w:rsidP="00A71CC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Default="00B307B1" w:rsidP="0095088D">
            <w:pPr>
              <w:spacing w:line="240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Generic</w:t>
            </w:r>
            <w:r w:rsidR="00C006AB">
              <w:rPr>
                <w:rFonts w:ascii="Arial" w:hAnsi="Arial" w:cs="Arial"/>
              </w:rPr>
              <w:t>_Coaching_Fact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Default="00C006AB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for storing </w:t>
            </w:r>
            <w:r w:rsidR="00B307B1">
              <w:rPr>
                <w:rFonts w:ascii="Arial" w:hAnsi="Arial" w:cs="Arial"/>
              </w:rPr>
              <w:t>Generic</w:t>
            </w:r>
            <w:r>
              <w:rPr>
                <w:rFonts w:ascii="Arial" w:hAnsi="Arial" w:cs="Arial"/>
              </w:rPr>
              <w:t xml:space="preserve"> source records loaded into the Coaching Log table.</w:t>
            </w:r>
          </w:p>
        </w:tc>
      </w:tr>
      <w:tr w:rsidR="00C006AB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Default="00C006AB" w:rsidP="00A71CC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Pr="00E5799B" w:rsidRDefault="00B307B1" w:rsidP="0095088D">
            <w:pPr>
              <w:spacing w:line="240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Generic</w:t>
            </w:r>
            <w:r w:rsidR="00C006AB">
              <w:rPr>
                <w:rFonts w:ascii="Arial" w:hAnsi="Arial" w:cs="Arial"/>
              </w:rPr>
              <w:t>_FileList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E5799B" w:rsidRDefault="00C006AB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for storing the </w:t>
            </w:r>
            <w:r w:rsidR="00B307B1">
              <w:rPr>
                <w:rFonts w:ascii="Arial" w:hAnsi="Arial" w:cs="Arial"/>
              </w:rPr>
              <w:t>Generic</w:t>
            </w:r>
            <w:r>
              <w:rPr>
                <w:rFonts w:ascii="Arial" w:hAnsi="Arial" w:cs="Arial"/>
              </w:rPr>
              <w:t xml:space="preserve"> file names and Load dates.</w:t>
            </w:r>
          </w:p>
        </w:tc>
      </w:tr>
    </w:tbl>
    <w:p w:rsidR="002326CC" w:rsidRPr="005858ED" w:rsidRDefault="002326CC" w:rsidP="002326CC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</w:rPr>
        <w:t>Table structure and details  in document</w:t>
      </w:r>
      <w:r w:rsidRPr="005858ED">
        <w:rPr>
          <w:noProof/>
        </w:rPr>
        <w:t xml:space="preserve">: </w:t>
      </w:r>
      <w:r w:rsidRPr="002326CC">
        <w:rPr>
          <w:noProof/>
        </w:rPr>
        <w:t>eCoaching_Database_DD.docx</w:t>
      </w:r>
    </w:p>
    <w:p w:rsidR="002326CC" w:rsidRDefault="002326CC" w:rsidP="009F2A51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5E5CD7" w:rsidRPr="0027630C" w:rsidRDefault="00360E8C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969" w:name="_Toc503899854"/>
      <w:r w:rsidRPr="0027630C">
        <w:rPr>
          <w:rFonts w:ascii="Calibri" w:hAnsi="Calibri" w:cs="Times New Roman"/>
          <w:color w:val="auto"/>
        </w:rPr>
        <w:lastRenderedPageBreak/>
        <w:t>Procedures</w:t>
      </w:r>
      <w:bookmarkEnd w:id="969"/>
      <w:r w:rsidRPr="0027630C">
        <w:rPr>
          <w:rFonts w:ascii="Calibri" w:hAnsi="Calibri" w:cs="Times New Roman"/>
          <w:color w:val="auto"/>
        </w:rPr>
        <w:t xml:space="preserve"> </w:t>
      </w:r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5E5CD7" w:rsidRPr="00E5799B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5E5CD7" w:rsidRPr="00E5799B" w:rsidRDefault="005E5CD7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5E5CD7" w:rsidRPr="00E5799B" w:rsidRDefault="005E5CD7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Procedure</w:t>
            </w:r>
            <w:r w:rsidRPr="00E5799B">
              <w:rPr>
                <w:rFonts w:ascii="Arial" w:hAnsi="Arial" w:cs="Arial"/>
                <w:b/>
                <w:bCs/>
              </w:rPr>
              <w:t xml:space="preserve"> Name</w:t>
            </w:r>
          </w:p>
          <w:p w:rsidR="005E5CD7" w:rsidRPr="00E5799B" w:rsidRDefault="005E5CD7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5E5CD7" w:rsidRPr="00E5799B" w:rsidRDefault="005E5CD7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Usage</w:t>
            </w:r>
          </w:p>
          <w:p w:rsidR="005E5CD7" w:rsidRPr="00E5799B" w:rsidRDefault="005E5CD7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C006AB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Default="00C006AB" w:rsidP="00A71CC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C006AB" w:rsidRDefault="004D62E8" w:rsidP="0095088D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sp_InsertInto_Coaching_Log_</w:t>
            </w:r>
            <w:r w:rsidR="00B307B1">
              <w:rPr>
                <w:rFonts w:asciiTheme="minorHAnsi" w:hAnsiTheme="minorHAnsi" w:cs="Segoe UI"/>
                <w:color w:val="000000" w:themeColor="text1"/>
              </w:rPr>
              <w:t>Generic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Default="00C006AB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Load: </w:t>
            </w:r>
            <w:r w:rsidR="00B307B1">
              <w:rPr>
                <w:rFonts w:ascii="Arial" w:hAnsi="Arial" w:cs="Arial"/>
              </w:rPr>
              <w:t>Generic</w:t>
            </w:r>
            <w:r>
              <w:rPr>
                <w:rFonts w:ascii="Arial" w:hAnsi="Arial" w:cs="Arial"/>
              </w:rPr>
              <w:t xml:space="preserve"> Data</w:t>
            </w:r>
          </w:p>
        </w:tc>
      </w:tr>
      <w:tr w:rsidR="006E2ECD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6E2ECD" w:rsidRDefault="006E2ECD" w:rsidP="00A71CC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6E2ECD" w:rsidRDefault="006E2ECD" w:rsidP="0095088D">
            <w:pPr>
              <w:rPr>
                <w:color w:val="000000"/>
              </w:rPr>
            </w:pPr>
            <w:proofErr w:type="spellStart"/>
            <w:r w:rsidRPr="006E2ECD">
              <w:rPr>
                <w:color w:val="000000"/>
              </w:rPr>
              <w:t>sp_Update_Generic_Coaching_Stage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6E2ECD" w:rsidRDefault="006E2EC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Load: Populate attributes like </w:t>
            </w:r>
            <w:proofErr w:type="spellStart"/>
            <w:r>
              <w:rPr>
                <w:rFonts w:ascii="Arial" w:hAnsi="Arial" w:cs="Arial"/>
              </w:rPr>
              <w:t>lanid</w:t>
            </w:r>
            <w:proofErr w:type="spellEnd"/>
            <w:r>
              <w:rPr>
                <w:rFonts w:ascii="Arial" w:hAnsi="Arial" w:cs="Arial"/>
              </w:rPr>
              <w:t xml:space="preserve">, site, program, Module </w:t>
            </w:r>
            <w:proofErr w:type="spellStart"/>
            <w:r>
              <w:rPr>
                <w:rFonts w:ascii="Arial" w:hAnsi="Arial" w:cs="Arial"/>
              </w:rPr>
              <w:t>etc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</w:p>
        </w:tc>
      </w:tr>
      <w:tr w:rsidR="006E2ECD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6E2ECD" w:rsidRDefault="006E2ECD" w:rsidP="00A71CC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6E2ECD" w:rsidRPr="006E2ECD" w:rsidRDefault="006E2ECD" w:rsidP="0095088D">
            <w:pPr>
              <w:rPr>
                <w:color w:val="000000"/>
              </w:rPr>
            </w:pPr>
            <w:proofErr w:type="spellStart"/>
            <w:r w:rsidRPr="006E2ECD">
              <w:rPr>
                <w:color w:val="000000"/>
              </w:rPr>
              <w:t>sp_InsertInto_Generic_Rejected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6E2ECD" w:rsidRDefault="006E2ECD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Load: Reject records that do not belong to valid Active employee record for required Module.</w:t>
            </w:r>
          </w:p>
        </w:tc>
      </w:tr>
    </w:tbl>
    <w:p w:rsidR="008A093F" w:rsidRPr="0027630C" w:rsidRDefault="008A093F" w:rsidP="008A093F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970" w:name="_Toc503899855"/>
      <w:r>
        <w:rPr>
          <w:rFonts w:ascii="Calibri" w:hAnsi="Calibri" w:cs="Times New Roman"/>
          <w:color w:val="auto"/>
        </w:rPr>
        <w:t>Functions</w:t>
      </w:r>
      <w:bookmarkEnd w:id="970"/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8A093F" w:rsidRPr="00E5799B" w:rsidTr="007C6827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8A093F" w:rsidRPr="00E5799B" w:rsidRDefault="008A093F" w:rsidP="007C6827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8A093F" w:rsidRPr="00E5799B" w:rsidRDefault="008A093F" w:rsidP="007C6827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proofErr w:type="spellStart"/>
            <w:r>
              <w:rPr>
                <w:rFonts w:ascii="Arial" w:hAnsi="Arial" w:cs="Arial"/>
                <w:b/>
                <w:bCs/>
              </w:rPr>
              <w:t>Function</w:t>
            </w:r>
            <w:r w:rsidRPr="00E5799B">
              <w:rPr>
                <w:rFonts w:ascii="Arial" w:hAnsi="Arial" w:cs="Arial"/>
                <w:b/>
                <w:bCs/>
              </w:rPr>
              <w:t>Name</w:t>
            </w:r>
            <w:proofErr w:type="spellEnd"/>
          </w:p>
          <w:p w:rsidR="008A093F" w:rsidRPr="00E5799B" w:rsidRDefault="008A093F" w:rsidP="007C6827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8A093F" w:rsidRPr="00E5799B" w:rsidRDefault="008A093F" w:rsidP="007C6827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Usage</w:t>
            </w:r>
          </w:p>
          <w:p w:rsidR="008A093F" w:rsidRPr="00E5799B" w:rsidRDefault="008A093F" w:rsidP="007C6827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8A093F" w:rsidRPr="00E5799B" w:rsidTr="007C6827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8A093F" w:rsidRDefault="008A093F" w:rsidP="007C6827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8A093F" w:rsidRDefault="00952CFB" w:rsidP="007C6827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fn_intModuleIDFromEmpID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8A093F" w:rsidRDefault="00952CFB" w:rsidP="007C6827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Load: Generic Data</w:t>
            </w:r>
          </w:p>
        </w:tc>
      </w:tr>
      <w:tr w:rsidR="006E2ECD" w:rsidRPr="00E5799B" w:rsidTr="007C6827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6E2ECD" w:rsidRDefault="006E2ECD" w:rsidP="007C6827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6E2ECD" w:rsidRDefault="006E2ECD" w:rsidP="007C6827">
            <w:pPr>
              <w:rPr>
                <w:color w:val="000000"/>
              </w:rPr>
            </w:pPr>
            <w:proofErr w:type="spellStart"/>
            <w:r w:rsidRPr="006E2ECD">
              <w:rPr>
                <w:color w:val="000000"/>
              </w:rPr>
              <w:t>n_intSubCoachReasonIDFromRptCode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6E2ECD" w:rsidRDefault="006E2ECD" w:rsidP="007C6827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Load: Determine </w:t>
            </w:r>
            <w:proofErr w:type="spellStart"/>
            <w:r>
              <w:rPr>
                <w:rFonts w:ascii="Arial" w:hAnsi="Arial" w:cs="Arial"/>
              </w:rPr>
              <w:t>subcoachingReasonID</w:t>
            </w:r>
            <w:proofErr w:type="spellEnd"/>
          </w:p>
        </w:tc>
      </w:tr>
    </w:tbl>
    <w:p w:rsidR="0017605E" w:rsidRDefault="00FB4D2F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858ED">
        <w:rPr>
          <w:noProof/>
        </w:rPr>
        <w:t xml:space="preserve">Reference Document for Objects and Code: </w:t>
      </w:r>
      <w:r w:rsidR="00D329A1" w:rsidRPr="003C7328">
        <w:t xml:space="preserve"> </w:t>
      </w:r>
      <w:proofErr w:type="spellStart"/>
      <w:r w:rsidR="00D329A1" w:rsidRPr="00D329A1">
        <w:t>eCoaching</w:t>
      </w:r>
      <w:r w:rsidR="00D329A1" w:rsidRPr="00D329A1">
        <w:rPr>
          <w:noProof/>
        </w:rPr>
        <w:t>_</w:t>
      </w:r>
      <w:r w:rsidR="00B307B1" w:rsidRPr="00952CFB">
        <w:rPr>
          <w:noProof/>
        </w:rPr>
        <w:t>Generic</w:t>
      </w:r>
      <w:r w:rsidR="00F92AFA" w:rsidRPr="00952CFB">
        <w:rPr>
          <w:noProof/>
        </w:rPr>
        <w:t>_Load_Create</w:t>
      </w:r>
      <w:proofErr w:type="spellEnd"/>
    </w:p>
    <w:sectPr w:rsidR="0017605E" w:rsidSect="00D47089">
      <w:footerReference w:type="default" r:id="rId64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819D3" w:rsidRDefault="00A819D3" w:rsidP="009F2A51">
      <w:pPr>
        <w:spacing w:after="0" w:line="240" w:lineRule="auto"/>
      </w:pPr>
      <w:r>
        <w:separator/>
      </w:r>
    </w:p>
  </w:endnote>
  <w:endnote w:type="continuationSeparator" w:id="0">
    <w:p w:rsidR="00A819D3" w:rsidRDefault="00A819D3" w:rsidP="009F2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Palatino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B5F3D" w:rsidRDefault="00FB5F3D" w:rsidP="009F2A51">
    <w:pPr>
      <w:rPr>
        <w:b/>
        <w:sz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2CB193C1" wp14:editId="337E2F47">
              <wp:simplePos x="0" y="0"/>
              <wp:positionH relativeFrom="column">
                <wp:posOffset>0</wp:posOffset>
              </wp:positionH>
              <wp:positionV relativeFrom="paragraph">
                <wp:posOffset>22860</wp:posOffset>
              </wp:positionV>
              <wp:extent cx="6035040" cy="0"/>
              <wp:effectExtent l="9525" t="13335" r="13335" b="5715"/>
              <wp:wrapNone/>
              <wp:docPr id="9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350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3DB462" id="Line 1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.8pt" to="475.2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" o:allowincell="f"/>
          </w:pict>
        </mc:Fallback>
      </mc:AlternateContent>
    </w:r>
    <w:r>
      <w:rPr>
        <w:rFonts w:ascii="Arial Black" w:hAnsi="Arial Black"/>
      </w:rPr>
      <w:t xml:space="preserve"> </w:t>
    </w:r>
  </w:p>
  <w:p w:rsidR="00FB5F3D" w:rsidRDefault="00FB5F3D" w:rsidP="009F2A51">
    <w:pPr>
      <w:tabs>
        <w:tab w:val="right" w:pos="9630"/>
      </w:tabs>
      <w:rPr>
        <w:sz w:val="18"/>
      </w:rPr>
    </w:pPr>
    <w:r>
      <w:rPr>
        <w:b/>
        <w:sz w:val="18"/>
      </w:rPr>
      <w:t xml:space="preserve">SSIS </w:t>
    </w:r>
    <w:r w:rsidRPr="00E67201">
      <w:rPr>
        <w:b/>
        <w:sz w:val="18"/>
      </w:rPr>
      <w:t>Detail Design</w:t>
    </w:r>
    <w:r>
      <w:rPr>
        <w:b/>
        <w:sz w:val="18"/>
      </w:rPr>
      <w:t xml:space="preserve">                                                                                                                               </w:t>
    </w:r>
    <w:r w:rsidRPr="001B4454">
      <w:rPr>
        <w:sz w:val="18"/>
      </w:rPr>
      <w:t xml:space="preserve"> </w:t>
    </w:r>
    <w:r>
      <w:rPr>
        <w:sz w:val="18"/>
      </w:rPr>
      <w:t xml:space="preserve">Revised </w:t>
    </w:r>
    <w:r>
      <w:rPr>
        <w:sz w:val="18"/>
      </w:rPr>
      <w:fldChar w:fldCharType="begin"/>
    </w:r>
    <w:r>
      <w:rPr>
        <w:sz w:val="18"/>
      </w:rPr>
      <w:instrText xml:space="preserve"> DATE \@ "M/d/yy" </w:instrText>
    </w:r>
    <w:r>
      <w:rPr>
        <w:sz w:val="18"/>
      </w:rPr>
      <w:fldChar w:fldCharType="separate"/>
    </w:r>
    <w:r>
      <w:rPr>
        <w:noProof/>
        <w:sz w:val="18"/>
      </w:rPr>
      <w:t>1/16/18</w:t>
    </w:r>
    <w:r>
      <w:rPr>
        <w:sz w:val="18"/>
      </w:rPr>
      <w:fldChar w:fldCharType="end"/>
    </w:r>
    <w:r>
      <w:rPr>
        <w:b/>
        <w:sz w:val="18"/>
      </w:rPr>
      <w:tab/>
    </w:r>
    <w:r>
      <w:rPr>
        <w:sz w:val="18"/>
      </w:rPr>
      <w:t xml:space="preserve"> </w:t>
    </w:r>
  </w:p>
  <w:p w:rsidR="00FB5F3D" w:rsidRDefault="00FB5F3D" w:rsidP="009F2A51">
    <w:pPr>
      <w:tabs>
        <w:tab w:val="right" w:pos="9630"/>
      </w:tabs>
      <w:rPr>
        <w:sz w:val="18"/>
      </w:rPr>
    </w:pPr>
    <w:r>
      <w:rPr>
        <w:sz w:val="18"/>
      </w:rPr>
      <w:tab/>
    </w:r>
  </w:p>
  <w:p w:rsidR="00FB5F3D" w:rsidRDefault="00FB5F3D" w:rsidP="009F2A51">
    <w:pPr>
      <w:pStyle w:val="Footer"/>
      <w:tabs>
        <w:tab w:val="clear" w:pos="9360"/>
        <w:tab w:val="right" w:pos="9630"/>
      </w:tabs>
      <w:rPr>
        <w:rFonts w:ascii="Arial Black" w:hAnsi="Arial Black"/>
        <w:sz w:val="20"/>
      </w:rPr>
    </w:pPr>
    <w:r>
      <w:rPr>
        <w:sz w:val="18"/>
      </w:rPr>
      <w:tab/>
      <w:t xml:space="preserve">Page </w:t>
    </w:r>
    <w:r>
      <w:rPr>
        <w:rStyle w:val="PageNumber"/>
        <w:sz w:val="18"/>
      </w:rPr>
      <w:fldChar w:fldCharType="begin"/>
    </w:r>
    <w:r>
      <w:rPr>
        <w:rStyle w:val="PageNumber"/>
        <w:sz w:val="18"/>
      </w:rPr>
      <w:instrText xml:space="preserve"> PAGE </w:instrText>
    </w:r>
    <w:r>
      <w:rPr>
        <w:rStyle w:val="PageNumber"/>
        <w:sz w:val="18"/>
      </w:rPr>
      <w:fldChar w:fldCharType="separate"/>
    </w:r>
    <w:r w:rsidR="00D5629C">
      <w:rPr>
        <w:rStyle w:val="PageNumber"/>
        <w:noProof/>
        <w:sz w:val="18"/>
      </w:rPr>
      <w:t>31</w:t>
    </w:r>
    <w:r>
      <w:rPr>
        <w:rStyle w:val="PageNumber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819D3" w:rsidRDefault="00A819D3" w:rsidP="009F2A51">
      <w:pPr>
        <w:spacing w:after="0" w:line="240" w:lineRule="auto"/>
      </w:pPr>
      <w:r>
        <w:separator/>
      </w:r>
    </w:p>
  </w:footnote>
  <w:footnote w:type="continuationSeparator" w:id="0">
    <w:p w:rsidR="00A819D3" w:rsidRDefault="00A819D3" w:rsidP="009F2A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8B7CC3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89864D3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C4F54DA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D966BCD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0D026DA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8116EC8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8860771"/>
    <w:multiLevelType w:val="hybridMultilevel"/>
    <w:tmpl w:val="65087C8A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7" w15:restartNumberingAfterBreak="0">
    <w:nsid w:val="1AA318A7"/>
    <w:multiLevelType w:val="multilevel"/>
    <w:tmpl w:val="E3D615A6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5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0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3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0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5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0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5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20" w:hanging="1440"/>
      </w:pPr>
      <w:rPr>
        <w:rFonts w:hint="default"/>
      </w:rPr>
    </w:lvl>
  </w:abstractNum>
  <w:abstractNum w:abstractNumId="8" w15:restartNumberingAfterBreak="0">
    <w:nsid w:val="21BA0516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65138D1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67D3D49"/>
    <w:multiLevelType w:val="hybridMultilevel"/>
    <w:tmpl w:val="B9EE4FD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74716CE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8575E7D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1C5076A"/>
    <w:multiLevelType w:val="hybridMultilevel"/>
    <w:tmpl w:val="95FEB0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2232265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9F11BE5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D5A7376"/>
    <w:multiLevelType w:val="hybridMultilevel"/>
    <w:tmpl w:val="977E3F6A"/>
    <w:lvl w:ilvl="0" w:tplc="3EA258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AB007E"/>
    <w:multiLevelType w:val="hybridMultilevel"/>
    <w:tmpl w:val="25466094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8" w15:restartNumberingAfterBreak="0">
    <w:nsid w:val="46934421"/>
    <w:multiLevelType w:val="hybridMultilevel"/>
    <w:tmpl w:val="977E3F6A"/>
    <w:lvl w:ilvl="0" w:tplc="3EA258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B4A13C6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FBE6D4F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FF36030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59072125"/>
    <w:multiLevelType w:val="hybridMultilevel"/>
    <w:tmpl w:val="55A0469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CA87072"/>
    <w:multiLevelType w:val="hybridMultilevel"/>
    <w:tmpl w:val="1C96EF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FA80D3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60572D94"/>
    <w:multiLevelType w:val="hybridMultilevel"/>
    <w:tmpl w:val="977E3F6A"/>
    <w:lvl w:ilvl="0" w:tplc="3EA258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1B05B7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649F65D1"/>
    <w:multiLevelType w:val="hybridMultilevel"/>
    <w:tmpl w:val="B9EE4FD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66C777E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66FA4FB6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72A0E6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 w15:restartNumberingAfterBreak="0">
    <w:nsid w:val="68AF4C11"/>
    <w:multiLevelType w:val="hybridMultilevel"/>
    <w:tmpl w:val="3D241A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B613F4D"/>
    <w:multiLevelType w:val="hybridMultilevel"/>
    <w:tmpl w:val="5FD4D1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D162D6C"/>
    <w:multiLevelType w:val="multilevel"/>
    <w:tmpl w:val="90F81DA2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34" w15:restartNumberingAfterBreak="0">
    <w:nsid w:val="6E1023D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5" w15:restartNumberingAfterBreak="0">
    <w:nsid w:val="7F0D5DB7"/>
    <w:multiLevelType w:val="hybridMultilevel"/>
    <w:tmpl w:val="0FE8B334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2"/>
  </w:num>
  <w:num w:numId="2">
    <w:abstractNumId w:val="23"/>
  </w:num>
  <w:num w:numId="3">
    <w:abstractNumId w:val="6"/>
  </w:num>
  <w:num w:numId="4">
    <w:abstractNumId w:val="17"/>
  </w:num>
  <w:num w:numId="5">
    <w:abstractNumId w:val="13"/>
  </w:num>
  <w:num w:numId="6">
    <w:abstractNumId w:val="34"/>
  </w:num>
  <w:num w:numId="7">
    <w:abstractNumId w:val="33"/>
  </w:num>
  <w:num w:numId="8">
    <w:abstractNumId w:val="1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2"/>
  </w:num>
  <w:num w:numId="11">
    <w:abstractNumId w:val="12"/>
  </w:num>
  <w:num w:numId="12">
    <w:abstractNumId w:val="31"/>
  </w:num>
  <w:num w:numId="13">
    <w:abstractNumId w:val="2"/>
  </w:num>
  <w:num w:numId="14">
    <w:abstractNumId w:val="19"/>
  </w:num>
  <w:num w:numId="15">
    <w:abstractNumId w:val="27"/>
  </w:num>
  <w:num w:numId="16">
    <w:abstractNumId w:val="14"/>
  </w:num>
  <w:num w:numId="17">
    <w:abstractNumId w:val="20"/>
  </w:num>
  <w:num w:numId="18">
    <w:abstractNumId w:val="11"/>
  </w:num>
  <w:num w:numId="19">
    <w:abstractNumId w:val="3"/>
  </w:num>
  <w:num w:numId="20">
    <w:abstractNumId w:val="29"/>
  </w:num>
  <w:num w:numId="21">
    <w:abstractNumId w:val="26"/>
  </w:num>
  <w:num w:numId="22">
    <w:abstractNumId w:val="9"/>
  </w:num>
  <w:num w:numId="23">
    <w:abstractNumId w:val="28"/>
  </w:num>
  <w:num w:numId="24">
    <w:abstractNumId w:val="24"/>
  </w:num>
  <w:num w:numId="25">
    <w:abstractNumId w:val="1"/>
  </w:num>
  <w:num w:numId="26">
    <w:abstractNumId w:val="1"/>
  </w:num>
  <w:num w:numId="27">
    <w:abstractNumId w:val="25"/>
  </w:num>
  <w:num w:numId="28">
    <w:abstractNumId w:val="1"/>
  </w:num>
  <w:num w:numId="29">
    <w:abstractNumId w:val="16"/>
  </w:num>
  <w:num w:numId="30">
    <w:abstractNumId w:val="18"/>
  </w:num>
  <w:num w:numId="31">
    <w:abstractNumId w:val="0"/>
  </w:num>
  <w:num w:numId="32">
    <w:abstractNumId w:val="8"/>
  </w:num>
  <w:num w:numId="33">
    <w:abstractNumId w:val="15"/>
  </w:num>
  <w:num w:numId="34">
    <w:abstractNumId w:val="10"/>
  </w:num>
  <w:num w:numId="35">
    <w:abstractNumId w:val="7"/>
  </w:num>
  <w:num w:numId="36">
    <w:abstractNumId w:val="30"/>
  </w:num>
  <w:num w:numId="37">
    <w:abstractNumId w:val="5"/>
  </w:num>
  <w:num w:numId="38">
    <w:abstractNumId w:val="21"/>
  </w:num>
  <w:num w:numId="39">
    <w:abstractNumId w:val="4"/>
  </w:num>
  <w:num w:numId="40">
    <w:abstractNumId w:val="35"/>
  </w:num>
  <w:numIdMacAtCleanup w:val="15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Palacherla, Susmitha C (NONUS)">
    <w15:presenceInfo w15:providerId="AD" w15:userId="S-1-5-21-560238246-503670158-341402209-63362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embedSystemFonts/>
  <w:bordersDoNotSurroundHeader/>
  <w:bordersDoNotSurroundFooter/>
  <w:proofState w:spelling="clean" w:grammar="clean"/>
  <w:trackRevision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2977"/>
    <w:rsid w:val="00014CA1"/>
    <w:rsid w:val="00022CCE"/>
    <w:rsid w:val="00024AB2"/>
    <w:rsid w:val="00026033"/>
    <w:rsid w:val="00026536"/>
    <w:rsid w:val="0004360A"/>
    <w:rsid w:val="0004503A"/>
    <w:rsid w:val="00060E62"/>
    <w:rsid w:val="0008338D"/>
    <w:rsid w:val="00087E58"/>
    <w:rsid w:val="00096C08"/>
    <w:rsid w:val="000B5EF7"/>
    <w:rsid w:val="000C1C25"/>
    <w:rsid w:val="000C3865"/>
    <w:rsid w:val="000E074D"/>
    <w:rsid w:val="000E23FA"/>
    <w:rsid w:val="000E56D1"/>
    <w:rsid w:val="000E616C"/>
    <w:rsid w:val="001009FB"/>
    <w:rsid w:val="00111203"/>
    <w:rsid w:val="00122711"/>
    <w:rsid w:val="00123944"/>
    <w:rsid w:val="00125963"/>
    <w:rsid w:val="00133126"/>
    <w:rsid w:val="00135920"/>
    <w:rsid w:val="00141B19"/>
    <w:rsid w:val="00144DAD"/>
    <w:rsid w:val="0015168F"/>
    <w:rsid w:val="00153371"/>
    <w:rsid w:val="0015614B"/>
    <w:rsid w:val="00157107"/>
    <w:rsid w:val="0016044C"/>
    <w:rsid w:val="00163B48"/>
    <w:rsid w:val="00166258"/>
    <w:rsid w:val="00170D44"/>
    <w:rsid w:val="0017605E"/>
    <w:rsid w:val="001822D4"/>
    <w:rsid w:val="00190085"/>
    <w:rsid w:val="001A6DE7"/>
    <w:rsid w:val="001B35F6"/>
    <w:rsid w:val="001B4454"/>
    <w:rsid w:val="001B4BE1"/>
    <w:rsid w:val="001E1452"/>
    <w:rsid w:val="00202048"/>
    <w:rsid w:val="002074EC"/>
    <w:rsid w:val="00212A21"/>
    <w:rsid w:val="00213A1B"/>
    <w:rsid w:val="00217802"/>
    <w:rsid w:val="00217E7F"/>
    <w:rsid w:val="002326CC"/>
    <w:rsid w:val="002431EB"/>
    <w:rsid w:val="00253844"/>
    <w:rsid w:val="00260C5D"/>
    <w:rsid w:val="00263314"/>
    <w:rsid w:val="00265092"/>
    <w:rsid w:val="00265A6D"/>
    <w:rsid w:val="00266B0C"/>
    <w:rsid w:val="0027630C"/>
    <w:rsid w:val="0028710A"/>
    <w:rsid w:val="00290CD1"/>
    <w:rsid w:val="002B2931"/>
    <w:rsid w:val="002B6EC8"/>
    <w:rsid w:val="002C3B04"/>
    <w:rsid w:val="002C60A9"/>
    <w:rsid w:val="002C7772"/>
    <w:rsid w:val="002D5D3B"/>
    <w:rsid w:val="002E4C8D"/>
    <w:rsid w:val="002F47D9"/>
    <w:rsid w:val="002F5746"/>
    <w:rsid w:val="002F6E4C"/>
    <w:rsid w:val="003011AB"/>
    <w:rsid w:val="00304E00"/>
    <w:rsid w:val="00304EEA"/>
    <w:rsid w:val="00320E41"/>
    <w:rsid w:val="00323C43"/>
    <w:rsid w:val="003376CE"/>
    <w:rsid w:val="00350946"/>
    <w:rsid w:val="00360E8C"/>
    <w:rsid w:val="00360EAA"/>
    <w:rsid w:val="00374EA8"/>
    <w:rsid w:val="00381B5A"/>
    <w:rsid w:val="0038466D"/>
    <w:rsid w:val="0039003A"/>
    <w:rsid w:val="00392241"/>
    <w:rsid w:val="0039269B"/>
    <w:rsid w:val="003B75E1"/>
    <w:rsid w:val="003C2E27"/>
    <w:rsid w:val="003D2977"/>
    <w:rsid w:val="00401F64"/>
    <w:rsid w:val="004020EE"/>
    <w:rsid w:val="004150EA"/>
    <w:rsid w:val="0044630D"/>
    <w:rsid w:val="00452D84"/>
    <w:rsid w:val="00455B85"/>
    <w:rsid w:val="00481F6E"/>
    <w:rsid w:val="00490C4F"/>
    <w:rsid w:val="0049254A"/>
    <w:rsid w:val="00494DF0"/>
    <w:rsid w:val="004A132D"/>
    <w:rsid w:val="004A3F12"/>
    <w:rsid w:val="004A51E8"/>
    <w:rsid w:val="004A6695"/>
    <w:rsid w:val="004A6D60"/>
    <w:rsid w:val="004B13B0"/>
    <w:rsid w:val="004B24AD"/>
    <w:rsid w:val="004C315A"/>
    <w:rsid w:val="004C48CE"/>
    <w:rsid w:val="004D3B66"/>
    <w:rsid w:val="004D62E8"/>
    <w:rsid w:val="004E3D97"/>
    <w:rsid w:val="004F3646"/>
    <w:rsid w:val="004F7CB4"/>
    <w:rsid w:val="00504005"/>
    <w:rsid w:val="00514612"/>
    <w:rsid w:val="0052207E"/>
    <w:rsid w:val="0053330A"/>
    <w:rsid w:val="00562F06"/>
    <w:rsid w:val="00572F34"/>
    <w:rsid w:val="00574DF5"/>
    <w:rsid w:val="005858ED"/>
    <w:rsid w:val="005A139D"/>
    <w:rsid w:val="005A64FA"/>
    <w:rsid w:val="005A6695"/>
    <w:rsid w:val="005B36FF"/>
    <w:rsid w:val="005C3398"/>
    <w:rsid w:val="005C34A1"/>
    <w:rsid w:val="005C5900"/>
    <w:rsid w:val="005C5F9F"/>
    <w:rsid w:val="005E5CD7"/>
    <w:rsid w:val="005E7200"/>
    <w:rsid w:val="005F0717"/>
    <w:rsid w:val="00605458"/>
    <w:rsid w:val="00611EE1"/>
    <w:rsid w:val="00623B88"/>
    <w:rsid w:val="00632F9F"/>
    <w:rsid w:val="00634B03"/>
    <w:rsid w:val="006411BC"/>
    <w:rsid w:val="00657231"/>
    <w:rsid w:val="006633D7"/>
    <w:rsid w:val="00681BE6"/>
    <w:rsid w:val="006913F0"/>
    <w:rsid w:val="0069149F"/>
    <w:rsid w:val="00695E80"/>
    <w:rsid w:val="006A5813"/>
    <w:rsid w:val="006C2E0E"/>
    <w:rsid w:val="006E2ECD"/>
    <w:rsid w:val="006F770C"/>
    <w:rsid w:val="00714708"/>
    <w:rsid w:val="00717898"/>
    <w:rsid w:val="00720707"/>
    <w:rsid w:val="00732F3C"/>
    <w:rsid w:val="00736BF7"/>
    <w:rsid w:val="00737890"/>
    <w:rsid w:val="00743901"/>
    <w:rsid w:val="0074547D"/>
    <w:rsid w:val="00750891"/>
    <w:rsid w:val="00751D89"/>
    <w:rsid w:val="00756BEE"/>
    <w:rsid w:val="0076086A"/>
    <w:rsid w:val="00780774"/>
    <w:rsid w:val="00780B5B"/>
    <w:rsid w:val="007931F8"/>
    <w:rsid w:val="00794A10"/>
    <w:rsid w:val="007A2AFC"/>
    <w:rsid w:val="007A4F1A"/>
    <w:rsid w:val="007A6434"/>
    <w:rsid w:val="007B18A0"/>
    <w:rsid w:val="007B21AB"/>
    <w:rsid w:val="007B3C9C"/>
    <w:rsid w:val="007B5133"/>
    <w:rsid w:val="007B6A67"/>
    <w:rsid w:val="007C480A"/>
    <w:rsid w:val="007C6827"/>
    <w:rsid w:val="007D2F58"/>
    <w:rsid w:val="007E4ABC"/>
    <w:rsid w:val="007E660F"/>
    <w:rsid w:val="007F0FE6"/>
    <w:rsid w:val="007F36E6"/>
    <w:rsid w:val="008160B2"/>
    <w:rsid w:val="008212C1"/>
    <w:rsid w:val="00835C80"/>
    <w:rsid w:val="00836621"/>
    <w:rsid w:val="0084218D"/>
    <w:rsid w:val="008576A7"/>
    <w:rsid w:val="00860DD5"/>
    <w:rsid w:val="008705BE"/>
    <w:rsid w:val="00876FE2"/>
    <w:rsid w:val="00881025"/>
    <w:rsid w:val="00893F30"/>
    <w:rsid w:val="00894FF0"/>
    <w:rsid w:val="008A093F"/>
    <w:rsid w:val="008C2FA7"/>
    <w:rsid w:val="008C584B"/>
    <w:rsid w:val="008D184D"/>
    <w:rsid w:val="008E59B7"/>
    <w:rsid w:val="00907C2C"/>
    <w:rsid w:val="0091231B"/>
    <w:rsid w:val="009152BD"/>
    <w:rsid w:val="00926339"/>
    <w:rsid w:val="00932115"/>
    <w:rsid w:val="009330C3"/>
    <w:rsid w:val="00934089"/>
    <w:rsid w:val="0094076B"/>
    <w:rsid w:val="00946573"/>
    <w:rsid w:val="0095088D"/>
    <w:rsid w:val="00950B2C"/>
    <w:rsid w:val="00952CFB"/>
    <w:rsid w:val="009773E7"/>
    <w:rsid w:val="00987C80"/>
    <w:rsid w:val="00997532"/>
    <w:rsid w:val="00997A45"/>
    <w:rsid w:val="009A28C9"/>
    <w:rsid w:val="009A4223"/>
    <w:rsid w:val="009D1884"/>
    <w:rsid w:val="009D447D"/>
    <w:rsid w:val="009E6009"/>
    <w:rsid w:val="009F2A51"/>
    <w:rsid w:val="009F77F3"/>
    <w:rsid w:val="00A0454C"/>
    <w:rsid w:val="00A1321B"/>
    <w:rsid w:val="00A204D3"/>
    <w:rsid w:val="00A20702"/>
    <w:rsid w:val="00A31374"/>
    <w:rsid w:val="00A34C11"/>
    <w:rsid w:val="00A3652D"/>
    <w:rsid w:val="00A40171"/>
    <w:rsid w:val="00A440F9"/>
    <w:rsid w:val="00A45C57"/>
    <w:rsid w:val="00A47122"/>
    <w:rsid w:val="00A51C37"/>
    <w:rsid w:val="00A52549"/>
    <w:rsid w:val="00A52787"/>
    <w:rsid w:val="00A52BA3"/>
    <w:rsid w:val="00A67A9C"/>
    <w:rsid w:val="00A71CC9"/>
    <w:rsid w:val="00A76B23"/>
    <w:rsid w:val="00A819D3"/>
    <w:rsid w:val="00A912FD"/>
    <w:rsid w:val="00A93379"/>
    <w:rsid w:val="00A96E41"/>
    <w:rsid w:val="00AC3ED7"/>
    <w:rsid w:val="00AC6E0C"/>
    <w:rsid w:val="00AD2DB5"/>
    <w:rsid w:val="00AE4184"/>
    <w:rsid w:val="00AE6907"/>
    <w:rsid w:val="00AF7A4C"/>
    <w:rsid w:val="00B148DC"/>
    <w:rsid w:val="00B15619"/>
    <w:rsid w:val="00B17252"/>
    <w:rsid w:val="00B307B1"/>
    <w:rsid w:val="00B41F6B"/>
    <w:rsid w:val="00B7425F"/>
    <w:rsid w:val="00B853DF"/>
    <w:rsid w:val="00B91071"/>
    <w:rsid w:val="00B925BE"/>
    <w:rsid w:val="00B94B3A"/>
    <w:rsid w:val="00B97A0A"/>
    <w:rsid w:val="00BA7B09"/>
    <w:rsid w:val="00BD2C9B"/>
    <w:rsid w:val="00BE2E93"/>
    <w:rsid w:val="00C006AB"/>
    <w:rsid w:val="00C103E4"/>
    <w:rsid w:val="00C1092A"/>
    <w:rsid w:val="00C17305"/>
    <w:rsid w:val="00C20D15"/>
    <w:rsid w:val="00C228D9"/>
    <w:rsid w:val="00C3167F"/>
    <w:rsid w:val="00C35C7E"/>
    <w:rsid w:val="00C35E45"/>
    <w:rsid w:val="00C478C6"/>
    <w:rsid w:val="00C53166"/>
    <w:rsid w:val="00C5412A"/>
    <w:rsid w:val="00C57C3E"/>
    <w:rsid w:val="00C66923"/>
    <w:rsid w:val="00C70210"/>
    <w:rsid w:val="00C74EEA"/>
    <w:rsid w:val="00C84DC7"/>
    <w:rsid w:val="00C86D30"/>
    <w:rsid w:val="00C87602"/>
    <w:rsid w:val="00CC4682"/>
    <w:rsid w:val="00CC7EAF"/>
    <w:rsid w:val="00CD7CE3"/>
    <w:rsid w:val="00CE328F"/>
    <w:rsid w:val="00D03711"/>
    <w:rsid w:val="00D1047C"/>
    <w:rsid w:val="00D2382E"/>
    <w:rsid w:val="00D329A1"/>
    <w:rsid w:val="00D37C04"/>
    <w:rsid w:val="00D4079B"/>
    <w:rsid w:val="00D43FD1"/>
    <w:rsid w:val="00D47089"/>
    <w:rsid w:val="00D52B53"/>
    <w:rsid w:val="00D5629C"/>
    <w:rsid w:val="00D62E27"/>
    <w:rsid w:val="00D63E6E"/>
    <w:rsid w:val="00D74D2B"/>
    <w:rsid w:val="00D74FAF"/>
    <w:rsid w:val="00D82A66"/>
    <w:rsid w:val="00D908D7"/>
    <w:rsid w:val="00D91EE9"/>
    <w:rsid w:val="00D93C14"/>
    <w:rsid w:val="00DA3001"/>
    <w:rsid w:val="00DC43BA"/>
    <w:rsid w:val="00DC6A7C"/>
    <w:rsid w:val="00DD0B27"/>
    <w:rsid w:val="00DF2948"/>
    <w:rsid w:val="00E0110B"/>
    <w:rsid w:val="00E012D4"/>
    <w:rsid w:val="00E26657"/>
    <w:rsid w:val="00E3438D"/>
    <w:rsid w:val="00E3461D"/>
    <w:rsid w:val="00E36F9D"/>
    <w:rsid w:val="00E41548"/>
    <w:rsid w:val="00E42C88"/>
    <w:rsid w:val="00E44A57"/>
    <w:rsid w:val="00E47CFF"/>
    <w:rsid w:val="00E5171C"/>
    <w:rsid w:val="00E527C0"/>
    <w:rsid w:val="00E52DE0"/>
    <w:rsid w:val="00E55462"/>
    <w:rsid w:val="00E64317"/>
    <w:rsid w:val="00E654C3"/>
    <w:rsid w:val="00E66759"/>
    <w:rsid w:val="00E67201"/>
    <w:rsid w:val="00E80010"/>
    <w:rsid w:val="00E83C44"/>
    <w:rsid w:val="00E97561"/>
    <w:rsid w:val="00EA7EB2"/>
    <w:rsid w:val="00EC14B4"/>
    <w:rsid w:val="00EC642C"/>
    <w:rsid w:val="00ED0CDF"/>
    <w:rsid w:val="00ED77B9"/>
    <w:rsid w:val="00EE06FD"/>
    <w:rsid w:val="00EE25CC"/>
    <w:rsid w:val="00EE5A65"/>
    <w:rsid w:val="00F00100"/>
    <w:rsid w:val="00F056A7"/>
    <w:rsid w:val="00F44E3B"/>
    <w:rsid w:val="00F50BAE"/>
    <w:rsid w:val="00F56A29"/>
    <w:rsid w:val="00F75AE8"/>
    <w:rsid w:val="00F76E75"/>
    <w:rsid w:val="00F8420E"/>
    <w:rsid w:val="00F85550"/>
    <w:rsid w:val="00F92AFA"/>
    <w:rsid w:val="00F94DAF"/>
    <w:rsid w:val="00FA6FC3"/>
    <w:rsid w:val="00FB1E19"/>
    <w:rsid w:val="00FB4D2F"/>
    <w:rsid w:val="00FB5F3D"/>
    <w:rsid w:val="00FC3DCF"/>
    <w:rsid w:val="00FC4A35"/>
    <w:rsid w:val="00FE0A8B"/>
    <w:rsid w:val="00FE0F34"/>
    <w:rsid w:val="00FE56FB"/>
    <w:rsid w:val="00FE6FB0"/>
    <w:rsid w:val="00FF1A5D"/>
    <w:rsid w:val="00FF5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794A802F-4FA9-4854-BC29-9F56301A4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6D30"/>
    <w:pPr>
      <w:keepNext/>
      <w:keepLines/>
      <w:numPr>
        <w:numId w:val="8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1F6E"/>
    <w:pPr>
      <w:keepNext/>
      <w:keepLines/>
      <w:numPr>
        <w:ilvl w:val="1"/>
        <w:numId w:val="8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6D30"/>
    <w:pPr>
      <w:keepNext/>
      <w:keepLines/>
      <w:numPr>
        <w:ilvl w:val="2"/>
        <w:numId w:val="8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1F6E"/>
    <w:pPr>
      <w:keepNext/>
      <w:keepLines/>
      <w:numPr>
        <w:ilvl w:val="3"/>
        <w:numId w:val="8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1F6E"/>
    <w:pPr>
      <w:keepNext/>
      <w:keepLines/>
      <w:numPr>
        <w:ilvl w:val="4"/>
        <w:numId w:val="8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1F6E"/>
    <w:pPr>
      <w:keepNext/>
      <w:keepLines/>
      <w:numPr>
        <w:ilvl w:val="5"/>
        <w:numId w:val="8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1F6E"/>
    <w:pPr>
      <w:keepNext/>
      <w:keepLines/>
      <w:numPr>
        <w:ilvl w:val="6"/>
        <w:numId w:val="8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1F6E"/>
    <w:pPr>
      <w:keepNext/>
      <w:keepLines/>
      <w:numPr>
        <w:ilvl w:val="7"/>
        <w:numId w:val="8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1F6E"/>
    <w:pPr>
      <w:keepNext/>
      <w:keepLines/>
      <w:numPr>
        <w:ilvl w:val="8"/>
        <w:numId w:val="8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9F2A51"/>
    <w:rPr>
      <w:rFonts w:cs="Times New Roman"/>
    </w:rPr>
  </w:style>
  <w:style w:type="character" w:styleId="PageNumber">
    <w:name w:val="page number"/>
    <w:basedOn w:val="DefaultParagraphFont"/>
    <w:uiPriority w:val="99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C584B"/>
    <w:pPr>
      <w:ind w:left="720"/>
      <w:contextualSpacing/>
    </w:pPr>
  </w:style>
  <w:style w:type="table" w:styleId="TableGrid">
    <w:name w:val="Table Grid"/>
    <w:basedOn w:val="TableNormal"/>
    <w:uiPriority w:val="59"/>
    <w:rsid w:val="007454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86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81F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86D30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A96E4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96E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481F6E"/>
    <w:pPr>
      <w:spacing w:after="100"/>
      <w:ind w:left="22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1F6E"/>
    <w:pPr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481F6E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1F6E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1F6E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1F6E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question1">
    <w:name w:val="question1"/>
    <w:basedOn w:val="DefaultParagraphFont"/>
    <w:rsid w:val="0053330A"/>
    <w:rPr>
      <w:rFonts w:ascii="Calibri" w:hAnsi="Calibri" w:cs="Calibri" w:hint="default"/>
      <w:b/>
      <w:bCs/>
      <w:color w:val="000000"/>
      <w:sz w:val="24"/>
      <w:szCs w:val="24"/>
    </w:rPr>
  </w:style>
  <w:style w:type="paragraph" w:customStyle="1" w:styleId="TableText">
    <w:name w:val="Table Text"/>
    <w:basedOn w:val="Normal"/>
    <w:rsid w:val="00014CA1"/>
    <w:pPr>
      <w:spacing w:after="0" w:line="240" w:lineRule="auto"/>
    </w:pPr>
    <w:rPr>
      <w:rFonts w:ascii="Times New Roman" w:hAnsi="Times New Roman"/>
      <w:b/>
      <w:szCs w:val="20"/>
    </w:rPr>
  </w:style>
  <w:style w:type="paragraph" w:styleId="NormalWeb">
    <w:name w:val="Normal (Web)"/>
    <w:basedOn w:val="Normal"/>
    <w:uiPriority w:val="99"/>
    <w:rsid w:val="00014CA1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\\VDENSSDBP07\scorecard-ssis\Coaching\Training%20_Coaching.dtsx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hyperlink" Target="file:///\\F3420-ECLDBT01\data\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file:///\\F3420-ECLDBD01\data\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4BDE0D-E44E-44C7-94C2-45B41DE76B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40</Pages>
  <Words>2970</Words>
  <Characters>16930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Vangent, Inc</Company>
  <LinksUpToDate>false</LinksUpToDate>
  <CharactersWithSpaces>19861</CharactersWithSpaces>
  <SharedDoc>false</SharedDoc>
  <HLinks>
    <vt:vector size="6" baseType="variant">
      <vt:variant>
        <vt:i4>4325449</vt:i4>
      </vt:variant>
      <vt:variant>
        <vt:i4>0</vt:i4>
      </vt:variant>
      <vt:variant>
        <vt:i4>0</vt:i4>
      </vt:variant>
      <vt:variant>
        <vt:i4>5</vt:i4>
      </vt:variant>
      <vt:variant>
        <vt:lpwstr>\\VACMSMAPP01\apps\diffMerge\CVP_QCM\QCM_Int_files\GentranBackup\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hinmda</dc:creator>
  <cp:lastModifiedBy>Palacherla, Susmitha C (NONUS)</cp:lastModifiedBy>
  <cp:revision>11</cp:revision>
  <dcterms:created xsi:type="dcterms:W3CDTF">2017-09-11T09:24:00Z</dcterms:created>
  <dcterms:modified xsi:type="dcterms:W3CDTF">2018-01-17T02:02:00Z</dcterms:modified>
</cp:coreProperties>
</file>