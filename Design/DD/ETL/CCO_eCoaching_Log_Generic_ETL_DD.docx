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Del="007F7B2E" w:rsidRDefault="009F2A51" w:rsidP="009F2A51">
      <w:pPr>
        <w:ind w:right="-270"/>
        <w:jc w:val="center"/>
        <w:rPr>
          <w:del w:id="1" w:author="Palacherla, Susmitha C (NONUS)" w:date="2019-08-26T17:28:00Z"/>
          <w:rFonts w:ascii="Century Schoolbook" w:hAnsi="Century Schoolbook"/>
        </w:rPr>
      </w:pPr>
    </w:p>
    <w:p w:rsidR="009F2A51" w:rsidRPr="007F7B2E" w:rsidDel="007F7B2E" w:rsidRDefault="009F2A51" w:rsidP="009F2A51">
      <w:pPr>
        <w:ind w:right="-270"/>
        <w:jc w:val="center"/>
        <w:rPr>
          <w:del w:id="2" w:author="Palacherla, Susmitha C (NONUS)" w:date="2019-08-26T17:28:00Z"/>
          <w:rFonts w:ascii="Times New Roman" w:hAnsi="Times New Roman"/>
          <w:rPrChange w:id="3" w:author="Palacherla, Susmitha C (NONUS)" w:date="2019-08-26T17:28:00Z">
            <w:rPr>
              <w:del w:id="4" w:author="Palacherla, Susmitha C (NONUS)" w:date="2019-08-26T17:28:00Z"/>
            </w:rPr>
          </w:rPrChange>
        </w:rPr>
      </w:pPr>
    </w:p>
    <w:p w:rsidR="001B4454" w:rsidRPr="007F7B2E" w:rsidRDefault="001B4454" w:rsidP="001B4454">
      <w:pPr>
        <w:pStyle w:val="BodyText"/>
        <w:spacing w:before="240" w:after="60"/>
        <w:jc w:val="center"/>
        <w:rPr>
          <w:b/>
          <w:sz w:val="32"/>
          <w:rPrChange w:id="5" w:author="Palacherla, Susmitha C (NONUS)" w:date="2019-08-26T17:28:00Z">
            <w:rPr>
              <w:rFonts w:ascii="Arial" w:hAnsi="Arial"/>
              <w:b/>
              <w:sz w:val="32"/>
            </w:rPr>
          </w:rPrChange>
        </w:rPr>
      </w:pPr>
      <w:del w:id="6" w:author="Palacherla, Susmitha C (NONUS)" w:date="2019-08-26T17:28:00Z">
        <w:r w:rsidRPr="007F7B2E" w:rsidDel="007F7B2E">
          <w:rPr>
            <w:b/>
            <w:sz w:val="36"/>
            <w:rPrChange w:id="7" w:author="Palacherla, Susmitha C (NONUS)" w:date="2019-08-26T17:28:00Z">
              <w:rPr>
                <w:rFonts w:ascii="Arial" w:hAnsi="Arial"/>
                <w:b/>
                <w:sz w:val="36"/>
              </w:rPr>
            </w:rPrChange>
          </w:rPr>
          <w:delText>T</w:delText>
        </w:r>
      </w:del>
      <w:ins w:id="8" w:author="Palacherla, Susmitha C (NONUS)" w:date="2019-08-26T17:28:00Z">
        <w:r w:rsidR="007F7B2E">
          <w:rPr>
            <w:b/>
            <w:sz w:val="36"/>
          </w:rPr>
          <w:t>T</w:t>
        </w:r>
      </w:ins>
      <w:r w:rsidRPr="007F7B2E">
        <w:rPr>
          <w:b/>
          <w:sz w:val="36"/>
          <w:rPrChange w:id="9" w:author="Palacherla, Susmitha C (NONUS)" w:date="2019-08-26T17:28:00Z">
            <w:rPr>
              <w:rFonts w:ascii="Arial" w:hAnsi="Arial"/>
              <w:b/>
              <w:sz w:val="36"/>
            </w:rPr>
          </w:rPrChange>
        </w:rPr>
        <w:t xml:space="preserve">itle: </w:t>
      </w:r>
      <w:proofErr w:type="spellStart"/>
      <w:r w:rsidRPr="007F7B2E">
        <w:rPr>
          <w:b/>
          <w:sz w:val="32"/>
          <w:rPrChange w:id="10" w:author="Palacherla, Susmitha C (NONUS)" w:date="2019-08-26T17:28:00Z">
            <w:rPr>
              <w:rFonts w:ascii="Arial" w:hAnsi="Arial" w:cs="Arial"/>
              <w:b/>
              <w:sz w:val="32"/>
            </w:rPr>
          </w:rPrChange>
        </w:rPr>
        <w:t>eCoaching_</w:t>
      </w:r>
      <w:r w:rsidR="00B307B1" w:rsidRPr="007F7B2E">
        <w:rPr>
          <w:b/>
          <w:sz w:val="32"/>
          <w:rPrChange w:id="11" w:author="Palacherla, Susmitha C (NONUS)" w:date="2019-08-26T17:28:00Z">
            <w:rPr>
              <w:rFonts w:ascii="Arial" w:hAnsi="Arial" w:cs="Arial"/>
              <w:b/>
              <w:sz w:val="32"/>
            </w:rPr>
          </w:rPrChange>
        </w:rPr>
        <w:t>Generic</w:t>
      </w:r>
      <w:r w:rsidRPr="007F7B2E">
        <w:rPr>
          <w:b/>
          <w:sz w:val="32"/>
          <w:rPrChange w:id="12" w:author="Palacherla, Susmitha C (NONUS)" w:date="2019-08-26T17:28:00Z">
            <w:rPr>
              <w:rFonts w:ascii="Arial" w:hAnsi="Arial" w:cs="Arial"/>
              <w:b/>
              <w:sz w:val="32"/>
            </w:rPr>
          </w:rPrChange>
        </w:rPr>
        <w:t>_Load</w:t>
      </w:r>
      <w:proofErr w:type="spellEnd"/>
    </w:p>
    <w:p w:rsidR="009F2A51" w:rsidRPr="007F7B2E" w:rsidRDefault="001B4454" w:rsidP="009F2A51">
      <w:pPr>
        <w:pStyle w:val="BodyText"/>
        <w:spacing w:before="240" w:after="60"/>
        <w:jc w:val="center"/>
        <w:rPr>
          <w:b/>
          <w:sz w:val="32"/>
          <w:rPrChange w:id="13" w:author="Palacherla, Susmitha C (NONUS)" w:date="2019-08-26T17:28:00Z">
            <w:rPr>
              <w:rFonts w:ascii="Arial" w:hAnsi="Arial"/>
              <w:b/>
              <w:sz w:val="32"/>
            </w:rPr>
          </w:rPrChange>
        </w:rPr>
      </w:pPr>
      <w:r w:rsidRPr="007F7B2E">
        <w:rPr>
          <w:b/>
          <w:sz w:val="32"/>
          <w:rPrChange w:id="14" w:author="Palacherla, Susmitha C (NONUS)" w:date="2019-08-26T17:28:00Z">
            <w:rPr>
              <w:rFonts w:ascii="Arial" w:hAnsi="Arial"/>
              <w:b/>
              <w:sz w:val="32"/>
            </w:rPr>
          </w:rPrChange>
        </w:rPr>
        <w:t xml:space="preserve">SSIS </w:t>
      </w:r>
      <w:r w:rsidR="009F2A51" w:rsidRPr="007F7B2E">
        <w:rPr>
          <w:b/>
          <w:sz w:val="32"/>
          <w:rPrChange w:id="15" w:author="Palacherla, Susmitha C (NONUS)" w:date="2019-08-26T17:28:00Z">
            <w:rPr>
              <w:rFonts w:ascii="Arial" w:hAnsi="Arial"/>
              <w:b/>
              <w:sz w:val="32"/>
            </w:rPr>
          </w:rPrChange>
        </w:rPr>
        <w:t>Detail Design Document</w:t>
      </w:r>
    </w:p>
    <w:p w:rsidR="009F2A51" w:rsidRPr="007F7B2E" w:rsidRDefault="009F2A51" w:rsidP="009F2A51">
      <w:pPr>
        <w:pStyle w:val="Title1"/>
        <w:ind w:right="-270"/>
        <w:rPr>
          <w:rFonts w:ascii="Times New Roman" w:hAnsi="Times New Roman"/>
          <w:rPrChange w:id="16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7" w:author="Palacherla, Susmitha C (NONUS)" w:date="2019-08-26T17:28:00Z">
            <w:rPr/>
          </w:rPrChange>
        </w:rPr>
        <w:t>__________________________</w:t>
      </w:r>
    </w:p>
    <w:p w:rsidR="009F2A51" w:rsidRPr="007F7B2E" w:rsidRDefault="009F2A51" w:rsidP="009F2A51">
      <w:pPr>
        <w:ind w:right="-270"/>
        <w:rPr>
          <w:rFonts w:ascii="Times New Roman" w:hAnsi="Times New Roman"/>
          <w:rPrChange w:id="18" w:author="Palacherla, Susmitha C (NONUS)" w:date="2019-08-26T17:28:00Z">
            <w:rPr/>
          </w:rPrChange>
        </w:rPr>
      </w:pPr>
    </w:p>
    <w:p w:rsidR="009F2A51" w:rsidRPr="007F7B2E" w:rsidRDefault="009F2A51" w:rsidP="009F2A51">
      <w:pPr>
        <w:ind w:right="-270"/>
        <w:rPr>
          <w:rFonts w:ascii="Times New Roman" w:hAnsi="Times New Roman"/>
          <w:rPrChange w:id="19" w:author="Palacherla, Susmitha C (NONUS)" w:date="2019-08-26T17:28:00Z">
            <w:rPr/>
          </w:rPrChange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3"/>
      </w:tblGrid>
      <w:tr w:rsidR="009F2A51" w:rsidRPr="007F7B2E" w:rsidTr="00A20702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7F7B2E" w:rsidRDefault="009F2A51" w:rsidP="00A45C57">
            <w:pPr>
              <w:ind w:right="-270"/>
              <w:jc w:val="center"/>
              <w:rPr>
                <w:rFonts w:ascii="Times New Roman" w:hAnsi="Times New Roman"/>
                <w:rPrChange w:id="20" w:author="Palacherla, Susmitha C (NONUS)" w:date="2019-08-26T17:28:00Z">
                  <w:rPr>
                    <w:rFonts w:ascii="Times New Roman (PCL6)" w:hAnsi="Times New Roman (PCL6)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1" w:author="Palacherla, Susmitha C (NONUS)" w:date="2019-08-26T17:28:00Z">
                  <w:rPr>
                    <w:rFonts w:ascii="Times New Roman (PCL6)" w:hAnsi="Times New Roman (PCL6)"/>
                  </w:rPr>
                </w:rPrChange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7F7B2E" w:rsidRDefault="009F2A51" w:rsidP="00A45C57">
            <w:pPr>
              <w:ind w:right="-270"/>
              <w:jc w:val="center"/>
              <w:rPr>
                <w:rFonts w:ascii="Times New Roman" w:hAnsi="Times New Roman"/>
                <w:rPrChange w:id="22" w:author="Palacherla, Susmitha C (NONUS)" w:date="2019-08-26T17:28:00Z">
                  <w:rPr>
                    <w:rFonts w:ascii="Times New Roman (PCL6)" w:hAnsi="Times New Roman (PCL6)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3" w:author="Palacherla, Susmitha C (NONUS)" w:date="2019-08-26T17:28:00Z">
                  <w:rPr>
                    <w:rFonts w:ascii="Times New Roman (PCL6)" w:hAnsi="Times New Roman (PCL6)"/>
                  </w:rPr>
                </w:rPrChange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7F7B2E" w:rsidRDefault="009F2A51" w:rsidP="00A45C57">
            <w:pPr>
              <w:ind w:right="-270"/>
              <w:jc w:val="center"/>
              <w:rPr>
                <w:rFonts w:ascii="Times New Roman" w:hAnsi="Times New Roman"/>
                <w:rPrChange w:id="24" w:author="Palacherla, Susmitha C (NONUS)" w:date="2019-08-26T17:28:00Z">
                  <w:rPr>
                    <w:rFonts w:ascii="Times New Roman (PCL6)" w:hAnsi="Times New Roman (PCL6)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5" w:author="Palacherla, Susmitha C (NONUS)" w:date="2019-08-26T17:28:00Z">
                  <w:rPr>
                    <w:rFonts w:ascii="Times New Roman (PCL6)" w:hAnsi="Times New Roman (PCL6)"/>
                  </w:rPr>
                </w:rPrChange>
              </w:rPr>
              <w:t>Description</w:t>
            </w:r>
          </w:p>
        </w:tc>
      </w:tr>
      <w:tr w:rsidR="00996760" w:rsidRPr="007F7B2E" w:rsidTr="00A20702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96760" w:rsidRPr="007F7B2E" w:rsidRDefault="00996760" w:rsidP="00996760">
            <w:pPr>
              <w:ind w:left="-12" w:right="-270"/>
              <w:jc w:val="center"/>
              <w:rPr>
                <w:rFonts w:ascii="Times New Roman" w:hAnsi="Times New Roman"/>
                <w:rPrChange w:id="26" w:author="Palacherla, Susmitha C (NONUS)" w:date="2019-08-26T17:28:00Z">
                  <w:rPr>
                    <w:rFonts w:ascii="Times New Roman (PCL6)" w:hAnsi="Times New Roman (PCL6)"/>
                  </w:rPr>
                </w:rPrChange>
              </w:rPr>
            </w:pPr>
            <w:del w:id="27" w:author="Palacherla, Susmitha C (NONUS)" w:date="2019-08-26T16:56:00Z">
              <w:r w:rsidRPr="007F7B2E" w:rsidDel="00325B5B">
                <w:rPr>
                  <w:rFonts w:ascii="Times New Roman" w:hAnsi="Times New Roman"/>
                  <w:rPrChange w:id="28" w:author="Palacherla, Susmitha C (NONUS)" w:date="2019-08-26T17:28:00Z">
                    <w:rPr>
                      <w:rFonts w:ascii="Times New Roman (PCL6)" w:hAnsi="Times New Roman (PCL6)"/>
                    </w:rPr>
                  </w:rPrChange>
                </w:rPr>
                <w:delText>07/10/2019</w:delText>
              </w:r>
            </w:del>
            <w:ins w:id="29" w:author="Palacherla, Susmitha C (NONUS)" w:date="2019-08-26T16:56:00Z">
              <w:r w:rsidR="00325B5B" w:rsidRPr="007F7B2E">
                <w:rPr>
                  <w:rFonts w:ascii="Times New Roman" w:hAnsi="Times New Roman"/>
                  <w:rPrChange w:id="30" w:author="Palacherla, Susmitha C (NONUS)" w:date="2019-08-26T17:28:00Z">
                    <w:rPr>
                      <w:rFonts w:ascii="Times New Roman (PCL6)" w:hAnsi="Times New Roman (PCL6)"/>
                    </w:rPr>
                  </w:rPrChange>
                </w:rPr>
                <w:t>08/26/2019</w:t>
              </w:r>
            </w:ins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96760" w:rsidRPr="007F7B2E" w:rsidRDefault="00996760" w:rsidP="00996760">
            <w:pPr>
              <w:ind w:left="-12" w:right="-270"/>
              <w:jc w:val="center"/>
              <w:rPr>
                <w:rFonts w:ascii="Times New Roman" w:hAnsi="Times New Roman"/>
                <w:rPrChange w:id="31" w:author="Palacherla, Susmitha C (NONUS)" w:date="2019-08-26T17:28:00Z">
                  <w:rPr>
                    <w:rFonts w:ascii="Times New Roman (PCL6)" w:hAnsi="Times New Roman (PCL6)"/>
                  </w:rPr>
                </w:rPrChange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96760" w:rsidRPr="007F7B2E" w:rsidRDefault="00325B5B" w:rsidP="00996760">
            <w:pPr>
              <w:ind w:right="-270"/>
              <w:rPr>
                <w:rFonts w:ascii="Times New Roman" w:hAnsi="Times New Roman"/>
                <w:rPrChange w:id="32" w:author="Palacherla, Susmitha C (NONUS)" w:date="2019-08-26T17:28:00Z">
                  <w:rPr>
                    <w:rFonts w:ascii="Times New Roman (PCL6)" w:hAnsi="Times New Roman (PCL6)"/>
                  </w:rPr>
                </w:rPrChange>
              </w:rPr>
            </w:pPr>
            <w:ins w:id="33" w:author="Palacherla, Susmitha C (NONUS)" w:date="2019-08-26T16:56:00Z">
              <w:r w:rsidRPr="007F7B2E">
                <w:rPr>
                  <w:rFonts w:ascii="Times New Roman" w:hAnsi="Times New Roman"/>
                  <w:rPrChange w:id="34" w:author="Palacherla, Susmitha C (NONUS)" w:date="2019-08-26T17:28:00Z">
                    <w:rPr>
                      <w:rFonts w:ascii="Times New Roman (PCL6)" w:hAnsi="Times New Roman (PCL6)"/>
                    </w:rPr>
                  </w:rPrChange>
                </w:rPr>
                <w:t>TFS 15095 – ATT - Create feed to eCL for Attendance Policy Earnback</w:t>
              </w:r>
            </w:ins>
            <w:del w:id="35" w:author="Palacherla, Susmitha C (NONUS)" w:date="2019-08-26T16:56:00Z">
              <w:r w:rsidR="00996760" w:rsidRPr="007F7B2E" w:rsidDel="00325B5B">
                <w:rPr>
                  <w:rFonts w:ascii="Times New Roman" w:hAnsi="Times New Roman"/>
                  <w:rPrChange w:id="36" w:author="Palacherla, Susmitha C (NONUS)" w:date="2019-08-26T17:28:00Z">
                    <w:rPr>
                      <w:rFonts w:ascii="Times New Roman (PCL6)" w:hAnsi="Times New Roman (PCL6)"/>
                    </w:rPr>
                  </w:rPrChange>
                </w:rPr>
                <w:delText>TFS 14706 - Switch smtpout.gdit.com to ironport.maximus.com</w:delText>
              </w:r>
            </w:del>
          </w:p>
        </w:tc>
      </w:tr>
    </w:tbl>
    <w:p w:rsidR="009F2A51" w:rsidRPr="007F7B2E" w:rsidDel="007F7B2E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del w:id="37" w:author="Palacherla, Susmitha C (NONUS)" w:date="2019-08-26T17:29:00Z"/>
          <w:rFonts w:ascii="Times New Roman" w:hAnsi="Times New Roman"/>
          <w:b w:val="0"/>
          <w:sz w:val="20"/>
          <w:rPrChange w:id="38" w:author="Palacherla, Susmitha C (NONUS)" w:date="2019-08-26T17:28:00Z">
            <w:rPr>
              <w:del w:id="39" w:author="Palacherla, Susmitha C (NONUS)" w:date="2019-08-26T17:29:00Z"/>
              <w:rFonts w:ascii="Palatino (PCL6)" w:hAnsi="Palatino (PCL6)"/>
              <w:b w:val="0"/>
              <w:sz w:val="20"/>
            </w:rPr>
          </w:rPrChange>
        </w:rPr>
      </w:pPr>
    </w:p>
    <w:p w:rsidR="009F2A51" w:rsidRPr="007F7B2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  <w:rPrChange w:id="40" w:author="Palacherla, Susmitha C (NONUS)" w:date="2019-08-26T17:28:00Z">
            <w:rPr>
              <w:rFonts w:ascii="Times New Roman (PCL6)" w:hAnsi="Times New Roman (PCL6)"/>
              <w:sz w:val="20"/>
            </w:rPr>
          </w:rPrChange>
        </w:rPr>
      </w:pPr>
      <w:r w:rsidRPr="007F7B2E">
        <w:rPr>
          <w:rFonts w:ascii="Times New Roman" w:hAnsi="Times New Roman"/>
          <w:noProof/>
          <w:rPrChange w:id="41" w:author="Palacherla, Susmitha C (NONUS)" w:date="2019-08-26T17:28:00Z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7F7B2E">
        <w:rPr>
          <w:rFonts w:ascii="Times New Roman" w:hAnsi="Times New Roman"/>
          <w:noProof/>
          <w:rPrChange w:id="42" w:author="Palacherla, Susmitha C (NONUS)" w:date="2019-08-26T17:28:00Z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7F7B2E">
        <w:rPr>
          <w:rFonts w:ascii="Times New Roman" w:hAnsi="Times New Roman"/>
          <w:b w:val="0"/>
          <w:sz w:val="22"/>
          <w:rPrChange w:id="43" w:author="Palacherla, Susmitha C (NONUS)" w:date="2019-08-26T17:28:00Z">
            <w:rPr>
              <w:rFonts w:ascii="Times New Roman (PCL6)" w:hAnsi="Times New Roman (PCL6)"/>
              <w:b w:val="0"/>
              <w:sz w:val="22"/>
            </w:rPr>
          </w:rPrChange>
        </w:rPr>
        <w:t>Prepared by:</w:t>
      </w:r>
      <w:r w:rsidR="009F2A51" w:rsidRPr="007F7B2E">
        <w:rPr>
          <w:rFonts w:ascii="Times New Roman" w:hAnsi="Times New Roman"/>
          <w:b w:val="0"/>
          <w:sz w:val="20"/>
          <w:rPrChange w:id="44" w:author="Palacherla, Susmitha C (NONUS)" w:date="2019-08-26T17:28:00Z">
            <w:rPr>
              <w:rFonts w:ascii="Times New Roman (PCL6)" w:hAnsi="Times New Roman (PCL6)"/>
              <w:b w:val="0"/>
              <w:sz w:val="20"/>
            </w:rPr>
          </w:rPrChange>
        </w:rPr>
        <w:tab/>
      </w:r>
      <w:r w:rsidR="00202048" w:rsidRPr="007F7B2E">
        <w:rPr>
          <w:rFonts w:ascii="Times New Roman" w:hAnsi="Times New Roman"/>
          <w:b w:val="0"/>
          <w:sz w:val="20"/>
          <w:rPrChange w:id="45" w:author="Palacherla, Susmitha C (NONUS)" w:date="2019-08-26T17:28:00Z">
            <w:rPr>
              <w:rFonts w:ascii="Times New Roman (PCL6)" w:hAnsi="Times New Roman (PCL6)"/>
              <w:b w:val="0"/>
              <w:sz w:val="20"/>
            </w:rPr>
          </w:rPrChange>
        </w:rPr>
        <w:t>Susmitha Palacherla</w:t>
      </w:r>
      <w:r w:rsidR="009F2A51" w:rsidRPr="007F7B2E">
        <w:rPr>
          <w:rFonts w:ascii="Times New Roman" w:hAnsi="Times New Roman"/>
          <w:b w:val="0"/>
          <w:sz w:val="20"/>
          <w:rPrChange w:id="46" w:author="Palacherla, Susmitha C (NONUS)" w:date="2019-08-26T17:28:00Z">
            <w:rPr>
              <w:rFonts w:ascii="Times New Roman (PCL6)" w:hAnsi="Times New Roman (PCL6)"/>
              <w:b w:val="0"/>
              <w:sz w:val="20"/>
            </w:rPr>
          </w:rPrChange>
        </w:rPr>
        <w:tab/>
      </w:r>
      <w:r w:rsidR="009F2A51" w:rsidRPr="007F7B2E">
        <w:rPr>
          <w:rFonts w:ascii="Times New Roman" w:hAnsi="Times New Roman"/>
          <w:b w:val="0"/>
          <w:sz w:val="22"/>
          <w:rPrChange w:id="47" w:author="Palacherla, Susmitha C (NONUS)" w:date="2019-08-26T17:28:00Z">
            <w:rPr>
              <w:rFonts w:ascii="Times New Roman (PCL6)" w:hAnsi="Times New Roman (PCL6)"/>
              <w:b w:val="0"/>
              <w:sz w:val="22"/>
            </w:rPr>
          </w:rPrChange>
        </w:rPr>
        <w:t xml:space="preserve">Date:  </w:t>
      </w:r>
      <w:r w:rsidR="00ED0CDF" w:rsidRPr="007F7B2E">
        <w:rPr>
          <w:rFonts w:ascii="Times New Roman" w:hAnsi="Times New Roman"/>
          <w:b w:val="0"/>
          <w:sz w:val="22"/>
          <w:szCs w:val="22"/>
          <w:rPrChange w:id="48" w:author="Palacherla, Susmitha C (NONUS)" w:date="2019-08-26T17:28:00Z">
            <w:rPr>
              <w:rFonts w:ascii="Times New Roman (PCL6)" w:hAnsi="Times New Roman (PCL6)"/>
            </w:rPr>
          </w:rPrChange>
        </w:rPr>
        <w:t>12/12</w:t>
      </w:r>
      <w:r w:rsidR="0094076B" w:rsidRPr="007F7B2E">
        <w:rPr>
          <w:rFonts w:ascii="Times New Roman" w:hAnsi="Times New Roman"/>
          <w:b w:val="0"/>
          <w:sz w:val="22"/>
          <w:szCs w:val="22"/>
          <w:rPrChange w:id="49" w:author="Palacherla, Susmitha C (NONUS)" w:date="2019-08-26T17:28:00Z">
            <w:rPr>
              <w:rFonts w:ascii="Times New Roman (PCL6)" w:hAnsi="Times New Roman (PCL6)"/>
            </w:rPr>
          </w:rPrChange>
        </w:rPr>
        <w:t>/2016</w:t>
      </w:r>
    </w:p>
    <w:p w:rsidR="009F2A51" w:rsidRPr="007F7B2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  <w:rPrChange w:id="50" w:author="Palacherla, Susmitha C (NONUS)" w:date="2019-08-26T17:28:00Z">
            <w:rPr>
              <w:rFonts w:ascii="Times New Roman (PCL6)" w:hAnsi="Times New Roman (PCL6)"/>
            </w:rPr>
          </w:rPrChange>
        </w:rPr>
      </w:pPr>
    </w:p>
    <w:p w:rsidR="009F2A51" w:rsidRPr="007F7B2E" w:rsidRDefault="009F2A51" w:rsidP="009F2A51">
      <w:pPr>
        <w:pStyle w:val="BodyText"/>
        <w:rPr>
          <w:rPrChange w:id="51" w:author="Palacherla, Susmitha C (NONUS)" w:date="2019-08-26T17:28:00Z">
            <w:rPr>
              <w:rFonts w:ascii="Times New Roman (PCL6)" w:hAnsi="Times New Roman (PCL6)"/>
            </w:rPr>
          </w:rPrChange>
        </w:rPr>
      </w:pPr>
      <w:r w:rsidRPr="007F7B2E">
        <w:rPr>
          <w:rPrChange w:id="52" w:author="Palacherla, Susmitha C (NONUS)" w:date="2019-08-26T17:28:00Z">
            <w:rPr>
              <w:rFonts w:ascii="Times New Roman (PCL6)" w:hAnsi="Times New Roman (PCL6)"/>
            </w:rPr>
          </w:rPrChange>
        </w:rPr>
        <w:t xml:space="preserve">Department, Location: </w:t>
      </w:r>
      <w:r w:rsidRPr="007F7B2E">
        <w:rPr>
          <w:rPrChange w:id="53" w:author="Palacherla, Susmitha C (NONUS)" w:date="2019-08-26T17:28:00Z">
            <w:rPr>
              <w:rFonts w:ascii="Times New Roman (PCL6)" w:hAnsi="Times New Roman (PCL6)"/>
            </w:rPr>
          </w:rPrChange>
        </w:rPr>
        <w:tab/>
      </w:r>
      <w:r w:rsidRPr="007F7B2E">
        <w:rPr>
          <w:rPrChange w:id="54" w:author="Palacherla, Susmitha C (NONUS)" w:date="2019-08-26T17:28:00Z">
            <w:rPr>
              <w:rFonts w:ascii="Times New Roman (PCL6)" w:hAnsi="Times New Roman (PCL6)"/>
            </w:rPr>
          </w:rPrChange>
        </w:rPr>
        <w:tab/>
      </w:r>
      <w:r w:rsidR="00202048" w:rsidRPr="007F7B2E">
        <w:rPr>
          <w:rPrChange w:id="55" w:author="Palacherla, Susmitha C (NONUS)" w:date="2019-08-26T17:28:00Z">
            <w:rPr>
              <w:rFonts w:ascii="Times New Roman (PCL6)" w:hAnsi="Times New Roman (PCL6)"/>
            </w:rPr>
          </w:rPrChange>
        </w:rPr>
        <w:t>Health Solutions Division</w:t>
      </w:r>
    </w:p>
    <w:p w:rsidR="009F2A51" w:rsidRPr="007F7B2E" w:rsidDel="007F7B2E" w:rsidRDefault="00304EEA" w:rsidP="009F2A51">
      <w:pPr>
        <w:tabs>
          <w:tab w:val="left" w:pos="1980"/>
          <w:tab w:val="left" w:pos="6750"/>
        </w:tabs>
        <w:ind w:right="-270"/>
        <w:rPr>
          <w:del w:id="56" w:author="Palacherla, Susmitha C (NONUS)" w:date="2019-08-26T17:29:00Z"/>
          <w:rFonts w:ascii="Times New Roman" w:hAnsi="Times New Roman"/>
          <w:rPrChange w:id="57" w:author="Palacherla, Susmitha C (NONUS)" w:date="2019-08-26T17:28:00Z">
            <w:rPr>
              <w:del w:id="58" w:author="Palacherla, Susmitha C (NONUS)" w:date="2019-08-26T17:29:00Z"/>
              <w:rFonts w:ascii="Times New Roman (PCL6)" w:hAnsi="Times New Roman (PCL6)"/>
            </w:rPr>
          </w:rPrChange>
        </w:rPr>
      </w:pPr>
      <w:r w:rsidRPr="007F7B2E">
        <w:rPr>
          <w:rFonts w:ascii="Times New Roman" w:hAnsi="Times New Roman"/>
          <w:noProof/>
          <w:rPrChange w:id="59" w:author="Palacherla, Susmitha C (NONUS)" w:date="2019-08-26T17:28:00Z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7F7B2E" w:rsidRDefault="009F2A51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  <w:rPrChange w:id="60" w:author="Palacherla, Susmitha C (NONUS)" w:date="2019-08-26T17:28:00Z">
            <w:rPr>
              <w:rFonts w:ascii="Times New Roman (PCL6)" w:hAnsi="Times New Roman (PCL6)"/>
            </w:rPr>
          </w:rPrChange>
        </w:rPr>
      </w:pPr>
    </w:p>
    <w:p w:rsidR="009F2A51" w:rsidRPr="007F7B2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rPrChange w:id="61" w:author="Palacherla, Susmitha C (NONUS)" w:date="2019-08-26T17:28:00Z">
            <w:rPr>
              <w:rFonts w:ascii="Times New Roman (PCL6)" w:hAnsi="Times New Roman (PCL6)"/>
              <w:sz w:val="22"/>
            </w:rPr>
          </w:rPrChange>
        </w:rPr>
      </w:pPr>
      <w:r w:rsidRPr="007F7B2E">
        <w:rPr>
          <w:rFonts w:ascii="Times New Roman" w:hAnsi="Times New Roman"/>
          <w:noProof/>
          <w:rPrChange w:id="62" w:author="Palacherla, Susmitha C (NONUS)" w:date="2019-08-26T17:28:00Z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7F7B2E">
        <w:rPr>
          <w:rFonts w:ascii="Times New Roman" w:hAnsi="Times New Roman"/>
          <w:noProof/>
          <w:rPrChange w:id="63" w:author="Palacherla, Susmitha C (NONUS)" w:date="2019-08-26T17:28:00Z">
            <w:rPr>
              <w:noProof/>
            </w:rPr>
          </w:rPrChange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7F7B2E">
        <w:rPr>
          <w:rFonts w:ascii="Times New Roman" w:hAnsi="Times New Roman"/>
          <w:b w:val="0"/>
          <w:sz w:val="22"/>
          <w:rPrChange w:id="64" w:author="Palacherla, Susmitha C (NONUS)" w:date="2019-08-26T17:28:00Z">
            <w:rPr>
              <w:rFonts w:ascii="Times New Roman (PCL6)" w:hAnsi="Times New Roman (PCL6)"/>
              <w:b w:val="0"/>
              <w:sz w:val="22"/>
            </w:rPr>
          </w:rPrChange>
        </w:rPr>
        <w:t>Approved by:</w:t>
      </w:r>
      <w:r w:rsidR="009F2A51" w:rsidRPr="007F7B2E">
        <w:rPr>
          <w:rFonts w:ascii="Times New Roman" w:hAnsi="Times New Roman"/>
          <w:b w:val="0"/>
          <w:sz w:val="20"/>
          <w:rPrChange w:id="65" w:author="Palacherla, Susmitha C (NONUS)" w:date="2019-08-26T17:28:00Z">
            <w:rPr>
              <w:rFonts w:ascii="Times New Roman (PCL6)" w:hAnsi="Times New Roman (PCL6)"/>
              <w:b w:val="0"/>
              <w:sz w:val="20"/>
            </w:rPr>
          </w:rPrChange>
        </w:rPr>
        <w:tab/>
      </w:r>
      <w:r w:rsidR="009F2A51" w:rsidRPr="007F7B2E">
        <w:rPr>
          <w:rFonts w:ascii="Times New Roman" w:hAnsi="Times New Roman"/>
          <w:b w:val="0"/>
          <w:sz w:val="20"/>
          <w:rPrChange w:id="66" w:author="Palacherla, Susmitha C (NONUS)" w:date="2019-08-26T17:28:00Z">
            <w:rPr>
              <w:rFonts w:ascii="Times New Roman (PCL6)" w:hAnsi="Times New Roman (PCL6)"/>
              <w:b w:val="0"/>
              <w:sz w:val="20"/>
            </w:rPr>
          </w:rPrChange>
        </w:rPr>
        <w:tab/>
      </w:r>
      <w:r w:rsidR="009F2A51" w:rsidRPr="007F7B2E">
        <w:rPr>
          <w:rFonts w:ascii="Times New Roman" w:hAnsi="Times New Roman"/>
          <w:b w:val="0"/>
          <w:sz w:val="22"/>
          <w:rPrChange w:id="67" w:author="Palacherla, Susmitha C (NONUS)" w:date="2019-08-26T17:28:00Z">
            <w:rPr>
              <w:rFonts w:ascii="Times New Roman (PCL6)" w:hAnsi="Times New Roman (PCL6)"/>
              <w:b w:val="0"/>
              <w:sz w:val="22"/>
            </w:rPr>
          </w:rPrChange>
        </w:rPr>
        <w:t xml:space="preserve">Date: </w:t>
      </w:r>
    </w:p>
    <w:p w:rsidR="009F2A51" w:rsidRPr="007F7B2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  <w:rPrChange w:id="68" w:author="Palacherla, Susmitha C (NONUS)" w:date="2019-08-26T17:28:00Z">
            <w:rPr/>
          </w:rPrChange>
        </w:rPr>
      </w:pPr>
    </w:p>
    <w:p w:rsidR="007F7B2E" w:rsidRDefault="007F7B2E" w:rsidP="009F2A51">
      <w:pPr>
        <w:pStyle w:val="hdr1"/>
        <w:ind w:left="0" w:right="-270"/>
        <w:jc w:val="center"/>
        <w:rPr>
          <w:ins w:id="69" w:author="Palacherla, Susmitha C (NONUS)" w:date="2019-08-26T17:29:00Z"/>
          <w:b/>
          <w:sz w:val="28"/>
        </w:rPr>
      </w:pPr>
    </w:p>
    <w:p w:rsidR="007F7B2E" w:rsidRDefault="007F7B2E" w:rsidP="009F2A51">
      <w:pPr>
        <w:pStyle w:val="hdr1"/>
        <w:ind w:left="0" w:right="-270"/>
        <w:jc w:val="center"/>
        <w:rPr>
          <w:ins w:id="70" w:author="Palacherla, Susmitha C (NONUS)" w:date="2019-08-26T17:29:00Z"/>
          <w:b/>
          <w:sz w:val="28"/>
        </w:rPr>
      </w:pPr>
    </w:p>
    <w:p w:rsidR="009F2A51" w:rsidRPr="007F7B2E" w:rsidRDefault="009F2A51" w:rsidP="009F2A51">
      <w:pPr>
        <w:pStyle w:val="hdr1"/>
        <w:ind w:left="0" w:right="-270"/>
        <w:jc w:val="center"/>
        <w:rPr>
          <w:b/>
          <w:sz w:val="28"/>
          <w:rPrChange w:id="71" w:author="Palacherla, Susmitha C (NONUS)" w:date="2019-08-26T17:28:00Z">
            <w:rPr>
              <w:rFonts w:ascii="Arial" w:hAnsi="Arial"/>
              <w:b/>
              <w:sz w:val="28"/>
            </w:rPr>
          </w:rPrChange>
        </w:rPr>
      </w:pPr>
      <w:r w:rsidRPr="007F7B2E">
        <w:rPr>
          <w:b/>
          <w:sz w:val="28"/>
          <w:rPrChange w:id="72" w:author="Palacherla, Susmitha C (NONUS)" w:date="2019-08-26T17:28:00Z">
            <w:rPr>
              <w:rFonts w:ascii="Arial" w:hAnsi="Arial"/>
              <w:b/>
              <w:sz w:val="28"/>
            </w:rPr>
          </w:rPrChange>
        </w:rPr>
        <w:t>Change History Log</w:t>
      </w:r>
    </w:p>
    <w:p w:rsidR="009F2A51" w:rsidRPr="007F7B2E" w:rsidRDefault="009F2A51" w:rsidP="009F2A51">
      <w:pPr>
        <w:pStyle w:val="hdr1"/>
        <w:jc w:val="center"/>
        <w:rPr>
          <w:rPrChange w:id="73" w:author="Palacherla, Susmitha C (NONUS)" w:date="2019-08-26T17:28:00Z">
            <w:rPr/>
          </w:rPrChange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  <w:tblPrChange w:id="74" w:author="Palacherla, Susmitha C (NONUS)" w:date="2019-08-26T16:57:00Z">
          <w:tblPr>
            <w:tblW w:w="1504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000" w:firstRow="0" w:lastRow="0" w:firstColumn="0" w:lastColumn="0" w:noHBand="0" w:noVBand="0"/>
          </w:tblPr>
        </w:tblPrChange>
      </w:tblPr>
      <w:tblGrid>
        <w:gridCol w:w="1440"/>
        <w:gridCol w:w="5238"/>
        <w:gridCol w:w="2790"/>
        <w:tblGridChange w:id="75">
          <w:tblGrid>
            <w:gridCol w:w="1440"/>
            <w:gridCol w:w="5238"/>
            <w:gridCol w:w="2790"/>
          </w:tblGrid>
        </w:tblGridChange>
      </w:tblGrid>
      <w:tr w:rsidR="00325B5B" w:rsidRPr="007F7B2E" w:rsidTr="00325B5B">
        <w:trPr>
          <w:tblHeader/>
          <w:trPrChange w:id="76" w:author="Palacherla, Susmitha C (NONUS)" w:date="2019-08-26T16:57:00Z">
            <w:trPr>
              <w:wAfter w:w="5580" w:type="dxa"/>
              <w:tblHeader/>
            </w:trPr>
          </w:trPrChange>
        </w:trPr>
        <w:tc>
          <w:tcPr>
            <w:tcW w:w="1440" w:type="dxa"/>
            <w:shd w:val="solid" w:color="auto" w:fill="000000"/>
            <w:tcPrChange w:id="77" w:author="Palacherla, Susmitha C (NONUS)" w:date="2019-08-26T16:57:00Z">
              <w:tcPr>
                <w:tcW w:w="1440" w:type="dxa"/>
                <w:shd w:val="solid" w:color="auto" w:fill="000000"/>
              </w:tcPr>
            </w:tcPrChange>
          </w:tcPr>
          <w:p w:rsidR="00325B5B" w:rsidRPr="007F7B2E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  <w:rPrChange w:id="78" w:author="Palacherla, Susmitha C (NONUS)" w:date="2019-08-26T17:28:00Z">
                  <w:rPr>
                    <w:rFonts w:ascii="Arial" w:hAnsi="Arial"/>
                    <w:b/>
                    <w:sz w:val="20"/>
                  </w:rPr>
                </w:rPrChange>
              </w:rPr>
            </w:pPr>
            <w:r w:rsidRPr="007F7B2E">
              <w:rPr>
                <w:b/>
                <w:sz w:val="20"/>
                <w:rPrChange w:id="79" w:author="Palacherla, Susmitha C (NONUS)" w:date="2019-08-26T17:28:00Z">
                  <w:rPr>
                    <w:rFonts w:ascii="Arial" w:hAnsi="Arial"/>
                    <w:b/>
                    <w:sz w:val="20"/>
                  </w:rPr>
                </w:rPrChange>
              </w:rPr>
              <w:t>Date</w:t>
            </w:r>
          </w:p>
        </w:tc>
        <w:tc>
          <w:tcPr>
            <w:tcW w:w="5238" w:type="dxa"/>
            <w:shd w:val="solid" w:color="auto" w:fill="000000"/>
            <w:tcPrChange w:id="80" w:author="Palacherla, Susmitha C (NONUS)" w:date="2019-08-26T16:57:00Z">
              <w:tcPr>
                <w:tcW w:w="5238" w:type="dxa"/>
                <w:shd w:val="solid" w:color="auto" w:fill="000000"/>
              </w:tcPr>
            </w:tcPrChange>
          </w:tcPr>
          <w:p w:rsidR="00325B5B" w:rsidRPr="007F7B2E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  <w:rPrChange w:id="81" w:author="Palacherla, Susmitha C (NONUS)" w:date="2019-08-26T17:28:00Z">
                  <w:rPr>
                    <w:rFonts w:ascii="Arial" w:hAnsi="Arial"/>
                    <w:b/>
                    <w:sz w:val="20"/>
                  </w:rPr>
                </w:rPrChange>
              </w:rPr>
            </w:pPr>
            <w:r w:rsidRPr="007F7B2E">
              <w:rPr>
                <w:b/>
                <w:sz w:val="20"/>
                <w:rPrChange w:id="82" w:author="Palacherla, Susmitha C (NONUS)" w:date="2019-08-26T17:28:00Z">
                  <w:rPr>
                    <w:rFonts w:ascii="Arial" w:hAnsi="Arial"/>
                    <w:b/>
                    <w:sz w:val="20"/>
                  </w:rPr>
                </w:rPrChange>
              </w:rPr>
              <w:t>Change Description</w:t>
            </w:r>
          </w:p>
        </w:tc>
        <w:tc>
          <w:tcPr>
            <w:tcW w:w="2790" w:type="dxa"/>
            <w:shd w:val="solid" w:color="auto" w:fill="000000"/>
            <w:tcPrChange w:id="83" w:author="Palacherla, Susmitha C (NONUS)" w:date="2019-08-26T16:57:00Z">
              <w:tcPr>
                <w:tcW w:w="2790" w:type="dxa"/>
                <w:shd w:val="solid" w:color="auto" w:fill="000000"/>
              </w:tcPr>
            </w:tcPrChange>
          </w:tcPr>
          <w:p w:rsidR="00325B5B" w:rsidRPr="007F7B2E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  <w:rPrChange w:id="84" w:author="Palacherla, Susmitha C (NONUS)" w:date="2019-08-26T17:28:00Z">
                  <w:rPr>
                    <w:rFonts w:ascii="Arial" w:hAnsi="Arial"/>
                    <w:b/>
                    <w:sz w:val="20"/>
                  </w:rPr>
                </w:rPrChange>
              </w:rPr>
            </w:pPr>
            <w:r w:rsidRPr="007F7B2E">
              <w:rPr>
                <w:b/>
                <w:sz w:val="20"/>
                <w:rPrChange w:id="85" w:author="Palacherla, Susmitha C (NONUS)" w:date="2019-08-26T17:28:00Z">
                  <w:rPr>
                    <w:rFonts w:ascii="Arial" w:hAnsi="Arial"/>
                    <w:b/>
                    <w:sz w:val="20"/>
                  </w:rPr>
                </w:rPrChange>
              </w:rPr>
              <w:t>Author</w:t>
            </w:r>
          </w:p>
        </w:tc>
      </w:tr>
      <w:tr w:rsidR="00325B5B" w:rsidRPr="007F7B2E" w:rsidTr="00325B5B">
        <w:trPr>
          <w:trPrChange w:id="86" w:author="Palacherla, Susmitha C (NONUS)" w:date="2019-08-26T16:57:00Z">
            <w:trPr>
              <w:wAfter w:w="5580" w:type="dxa"/>
            </w:trPr>
          </w:trPrChange>
        </w:trPr>
        <w:tc>
          <w:tcPr>
            <w:tcW w:w="1440" w:type="dxa"/>
            <w:tcPrChange w:id="87" w:author="Palacherla, Susmitha C (NONUS)" w:date="2019-08-26T16:57:00Z">
              <w:tcPr>
                <w:tcW w:w="1440" w:type="dxa"/>
              </w:tcPr>
            </w:tcPrChange>
          </w:tcPr>
          <w:p w:rsidR="00325B5B" w:rsidRPr="007F7B2E" w:rsidRDefault="00325B5B" w:rsidP="00A440F9">
            <w:pPr>
              <w:pStyle w:val="hdr1"/>
              <w:ind w:left="0"/>
              <w:jc w:val="left"/>
              <w:rPr>
                <w:rPrChange w:id="88" w:author="Palacherla, Susmitha C (NONUS)" w:date="2019-08-26T17:28:00Z">
                  <w:rPr/>
                </w:rPrChange>
              </w:rPr>
            </w:pPr>
            <w:r w:rsidRPr="007F7B2E">
              <w:rPr>
                <w:rPrChange w:id="89" w:author="Palacherla, Susmitha C (NONUS)" w:date="2019-08-26T17:28:00Z">
                  <w:rPr>
                    <w:rFonts w:ascii="Times New Roman (PCL6)" w:hAnsi="Times New Roman (PCL6)"/>
                  </w:rPr>
                </w:rPrChange>
              </w:rPr>
              <w:t>4/11/2016</w:t>
            </w:r>
          </w:p>
        </w:tc>
        <w:tc>
          <w:tcPr>
            <w:tcW w:w="5238" w:type="dxa"/>
            <w:tcPrChange w:id="90" w:author="Palacherla, Susmitha C (NONUS)" w:date="2019-08-26T16:57:00Z">
              <w:tcPr>
                <w:tcW w:w="5238" w:type="dxa"/>
              </w:tcPr>
            </w:tcPrChange>
          </w:tcPr>
          <w:p w:rsidR="00325B5B" w:rsidRPr="007F7B2E" w:rsidRDefault="00325B5B" w:rsidP="0094076B">
            <w:pPr>
              <w:pStyle w:val="hdr1"/>
              <w:ind w:left="0"/>
              <w:jc w:val="left"/>
              <w:rPr>
                <w:rPrChange w:id="91" w:author="Palacherla, Susmitha C (NONUS)" w:date="2019-08-26T17:28:00Z">
                  <w:rPr/>
                </w:rPrChange>
              </w:rPr>
            </w:pPr>
            <w:r w:rsidRPr="007F7B2E">
              <w:rPr>
                <w:rPrChange w:id="92" w:author="Palacherla, Susmitha C (NONUS)" w:date="2019-08-26T17:28:00Z">
                  <w:rPr/>
                </w:rPrChange>
              </w:rPr>
              <w:t>1.0 Initial revision. TFS 2470</w:t>
            </w:r>
          </w:p>
        </w:tc>
        <w:tc>
          <w:tcPr>
            <w:tcW w:w="2790" w:type="dxa"/>
            <w:tcPrChange w:id="93" w:author="Palacherla, Susmitha C (NONUS)" w:date="2019-08-26T16:57:00Z">
              <w:tcPr>
                <w:tcW w:w="2790" w:type="dxa"/>
              </w:tcPr>
            </w:tcPrChange>
          </w:tcPr>
          <w:p w:rsidR="00325B5B" w:rsidRPr="007F7B2E" w:rsidRDefault="00325B5B" w:rsidP="00A45C57">
            <w:pPr>
              <w:pStyle w:val="hdr1"/>
              <w:ind w:left="0"/>
              <w:jc w:val="left"/>
              <w:rPr>
                <w:rPrChange w:id="94" w:author="Palacherla, Susmitha C (NONUS)" w:date="2019-08-26T17:28:00Z">
                  <w:rPr/>
                </w:rPrChange>
              </w:rPr>
            </w:pPr>
            <w:r w:rsidRPr="007F7B2E">
              <w:rPr>
                <w:rPrChange w:id="95" w:author="Palacherla, Susmitha C (NONUS)" w:date="2019-08-26T17:28:00Z">
                  <w:rPr/>
                </w:rPrChange>
              </w:rPr>
              <w:t>Susmitha Palacherla</w:t>
            </w:r>
          </w:p>
        </w:tc>
      </w:tr>
      <w:tr w:rsidR="00325B5B" w:rsidRPr="007F7B2E" w:rsidTr="00325B5B">
        <w:trPr>
          <w:trPrChange w:id="96" w:author="Palacherla, Susmitha C (NONUS)" w:date="2019-08-26T16:57:00Z">
            <w:trPr>
              <w:wAfter w:w="5580" w:type="dxa"/>
            </w:trPr>
          </w:trPrChange>
        </w:trPr>
        <w:tc>
          <w:tcPr>
            <w:tcW w:w="1440" w:type="dxa"/>
            <w:tcPrChange w:id="97" w:author="Palacherla, Susmitha C (NONUS)" w:date="2019-08-26T16:57:00Z">
              <w:tcPr>
                <w:tcW w:w="1440" w:type="dxa"/>
              </w:tcPr>
            </w:tcPrChange>
          </w:tcPr>
          <w:p w:rsidR="00325B5B" w:rsidRPr="007F7B2E" w:rsidRDefault="00325B5B" w:rsidP="00C57C3E">
            <w:pPr>
              <w:pStyle w:val="hdr1"/>
              <w:ind w:left="0"/>
              <w:jc w:val="left"/>
              <w:rPr>
                <w:rPrChange w:id="98" w:author="Palacherla, Susmitha C (NONUS)" w:date="2019-08-26T17:28:00Z">
                  <w:rPr/>
                </w:rPrChange>
              </w:rPr>
            </w:pPr>
            <w:r w:rsidRPr="007F7B2E">
              <w:rPr>
                <w:rPrChange w:id="99" w:author="Palacherla, Susmitha C (NONUS)" w:date="2019-08-26T17:28:00Z">
                  <w:rPr/>
                </w:rPrChange>
              </w:rPr>
              <w:t>12/12/2016</w:t>
            </w:r>
          </w:p>
        </w:tc>
        <w:tc>
          <w:tcPr>
            <w:tcW w:w="5238" w:type="dxa"/>
            <w:tcPrChange w:id="100" w:author="Palacherla, Susmitha C (NONUS)" w:date="2019-08-26T16:57:00Z">
              <w:tcPr>
                <w:tcW w:w="5238" w:type="dxa"/>
              </w:tcPr>
            </w:tcPrChange>
          </w:tcPr>
          <w:p w:rsidR="00325B5B" w:rsidRPr="007F7B2E" w:rsidRDefault="00325B5B" w:rsidP="00ED0CDF">
            <w:pPr>
              <w:pStyle w:val="hdr1"/>
              <w:ind w:left="0"/>
              <w:jc w:val="left"/>
              <w:rPr>
                <w:rPrChange w:id="101" w:author="Palacherla, Susmitha C (NONUS)" w:date="2019-08-26T17:28:00Z">
                  <w:rPr/>
                </w:rPrChange>
              </w:rPr>
            </w:pPr>
            <w:r w:rsidRPr="007F7B2E">
              <w:rPr>
                <w:rPrChange w:id="102" w:author="Palacherla, Susmitha C (NONUS)" w:date="2019-08-26T17:28:00Z">
                  <w:rPr/>
                </w:rPrChange>
              </w:rPr>
              <w:t>2.0 Updates for TFS 4916. Adding an additional container for non-SEA Ad-hoc generic feeds where attributes will be included in the file.</w:t>
            </w:r>
          </w:p>
        </w:tc>
        <w:tc>
          <w:tcPr>
            <w:tcW w:w="2790" w:type="dxa"/>
            <w:tcPrChange w:id="103" w:author="Palacherla, Susmitha C (NONUS)" w:date="2019-08-26T16:57:00Z">
              <w:tcPr>
                <w:tcW w:w="2790" w:type="dxa"/>
              </w:tcPr>
            </w:tcPrChange>
          </w:tcPr>
          <w:p w:rsidR="00325B5B" w:rsidRPr="007F7B2E" w:rsidRDefault="00325B5B" w:rsidP="00A45C57">
            <w:pPr>
              <w:pStyle w:val="hdr1"/>
              <w:ind w:left="0"/>
              <w:jc w:val="left"/>
              <w:rPr>
                <w:rPrChange w:id="104" w:author="Palacherla, Susmitha C (NONUS)" w:date="2019-08-26T17:28:00Z">
                  <w:rPr/>
                </w:rPrChange>
              </w:rPr>
            </w:pPr>
            <w:r w:rsidRPr="007F7B2E">
              <w:rPr>
                <w:rPrChange w:id="105" w:author="Palacherla, Susmitha C (NONUS)" w:date="2019-08-26T17:28:00Z">
                  <w:rPr/>
                </w:rPrChange>
              </w:rPr>
              <w:t>Susmitha Palacherla</w:t>
            </w:r>
          </w:p>
        </w:tc>
      </w:tr>
      <w:tr w:rsidR="00325B5B" w:rsidRPr="007F7B2E" w:rsidTr="00325B5B">
        <w:trPr>
          <w:trPrChange w:id="106" w:author="Palacherla, Susmitha C (NONUS)" w:date="2019-08-26T16:57:00Z">
            <w:trPr>
              <w:wAfter w:w="5580" w:type="dxa"/>
            </w:trPr>
          </w:trPrChange>
        </w:trPr>
        <w:tc>
          <w:tcPr>
            <w:tcW w:w="1440" w:type="dxa"/>
            <w:tcPrChange w:id="107" w:author="Palacherla, Susmitha C (NONUS)" w:date="2019-08-26T16:57:00Z">
              <w:tcPr>
                <w:tcW w:w="1440" w:type="dxa"/>
              </w:tcPr>
            </w:tcPrChange>
          </w:tcPr>
          <w:p w:rsidR="00325B5B" w:rsidRPr="007F7B2E" w:rsidRDefault="00325B5B" w:rsidP="00E41548">
            <w:pPr>
              <w:pStyle w:val="hdr1"/>
              <w:ind w:left="0"/>
              <w:jc w:val="left"/>
              <w:rPr>
                <w:rPrChange w:id="108" w:author="Palacherla, Susmitha C (NONUS)" w:date="2019-08-26T17:28:00Z">
                  <w:rPr/>
                </w:rPrChange>
              </w:rPr>
            </w:pPr>
            <w:r w:rsidRPr="007F7B2E">
              <w:rPr>
                <w:rPrChange w:id="109" w:author="Palacherla, Susmitha C (NONUS)" w:date="2019-08-26T17:28:00Z">
                  <w:rPr/>
                </w:rPrChange>
              </w:rPr>
              <w:t>8/14/2017</w:t>
            </w:r>
          </w:p>
        </w:tc>
        <w:tc>
          <w:tcPr>
            <w:tcW w:w="5238" w:type="dxa"/>
            <w:tcPrChange w:id="110" w:author="Palacherla, Susmitha C (NONUS)" w:date="2019-08-26T16:57:00Z">
              <w:tcPr>
                <w:tcW w:w="5238" w:type="dxa"/>
              </w:tcPr>
            </w:tcPrChange>
          </w:tcPr>
          <w:p w:rsidR="00325B5B" w:rsidRPr="007F7B2E" w:rsidRDefault="00325B5B" w:rsidP="00E41548">
            <w:pPr>
              <w:pStyle w:val="hdr1"/>
              <w:ind w:left="0"/>
              <w:jc w:val="left"/>
              <w:rPr>
                <w:rPrChange w:id="111" w:author="Palacherla, Susmitha C (NONUS)" w:date="2019-08-26T17:28:00Z">
                  <w:rPr/>
                </w:rPrChange>
              </w:rPr>
            </w:pPr>
            <w:r w:rsidRPr="007F7B2E">
              <w:rPr>
                <w:rPrChange w:id="112" w:author="Palacherla, Susmitha C (NONUS)" w:date="2019-08-26T17:28:00Z">
                  <w:rPr>
                    <w:rFonts w:ascii="Times New Roman (PCL6)" w:hAnsi="Times New Roman (PCL6)"/>
                  </w:rPr>
                </w:rPrChange>
              </w:rPr>
              <w:t>3.0 TFS 7105 – Upgrade to SQL Server 2012</w:t>
            </w:r>
          </w:p>
        </w:tc>
        <w:tc>
          <w:tcPr>
            <w:tcW w:w="2790" w:type="dxa"/>
            <w:tcPrChange w:id="113" w:author="Palacherla, Susmitha C (NONUS)" w:date="2019-08-26T16:57:00Z">
              <w:tcPr>
                <w:tcW w:w="2790" w:type="dxa"/>
              </w:tcPr>
            </w:tcPrChange>
          </w:tcPr>
          <w:p w:rsidR="00325B5B" w:rsidRPr="007F7B2E" w:rsidRDefault="00325B5B" w:rsidP="00E41548">
            <w:pPr>
              <w:pStyle w:val="hdr1"/>
              <w:ind w:left="0"/>
              <w:jc w:val="left"/>
              <w:rPr>
                <w:rPrChange w:id="114" w:author="Palacherla, Susmitha C (NONUS)" w:date="2019-08-26T17:28:00Z">
                  <w:rPr/>
                </w:rPrChange>
              </w:rPr>
            </w:pPr>
            <w:r w:rsidRPr="007F7B2E">
              <w:rPr>
                <w:rPrChange w:id="115" w:author="Palacherla, Susmitha C (NONUS)" w:date="2019-08-26T17:28:00Z">
                  <w:rPr/>
                </w:rPrChange>
              </w:rPr>
              <w:t>Susmitha Palacherla</w:t>
            </w:r>
          </w:p>
        </w:tc>
      </w:tr>
      <w:tr w:rsidR="00325B5B" w:rsidRPr="007F7B2E" w:rsidTr="00325B5B">
        <w:trPr>
          <w:trPrChange w:id="116" w:author="Palacherla, Susmitha C (NONUS)" w:date="2019-08-26T16:57:00Z">
            <w:trPr>
              <w:wAfter w:w="5580" w:type="dxa"/>
            </w:trPr>
          </w:trPrChange>
        </w:trPr>
        <w:tc>
          <w:tcPr>
            <w:tcW w:w="1440" w:type="dxa"/>
            <w:tcPrChange w:id="117" w:author="Palacherla, Susmitha C (NONUS)" w:date="2019-08-26T16:57:00Z">
              <w:tcPr>
                <w:tcW w:w="1440" w:type="dxa"/>
              </w:tcPr>
            </w:tcPrChange>
          </w:tcPr>
          <w:p w:rsidR="00325B5B" w:rsidRPr="007F7B2E" w:rsidRDefault="00325B5B" w:rsidP="00C57C3E">
            <w:pPr>
              <w:pStyle w:val="hdr1"/>
              <w:ind w:left="0"/>
              <w:jc w:val="left"/>
              <w:rPr>
                <w:rPrChange w:id="118" w:author="Palacherla, Susmitha C (NONUS)" w:date="2019-08-26T17:28:00Z">
                  <w:rPr/>
                </w:rPrChange>
              </w:rPr>
            </w:pPr>
            <w:r w:rsidRPr="007F7B2E">
              <w:rPr>
                <w:rPrChange w:id="119" w:author="Palacherla, Susmitha C (NONUS)" w:date="2019-08-26T17:28:00Z">
                  <w:rPr/>
                </w:rPrChange>
              </w:rPr>
              <w:t>9/1/2017</w:t>
            </w:r>
          </w:p>
        </w:tc>
        <w:tc>
          <w:tcPr>
            <w:tcW w:w="5238" w:type="dxa"/>
            <w:tcPrChange w:id="120" w:author="Palacherla, Susmitha C (NONUS)" w:date="2019-08-26T16:57:00Z">
              <w:tcPr>
                <w:tcW w:w="5238" w:type="dxa"/>
              </w:tcPr>
            </w:tcPrChange>
          </w:tcPr>
          <w:p w:rsidR="00325B5B" w:rsidRPr="007F7B2E" w:rsidRDefault="00325B5B" w:rsidP="00997A45">
            <w:pPr>
              <w:pStyle w:val="hdr1"/>
              <w:ind w:left="0"/>
              <w:jc w:val="left"/>
              <w:rPr>
                <w:rPrChange w:id="121" w:author="Palacherla, Susmitha C (NONUS)" w:date="2019-08-26T17:28:00Z">
                  <w:rPr/>
                </w:rPrChange>
              </w:rPr>
            </w:pPr>
            <w:r w:rsidRPr="007F7B2E">
              <w:rPr>
                <w:rPrChange w:id="122" w:author="Palacherla, Susmitha C (NONUS)" w:date="2019-08-26T17:28:00Z">
                  <w:rPr/>
                </w:rPrChange>
              </w:rPr>
              <w:t>4.0 TFS 7647 – Incorporate Attendance discrepancy (DTT) feed</w:t>
            </w:r>
          </w:p>
        </w:tc>
        <w:tc>
          <w:tcPr>
            <w:tcW w:w="2790" w:type="dxa"/>
            <w:tcPrChange w:id="123" w:author="Palacherla, Susmitha C (NONUS)" w:date="2019-08-26T16:57:00Z">
              <w:tcPr>
                <w:tcW w:w="2790" w:type="dxa"/>
              </w:tcPr>
            </w:tcPrChange>
          </w:tcPr>
          <w:p w:rsidR="00325B5B" w:rsidRPr="007F7B2E" w:rsidRDefault="00325B5B" w:rsidP="00A45C57">
            <w:pPr>
              <w:pStyle w:val="hdr1"/>
              <w:ind w:left="0"/>
              <w:jc w:val="left"/>
              <w:rPr>
                <w:rPrChange w:id="124" w:author="Palacherla, Susmitha C (NONUS)" w:date="2019-08-26T17:28:00Z">
                  <w:rPr/>
                </w:rPrChange>
              </w:rPr>
            </w:pPr>
            <w:r w:rsidRPr="007F7B2E">
              <w:rPr>
                <w:rPrChange w:id="125" w:author="Palacherla, Susmitha C (NONUS)" w:date="2019-08-26T17:28:00Z">
                  <w:rPr/>
                </w:rPrChange>
              </w:rPr>
              <w:t>Susmitha Palacherla</w:t>
            </w:r>
          </w:p>
        </w:tc>
      </w:tr>
      <w:tr w:rsidR="00325B5B" w:rsidRPr="007F7B2E" w:rsidTr="00325B5B">
        <w:tc>
          <w:tcPr>
            <w:tcW w:w="1440" w:type="dxa"/>
            <w:tcPrChange w:id="126" w:author="Palacherla, Susmitha C (NONUS)" w:date="2019-08-26T16:57:00Z">
              <w:tcPr>
                <w:tcW w:w="1440" w:type="dxa"/>
              </w:tcPr>
            </w:tcPrChange>
          </w:tcPr>
          <w:p w:rsidR="00325B5B" w:rsidRPr="007F7B2E" w:rsidRDefault="00325B5B" w:rsidP="00325B5B">
            <w:pPr>
              <w:pStyle w:val="hdr1"/>
              <w:ind w:left="0"/>
              <w:jc w:val="left"/>
              <w:rPr>
                <w:rPrChange w:id="127" w:author="Palacherla, Susmitha C (NONUS)" w:date="2019-08-26T17:28:00Z">
                  <w:rPr/>
                </w:rPrChange>
              </w:rPr>
            </w:pPr>
            <w:r w:rsidRPr="007F7B2E">
              <w:rPr>
                <w:rPrChange w:id="128" w:author="Palacherla, Susmitha C (NONUS)" w:date="2019-08-26T17:28:00Z">
                  <w:rPr/>
                </w:rPrChange>
              </w:rPr>
              <w:t>12/28/2017</w:t>
            </w:r>
          </w:p>
        </w:tc>
        <w:tc>
          <w:tcPr>
            <w:tcW w:w="5238" w:type="dxa"/>
            <w:tcPrChange w:id="129" w:author="Palacherla, Susmitha C (NONUS)" w:date="2019-08-26T16:57:00Z">
              <w:tcPr>
                <w:tcW w:w="5238" w:type="dxa"/>
              </w:tcPr>
            </w:tcPrChange>
          </w:tcPr>
          <w:p w:rsidR="00325B5B" w:rsidRPr="007F7B2E" w:rsidRDefault="00325B5B" w:rsidP="00325B5B">
            <w:pPr>
              <w:pStyle w:val="hdr1"/>
              <w:ind w:left="0"/>
              <w:jc w:val="left"/>
              <w:rPr>
                <w:rPrChange w:id="130" w:author="Palacherla, Susmitha C (NONUS)" w:date="2019-08-26T17:28:00Z">
                  <w:rPr/>
                </w:rPrChange>
              </w:rPr>
            </w:pPr>
            <w:r w:rsidRPr="007F7B2E">
              <w:rPr>
                <w:rPrChange w:id="131" w:author="Palacherla, Susmitha C (NONUS)" w:date="2019-08-26T17:28:00Z">
                  <w:rPr>
                    <w:rFonts w:ascii="Times New Roman (PCL6)" w:hAnsi="Times New Roman (PCL6)"/>
                  </w:rPr>
                </w:rPrChange>
              </w:rPr>
              <w:t>TFS 7854 – Encryption related changes for feed files and staging tables</w:t>
            </w:r>
          </w:p>
        </w:tc>
        <w:tc>
          <w:tcPr>
            <w:tcW w:w="2790" w:type="dxa"/>
            <w:tcPrChange w:id="132" w:author="Palacherla, Susmitha C (NONUS)" w:date="2019-08-26T16:57:00Z">
              <w:tcPr>
                <w:tcW w:w="2790" w:type="dxa"/>
              </w:tcPr>
            </w:tcPrChange>
          </w:tcPr>
          <w:p w:rsidR="00325B5B" w:rsidRPr="007F7B2E" w:rsidRDefault="00325B5B" w:rsidP="00325B5B">
            <w:pPr>
              <w:pStyle w:val="hdr1"/>
              <w:ind w:left="0"/>
              <w:jc w:val="left"/>
              <w:rPr>
                <w:rPrChange w:id="133" w:author="Palacherla, Susmitha C (NONUS)" w:date="2019-08-26T17:28:00Z">
                  <w:rPr/>
                </w:rPrChange>
              </w:rPr>
            </w:pPr>
            <w:ins w:id="134" w:author="Palacherla, Susmitha C (NONUS)" w:date="2019-08-26T16:57:00Z">
              <w:r w:rsidRPr="007F7B2E">
                <w:rPr>
                  <w:rPrChange w:id="135" w:author="Palacherla, Susmitha C (NONUS)" w:date="2019-08-26T17:28:00Z">
                    <w:rPr/>
                  </w:rPrChange>
                </w:rPr>
                <w:t>Susmitha Palacherla</w:t>
              </w:r>
            </w:ins>
            <w:del w:id="136" w:author="Palacherla, Susmitha C (NONUS)" w:date="2019-08-26T16:56:00Z">
              <w:r w:rsidRPr="007F7B2E" w:rsidDel="00325B5B">
                <w:rPr>
                  <w:rPrChange w:id="137" w:author="Palacherla, Susmitha C (NONUS)" w:date="2019-08-26T17:28:00Z">
                    <w:rPr/>
                  </w:rPrChange>
                </w:rPr>
                <w:delText>07/10/2019</w:delText>
              </w:r>
            </w:del>
          </w:p>
        </w:tc>
      </w:tr>
      <w:tr w:rsidR="00325B5B" w:rsidRPr="007F7B2E" w:rsidTr="00325B5B">
        <w:trPr>
          <w:trPrChange w:id="138" w:author="Palacherla, Susmitha C (NONUS)" w:date="2019-08-26T16:57:00Z">
            <w:trPr>
              <w:wAfter w:w="5580" w:type="dxa"/>
            </w:trPr>
          </w:trPrChange>
        </w:trPr>
        <w:tc>
          <w:tcPr>
            <w:tcW w:w="1440" w:type="dxa"/>
            <w:tcPrChange w:id="139" w:author="Palacherla, Susmitha C (NONUS)" w:date="2019-08-26T16:57:00Z">
              <w:tcPr>
                <w:tcW w:w="1440" w:type="dxa"/>
              </w:tcPr>
            </w:tcPrChange>
          </w:tcPr>
          <w:p w:rsidR="00325B5B" w:rsidRPr="007F7B2E" w:rsidRDefault="00325B5B" w:rsidP="00325B5B">
            <w:pPr>
              <w:pStyle w:val="hdr1"/>
              <w:ind w:left="0"/>
              <w:jc w:val="left"/>
              <w:rPr>
                <w:rPrChange w:id="140" w:author="Palacherla, Susmitha C (NONUS)" w:date="2019-08-26T17:28:00Z">
                  <w:rPr/>
                </w:rPrChange>
              </w:rPr>
            </w:pPr>
            <w:ins w:id="141" w:author="Palacherla, Susmitha C (NONUS)" w:date="2019-08-26T16:56:00Z">
              <w:r w:rsidRPr="007F7B2E">
                <w:rPr>
                  <w:rPrChange w:id="142" w:author="Palacherla, Susmitha C (NONUS)" w:date="2019-08-26T17:28:00Z">
                    <w:rPr/>
                  </w:rPrChange>
                </w:rPr>
                <w:t>07/10/2019</w:t>
              </w:r>
            </w:ins>
          </w:p>
        </w:tc>
        <w:tc>
          <w:tcPr>
            <w:tcW w:w="5238" w:type="dxa"/>
            <w:tcPrChange w:id="143" w:author="Palacherla, Susmitha C (NONUS)" w:date="2019-08-26T16:57:00Z">
              <w:tcPr>
                <w:tcW w:w="5238" w:type="dxa"/>
              </w:tcPr>
            </w:tcPrChange>
          </w:tcPr>
          <w:p w:rsidR="00325B5B" w:rsidRPr="007F7B2E" w:rsidRDefault="00325B5B" w:rsidP="00325B5B">
            <w:pPr>
              <w:pStyle w:val="hdr1"/>
              <w:ind w:left="0"/>
              <w:jc w:val="left"/>
              <w:rPr>
                <w:rPrChange w:id="144" w:author="Palacherla, Susmitha C (NONUS)" w:date="2019-08-26T17:28:00Z">
                  <w:rPr/>
                </w:rPrChange>
              </w:rPr>
            </w:pPr>
            <w:ins w:id="145" w:author="Palacherla, Susmitha C (NONUS)" w:date="2019-08-26T16:56:00Z">
              <w:r w:rsidRPr="007F7B2E">
                <w:rPr>
                  <w:rPrChange w:id="146" w:author="Palacherla, Susmitha C (NONUS)" w:date="2019-08-26T17:28:00Z">
                    <w:rPr/>
                  </w:rPrChange>
                </w:rPr>
                <w:t>TFS 14706 - Switch smtpout.gdit.com to ironport.maximus.com</w:t>
              </w:r>
            </w:ins>
          </w:p>
        </w:tc>
        <w:tc>
          <w:tcPr>
            <w:tcW w:w="2790" w:type="dxa"/>
            <w:tcPrChange w:id="147" w:author="Palacherla, Susmitha C (NONUS)" w:date="2019-08-26T16:57:00Z">
              <w:tcPr>
                <w:tcW w:w="2790" w:type="dxa"/>
              </w:tcPr>
            </w:tcPrChange>
          </w:tcPr>
          <w:p w:rsidR="00325B5B" w:rsidRPr="007F7B2E" w:rsidRDefault="00325B5B" w:rsidP="00325B5B">
            <w:pPr>
              <w:pStyle w:val="hdr1"/>
              <w:ind w:left="0"/>
              <w:jc w:val="left"/>
              <w:rPr>
                <w:rPrChange w:id="148" w:author="Palacherla, Susmitha C (NONUS)" w:date="2019-08-26T17:28:00Z">
                  <w:rPr/>
                </w:rPrChange>
              </w:rPr>
            </w:pPr>
            <w:ins w:id="149" w:author="Palacherla, Susmitha C (NONUS)" w:date="2019-08-26T16:57:00Z">
              <w:r w:rsidRPr="007F7B2E">
                <w:rPr>
                  <w:rPrChange w:id="150" w:author="Palacherla, Susmitha C (NONUS)" w:date="2019-08-26T17:28:00Z">
                    <w:rPr/>
                  </w:rPrChange>
                </w:rPr>
                <w:t>Susmitha Palacherla</w:t>
              </w:r>
            </w:ins>
          </w:p>
        </w:tc>
      </w:tr>
      <w:tr w:rsidR="00325B5B" w:rsidRPr="007F7B2E" w:rsidTr="00325B5B">
        <w:trPr>
          <w:trPrChange w:id="151" w:author="Palacherla, Susmitha C (NONUS)" w:date="2019-08-26T16:57:00Z">
            <w:trPr>
              <w:wAfter w:w="5580" w:type="dxa"/>
            </w:trPr>
          </w:trPrChange>
        </w:trPr>
        <w:tc>
          <w:tcPr>
            <w:tcW w:w="1440" w:type="dxa"/>
            <w:tcPrChange w:id="152" w:author="Palacherla, Susmitha C (NONUS)" w:date="2019-08-26T16:57:00Z">
              <w:tcPr>
                <w:tcW w:w="1440" w:type="dxa"/>
              </w:tcPr>
            </w:tcPrChange>
          </w:tcPr>
          <w:p w:rsidR="00325B5B" w:rsidRPr="007F7B2E" w:rsidRDefault="00325B5B" w:rsidP="00996760">
            <w:pPr>
              <w:pStyle w:val="hdr1"/>
              <w:ind w:left="0"/>
              <w:jc w:val="left"/>
              <w:rPr>
                <w:rPrChange w:id="153" w:author="Palacherla, Susmitha C (NONUS)" w:date="2019-08-26T17:28:00Z">
                  <w:rPr/>
                </w:rPrChange>
              </w:rPr>
            </w:pPr>
            <w:ins w:id="154" w:author="Palacherla, Susmitha C (NONUS)" w:date="2019-08-26T16:57:00Z">
              <w:r w:rsidRPr="007F7B2E">
                <w:rPr>
                  <w:rPrChange w:id="155" w:author="Palacherla, Susmitha C (NONUS)" w:date="2019-08-26T17:28:00Z">
                    <w:rPr/>
                  </w:rPrChange>
                </w:rPr>
                <w:t>08/26/2019</w:t>
              </w:r>
            </w:ins>
          </w:p>
        </w:tc>
        <w:tc>
          <w:tcPr>
            <w:tcW w:w="5238" w:type="dxa"/>
            <w:tcPrChange w:id="156" w:author="Palacherla, Susmitha C (NONUS)" w:date="2019-08-26T16:57:00Z">
              <w:tcPr>
                <w:tcW w:w="5238" w:type="dxa"/>
              </w:tcPr>
            </w:tcPrChange>
          </w:tcPr>
          <w:p w:rsidR="00325B5B" w:rsidRPr="007F7B2E" w:rsidRDefault="00325B5B" w:rsidP="00996760">
            <w:pPr>
              <w:pStyle w:val="hdr1"/>
              <w:ind w:left="0"/>
              <w:jc w:val="left"/>
              <w:rPr>
                <w:rPrChange w:id="157" w:author="Palacherla, Susmitha C (NONUS)" w:date="2019-08-26T17:28:00Z">
                  <w:rPr/>
                </w:rPrChange>
              </w:rPr>
            </w:pPr>
            <w:ins w:id="158" w:author="Palacherla, Susmitha C (NONUS)" w:date="2019-08-26T16:57:00Z">
              <w:r w:rsidRPr="007F7B2E">
                <w:rPr>
                  <w:rPrChange w:id="159" w:author="Palacherla, Susmitha C (NONUS)" w:date="2019-08-26T17:28:00Z">
                    <w:rPr/>
                  </w:rPrChange>
                </w:rPr>
                <w:t>TFS 15095 – ATT - Create feed to eCL for Attendance Policy Earnback</w:t>
              </w:r>
            </w:ins>
          </w:p>
        </w:tc>
        <w:tc>
          <w:tcPr>
            <w:tcW w:w="2790" w:type="dxa"/>
            <w:tcPrChange w:id="160" w:author="Palacherla, Susmitha C (NONUS)" w:date="2019-08-26T16:57:00Z">
              <w:tcPr>
                <w:tcW w:w="2790" w:type="dxa"/>
              </w:tcPr>
            </w:tcPrChange>
          </w:tcPr>
          <w:p w:rsidR="00325B5B" w:rsidRPr="007F7B2E" w:rsidRDefault="00325B5B" w:rsidP="00996760">
            <w:pPr>
              <w:pStyle w:val="hdr1"/>
              <w:ind w:left="0"/>
              <w:jc w:val="left"/>
              <w:rPr>
                <w:rPrChange w:id="161" w:author="Palacherla, Susmitha C (NONUS)" w:date="2019-08-26T17:28:00Z">
                  <w:rPr/>
                </w:rPrChange>
              </w:rPr>
            </w:pPr>
            <w:ins w:id="162" w:author="Palacherla, Susmitha C (NONUS)" w:date="2019-08-26T16:57:00Z">
              <w:r w:rsidRPr="007F7B2E">
                <w:rPr>
                  <w:rPrChange w:id="163" w:author="Palacherla, Susmitha C (NONUS)" w:date="2019-08-26T17:28:00Z">
                    <w:rPr/>
                  </w:rPrChange>
                </w:rPr>
                <w:t>Susmitha Palacherla</w:t>
              </w:r>
            </w:ins>
          </w:p>
        </w:tc>
      </w:tr>
    </w:tbl>
    <w:p w:rsidR="009F2A51" w:rsidRPr="007F7B2E" w:rsidRDefault="009F2A51" w:rsidP="009F2A51">
      <w:pPr>
        <w:pStyle w:val="BodyText"/>
        <w:rPr>
          <w:rPrChange w:id="164" w:author="Palacherla, Susmitha C (NONUS)" w:date="2019-08-26T17:28:00Z">
            <w:rPr/>
          </w:rPrChange>
        </w:rPr>
      </w:pPr>
    </w:p>
    <w:p w:rsidR="00A96E41" w:rsidRPr="007F7B2E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5" w:author="Palacherla, Susmitha C (NONUS)" w:date="2019-08-26T17:28:00Z">
            <w:rPr/>
          </w:rPrChange>
        </w:rPr>
      </w:pPr>
      <w:bookmarkStart w:id="166" w:name="_Toc434743870"/>
      <w:r w:rsidRPr="007F7B2E">
        <w:rPr>
          <w:rFonts w:ascii="Times New Roman" w:hAnsi="Times New Roman"/>
          <w:rPrChange w:id="167" w:author="Palacherla, Susmitha C (NONUS)" w:date="2019-08-26T17:28:00Z">
            <w:rPr/>
          </w:rPrChange>
        </w:rPr>
        <w:br w:type="page"/>
      </w:r>
      <w:bookmarkEnd w:id="166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  <w:rPrChange w:id="168" w:author="Palacherla, Susmitha C (NONUS)" w:date="2019-08-26T17:28:00Z">
            <w:rPr>
              <w:rFonts w:ascii="Calibri" w:eastAsia="Times New Roman" w:hAnsi="Calibri" w:cs="Times New Roman"/>
              <w:b w:val="0"/>
              <w:bCs w:val="0"/>
              <w:color w:val="auto"/>
              <w:sz w:val="22"/>
              <w:szCs w:val="22"/>
              <w:lang w:eastAsia="en-US"/>
            </w:rPr>
          </w:rPrChange>
        </w:rPr>
        <w:id w:val="-59256878"/>
        <w:docPartObj>
          <w:docPartGallery w:val="Table of Contents"/>
          <w:docPartUnique/>
        </w:docPartObj>
      </w:sdtPr>
      <w:sdtEndPr>
        <w:rPr>
          <w:noProof/>
          <w:rPrChange w:id="169" w:author="Palacherla, Susmitha C (NONUS)" w:date="2019-08-26T17:28:00Z">
            <w:rPr/>
          </w:rPrChange>
        </w:rPr>
      </w:sdtEndPr>
      <w:sdtContent>
        <w:p w:rsidR="00481F6E" w:rsidRPr="007F7B2E" w:rsidRDefault="00481F6E">
          <w:pPr>
            <w:pStyle w:val="TOCHeading"/>
            <w:rPr>
              <w:rFonts w:ascii="Times New Roman" w:hAnsi="Times New Roman" w:cs="Times New Roman"/>
              <w:rPrChange w:id="170" w:author="Palacherla, Susmitha C (NONUS)" w:date="2019-08-26T17:28:00Z">
                <w:rPr/>
              </w:rPrChange>
            </w:rPr>
          </w:pPr>
          <w:r w:rsidRPr="007F7B2E">
            <w:rPr>
              <w:rFonts w:ascii="Times New Roman" w:hAnsi="Times New Roman" w:cs="Times New Roman"/>
              <w:rPrChange w:id="171" w:author="Palacherla, Susmitha C (NONUS)" w:date="2019-08-26T17:28:00Z">
                <w:rPr/>
              </w:rPrChange>
            </w:rPr>
            <w:t>Contents</w:t>
          </w:r>
        </w:p>
        <w:p w:rsidR="007F7B2E" w:rsidRDefault="00481F6E">
          <w:pPr>
            <w:pStyle w:val="TOC1"/>
            <w:tabs>
              <w:tab w:val="left" w:pos="440"/>
              <w:tab w:val="right" w:leader="dot" w:pos="9350"/>
            </w:tabs>
            <w:rPr>
              <w:ins w:id="172" w:author="Palacherla, Susmitha C (NONUS)" w:date="2019-08-26T17:29:00Z"/>
              <w:rFonts w:asciiTheme="minorHAnsi" w:eastAsiaTheme="minorEastAsia" w:hAnsiTheme="minorHAnsi" w:cstheme="minorBidi"/>
              <w:noProof/>
            </w:rPr>
          </w:pPr>
          <w:r w:rsidRPr="007F7B2E">
            <w:rPr>
              <w:rFonts w:ascii="Times New Roman" w:hAnsi="Times New Roman"/>
              <w:rPrChange w:id="173" w:author="Palacherla, Susmitha C (NONUS)" w:date="2019-08-26T17:28:00Z">
                <w:rPr/>
              </w:rPrChange>
            </w:rPr>
            <w:fldChar w:fldCharType="begin"/>
          </w:r>
          <w:r w:rsidRPr="007F7B2E">
            <w:rPr>
              <w:rFonts w:ascii="Times New Roman" w:hAnsi="Times New Roman"/>
              <w:rPrChange w:id="174" w:author="Palacherla, Susmitha C (NONUS)" w:date="2019-08-26T17:28:00Z">
                <w:rPr/>
              </w:rPrChange>
            </w:rPr>
            <w:instrText xml:space="preserve"> TOC \o "1-3" \h \z \u </w:instrText>
          </w:r>
          <w:r w:rsidRPr="007F7B2E">
            <w:rPr>
              <w:rFonts w:ascii="Times New Roman" w:hAnsi="Times New Roman"/>
              <w:rPrChange w:id="175" w:author="Palacherla, Susmitha C (NONUS)" w:date="2019-08-26T17:28:00Z">
                <w:rPr/>
              </w:rPrChange>
            </w:rPr>
            <w:fldChar w:fldCharType="separate"/>
          </w:r>
          <w:ins w:id="176" w:author="Palacherla, Susmitha C (NONUS)" w:date="2019-08-26T17:29:00Z">
            <w:r w:rsidR="007F7B2E" w:rsidRPr="008C0DEA">
              <w:rPr>
                <w:rStyle w:val="Hyperlink"/>
                <w:noProof/>
              </w:rPr>
              <w:fldChar w:fldCharType="begin"/>
            </w:r>
            <w:r w:rsidR="007F7B2E" w:rsidRPr="008C0DEA">
              <w:rPr>
                <w:rStyle w:val="Hyperlink"/>
                <w:noProof/>
              </w:rPr>
              <w:instrText xml:space="preserve"> </w:instrText>
            </w:r>
            <w:r w:rsidR="007F7B2E">
              <w:rPr>
                <w:noProof/>
              </w:rPr>
              <w:instrText>HYPERLINK \l "_Toc17732983"</w:instrText>
            </w:r>
            <w:r w:rsidR="007F7B2E" w:rsidRPr="008C0DEA">
              <w:rPr>
                <w:rStyle w:val="Hyperlink"/>
                <w:noProof/>
              </w:rPr>
              <w:instrText xml:space="preserve"> </w:instrText>
            </w:r>
            <w:r w:rsidR="007F7B2E" w:rsidRPr="008C0DEA">
              <w:rPr>
                <w:rStyle w:val="Hyperlink"/>
                <w:noProof/>
              </w:rPr>
            </w:r>
            <w:r w:rsidR="007F7B2E" w:rsidRPr="008C0DEA">
              <w:rPr>
                <w:rStyle w:val="Hyperlink"/>
                <w:noProof/>
              </w:rPr>
              <w:fldChar w:fldCharType="separate"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_Toc17732983 \h </w:instrText>
            </w:r>
            <w:r w:rsidR="007F7B2E">
              <w:rPr>
                <w:noProof/>
                <w:webHidden/>
              </w:rPr>
            </w:r>
          </w:ins>
          <w:r w:rsidR="007F7B2E">
            <w:rPr>
              <w:noProof/>
              <w:webHidden/>
            </w:rPr>
            <w:fldChar w:fldCharType="separate"/>
          </w:r>
          <w:ins w:id="177" w:author="Palacherla, Susmitha C (NONUS)" w:date="2019-08-26T17:29:00Z"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  <w:r w:rsidR="007F7B2E"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ins w:id="178" w:author="Palacherla, Susmitha C (NONUS)" w:date="2019-08-26T17:29:00Z"/>
              <w:noProof/>
              <w:lang w:eastAsia="en-US"/>
            </w:rPr>
          </w:pPr>
          <w:ins w:id="179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"_Toc17732984"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_Toc17732984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0" w:author="Palacherla, Susmitha C (NONUS)" w:date="2019-08-26T17:29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ins w:id="181" w:author="Palacherla, Susmitha C (NONUS)" w:date="2019-08-26T17:29:00Z"/>
              <w:noProof/>
              <w:lang w:eastAsia="en-US"/>
            </w:rPr>
          </w:pPr>
          <w:ins w:id="182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"_Toc17732985"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_Toc17732985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3" w:author="Palacherla, Susmitha C (NONUS)" w:date="2019-08-26T17:29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ins w:id="184" w:author="Palacherla, Susmitha C (NONUS)" w:date="2019-08-26T17:29:00Z"/>
              <w:noProof/>
              <w:lang w:eastAsia="en-US"/>
            </w:rPr>
          </w:pPr>
          <w:ins w:id="185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"_Toc17732986"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_Toc17732986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6" w:author="Palacherla, Susmitha C (NONUS)" w:date="2019-08-26T17:29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ins w:id="187" w:author="Palacherla, Susmitha C (NONUS)" w:date="2019-08-26T17:29:00Z"/>
              <w:noProof/>
              <w:lang w:eastAsia="en-US"/>
            </w:rPr>
          </w:pPr>
          <w:ins w:id="188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"_Toc17732987"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_Toc17732987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9" w:author="Palacherla, Susmitha C (NONUS)" w:date="2019-08-26T17:29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ins w:id="190" w:author="Palacherla, Susmitha C (NONUS)" w:date="2019-08-26T17:29:00Z"/>
              <w:noProof/>
              <w:lang w:eastAsia="en-US"/>
            </w:rPr>
          </w:pPr>
          <w:ins w:id="191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"_Toc17732988"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_Toc17732988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92" w:author="Palacherla, Susmitha C (NONUS)" w:date="2019-08-26T17:29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ins w:id="193" w:author="Palacherla, Susmitha C (NONUS)" w:date="2019-08-26T17:29:00Z"/>
              <w:noProof/>
              <w:lang w:eastAsia="en-US"/>
            </w:rPr>
          </w:pPr>
          <w:ins w:id="194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"_Toc17732989"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_Toc17732989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95" w:author="Palacherla, Susmitha C (NONUS)" w:date="2019-08-26T17:29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ins w:id="196" w:author="Palacherla, Susmitha C (NONUS)" w:date="2019-08-26T17:29:00Z"/>
              <w:noProof/>
              <w:lang w:eastAsia="en-US"/>
            </w:rPr>
          </w:pPr>
          <w:ins w:id="197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"_Toc17732990"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98" w:author="Palacherla, Susmitha C (NONUS)" w:date="2019-08-26T17:29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ins w:id="199" w:author="Palacherla, Susmitha C (NONUS)" w:date="2019-08-26T17:29:00Z"/>
              <w:noProof/>
              <w:lang w:eastAsia="en-US"/>
            </w:rPr>
          </w:pPr>
          <w:ins w:id="200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"_Toc17732991"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1" w:author="Palacherla, Susmitha C (NONUS)" w:date="2019-08-26T17:29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1"/>
            <w:tabs>
              <w:tab w:val="left" w:pos="440"/>
              <w:tab w:val="right" w:leader="dot" w:pos="9350"/>
            </w:tabs>
            <w:rPr>
              <w:ins w:id="202" w:author="Palacherla, Susmitha C (NONUS)" w:date="2019-08-26T17:29:00Z"/>
              <w:rFonts w:asciiTheme="minorHAnsi" w:eastAsiaTheme="minorEastAsia" w:hAnsiTheme="minorHAnsi" w:cstheme="minorBidi"/>
              <w:noProof/>
            </w:rPr>
          </w:pPr>
          <w:ins w:id="203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"_Toc17732992"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4" w:author="Palacherla, Susmitha C (NONUS)" w:date="2019-08-26T17:29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ins w:id="205" w:author="Palacherla, Susmitha C (NONUS)" w:date="2019-08-26T17:29:00Z"/>
              <w:noProof/>
              <w:lang w:eastAsia="en-US"/>
            </w:rPr>
          </w:pPr>
          <w:ins w:id="206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"_Toc17732995"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7" w:author="Palacherla, Susmitha C (NONUS)" w:date="2019-08-26T17:29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ins w:id="208" w:author="Palacherla, Susmitha C (NONUS)" w:date="2019-08-26T17:29:00Z"/>
              <w:noProof/>
              <w:lang w:eastAsia="en-US"/>
            </w:rPr>
          </w:pPr>
          <w:ins w:id="209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"_Toc17732996"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2.1.1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File layout and 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10" w:author="Palacherla, Susmitha C (NONUS)" w:date="2019-08-26T17:29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ins w:id="211" w:author="Palacherla, Susmitha C (NONUS)" w:date="2019-08-26T17:29:00Z"/>
              <w:noProof/>
              <w:lang w:eastAsia="en-US"/>
            </w:rPr>
          </w:pPr>
          <w:ins w:id="212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"_Toc17732997"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13" w:author="Palacherla, Susmitha C (NONUS)" w:date="2019-08-26T17:29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ins w:id="214" w:author="Palacherla, Susmitha C (NONUS)" w:date="2019-08-26T17:29:00Z"/>
              <w:noProof/>
              <w:lang w:eastAsia="en-US"/>
            </w:rPr>
          </w:pPr>
          <w:ins w:id="215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"_Toc17732998"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2.2.1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16" w:author="Palacherla, Susmitha C (NONUS)" w:date="2019-08-26T17:29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ins w:id="217" w:author="Palacherla, Susmitha C (NONUS)" w:date="2019-08-26T17:29:00Z"/>
              <w:noProof/>
              <w:lang w:eastAsia="en-US"/>
            </w:rPr>
          </w:pPr>
          <w:ins w:id="218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"_Toc17732999"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2.2.2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19" w:author="Palacherla, Susmitha C (NONUS)" w:date="2019-08-26T17:29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ins w:id="220" w:author="Palacherla, Susmitha C (NONUS)" w:date="2019-08-26T17:29:00Z"/>
              <w:noProof/>
              <w:lang w:eastAsia="en-US"/>
            </w:rPr>
          </w:pPr>
          <w:ins w:id="221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"_Toc17733000"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2.2.3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_Toc17733000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22" w:author="Palacherla, Susmitha C (NONUS)" w:date="2019-08-26T17:29:00Z"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ins w:id="223" w:author="Palacherla, Susmitha C (NONUS)" w:date="2019-08-26T17:29:00Z"/>
              <w:noProof/>
              <w:lang w:eastAsia="en-US"/>
            </w:rPr>
          </w:pPr>
          <w:ins w:id="224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"_Toc17733001"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2.2.4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_Toc17733001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25" w:author="Palacherla, Susmitha C (NONUS)" w:date="2019-08-26T17:29:00Z"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ins w:id="226" w:author="Palacherla, Susmitha C (NONUS)" w:date="2019-08-26T17:29:00Z"/>
              <w:noProof/>
              <w:lang w:eastAsia="en-US"/>
            </w:rPr>
          </w:pPr>
          <w:ins w:id="227" w:author="Palacherla, Susmitha C (NONUS)" w:date="2019-08-26T17:29:00Z">
            <w:r w:rsidRPr="008C0DEA">
              <w:rPr>
                <w:rStyle w:val="Hyperlink"/>
                <w:noProof/>
              </w:rPr>
              <w:fldChar w:fldCharType="begin"/>
            </w:r>
            <w:r w:rsidRPr="008C0DEA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"_Toc17733002"</w:instrText>
            </w:r>
            <w:r w:rsidRPr="008C0DEA">
              <w:rPr>
                <w:rStyle w:val="Hyperlink"/>
                <w:noProof/>
              </w:rPr>
              <w:instrText xml:space="preserve"> </w:instrText>
            </w:r>
            <w:r w:rsidRPr="008C0DEA">
              <w:rPr>
                <w:rStyle w:val="Hyperlink"/>
                <w:noProof/>
              </w:rPr>
            </w:r>
            <w:r w:rsidRPr="008C0DEA">
              <w:rPr>
                <w:rStyle w:val="Hyperlink"/>
                <w:noProof/>
              </w:rPr>
              <w:fldChar w:fldCharType="separate"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2.2.5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_Toc17733002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28" w:author="Palacherla, Susmitha C (NONUS)" w:date="2019-08-26T17:29:00Z"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  <w:r w:rsidRPr="008C0DEA">
              <w:rPr>
                <w:rStyle w:val="Hyperlink"/>
                <w:noProof/>
              </w:rPr>
              <w:fldChar w:fldCharType="end"/>
            </w:r>
          </w:ins>
        </w:p>
        <w:p w:rsidR="00D5629C" w:rsidRPr="007F7B2E" w:rsidDel="007F7B2E" w:rsidRDefault="00D5629C">
          <w:pPr>
            <w:pStyle w:val="TOC1"/>
            <w:tabs>
              <w:tab w:val="left" w:pos="440"/>
              <w:tab w:val="right" w:leader="dot" w:pos="9350"/>
            </w:tabs>
            <w:rPr>
              <w:del w:id="229" w:author="Palacherla, Susmitha C (NONUS)" w:date="2019-08-26T17:29:00Z"/>
              <w:rFonts w:ascii="Times New Roman" w:eastAsiaTheme="minorEastAsia" w:hAnsi="Times New Roman"/>
              <w:noProof/>
              <w:rPrChange w:id="230" w:author="Palacherla, Susmitha C (NONUS)" w:date="2019-08-26T17:28:00Z">
                <w:rPr>
                  <w:del w:id="231" w:author="Palacherla, Susmitha C (NONUS)" w:date="2019-08-26T17:29:00Z"/>
                  <w:rFonts w:asciiTheme="minorHAnsi" w:eastAsiaTheme="minorEastAsia" w:hAnsiTheme="minorHAnsi" w:cstheme="minorBidi"/>
                  <w:noProof/>
                </w:rPr>
              </w:rPrChange>
            </w:rPr>
          </w:pPr>
          <w:del w:id="232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233" w:author="Palacherla, Susmitha C (NONUS)" w:date="2019-08-26T17:29:00Z">
                  <w:rPr>
                    <w:rStyle w:val="Hyperlink"/>
                    <w:noProof/>
                  </w:rPr>
                </w:rPrChange>
              </w:rPr>
              <w:delText>1.</w:delText>
            </w:r>
            <w:r w:rsidRPr="007F7B2E" w:rsidDel="007F7B2E">
              <w:rPr>
                <w:rFonts w:ascii="Times New Roman" w:eastAsiaTheme="minorEastAsia" w:hAnsi="Times New Roman"/>
                <w:noProof/>
                <w:rPrChange w:id="234" w:author="Palacherla, Susmitha C (NONUS)" w:date="2019-08-26T17:28:00Z">
                  <w:rPr>
                    <w:rFonts w:asciiTheme="minorHAnsi" w:eastAsiaTheme="minorEastAsia" w:hAnsiTheme="minorHAnsi" w:cstheme="minorBidi"/>
                    <w:noProof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235" w:author="Palacherla, Susmitha C (NONUS)" w:date="2019-08-26T17:29:00Z">
                  <w:rPr>
                    <w:rStyle w:val="Hyperlink"/>
                    <w:noProof/>
                  </w:rPr>
                </w:rPrChange>
              </w:rPr>
              <w:delText>Overview</w:delText>
            </w:r>
            <w:r w:rsidRPr="007F7B2E" w:rsidDel="007F7B2E">
              <w:rPr>
                <w:rFonts w:ascii="Times New Roman" w:hAnsi="Times New Roman"/>
                <w:noProof/>
                <w:webHidden/>
                <w:rPrChange w:id="236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4</w:delText>
            </w:r>
          </w:del>
        </w:p>
        <w:p w:rsidR="00D5629C" w:rsidRPr="007F7B2E" w:rsidDel="007F7B2E" w:rsidRDefault="00D5629C">
          <w:pPr>
            <w:pStyle w:val="TOC2"/>
            <w:tabs>
              <w:tab w:val="left" w:pos="880"/>
              <w:tab w:val="right" w:leader="dot" w:pos="9350"/>
            </w:tabs>
            <w:rPr>
              <w:del w:id="237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238" w:author="Palacherla, Susmitha C (NONUS)" w:date="2019-08-26T17:28:00Z">
                <w:rPr>
                  <w:del w:id="239" w:author="Palacherla, Susmitha C (NONUS)" w:date="2019-08-26T17:29:00Z"/>
                  <w:noProof/>
                  <w:lang w:eastAsia="en-US"/>
                </w:rPr>
              </w:rPrChange>
            </w:rPr>
          </w:pPr>
          <w:del w:id="240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241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1.1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242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243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Project Description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244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4</w:delText>
            </w:r>
          </w:del>
        </w:p>
        <w:p w:rsidR="00D5629C" w:rsidRPr="007F7B2E" w:rsidDel="007F7B2E" w:rsidRDefault="00D5629C">
          <w:pPr>
            <w:pStyle w:val="TOC2"/>
            <w:tabs>
              <w:tab w:val="left" w:pos="880"/>
              <w:tab w:val="right" w:leader="dot" w:pos="9350"/>
            </w:tabs>
            <w:rPr>
              <w:del w:id="245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246" w:author="Palacherla, Susmitha C (NONUS)" w:date="2019-08-26T17:28:00Z">
                <w:rPr>
                  <w:del w:id="247" w:author="Palacherla, Susmitha C (NONUS)" w:date="2019-08-26T17:29:00Z"/>
                  <w:noProof/>
                  <w:lang w:eastAsia="en-US"/>
                </w:rPr>
              </w:rPrChange>
            </w:rPr>
          </w:pPr>
          <w:del w:id="248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249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1.2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250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251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Document Scope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252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4</w:delText>
            </w:r>
          </w:del>
        </w:p>
        <w:p w:rsidR="00D5629C" w:rsidRPr="007F7B2E" w:rsidDel="007F7B2E" w:rsidRDefault="00D5629C">
          <w:pPr>
            <w:pStyle w:val="TOC2"/>
            <w:tabs>
              <w:tab w:val="left" w:pos="880"/>
              <w:tab w:val="right" w:leader="dot" w:pos="9350"/>
            </w:tabs>
            <w:rPr>
              <w:del w:id="253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254" w:author="Palacherla, Susmitha C (NONUS)" w:date="2019-08-26T17:28:00Z">
                <w:rPr>
                  <w:del w:id="255" w:author="Palacherla, Susmitha C (NONUS)" w:date="2019-08-26T17:29:00Z"/>
                  <w:noProof/>
                  <w:lang w:eastAsia="en-US"/>
                </w:rPr>
              </w:rPrChange>
            </w:rPr>
          </w:pPr>
          <w:del w:id="256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257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1.3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258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259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Source Files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260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4</w:delText>
            </w:r>
          </w:del>
        </w:p>
        <w:p w:rsidR="00D5629C" w:rsidRPr="007F7B2E" w:rsidDel="007F7B2E" w:rsidRDefault="00D5629C">
          <w:pPr>
            <w:pStyle w:val="TOC2"/>
            <w:tabs>
              <w:tab w:val="left" w:pos="880"/>
              <w:tab w:val="right" w:leader="dot" w:pos="9350"/>
            </w:tabs>
            <w:rPr>
              <w:del w:id="261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262" w:author="Palacherla, Susmitha C (NONUS)" w:date="2019-08-26T17:28:00Z">
                <w:rPr>
                  <w:del w:id="263" w:author="Palacherla, Susmitha C (NONUS)" w:date="2019-08-26T17:29:00Z"/>
                  <w:noProof/>
                  <w:lang w:eastAsia="en-US"/>
                </w:rPr>
              </w:rPrChange>
            </w:rPr>
          </w:pPr>
          <w:del w:id="264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265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1.4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266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267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Module List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268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5</w:delText>
            </w:r>
          </w:del>
        </w:p>
        <w:p w:rsidR="00D5629C" w:rsidRPr="007F7B2E" w:rsidDel="007F7B2E" w:rsidRDefault="00D5629C">
          <w:pPr>
            <w:pStyle w:val="TOC2"/>
            <w:tabs>
              <w:tab w:val="left" w:pos="880"/>
              <w:tab w:val="right" w:leader="dot" w:pos="9350"/>
            </w:tabs>
            <w:rPr>
              <w:del w:id="269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270" w:author="Palacherla, Susmitha C (NONUS)" w:date="2019-08-26T17:28:00Z">
                <w:rPr>
                  <w:del w:id="271" w:author="Palacherla, Susmitha C (NONUS)" w:date="2019-08-26T17:29:00Z"/>
                  <w:noProof/>
                  <w:lang w:eastAsia="en-US"/>
                </w:rPr>
              </w:rPrChange>
            </w:rPr>
          </w:pPr>
          <w:del w:id="272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273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1.5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274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275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Software and Hardware Interfaces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276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5</w:delText>
            </w:r>
          </w:del>
        </w:p>
        <w:p w:rsidR="00D5629C" w:rsidRPr="007F7B2E" w:rsidDel="007F7B2E" w:rsidRDefault="00D5629C">
          <w:pPr>
            <w:pStyle w:val="TOC3"/>
            <w:tabs>
              <w:tab w:val="left" w:pos="1320"/>
              <w:tab w:val="right" w:leader="dot" w:pos="9350"/>
            </w:tabs>
            <w:rPr>
              <w:del w:id="277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278" w:author="Palacherla, Susmitha C (NONUS)" w:date="2019-08-26T17:28:00Z">
                <w:rPr>
                  <w:del w:id="279" w:author="Palacherla, Susmitha C (NONUS)" w:date="2019-08-26T17:29:00Z"/>
                  <w:noProof/>
                  <w:lang w:eastAsia="en-US"/>
                </w:rPr>
              </w:rPrChange>
            </w:rPr>
          </w:pPr>
          <w:del w:id="280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281" w:author="Palacherla, Susmitha C (NONUS)" w:date="2019-08-26T17:29:00Z">
                  <w:rPr>
                    <w:rStyle w:val="Hyperlink"/>
                    <w:noProof/>
                  </w:rPr>
                </w:rPrChange>
              </w:rPr>
              <w:delText>1.5.1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282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283" w:author="Palacherla, Susmitha C (NONUS)" w:date="2019-08-26T17:29:00Z">
                  <w:rPr>
                    <w:rStyle w:val="Hyperlink"/>
                    <w:noProof/>
                  </w:rPr>
                </w:rPrChange>
              </w:rPr>
              <w:delText>Software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284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5</w:delText>
            </w:r>
          </w:del>
        </w:p>
        <w:p w:rsidR="00D5629C" w:rsidRPr="007F7B2E" w:rsidDel="007F7B2E" w:rsidRDefault="00D5629C">
          <w:pPr>
            <w:pStyle w:val="TOC3"/>
            <w:tabs>
              <w:tab w:val="left" w:pos="1320"/>
              <w:tab w:val="right" w:leader="dot" w:pos="9350"/>
            </w:tabs>
            <w:rPr>
              <w:del w:id="285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286" w:author="Palacherla, Susmitha C (NONUS)" w:date="2019-08-26T17:28:00Z">
                <w:rPr>
                  <w:del w:id="287" w:author="Palacherla, Susmitha C (NONUS)" w:date="2019-08-26T17:29:00Z"/>
                  <w:noProof/>
                  <w:lang w:eastAsia="en-US"/>
                </w:rPr>
              </w:rPrChange>
            </w:rPr>
          </w:pPr>
          <w:del w:id="288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289" w:author="Palacherla, Susmitha C (NONUS)" w:date="2019-08-26T17:29:00Z">
                  <w:rPr>
                    <w:rStyle w:val="Hyperlink"/>
                    <w:noProof/>
                  </w:rPr>
                </w:rPrChange>
              </w:rPr>
              <w:delText>1.5.2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290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291" w:author="Palacherla, Susmitha C (NONUS)" w:date="2019-08-26T17:29:00Z">
                  <w:rPr>
                    <w:rStyle w:val="Hyperlink"/>
                    <w:noProof/>
                  </w:rPr>
                </w:rPrChange>
              </w:rPr>
              <w:delText>Hardware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292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5</w:delText>
            </w:r>
          </w:del>
        </w:p>
        <w:p w:rsidR="00D5629C" w:rsidRPr="007F7B2E" w:rsidDel="007F7B2E" w:rsidRDefault="00D5629C">
          <w:pPr>
            <w:pStyle w:val="TOC2"/>
            <w:tabs>
              <w:tab w:val="left" w:pos="880"/>
              <w:tab w:val="right" w:leader="dot" w:pos="9350"/>
            </w:tabs>
            <w:rPr>
              <w:del w:id="293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294" w:author="Palacherla, Susmitha C (NONUS)" w:date="2019-08-26T17:28:00Z">
                <w:rPr>
                  <w:del w:id="295" w:author="Palacherla, Susmitha C (NONUS)" w:date="2019-08-26T17:29:00Z"/>
                  <w:noProof/>
                  <w:lang w:eastAsia="en-US"/>
                </w:rPr>
              </w:rPrChange>
            </w:rPr>
          </w:pPr>
          <w:del w:id="296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297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1.6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298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299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Users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300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5</w:delText>
            </w:r>
          </w:del>
        </w:p>
        <w:p w:rsidR="00D5629C" w:rsidRPr="007F7B2E" w:rsidDel="007F7B2E" w:rsidRDefault="00D5629C">
          <w:pPr>
            <w:pStyle w:val="TOC1"/>
            <w:tabs>
              <w:tab w:val="left" w:pos="440"/>
              <w:tab w:val="right" w:leader="dot" w:pos="9350"/>
            </w:tabs>
            <w:rPr>
              <w:del w:id="301" w:author="Palacherla, Susmitha C (NONUS)" w:date="2019-08-26T17:29:00Z"/>
              <w:rFonts w:ascii="Times New Roman" w:eastAsiaTheme="minorEastAsia" w:hAnsi="Times New Roman"/>
              <w:noProof/>
              <w:rPrChange w:id="302" w:author="Palacherla, Susmitha C (NONUS)" w:date="2019-08-26T17:28:00Z">
                <w:rPr>
                  <w:del w:id="303" w:author="Palacherla, Susmitha C (NONUS)" w:date="2019-08-26T17:29:00Z"/>
                  <w:rFonts w:asciiTheme="minorHAnsi" w:eastAsiaTheme="minorEastAsia" w:hAnsiTheme="minorHAnsi" w:cstheme="minorBidi"/>
                  <w:noProof/>
                </w:rPr>
              </w:rPrChange>
            </w:rPr>
          </w:pPr>
          <w:del w:id="304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305" w:author="Palacherla, Susmitha C (NONUS)" w:date="2019-08-26T17:29:00Z">
                  <w:rPr>
                    <w:rStyle w:val="Hyperlink"/>
                    <w:noProof/>
                  </w:rPr>
                </w:rPrChange>
              </w:rPr>
              <w:delText>2.</w:delText>
            </w:r>
            <w:r w:rsidRPr="007F7B2E" w:rsidDel="007F7B2E">
              <w:rPr>
                <w:rFonts w:ascii="Times New Roman" w:eastAsiaTheme="minorEastAsia" w:hAnsi="Times New Roman"/>
                <w:noProof/>
                <w:rPrChange w:id="306" w:author="Palacherla, Susmitha C (NONUS)" w:date="2019-08-26T17:28:00Z">
                  <w:rPr>
                    <w:rFonts w:asciiTheme="minorHAnsi" w:eastAsiaTheme="minorEastAsia" w:hAnsiTheme="minorHAnsi" w:cstheme="minorBidi"/>
                    <w:noProof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307" w:author="Palacherla, Susmitha C (NONUS)" w:date="2019-08-26T17:29:00Z">
                  <w:rPr>
                    <w:rStyle w:val="Hyperlink"/>
                    <w:noProof/>
                  </w:rPr>
                </w:rPrChange>
              </w:rPr>
              <w:delText>Details</w:delText>
            </w:r>
            <w:r w:rsidRPr="007F7B2E" w:rsidDel="007F7B2E">
              <w:rPr>
                <w:rFonts w:ascii="Times New Roman" w:hAnsi="Times New Roman"/>
                <w:noProof/>
                <w:webHidden/>
                <w:rPrChange w:id="308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6</w:delText>
            </w:r>
          </w:del>
        </w:p>
        <w:p w:rsidR="00D5629C" w:rsidRPr="007F7B2E" w:rsidDel="007F7B2E" w:rsidRDefault="00D5629C">
          <w:pPr>
            <w:pStyle w:val="TOC2"/>
            <w:tabs>
              <w:tab w:val="left" w:pos="880"/>
              <w:tab w:val="right" w:leader="dot" w:pos="9350"/>
            </w:tabs>
            <w:rPr>
              <w:del w:id="309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310" w:author="Palacherla, Susmitha C (NONUS)" w:date="2019-08-26T17:28:00Z">
                <w:rPr>
                  <w:del w:id="311" w:author="Palacherla, Susmitha C (NONUS)" w:date="2019-08-26T17:29:00Z"/>
                  <w:noProof/>
                  <w:lang w:eastAsia="en-US"/>
                </w:rPr>
              </w:rPrChange>
            </w:rPr>
          </w:pPr>
          <w:del w:id="312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313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2.1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314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315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Source Files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316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6</w:delText>
            </w:r>
          </w:del>
        </w:p>
        <w:p w:rsidR="00D5629C" w:rsidRPr="007F7B2E" w:rsidDel="007F7B2E" w:rsidRDefault="00D5629C">
          <w:pPr>
            <w:pStyle w:val="TOC3"/>
            <w:tabs>
              <w:tab w:val="left" w:pos="1320"/>
              <w:tab w:val="right" w:leader="dot" w:pos="9350"/>
            </w:tabs>
            <w:rPr>
              <w:del w:id="317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318" w:author="Palacherla, Susmitha C (NONUS)" w:date="2019-08-26T17:28:00Z">
                <w:rPr>
                  <w:del w:id="319" w:author="Palacherla, Susmitha C (NONUS)" w:date="2019-08-26T17:29:00Z"/>
                  <w:noProof/>
                  <w:lang w:eastAsia="en-US"/>
                </w:rPr>
              </w:rPrChange>
            </w:rPr>
          </w:pPr>
          <w:del w:id="320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321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2.1.1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322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323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File layout and Mappings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324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6</w:delText>
            </w:r>
          </w:del>
        </w:p>
        <w:p w:rsidR="00D5629C" w:rsidRPr="007F7B2E" w:rsidDel="007F7B2E" w:rsidRDefault="00D5629C">
          <w:pPr>
            <w:pStyle w:val="TOC2"/>
            <w:tabs>
              <w:tab w:val="left" w:pos="880"/>
              <w:tab w:val="right" w:leader="dot" w:pos="9350"/>
            </w:tabs>
            <w:rPr>
              <w:del w:id="325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326" w:author="Palacherla, Susmitha C (NONUS)" w:date="2019-08-26T17:28:00Z">
                <w:rPr>
                  <w:del w:id="327" w:author="Palacherla, Susmitha C (NONUS)" w:date="2019-08-26T17:29:00Z"/>
                  <w:noProof/>
                  <w:lang w:eastAsia="en-US"/>
                </w:rPr>
              </w:rPrChange>
            </w:rPr>
          </w:pPr>
          <w:del w:id="328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329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330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331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Module Details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332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9</w:delText>
            </w:r>
          </w:del>
        </w:p>
        <w:p w:rsidR="00D5629C" w:rsidRPr="007F7B2E" w:rsidDel="007F7B2E" w:rsidRDefault="00D5629C">
          <w:pPr>
            <w:pStyle w:val="TOC3"/>
            <w:tabs>
              <w:tab w:val="left" w:pos="1320"/>
              <w:tab w:val="right" w:leader="dot" w:pos="9350"/>
            </w:tabs>
            <w:rPr>
              <w:del w:id="333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334" w:author="Palacherla, Susmitha C (NONUS)" w:date="2019-08-26T17:28:00Z">
                <w:rPr>
                  <w:del w:id="335" w:author="Palacherla, Susmitha C (NONUS)" w:date="2019-08-26T17:29:00Z"/>
                  <w:noProof/>
                  <w:lang w:eastAsia="en-US"/>
                </w:rPr>
              </w:rPrChange>
            </w:rPr>
          </w:pPr>
          <w:del w:id="336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337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2.2.1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338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339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SQL agent job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340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9</w:delText>
            </w:r>
          </w:del>
        </w:p>
        <w:p w:rsidR="00D5629C" w:rsidRPr="007F7B2E" w:rsidDel="007F7B2E" w:rsidRDefault="00D5629C">
          <w:pPr>
            <w:pStyle w:val="TOC3"/>
            <w:tabs>
              <w:tab w:val="left" w:pos="1320"/>
              <w:tab w:val="right" w:leader="dot" w:pos="9350"/>
            </w:tabs>
            <w:rPr>
              <w:del w:id="341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342" w:author="Palacherla, Susmitha C (NONUS)" w:date="2019-08-26T17:28:00Z">
                <w:rPr>
                  <w:del w:id="343" w:author="Palacherla, Susmitha C (NONUS)" w:date="2019-08-26T17:29:00Z"/>
                  <w:noProof/>
                  <w:lang w:eastAsia="en-US"/>
                </w:rPr>
              </w:rPrChange>
            </w:rPr>
          </w:pPr>
          <w:del w:id="344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345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2.2.2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346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347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SSIS Package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348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9</w:delText>
            </w:r>
          </w:del>
        </w:p>
        <w:p w:rsidR="00D5629C" w:rsidRPr="007F7B2E" w:rsidDel="007F7B2E" w:rsidRDefault="00D5629C">
          <w:pPr>
            <w:pStyle w:val="TOC3"/>
            <w:tabs>
              <w:tab w:val="left" w:pos="1320"/>
              <w:tab w:val="right" w:leader="dot" w:pos="9350"/>
            </w:tabs>
            <w:rPr>
              <w:del w:id="349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350" w:author="Palacherla, Susmitha C (NONUS)" w:date="2019-08-26T17:28:00Z">
                <w:rPr>
                  <w:del w:id="351" w:author="Palacherla, Susmitha C (NONUS)" w:date="2019-08-26T17:29:00Z"/>
                  <w:noProof/>
                  <w:lang w:eastAsia="en-US"/>
                </w:rPr>
              </w:rPrChange>
            </w:rPr>
          </w:pPr>
          <w:del w:id="352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353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2.2.3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354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355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Tables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356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39</w:delText>
            </w:r>
          </w:del>
        </w:p>
        <w:p w:rsidR="00D5629C" w:rsidRPr="007F7B2E" w:rsidDel="007F7B2E" w:rsidRDefault="00D5629C">
          <w:pPr>
            <w:pStyle w:val="TOC3"/>
            <w:tabs>
              <w:tab w:val="left" w:pos="1320"/>
              <w:tab w:val="right" w:leader="dot" w:pos="9350"/>
            </w:tabs>
            <w:rPr>
              <w:del w:id="357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358" w:author="Palacherla, Susmitha C (NONUS)" w:date="2019-08-26T17:28:00Z">
                <w:rPr>
                  <w:del w:id="359" w:author="Palacherla, Susmitha C (NONUS)" w:date="2019-08-26T17:29:00Z"/>
                  <w:noProof/>
                  <w:lang w:eastAsia="en-US"/>
                </w:rPr>
              </w:rPrChange>
            </w:rPr>
          </w:pPr>
          <w:del w:id="360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361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2.2.4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362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363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Procedures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364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40</w:delText>
            </w:r>
          </w:del>
        </w:p>
        <w:p w:rsidR="00D5629C" w:rsidRPr="007F7B2E" w:rsidDel="007F7B2E" w:rsidRDefault="00D5629C">
          <w:pPr>
            <w:pStyle w:val="TOC3"/>
            <w:tabs>
              <w:tab w:val="left" w:pos="1320"/>
              <w:tab w:val="right" w:leader="dot" w:pos="9350"/>
            </w:tabs>
            <w:rPr>
              <w:del w:id="365" w:author="Palacherla, Susmitha C (NONUS)" w:date="2019-08-26T17:29:00Z"/>
              <w:rFonts w:ascii="Times New Roman" w:hAnsi="Times New Roman" w:cs="Times New Roman"/>
              <w:noProof/>
              <w:lang w:eastAsia="en-US"/>
              <w:rPrChange w:id="366" w:author="Palacherla, Susmitha C (NONUS)" w:date="2019-08-26T17:28:00Z">
                <w:rPr>
                  <w:del w:id="367" w:author="Palacherla, Susmitha C (NONUS)" w:date="2019-08-26T17:29:00Z"/>
                  <w:noProof/>
                  <w:lang w:eastAsia="en-US"/>
                </w:rPr>
              </w:rPrChange>
            </w:rPr>
          </w:pPr>
          <w:del w:id="368" w:author="Palacherla, Susmitha C (NONUS)" w:date="2019-08-26T17:29:00Z">
            <w:r w:rsidRPr="007F7B2E" w:rsidDel="007F7B2E">
              <w:rPr>
                <w:rStyle w:val="Hyperlink"/>
                <w:rFonts w:ascii="Times New Roman" w:hAnsi="Times New Roman"/>
                <w:noProof/>
                <w:rPrChange w:id="369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2.2.5</w:delText>
            </w:r>
            <w:r w:rsidRPr="007F7B2E" w:rsidDel="007F7B2E">
              <w:rPr>
                <w:rFonts w:ascii="Times New Roman" w:hAnsi="Times New Roman" w:cs="Times New Roman"/>
                <w:noProof/>
                <w:lang w:eastAsia="en-US"/>
                <w:rPrChange w:id="370" w:author="Palacherla, Susmitha C (NONUS)" w:date="2019-08-26T17:28:00Z">
                  <w:rPr>
                    <w:noProof/>
                    <w:lang w:eastAsia="en-US"/>
                  </w:rPr>
                </w:rPrChange>
              </w:rPr>
              <w:tab/>
            </w:r>
            <w:r w:rsidRPr="007F7B2E" w:rsidDel="007F7B2E">
              <w:rPr>
                <w:rStyle w:val="Hyperlink"/>
                <w:rFonts w:ascii="Times New Roman" w:hAnsi="Times New Roman"/>
                <w:noProof/>
                <w:rPrChange w:id="371" w:author="Palacherla, Susmitha C (NONUS)" w:date="2019-08-26T17:29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Functions</w:delText>
            </w:r>
            <w:r w:rsidRPr="007F7B2E" w:rsidDel="007F7B2E">
              <w:rPr>
                <w:rFonts w:ascii="Times New Roman" w:hAnsi="Times New Roman" w:cs="Times New Roman"/>
                <w:noProof/>
                <w:webHidden/>
                <w:rPrChange w:id="372" w:author="Palacherla, Susmitha C (NONUS)" w:date="2019-08-26T17:28:00Z">
                  <w:rPr>
                    <w:noProof/>
                    <w:webHidden/>
                  </w:rPr>
                </w:rPrChange>
              </w:rPr>
              <w:tab/>
              <w:delText>40</w:delText>
            </w:r>
          </w:del>
        </w:p>
        <w:p w:rsidR="00481F6E" w:rsidRPr="007F7B2E" w:rsidRDefault="00481F6E">
          <w:pPr>
            <w:rPr>
              <w:rFonts w:ascii="Times New Roman" w:hAnsi="Times New Roman"/>
              <w:rPrChange w:id="373" w:author="Palacherla, Susmitha C (NONUS)" w:date="2019-08-26T17:28:00Z">
                <w:rPr/>
              </w:rPrChange>
            </w:rPr>
          </w:pPr>
          <w:r w:rsidRPr="007F7B2E">
            <w:rPr>
              <w:rFonts w:ascii="Times New Roman" w:hAnsi="Times New Roman"/>
              <w:b/>
              <w:bCs/>
              <w:noProof/>
              <w:rPrChange w:id="374" w:author="Palacherla, Susmitha C (NONUS)" w:date="2019-08-26T17:28:00Z">
                <w:rPr>
                  <w:b/>
                  <w:bCs/>
                  <w:noProof/>
                </w:rPr>
              </w:rPrChange>
            </w:rPr>
            <w:fldChar w:fldCharType="end"/>
          </w:r>
        </w:p>
      </w:sdtContent>
    </w:sdt>
    <w:p w:rsidR="00202048" w:rsidRPr="007F7B2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75" w:author="Palacherla, Susmitha C (NONUS)" w:date="2019-08-26T17:28:00Z">
            <w:rPr/>
          </w:rPrChange>
        </w:rPr>
      </w:pPr>
    </w:p>
    <w:p w:rsidR="0027630C" w:rsidRPr="007F7B2E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76" w:author="Palacherla, Susmitha C (NONUS)" w:date="2019-08-26T17:28:00Z">
            <w:rPr/>
          </w:rPrChange>
        </w:rPr>
      </w:pPr>
    </w:p>
    <w:p w:rsidR="0027630C" w:rsidRPr="007F7B2E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77" w:author="Palacherla, Susmitha C (NONUS)" w:date="2019-08-26T17:28:00Z">
            <w:rPr/>
          </w:rPrChange>
        </w:rPr>
      </w:pPr>
    </w:p>
    <w:p w:rsidR="0027630C" w:rsidRPr="007F7B2E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78" w:author="Palacherla, Susmitha C (NONUS)" w:date="2019-08-26T17:28:00Z">
            <w:rPr/>
          </w:rPrChange>
        </w:rPr>
      </w:pPr>
    </w:p>
    <w:p w:rsidR="0027630C" w:rsidRPr="007F7B2E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79" w:author="Palacherla, Susmitha C (NONUS)" w:date="2019-08-26T17:28:00Z">
            <w:rPr/>
          </w:rPrChange>
        </w:rPr>
      </w:pPr>
    </w:p>
    <w:p w:rsidR="0027630C" w:rsidRPr="007F7B2E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80" w:author="Palacherla, Susmitha C (NONUS)" w:date="2019-08-26T17:28:00Z">
            <w:rPr/>
          </w:rPrChange>
        </w:rPr>
      </w:pPr>
    </w:p>
    <w:p w:rsidR="0027630C" w:rsidRPr="007F7B2E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81" w:author="Palacherla, Susmitha C (NONUS)" w:date="2019-08-26T17:28:00Z">
            <w:rPr/>
          </w:rPrChange>
        </w:rPr>
      </w:pPr>
    </w:p>
    <w:p w:rsidR="0027630C" w:rsidRPr="007F7B2E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82" w:author="Palacherla, Susmitha C (NONUS)" w:date="2019-08-26T17:28:00Z">
            <w:rPr/>
          </w:rPrChange>
        </w:rPr>
      </w:pPr>
    </w:p>
    <w:p w:rsidR="00202048" w:rsidRPr="007F7B2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383" w:author="Palacherla, Susmitha C (NONUS)" w:date="2019-08-26T17:28:00Z">
            <w:rPr/>
          </w:rPrChange>
        </w:rPr>
      </w:pPr>
    </w:p>
    <w:p w:rsidR="009D1884" w:rsidRPr="007F7B2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  <w:rPrChange w:id="384" w:author="Palacherla, Susmitha C (NONUS)" w:date="2019-08-26T17:28:00Z">
            <w:rPr>
              <w:color w:val="auto"/>
            </w:rPr>
          </w:rPrChange>
        </w:rPr>
      </w:pPr>
      <w:bookmarkStart w:id="385" w:name="_Toc17732983"/>
      <w:r w:rsidRPr="007F7B2E">
        <w:rPr>
          <w:rFonts w:ascii="Times New Roman" w:hAnsi="Times New Roman" w:cs="Times New Roman"/>
          <w:color w:val="auto"/>
          <w:rPrChange w:id="386" w:author="Palacherla, Susmitha C (NONUS)" w:date="2019-08-26T17:28:00Z">
            <w:rPr>
              <w:color w:val="auto"/>
            </w:rPr>
          </w:rPrChange>
        </w:rPr>
        <w:lastRenderedPageBreak/>
        <w:t>Overview</w:t>
      </w:r>
      <w:bookmarkEnd w:id="385"/>
    </w:p>
    <w:p w:rsidR="00A47122" w:rsidRPr="007F7B2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  <w:rPrChange w:id="387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388" w:name="_Toc17732984"/>
      <w:r w:rsidRPr="007F7B2E">
        <w:rPr>
          <w:rFonts w:ascii="Times New Roman" w:hAnsi="Times New Roman" w:cs="Times New Roman"/>
          <w:color w:val="auto"/>
          <w:sz w:val="22"/>
          <w:szCs w:val="22"/>
          <w:rPrChange w:id="389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 xml:space="preserve">Project </w:t>
      </w:r>
      <w:r w:rsidR="006F770C" w:rsidRPr="007F7B2E">
        <w:rPr>
          <w:rFonts w:ascii="Times New Roman" w:hAnsi="Times New Roman" w:cs="Times New Roman"/>
          <w:color w:val="auto"/>
          <w:sz w:val="22"/>
          <w:szCs w:val="22"/>
          <w:rPrChange w:id="390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Description</w:t>
      </w:r>
      <w:bookmarkEnd w:id="388"/>
    </w:p>
    <w:p w:rsidR="001B4454" w:rsidRPr="007F7B2E" w:rsidRDefault="00A47122" w:rsidP="001B4454">
      <w:pPr>
        <w:rPr>
          <w:rFonts w:ascii="Times New Roman" w:hAnsi="Times New Roman"/>
          <w:rPrChange w:id="391" w:author="Palacherla, Susmitha C (NONUS)" w:date="2019-08-26T17:28:00Z">
            <w:rPr>
              <w:rFonts w:asciiTheme="minorHAnsi" w:hAnsiTheme="minorHAnsi"/>
            </w:rPr>
          </w:rPrChange>
        </w:rPr>
      </w:pPr>
      <w:r w:rsidRPr="007F7B2E">
        <w:rPr>
          <w:rFonts w:ascii="Times New Roman" w:hAnsi="Times New Roman"/>
          <w:color w:val="000000" w:themeColor="text1"/>
          <w:rPrChange w:id="392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</w:t>
      </w:r>
      <w:r w:rsidR="00026536" w:rsidRPr="007F7B2E">
        <w:rPr>
          <w:rFonts w:ascii="Times New Roman" w:hAnsi="Times New Roman"/>
          <w:color w:val="000000" w:themeColor="text1"/>
          <w:rPrChange w:id="393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The </w:t>
      </w:r>
      <w:r w:rsidR="001B4454" w:rsidRPr="007F7B2E">
        <w:rPr>
          <w:rFonts w:ascii="Times New Roman" w:hAnsi="Times New Roman"/>
          <w:color w:val="000000" w:themeColor="text1"/>
          <w:rPrChange w:id="394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coaching process is a standard process to facilitate consistent communication when a performance opportunity </w:t>
      </w:r>
      <w:r w:rsidR="0094076B" w:rsidRPr="007F7B2E">
        <w:rPr>
          <w:rFonts w:ascii="Times New Roman" w:hAnsi="Times New Roman"/>
          <w:color w:val="000000" w:themeColor="text1"/>
          <w:rPrChange w:id="395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or reinforcement </w:t>
      </w:r>
      <w:r w:rsidR="001B4454" w:rsidRPr="007F7B2E">
        <w:rPr>
          <w:rFonts w:ascii="Times New Roman" w:hAnsi="Times New Roman"/>
          <w:color w:val="000000" w:themeColor="text1"/>
          <w:rPrChange w:id="396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7F7B2E">
        <w:rPr>
          <w:rFonts w:ascii="Times New Roman" w:hAnsi="Times New Roman"/>
          <w:color w:val="000000" w:themeColor="text1"/>
          <w:rPrChange w:id="397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The </w:t>
      </w:r>
      <w:r w:rsidR="00B307B1" w:rsidRPr="007F7B2E">
        <w:rPr>
          <w:rFonts w:ascii="Times New Roman" w:hAnsi="Times New Roman"/>
          <w:color w:val="000000" w:themeColor="text1"/>
          <w:rPrChange w:id="398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="0094076B" w:rsidRPr="007F7B2E">
        <w:rPr>
          <w:rFonts w:ascii="Times New Roman" w:hAnsi="Times New Roman"/>
          <w:color w:val="000000" w:themeColor="text1"/>
          <w:rPrChange w:id="399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(General)</w:t>
      </w:r>
      <w:r w:rsidR="007C6827" w:rsidRPr="007F7B2E">
        <w:rPr>
          <w:rFonts w:ascii="Times New Roman" w:hAnsi="Times New Roman"/>
          <w:color w:val="000000" w:themeColor="text1"/>
          <w:rPrChange w:id="400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feed</w:t>
      </w:r>
      <w:r w:rsidR="0094076B" w:rsidRPr="007F7B2E">
        <w:rPr>
          <w:rFonts w:ascii="Times New Roman" w:hAnsi="Times New Roman"/>
          <w:color w:val="000000" w:themeColor="text1"/>
          <w:rPrChange w:id="401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(s)</w:t>
      </w:r>
      <w:r w:rsidR="007C6827" w:rsidRPr="007F7B2E">
        <w:rPr>
          <w:rFonts w:ascii="Times New Roman" w:hAnsi="Times New Roman"/>
          <w:color w:val="000000" w:themeColor="text1"/>
          <w:rPrChange w:id="402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</w:t>
      </w:r>
      <w:r w:rsidR="0094076B" w:rsidRPr="007F7B2E">
        <w:rPr>
          <w:rFonts w:ascii="Times New Roman" w:hAnsi="Times New Roman"/>
          <w:color w:val="000000" w:themeColor="text1"/>
          <w:rPrChange w:id="403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will be used for mass loading of general ecls that would have normally been submitted through the User Interface into the database</w:t>
      </w:r>
      <w:r w:rsidR="007C6827" w:rsidRPr="007F7B2E">
        <w:rPr>
          <w:rFonts w:ascii="Times New Roman" w:hAnsi="Times New Roman"/>
          <w:color w:val="000000" w:themeColor="text1"/>
          <w:rPrChange w:id="404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. </w:t>
      </w:r>
      <w:r w:rsidR="001B4454" w:rsidRPr="007F7B2E">
        <w:rPr>
          <w:rFonts w:ascii="Times New Roman" w:hAnsi="Times New Roman"/>
          <w:color w:val="000000" w:themeColor="text1"/>
          <w:rPrChange w:id="405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Utilizing the </w:t>
      </w:r>
      <w:proofErr w:type="gramStart"/>
      <w:r w:rsidR="001B4454" w:rsidRPr="007F7B2E">
        <w:rPr>
          <w:rFonts w:ascii="Times New Roman" w:hAnsi="Times New Roman"/>
          <w:color w:val="000000" w:themeColor="text1"/>
          <w:rPrChange w:id="406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eCL</w:t>
      </w:r>
      <w:proofErr w:type="gramEnd"/>
      <w:r w:rsidR="001B4454" w:rsidRPr="007F7B2E">
        <w:rPr>
          <w:rFonts w:ascii="Times New Roman" w:hAnsi="Times New Roman"/>
          <w:color w:val="000000" w:themeColor="text1"/>
          <w:rPrChange w:id="407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work-flow, items can be tracked from start to finish to verify if items have been addressed. </w:t>
      </w:r>
    </w:p>
    <w:p w:rsidR="00A47122" w:rsidRPr="007F7B2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408" w:author="Palacherla, Susmitha C (NONUS)" w:date="2019-08-26T17:28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</w:p>
    <w:p w:rsidR="00A47122" w:rsidRPr="007F7B2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  <w:rPrChange w:id="409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410" w:name="_Toc17732985"/>
      <w:r w:rsidRPr="007F7B2E">
        <w:rPr>
          <w:rFonts w:ascii="Times New Roman" w:hAnsi="Times New Roman" w:cs="Times New Roman"/>
          <w:color w:val="auto"/>
          <w:sz w:val="22"/>
          <w:szCs w:val="22"/>
          <w:rPrChange w:id="411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Document</w:t>
      </w:r>
      <w:r w:rsidR="006F770C" w:rsidRPr="007F7B2E">
        <w:rPr>
          <w:rFonts w:ascii="Times New Roman" w:hAnsi="Times New Roman" w:cs="Times New Roman"/>
          <w:color w:val="auto"/>
          <w:sz w:val="22"/>
          <w:szCs w:val="22"/>
          <w:rPrChange w:id="412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 xml:space="preserve"> Scope</w:t>
      </w:r>
      <w:bookmarkEnd w:id="410"/>
    </w:p>
    <w:p w:rsidR="00A47122" w:rsidRPr="007F7B2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rPrChange w:id="413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7F7B2E">
        <w:rPr>
          <w:rFonts w:ascii="Times New Roman" w:hAnsi="Times New Roman"/>
          <w:color w:val="000000" w:themeColor="text1"/>
          <w:rPrChange w:id="414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This document describes the </w:t>
      </w:r>
      <w:r w:rsidR="001B4454" w:rsidRPr="007F7B2E">
        <w:rPr>
          <w:rFonts w:ascii="Times New Roman" w:hAnsi="Times New Roman"/>
          <w:color w:val="000000" w:themeColor="text1"/>
          <w:rPrChange w:id="415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load of the </w:t>
      </w:r>
      <w:r w:rsidR="0094076B" w:rsidRPr="007F7B2E">
        <w:rPr>
          <w:rFonts w:ascii="Times New Roman" w:hAnsi="Times New Roman"/>
          <w:color w:val="000000" w:themeColor="text1"/>
          <w:rPrChange w:id="416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‘</w:t>
      </w:r>
      <w:r w:rsidR="00B307B1" w:rsidRPr="007F7B2E">
        <w:rPr>
          <w:rFonts w:ascii="Times New Roman" w:hAnsi="Times New Roman"/>
          <w:color w:val="000000" w:themeColor="text1"/>
          <w:rPrChange w:id="417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="0094076B" w:rsidRPr="007F7B2E">
        <w:rPr>
          <w:rFonts w:ascii="Times New Roman" w:hAnsi="Times New Roman"/>
          <w:color w:val="000000" w:themeColor="text1"/>
          <w:rPrChange w:id="418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’ or general feeds that will be used to mass load ecls into the database.</w:t>
      </w:r>
      <w:r w:rsidR="001B4454" w:rsidRPr="007F7B2E">
        <w:rPr>
          <w:rFonts w:ascii="Times New Roman" w:hAnsi="Times New Roman"/>
          <w:color w:val="000000" w:themeColor="text1"/>
          <w:rPrChange w:id="419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Once the reports are loaded into the database the logs are tracked through the workflow like any Coaching log entered from the web interface.</w:t>
      </w:r>
    </w:p>
    <w:p w:rsidR="002C3B04" w:rsidRPr="007F7B2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420" w:author="Palacherla, Susmitha C (NONUS)" w:date="2019-08-26T17:28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</w:p>
    <w:p w:rsidR="002C3B04" w:rsidRPr="007F7B2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421" w:author="Palacherla, Susmitha C (NONUS)" w:date="2019-08-26T17:28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</w:p>
    <w:p w:rsidR="002C3B04" w:rsidRPr="007F7B2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  <w:rPrChange w:id="422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423" w:name="_Toc17732986"/>
      <w:r w:rsidRPr="007F7B2E">
        <w:rPr>
          <w:rFonts w:ascii="Times New Roman" w:hAnsi="Times New Roman" w:cs="Times New Roman"/>
          <w:color w:val="auto"/>
          <w:sz w:val="22"/>
          <w:szCs w:val="22"/>
          <w:rPrChange w:id="424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Source Files</w:t>
      </w:r>
      <w:bookmarkEnd w:id="423"/>
    </w:p>
    <w:p w:rsidR="007C6827" w:rsidRPr="007F7B2E" w:rsidRDefault="007C6827" w:rsidP="0053330A">
      <w:pPr>
        <w:rPr>
          <w:rFonts w:ascii="Times New Roman" w:hAnsi="Times New Roman"/>
          <w:color w:val="000000" w:themeColor="text1"/>
          <w:rPrChange w:id="425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7F7B2E">
        <w:rPr>
          <w:rFonts w:ascii="Times New Roman" w:hAnsi="Times New Roman"/>
          <w:color w:val="000000" w:themeColor="text1"/>
          <w:rPrChange w:id="426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The table below shows </w:t>
      </w:r>
      <w:r w:rsidR="0053330A" w:rsidRPr="007F7B2E">
        <w:rPr>
          <w:rFonts w:ascii="Times New Roman" w:hAnsi="Times New Roman"/>
          <w:color w:val="000000" w:themeColor="text1"/>
          <w:rPrChange w:id="427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the </w:t>
      </w:r>
      <w:r w:rsidRPr="007F7B2E">
        <w:rPr>
          <w:rFonts w:ascii="Times New Roman" w:hAnsi="Times New Roman"/>
          <w:color w:val="000000" w:themeColor="text1"/>
          <w:rPrChange w:id="428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attributes for the </w:t>
      </w:r>
      <w:r w:rsidR="0094076B" w:rsidRPr="007F7B2E">
        <w:rPr>
          <w:rFonts w:ascii="Times New Roman" w:hAnsi="Times New Roman"/>
          <w:color w:val="000000" w:themeColor="text1"/>
          <w:rPrChange w:id="429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‘</w:t>
      </w:r>
      <w:r w:rsidR="00B307B1" w:rsidRPr="007F7B2E">
        <w:rPr>
          <w:rFonts w:ascii="Times New Roman" w:hAnsi="Times New Roman"/>
          <w:color w:val="000000" w:themeColor="text1"/>
          <w:rPrChange w:id="430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="0094076B" w:rsidRPr="007F7B2E">
        <w:rPr>
          <w:rFonts w:ascii="Times New Roman" w:hAnsi="Times New Roman"/>
          <w:color w:val="000000" w:themeColor="text1"/>
          <w:rPrChange w:id="431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’</w:t>
      </w:r>
      <w:r w:rsidR="0053330A" w:rsidRPr="007F7B2E">
        <w:rPr>
          <w:rFonts w:ascii="Times New Roman" w:hAnsi="Times New Roman"/>
          <w:color w:val="000000" w:themeColor="text1"/>
          <w:rPrChange w:id="432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report</w:t>
      </w:r>
      <w:r w:rsidR="00381B5A" w:rsidRPr="007F7B2E">
        <w:rPr>
          <w:rFonts w:ascii="Times New Roman" w:hAnsi="Times New Roman"/>
          <w:color w:val="000000" w:themeColor="text1"/>
          <w:rPrChange w:id="433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s</w:t>
      </w:r>
      <w:r w:rsidRPr="007F7B2E">
        <w:rPr>
          <w:rFonts w:ascii="Times New Roman" w:hAnsi="Times New Roman"/>
          <w:color w:val="000000" w:themeColor="text1"/>
          <w:rPrChange w:id="434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.</w:t>
      </w:r>
      <w:r w:rsidR="0053330A" w:rsidRPr="007F7B2E">
        <w:rPr>
          <w:rFonts w:ascii="Times New Roman" w:hAnsi="Times New Roman"/>
          <w:color w:val="000000" w:themeColor="text1"/>
          <w:rPrChange w:id="435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</w:t>
      </w:r>
    </w:p>
    <w:p w:rsidR="0053330A" w:rsidRPr="007F7B2E" w:rsidRDefault="0053330A" w:rsidP="0053330A">
      <w:pPr>
        <w:rPr>
          <w:rFonts w:ascii="Times New Roman" w:hAnsi="Times New Roman"/>
          <w:color w:val="000000" w:themeColor="text1"/>
          <w:sz w:val="20"/>
          <w:szCs w:val="20"/>
          <w:rPrChange w:id="436" w:author="Palacherla, Susmitha C (NONUS)" w:date="2019-08-26T17:28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color w:val="000000" w:themeColor="text1"/>
          <w:rPrChange w:id="437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Files are </w:t>
      </w:r>
      <w:r w:rsidR="00FB5F3D" w:rsidRPr="007F7B2E">
        <w:rPr>
          <w:rFonts w:ascii="Times New Roman" w:hAnsi="Times New Roman"/>
          <w:color w:val="000000" w:themeColor="text1"/>
          <w:rPrChange w:id="438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loaded from</w:t>
      </w:r>
      <w:r w:rsidR="00FB5F3D" w:rsidRPr="007F7B2E">
        <w:rPr>
          <w:rFonts w:ascii="Times New Roman" w:hAnsi="Times New Roman"/>
          <w:color w:val="000000" w:themeColor="text1"/>
          <w:sz w:val="20"/>
          <w:szCs w:val="20"/>
          <w:rPrChange w:id="439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 xml:space="preserve"> </w:t>
      </w:r>
      <w:r w:rsidR="00325B5B" w:rsidRPr="007F7B2E">
        <w:rPr>
          <w:rStyle w:val="Hyperlink"/>
          <w:rFonts w:ascii="Times New Roman" w:hAnsi="Times New Roman"/>
          <w:sz w:val="20"/>
          <w:szCs w:val="20"/>
          <w:rPrChange w:id="440" w:author="Palacherla, Susmitha C (NONUS)" w:date="2019-08-26T17:28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fldChar w:fldCharType="begin"/>
      </w:r>
      <w:r w:rsidR="00325B5B" w:rsidRPr="007F7B2E">
        <w:rPr>
          <w:rStyle w:val="Hyperlink"/>
          <w:rFonts w:ascii="Times New Roman" w:hAnsi="Times New Roman"/>
          <w:sz w:val="20"/>
          <w:szCs w:val="20"/>
          <w:rPrChange w:id="441" w:author="Palacherla, Susmitha C (NONUS)" w:date="2019-08-26T17:28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instrText xml:space="preserve"> HYPERLINK "file:///\\\\f3420-ecldbp01\\data\\Coaching\\Generic\\Decrypt_Out\\" </w:instrText>
      </w:r>
      <w:r w:rsidR="00325B5B" w:rsidRPr="007F7B2E">
        <w:rPr>
          <w:rStyle w:val="Hyperlink"/>
          <w:rFonts w:ascii="Times New Roman" w:hAnsi="Times New Roman"/>
          <w:sz w:val="20"/>
          <w:szCs w:val="20"/>
          <w:rPrChange w:id="442" w:author="Palacherla, Susmitha C (NONUS)" w:date="2019-08-26T17:28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fldChar w:fldCharType="separate"/>
      </w:r>
      <w:r w:rsidR="00FB5F3D" w:rsidRPr="007F7B2E">
        <w:rPr>
          <w:rStyle w:val="Hyperlink"/>
          <w:rFonts w:ascii="Times New Roman" w:hAnsi="Times New Roman"/>
          <w:sz w:val="20"/>
          <w:szCs w:val="20"/>
          <w:rPrChange w:id="443" w:author="Palacherla, Susmitha C (NONUS)" w:date="2019-08-26T17:28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t>\\f3420-ecldbp01\data\Coaching\Generic\Decrypt_Out\</w:t>
      </w:r>
      <w:r w:rsidR="00325B5B" w:rsidRPr="007F7B2E">
        <w:rPr>
          <w:rStyle w:val="Hyperlink"/>
          <w:rFonts w:ascii="Times New Roman" w:hAnsi="Times New Roman"/>
          <w:sz w:val="20"/>
          <w:szCs w:val="20"/>
          <w:rPrChange w:id="444" w:author="Palacherla, Susmitha C (NONUS)" w:date="2019-08-26T17:28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fldChar w:fldCharType="end"/>
      </w: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68"/>
        <w:gridCol w:w="4435"/>
        <w:gridCol w:w="992"/>
        <w:gridCol w:w="634"/>
        <w:gridCol w:w="910"/>
        <w:gridCol w:w="616"/>
        <w:gridCol w:w="1600"/>
        <w:tblGridChange w:id="445">
          <w:tblGrid>
            <w:gridCol w:w="368"/>
            <w:gridCol w:w="11"/>
            <w:gridCol w:w="4424"/>
            <w:gridCol w:w="11"/>
            <w:gridCol w:w="981"/>
            <w:gridCol w:w="62"/>
            <w:gridCol w:w="554"/>
            <w:gridCol w:w="18"/>
            <w:gridCol w:w="858"/>
            <w:gridCol w:w="52"/>
            <w:gridCol w:w="517"/>
            <w:gridCol w:w="99"/>
            <w:gridCol w:w="1600"/>
          </w:tblGrid>
        </w:tblGridChange>
      </w:tblGrid>
      <w:tr w:rsidR="0053330A" w:rsidRPr="007F7B2E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F7B2E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46" w:author="Palacherla, Susmitha C (NONUS)" w:date="2019-08-26T17:28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47" w:author="Palacherla, Susmitha C (NONUS)" w:date="2019-08-26T17:28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F7B2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48" w:author="Palacherla, Susmitha C (NONUS)" w:date="2019-08-26T17:28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49" w:author="Palacherla, Susmitha C (NONUS)" w:date="2019-08-26T17:28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F7B2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50" w:author="Palacherla, Susmitha C (NONUS)" w:date="2019-08-26T17:28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51" w:author="Palacherla, Susmitha C (NONUS)" w:date="2019-08-26T17:28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F7B2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52" w:author="Palacherla, Susmitha C (NONUS)" w:date="2019-08-26T17:28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53" w:author="Palacherla, Susmitha C (NONUS)" w:date="2019-08-26T17:28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F7B2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54" w:author="Palacherla, Susmitha C (NONUS)" w:date="2019-08-26T17:28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55" w:author="Palacherla, Susmitha C (NONUS)" w:date="2019-08-26T17:28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F7B2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56" w:author="Palacherla, Susmitha C (NONUS)" w:date="2019-08-26T17:28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57" w:author="Palacherla, Susmitha C (NONUS)" w:date="2019-08-26T17:28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F7B2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58" w:author="Palacherla, Susmitha C (NONUS)" w:date="2019-08-26T17:28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  <w:rPrChange w:id="459" w:author="Palacherla, Susmitha C (NONUS)" w:date="2019-08-26T17:28:00Z">
                  <w:rPr>
                    <w:b/>
                    <w:bCs/>
                    <w:color w:val="FFFFFF"/>
                    <w:sz w:val="16"/>
                    <w:szCs w:val="16"/>
                  </w:rPr>
                </w:rPrChange>
              </w:rPr>
              <w:t>Coaching Reason</w:t>
            </w:r>
          </w:p>
        </w:tc>
      </w:tr>
      <w:tr w:rsidR="0053330A" w:rsidRPr="007F7B2E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F7B2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460" w:author="Palacherla, Susmitha C (NONUS)" w:date="2019-08-26T17:28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461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F7B2E" w:rsidRDefault="00B307B1" w:rsidP="003C2E27">
            <w:pPr>
              <w:spacing w:after="0" w:line="240" w:lineRule="auto"/>
              <w:rPr>
                <w:rFonts w:ascii="Times New Roman" w:hAnsi="Times New Roman"/>
                <w:color w:val="000000"/>
                <w:rPrChange w:id="462" w:author="Palacherla, Susmitha C (NONUS)" w:date="2019-08-26T17:28:00Z">
                  <w:rPr>
                    <w:color w:val="000000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 w:themeColor="text1"/>
                <w:rPrChange w:id="463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="0094076B" w:rsidRPr="007F7B2E">
              <w:rPr>
                <w:rFonts w:ascii="Times New Roman" w:hAnsi="Times New Roman"/>
                <w:color w:val="000000" w:themeColor="text1"/>
                <w:rPrChange w:id="464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 xml:space="preserve"> </w:t>
            </w:r>
            <w:r w:rsidR="00D91EE9" w:rsidRPr="007F7B2E">
              <w:rPr>
                <w:rFonts w:ascii="Times New Roman" w:hAnsi="Times New Roman"/>
                <w:color w:val="000000" w:themeColor="text1"/>
                <w:rPrChange w:id="465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 xml:space="preserve">Other </w:t>
            </w:r>
            <w:r w:rsidR="0094076B" w:rsidRPr="007F7B2E">
              <w:rPr>
                <w:rFonts w:ascii="Times New Roman" w:hAnsi="Times New Roman"/>
                <w:color w:val="000000" w:themeColor="text1"/>
                <w:rPrChange w:id="466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F7B2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67" w:author="Palacherla, Susmitha C (NONUS)" w:date="2019-08-26T17:28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468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 </w:t>
            </w:r>
            <w:r w:rsidR="00381B5A" w:rsidRPr="007F7B2E">
              <w:rPr>
                <w:rFonts w:ascii="Times New Roman" w:hAnsi="Times New Roman"/>
                <w:color w:val="000000"/>
                <w:sz w:val="16"/>
                <w:szCs w:val="16"/>
                <w:rPrChange w:id="469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F7B2E" w:rsidRDefault="0094076B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70" w:author="Palacherla, Susmitha C (NONUS)" w:date="2019-08-26T17:28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471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OTH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F7B2E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72" w:author="Palacherla, Susmitha C (NONUS)" w:date="2019-08-26T17:28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473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</w:t>
            </w:r>
            <w:r w:rsidR="0053330A" w:rsidRPr="007F7B2E">
              <w:rPr>
                <w:rFonts w:ascii="Times New Roman" w:hAnsi="Times New Roman"/>
                <w:color w:val="000000"/>
                <w:sz w:val="16"/>
                <w:szCs w:val="16"/>
                <w:rPrChange w:id="474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F7B2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75" w:author="Palacherla, Susmitha C (NONUS)" w:date="2019-08-26T17:28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476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F7B2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77" w:author="Palacherla, Susmitha C (NONUS)" w:date="2019-08-26T17:28:00Z">
                  <w:rPr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478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 xml:space="preserve">Current Coaching Initiatives  </w:t>
            </w:r>
          </w:p>
        </w:tc>
      </w:tr>
      <w:tr w:rsidR="00A3652D" w:rsidRPr="007F7B2E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F7B2E" w:rsidRDefault="00A3652D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479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480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A3652D" w:rsidRPr="007F7B2E" w:rsidRDefault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  <w:rPrChange w:id="481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 w:themeColor="text1"/>
                <w:rPrChange w:id="482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Seasonal Employee Attendance R</w:t>
            </w:r>
            <w:r w:rsidR="00A3652D" w:rsidRPr="007F7B2E">
              <w:rPr>
                <w:rFonts w:ascii="Times New Roman" w:hAnsi="Times New Roman"/>
                <w:color w:val="000000" w:themeColor="text1"/>
                <w:rPrChange w:id="483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F7B2E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84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485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F7B2E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86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487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SEA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F7B2E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88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489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F7B2E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90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491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F7B2E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92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493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CCO Processes and Procedures</w:t>
            </w:r>
          </w:p>
        </w:tc>
      </w:tr>
      <w:tr w:rsidR="00D91EE9" w:rsidRPr="007F7B2E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Pr="007F7B2E" w:rsidRDefault="00D91EE9" w:rsidP="00D91EE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  <w:rPrChange w:id="494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495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D91EE9" w:rsidRPr="007F7B2E" w:rsidRDefault="00D91EE9" w:rsidP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  <w:rPrChange w:id="496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 w:themeColor="text1"/>
                <w:rPrChange w:id="497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Attendance Discrepancy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Pr="007F7B2E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498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499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Pr="007F7B2E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500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501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DTT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Pr="007F7B2E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502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503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Pr="007F7B2E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504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505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Pr="007F7B2E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  <w:rPrChange w:id="506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sz w:val="16"/>
                <w:szCs w:val="16"/>
                <w:rPrChange w:id="507" w:author="Palacherla, Susmitha C (NONUS)" w:date="2019-08-26T17:28:00Z">
                  <w:rPr>
                    <w:rFonts w:cstheme="minorHAnsi"/>
                    <w:color w:val="000000"/>
                    <w:sz w:val="16"/>
                    <w:szCs w:val="16"/>
                  </w:rPr>
                </w:rPrChange>
              </w:rPr>
              <w:t>Attendance</w:t>
            </w:r>
          </w:p>
        </w:tc>
      </w:tr>
      <w:tr w:rsidR="00325B5B" w:rsidRPr="007F7B2E" w:rsidTr="00325B5B">
        <w:tblPrEx>
          <w:tblW w:w="9555" w:type="dxa"/>
          <w:tblInd w:w="93" w:type="dxa"/>
          <w:tblPrExChange w:id="508" w:author="Palacherla, Susmitha C (NONUS)" w:date="2019-08-26T17:01:00Z">
            <w:tblPrEx>
              <w:tblW w:w="9555" w:type="dxa"/>
              <w:tblInd w:w="93" w:type="dxa"/>
            </w:tblPrEx>
          </w:tblPrExChange>
        </w:tblPrEx>
        <w:trPr>
          <w:trHeight w:val="690"/>
          <w:ins w:id="509" w:author="Palacherla, Susmitha C (NONUS)" w:date="2019-08-26T16:58:00Z"/>
          <w:trPrChange w:id="510" w:author="Palacherla, Susmitha C (NONUS)" w:date="2019-08-26T17:01:00Z">
            <w:trPr>
              <w:trHeight w:val="690"/>
            </w:trPr>
          </w:trPrChange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511" w:author="Palacherla, Susmitha C (NONUS)" w:date="2019-08-26T17:01:00Z">
              <w:tcPr>
                <w:tcW w:w="37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jc w:val="right"/>
              <w:rPr>
                <w:ins w:id="512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513" w:author="Palacherla, Susmitha C (NONUS)" w:date="2019-08-26T17:28:00Z">
                  <w:rPr>
                    <w:ins w:id="514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515" w:author="Palacherla, Susmitha C (NONUS)" w:date="2019-08-26T16:58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516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4</w:t>
              </w:r>
            </w:ins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tcPrChange w:id="517" w:author="Palacherla, Susmitha C (NONUS)" w:date="2019-08-26T17:01:00Z">
              <w:tcPr>
                <w:tcW w:w="4435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noWrap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518" w:author="Palacherla, Susmitha C (NONUS)" w:date="2019-08-26T16:58:00Z"/>
                <w:rFonts w:ascii="Times New Roman" w:hAnsi="Times New Roman"/>
                <w:color w:val="000000" w:themeColor="text1"/>
                <w:rPrChange w:id="519" w:author="Palacherla, Susmitha C (NONUS)" w:date="2019-08-26T17:28:00Z">
                  <w:rPr>
                    <w:ins w:id="520" w:author="Palacherla, Susmitha C (NONUS)" w:date="2019-08-26T16:58:00Z"/>
                    <w:rFonts w:asciiTheme="minorHAnsi" w:hAnsiTheme="minorHAnsi" w:cs="Segoe UI"/>
                    <w:color w:val="000000" w:themeColor="text1"/>
                  </w:rPr>
                </w:rPrChange>
              </w:rPr>
            </w:pPr>
            <w:ins w:id="521" w:author="Palacherla, Susmitha C (NONUS)" w:date="2019-08-26T17:01:00Z">
              <w:r w:rsidRPr="007F7B2E">
                <w:rPr>
                  <w:rFonts w:ascii="Times New Roman" w:hAnsi="Times New Roman"/>
                  <w:color w:val="000000" w:themeColor="text1"/>
                  <w:rPrChange w:id="522" w:author="Palacherla, Susmitha C (NONUS)" w:date="2019-08-26T17:28:00Z">
                    <w:rPr>
                      <w:rFonts w:asciiTheme="minorHAnsi" w:hAnsiTheme="minorHAnsi" w:cs="Segoe UI"/>
                      <w:color w:val="000000" w:themeColor="text1"/>
                    </w:rPr>
                  </w:rPrChange>
                </w:rPr>
                <w:t>Weekly Attendance Opportunities</w:t>
              </w:r>
            </w:ins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523" w:author="Palacherla, Susmitha C (NONUS)" w:date="2019-08-26T17:01:00Z">
              <w:tcPr>
                <w:tcW w:w="1043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524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525" w:author="Palacherla, Susmitha C (NONUS)" w:date="2019-08-26T17:28:00Z">
                  <w:rPr>
                    <w:ins w:id="526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527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528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y</w:t>
              </w:r>
            </w:ins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529" w:author="Palacherla, Susmitha C (NONUS)" w:date="2019-08-26T17:01:00Z">
              <w:tcPr>
                <w:tcW w:w="55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530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531" w:author="Palacherla, Susmitha C (NONUS)" w:date="2019-08-26T17:28:00Z">
                  <w:rPr>
                    <w:ins w:id="532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533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534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SEAA</w:t>
              </w:r>
            </w:ins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tcPrChange w:id="535" w:author="Palacherla, Susmitha C (NONUS)" w:date="2019-08-26T17:01:00Z">
              <w:tcPr>
                <w:tcW w:w="876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536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537" w:author="Palacherla, Susmitha C (NONUS)" w:date="2019-08-26T17:28:00Z">
                  <w:rPr>
                    <w:ins w:id="538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539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540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Indirect Coach</w:t>
              </w:r>
            </w:ins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541" w:author="Palacherla, Susmitha C (NONUS)" w:date="2019-08-26T17:01:00Z">
              <w:tcPr>
                <w:tcW w:w="569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542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543" w:author="Palacherla, Susmitha C (NONUS)" w:date="2019-08-26T17:28:00Z">
                  <w:rPr>
                    <w:ins w:id="544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545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546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Feed</w:t>
              </w:r>
            </w:ins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547" w:author="Palacherla, Susmitha C (NONUS)" w:date="2019-08-26T17:01:00Z">
              <w:tcPr>
                <w:tcW w:w="1699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548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549" w:author="Palacherla, Susmitha C (NONUS)" w:date="2019-08-26T17:28:00Z">
                  <w:rPr>
                    <w:ins w:id="550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551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552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Attendance</w:t>
              </w:r>
            </w:ins>
          </w:p>
        </w:tc>
      </w:tr>
      <w:tr w:rsidR="00325B5B" w:rsidRPr="007F7B2E" w:rsidTr="00325B5B">
        <w:tblPrEx>
          <w:tblW w:w="9555" w:type="dxa"/>
          <w:tblInd w:w="93" w:type="dxa"/>
          <w:tblPrExChange w:id="553" w:author="Palacherla, Susmitha C (NONUS)" w:date="2019-08-26T17:01:00Z">
            <w:tblPrEx>
              <w:tblW w:w="9555" w:type="dxa"/>
              <w:tblInd w:w="93" w:type="dxa"/>
            </w:tblPrEx>
          </w:tblPrExChange>
        </w:tblPrEx>
        <w:trPr>
          <w:trHeight w:val="690"/>
          <w:ins w:id="554" w:author="Palacherla, Susmitha C (NONUS)" w:date="2019-08-26T16:58:00Z"/>
          <w:trPrChange w:id="555" w:author="Palacherla, Susmitha C (NONUS)" w:date="2019-08-26T17:01:00Z">
            <w:trPr>
              <w:trHeight w:val="690"/>
            </w:trPr>
          </w:trPrChange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556" w:author="Palacherla, Susmitha C (NONUS)" w:date="2019-08-26T17:01:00Z">
              <w:tcPr>
                <w:tcW w:w="37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jc w:val="right"/>
              <w:rPr>
                <w:ins w:id="557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558" w:author="Palacherla, Susmitha C (NONUS)" w:date="2019-08-26T17:28:00Z">
                  <w:rPr>
                    <w:ins w:id="559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560" w:author="Palacherla, Susmitha C (NONUS)" w:date="2019-08-26T16:58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561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5</w:t>
              </w:r>
            </w:ins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tcPrChange w:id="562" w:author="Palacherla, Susmitha C (NONUS)" w:date="2019-08-26T17:01:00Z">
              <w:tcPr>
                <w:tcW w:w="4435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noWrap/>
                <w:vAlign w:val="center"/>
              </w:tcPr>
            </w:tcPrChange>
          </w:tcPr>
          <w:p w:rsidR="00325B5B" w:rsidRPr="007F7B2E" w:rsidRDefault="00325B5B" w:rsidP="007F7B2E">
            <w:pPr>
              <w:spacing w:after="0" w:line="240" w:lineRule="auto"/>
              <w:rPr>
                <w:ins w:id="563" w:author="Palacherla, Susmitha C (NONUS)" w:date="2019-08-26T16:58:00Z"/>
                <w:rFonts w:ascii="Times New Roman" w:hAnsi="Times New Roman"/>
                <w:color w:val="000000" w:themeColor="text1"/>
                <w:rPrChange w:id="564" w:author="Palacherla, Susmitha C (NONUS)" w:date="2019-08-26T17:28:00Z">
                  <w:rPr>
                    <w:ins w:id="565" w:author="Palacherla, Susmitha C (NONUS)" w:date="2019-08-26T16:58:00Z"/>
                    <w:rFonts w:asciiTheme="minorHAnsi" w:hAnsiTheme="minorHAnsi" w:cs="Segoe UI"/>
                    <w:color w:val="000000" w:themeColor="text1"/>
                  </w:rPr>
                </w:rPrChange>
              </w:rPr>
              <w:pPrChange w:id="566" w:author="Palacherla, Susmitha C (NONUS)" w:date="2019-08-26T17:29:00Z">
                <w:pPr>
                  <w:spacing w:after="0" w:line="240" w:lineRule="auto"/>
                </w:pPr>
              </w:pPrChange>
            </w:pPr>
            <w:ins w:id="567" w:author="Palacherla, Susmitha C (NONUS)" w:date="2019-08-26T17:01:00Z">
              <w:r w:rsidRPr="007F7B2E">
                <w:rPr>
                  <w:rFonts w:ascii="Times New Roman" w:hAnsi="Times New Roman"/>
                  <w:color w:val="000000" w:themeColor="text1"/>
                  <w:rPrChange w:id="568" w:author="Palacherla, Susmitha C (NONUS)" w:date="2019-08-26T17:28:00Z">
                    <w:rPr>
                      <w:rFonts w:asciiTheme="minorHAnsi" w:hAnsiTheme="minorHAnsi" w:cs="Segoe UI"/>
                      <w:color w:val="000000" w:themeColor="text1"/>
                    </w:rPr>
                  </w:rPrChange>
                </w:rPr>
                <w:t xml:space="preserve">Weekly Attendance </w:t>
              </w:r>
            </w:ins>
            <w:ins w:id="569" w:author="Palacherla, Susmitha C (NONUS)" w:date="2019-08-26T17:29:00Z">
              <w:r w:rsidR="007F7B2E">
                <w:rPr>
                  <w:rFonts w:ascii="Times New Roman" w:hAnsi="Times New Roman"/>
                  <w:color w:val="000000" w:themeColor="text1"/>
                </w:rPr>
                <w:t>Reinforcement</w:t>
              </w:r>
            </w:ins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570" w:author="Palacherla, Susmitha C (NONUS)" w:date="2019-08-26T17:01:00Z">
              <w:tcPr>
                <w:tcW w:w="1043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571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572" w:author="Palacherla, Susmitha C (NONUS)" w:date="2019-08-26T17:28:00Z">
                  <w:rPr>
                    <w:ins w:id="573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574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575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y</w:t>
              </w:r>
            </w:ins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576" w:author="Palacherla, Susmitha C (NONUS)" w:date="2019-08-26T17:01:00Z">
              <w:tcPr>
                <w:tcW w:w="55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577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578" w:author="Palacherla, Susmitha C (NONUS)" w:date="2019-08-26T17:28:00Z">
                  <w:rPr>
                    <w:ins w:id="579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580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581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SEAR</w:t>
              </w:r>
            </w:ins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tcPrChange w:id="582" w:author="Palacherla, Susmitha C (NONUS)" w:date="2019-08-26T17:01:00Z">
              <w:tcPr>
                <w:tcW w:w="876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583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584" w:author="Palacherla, Susmitha C (NONUS)" w:date="2019-08-26T17:28:00Z">
                  <w:rPr>
                    <w:ins w:id="585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586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587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Indirect Coach</w:t>
              </w:r>
            </w:ins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588" w:author="Palacherla, Susmitha C (NONUS)" w:date="2019-08-26T17:01:00Z">
              <w:tcPr>
                <w:tcW w:w="569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589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590" w:author="Palacherla, Susmitha C (NONUS)" w:date="2019-08-26T17:28:00Z">
                  <w:rPr>
                    <w:ins w:id="591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592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593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Feed</w:t>
              </w:r>
            </w:ins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594" w:author="Palacherla, Susmitha C (NONUS)" w:date="2019-08-26T17:01:00Z">
              <w:tcPr>
                <w:tcW w:w="1699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595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596" w:author="Palacherla, Susmitha C (NONUS)" w:date="2019-08-26T17:28:00Z">
                  <w:rPr>
                    <w:ins w:id="597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598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599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Attendance</w:t>
              </w:r>
            </w:ins>
          </w:p>
        </w:tc>
      </w:tr>
      <w:tr w:rsidR="00325B5B" w:rsidRPr="007F7B2E" w:rsidTr="00325B5B">
        <w:tblPrEx>
          <w:tblW w:w="9555" w:type="dxa"/>
          <w:tblInd w:w="93" w:type="dxa"/>
          <w:tblPrExChange w:id="600" w:author="Palacherla, Susmitha C (NONUS)" w:date="2019-08-26T17:01:00Z">
            <w:tblPrEx>
              <w:tblW w:w="9555" w:type="dxa"/>
              <w:tblInd w:w="93" w:type="dxa"/>
            </w:tblPrEx>
          </w:tblPrExChange>
        </w:tblPrEx>
        <w:trPr>
          <w:trHeight w:val="690"/>
          <w:ins w:id="601" w:author="Palacherla, Susmitha C (NONUS)" w:date="2019-08-26T16:58:00Z"/>
          <w:trPrChange w:id="602" w:author="Palacherla, Susmitha C (NONUS)" w:date="2019-08-26T17:01:00Z">
            <w:trPr>
              <w:trHeight w:val="690"/>
            </w:trPr>
          </w:trPrChange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603" w:author="Palacherla, Susmitha C (NONUS)" w:date="2019-08-26T17:01:00Z">
              <w:tcPr>
                <w:tcW w:w="37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jc w:val="right"/>
              <w:rPr>
                <w:ins w:id="604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605" w:author="Palacherla, Susmitha C (NONUS)" w:date="2019-08-26T17:28:00Z">
                  <w:rPr>
                    <w:ins w:id="606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07" w:author="Palacherla, Susmitha C (NONUS)" w:date="2019-08-26T16:58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608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6</w:t>
              </w:r>
            </w:ins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tcPrChange w:id="609" w:author="Palacherla, Susmitha C (NONUS)" w:date="2019-08-26T17:01:00Z">
              <w:tcPr>
                <w:tcW w:w="4435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noWrap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610" w:author="Palacherla, Susmitha C (NONUS)" w:date="2019-08-26T16:58:00Z"/>
                <w:rFonts w:ascii="Times New Roman" w:hAnsi="Times New Roman"/>
                <w:color w:val="000000" w:themeColor="text1"/>
                <w:rPrChange w:id="611" w:author="Palacherla, Susmitha C (NONUS)" w:date="2019-08-26T17:28:00Z">
                  <w:rPr>
                    <w:ins w:id="612" w:author="Palacherla, Susmitha C (NONUS)" w:date="2019-08-26T16:58:00Z"/>
                    <w:rFonts w:asciiTheme="minorHAnsi" w:hAnsiTheme="minorHAnsi" w:cs="Segoe UI"/>
                    <w:color w:val="000000" w:themeColor="text1"/>
                  </w:rPr>
                </w:rPrChange>
              </w:rPr>
            </w:pPr>
            <w:ins w:id="613" w:author="Palacherla, Susmitha C (NONUS)" w:date="2019-08-26T17:02:00Z">
              <w:r w:rsidRPr="007F7B2E">
                <w:rPr>
                  <w:rFonts w:ascii="Times New Roman" w:hAnsi="Times New Roman"/>
                  <w:color w:val="000000" w:themeColor="text1"/>
                  <w:rPrChange w:id="614" w:author="Palacherla, Susmitha C (NONUS)" w:date="2019-08-26T17:28:00Z">
                    <w:rPr>
                      <w:rFonts w:asciiTheme="minorHAnsi" w:hAnsiTheme="minorHAnsi" w:cs="Segoe UI"/>
                      <w:color w:val="000000" w:themeColor="text1"/>
                    </w:rPr>
                  </w:rPrChange>
                </w:rPr>
                <w:t>Attendance Perfect Week</w:t>
              </w:r>
            </w:ins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615" w:author="Palacherla, Susmitha C (NONUS)" w:date="2019-08-26T17:01:00Z">
              <w:tcPr>
                <w:tcW w:w="1043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616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617" w:author="Palacherla, Susmitha C (NONUS)" w:date="2019-08-26T17:28:00Z">
                  <w:rPr>
                    <w:ins w:id="618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19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620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y</w:t>
              </w:r>
            </w:ins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621" w:author="Palacherla, Susmitha C (NONUS)" w:date="2019-08-26T17:01:00Z">
              <w:tcPr>
                <w:tcW w:w="55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622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623" w:author="Palacherla, Susmitha C (NONUS)" w:date="2019-08-26T17:28:00Z">
                  <w:rPr>
                    <w:ins w:id="624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25" w:author="Palacherla, Susmitha C (NONUS)" w:date="2019-08-26T17:02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626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APW</w:t>
              </w:r>
            </w:ins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tcPrChange w:id="627" w:author="Palacherla, Susmitha C (NONUS)" w:date="2019-08-26T17:01:00Z">
              <w:tcPr>
                <w:tcW w:w="876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628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629" w:author="Palacherla, Susmitha C (NONUS)" w:date="2019-08-26T17:28:00Z">
                  <w:rPr>
                    <w:ins w:id="630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31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632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Indirect Coach</w:t>
              </w:r>
            </w:ins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633" w:author="Palacherla, Susmitha C (NONUS)" w:date="2019-08-26T17:01:00Z">
              <w:tcPr>
                <w:tcW w:w="569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634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635" w:author="Palacherla, Susmitha C (NONUS)" w:date="2019-08-26T17:28:00Z">
                  <w:rPr>
                    <w:ins w:id="636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37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638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Feed</w:t>
              </w:r>
            </w:ins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tcPrChange w:id="639" w:author="Palacherla, Susmitha C (NONUS)" w:date="2019-08-26T17:01:00Z">
              <w:tcPr>
                <w:tcW w:w="1699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5D9F1"/>
                <w:vAlign w:val="center"/>
              </w:tcPr>
            </w:tcPrChange>
          </w:tcPr>
          <w:p w:rsidR="00325B5B" w:rsidRPr="007F7B2E" w:rsidRDefault="00325B5B" w:rsidP="00325B5B">
            <w:pPr>
              <w:spacing w:after="0" w:line="240" w:lineRule="auto"/>
              <w:rPr>
                <w:ins w:id="640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641" w:author="Palacherla, Susmitha C (NONUS)" w:date="2019-08-26T17:28:00Z">
                  <w:rPr>
                    <w:ins w:id="642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43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644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Attendance</w:t>
              </w:r>
            </w:ins>
          </w:p>
        </w:tc>
      </w:tr>
      <w:tr w:rsidR="00325B5B" w:rsidRPr="007F7B2E" w:rsidTr="00A71CC9">
        <w:trPr>
          <w:trHeight w:val="690"/>
          <w:ins w:id="645" w:author="Palacherla, Susmitha C (NONUS)" w:date="2019-08-26T16:58:00Z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7F7B2E" w:rsidRDefault="00325B5B" w:rsidP="00325B5B">
            <w:pPr>
              <w:spacing w:after="0" w:line="240" w:lineRule="auto"/>
              <w:jc w:val="right"/>
              <w:rPr>
                <w:ins w:id="646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647" w:author="Palacherla, Susmitha C (NONUS)" w:date="2019-08-26T17:28:00Z">
                  <w:rPr>
                    <w:ins w:id="648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49" w:author="Palacherla, Susmitha C (NONUS)" w:date="2019-08-26T16:58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650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7</w:t>
              </w:r>
            </w:ins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25B5B" w:rsidRPr="007F7B2E" w:rsidRDefault="00325B5B" w:rsidP="00325B5B">
            <w:pPr>
              <w:spacing w:after="0" w:line="240" w:lineRule="auto"/>
              <w:rPr>
                <w:ins w:id="651" w:author="Palacherla, Susmitha C (NONUS)" w:date="2019-08-26T16:58:00Z"/>
                <w:rFonts w:ascii="Times New Roman" w:hAnsi="Times New Roman"/>
                <w:color w:val="000000" w:themeColor="text1"/>
                <w:rPrChange w:id="652" w:author="Palacherla, Susmitha C (NONUS)" w:date="2019-08-26T17:28:00Z">
                  <w:rPr>
                    <w:ins w:id="653" w:author="Palacherla, Susmitha C (NONUS)" w:date="2019-08-26T16:58:00Z"/>
                    <w:rFonts w:asciiTheme="minorHAnsi" w:hAnsiTheme="minorHAnsi" w:cs="Segoe UI"/>
                    <w:color w:val="000000" w:themeColor="text1"/>
                  </w:rPr>
                </w:rPrChange>
              </w:rPr>
            </w:pPr>
            <w:ins w:id="654" w:author="Palacherla, Susmitha C (NONUS)" w:date="2019-08-26T17:02:00Z">
              <w:r w:rsidRPr="007F7B2E">
                <w:rPr>
                  <w:rFonts w:ascii="Times New Roman" w:hAnsi="Times New Roman"/>
                  <w:color w:val="000000" w:themeColor="text1"/>
                  <w:rPrChange w:id="655" w:author="Palacherla, Susmitha C (NONUS)" w:date="2019-08-26T17:28:00Z">
                    <w:rPr>
                      <w:rFonts w:asciiTheme="minorHAnsi" w:hAnsiTheme="minorHAnsi" w:cs="Segoe UI"/>
                      <w:color w:val="000000" w:themeColor="text1"/>
                    </w:rPr>
                  </w:rPrChange>
                </w:rPr>
                <w:t>Attendance Perfect Shifts</w:t>
              </w:r>
            </w:ins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7F7B2E" w:rsidRDefault="00325B5B" w:rsidP="00325B5B">
            <w:pPr>
              <w:spacing w:after="0" w:line="240" w:lineRule="auto"/>
              <w:rPr>
                <w:ins w:id="656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657" w:author="Palacherla, Susmitha C (NONUS)" w:date="2019-08-26T17:28:00Z">
                  <w:rPr>
                    <w:ins w:id="658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59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660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y</w:t>
              </w:r>
            </w:ins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7F7B2E" w:rsidRDefault="00325B5B" w:rsidP="00325B5B">
            <w:pPr>
              <w:spacing w:after="0" w:line="240" w:lineRule="auto"/>
              <w:rPr>
                <w:ins w:id="661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662" w:author="Palacherla, Susmitha C (NONUS)" w:date="2019-08-26T17:28:00Z">
                  <w:rPr>
                    <w:ins w:id="663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64" w:author="Palacherla, Susmitha C (NONUS)" w:date="2019-08-26T17:02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665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APS</w:t>
              </w:r>
            </w:ins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7F7B2E" w:rsidRDefault="00325B5B" w:rsidP="00325B5B">
            <w:pPr>
              <w:spacing w:after="0" w:line="240" w:lineRule="auto"/>
              <w:rPr>
                <w:ins w:id="666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667" w:author="Palacherla, Susmitha C (NONUS)" w:date="2019-08-26T17:28:00Z">
                  <w:rPr>
                    <w:ins w:id="668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69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670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Indirect Coach</w:t>
              </w:r>
            </w:ins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7F7B2E" w:rsidRDefault="00325B5B" w:rsidP="00325B5B">
            <w:pPr>
              <w:spacing w:after="0" w:line="240" w:lineRule="auto"/>
              <w:rPr>
                <w:ins w:id="671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672" w:author="Palacherla, Susmitha C (NONUS)" w:date="2019-08-26T17:28:00Z">
                  <w:rPr>
                    <w:ins w:id="673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74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675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Feed</w:t>
              </w:r>
            </w:ins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7F7B2E" w:rsidRDefault="00325B5B" w:rsidP="00325B5B">
            <w:pPr>
              <w:spacing w:after="0" w:line="240" w:lineRule="auto"/>
              <w:rPr>
                <w:ins w:id="676" w:author="Palacherla, Susmitha C (NONUS)" w:date="2019-08-26T16:58:00Z"/>
                <w:rFonts w:ascii="Times New Roman" w:hAnsi="Times New Roman"/>
                <w:color w:val="000000"/>
                <w:sz w:val="16"/>
                <w:szCs w:val="16"/>
                <w:rPrChange w:id="677" w:author="Palacherla, Susmitha C (NONUS)" w:date="2019-08-26T17:28:00Z">
                  <w:rPr>
                    <w:ins w:id="678" w:author="Palacherla, Susmitha C (NONUS)" w:date="2019-08-26T16:58:00Z"/>
                    <w:rFonts w:cstheme="minorHAnsi"/>
                    <w:color w:val="000000"/>
                    <w:sz w:val="16"/>
                    <w:szCs w:val="16"/>
                  </w:rPr>
                </w:rPrChange>
              </w:rPr>
            </w:pPr>
            <w:ins w:id="679" w:author="Palacherla, Susmitha C (NONUS)" w:date="2019-08-26T17:01:00Z">
              <w:r w:rsidRPr="007F7B2E">
                <w:rPr>
                  <w:rFonts w:ascii="Times New Roman" w:hAnsi="Times New Roman"/>
                  <w:color w:val="000000"/>
                  <w:sz w:val="16"/>
                  <w:szCs w:val="16"/>
                  <w:rPrChange w:id="680" w:author="Palacherla, Susmitha C (NONUS)" w:date="2019-08-26T17:28:00Z">
                    <w:rPr>
                      <w:rFonts w:cstheme="minorHAnsi"/>
                      <w:color w:val="000000"/>
                      <w:sz w:val="16"/>
                      <w:szCs w:val="16"/>
                    </w:rPr>
                  </w:rPrChange>
                </w:rPr>
                <w:t>Attendance</w:t>
              </w:r>
            </w:ins>
          </w:p>
        </w:tc>
      </w:tr>
    </w:tbl>
    <w:p w:rsidR="002C3B04" w:rsidRPr="007F7B2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681" w:author="Palacherla, Susmitha C (NONUS)" w:date="2019-08-26T17:28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</w:p>
    <w:p w:rsidR="00FB5F3D" w:rsidRPr="007F7B2E" w:rsidRDefault="00FB5F3D" w:rsidP="00FB5F3D">
      <w:pPr>
        <w:spacing w:after="0"/>
        <w:rPr>
          <w:rFonts w:ascii="Times New Roman" w:hAnsi="Times New Roman"/>
          <w:color w:val="000000" w:themeColor="text1"/>
          <w:rPrChange w:id="682" w:author="Palacherla, Susmitha C (NONUS)" w:date="2019-08-26T17:28:00Z">
            <w:rPr>
              <w:rFonts w:ascii="Times New Roman" w:hAnsi="Times New Roman"/>
              <w:color w:val="000000" w:themeColor="text1"/>
            </w:rPr>
          </w:rPrChange>
        </w:rPr>
      </w:pPr>
      <w:r w:rsidRPr="007F7B2E">
        <w:rPr>
          <w:rFonts w:ascii="Times New Roman" w:hAnsi="Times New Roman"/>
          <w:color w:val="000000" w:themeColor="text1"/>
          <w:rPrChange w:id="683" w:author="Palacherla, Susmitha C (NONUS)" w:date="2019-08-26T17:28:00Z">
            <w:rPr>
              <w:rFonts w:ascii="Times New Roman" w:hAnsi="Times New Roman"/>
              <w:color w:val="000000" w:themeColor="text1"/>
            </w:rPr>
          </w:rPrChange>
        </w:rPr>
        <w:lastRenderedPageBreak/>
        <w:t xml:space="preserve">Encrypted files are staged at </w:t>
      </w:r>
      <w:del w:id="684" w:author="Palacherla, Susmitha C (NONUS)" w:date="2019-08-26T17:30:00Z">
        <w:r w:rsidRPr="007F7B2E" w:rsidDel="007F7B2E">
          <w:rPr>
            <w:rFonts w:ascii="Times New Roman" w:hAnsi="Times New Roman"/>
            <w:color w:val="000000" w:themeColor="text1"/>
            <w:sz w:val="20"/>
            <w:szCs w:val="20"/>
            <w:rPrChange w:id="685" w:author="Palacherla, Susmitha C (NONUS)" w:date="2019-08-26T17:28:00Z">
              <w:rPr>
                <w:rFonts w:ascii="Times New Roman" w:hAnsi="Times New Roman"/>
                <w:color w:val="000000" w:themeColor="text1"/>
                <w:sz w:val="20"/>
                <w:szCs w:val="20"/>
              </w:rPr>
            </w:rPrChange>
          </w:rPr>
          <w:delText xml:space="preserve"> </w:delText>
        </w:r>
      </w:del>
      <w:r w:rsidRPr="007F7B2E">
        <w:rPr>
          <w:rFonts w:ascii="Times New Roman" w:hAnsi="Times New Roman"/>
          <w:sz w:val="20"/>
          <w:szCs w:val="20"/>
          <w:rPrChange w:id="686" w:author="Palacherla, Susmitha C (NONUS)" w:date="2019-08-26T17:28:00Z">
            <w:rPr>
              <w:rFonts w:ascii="Times New Roman" w:hAnsi="Times New Roman"/>
              <w:sz w:val="20"/>
              <w:szCs w:val="20"/>
            </w:rPr>
          </w:rPrChange>
        </w:rPr>
        <w:fldChar w:fldCharType="begin"/>
      </w:r>
      <w:r w:rsidRPr="007F7B2E">
        <w:rPr>
          <w:rFonts w:ascii="Times New Roman" w:hAnsi="Times New Roman"/>
          <w:sz w:val="20"/>
          <w:szCs w:val="20"/>
          <w:rPrChange w:id="687" w:author="Palacherla, Susmitha C (NONUS)" w:date="2019-08-26T17:28:00Z">
            <w:rPr>
              <w:rFonts w:ascii="Times New Roman" w:hAnsi="Times New Roman"/>
              <w:sz w:val="20"/>
              <w:szCs w:val="20"/>
            </w:rPr>
          </w:rPrChange>
        </w:rPr>
        <w:instrText xml:space="preserve"> HYPERLINK "\</w:instrText>
      </w:r>
      <w:r w:rsidRPr="007F7B2E">
        <w:rPr>
          <w:rFonts w:ascii="Times New Roman" w:hAnsi="Times New Roman"/>
          <w:rPrChange w:id="688" w:author="Palacherla, Susmitha C (NONUS)" w:date="2019-08-26T17:28:00Z">
            <w:rPr/>
          </w:rPrChange>
        </w:rPr>
        <w:instrText>\</w:instrText>
      </w:r>
      <w:r w:rsidRPr="007F7B2E">
        <w:rPr>
          <w:rFonts w:ascii="Times New Roman" w:hAnsi="Times New Roman"/>
          <w:sz w:val="20"/>
          <w:szCs w:val="20"/>
          <w:rPrChange w:id="689" w:author="Palacherla, Susmitha C (NONUS)" w:date="2019-08-26T17:28:00Z">
            <w:rPr>
              <w:rFonts w:ascii="Times New Roman" w:hAnsi="Times New Roman"/>
              <w:sz w:val="20"/>
              <w:szCs w:val="20"/>
            </w:rPr>
          </w:rPrChange>
        </w:rPr>
        <w:instrText>\</w:instrText>
      </w:r>
      <w:r w:rsidRPr="007F7B2E">
        <w:rPr>
          <w:rFonts w:ascii="Times New Roman" w:hAnsi="Times New Roman"/>
          <w:rPrChange w:id="690" w:author="Palacherla, Susmitha C (NONUS)" w:date="2019-08-26T17:28:00Z">
            <w:rPr/>
          </w:rPrChange>
        </w:rPr>
        <w:instrText>\f3420-ecldbp01</w:instrText>
      </w:r>
      <w:r w:rsidRPr="007F7B2E">
        <w:rPr>
          <w:rFonts w:ascii="Times New Roman" w:hAnsi="Times New Roman"/>
          <w:sz w:val="20"/>
          <w:szCs w:val="20"/>
          <w:rPrChange w:id="691" w:author="Palacherla, Susmitha C (NONUS)" w:date="2019-08-26T17:28:00Z">
            <w:rPr>
              <w:rFonts w:ascii="Times New Roman" w:hAnsi="Times New Roman"/>
              <w:sz w:val="20"/>
              <w:szCs w:val="20"/>
            </w:rPr>
          </w:rPrChange>
        </w:rPr>
        <w:instrText>\</w:instrText>
      </w:r>
      <w:r w:rsidRPr="007F7B2E">
        <w:rPr>
          <w:rFonts w:ascii="Times New Roman" w:hAnsi="Times New Roman"/>
          <w:rPrChange w:id="692" w:author="Palacherla, Susmitha C (NONUS)" w:date="2019-08-26T17:28:00Z">
            <w:rPr/>
          </w:rPrChange>
        </w:rPr>
        <w:instrText>\data</w:instrText>
      </w:r>
      <w:r w:rsidRPr="007F7B2E">
        <w:rPr>
          <w:rFonts w:ascii="Times New Roman" w:hAnsi="Times New Roman"/>
          <w:sz w:val="20"/>
          <w:szCs w:val="20"/>
          <w:rPrChange w:id="693" w:author="Palacherla, Susmitha C (NONUS)" w:date="2019-08-26T17:28:00Z">
            <w:rPr>
              <w:rFonts w:ascii="Times New Roman" w:hAnsi="Times New Roman"/>
              <w:sz w:val="20"/>
              <w:szCs w:val="20"/>
            </w:rPr>
          </w:rPrChange>
        </w:rPr>
        <w:instrText>\</w:instrText>
      </w:r>
      <w:r w:rsidRPr="007F7B2E">
        <w:rPr>
          <w:rFonts w:ascii="Times New Roman" w:hAnsi="Times New Roman"/>
          <w:rPrChange w:id="694" w:author="Palacherla, Susmitha C (NONUS)" w:date="2019-08-26T17:28:00Z">
            <w:rPr/>
          </w:rPrChange>
        </w:rPr>
        <w:instrText>\Coaching</w:instrText>
      </w:r>
      <w:r w:rsidRPr="007F7B2E">
        <w:rPr>
          <w:rFonts w:ascii="Times New Roman" w:hAnsi="Times New Roman"/>
          <w:sz w:val="20"/>
          <w:szCs w:val="20"/>
          <w:rPrChange w:id="695" w:author="Palacherla, Susmitha C (NONUS)" w:date="2019-08-26T17:28:00Z">
            <w:rPr>
              <w:rFonts w:ascii="Times New Roman" w:hAnsi="Times New Roman"/>
              <w:sz w:val="20"/>
              <w:szCs w:val="20"/>
            </w:rPr>
          </w:rPrChange>
        </w:rPr>
        <w:instrText>\</w:instrText>
      </w:r>
      <w:r w:rsidRPr="007F7B2E">
        <w:rPr>
          <w:rFonts w:ascii="Times New Roman" w:hAnsi="Times New Roman"/>
          <w:rPrChange w:id="696" w:author="Palacherla, Susmitha C (NONUS)" w:date="2019-08-26T17:28:00Z">
            <w:rPr/>
          </w:rPrChange>
        </w:rPr>
        <w:instrText>\</w:instrText>
      </w:r>
      <w:r w:rsidRPr="007F7B2E">
        <w:rPr>
          <w:rFonts w:ascii="Times New Roman" w:hAnsi="Times New Roman"/>
          <w:sz w:val="20"/>
          <w:szCs w:val="20"/>
          <w:rPrChange w:id="697" w:author="Palacherla, Susmitha C (NONUS)" w:date="2019-08-26T17:28:00Z">
            <w:rPr>
              <w:rFonts w:ascii="Times New Roman" w:hAnsi="Times New Roman"/>
              <w:sz w:val="20"/>
              <w:szCs w:val="20"/>
            </w:rPr>
          </w:rPrChange>
        </w:rPr>
        <w:instrText>Generic\</w:instrText>
      </w:r>
      <w:r w:rsidRPr="007F7B2E">
        <w:rPr>
          <w:rFonts w:ascii="Times New Roman" w:hAnsi="Times New Roman"/>
          <w:rPrChange w:id="698" w:author="Palacherla, Susmitha C (NONUS)" w:date="2019-08-26T17:28:00Z">
            <w:rPr/>
          </w:rPrChange>
        </w:rPr>
        <w:instrText>\Encrypt_Out</w:instrText>
      </w:r>
      <w:r w:rsidRPr="007F7B2E" w:rsidDel="00124D8C">
        <w:rPr>
          <w:rFonts w:ascii="Times New Roman" w:hAnsi="Times New Roman"/>
          <w:rPrChange w:id="699" w:author="Palacherla, Susmitha C (NONUS)" w:date="2019-08-26T17:28:00Z">
            <w:rPr/>
          </w:rPrChange>
        </w:rPr>
        <w:instrText xml:space="preserve"> </w:instrText>
      </w:r>
      <w:r w:rsidRPr="007F7B2E">
        <w:rPr>
          <w:rFonts w:ascii="Times New Roman" w:hAnsi="Times New Roman"/>
          <w:sz w:val="20"/>
          <w:szCs w:val="20"/>
          <w:rPrChange w:id="700" w:author="Palacherla, Susmitha C (NONUS)" w:date="2019-08-26T17:28:00Z">
            <w:rPr>
              <w:rFonts w:ascii="Times New Roman" w:hAnsi="Times New Roman"/>
              <w:sz w:val="20"/>
              <w:szCs w:val="20"/>
            </w:rPr>
          </w:rPrChange>
        </w:rPr>
        <w:instrText xml:space="preserve">" </w:instrText>
      </w:r>
      <w:r w:rsidRPr="007F7B2E">
        <w:rPr>
          <w:rFonts w:ascii="Times New Roman" w:hAnsi="Times New Roman"/>
          <w:sz w:val="20"/>
          <w:szCs w:val="20"/>
          <w:rPrChange w:id="701" w:author="Palacherla, Susmitha C (NONUS)" w:date="2019-08-26T17:28:00Z">
            <w:rPr>
              <w:rFonts w:ascii="Times New Roman" w:hAnsi="Times New Roman"/>
              <w:sz w:val="20"/>
              <w:szCs w:val="20"/>
            </w:rPr>
          </w:rPrChange>
        </w:rPr>
        <w:fldChar w:fldCharType="separate"/>
      </w:r>
      <w:r w:rsidRPr="007F7B2E">
        <w:rPr>
          <w:rStyle w:val="Hyperlink"/>
          <w:rFonts w:ascii="Times New Roman" w:hAnsi="Times New Roman"/>
          <w:sz w:val="20"/>
          <w:szCs w:val="20"/>
          <w:rPrChange w:id="702" w:author="Palacherla, Susmitha C (NONUS)" w:date="2019-08-26T17:28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t>\\f3420-ecldbp01\data\Coaching\Generic\Encrypt_Out</w:t>
      </w:r>
      <w:r w:rsidRPr="007F7B2E" w:rsidDel="00124D8C">
        <w:rPr>
          <w:rStyle w:val="Hyperlink"/>
          <w:rFonts w:ascii="Times New Roman" w:hAnsi="Times New Roman"/>
          <w:sz w:val="20"/>
          <w:szCs w:val="20"/>
          <w:rPrChange w:id="703" w:author="Palacherla, Susmitha C (NONUS)" w:date="2019-08-26T17:28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t xml:space="preserve"> </w:t>
      </w:r>
      <w:r w:rsidRPr="007F7B2E">
        <w:rPr>
          <w:rFonts w:ascii="Times New Roman" w:hAnsi="Times New Roman"/>
          <w:sz w:val="20"/>
          <w:szCs w:val="20"/>
          <w:rPrChange w:id="704" w:author="Palacherla, Susmitha C (NONUS)" w:date="2019-08-26T17:28:00Z">
            <w:rPr>
              <w:rFonts w:ascii="Times New Roman" w:hAnsi="Times New Roman"/>
              <w:sz w:val="20"/>
              <w:szCs w:val="20"/>
            </w:rPr>
          </w:rPrChange>
        </w:rPr>
        <w:fldChar w:fldCharType="end"/>
      </w:r>
      <w:r w:rsidRPr="007F7B2E">
        <w:rPr>
          <w:rFonts w:ascii="Times New Roman" w:hAnsi="Times New Roman"/>
          <w:sz w:val="20"/>
          <w:szCs w:val="20"/>
          <w:rPrChange w:id="705" w:author="Palacherla, Susmitha C (NONUS)" w:date="2019-08-26T17:28:00Z">
            <w:rPr>
              <w:rFonts w:ascii="Times New Roman" w:hAnsi="Times New Roman"/>
              <w:sz w:val="20"/>
              <w:szCs w:val="20"/>
            </w:rPr>
          </w:rPrChange>
        </w:rPr>
        <w:t xml:space="preserve">with naming convention </w:t>
      </w:r>
      <w:proofErr w:type="spellStart"/>
      <w:r w:rsidRPr="007F7B2E">
        <w:rPr>
          <w:rFonts w:ascii="Times New Roman" w:hAnsi="Times New Roman"/>
          <w:color w:val="000000" w:themeColor="text1"/>
          <w:rPrChange w:id="706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eCL_Generic_Feed_</w:t>
      </w:r>
      <w:proofErr w:type="gramStart"/>
      <w:r w:rsidRPr="007F7B2E">
        <w:rPr>
          <w:rFonts w:ascii="Times New Roman" w:hAnsi="Times New Roman"/>
          <w:color w:val="000000" w:themeColor="text1"/>
          <w:rPrChange w:id="707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XXX</w:t>
      </w:r>
      <w:proofErr w:type="spellEnd"/>
      <w:r w:rsidRPr="007F7B2E">
        <w:rPr>
          <w:rFonts w:ascii="Times New Roman" w:hAnsi="Times New Roman"/>
          <w:color w:val="000000" w:themeColor="text1"/>
          <w:rPrChange w:id="708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[</w:t>
      </w:r>
      <w:proofErr w:type="gramEnd"/>
      <w:r w:rsidRPr="007F7B2E">
        <w:rPr>
          <w:rFonts w:ascii="Times New Roman" w:hAnsi="Times New Roman"/>
          <w:color w:val="000000" w:themeColor="text1"/>
          <w:rPrChange w:id="709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_ZZZ]&lt;YYYYMMDD&gt;.</w:t>
      </w:r>
      <w:proofErr w:type="spellStart"/>
      <w:r w:rsidRPr="007F7B2E">
        <w:rPr>
          <w:rFonts w:ascii="Times New Roman" w:hAnsi="Times New Roman"/>
          <w:color w:val="000000" w:themeColor="text1"/>
          <w:rPrChange w:id="710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csv.</w:t>
      </w:r>
      <w:r w:rsidRPr="007F7B2E">
        <w:rPr>
          <w:rFonts w:ascii="Times New Roman" w:hAnsi="Times New Roman"/>
          <w:sz w:val="20"/>
          <w:szCs w:val="20"/>
          <w:rPrChange w:id="711" w:author="Palacherla, Susmitha C (NONUS)" w:date="2019-08-26T17:28:00Z">
            <w:rPr>
              <w:rFonts w:ascii="Times New Roman" w:hAnsi="Times New Roman"/>
              <w:sz w:val="20"/>
              <w:szCs w:val="20"/>
            </w:rPr>
          </w:rPrChange>
        </w:rPr>
        <w:t>zip.encrypt</w:t>
      </w:r>
      <w:proofErr w:type="spellEnd"/>
      <w:r w:rsidRPr="007F7B2E">
        <w:rPr>
          <w:rFonts w:ascii="Times New Roman" w:hAnsi="Times New Roman"/>
          <w:sz w:val="20"/>
          <w:szCs w:val="20"/>
          <w:rPrChange w:id="712" w:author="Palacherla, Susmitha C (NONUS)" w:date="2019-08-26T17:28:00Z">
            <w:rPr>
              <w:rFonts w:ascii="Times New Roman" w:hAnsi="Times New Roman"/>
              <w:sz w:val="20"/>
              <w:szCs w:val="20"/>
            </w:rPr>
          </w:rPrChange>
        </w:rPr>
        <w:t xml:space="preserve"> until scheduled load time.</w:t>
      </w:r>
    </w:p>
    <w:p w:rsidR="00A3652D" w:rsidRPr="007F7B2E" w:rsidRDefault="00FB5F3D" w:rsidP="00A3652D">
      <w:pPr>
        <w:spacing w:after="0"/>
        <w:rPr>
          <w:rFonts w:ascii="Times New Roman" w:hAnsi="Times New Roman"/>
          <w:color w:val="000000" w:themeColor="text1"/>
          <w:rPrChange w:id="713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7F7B2E">
        <w:rPr>
          <w:rFonts w:ascii="Times New Roman" w:hAnsi="Times New Roman"/>
          <w:color w:val="000000" w:themeColor="text1"/>
          <w:rPrChange w:id="714" w:author="Palacherla, Susmitha C (NONUS)" w:date="2019-08-26T17:28:00Z">
            <w:rPr>
              <w:rFonts w:ascii="Times New Roman" w:hAnsi="Times New Roman"/>
              <w:color w:val="000000" w:themeColor="text1"/>
            </w:rPr>
          </w:rPrChange>
        </w:rPr>
        <w:t xml:space="preserve">Files are decrypted during the load process to naming convention </w:t>
      </w:r>
      <w:proofErr w:type="spellStart"/>
      <w:r w:rsidR="00A3652D" w:rsidRPr="007F7B2E">
        <w:rPr>
          <w:rFonts w:ascii="Times New Roman" w:hAnsi="Times New Roman"/>
          <w:color w:val="000000" w:themeColor="text1"/>
          <w:rPrChange w:id="715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eCL_Generic_Feed_</w:t>
      </w:r>
      <w:proofErr w:type="gramStart"/>
      <w:r w:rsidR="00A3652D" w:rsidRPr="007F7B2E">
        <w:rPr>
          <w:rFonts w:ascii="Times New Roman" w:hAnsi="Times New Roman"/>
          <w:color w:val="000000" w:themeColor="text1"/>
          <w:rPrChange w:id="716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XXX</w:t>
      </w:r>
      <w:proofErr w:type="spellEnd"/>
      <w:r w:rsidRPr="007F7B2E">
        <w:rPr>
          <w:rFonts w:ascii="Times New Roman" w:hAnsi="Times New Roman"/>
          <w:color w:val="000000" w:themeColor="text1"/>
          <w:rPrChange w:id="717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[</w:t>
      </w:r>
      <w:proofErr w:type="gramEnd"/>
      <w:r w:rsidRPr="007F7B2E">
        <w:rPr>
          <w:rFonts w:ascii="Times New Roman" w:hAnsi="Times New Roman"/>
          <w:color w:val="000000" w:themeColor="text1"/>
          <w:rPrChange w:id="718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_ZZZ]&lt;</w:t>
      </w:r>
      <w:r w:rsidR="00A3652D" w:rsidRPr="007F7B2E">
        <w:rPr>
          <w:rFonts w:ascii="Times New Roman" w:hAnsi="Times New Roman"/>
          <w:color w:val="000000" w:themeColor="text1"/>
          <w:rPrChange w:id="719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&lt;YYYYMMDD&gt;.csv  </w:t>
      </w:r>
      <w:r w:rsidRPr="007F7B2E">
        <w:rPr>
          <w:rFonts w:ascii="Times New Roman" w:hAnsi="Times New Roman"/>
          <w:color w:val="000000" w:themeColor="text1"/>
          <w:rPrChange w:id="720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where</w:t>
      </w:r>
    </w:p>
    <w:p w:rsidR="00A3652D" w:rsidRPr="007F7B2E" w:rsidRDefault="00A3652D" w:rsidP="00A3652D">
      <w:pPr>
        <w:spacing w:after="0"/>
        <w:rPr>
          <w:rFonts w:ascii="Times New Roman" w:hAnsi="Times New Roman"/>
          <w:color w:val="000000" w:themeColor="text1"/>
          <w:rPrChange w:id="721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7F7B2E">
        <w:rPr>
          <w:rFonts w:ascii="Times New Roman" w:hAnsi="Times New Roman"/>
          <w:color w:val="000000" w:themeColor="text1"/>
          <w:rPrChange w:id="722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&lt;YYYYMMDD&gt; represents the Year, Month and Day</w:t>
      </w:r>
      <w:r w:rsidR="00FB5F3D" w:rsidRPr="007F7B2E">
        <w:rPr>
          <w:rFonts w:ascii="Times New Roman" w:hAnsi="Times New Roman"/>
          <w:color w:val="000000" w:themeColor="text1"/>
          <w:rPrChange w:id="723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</w:t>
      </w:r>
      <w:proofErr w:type="gramStart"/>
      <w:r w:rsidR="00FB5F3D" w:rsidRPr="007F7B2E">
        <w:rPr>
          <w:rFonts w:ascii="Times New Roman" w:hAnsi="Times New Roman"/>
          <w:color w:val="000000" w:themeColor="text1"/>
          <w:rPrChange w:id="724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and  </w:t>
      </w:r>
      <w:r w:rsidRPr="007F7B2E">
        <w:rPr>
          <w:rFonts w:ascii="Times New Roman" w:hAnsi="Times New Roman"/>
          <w:color w:val="000000" w:themeColor="text1"/>
          <w:rPrChange w:id="725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XXX</w:t>
      </w:r>
      <w:proofErr w:type="gramEnd"/>
      <w:r w:rsidRPr="007F7B2E">
        <w:rPr>
          <w:rFonts w:ascii="Times New Roman" w:hAnsi="Times New Roman"/>
          <w:color w:val="000000" w:themeColor="text1"/>
          <w:rPrChange w:id="726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is the 3 letter OTH Report Code for the generic report and _ZZZ represents a specific Report Code</w:t>
      </w:r>
      <w:r w:rsidR="00FB5F3D" w:rsidRPr="007F7B2E">
        <w:rPr>
          <w:rFonts w:ascii="Times New Roman" w:hAnsi="Times New Roman"/>
          <w:color w:val="000000" w:themeColor="text1"/>
          <w:rPrChange w:id="727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.</w:t>
      </w:r>
    </w:p>
    <w:p w:rsidR="00A3652D" w:rsidRPr="007F7B2E" w:rsidRDefault="00A3652D" w:rsidP="00A3652D">
      <w:pPr>
        <w:ind w:left="1440"/>
        <w:rPr>
          <w:rFonts w:ascii="Times New Roman" w:hAnsi="Times New Roman"/>
          <w:rPrChange w:id="728" w:author="Palacherla, Susmitha C (NONUS)" w:date="2019-08-26T17:28:00Z">
            <w:rPr/>
          </w:rPrChange>
        </w:rPr>
      </w:pPr>
    </w:p>
    <w:p w:rsidR="007C6827" w:rsidRPr="007F7B2E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729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7C6827" w:rsidRPr="007F7B2E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730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7C6827" w:rsidRPr="007F7B2E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731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7C6827" w:rsidRPr="007F7B2E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732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7C6827" w:rsidRPr="007F7B2E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733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9D1884" w:rsidRPr="007F7B2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  <w:rPrChange w:id="734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735" w:name="_Toc17732987"/>
      <w:r w:rsidRPr="007F7B2E">
        <w:rPr>
          <w:rFonts w:ascii="Times New Roman" w:hAnsi="Times New Roman" w:cs="Times New Roman"/>
          <w:color w:val="auto"/>
          <w:sz w:val="22"/>
          <w:szCs w:val="22"/>
          <w:rPrChange w:id="736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Module List</w:t>
      </w:r>
      <w:bookmarkEnd w:id="735"/>
    </w:p>
    <w:p w:rsidR="009D1884" w:rsidRPr="007F7B2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37" w:author="Palacherla, Susmitha C (NONUS)" w:date="2019-08-26T17:28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color w:val="000000" w:themeColor="text1"/>
          <w:sz w:val="20"/>
          <w:szCs w:val="20"/>
          <w:rPrChange w:id="738" w:author="Palacherla, Susmitha C (NONUS)" w:date="2019-08-26T17:28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  <w:t>SQL agent job</w:t>
      </w:r>
    </w:p>
    <w:p w:rsidR="009D1884" w:rsidRPr="007F7B2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39" w:author="Palacherla, Susmitha C (NONUS)" w:date="2019-08-26T17:28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color w:val="000000" w:themeColor="text1"/>
          <w:sz w:val="20"/>
          <w:szCs w:val="20"/>
          <w:rPrChange w:id="740" w:author="Palacherla, Susmitha C (NONUS)" w:date="2019-08-26T17:28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  <w:t>SSIS Package</w:t>
      </w:r>
    </w:p>
    <w:p w:rsidR="009D1884" w:rsidRPr="007F7B2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41" w:author="Palacherla, Susmitha C (NONUS)" w:date="2019-08-26T17:28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color w:val="000000" w:themeColor="text1"/>
          <w:sz w:val="20"/>
          <w:szCs w:val="20"/>
          <w:rPrChange w:id="742" w:author="Palacherla, Susmitha C (NONUS)" w:date="2019-08-26T17:28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  <w:t>Tables</w:t>
      </w:r>
    </w:p>
    <w:p w:rsidR="009D1884" w:rsidRPr="007F7B2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43" w:author="Palacherla, Susmitha C (NONUS)" w:date="2019-08-26T17:28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color w:val="000000" w:themeColor="text1"/>
          <w:sz w:val="20"/>
          <w:szCs w:val="20"/>
          <w:rPrChange w:id="744" w:author="Palacherla, Susmitha C (NONUS)" w:date="2019-08-26T17:28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  <w:t xml:space="preserve">Procedures </w:t>
      </w:r>
    </w:p>
    <w:p w:rsidR="009D1884" w:rsidRPr="007F7B2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745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9D1884" w:rsidRPr="007F7B2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746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9D1884" w:rsidRPr="007F7B2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  <w:rPrChange w:id="747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748" w:name="_Toc17732988"/>
      <w:r w:rsidRPr="007F7B2E">
        <w:rPr>
          <w:rFonts w:ascii="Times New Roman" w:hAnsi="Times New Roman" w:cs="Times New Roman"/>
          <w:color w:val="auto"/>
          <w:sz w:val="22"/>
          <w:szCs w:val="22"/>
          <w:rPrChange w:id="749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Software and Hardware Interfaces</w:t>
      </w:r>
      <w:bookmarkEnd w:id="748"/>
    </w:p>
    <w:p w:rsidR="009D1884" w:rsidRPr="007F7B2E" w:rsidRDefault="009D1884" w:rsidP="0027630C">
      <w:pPr>
        <w:pStyle w:val="Heading3"/>
        <w:rPr>
          <w:rFonts w:ascii="Times New Roman" w:hAnsi="Times New Roman" w:cs="Times New Roman"/>
          <w:color w:val="auto"/>
          <w:rPrChange w:id="750" w:author="Palacherla, Susmitha C (NONUS)" w:date="2019-08-26T17:28:00Z">
            <w:rPr>
              <w:color w:val="auto"/>
            </w:rPr>
          </w:rPrChange>
        </w:rPr>
      </w:pPr>
      <w:bookmarkStart w:id="751" w:name="_Toc17732989"/>
      <w:r w:rsidRPr="007F7B2E">
        <w:rPr>
          <w:rFonts w:ascii="Times New Roman" w:hAnsi="Times New Roman" w:cs="Times New Roman"/>
          <w:color w:val="auto"/>
          <w:rPrChange w:id="752" w:author="Palacherla, Susmitha C (NONUS)" w:date="2019-08-26T17:28:00Z">
            <w:rPr>
              <w:color w:val="auto"/>
            </w:rPr>
          </w:rPrChange>
        </w:rPr>
        <w:t>Software</w:t>
      </w:r>
      <w:bookmarkEnd w:id="751"/>
    </w:p>
    <w:p w:rsidR="00E41548" w:rsidRPr="007F7B2E" w:rsidRDefault="00E41548" w:rsidP="00E4154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53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color w:val="000000" w:themeColor="text1"/>
          <w:sz w:val="20"/>
          <w:szCs w:val="20"/>
          <w:rPrChange w:id="754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>SQL Server 2012 SP3 Suite</w:t>
      </w:r>
    </w:p>
    <w:p w:rsidR="009D1884" w:rsidRPr="007F7B2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55" w:author="Palacherla, Susmitha C (NONUS)" w:date="2019-08-26T17:28:00Z">
            <w:rPr>
              <w:rFonts w:ascii="Verdana" w:hAnsi="Verdana" w:cs="Segoe UI"/>
              <w:color w:val="000000" w:themeColor="text1"/>
              <w:sz w:val="20"/>
              <w:szCs w:val="20"/>
            </w:rPr>
          </w:rPrChange>
        </w:rPr>
      </w:pPr>
    </w:p>
    <w:p w:rsidR="009D1884" w:rsidRPr="007F7B2E" w:rsidRDefault="009D1884" w:rsidP="0027630C">
      <w:pPr>
        <w:pStyle w:val="Heading3"/>
        <w:rPr>
          <w:rFonts w:ascii="Times New Roman" w:hAnsi="Times New Roman" w:cs="Times New Roman"/>
          <w:color w:val="auto"/>
          <w:rPrChange w:id="756" w:author="Palacherla, Susmitha C (NONUS)" w:date="2019-08-26T17:28:00Z">
            <w:rPr>
              <w:color w:val="auto"/>
            </w:rPr>
          </w:rPrChange>
        </w:rPr>
      </w:pPr>
      <w:bookmarkStart w:id="757" w:name="_Toc17732990"/>
      <w:r w:rsidRPr="007F7B2E">
        <w:rPr>
          <w:rFonts w:ascii="Times New Roman" w:hAnsi="Times New Roman" w:cs="Times New Roman"/>
          <w:color w:val="auto"/>
          <w:rPrChange w:id="758" w:author="Palacherla, Susmitha C (NONUS)" w:date="2019-08-26T17:28:00Z">
            <w:rPr>
              <w:color w:val="auto"/>
            </w:rPr>
          </w:rPrChange>
        </w:rPr>
        <w:t>Hardware</w:t>
      </w:r>
      <w:bookmarkEnd w:id="757"/>
    </w:p>
    <w:p w:rsidR="00E41548" w:rsidRPr="007F7B2E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59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color w:val="000000"/>
          <w:sz w:val="20"/>
          <w:szCs w:val="20"/>
          <w:rPrChange w:id="760" w:author="Palacherla, Susmitha C (NONUS)" w:date="2019-08-26T17:28:00Z">
            <w:rPr>
              <w:rFonts w:ascii="Arial" w:hAnsi="Arial" w:cs="Arial"/>
              <w:color w:val="000000"/>
              <w:sz w:val="20"/>
              <w:szCs w:val="20"/>
            </w:rPr>
          </w:rPrChange>
        </w:rPr>
        <w:t>F3420-ECLDBD01</w:t>
      </w:r>
      <w:r w:rsidRPr="007F7B2E" w:rsidDel="00810310">
        <w:rPr>
          <w:rFonts w:ascii="Times New Roman" w:hAnsi="Times New Roman"/>
          <w:color w:val="000000" w:themeColor="text1"/>
          <w:sz w:val="20"/>
          <w:szCs w:val="20"/>
          <w:rPrChange w:id="761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 xml:space="preserve"> </w:t>
      </w:r>
      <w:r w:rsidRPr="007F7B2E">
        <w:rPr>
          <w:rFonts w:ascii="Times New Roman" w:hAnsi="Times New Roman"/>
          <w:color w:val="000000" w:themeColor="text1"/>
          <w:sz w:val="20"/>
          <w:szCs w:val="20"/>
          <w:rPrChange w:id="762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>– Dev DB Server</w:t>
      </w:r>
    </w:p>
    <w:p w:rsidR="00E41548" w:rsidRPr="007F7B2E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63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color w:val="000000"/>
          <w:sz w:val="20"/>
          <w:szCs w:val="20"/>
          <w:rPrChange w:id="764" w:author="Palacherla, Susmitha C (NONUS)" w:date="2019-08-26T17:28:00Z">
            <w:rPr>
              <w:rFonts w:ascii="Arial" w:hAnsi="Arial" w:cs="Arial"/>
              <w:color w:val="000000"/>
              <w:sz w:val="20"/>
              <w:szCs w:val="20"/>
            </w:rPr>
          </w:rPrChange>
        </w:rPr>
        <w:t>F3420-ECLDBT01</w:t>
      </w:r>
      <w:r w:rsidRPr="007F7B2E" w:rsidDel="00810310">
        <w:rPr>
          <w:rFonts w:ascii="Times New Roman" w:hAnsi="Times New Roman"/>
          <w:color w:val="000000" w:themeColor="text1"/>
          <w:sz w:val="20"/>
          <w:szCs w:val="20"/>
          <w:rPrChange w:id="765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 xml:space="preserve"> </w:t>
      </w:r>
      <w:r w:rsidRPr="007F7B2E">
        <w:rPr>
          <w:rFonts w:ascii="Times New Roman" w:hAnsi="Times New Roman"/>
          <w:color w:val="000000" w:themeColor="text1"/>
          <w:sz w:val="20"/>
          <w:szCs w:val="20"/>
          <w:rPrChange w:id="766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>– Test DB Server</w:t>
      </w:r>
    </w:p>
    <w:p w:rsidR="00E41548" w:rsidRPr="007F7B2E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67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color w:val="000000"/>
          <w:sz w:val="20"/>
          <w:szCs w:val="20"/>
          <w:rPrChange w:id="768" w:author="Palacherla, Susmitha C (NONUS)" w:date="2019-08-26T17:28:00Z">
            <w:rPr>
              <w:rFonts w:ascii="Arial" w:hAnsi="Arial" w:cs="Arial"/>
              <w:color w:val="000000"/>
              <w:sz w:val="20"/>
              <w:szCs w:val="20"/>
            </w:rPr>
          </w:rPrChange>
        </w:rPr>
        <w:t>F3420-ECLDBP01</w:t>
      </w:r>
      <w:r w:rsidRPr="007F7B2E" w:rsidDel="00810310">
        <w:rPr>
          <w:rFonts w:ascii="Times New Roman" w:hAnsi="Times New Roman"/>
          <w:color w:val="000000" w:themeColor="text1"/>
          <w:sz w:val="20"/>
          <w:szCs w:val="20"/>
          <w:rPrChange w:id="769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 xml:space="preserve"> </w:t>
      </w:r>
      <w:r w:rsidRPr="007F7B2E">
        <w:rPr>
          <w:rFonts w:ascii="Times New Roman" w:hAnsi="Times New Roman"/>
          <w:color w:val="000000" w:themeColor="text1"/>
          <w:sz w:val="20"/>
          <w:szCs w:val="20"/>
          <w:rPrChange w:id="770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>– Prod Server</w:t>
      </w:r>
    </w:p>
    <w:p w:rsidR="00E41548" w:rsidRPr="007F7B2E" w:rsidRDefault="00325B5B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71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</w:pPr>
      <w:r w:rsidRPr="007F7B2E">
        <w:rPr>
          <w:rStyle w:val="Hyperlink"/>
          <w:rFonts w:ascii="Times New Roman" w:hAnsi="Times New Roman"/>
          <w:sz w:val="20"/>
          <w:szCs w:val="20"/>
          <w:rPrChange w:id="772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fldChar w:fldCharType="begin"/>
      </w:r>
      <w:r w:rsidRPr="007F7B2E">
        <w:rPr>
          <w:rStyle w:val="Hyperlink"/>
          <w:rFonts w:ascii="Times New Roman" w:hAnsi="Times New Roman"/>
          <w:sz w:val="20"/>
          <w:szCs w:val="20"/>
          <w:rPrChange w:id="773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instrText xml:space="preserve"> HYPERLINK "file:///\\\\F3420-ECLDBD01\\data\\" </w:instrText>
      </w:r>
      <w:r w:rsidRPr="007F7B2E">
        <w:rPr>
          <w:rStyle w:val="Hyperlink"/>
          <w:rFonts w:ascii="Times New Roman" w:hAnsi="Times New Roman"/>
          <w:sz w:val="20"/>
          <w:szCs w:val="20"/>
          <w:rPrChange w:id="774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fldChar w:fldCharType="separate"/>
      </w:r>
      <w:r w:rsidR="00E41548" w:rsidRPr="007F7B2E">
        <w:rPr>
          <w:rStyle w:val="Hyperlink"/>
          <w:rFonts w:ascii="Times New Roman" w:hAnsi="Times New Roman"/>
          <w:sz w:val="20"/>
          <w:szCs w:val="20"/>
          <w:rPrChange w:id="775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t>\\F3420-ECLDBD01\data\</w:t>
      </w:r>
      <w:r w:rsidRPr="007F7B2E">
        <w:rPr>
          <w:rStyle w:val="Hyperlink"/>
          <w:rFonts w:ascii="Times New Roman" w:hAnsi="Times New Roman"/>
          <w:sz w:val="20"/>
          <w:szCs w:val="20"/>
          <w:rPrChange w:id="776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fldChar w:fldCharType="end"/>
      </w:r>
      <w:r w:rsidR="00E41548" w:rsidRPr="007F7B2E" w:rsidDel="00810310">
        <w:rPr>
          <w:rFonts w:ascii="Times New Roman" w:hAnsi="Times New Roman"/>
          <w:color w:val="000000" w:themeColor="text1"/>
          <w:sz w:val="20"/>
          <w:szCs w:val="20"/>
          <w:rPrChange w:id="777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 xml:space="preserve"> </w:t>
      </w:r>
      <w:r w:rsidR="00E41548" w:rsidRPr="007F7B2E">
        <w:rPr>
          <w:rFonts w:ascii="Times New Roman" w:hAnsi="Times New Roman"/>
          <w:color w:val="000000" w:themeColor="text1"/>
          <w:sz w:val="20"/>
          <w:szCs w:val="20"/>
          <w:rPrChange w:id="778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 xml:space="preserve"> - Dev File staging share</w:t>
      </w:r>
    </w:p>
    <w:p w:rsidR="00E41548" w:rsidRPr="007F7B2E" w:rsidRDefault="00325B5B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79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</w:pPr>
      <w:r w:rsidRPr="007F7B2E">
        <w:rPr>
          <w:rStyle w:val="Hyperlink"/>
          <w:rFonts w:ascii="Times New Roman" w:hAnsi="Times New Roman"/>
          <w:sz w:val="20"/>
          <w:szCs w:val="20"/>
          <w:rPrChange w:id="780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fldChar w:fldCharType="begin"/>
      </w:r>
      <w:r w:rsidRPr="007F7B2E">
        <w:rPr>
          <w:rStyle w:val="Hyperlink"/>
          <w:rFonts w:ascii="Times New Roman" w:hAnsi="Times New Roman"/>
          <w:sz w:val="20"/>
          <w:szCs w:val="20"/>
          <w:rPrChange w:id="781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instrText xml:space="preserve"> HYPERLINK "file:///\\\\F3420-ECLDBT01\\data\\" </w:instrText>
      </w:r>
      <w:r w:rsidRPr="007F7B2E">
        <w:rPr>
          <w:rStyle w:val="Hyperlink"/>
          <w:rFonts w:ascii="Times New Roman" w:hAnsi="Times New Roman"/>
          <w:sz w:val="20"/>
          <w:szCs w:val="20"/>
          <w:rPrChange w:id="782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fldChar w:fldCharType="separate"/>
      </w:r>
      <w:r w:rsidR="00E41548" w:rsidRPr="007F7B2E">
        <w:rPr>
          <w:rStyle w:val="Hyperlink"/>
          <w:rFonts w:ascii="Times New Roman" w:hAnsi="Times New Roman"/>
          <w:sz w:val="20"/>
          <w:szCs w:val="20"/>
          <w:rPrChange w:id="783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t>\\F3420-ECLDBT01\data\</w:t>
      </w:r>
      <w:r w:rsidRPr="007F7B2E">
        <w:rPr>
          <w:rStyle w:val="Hyperlink"/>
          <w:rFonts w:ascii="Times New Roman" w:hAnsi="Times New Roman"/>
          <w:sz w:val="20"/>
          <w:szCs w:val="20"/>
          <w:rPrChange w:id="784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fldChar w:fldCharType="end"/>
      </w:r>
      <w:r w:rsidR="00E41548" w:rsidRPr="007F7B2E" w:rsidDel="00810310">
        <w:rPr>
          <w:rFonts w:ascii="Times New Roman" w:hAnsi="Times New Roman"/>
          <w:color w:val="000000" w:themeColor="text1"/>
          <w:sz w:val="20"/>
          <w:szCs w:val="20"/>
          <w:rPrChange w:id="785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 xml:space="preserve"> </w:t>
      </w:r>
      <w:r w:rsidR="00E41548" w:rsidRPr="007F7B2E">
        <w:rPr>
          <w:rFonts w:ascii="Times New Roman" w:hAnsi="Times New Roman"/>
          <w:color w:val="000000" w:themeColor="text1"/>
          <w:sz w:val="20"/>
          <w:szCs w:val="20"/>
          <w:rPrChange w:id="786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 xml:space="preserve"> - Test File staging share</w:t>
      </w:r>
      <w:r w:rsidR="00E41548" w:rsidRPr="007F7B2E" w:rsidDel="00810310">
        <w:rPr>
          <w:rFonts w:ascii="Times New Roman" w:hAnsi="Times New Roman"/>
          <w:color w:val="000000" w:themeColor="text1"/>
          <w:sz w:val="20"/>
          <w:szCs w:val="20"/>
          <w:rPrChange w:id="787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 xml:space="preserve"> </w:t>
      </w:r>
    </w:p>
    <w:p w:rsidR="00E41548" w:rsidRPr="007F7B2E" w:rsidRDefault="00325B5B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788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</w:pPr>
      <w:r w:rsidRPr="007F7B2E">
        <w:rPr>
          <w:rStyle w:val="Hyperlink"/>
          <w:rFonts w:ascii="Times New Roman" w:hAnsi="Times New Roman"/>
          <w:sz w:val="20"/>
          <w:szCs w:val="20"/>
          <w:rPrChange w:id="789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fldChar w:fldCharType="begin"/>
      </w:r>
      <w:r w:rsidRPr="007F7B2E">
        <w:rPr>
          <w:rStyle w:val="Hyperlink"/>
          <w:rFonts w:ascii="Times New Roman" w:hAnsi="Times New Roman"/>
          <w:sz w:val="20"/>
          <w:szCs w:val="20"/>
          <w:rPrChange w:id="790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instrText xml:space="preserve"> HYPERLINK "file:///\\\\F3420-ECLDBP01\\data\\" </w:instrText>
      </w:r>
      <w:r w:rsidRPr="007F7B2E">
        <w:rPr>
          <w:rStyle w:val="Hyperlink"/>
          <w:rFonts w:ascii="Times New Roman" w:hAnsi="Times New Roman"/>
          <w:sz w:val="20"/>
          <w:szCs w:val="20"/>
          <w:rPrChange w:id="791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fldChar w:fldCharType="separate"/>
      </w:r>
      <w:r w:rsidR="00FB5F3D" w:rsidRPr="007F7B2E">
        <w:rPr>
          <w:rStyle w:val="Hyperlink"/>
          <w:rFonts w:ascii="Times New Roman" w:hAnsi="Times New Roman"/>
          <w:sz w:val="20"/>
          <w:szCs w:val="20"/>
          <w:rPrChange w:id="792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t>\\F3420-ECLDBP01\data\</w:t>
      </w:r>
      <w:r w:rsidRPr="007F7B2E">
        <w:rPr>
          <w:rStyle w:val="Hyperlink"/>
          <w:rFonts w:ascii="Times New Roman" w:hAnsi="Times New Roman"/>
          <w:sz w:val="20"/>
          <w:szCs w:val="20"/>
          <w:rPrChange w:id="793" w:author="Palacherla, Susmitha C (NONUS)" w:date="2019-08-26T17:28:00Z">
            <w:rPr>
              <w:rStyle w:val="Hyperlink"/>
              <w:rFonts w:ascii="Arial" w:hAnsi="Arial" w:cs="Arial"/>
              <w:sz w:val="20"/>
              <w:szCs w:val="20"/>
            </w:rPr>
          </w:rPrChange>
        </w:rPr>
        <w:fldChar w:fldCharType="end"/>
      </w:r>
      <w:r w:rsidR="00FB5F3D" w:rsidRPr="007F7B2E">
        <w:rPr>
          <w:rFonts w:ascii="Times New Roman" w:hAnsi="Times New Roman"/>
          <w:color w:val="000000" w:themeColor="text1"/>
          <w:sz w:val="20"/>
          <w:szCs w:val="20"/>
          <w:rPrChange w:id="794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 xml:space="preserve"> </w:t>
      </w:r>
      <w:r w:rsidR="00E41548" w:rsidRPr="007F7B2E">
        <w:rPr>
          <w:rFonts w:ascii="Times New Roman" w:hAnsi="Times New Roman"/>
          <w:color w:val="000000" w:themeColor="text1"/>
          <w:sz w:val="20"/>
          <w:szCs w:val="20"/>
          <w:rPrChange w:id="795" w:author="Palacherla, Susmitha C (NONUS)" w:date="2019-08-26T17:28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 xml:space="preserve"> - Prod File staging share</w:t>
      </w:r>
    </w:p>
    <w:p w:rsidR="009D1884" w:rsidRPr="007F7B2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796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9D1884" w:rsidRPr="007F7B2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  <w:rPrChange w:id="797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798" w:name="_Toc17732991"/>
      <w:r w:rsidRPr="007F7B2E">
        <w:rPr>
          <w:rFonts w:ascii="Times New Roman" w:hAnsi="Times New Roman" w:cs="Times New Roman"/>
          <w:color w:val="auto"/>
          <w:sz w:val="22"/>
          <w:szCs w:val="22"/>
          <w:rPrChange w:id="799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Users</w:t>
      </w:r>
      <w:bookmarkEnd w:id="798"/>
      <w:r w:rsidRPr="007F7B2E">
        <w:rPr>
          <w:rFonts w:ascii="Times New Roman" w:hAnsi="Times New Roman" w:cs="Times New Roman"/>
          <w:color w:val="auto"/>
          <w:sz w:val="22"/>
          <w:szCs w:val="22"/>
          <w:rPrChange w:id="800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 xml:space="preserve"> </w:t>
      </w:r>
    </w:p>
    <w:p w:rsidR="00C86D30" w:rsidRPr="007F7B2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  <w:rPrChange w:id="801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7F7B2E">
        <w:rPr>
          <w:rFonts w:ascii="Times New Roman" w:hAnsi="Times New Roman"/>
          <w:color w:val="000000" w:themeColor="text1"/>
          <w:rPrChange w:id="802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The first </w:t>
      </w:r>
      <w:r w:rsidR="00B41F6B" w:rsidRPr="007F7B2E">
        <w:rPr>
          <w:rFonts w:ascii="Times New Roman" w:hAnsi="Times New Roman"/>
          <w:color w:val="000000" w:themeColor="text1"/>
          <w:rPrChange w:id="803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set of </w:t>
      </w:r>
      <w:r w:rsidRPr="007F7B2E">
        <w:rPr>
          <w:rFonts w:ascii="Times New Roman" w:hAnsi="Times New Roman"/>
          <w:color w:val="000000" w:themeColor="text1"/>
          <w:rPrChange w:id="804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user</w:t>
      </w:r>
      <w:r w:rsidR="00B41F6B" w:rsidRPr="007F7B2E">
        <w:rPr>
          <w:rFonts w:ascii="Times New Roman" w:hAnsi="Times New Roman"/>
          <w:color w:val="000000" w:themeColor="text1"/>
          <w:rPrChange w:id="805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s</w:t>
      </w:r>
      <w:r w:rsidRPr="007F7B2E">
        <w:rPr>
          <w:rFonts w:ascii="Times New Roman" w:hAnsi="Times New Roman"/>
          <w:color w:val="000000" w:themeColor="text1"/>
          <w:rPrChange w:id="806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for the </w:t>
      </w:r>
      <w:r w:rsidR="00B307B1" w:rsidRPr="007F7B2E">
        <w:rPr>
          <w:rFonts w:ascii="Times New Roman" w:hAnsi="Times New Roman"/>
          <w:color w:val="000000" w:themeColor="text1"/>
          <w:rPrChange w:id="807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Pr="007F7B2E">
        <w:rPr>
          <w:rFonts w:ascii="Times New Roman" w:hAnsi="Times New Roman"/>
          <w:color w:val="000000" w:themeColor="text1"/>
          <w:rPrChange w:id="808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records loaded into </w:t>
      </w:r>
      <w:r w:rsidR="00B41F6B" w:rsidRPr="007F7B2E">
        <w:rPr>
          <w:rFonts w:ascii="Times New Roman" w:hAnsi="Times New Roman"/>
          <w:color w:val="000000" w:themeColor="text1"/>
          <w:rPrChange w:id="809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the eCL database are the CCO </w:t>
      </w:r>
      <w:r w:rsidR="007C6827" w:rsidRPr="007F7B2E">
        <w:rPr>
          <w:rFonts w:ascii="Times New Roman" w:hAnsi="Times New Roman"/>
          <w:color w:val="000000" w:themeColor="text1"/>
          <w:rPrChange w:id="810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Supervisors</w:t>
      </w:r>
      <w:r w:rsidR="00B41F6B" w:rsidRPr="007F7B2E">
        <w:rPr>
          <w:rFonts w:ascii="Times New Roman" w:hAnsi="Times New Roman"/>
          <w:color w:val="000000" w:themeColor="text1"/>
          <w:rPrChange w:id="811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as all records have default state of ‘Pending </w:t>
      </w:r>
      <w:r w:rsidR="007C6827" w:rsidRPr="007F7B2E">
        <w:rPr>
          <w:rFonts w:ascii="Times New Roman" w:hAnsi="Times New Roman"/>
          <w:color w:val="000000" w:themeColor="text1"/>
          <w:rPrChange w:id="812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Supervisor</w:t>
      </w:r>
      <w:r w:rsidR="00B41F6B" w:rsidRPr="007F7B2E">
        <w:rPr>
          <w:rFonts w:ascii="Times New Roman" w:hAnsi="Times New Roman"/>
          <w:color w:val="000000" w:themeColor="text1"/>
          <w:rPrChange w:id="813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Review’ at the time of the load.</w:t>
      </w:r>
    </w:p>
    <w:p w:rsidR="0094076B" w:rsidRPr="007F7B2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  <w:rPrChange w:id="814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7F7B2E">
        <w:rPr>
          <w:rFonts w:ascii="Times New Roman" w:hAnsi="Times New Roman"/>
          <w:color w:val="000000" w:themeColor="text1"/>
          <w:rPrChange w:id="815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After a </w:t>
      </w:r>
      <w:r w:rsidR="007C6827" w:rsidRPr="007F7B2E">
        <w:rPr>
          <w:rFonts w:ascii="Times New Roman" w:hAnsi="Times New Roman"/>
          <w:color w:val="000000" w:themeColor="text1"/>
          <w:rPrChange w:id="816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Supervisor </w:t>
      </w:r>
      <w:r w:rsidR="0094076B" w:rsidRPr="007F7B2E">
        <w:rPr>
          <w:rFonts w:ascii="Times New Roman" w:hAnsi="Times New Roman"/>
          <w:color w:val="000000" w:themeColor="text1"/>
          <w:rPrChange w:id="817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reviews the log, the logs goes to Pending Employee review and the Employee becomes the user.</w:t>
      </w:r>
    </w:p>
    <w:p w:rsidR="00B41F6B" w:rsidRPr="007F7B2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  <w:rPrChange w:id="818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7F7B2E">
        <w:rPr>
          <w:rFonts w:ascii="Times New Roman" w:hAnsi="Times New Roman"/>
          <w:color w:val="000000" w:themeColor="text1"/>
          <w:rPrChange w:id="819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CCO Supervisors </w:t>
      </w:r>
      <w:r w:rsidR="007C6827" w:rsidRPr="007F7B2E">
        <w:rPr>
          <w:rFonts w:ascii="Times New Roman" w:hAnsi="Times New Roman"/>
          <w:color w:val="000000" w:themeColor="text1"/>
          <w:rPrChange w:id="820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and Managers</w:t>
      </w:r>
      <w:r w:rsidR="0094076B" w:rsidRPr="007F7B2E">
        <w:rPr>
          <w:rFonts w:ascii="Times New Roman" w:hAnsi="Times New Roman"/>
          <w:color w:val="000000" w:themeColor="text1"/>
          <w:rPrChange w:id="821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and specific HR staff</w:t>
      </w:r>
      <w:r w:rsidR="007C6827" w:rsidRPr="007F7B2E">
        <w:rPr>
          <w:rFonts w:ascii="Times New Roman" w:hAnsi="Times New Roman"/>
          <w:color w:val="000000" w:themeColor="text1"/>
          <w:rPrChange w:id="822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</w:t>
      </w:r>
      <w:r w:rsidRPr="007F7B2E">
        <w:rPr>
          <w:rFonts w:ascii="Times New Roman" w:hAnsi="Times New Roman"/>
          <w:color w:val="000000" w:themeColor="text1"/>
          <w:rPrChange w:id="823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will be able to access the logs from the historical Dashboards.</w:t>
      </w:r>
    </w:p>
    <w:p w:rsidR="009D1884" w:rsidRPr="007F7B2E" w:rsidDel="007F7B2E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24" w:author="Palacherla, Susmitha C (NONUS)" w:date="2019-08-26T17:30:00Z"/>
          <w:rFonts w:ascii="Times New Roman" w:hAnsi="Times New Roman"/>
          <w:b/>
          <w:sz w:val="24"/>
          <w:szCs w:val="24"/>
          <w:rPrChange w:id="825" w:author="Palacherla, Susmitha C (NONUS)" w:date="2019-08-26T17:28:00Z">
            <w:rPr>
              <w:del w:id="826" w:author="Palacherla, Susmitha C (NONUS)" w:date="2019-08-26T17:30:00Z"/>
              <w:rFonts w:ascii="Arial" w:hAnsi="Arial" w:cs="Arial"/>
              <w:b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color w:val="000000" w:themeColor="text1"/>
          <w:sz w:val="20"/>
          <w:szCs w:val="20"/>
          <w:rPrChange w:id="827" w:author="Palacherla, Susmitha C (NONUS)" w:date="2019-08-26T17:28:00Z">
            <w:rPr>
              <w:rFonts w:ascii="Verdana" w:hAnsi="Verdana"/>
              <w:color w:val="000000" w:themeColor="text1"/>
              <w:sz w:val="20"/>
              <w:szCs w:val="20"/>
            </w:rPr>
          </w:rPrChange>
        </w:rPr>
        <w:lastRenderedPageBreak/>
        <w:t xml:space="preserve">     </w:t>
      </w:r>
    </w:p>
    <w:p w:rsidR="00A47122" w:rsidRPr="007F7B2E" w:rsidDel="007F7B2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28" w:author="Palacherla, Susmitha C (NONUS)" w:date="2019-08-26T17:30:00Z"/>
          <w:rFonts w:ascii="Times New Roman" w:hAnsi="Times New Roman"/>
          <w:b/>
          <w:sz w:val="24"/>
          <w:szCs w:val="24"/>
          <w:rPrChange w:id="829" w:author="Palacherla, Susmitha C (NONUS)" w:date="2019-08-26T17:28:00Z">
            <w:rPr>
              <w:del w:id="830" w:author="Palacherla, Susmitha C (NONUS)" w:date="2019-08-26T17:30:00Z"/>
              <w:rFonts w:ascii="Arial" w:hAnsi="Arial" w:cs="Arial"/>
              <w:b/>
              <w:sz w:val="24"/>
              <w:szCs w:val="24"/>
            </w:rPr>
          </w:rPrChange>
        </w:rPr>
      </w:pPr>
    </w:p>
    <w:p w:rsidR="00AF7A4C" w:rsidRPr="007F7B2E" w:rsidDel="007F7B2E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31" w:author="Palacherla, Susmitha C (NONUS)" w:date="2019-08-26T17:30:00Z"/>
          <w:rFonts w:ascii="Times New Roman" w:hAnsi="Times New Roman"/>
          <w:b/>
          <w:sz w:val="24"/>
          <w:szCs w:val="24"/>
          <w:rPrChange w:id="832" w:author="Palacherla, Susmitha C (NONUS)" w:date="2019-08-26T17:28:00Z">
            <w:rPr>
              <w:del w:id="833" w:author="Palacherla, Susmitha C (NONUS)" w:date="2019-08-26T17:30:00Z"/>
              <w:rFonts w:ascii="Arial" w:hAnsi="Arial" w:cs="Arial"/>
              <w:b/>
              <w:sz w:val="24"/>
              <w:szCs w:val="24"/>
            </w:rPr>
          </w:rPrChange>
        </w:rPr>
      </w:pPr>
    </w:p>
    <w:p w:rsidR="00AF7A4C" w:rsidRPr="007F7B2E" w:rsidDel="007F7B2E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34" w:author="Palacherla, Susmitha C (NONUS)" w:date="2019-08-26T17:30:00Z"/>
          <w:rFonts w:ascii="Times New Roman" w:hAnsi="Times New Roman"/>
          <w:b/>
          <w:sz w:val="24"/>
          <w:szCs w:val="24"/>
          <w:rPrChange w:id="835" w:author="Palacherla, Susmitha C (NONUS)" w:date="2019-08-26T17:28:00Z">
            <w:rPr>
              <w:del w:id="836" w:author="Palacherla, Susmitha C (NONUS)" w:date="2019-08-26T17:30:00Z"/>
              <w:rFonts w:ascii="Arial" w:hAnsi="Arial" w:cs="Arial"/>
              <w:b/>
              <w:sz w:val="24"/>
              <w:szCs w:val="24"/>
            </w:rPr>
          </w:rPrChange>
        </w:rPr>
      </w:pPr>
    </w:p>
    <w:p w:rsidR="00AF7A4C" w:rsidRPr="007F7B2E" w:rsidDel="007F7B2E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37" w:author="Palacherla, Susmitha C (NONUS)" w:date="2019-08-26T17:30:00Z"/>
          <w:rFonts w:ascii="Times New Roman" w:hAnsi="Times New Roman"/>
          <w:b/>
          <w:sz w:val="24"/>
          <w:szCs w:val="24"/>
          <w:rPrChange w:id="838" w:author="Palacherla, Susmitha C (NONUS)" w:date="2019-08-26T17:28:00Z">
            <w:rPr>
              <w:del w:id="839" w:author="Palacherla, Susmitha C (NONUS)" w:date="2019-08-26T17:30:00Z"/>
              <w:rFonts w:ascii="Arial" w:hAnsi="Arial" w:cs="Arial"/>
              <w:b/>
              <w:sz w:val="24"/>
              <w:szCs w:val="24"/>
            </w:rPr>
          </w:rPrChange>
        </w:rPr>
      </w:pPr>
    </w:p>
    <w:p w:rsidR="006F770C" w:rsidRPr="007F7B2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  <w:rPrChange w:id="840" w:author="Palacherla, Susmitha C (NONUS)" w:date="2019-08-26T17:28:00Z">
            <w:rPr>
              <w:color w:val="auto"/>
            </w:rPr>
          </w:rPrChange>
        </w:rPr>
      </w:pPr>
      <w:bookmarkStart w:id="841" w:name="_Toc17732992"/>
      <w:r w:rsidRPr="007F7B2E">
        <w:rPr>
          <w:rFonts w:ascii="Times New Roman" w:hAnsi="Times New Roman" w:cs="Times New Roman"/>
          <w:color w:val="auto"/>
          <w:rPrChange w:id="842" w:author="Palacherla, Susmitha C (NONUS)" w:date="2019-08-26T17:28:00Z">
            <w:rPr>
              <w:color w:val="auto"/>
            </w:rPr>
          </w:rPrChange>
        </w:rPr>
        <w:t>Details</w:t>
      </w:r>
      <w:bookmarkEnd w:id="841"/>
    </w:p>
    <w:p w:rsidR="006F770C" w:rsidRPr="007F7B2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  <w:rPrChange w:id="843" w:author="Palacherla, Susmitha C (NONUS)" w:date="2019-08-26T17:28:00Z">
            <w:rPr>
              <w:vanish/>
            </w:rPr>
          </w:rPrChange>
        </w:rPr>
      </w:pPr>
    </w:p>
    <w:p w:rsidR="006F770C" w:rsidRPr="007F7B2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  <w:rPrChange w:id="844" w:author="Palacherla, Susmitha C (NONUS)" w:date="2019-08-26T17:28:00Z">
            <w:rPr>
              <w:vanish/>
            </w:rPr>
          </w:rPrChange>
        </w:rPr>
      </w:pPr>
    </w:p>
    <w:p w:rsidR="0027630C" w:rsidRPr="007F7B2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  <w:rPrChange w:id="845" w:author="Palacherla, Susmitha C (NONUS)" w:date="2019-08-26T17:28:00Z">
            <w:rPr>
              <w:rFonts w:eastAsiaTheme="majorEastAsia"/>
              <w:b/>
              <w:bCs/>
              <w:vanish/>
            </w:rPr>
          </w:rPrChange>
        </w:rPr>
      </w:pPr>
      <w:bookmarkStart w:id="846" w:name="_Toc387654370"/>
      <w:bookmarkStart w:id="847" w:name="_Toc387758815"/>
      <w:bookmarkStart w:id="848" w:name="_Toc387821326"/>
      <w:bookmarkStart w:id="849" w:name="_Toc387821375"/>
      <w:bookmarkStart w:id="850" w:name="_Toc430607220"/>
      <w:bookmarkStart w:id="851" w:name="_Toc430607321"/>
      <w:bookmarkStart w:id="852" w:name="_Toc430607359"/>
      <w:bookmarkStart w:id="853" w:name="_Toc469401001"/>
      <w:bookmarkStart w:id="854" w:name="_Toc503899836"/>
      <w:bookmarkStart w:id="855" w:name="_Toc17732993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</w:p>
    <w:p w:rsidR="0027630C" w:rsidRPr="007F7B2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  <w:rPrChange w:id="856" w:author="Palacherla, Susmitha C (NONUS)" w:date="2019-08-26T17:28:00Z">
            <w:rPr>
              <w:rFonts w:eastAsiaTheme="majorEastAsia"/>
              <w:b/>
              <w:bCs/>
              <w:vanish/>
            </w:rPr>
          </w:rPrChange>
        </w:rPr>
      </w:pPr>
      <w:bookmarkStart w:id="857" w:name="_Toc387654371"/>
      <w:bookmarkStart w:id="858" w:name="_Toc387758816"/>
      <w:bookmarkStart w:id="859" w:name="_Toc387821327"/>
      <w:bookmarkStart w:id="860" w:name="_Toc387821376"/>
      <w:bookmarkStart w:id="861" w:name="_Toc430607221"/>
      <w:bookmarkStart w:id="862" w:name="_Toc430607322"/>
      <w:bookmarkStart w:id="863" w:name="_Toc430607360"/>
      <w:bookmarkStart w:id="864" w:name="_Toc469401002"/>
      <w:bookmarkStart w:id="865" w:name="_Toc503899837"/>
      <w:bookmarkStart w:id="866" w:name="_Toc17732994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</w:p>
    <w:p w:rsidR="006F770C" w:rsidRPr="007F7B2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  <w:rPrChange w:id="867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868" w:name="_Toc17732995"/>
      <w:r w:rsidRPr="007F7B2E">
        <w:rPr>
          <w:rFonts w:ascii="Times New Roman" w:hAnsi="Times New Roman" w:cs="Times New Roman"/>
          <w:color w:val="auto"/>
          <w:sz w:val="22"/>
          <w:szCs w:val="22"/>
          <w:rPrChange w:id="869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Source Files</w:t>
      </w:r>
      <w:bookmarkEnd w:id="868"/>
    </w:p>
    <w:p w:rsidR="00381B5A" w:rsidRPr="007F7B2E" w:rsidRDefault="00E64317" w:rsidP="00381B5A">
      <w:pPr>
        <w:rPr>
          <w:rFonts w:ascii="Times New Roman" w:hAnsi="Times New Roman"/>
          <w:color w:val="000000" w:themeColor="text1"/>
          <w:rPrChange w:id="870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</w:pPr>
      <w:proofErr w:type="spellStart"/>
      <w:r w:rsidRPr="007F7B2E">
        <w:rPr>
          <w:rFonts w:ascii="Times New Roman" w:hAnsi="Times New Roman"/>
          <w:rPrChange w:id="871" w:author="Palacherla, Susmitha C (NONUS)" w:date="2019-08-26T17:28:00Z">
            <w:rPr/>
          </w:rPrChange>
        </w:rPr>
        <w:t>eCL_</w:t>
      </w:r>
      <w:r w:rsidR="00B307B1" w:rsidRPr="007F7B2E">
        <w:rPr>
          <w:rFonts w:ascii="Times New Roman" w:hAnsi="Times New Roman"/>
          <w:color w:val="000000" w:themeColor="text1"/>
          <w:rPrChange w:id="872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proofErr w:type="spellEnd"/>
      <w:r w:rsidR="00D03711" w:rsidRPr="007F7B2E">
        <w:rPr>
          <w:rFonts w:ascii="Times New Roman" w:hAnsi="Times New Roman"/>
          <w:rPrChange w:id="873" w:author="Palacherla, Susmitha C (NONUS)" w:date="2019-08-26T17:28:00Z">
            <w:rPr/>
          </w:rPrChange>
        </w:rPr>
        <w:t xml:space="preserve"> </w:t>
      </w:r>
      <w:r w:rsidR="005C5F9F" w:rsidRPr="007F7B2E">
        <w:rPr>
          <w:rFonts w:ascii="Times New Roman" w:hAnsi="Times New Roman"/>
          <w:rPrChange w:id="874" w:author="Palacherla, Susmitha C (NONUS)" w:date="2019-08-26T17:28:00Z">
            <w:rPr/>
          </w:rPrChange>
        </w:rPr>
        <w:t>_</w:t>
      </w:r>
      <w:r w:rsidR="00381B5A" w:rsidRPr="007F7B2E">
        <w:rPr>
          <w:rFonts w:ascii="Times New Roman" w:hAnsi="Times New Roman"/>
          <w:rPrChange w:id="875" w:author="Palacherla, Susmitha C (NONUS)" w:date="2019-08-26T17:28:00Z">
            <w:rPr/>
          </w:rPrChange>
        </w:rPr>
        <w:t>Feed_</w:t>
      </w:r>
      <w:proofErr w:type="gramStart"/>
      <w:r w:rsidR="00381B5A" w:rsidRPr="007F7B2E">
        <w:rPr>
          <w:rFonts w:ascii="Times New Roman" w:hAnsi="Times New Roman"/>
          <w:rPrChange w:id="876" w:author="Palacherla, Susmitha C (NONUS)" w:date="2019-08-26T17:28:00Z">
            <w:rPr/>
          </w:rPrChange>
        </w:rPr>
        <w:t>xxx</w:t>
      </w:r>
      <w:r w:rsidR="00F56A29" w:rsidRPr="007F7B2E">
        <w:rPr>
          <w:rFonts w:ascii="Times New Roman" w:hAnsi="Times New Roman"/>
          <w:rPrChange w:id="877" w:author="Palacherla, Susmitha C (NONUS)" w:date="2019-08-26T17:28:00Z">
            <w:rPr/>
          </w:rPrChange>
        </w:rPr>
        <w:t>yyyymmdd</w:t>
      </w:r>
      <w:r w:rsidRPr="007F7B2E">
        <w:rPr>
          <w:rFonts w:ascii="Times New Roman" w:hAnsi="Times New Roman"/>
          <w:rPrChange w:id="878" w:author="Palacherla, Susmitha C (NONUS)" w:date="2019-08-26T17:28:00Z">
            <w:rPr/>
          </w:rPrChange>
        </w:rPr>
        <w:t xml:space="preserve">.csv </w:t>
      </w:r>
      <w:r w:rsidR="005C5F9F" w:rsidRPr="007F7B2E">
        <w:rPr>
          <w:rFonts w:ascii="Times New Roman" w:hAnsi="Times New Roman"/>
          <w:rPrChange w:id="879" w:author="Palacherla, Susmitha C (NONUS)" w:date="2019-08-26T17:28:00Z">
            <w:rPr/>
          </w:rPrChange>
        </w:rPr>
        <w:t xml:space="preserve"> is</w:t>
      </w:r>
      <w:proofErr w:type="gramEnd"/>
      <w:r w:rsidR="005C5F9F" w:rsidRPr="007F7B2E">
        <w:rPr>
          <w:rFonts w:ascii="Times New Roman" w:hAnsi="Times New Roman"/>
          <w:rPrChange w:id="880" w:author="Palacherla, Susmitha C (NONUS)" w:date="2019-08-26T17:28:00Z">
            <w:rPr/>
          </w:rPrChange>
        </w:rPr>
        <w:t xml:space="preserve"> the naming convention for the feed</w:t>
      </w:r>
      <w:r w:rsidR="00381B5A" w:rsidRPr="007F7B2E">
        <w:rPr>
          <w:rFonts w:ascii="Times New Roman" w:hAnsi="Times New Roman"/>
          <w:rPrChange w:id="881" w:author="Palacherla, Susmitha C (NONUS)" w:date="2019-08-26T17:28:00Z">
            <w:rPr/>
          </w:rPrChange>
        </w:rPr>
        <w:t xml:space="preserve"> </w:t>
      </w:r>
      <w:r w:rsidR="00381B5A" w:rsidRPr="007F7B2E">
        <w:rPr>
          <w:rFonts w:ascii="Times New Roman" w:hAnsi="Times New Roman"/>
          <w:color w:val="000000" w:themeColor="text1"/>
          <w:rPrChange w:id="882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where xxx is the 3 letter Report code.</w:t>
      </w:r>
    </w:p>
    <w:p w:rsidR="00C74EEA" w:rsidRPr="007F7B2E" w:rsidRDefault="00C74EEA" w:rsidP="00C5412A">
      <w:pPr>
        <w:spacing w:after="0"/>
        <w:rPr>
          <w:rFonts w:ascii="Times New Roman" w:hAnsi="Times New Roman"/>
          <w:rPrChange w:id="883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884" w:author="Palacherla, Susmitha C (NONUS)" w:date="2019-08-26T17:28:00Z">
            <w:rPr/>
          </w:rPrChange>
        </w:rPr>
        <w:t>Source s</w:t>
      </w:r>
      <w:r w:rsidR="00E64317" w:rsidRPr="007F7B2E">
        <w:rPr>
          <w:rFonts w:ascii="Times New Roman" w:hAnsi="Times New Roman"/>
          <w:rPrChange w:id="885" w:author="Palacherla, Susmitha C (NONUS)" w:date="2019-08-26T17:28:00Z">
            <w:rPr/>
          </w:rPrChange>
        </w:rPr>
        <w:t xml:space="preserve">ystem: </w:t>
      </w:r>
      <w:r w:rsidR="00374EA8" w:rsidRPr="007F7B2E">
        <w:rPr>
          <w:rFonts w:ascii="Times New Roman" w:hAnsi="Times New Roman"/>
          <w:rPrChange w:id="886" w:author="Palacherla, Susmitha C (NONUS)" w:date="2019-08-26T17:28:00Z">
            <w:rPr/>
          </w:rPrChange>
        </w:rPr>
        <w:t>NA</w:t>
      </w:r>
    </w:p>
    <w:p w:rsidR="00C74EEA" w:rsidRPr="007F7B2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887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888" w:author="Palacherla, Susmitha C (NONUS)" w:date="2019-08-26T17:28:00Z">
            <w:rPr/>
          </w:rPrChange>
        </w:rPr>
        <w:t xml:space="preserve">Staging location: </w:t>
      </w:r>
      <w:r w:rsidR="00325B5B" w:rsidRPr="007F7B2E">
        <w:rPr>
          <w:rFonts w:ascii="Times New Roman" w:hAnsi="Times New Roman"/>
          <w:rPrChange w:id="889" w:author="Palacherla, Susmitha C (NONUS)" w:date="2019-08-26T17:28:00Z">
            <w:rPr/>
          </w:rPrChange>
        </w:rPr>
        <w:fldChar w:fldCharType="begin"/>
      </w:r>
      <w:r w:rsidR="00325B5B" w:rsidRPr="007F7B2E">
        <w:rPr>
          <w:rFonts w:ascii="Times New Roman" w:hAnsi="Times New Roman"/>
          <w:rPrChange w:id="890" w:author="Palacherla, Susmitha C (NONUS)" w:date="2019-08-26T17:28:00Z">
            <w:rPr/>
          </w:rPrChange>
        </w:rPr>
        <w:instrText xml:space="preserve"> HYPERLINK "file:///\\\\F3420-ECLDBP01\\data\\" </w:instrText>
      </w:r>
      <w:r w:rsidR="00325B5B" w:rsidRPr="007F7B2E">
        <w:rPr>
          <w:rFonts w:ascii="Times New Roman" w:hAnsi="Times New Roman"/>
          <w:rPrChange w:id="891" w:author="Palacherla, Susmitha C (NONUS)" w:date="2019-08-26T17:28:00Z">
            <w:rPr/>
          </w:rPrChange>
        </w:rPr>
        <w:fldChar w:fldCharType="separate"/>
      </w:r>
      <w:r w:rsidR="00FB5F3D" w:rsidRPr="007F7B2E">
        <w:rPr>
          <w:rFonts w:ascii="Times New Roman" w:hAnsi="Times New Roman"/>
          <w:rPrChange w:id="892" w:author="Palacherla, Susmitha C (NONUS)" w:date="2019-08-26T17:28:00Z">
            <w:rPr/>
          </w:rPrChange>
        </w:rPr>
        <w:t>\\F3420-ECLDBP01\data\</w:t>
      </w:r>
      <w:r w:rsidR="00325B5B" w:rsidRPr="007F7B2E">
        <w:rPr>
          <w:rFonts w:ascii="Times New Roman" w:hAnsi="Times New Roman"/>
          <w:rPrChange w:id="893" w:author="Palacherla, Susmitha C (NONUS)" w:date="2019-08-26T17:28:00Z">
            <w:rPr/>
          </w:rPrChange>
        </w:rPr>
        <w:fldChar w:fldCharType="end"/>
      </w:r>
      <w:r w:rsidR="00FB5F3D" w:rsidRPr="007F7B2E">
        <w:rPr>
          <w:rFonts w:ascii="Times New Roman" w:hAnsi="Times New Roman"/>
          <w:rPrChange w:id="894" w:author="Palacherla, Susmitha C (NONUS)" w:date="2019-08-26T17:28:00Z">
            <w:rPr/>
          </w:rPrChange>
        </w:rPr>
        <w:t>Coaching\</w:t>
      </w:r>
      <w:r w:rsidR="0094076B" w:rsidRPr="007F7B2E">
        <w:rPr>
          <w:rFonts w:ascii="Times New Roman" w:hAnsi="Times New Roman"/>
          <w:rPrChange w:id="895" w:author="Palacherla, Susmitha C (NONUS)" w:date="2019-08-26T17:28:00Z">
            <w:rPr/>
          </w:rPrChange>
        </w:rPr>
        <w:t>Gen</w:t>
      </w:r>
      <w:r w:rsidR="00FB5F3D" w:rsidRPr="007F7B2E">
        <w:rPr>
          <w:rFonts w:ascii="Times New Roman" w:hAnsi="Times New Roman"/>
          <w:rPrChange w:id="896" w:author="Palacherla, Susmitha C (NONUS)" w:date="2019-08-26T17:28:00Z">
            <w:rPr/>
          </w:rPrChange>
        </w:rPr>
        <w:t>eric</w:t>
      </w:r>
      <w:r w:rsidR="0094076B" w:rsidRPr="007F7B2E">
        <w:rPr>
          <w:rFonts w:ascii="Times New Roman" w:hAnsi="Times New Roman"/>
          <w:rPrChange w:id="897" w:author="Palacherla, Susmitha C (NONUS)" w:date="2019-08-26T17:28:00Z">
            <w:rPr/>
          </w:rPrChange>
        </w:rPr>
        <w:t>\</w:t>
      </w:r>
    </w:p>
    <w:p w:rsidR="00E64317" w:rsidRPr="007F7B2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898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899" w:author="Palacherla, Susmitha C (NONUS)" w:date="2019-08-26T17:28:00Z">
            <w:rPr/>
          </w:rPrChange>
        </w:rPr>
        <w:t>File name</w:t>
      </w:r>
      <w:r w:rsidR="00E64317" w:rsidRPr="007F7B2E">
        <w:rPr>
          <w:rFonts w:ascii="Times New Roman" w:hAnsi="Times New Roman"/>
          <w:rPrChange w:id="900" w:author="Palacherla, Susmitha C (NONUS)" w:date="2019-08-26T17:28:00Z">
            <w:rPr/>
          </w:rPrChange>
        </w:rPr>
        <w:t xml:space="preserve"> </w:t>
      </w:r>
      <w:proofErr w:type="spellStart"/>
      <w:r w:rsidR="00E64317" w:rsidRPr="007F7B2E">
        <w:rPr>
          <w:rFonts w:ascii="Times New Roman" w:hAnsi="Times New Roman"/>
          <w:rPrChange w:id="901" w:author="Palacherla, Susmitha C (NONUS)" w:date="2019-08-26T17:28:00Z">
            <w:rPr/>
          </w:rPrChange>
        </w:rPr>
        <w:t>eCL_</w:t>
      </w:r>
      <w:r w:rsidR="00B307B1" w:rsidRPr="007F7B2E">
        <w:rPr>
          <w:rFonts w:ascii="Times New Roman" w:hAnsi="Times New Roman"/>
          <w:color w:val="000000" w:themeColor="text1"/>
          <w:rPrChange w:id="902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proofErr w:type="spellEnd"/>
      <w:r w:rsidR="00D03711" w:rsidRPr="007F7B2E">
        <w:rPr>
          <w:rFonts w:ascii="Times New Roman" w:hAnsi="Times New Roman"/>
          <w:rPrChange w:id="903" w:author="Palacherla, Susmitha C (NONUS)" w:date="2019-08-26T17:28:00Z">
            <w:rPr/>
          </w:rPrChange>
        </w:rPr>
        <w:t xml:space="preserve"> </w:t>
      </w:r>
      <w:r w:rsidR="00E64317" w:rsidRPr="007F7B2E">
        <w:rPr>
          <w:rFonts w:ascii="Times New Roman" w:hAnsi="Times New Roman"/>
          <w:rPrChange w:id="904" w:author="Palacherla, Susmitha C (NONUS)" w:date="2019-08-26T17:28:00Z">
            <w:rPr/>
          </w:rPrChange>
        </w:rPr>
        <w:t>_</w:t>
      </w:r>
      <w:r w:rsidR="00381B5A" w:rsidRPr="007F7B2E">
        <w:rPr>
          <w:rFonts w:ascii="Times New Roman" w:hAnsi="Times New Roman"/>
          <w:rPrChange w:id="905" w:author="Palacherla, Susmitha C (NONUS)" w:date="2019-08-26T17:28:00Z">
            <w:rPr/>
          </w:rPrChange>
        </w:rPr>
        <w:t>Feed_xxx</w:t>
      </w:r>
      <w:r w:rsidR="00F56A29" w:rsidRPr="007F7B2E">
        <w:rPr>
          <w:rFonts w:ascii="Times New Roman" w:hAnsi="Times New Roman"/>
          <w:rPrChange w:id="906" w:author="Palacherla, Susmitha C (NONUS)" w:date="2019-08-26T17:28:00Z">
            <w:rPr/>
          </w:rPrChange>
        </w:rPr>
        <w:t>yyyymmdd</w:t>
      </w:r>
      <w:r w:rsidR="00E64317" w:rsidRPr="007F7B2E">
        <w:rPr>
          <w:rFonts w:ascii="Times New Roman" w:hAnsi="Times New Roman"/>
          <w:rPrChange w:id="907" w:author="Palacherla, Susmitha C (NONUS)" w:date="2019-08-26T17:28:00Z">
            <w:rPr/>
          </w:rPrChange>
        </w:rPr>
        <w:t xml:space="preserve">.csv </w:t>
      </w:r>
    </w:p>
    <w:p w:rsidR="00C74EEA" w:rsidRPr="007F7B2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908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909" w:author="Palacherla, Susmitha C (NONUS)" w:date="2019-08-26T17:28:00Z">
            <w:rPr/>
          </w:rPrChange>
        </w:rPr>
        <w:t xml:space="preserve">Frequency: </w:t>
      </w:r>
      <w:r w:rsidR="0094076B" w:rsidRPr="007F7B2E">
        <w:rPr>
          <w:rFonts w:ascii="Times New Roman" w:hAnsi="Times New Roman"/>
          <w:rPrChange w:id="910" w:author="Palacherla, Susmitha C (NONUS)" w:date="2019-08-26T17:28:00Z">
            <w:rPr/>
          </w:rPrChange>
        </w:rPr>
        <w:t>Ad-hoc</w:t>
      </w:r>
    </w:p>
    <w:p w:rsidR="00C74EEA" w:rsidRPr="007F7B2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911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912" w:author="Palacherla, Susmitha C (NONUS)" w:date="2019-08-26T17:28:00Z">
            <w:rPr/>
          </w:rPrChange>
        </w:rPr>
        <w:t>File arrival time: NA</w:t>
      </w:r>
    </w:p>
    <w:p w:rsidR="00C74EEA" w:rsidRPr="007F7B2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913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914" w:author="Palacherla, Susmitha C (NONUS)" w:date="2019-08-26T17:28:00Z">
            <w:rPr/>
          </w:rPrChange>
        </w:rPr>
        <w:t xml:space="preserve">Destination Table: </w:t>
      </w:r>
      <w:r w:rsidR="00E64317" w:rsidRPr="007F7B2E">
        <w:rPr>
          <w:rFonts w:ascii="Times New Roman" w:hAnsi="Times New Roman"/>
          <w:rPrChange w:id="915" w:author="Palacherla, Susmitha C (NONUS)" w:date="2019-08-26T17:28:00Z">
            <w:rPr/>
          </w:rPrChange>
        </w:rPr>
        <w:t>Coaching_Log and Coaching_Log_Reason</w:t>
      </w:r>
    </w:p>
    <w:p w:rsidR="00C74EEA" w:rsidRPr="007F7B2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916" w:author="Palacherla, Susmitha C (NONUS)" w:date="2019-08-26T17:28:00Z">
            <w:rPr/>
          </w:rPrChange>
        </w:rPr>
      </w:pPr>
    </w:p>
    <w:p w:rsidR="0008338D" w:rsidRPr="007F7B2E" w:rsidRDefault="0008338D" w:rsidP="0008338D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  <w:rPrChange w:id="917" w:author="Palacherla, Susmitha C (NONUS)" w:date="2019-08-26T17:28:00Z">
            <w:rPr>
              <w:rFonts w:ascii="Calibri" w:hAnsi="Calibri" w:cs="Times New Roman"/>
              <w:color w:val="auto"/>
            </w:rPr>
          </w:rPrChange>
        </w:rPr>
      </w:pPr>
      <w:bookmarkStart w:id="918" w:name="_Toc17732996"/>
      <w:r w:rsidRPr="007F7B2E">
        <w:rPr>
          <w:rFonts w:ascii="Times New Roman" w:hAnsi="Times New Roman" w:cs="Times New Roman"/>
          <w:color w:val="auto"/>
          <w:rPrChange w:id="919" w:author="Palacherla, Susmitha C (NONUS)" w:date="2019-08-26T17:28:00Z">
            <w:rPr>
              <w:rFonts w:ascii="Calibri" w:hAnsi="Calibri" w:cs="Times New Roman"/>
              <w:color w:val="auto"/>
            </w:rPr>
          </w:rPrChange>
        </w:rPr>
        <w:t>File layout and Mappings</w:t>
      </w:r>
      <w:bookmarkEnd w:id="918"/>
    </w:p>
    <w:p w:rsidR="0008338D" w:rsidRPr="007F7B2E" w:rsidRDefault="0008338D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920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  <w:del w:id="921" w:author="Palacherla, Susmitha C (NONUS)" w:date="2019-08-26T17:02:00Z">
        <w:r w:rsidRPr="007F7B2E" w:rsidDel="00325B5B">
          <w:rPr>
            <w:rFonts w:ascii="Times New Roman" w:hAnsi="Times New Roman"/>
            <w:b/>
            <w:rPrChange w:id="922" w:author="Palacherla, Susmitha C (NONUS)" w:date="2019-08-26T17:28:00Z">
              <w:rPr>
                <w:rFonts w:asciiTheme="minorHAnsi" w:hAnsiTheme="minorHAnsi" w:cs="Arial"/>
                <w:b/>
              </w:rPr>
            </w:rPrChange>
          </w:rPr>
          <w:delText>SEA</w:delText>
        </w:r>
        <w:r w:rsidR="00D91EE9" w:rsidRPr="007F7B2E" w:rsidDel="00325B5B">
          <w:rPr>
            <w:rFonts w:ascii="Times New Roman" w:hAnsi="Times New Roman"/>
            <w:b/>
            <w:rPrChange w:id="923" w:author="Palacherla, Susmitha C (NONUS)" w:date="2019-08-26T17:28:00Z">
              <w:rPr>
                <w:rFonts w:asciiTheme="minorHAnsi" w:hAnsiTheme="minorHAnsi" w:cs="Arial"/>
                <w:b/>
              </w:rPr>
            </w:rPrChange>
          </w:rPr>
          <w:delText>/DTT</w:delText>
        </w:r>
        <w:r w:rsidRPr="007F7B2E" w:rsidDel="00325B5B">
          <w:rPr>
            <w:rFonts w:ascii="Times New Roman" w:hAnsi="Times New Roman"/>
            <w:b/>
            <w:rPrChange w:id="924" w:author="Palacherla, Susmitha C (NONUS)" w:date="2019-08-26T17:28:00Z">
              <w:rPr>
                <w:rFonts w:asciiTheme="minorHAnsi" w:hAnsiTheme="minorHAnsi" w:cs="Arial"/>
                <w:b/>
              </w:rPr>
            </w:rPrChange>
          </w:rPr>
          <w:delText xml:space="preserve"> File</w:delText>
        </w:r>
        <w:r w:rsidR="00D91EE9" w:rsidRPr="007F7B2E" w:rsidDel="00325B5B">
          <w:rPr>
            <w:rFonts w:ascii="Times New Roman" w:hAnsi="Times New Roman"/>
            <w:b/>
            <w:rPrChange w:id="925" w:author="Palacherla, Susmitha C (NONUS)" w:date="2019-08-26T17:28:00Z">
              <w:rPr>
                <w:rFonts w:asciiTheme="minorHAnsi" w:hAnsiTheme="minorHAnsi" w:cs="Arial"/>
                <w:b/>
              </w:rPr>
            </w:rPrChange>
          </w:rPr>
          <w:delText>s</w:delText>
        </w:r>
      </w:del>
      <w:ins w:id="926" w:author="Palacherla, Susmitha C (NONUS)" w:date="2019-08-26T17:02:00Z">
        <w:r w:rsidR="00325B5B" w:rsidRPr="007F7B2E">
          <w:rPr>
            <w:rFonts w:ascii="Times New Roman" w:hAnsi="Times New Roman"/>
            <w:b/>
            <w:rPrChange w:id="927" w:author="Palacherla, Susmitha C (NONUS)" w:date="2019-08-26T17:28:00Z">
              <w:rPr>
                <w:rFonts w:asciiTheme="minorHAnsi" w:hAnsiTheme="minorHAnsi" w:cs="Arial"/>
                <w:b/>
              </w:rPr>
            </w:rPrChange>
          </w:rPr>
          <w:t>Non OTH Files (DTT, SEA, SEAA, SEAR, AOS, APW)</w:t>
        </w:r>
      </w:ins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08338D" w:rsidRPr="007F7B2E" w:rsidTr="00A40171">
        <w:tc>
          <w:tcPr>
            <w:tcW w:w="1068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928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929" w:author="Palacherla, Susmitha C (NONUS)" w:date="2019-08-26T17:28:00Z">
                  <w:rPr/>
                </w:rPrChange>
              </w:rPr>
              <w:t>Element #</w:t>
            </w:r>
          </w:p>
        </w:tc>
        <w:tc>
          <w:tcPr>
            <w:tcW w:w="2347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930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931" w:author="Palacherla, Susmitha C (NONUS)" w:date="2019-08-26T17:28:00Z">
                  <w:rPr/>
                </w:rPrChange>
              </w:rPr>
              <w:t>File Element</w:t>
            </w: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932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933" w:author="Palacherla, Susmitha C (NONUS)" w:date="2019-08-26T17:28:00Z">
                  <w:rPr/>
                </w:rPrChange>
              </w:rPr>
              <w:t>Staging table</w:t>
            </w:r>
          </w:p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934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935" w:author="Palacherla, Susmitha C (NONUS)" w:date="2019-08-26T17:28:00Z">
                  <w:rPr/>
                </w:rPrChange>
              </w:rPr>
              <w:t>[EC].[Generic_Coaching_Stage]</w:t>
            </w:r>
          </w:p>
        </w:tc>
        <w:tc>
          <w:tcPr>
            <w:tcW w:w="2785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936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937" w:author="Palacherla, Susmitha C (NONUS)" w:date="2019-08-26T17:28:00Z">
                  <w:rPr/>
                </w:rPrChange>
              </w:rPr>
              <w:t>Destination table(s)</w:t>
            </w:r>
          </w:p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938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939" w:author="Palacherla, Susmitha C (NONUS)" w:date="2019-08-26T17:28:00Z">
                  <w:rPr/>
                </w:rPrChange>
              </w:rPr>
              <w:t>[EC].[Coaching_Log]CL</w:t>
            </w:r>
          </w:p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940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941" w:author="Palacherla, Susmitha C (NONUS)" w:date="2019-08-26T17:28:00Z">
                  <w:rPr/>
                </w:rPrChange>
              </w:rPr>
              <w:t>[EC].[Coaching_Log_Reason]CLR</w:t>
            </w: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942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943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944" w:author="Palacherla, Susmitha C (NONUS)" w:date="2019-08-26T17:28:00Z">
                  <w:rPr/>
                </w:rPrChange>
              </w:rPr>
              <w:t>numReportID</w:t>
            </w: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945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946" w:author="Palacherla, Susmitha C (NONUS)" w:date="2019-08-26T17:28:00Z">
                  <w:rPr/>
                </w:rPrChange>
              </w:rPr>
              <w:t>Report_ID</w:t>
            </w:r>
            <w:proofErr w:type="spellEnd"/>
          </w:p>
        </w:tc>
        <w:tc>
          <w:tcPr>
            <w:tcW w:w="2785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947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948" w:author="Palacherla, Susmitha C (NONUS)" w:date="2019-08-26T17:28:00Z">
                  <w:rPr/>
                </w:rPrChange>
              </w:rPr>
              <w:t>CL.numReportID</w:t>
            </w:r>
            <w:proofErr w:type="spellEnd"/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949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950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951" w:author="Palacherla, Susmitha C (NONUS)" w:date="2019-08-26T17:28:00Z">
                  <w:rPr/>
                </w:rPrChange>
              </w:rPr>
              <w:t>strReportCode</w:t>
            </w: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952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953" w:author="Palacherla, Susmitha C (NONUS)" w:date="2019-08-26T17:28:00Z">
                  <w:rPr/>
                </w:rPrChange>
              </w:rPr>
              <w:t>Report_Code</w:t>
            </w:r>
            <w:proofErr w:type="spellEnd"/>
          </w:p>
        </w:tc>
        <w:tc>
          <w:tcPr>
            <w:tcW w:w="2785" w:type="dxa"/>
          </w:tcPr>
          <w:p w:rsidR="0008338D" w:rsidRPr="007F7B2E" w:rsidRDefault="0008338D" w:rsidP="00325B5B">
            <w:pPr>
              <w:spacing w:after="0"/>
              <w:rPr>
                <w:rFonts w:ascii="Times New Roman" w:hAnsi="Times New Roman"/>
                <w:sz w:val="20"/>
                <w:szCs w:val="20"/>
                <w:rPrChange w:id="954" w:author="Palacherla, Susmitha C (NONUS)" w:date="2019-08-26T17:28:00Z">
                  <w:rPr/>
                </w:rPrChange>
              </w:rPr>
              <w:pPrChange w:id="955" w:author="Palacherla, Susmitha C (NONUS)" w:date="2019-08-26T17:04:00Z">
                <w:pPr/>
              </w:pPrChange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956" w:author="Palacherla, Susmitha C (NONUS)" w:date="2019-08-26T17:28:00Z">
                  <w:rPr/>
                </w:rPrChange>
              </w:rPr>
              <w:t>CL.strReportCode</w:t>
            </w:r>
            <w:proofErr w:type="spellEnd"/>
          </w:p>
          <w:p w:rsidR="00D91EE9" w:rsidRPr="007F7B2E" w:rsidRDefault="00D91EE9" w:rsidP="00325B5B">
            <w:pPr>
              <w:spacing w:after="0"/>
              <w:rPr>
                <w:ins w:id="957" w:author="Palacherla, Susmitha C (NONUS)" w:date="2019-08-26T17:03:00Z"/>
                <w:rFonts w:ascii="Times New Roman" w:hAnsi="Times New Roman"/>
                <w:sz w:val="20"/>
                <w:szCs w:val="20"/>
                <w:rPrChange w:id="958" w:author="Palacherla, Susmitha C (NONUS)" w:date="2019-08-26T17:28:00Z">
                  <w:rPr>
                    <w:ins w:id="959" w:author="Palacherla, Susmitha C (NONUS)" w:date="2019-08-26T17:03:00Z"/>
                  </w:rPr>
                </w:rPrChange>
              </w:rPr>
              <w:pPrChange w:id="960" w:author="Palacherla, Susmitha C (NONUS)" w:date="2019-08-26T17:04:00Z">
                <w:pPr/>
              </w:pPrChange>
            </w:pPr>
            <w:del w:id="961" w:author="Palacherla, Susmitha C (NONUS)" w:date="2019-08-26T17:03:00Z">
              <w:r w:rsidRPr="007F7B2E" w:rsidDel="00325B5B">
                <w:rPr>
                  <w:rFonts w:ascii="Times New Roman" w:hAnsi="Times New Roman"/>
                  <w:sz w:val="20"/>
                  <w:szCs w:val="20"/>
                  <w:rPrChange w:id="962" w:author="Palacherla, Susmitha C (NONUS)" w:date="2019-08-26T17:28:00Z">
                    <w:rPr/>
                  </w:rPrChange>
                </w:rPr>
                <w:delText>(SEA – Seasonal Employee Attendance, DTT – Discrepancy Time Tracking)</w:delText>
              </w:r>
            </w:del>
            <w:proofErr w:type="spellStart"/>
            <w:ins w:id="963" w:author="Palacherla, Susmitha C (NONUS)" w:date="2019-08-26T17:03:00Z">
              <w:r w:rsidR="00325B5B" w:rsidRPr="007F7B2E">
                <w:rPr>
                  <w:rFonts w:ascii="Times New Roman" w:hAnsi="Times New Roman"/>
                  <w:sz w:val="20"/>
                  <w:szCs w:val="20"/>
                  <w:rPrChange w:id="964" w:author="Palacherla, Susmitha C (NONUS)" w:date="2019-08-26T17:28:00Z">
                    <w:rPr/>
                  </w:rPrChange>
                </w:rPr>
                <w:t>SEAyyyymmdd</w:t>
              </w:r>
              <w:proofErr w:type="spellEnd"/>
            </w:ins>
          </w:p>
          <w:p w:rsidR="00325B5B" w:rsidRPr="007F7B2E" w:rsidRDefault="00325B5B" w:rsidP="00325B5B">
            <w:pPr>
              <w:spacing w:after="0"/>
              <w:rPr>
                <w:ins w:id="965" w:author="Palacherla, Susmitha C (NONUS)" w:date="2019-08-26T17:03:00Z"/>
                <w:rFonts w:ascii="Times New Roman" w:hAnsi="Times New Roman"/>
                <w:sz w:val="20"/>
                <w:szCs w:val="20"/>
                <w:rPrChange w:id="966" w:author="Palacherla, Susmitha C (NONUS)" w:date="2019-08-26T17:28:00Z">
                  <w:rPr>
                    <w:ins w:id="967" w:author="Palacherla, Susmitha C (NONUS)" w:date="2019-08-26T17:03:00Z"/>
                  </w:rPr>
                </w:rPrChange>
              </w:rPr>
              <w:pPrChange w:id="968" w:author="Palacherla, Susmitha C (NONUS)" w:date="2019-08-26T17:04:00Z">
                <w:pPr/>
              </w:pPrChange>
            </w:pPr>
            <w:proofErr w:type="spellStart"/>
            <w:ins w:id="969" w:author="Palacherla, Susmitha C (NONUS)" w:date="2019-08-26T17:03:00Z">
              <w:r w:rsidRPr="007F7B2E">
                <w:rPr>
                  <w:rFonts w:ascii="Times New Roman" w:hAnsi="Times New Roman"/>
                  <w:sz w:val="20"/>
                  <w:szCs w:val="20"/>
                  <w:rPrChange w:id="970" w:author="Palacherla, Susmitha C (NONUS)" w:date="2019-08-26T17:28:00Z">
                    <w:rPr/>
                  </w:rPrChange>
                </w:rPr>
                <w:t>SEARyyyymmdd</w:t>
              </w:r>
              <w:proofErr w:type="spellEnd"/>
            </w:ins>
          </w:p>
          <w:p w:rsidR="00325B5B" w:rsidRPr="007F7B2E" w:rsidRDefault="00325B5B" w:rsidP="00325B5B">
            <w:pPr>
              <w:spacing w:after="0"/>
              <w:rPr>
                <w:ins w:id="971" w:author="Palacherla, Susmitha C (NONUS)" w:date="2019-08-26T17:03:00Z"/>
                <w:rFonts w:ascii="Times New Roman" w:hAnsi="Times New Roman"/>
                <w:sz w:val="20"/>
                <w:szCs w:val="20"/>
                <w:rPrChange w:id="972" w:author="Palacherla, Susmitha C (NONUS)" w:date="2019-08-26T17:28:00Z">
                  <w:rPr>
                    <w:ins w:id="973" w:author="Palacherla, Susmitha C (NONUS)" w:date="2019-08-26T17:03:00Z"/>
                  </w:rPr>
                </w:rPrChange>
              </w:rPr>
              <w:pPrChange w:id="974" w:author="Palacherla, Susmitha C (NONUS)" w:date="2019-08-26T17:04:00Z">
                <w:pPr/>
              </w:pPrChange>
            </w:pPr>
            <w:proofErr w:type="spellStart"/>
            <w:ins w:id="975" w:author="Palacherla, Susmitha C (NONUS)" w:date="2019-08-26T17:03:00Z">
              <w:r w:rsidRPr="007F7B2E">
                <w:rPr>
                  <w:rFonts w:ascii="Times New Roman" w:hAnsi="Times New Roman"/>
                  <w:sz w:val="20"/>
                  <w:szCs w:val="20"/>
                  <w:rPrChange w:id="976" w:author="Palacherla, Susmitha C (NONUS)" w:date="2019-08-26T17:28:00Z">
                    <w:rPr/>
                  </w:rPrChange>
                </w:rPr>
                <w:t>SEAAyyyymmdd</w:t>
              </w:r>
              <w:proofErr w:type="spellEnd"/>
            </w:ins>
          </w:p>
          <w:p w:rsidR="00325B5B" w:rsidRPr="007F7B2E" w:rsidRDefault="00325B5B" w:rsidP="00325B5B">
            <w:pPr>
              <w:spacing w:after="0"/>
              <w:rPr>
                <w:ins w:id="977" w:author="Palacherla, Susmitha C (NONUS)" w:date="2019-08-26T17:03:00Z"/>
                <w:rFonts w:ascii="Times New Roman" w:hAnsi="Times New Roman"/>
                <w:sz w:val="20"/>
                <w:szCs w:val="20"/>
                <w:rPrChange w:id="978" w:author="Palacherla, Susmitha C (NONUS)" w:date="2019-08-26T17:28:00Z">
                  <w:rPr>
                    <w:ins w:id="979" w:author="Palacherla, Susmitha C (NONUS)" w:date="2019-08-26T17:03:00Z"/>
                  </w:rPr>
                </w:rPrChange>
              </w:rPr>
              <w:pPrChange w:id="980" w:author="Palacherla, Susmitha C (NONUS)" w:date="2019-08-26T17:04:00Z">
                <w:pPr/>
              </w:pPrChange>
            </w:pPr>
            <w:proofErr w:type="spellStart"/>
            <w:ins w:id="981" w:author="Palacherla, Susmitha C (NONUS)" w:date="2019-08-26T17:03:00Z">
              <w:r w:rsidRPr="007F7B2E">
                <w:rPr>
                  <w:rFonts w:ascii="Times New Roman" w:hAnsi="Times New Roman"/>
                  <w:sz w:val="20"/>
                  <w:szCs w:val="20"/>
                  <w:rPrChange w:id="982" w:author="Palacherla, Susmitha C (NONUS)" w:date="2019-08-26T17:28:00Z">
                    <w:rPr/>
                  </w:rPrChange>
                </w:rPr>
                <w:t>DTTyyyymmdd</w:t>
              </w:r>
              <w:proofErr w:type="spellEnd"/>
            </w:ins>
          </w:p>
          <w:p w:rsidR="00325B5B" w:rsidRPr="007F7B2E" w:rsidRDefault="00325B5B" w:rsidP="00325B5B">
            <w:pPr>
              <w:spacing w:after="0"/>
              <w:rPr>
                <w:ins w:id="983" w:author="Palacherla, Susmitha C (NONUS)" w:date="2019-08-26T17:03:00Z"/>
                <w:rFonts w:ascii="Times New Roman" w:hAnsi="Times New Roman"/>
                <w:sz w:val="20"/>
                <w:szCs w:val="20"/>
                <w:rPrChange w:id="984" w:author="Palacherla, Susmitha C (NONUS)" w:date="2019-08-26T17:28:00Z">
                  <w:rPr>
                    <w:ins w:id="985" w:author="Palacherla, Susmitha C (NONUS)" w:date="2019-08-26T17:03:00Z"/>
                  </w:rPr>
                </w:rPrChange>
              </w:rPr>
              <w:pPrChange w:id="986" w:author="Palacherla, Susmitha C (NONUS)" w:date="2019-08-26T17:04:00Z">
                <w:pPr/>
              </w:pPrChange>
            </w:pPr>
            <w:proofErr w:type="spellStart"/>
            <w:ins w:id="987" w:author="Palacherla, Susmitha C (NONUS)" w:date="2019-08-26T17:03:00Z">
              <w:r w:rsidRPr="007F7B2E">
                <w:rPr>
                  <w:rFonts w:ascii="Times New Roman" w:hAnsi="Times New Roman"/>
                  <w:sz w:val="20"/>
                  <w:szCs w:val="20"/>
                  <w:rPrChange w:id="988" w:author="Palacherla, Susmitha C (NONUS)" w:date="2019-08-26T17:28:00Z">
                    <w:rPr/>
                  </w:rPrChange>
                </w:rPr>
                <w:t>APSyyyymmdd</w:t>
              </w:r>
              <w:proofErr w:type="spellEnd"/>
            </w:ins>
          </w:p>
          <w:p w:rsidR="00325B5B" w:rsidRPr="007F7B2E" w:rsidRDefault="00325B5B" w:rsidP="00325B5B">
            <w:pPr>
              <w:spacing w:after="0"/>
              <w:rPr>
                <w:ins w:id="989" w:author="Palacherla, Susmitha C (NONUS)" w:date="2019-08-26T17:04:00Z"/>
                <w:rFonts w:ascii="Times New Roman" w:hAnsi="Times New Roman"/>
                <w:sz w:val="20"/>
                <w:szCs w:val="20"/>
                <w:rPrChange w:id="990" w:author="Palacherla, Susmitha C (NONUS)" w:date="2019-08-26T17:28:00Z">
                  <w:rPr>
                    <w:ins w:id="991" w:author="Palacherla, Susmitha C (NONUS)" w:date="2019-08-26T17:04:00Z"/>
                  </w:rPr>
                </w:rPrChange>
              </w:rPr>
              <w:pPrChange w:id="992" w:author="Palacherla, Susmitha C (NONUS)" w:date="2019-08-26T17:04:00Z">
                <w:pPr/>
              </w:pPrChange>
            </w:pPr>
            <w:proofErr w:type="spellStart"/>
            <w:ins w:id="993" w:author="Palacherla, Susmitha C (NONUS)" w:date="2019-08-26T17:04:00Z">
              <w:r w:rsidRPr="007F7B2E">
                <w:rPr>
                  <w:rFonts w:ascii="Times New Roman" w:hAnsi="Times New Roman"/>
                  <w:sz w:val="20"/>
                  <w:szCs w:val="20"/>
                  <w:rPrChange w:id="994" w:author="Palacherla, Susmitha C (NONUS)" w:date="2019-08-26T17:28:00Z">
                    <w:rPr/>
                  </w:rPrChange>
                </w:rPr>
                <w:t>APWyyyymmdd</w:t>
              </w:r>
              <w:proofErr w:type="spellEnd"/>
            </w:ins>
          </w:p>
          <w:p w:rsidR="00325B5B" w:rsidRPr="007F7B2E" w:rsidRDefault="00325B5B" w:rsidP="00A40171">
            <w:pPr>
              <w:rPr>
                <w:rFonts w:ascii="Times New Roman" w:hAnsi="Times New Roman"/>
                <w:sz w:val="20"/>
                <w:szCs w:val="20"/>
                <w:rPrChange w:id="995" w:author="Palacherla, Susmitha C (NONUS)" w:date="2019-08-26T17:28:00Z">
                  <w:rPr/>
                </w:rPrChange>
              </w:rPr>
            </w:pPr>
          </w:p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996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997" w:author="Palacherla, Susmitha C (NONUS)" w:date="2019-08-26T17:28:00Z">
                  <w:rPr/>
                </w:rPrChange>
              </w:rPr>
              <w:t>CLR.SubCoachingReasonID</w:t>
            </w:r>
            <w:proofErr w:type="spellEnd"/>
            <w:r w:rsidRPr="007F7B2E">
              <w:rPr>
                <w:rFonts w:ascii="Times New Roman" w:hAnsi="Times New Roman"/>
                <w:sz w:val="20"/>
                <w:szCs w:val="20"/>
                <w:rPrChange w:id="998" w:author="Palacherla, Susmitha C (NONUS)" w:date="2019-08-26T17:28:00Z">
                  <w:rPr/>
                </w:rPrChange>
              </w:rPr>
              <w:t>(Derived</w:t>
            </w:r>
            <w:ins w:id="999" w:author="Palacherla, Susmitha C (NONUS)" w:date="2019-08-26T17:05:00Z">
              <w:r w:rsidR="00325B5B" w:rsidRPr="007F7B2E">
                <w:rPr>
                  <w:rFonts w:ascii="Times New Roman" w:hAnsi="Times New Roman"/>
                  <w:sz w:val="20"/>
                  <w:szCs w:val="20"/>
                  <w:rPrChange w:id="1000" w:author="Palacherla, Susmitha C (NONUS)" w:date="2019-08-26T17:28:00Z">
                    <w:rPr/>
                  </w:rPrChange>
                </w:rPr>
                <w:t xml:space="preserve"> from Report Code</w:t>
              </w:r>
            </w:ins>
            <w:r w:rsidRPr="007F7B2E">
              <w:rPr>
                <w:rFonts w:ascii="Times New Roman" w:hAnsi="Times New Roman"/>
                <w:sz w:val="20"/>
                <w:szCs w:val="20"/>
                <w:rPrChange w:id="1001" w:author="Palacherla, Susmitha C (NONUS)" w:date="2019-08-26T17:28:00Z">
                  <w:rPr/>
                </w:rPrChange>
              </w:rPr>
              <w:t>)</w:t>
            </w: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1002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03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004" w:author="Palacherla, Susmitha C (NONUS)" w:date="2019-08-26T17:28:00Z">
                  <w:rPr/>
                </w:rPrChange>
              </w:rPr>
              <w:t>strFormType</w:t>
            </w: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05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006" w:author="Palacherla, Susmitha C (NONUS)" w:date="2019-08-26T17:28:00Z">
                  <w:rPr/>
                </w:rPrChange>
              </w:rPr>
              <w:t>Form_Type</w:t>
            </w:r>
            <w:proofErr w:type="spellEnd"/>
          </w:p>
        </w:tc>
        <w:tc>
          <w:tcPr>
            <w:tcW w:w="2785" w:type="dxa"/>
            <w:vMerge w:val="restart"/>
          </w:tcPr>
          <w:p w:rsidR="00D91EE9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07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008" w:author="Palacherla, Susmitha C (NONUS)" w:date="2019-08-26T17:28:00Z">
                  <w:rPr/>
                </w:rPrChange>
              </w:rPr>
              <w:t>CL.SourceID</w:t>
            </w:r>
            <w:proofErr w:type="spellEnd"/>
            <w:r w:rsidR="009A28C9" w:rsidRPr="007F7B2E">
              <w:rPr>
                <w:rFonts w:ascii="Times New Roman" w:hAnsi="Times New Roman"/>
                <w:sz w:val="20"/>
                <w:szCs w:val="20"/>
                <w:rPrChange w:id="1009" w:author="Palacherla, Susmitha C (NONUS)" w:date="2019-08-26T17:28:00Z">
                  <w:rPr/>
                </w:rPrChange>
              </w:rPr>
              <w:t xml:space="preserve"> (Derived)</w:t>
            </w:r>
          </w:p>
          <w:p w:rsidR="009A28C9" w:rsidRPr="007F7B2E" w:rsidDel="00325B5B" w:rsidRDefault="009A28C9" w:rsidP="00325B5B">
            <w:pPr>
              <w:spacing w:after="0" w:line="240" w:lineRule="auto"/>
              <w:rPr>
                <w:del w:id="1010" w:author="Palacherla, Susmitha C (NONUS)" w:date="2019-08-26T17:05:00Z"/>
                <w:rFonts w:ascii="Times New Roman" w:hAnsi="Times New Roman"/>
                <w:sz w:val="20"/>
                <w:szCs w:val="20"/>
                <w:rPrChange w:id="1011" w:author="Palacherla, Susmitha C (NONUS)" w:date="2019-08-26T17:28:00Z">
                  <w:rPr>
                    <w:del w:id="1012" w:author="Palacherla, Susmitha C (NONUS)" w:date="2019-08-26T17:05:00Z"/>
                    <w:rFonts w:ascii="Times New Roman" w:hAnsi="Times New Roman"/>
                  </w:rPr>
                </w:rPrChange>
              </w:rPr>
              <w:pPrChange w:id="1013" w:author="Palacherla, Susmitha C (NONUS)" w:date="2019-08-26T17:05:00Z">
                <w:pPr>
                  <w:spacing w:after="0" w:line="240" w:lineRule="auto"/>
                </w:pPr>
              </w:pPrChange>
            </w:pPr>
            <w:del w:id="1014" w:author="Palacherla, Susmitha C (NONUS)" w:date="2019-08-26T17:05:00Z">
              <w:r w:rsidRPr="007F7B2E" w:rsidDel="00325B5B">
                <w:rPr>
                  <w:rFonts w:ascii="Times New Roman" w:hAnsi="Times New Roman"/>
                  <w:sz w:val="20"/>
                  <w:szCs w:val="20"/>
                  <w:rPrChange w:id="1015" w:author="Palacherla, Susmitha C (NONUS)" w:date="2019-08-26T17:28:00Z">
                    <w:rPr>
                      <w:rFonts w:ascii="Times New Roman" w:hAnsi="Times New Roman"/>
                    </w:rPr>
                  </w:rPrChange>
                </w:rPr>
                <w:delText>SEA – Internal CCO Reporting</w:delText>
              </w:r>
            </w:del>
          </w:p>
          <w:p w:rsidR="0008338D" w:rsidRPr="007F7B2E" w:rsidRDefault="009A28C9" w:rsidP="00325B5B">
            <w:pPr>
              <w:spacing w:after="0"/>
              <w:rPr>
                <w:ins w:id="1016" w:author="Palacherla, Susmitha C (NONUS)" w:date="2019-08-26T17:05:00Z"/>
                <w:rFonts w:ascii="Times New Roman" w:hAnsi="Times New Roman"/>
                <w:sz w:val="20"/>
                <w:szCs w:val="20"/>
                <w:rPrChange w:id="1017" w:author="Palacherla, Susmitha C (NONUS)" w:date="2019-08-26T17:28:00Z">
                  <w:rPr>
                    <w:ins w:id="1018" w:author="Palacherla, Susmitha C (NONUS)" w:date="2019-08-26T17:05:00Z"/>
                    <w:rFonts w:ascii="Times New Roman" w:hAnsi="Times New Roman"/>
                  </w:rPr>
                </w:rPrChange>
              </w:rPr>
              <w:pPrChange w:id="1019" w:author="Palacherla, Susmitha C (NONUS)" w:date="2019-08-26T17:05:00Z">
                <w:pPr/>
              </w:pPrChange>
            </w:pPr>
            <w:r w:rsidRPr="007F7B2E">
              <w:rPr>
                <w:rFonts w:ascii="Times New Roman" w:hAnsi="Times New Roman"/>
                <w:sz w:val="20"/>
                <w:szCs w:val="20"/>
                <w:rPrChange w:id="1020" w:author="Palacherla, Susmitha C (NONUS)" w:date="2019-08-26T17:28:00Z">
                  <w:rPr>
                    <w:rFonts w:ascii="Times New Roman" w:hAnsi="Times New Roman"/>
                  </w:rPr>
                </w:rPrChange>
              </w:rPr>
              <w:t xml:space="preserve">DTT – Empower </w:t>
            </w:r>
          </w:p>
          <w:p w:rsidR="00325B5B" w:rsidRPr="007F7B2E" w:rsidRDefault="00325B5B" w:rsidP="00325B5B">
            <w:pPr>
              <w:spacing w:after="0"/>
              <w:rPr>
                <w:ins w:id="1021" w:author="Palacherla, Susmitha C (NONUS)" w:date="2019-08-26T17:05:00Z"/>
                <w:rFonts w:ascii="Times New Roman" w:hAnsi="Times New Roman"/>
                <w:sz w:val="20"/>
                <w:szCs w:val="20"/>
                <w:rPrChange w:id="1022" w:author="Palacherla, Susmitha C (NONUS)" w:date="2019-08-26T17:28:00Z">
                  <w:rPr>
                    <w:ins w:id="1023" w:author="Palacherla, Susmitha C (NONUS)" w:date="2019-08-26T17:05:00Z"/>
                    <w:rFonts w:ascii="Times New Roman" w:hAnsi="Times New Roman"/>
                  </w:rPr>
                </w:rPrChange>
              </w:rPr>
              <w:pPrChange w:id="1024" w:author="Palacherla, Susmitha C (NONUS)" w:date="2019-08-26T17:05:00Z">
                <w:pPr/>
              </w:pPrChange>
            </w:pPr>
            <w:ins w:id="1025" w:author="Palacherla, Susmitha C (NONUS)" w:date="2019-08-26T17:05:00Z">
              <w:r w:rsidRPr="007F7B2E">
                <w:rPr>
                  <w:rFonts w:ascii="Times New Roman" w:hAnsi="Times New Roman"/>
                  <w:sz w:val="20"/>
                  <w:szCs w:val="20"/>
                  <w:rPrChange w:id="1026" w:author="Palacherla, Susmitha C (NONUS)" w:date="2019-08-26T17:28:00Z">
                    <w:rPr>
                      <w:rFonts w:ascii="Times New Roman" w:hAnsi="Times New Roman"/>
                    </w:rPr>
                  </w:rPrChange>
                </w:rPr>
                <w:t>OTH – From file</w:t>
              </w:r>
            </w:ins>
          </w:p>
          <w:p w:rsidR="00325B5B" w:rsidRPr="007F7B2E" w:rsidRDefault="00325B5B" w:rsidP="00325B5B">
            <w:pPr>
              <w:spacing w:after="0"/>
              <w:rPr>
                <w:rFonts w:ascii="Times New Roman" w:hAnsi="Times New Roman"/>
                <w:sz w:val="20"/>
                <w:szCs w:val="20"/>
                <w:rPrChange w:id="1027" w:author="Palacherla, Susmitha C (NONUS)" w:date="2019-08-26T17:28:00Z">
                  <w:rPr/>
                </w:rPrChange>
              </w:rPr>
              <w:pPrChange w:id="1028" w:author="Palacherla, Susmitha C (NONUS)" w:date="2019-08-26T17:05:00Z">
                <w:pPr/>
              </w:pPrChange>
            </w:pPr>
            <w:ins w:id="1029" w:author="Palacherla, Susmitha C (NONUS)" w:date="2019-08-26T17:05:00Z">
              <w:r w:rsidRPr="007F7B2E">
                <w:rPr>
                  <w:rFonts w:ascii="Times New Roman" w:hAnsi="Times New Roman"/>
                  <w:sz w:val="20"/>
                  <w:szCs w:val="20"/>
                  <w:rPrChange w:id="1030" w:author="Palacherla, Susmitha C (NONUS)" w:date="2019-08-26T17:28:00Z">
                    <w:rPr>
                      <w:rFonts w:ascii="Times New Roman" w:hAnsi="Times New Roman"/>
                    </w:rPr>
                  </w:rPrChange>
                </w:rPr>
                <w:t>All Others – Internal CCO Reporting</w:t>
              </w:r>
            </w:ins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1031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32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033" w:author="Palacherla, Susmitha C (NONUS)" w:date="2019-08-26T17:28:00Z">
                  <w:rPr/>
                </w:rPrChange>
              </w:rPr>
              <w:t>strSource</w:t>
            </w: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34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035" w:author="Palacherla, Susmitha C (NONUS)" w:date="2019-08-26T17:28:00Z">
                  <w:rPr/>
                </w:rPrChange>
              </w:rPr>
              <w:t>Source</w:t>
            </w:r>
          </w:p>
        </w:tc>
        <w:tc>
          <w:tcPr>
            <w:tcW w:w="2785" w:type="dxa"/>
            <w:vMerge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36" w:author="Palacherla, Susmitha C (NONUS)" w:date="2019-08-26T17:28:00Z">
                  <w:rPr/>
                </w:rPrChange>
              </w:rPr>
            </w:pP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1037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38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039" w:author="Palacherla, Susmitha C (NONUS)" w:date="2019-08-26T17:28:00Z">
                  <w:rPr/>
                </w:rPrChange>
              </w:rPr>
              <w:t>strFormStatus</w:t>
            </w: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40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041" w:author="Palacherla, Susmitha C (NONUS)" w:date="2019-08-26T17:28:00Z">
                  <w:rPr/>
                </w:rPrChange>
              </w:rPr>
              <w:t>Form_Status</w:t>
            </w:r>
            <w:proofErr w:type="spellEnd"/>
          </w:p>
        </w:tc>
        <w:tc>
          <w:tcPr>
            <w:tcW w:w="2785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42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043" w:author="Palacherla, Susmitha C (NONUS)" w:date="2019-08-26T17:28:00Z">
                  <w:rPr/>
                </w:rPrChange>
              </w:rPr>
              <w:t>CL.StatusID</w:t>
            </w:r>
            <w:proofErr w:type="spellEnd"/>
            <w:r w:rsidRPr="007F7B2E">
              <w:rPr>
                <w:rFonts w:ascii="Times New Roman" w:hAnsi="Times New Roman"/>
                <w:sz w:val="20"/>
                <w:szCs w:val="20"/>
                <w:rPrChange w:id="1044" w:author="Palacherla, Susmitha C (NONUS)" w:date="2019-08-26T17:28:00Z">
                  <w:rPr/>
                </w:rPrChange>
              </w:rPr>
              <w:t>(Derived)</w:t>
            </w:r>
          </w:p>
          <w:p w:rsidR="00325B5B" w:rsidRPr="007F7B2E" w:rsidRDefault="00325B5B" w:rsidP="00325B5B">
            <w:pPr>
              <w:spacing w:after="0"/>
              <w:rPr>
                <w:ins w:id="1045" w:author="Palacherla, Susmitha C (NONUS)" w:date="2019-08-26T17:06:00Z"/>
                <w:rFonts w:ascii="Times New Roman" w:hAnsi="Times New Roman"/>
                <w:sz w:val="20"/>
                <w:szCs w:val="20"/>
                <w:rPrChange w:id="1046" w:author="Palacherla, Susmitha C (NONUS)" w:date="2019-08-26T17:28:00Z">
                  <w:rPr>
                    <w:ins w:id="1047" w:author="Palacherla, Susmitha C (NONUS)" w:date="2019-08-26T17:06:00Z"/>
                    <w:rFonts w:ascii="Times New Roman" w:hAnsi="Times New Roman"/>
                  </w:rPr>
                </w:rPrChange>
              </w:rPr>
            </w:pPr>
            <w:ins w:id="1048" w:author="Palacherla, Susmitha C (NONUS)" w:date="2019-08-26T17:06:00Z">
              <w:r w:rsidRPr="007F7B2E">
                <w:rPr>
                  <w:rFonts w:ascii="Times New Roman" w:hAnsi="Times New Roman"/>
                  <w:sz w:val="20"/>
                  <w:szCs w:val="20"/>
                  <w:rPrChange w:id="1049" w:author="Palacherla, Susmitha C (NONUS)" w:date="2019-08-26T17:28:00Z">
                    <w:rPr>
                      <w:rFonts w:ascii="Times New Roman" w:hAnsi="Times New Roman"/>
                    </w:rPr>
                  </w:rPrChange>
                </w:rPr>
                <w:t>OTH – From file</w:t>
              </w:r>
            </w:ins>
          </w:p>
          <w:p w:rsidR="009A28C9" w:rsidRPr="007F7B2E" w:rsidDel="00325B5B" w:rsidRDefault="00325B5B" w:rsidP="00325B5B">
            <w:pPr>
              <w:rPr>
                <w:del w:id="1050" w:author="Palacherla, Susmitha C (NONUS)" w:date="2019-08-26T17:06:00Z"/>
                <w:rFonts w:ascii="Times New Roman" w:hAnsi="Times New Roman"/>
                <w:sz w:val="20"/>
                <w:szCs w:val="20"/>
                <w:rPrChange w:id="1051" w:author="Palacherla, Susmitha C (NONUS)" w:date="2019-08-26T17:28:00Z">
                  <w:rPr>
                    <w:del w:id="1052" w:author="Palacherla, Susmitha C (NONUS)" w:date="2019-08-26T17:06:00Z"/>
                  </w:rPr>
                </w:rPrChange>
              </w:rPr>
            </w:pPr>
            <w:ins w:id="1053" w:author="Palacherla, Susmitha C (NONUS)" w:date="2019-08-26T17:06:00Z">
              <w:r w:rsidRPr="007F7B2E">
                <w:rPr>
                  <w:rFonts w:ascii="Times New Roman" w:hAnsi="Times New Roman"/>
                  <w:sz w:val="20"/>
                  <w:szCs w:val="20"/>
                  <w:rPrChange w:id="1054" w:author="Palacherla, Susmitha C (NONUS)" w:date="2019-08-26T17:28:00Z">
                    <w:rPr>
                      <w:rFonts w:ascii="Times New Roman" w:hAnsi="Times New Roman"/>
                    </w:rPr>
                  </w:rPrChange>
                </w:rPr>
                <w:lastRenderedPageBreak/>
                <w:t xml:space="preserve">All Others </w:t>
              </w:r>
            </w:ins>
            <w:del w:id="1055" w:author="Palacherla, Susmitha C (NONUS)" w:date="2019-08-26T17:06:00Z">
              <w:r w:rsidR="009A28C9" w:rsidRPr="007F7B2E" w:rsidDel="00325B5B">
                <w:rPr>
                  <w:rFonts w:ascii="Times New Roman" w:hAnsi="Times New Roman"/>
                  <w:sz w:val="20"/>
                  <w:szCs w:val="20"/>
                  <w:rPrChange w:id="1056" w:author="Palacherla, Susmitha C (NONUS)" w:date="2019-08-26T17:28:00Z">
                    <w:rPr/>
                  </w:rPrChange>
                </w:rPr>
                <w:delText>SEA – Pending Acknowledgement</w:delText>
              </w:r>
            </w:del>
          </w:p>
          <w:p w:rsidR="009A28C9" w:rsidRPr="007F7B2E" w:rsidRDefault="009A28C9" w:rsidP="009A28C9">
            <w:pPr>
              <w:rPr>
                <w:rFonts w:ascii="Times New Roman" w:hAnsi="Times New Roman"/>
                <w:sz w:val="20"/>
                <w:szCs w:val="20"/>
                <w:rPrChange w:id="1057" w:author="Palacherla, Susmitha C (NONUS)" w:date="2019-08-26T17:28:00Z">
                  <w:rPr/>
                </w:rPrChange>
              </w:rPr>
            </w:pPr>
            <w:del w:id="1058" w:author="Palacherla, Susmitha C (NONUS)" w:date="2019-08-26T17:06:00Z">
              <w:r w:rsidRPr="007F7B2E" w:rsidDel="00325B5B">
                <w:rPr>
                  <w:rFonts w:ascii="Times New Roman" w:hAnsi="Times New Roman"/>
                  <w:sz w:val="20"/>
                  <w:szCs w:val="20"/>
                  <w:rPrChange w:id="1059" w:author="Palacherla, Susmitha C (NONUS)" w:date="2019-08-26T17:28:00Z">
                    <w:rPr/>
                  </w:rPrChange>
                </w:rPr>
                <w:delText xml:space="preserve">DTT </w:delText>
              </w:r>
            </w:del>
            <w:r w:rsidRPr="007F7B2E">
              <w:rPr>
                <w:rFonts w:ascii="Times New Roman" w:hAnsi="Times New Roman"/>
                <w:sz w:val="20"/>
                <w:szCs w:val="20"/>
                <w:rPrChange w:id="1060" w:author="Palacherla, Susmitha C (NONUS)" w:date="2019-08-26T17:28:00Z">
                  <w:rPr/>
                </w:rPrChange>
              </w:rPr>
              <w:t>– Pending Acknowledgement</w:t>
            </w: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1061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rPr>
                <w:rFonts w:ascii="Times New Roman" w:hAnsi="Times New Roman"/>
                <w:b/>
                <w:sz w:val="20"/>
                <w:szCs w:val="20"/>
                <w:rPrChange w:id="1062" w:author="Palacherla, Susmitha C (NONUS)" w:date="2019-08-26T17:28:00Z">
                  <w:rPr>
                    <w:b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063" w:author="Palacherla, Susmitha C (NONUS)" w:date="2019-08-26T17:28:00Z">
                  <w:rPr/>
                </w:rPrChange>
              </w:rPr>
              <w:t>EventDate</w:t>
            </w: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64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065" w:author="Palacherla, Susmitha C (NONUS)" w:date="2019-08-26T17:28:00Z">
                  <w:rPr/>
                </w:rPrChange>
              </w:rPr>
              <w:t>Event_Date</w:t>
            </w:r>
            <w:proofErr w:type="spellEnd"/>
          </w:p>
        </w:tc>
        <w:tc>
          <w:tcPr>
            <w:tcW w:w="2785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66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067" w:author="Palacherla, Susmitha C (NONUS)" w:date="2019-08-26T17:28:00Z">
                  <w:rPr/>
                </w:rPrChange>
              </w:rPr>
              <w:t>CL.EventDate</w:t>
            </w:r>
            <w:proofErr w:type="spellEnd"/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1068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69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070" w:author="Palacherla, Susmitha C (NONUS)" w:date="2019-08-26T17:28:00Z">
                  <w:rPr/>
                </w:rPrChange>
              </w:rPr>
              <w:t>SubmittedDate</w:t>
            </w: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71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072" w:author="Palacherla, Susmitha C (NONUS)" w:date="2019-08-26T17:28:00Z">
                  <w:rPr/>
                </w:rPrChange>
              </w:rPr>
              <w:t>Submitted_Date</w:t>
            </w:r>
            <w:proofErr w:type="spellEnd"/>
          </w:p>
        </w:tc>
        <w:tc>
          <w:tcPr>
            <w:tcW w:w="2785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73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074" w:author="Palacherla, Susmitha C (NONUS)" w:date="2019-08-26T17:28:00Z">
                  <w:rPr/>
                </w:rPrChange>
              </w:rPr>
              <w:t>CL.submittedDate</w:t>
            </w:r>
            <w:proofErr w:type="spellEnd"/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1075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76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077" w:author="Palacherla, Susmitha C (NONUS)" w:date="2019-08-26T17:28:00Z">
                  <w:rPr/>
                </w:rPrChange>
              </w:rPr>
              <w:t>StartDate</w:t>
            </w: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78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079" w:author="Palacherla, Susmitha C (NONUS)" w:date="2019-08-26T17:28:00Z">
                  <w:rPr/>
                </w:rPrChange>
              </w:rPr>
              <w:t>Start_Date</w:t>
            </w:r>
          </w:p>
        </w:tc>
        <w:tc>
          <w:tcPr>
            <w:tcW w:w="2785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80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081" w:author="Palacherla, Susmitha C (NONUS)" w:date="2019-08-26T17:28:00Z">
                  <w:rPr/>
                </w:rPrChange>
              </w:rPr>
              <w:t>CL.StartDate</w:t>
            </w:r>
            <w:proofErr w:type="spellEnd"/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1082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83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084" w:author="Palacherla, Susmitha C (NONUS)" w:date="2019-08-26T17:28:00Z">
                  <w:rPr/>
                </w:rPrChange>
              </w:rPr>
              <w:t>strSubmitterName</w:t>
            </w: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85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086" w:author="Palacherla, Susmitha C (NONUS)" w:date="2019-08-26T17:28:00Z">
                  <w:rPr/>
                </w:rPrChange>
              </w:rPr>
              <w:t>Submitter_Name</w:t>
            </w:r>
            <w:proofErr w:type="spellEnd"/>
          </w:p>
        </w:tc>
        <w:tc>
          <w:tcPr>
            <w:tcW w:w="2785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87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088" w:author="Palacherla, Susmitha C (NONUS)" w:date="2019-08-26T17:28:00Z">
                  <w:rPr/>
                </w:rPrChange>
              </w:rPr>
              <w:t>CL.SubmitterID</w:t>
            </w:r>
            <w:proofErr w:type="spellEnd"/>
            <w:r w:rsidRPr="007F7B2E">
              <w:rPr>
                <w:rFonts w:ascii="Times New Roman" w:hAnsi="Times New Roman"/>
                <w:sz w:val="20"/>
                <w:szCs w:val="20"/>
                <w:rPrChange w:id="1089" w:author="Palacherla, Susmitha C (NONUS)" w:date="2019-08-26T17:28:00Z">
                  <w:rPr/>
                </w:rPrChange>
              </w:rPr>
              <w:t>(Derived)</w:t>
            </w: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1090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  <w:rPrChange w:id="1091" w:author="Palacherla, Susmitha C (NONUS)" w:date="2019-08-26T17:28:00Z">
                  <w:rPr>
                    <w:sz w:val="22"/>
                    <w:szCs w:val="22"/>
                  </w:rPr>
                </w:rPrChange>
              </w:rPr>
            </w:pPr>
            <w:r w:rsidRPr="007F7B2E">
              <w:rPr>
                <w:sz w:val="20"/>
                <w:szCs w:val="20"/>
                <w:rPrChange w:id="1092" w:author="Palacherla, Susmitha C (NONUS)" w:date="2019-08-26T17:28:00Z">
                  <w:rPr>
                    <w:sz w:val="22"/>
                    <w:szCs w:val="22"/>
                  </w:rPr>
                </w:rPrChange>
              </w:rPr>
              <w:t>strSubmitterEmail</w:t>
            </w:r>
          </w:p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93" w:author="Palacherla, Susmitha C (NONUS)" w:date="2019-08-26T17:28:00Z">
                  <w:rPr/>
                </w:rPrChange>
              </w:rPr>
            </w:pP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094" w:author="Palacherla, Susmitha C (NONUS)" w:date="2019-08-26T17:28:00Z">
                  <w:rPr/>
                </w:rPrChange>
              </w:rPr>
            </w:pPr>
          </w:p>
        </w:tc>
        <w:tc>
          <w:tcPr>
            <w:tcW w:w="2785" w:type="dxa"/>
          </w:tcPr>
          <w:p w:rsidR="0008338D" w:rsidRPr="007F7B2E" w:rsidRDefault="009A28C9" w:rsidP="00A40171">
            <w:pPr>
              <w:rPr>
                <w:rFonts w:ascii="Times New Roman" w:hAnsi="Times New Roman"/>
                <w:sz w:val="20"/>
                <w:szCs w:val="20"/>
                <w:rPrChange w:id="1095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096" w:author="Palacherla, Susmitha C (NONUS)" w:date="2019-08-26T17:28:00Z">
                  <w:rPr/>
                </w:rPrChange>
              </w:rPr>
              <w:t>NA</w:t>
            </w: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1097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  <w:rPrChange w:id="1098" w:author="Palacherla, Susmitha C (NONUS)" w:date="2019-08-26T17:28:00Z">
                  <w:rPr>
                    <w:sz w:val="22"/>
                    <w:szCs w:val="22"/>
                  </w:rPr>
                </w:rPrChange>
              </w:rPr>
            </w:pPr>
            <w:r w:rsidRPr="007F7B2E">
              <w:rPr>
                <w:sz w:val="20"/>
                <w:szCs w:val="20"/>
                <w:rPrChange w:id="1099" w:author="Palacherla, Susmitha C (NONUS)" w:date="2019-08-26T17:28:00Z">
                  <w:rPr>
                    <w:sz w:val="22"/>
                    <w:szCs w:val="22"/>
                  </w:rPr>
                </w:rPrChange>
              </w:rPr>
              <w:t>EmpID</w:t>
            </w: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100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101" w:author="Palacherla, Susmitha C (NONUS)" w:date="2019-08-26T17:28:00Z">
                  <w:rPr/>
                </w:rPrChange>
              </w:rPr>
              <w:t>CSR_EMPID</w:t>
            </w:r>
          </w:p>
        </w:tc>
        <w:tc>
          <w:tcPr>
            <w:tcW w:w="2785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102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103" w:author="Palacherla, Susmitha C (NONUS)" w:date="2019-08-26T17:28:00Z">
                  <w:rPr/>
                </w:rPrChange>
              </w:rPr>
              <w:t>CL.EmpID</w:t>
            </w:r>
            <w:proofErr w:type="spellEnd"/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1104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  <w:rPrChange w:id="1105" w:author="Palacherla, Susmitha C (NONUS)" w:date="2019-08-26T17:28:00Z">
                  <w:rPr>
                    <w:sz w:val="22"/>
                    <w:szCs w:val="22"/>
                  </w:rPr>
                </w:rPrChange>
              </w:rPr>
            </w:pPr>
            <w:r w:rsidRPr="007F7B2E">
              <w:rPr>
                <w:sz w:val="20"/>
                <w:szCs w:val="20"/>
                <w:rPrChange w:id="1106" w:author="Palacherla, Susmitha C (NONUS)" w:date="2019-08-26T17:28:00Z">
                  <w:rPr>
                    <w:sz w:val="22"/>
                    <w:szCs w:val="22"/>
                  </w:rPr>
                </w:rPrChange>
              </w:rPr>
              <w:t>strCSRSite</w:t>
            </w: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107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108" w:author="Palacherla, Susmitha C (NONUS)" w:date="2019-08-26T17:28:00Z">
                  <w:rPr/>
                </w:rPrChange>
              </w:rPr>
              <w:t>CSR_Site</w:t>
            </w:r>
          </w:p>
        </w:tc>
        <w:tc>
          <w:tcPr>
            <w:tcW w:w="2785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109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110" w:author="Palacherla, Susmitha C (NONUS)" w:date="2019-08-26T17:28:00Z">
                  <w:rPr/>
                </w:rPrChange>
              </w:rPr>
              <w:t>CL.SiteID</w:t>
            </w:r>
            <w:proofErr w:type="spellEnd"/>
            <w:r w:rsidRPr="007F7B2E">
              <w:rPr>
                <w:rFonts w:ascii="Times New Roman" w:hAnsi="Times New Roman"/>
                <w:sz w:val="20"/>
                <w:szCs w:val="20"/>
                <w:rPrChange w:id="1111" w:author="Palacherla, Susmitha C (NONUS)" w:date="2019-08-26T17:28:00Z">
                  <w:rPr/>
                </w:rPrChange>
              </w:rPr>
              <w:t>(Derived)</w:t>
            </w: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1112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  <w:rPrChange w:id="1113" w:author="Palacherla, Susmitha C (NONUS)" w:date="2019-08-26T17:28:00Z">
                  <w:rPr>
                    <w:sz w:val="22"/>
                    <w:szCs w:val="22"/>
                  </w:rPr>
                </w:rPrChange>
              </w:rPr>
            </w:pPr>
            <w:proofErr w:type="spellStart"/>
            <w:r w:rsidRPr="007F7B2E">
              <w:rPr>
                <w:sz w:val="20"/>
                <w:szCs w:val="20"/>
                <w:rPrChange w:id="1114" w:author="Palacherla, Susmitha C (NONUS)" w:date="2019-08-26T17:28:00Z">
                  <w:rPr>
                    <w:sz w:val="22"/>
                    <w:szCs w:val="22"/>
                  </w:rPr>
                </w:rPrChange>
              </w:rPr>
              <w:t>strCoachReason_Current_Coaching_Initiatives</w:t>
            </w:r>
            <w:proofErr w:type="spellEnd"/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115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116" w:author="Palacherla, Susmitha C (NONUS)" w:date="2019-08-26T17:28:00Z">
                  <w:rPr/>
                </w:rPrChange>
              </w:rPr>
              <w:t>strCoachReason_Current_Coaching_Initiatives</w:t>
            </w:r>
            <w:proofErr w:type="spellEnd"/>
          </w:p>
        </w:tc>
        <w:tc>
          <w:tcPr>
            <w:tcW w:w="2785" w:type="dxa"/>
          </w:tcPr>
          <w:p w:rsidR="0008338D" w:rsidRPr="007F7B2E" w:rsidDel="00CF23BE" w:rsidRDefault="0008338D" w:rsidP="00A40171">
            <w:pPr>
              <w:rPr>
                <w:del w:id="1117" w:author="Palacherla, Susmitha C (NONUS)" w:date="2019-08-26T17:08:00Z"/>
                <w:rFonts w:ascii="Times New Roman" w:hAnsi="Times New Roman"/>
                <w:sz w:val="20"/>
                <w:szCs w:val="20"/>
                <w:rPrChange w:id="1118" w:author="Palacherla, Susmitha C (NONUS)" w:date="2019-08-26T17:28:00Z">
                  <w:rPr>
                    <w:del w:id="1119" w:author="Palacherla, Susmitha C (NONUS)" w:date="2019-08-26T17:08:00Z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120" w:author="Palacherla, Susmitha C (NONUS)" w:date="2019-08-26T17:28:00Z">
                  <w:rPr/>
                </w:rPrChange>
              </w:rPr>
              <w:t>CLR.</w:t>
            </w:r>
            <w:del w:id="1121" w:author="Palacherla, Susmitha C (NONUS)" w:date="2019-08-26T17:08:00Z">
              <w:r w:rsidRPr="007F7B2E" w:rsidDel="00CF23BE">
                <w:rPr>
                  <w:rFonts w:ascii="Times New Roman" w:hAnsi="Times New Roman"/>
                  <w:sz w:val="20"/>
                  <w:szCs w:val="20"/>
                  <w:rPrChange w:id="1122" w:author="Palacherla, Susmitha C (NONUS)" w:date="2019-08-26T17:28:00Z">
                    <w:rPr/>
                  </w:rPrChange>
                </w:rPr>
                <w:delText xml:space="preserve">CoachingReasonID </w:delText>
              </w:r>
            </w:del>
            <w:ins w:id="1123" w:author="Palacherla, Susmitha C (NONUS)" w:date="2019-08-26T17:08:00Z">
              <w:r w:rsidR="00CF23BE" w:rsidRPr="007F7B2E">
                <w:rPr>
                  <w:rFonts w:ascii="Times New Roman" w:hAnsi="Times New Roman"/>
                  <w:sz w:val="20"/>
                  <w:szCs w:val="20"/>
                  <w:rPrChange w:id="1124" w:author="Palacherla, Susmitha C (NONUS)" w:date="2019-08-26T17:28:00Z">
                    <w:rPr>
                      <w:rFonts w:ascii="Times New Roman" w:hAnsi="Times New Roman"/>
                      <w:sz w:val="20"/>
                      <w:szCs w:val="20"/>
                    </w:rPr>
                  </w:rPrChange>
                </w:rPr>
                <w:t>value</w:t>
              </w:r>
            </w:ins>
            <w:proofErr w:type="spellEnd"/>
            <w:del w:id="1125" w:author="Palacherla, Susmitha C (NONUS)" w:date="2019-08-26T17:08:00Z">
              <w:r w:rsidRPr="007F7B2E" w:rsidDel="00CF23BE">
                <w:rPr>
                  <w:rFonts w:ascii="Times New Roman" w:hAnsi="Times New Roman"/>
                  <w:sz w:val="20"/>
                  <w:szCs w:val="20"/>
                  <w:rPrChange w:id="1126" w:author="Palacherla, Susmitha C (NONUS)" w:date="2019-08-26T17:28:00Z">
                    <w:rPr/>
                  </w:rPrChange>
                </w:rPr>
                <w:delText>(Derived)</w:delText>
              </w:r>
            </w:del>
          </w:p>
          <w:p w:rsidR="009A28C9" w:rsidRPr="007F7B2E" w:rsidDel="00CF23BE" w:rsidRDefault="009A28C9" w:rsidP="00CF23BE">
            <w:pPr>
              <w:rPr>
                <w:del w:id="1127" w:author="Palacherla, Susmitha C (NONUS)" w:date="2019-08-26T17:08:00Z"/>
                <w:rFonts w:ascii="Times New Roman" w:hAnsi="Times New Roman"/>
                <w:sz w:val="20"/>
                <w:szCs w:val="20"/>
                <w:rPrChange w:id="1128" w:author="Palacherla, Susmitha C (NONUS)" w:date="2019-08-26T17:28:00Z">
                  <w:rPr>
                    <w:del w:id="1129" w:author="Palacherla, Susmitha C (NONUS)" w:date="2019-08-26T17:08:00Z"/>
                  </w:rPr>
                </w:rPrChange>
              </w:rPr>
              <w:pPrChange w:id="1130" w:author="Palacherla, Susmitha C (NONUS)" w:date="2019-08-26T17:08:00Z">
                <w:pPr/>
              </w:pPrChange>
            </w:pPr>
            <w:del w:id="1131" w:author="Palacherla, Susmitha C (NONUS)" w:date="2019-08-26T17:08:00Z">
              <w:r w:rsidRPr="007F7B2E" w:rsidDel="00CF23BE">
                <w:rPr>
                  <w:rFonts w:ascii="Times New Roman" w:hAnsi="Times New Roman"/>
                  <w:sz w:val="20"/>
                  <w:szCs w:val="20"/>
                  <w:rPrChange w:id="1132" w:author="Palacherla, Susmitha C (NONUS)" w:date="2019-08-26T17:28:00Z">
                    <w:rPr/>
                  </w:rPrChange>
                </w:rPr>
                <w:delText xml:space="preserve">SEA – Opportunity </w:delText>
              </w:r>
            </w:del>
          </w:p>
          <w:p w:rsidR="009A28C9" w:rsidRPr="007F7B2E" w:rsidRDefault="009A28C9" w:rsidP="00CF23BE">
            <w:pPr>
              <w:spacing w:after="0"/>
              <w:rPr>
                <w:rFonts w:ascii="Times New Roman" w:hAnsi="Times New Roman"/>
                <w:sz w:val="20"/>
                <w:szCs w:val="20"/>
                <w:rPrChange w:id="1133" w:author="Palacherla, Susmitha C (NONUS)" w:date="2019-08-26T17:28:00Z">
                  <w:rPr/>
                </w:rPrChange>
              </w:rPr>
              <w:pPrChange w:id="1134" w:author="Palacherla, Susmitha C (NONUS)" w:date="2019-08-26T17:07:00Z">
                <w:pPr/>
              </w:pPrChange>
            </w:pPr>
            <w:del w:id="1135" w:author="Palacherla, Susmitha C (NONUS)" w:date="2019-08-26T17:08:00Z">
              <w:r w:rsidRPr="007F7B2E" w:rsidDel="00CF23BE">
                <w:rPr>
                  <w:rFonts w:ascii="Times New Roman" w:hAnsi="Times New Roman"/>
                  <w:sz w:val="20"/>
                  <w:szCs w:val="20"/>
                  <w:rPrChange w:id="1136" w:author="Palacherla, Susmitha C (NONUS)" w:date="2019-08-26T17:28:00Z">
                    <w:rPr/>
                  </w:rPrChange>
                </w:rPr>
                <w:delText>DTT – Opportunity</w:delText>
              </w:r>
            </w:del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1137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  <w:rPrChange w:id="1138" w:author="Palacherla, Susmitha C (NONUS)" w:date="2019-08-26T17:28:00Z">
                  <w:rPr>
                    <w:sz w:val="22"/>
                    <w:szCs w:val="22"/>
                  </w:rPr>
                </w:rPrChange>
              </w:rPr>
            </w:pPr>
            <w:r w:rsidRPr="007F7B2E">
              <w:rPr>
                <w:sz w:val="20"/>
                <w:szCs w:val="20"/>
                <w:rPrChange w:id="1139" w:author="Palacherla, Susmitha C (NONUS)" w:date="2019-08-26T17:28:00Z">
                  <w:rPr>
                    <w:sz w:val="22"/>
                    <w:szCs w:val="22"/>
                  </w:rPr>
                </w:rPrChange>
              </w:rPr>
              <w:t>txtDescription</w:t>
            </w: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140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141" w:author="Palacherla, Susmitha C (NONUS)" w:date="2019-08-26T17:28:00Z">
                  <w:rPr/>
                </w:rPrChange>
              </w:rPr>
              <w:t>TextDescription</w:t>
            </w:r>
          </w:p>
        </w:tc>
        <w:tc>
          <w:tcPr>
            <w:tcW w:w="2785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142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143" w:author="Palacherla, Susmitha C (NONUS)" w:date="2019-08-26T17:28:00Z">
                  <w:rPr/>
                </w:rPrChange>
              </w:rPr>
              <w:t>CL.Description</w:t>
            </w:r>
            <w:proofErr w:type="spellEnd"/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  <w:rPrChange w:id="1144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7F7B2E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  <w:rPrChange w:id="1145" w:author="Palacherla, Susmitha C (NONUS)" w:date="2019-08-26T17:28:00Z">
                  <w:rPr>
                    <w:sz w:val="22"/>
                    <w:szCs w:val="22"/>
                  </w:rPr>
                </w:rPrChange>
              </w:rPr>
            </w:pPr>
            <w:r w:rsidRPr="007F7B2E">
              <w:rPr>
                <w:sz w:val="20"/>
                <w:szCs w:val="20"/>
                <w:rPrChange w:id="1146" w:author="Palacherla, Susmitha C (NONUS)" w:date="2019-08-26T17:28:00Z">
                  <w:rPr>
                    <w:sz w:val="22"/>
                    <w:szCs w:val="22"/>
                  </w:rPr>
                </w:rPrChange>
              </w:rPr>
              <w:t>strProgram</w:t>
            </w:r>
          </w:p>
        </w:tc>
        <w:tc>
          <w:tcPr>
            <w:tcW w:w="3150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147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148" w:author="Palacherla, Susmitha C (NONUS)" w:date="2019-08-26T17:28:00Z">
                  <w:rPr/>
                </w:rPrChange>
              </w:rPr>
              <w:t>Program</w:t>
            </w:r>
          </w:p>
        </w:tc>
        <w:tc>
          <w:tcPr>
            <w:tcW w:w="2785" w:type="dxa"/>
          </w:tcPr>
          <w:p w:rsidR="0008338D" w:rsidRPr="007F7B2E" w:rsidRDefault="0008338D" w:rsidP="00A40171">
            <w:pPr>
              <w:rPr>
                <w:rFonts w:ascii="Times New Roman" w:hAnsi="Times New Roman"/>
                <w:sz w:val="20"/>
                <w:szCs w:val="20"/>
                <w:rPrChange w:id="1149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150" w:author="Palacherla, Susmitha C (NONUS)" w:date="2019-08-26T17:28:00Z">
                  <w:rPr/>
                </w:rPrChange>
              </w:rPr>
              <w:t>CL.ProgramName</w:t>
            </w:r>
            <w:proofErr w:type="spellEnd"/>
          </w:p>
        </w:tc>
      </w:tr>
    </w:tbl>
    <w:p w:rsidR="00CF23BE" w:rsidRPr="007F7B2E" w:rsidRDefault="00CF23BE" w:rsidP="0008338D">
      <w:pPr>
        <w:rPr>
          <w:rFonts w:ascii="Times New Roman" w:hAnsi="Times New Roman"/>
          <w:rPrChange w:id="1151" w:author="Palacherla, Susmitha C (NONUS)" w:date="2019-08-26T17:28:00Z">
            <w:rPr/>
          </w:rPrChange>
        </w:rPr>
      </w:pPr>
    </w:p>
    <w:p w:rsidR="00AF7A4C" w:rsidRPr="007F7B2E" w:rsidRDefault="00AF7A4C" w:rsidP="00AF7A4C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1152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  <w:r w:rsidRPr="007F7B2E">
        <w:rPr>
          <w:rFonts w:ascii="Times New Roman" w:hAnsi="Times New Roman"/>
          <w:b/>
          <w:rPrChange w:id="1153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OTH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AF7A4C" w:rsidRPr="007F7B2E" w:rsidTr="00A40171">
        <w:tc>
          <w:tcPr>
            <w:tcW w:w="1068" w:type="dxa"/>
          </w:tcPr>
          <w:p w:rsidR="00AF7A4C" w:rsidRPr="007F7B2E" w:rsidRDefault="00AF7A4C" w:rsidP="00A40171">
            <w:pPr>
              <w:rPr>
                <w:rFonts w:ascii="Times New Roman" w:hAnsi="Times New Roman"/>
                <w:rPrChange w:id="1154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155" w:author="Palacherla, Susmitha C (NONUS)" w:date="2019-08-26T17:28:00Z">
                  <w:rPr/>
                </w:rPrChange>
              </w:rPr>
              <w:t>Element #</w:t>
            </w:r>
          </w:p>
        </w:tc>
        <w:tc>
          <w:tcPr>
            <w:tcW w:w="2347" w:type="dxa"/>
          </w:tcPr>
          <w:p w:rsidR="00AF7A4C" w:rsidRPr="007F7B2E" w:rsidRDefault="00AF7A4C" w:rsidP="00A40171">
            <w:pPr>
              <w:rPr>
                <w:rFonts w:ascii="Times New Roman" w:hAnsi="Times New Roman"/>
                <w:rPrChange w:id="1156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157" w:author="Palacherla, Susmitha C (NONUS)" w:date="2019-08-26T17:28:00Z">
                  <w:rPr/>
                </w:rPrChange>
              </w:rPr>
              <w:t>File Element</w:t>
            </w:r>
          </w:p>
        </w:tc>
        <w:tc>
          <w:tcPr>
            <w:tcW w:w="3150" w:type="dxa"/>
          </w:tcPr>
          <w:p w:rsidR="00AF7A4C" w:rsidRPr="007F7B2E" w:rsidRDefault="00AF7A4C" w:rsidP="00A40171">
            <w:pPr>
              <w:rPr>
                <w:rFonts w:ascii="Times New Roman" w:hAnsi="Times New Roman"/>
                <w:rPrChange w:id="1158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159" w:author="Palacherla, Susmitha C (NONUS)" w:date="2019-08-26T17:28:00Z">
                  <w:rPr/>
                </w:rPrChange>
              </w:rPr>
              <w:t>Staging table</w:t>
            </w:r>
          </w:p>
          <w:p w:rsidR="00AF7A4C" w:rsidRPr="007F7B2E" w:rsidRDefault="00AF7A4C" w:rsidP="00A40171">
            <w:pPr>
              <w:rPr>
                <w:rFonts w:ascii="Times New Roman" w:hAnsi="Times New Roman"/>
                <w:rPrChange w:id="1160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161" w:author="Palacherla, Susmitha C (NONUS)" w:date="2019-08-26T17:28:00Z">
                  <w:rPr/>
                </w:rPrChange>
              </w:rPr>
              <w:t>[EC].[Generic_Coaching_Stage]</w:t>
            </w:r>
          </w:p>
        </w:tc>
        <w:tc>
          <w:tcPr>
            <w:tcW w:w="2785" w:type="dxa"/>
          </w:tcPr>
          <w:p w:rsidR="00AF7A4C" w:rsidRPr="007F7B2E" w:rsidRDefault="00AF7A4C" w:rsidP="00A40171">
            <w:pPr>
              <w:rPr>
                <w:rFonts w:ascii="Times New Roman" w:hAnsi="Times New Roman"/>
                <w:rPrChange w:id="1162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163" w:author="Palacherla, Susmitha C (NONUS)" w:date="2019-08-26T17:28:00Z">
                  <w:rPr/>
                </w:rPrChange>
              </w:rPr>
              <w:t>Destination table(s)</w:t>
            </w:r>
          </w:p>
          <w:p w:rsidR="00AF7A4C" w:rsidRPr="007F7B2E" w:rsidRDefault="00AF7A4C" w:rsidP="007F7B2E">
            <w:pPr>
              <w:spacing w:after="0"/>
              <w:rPr>
                <w:rFonts w:ascii="Times New Roman" w:hAnsi="Times New Roman"/>
                <w:rPrChange w:id="1164" w:author="Palacherla, Susmitha C (NONUS)" w:date="2019-08-26T17:28:00Z">
                  <w:rPr/>
                </w:rPrChange>
              </w:rPr>
              <w:pPrChange w:id="1165" w:author="Palacherla, Susmitha C (NONUS)" w:date="2019-08-26T17:30:00Z">
                <w:pPr/>
              </w:pPrChange>
            </w:pPr>
            <w:r w:rsidRPr="007F7B2E">
              <w:rPr>
                <w:rFonts w:ascii="Times New Roman" w:hAnsi="Times New Roman"/>
                <w:rPrChange w:id="1166" w:author="Palacherla, Susmitha C (NONUS)" w:date="2019-08-26T17:28:00Z">
                  <w:rPr/>
                </w:rPrChange>
              </w:rPr>
              <w:t>[EC].[Coaching_Log]CL</w:t>
            </w:r>
          </w:p>
          <w:p w:rsidR="00AF7A4C" w:rsidRPr="007F7B2E" w:rsidRDefault="00AF7A4C" w:rsidP="007F7B2E">
            <w:pPr>
              <w:spacing w:after="0"/>
              <w:rPr>
                <w:rFonts w:ascii="Times New Roman" w:hAnsi="Times New Roman"/>
                <w:rPrChange w:id="1167" w:author="Palacherla, Susmitha C (NONUS)" w:date="2019-08-26T17:28:00Z">
                  <w:rPr/>
                </w:rPrChange>
              </w:rPr>
              <w:pPrChange w:id="1168" w:author="Palacherla, Susmitha C (NONUS)" w:date="2019-08-26T17:30:00Z">
                <w:pPr/>
              </w:pPrChange>
            </w:pPr>
            <w:r w:rsidRPr="007F7B2E">
              <w:rPr>
                <w:rFonts w:ascii="Times New Roman" w:hAnsi="Times New Roman"/>
                <w:rPrChange w:id="1169" w:author="Palacherla, Susmitha C (NONUS)" w:date="2019-08-26T17:28:00Z">
                  <w:rPr/>
                </w:rPrChange>
              </w:rPr>
              <w:t>[EC].[Coaching_Log_Reason]CLR</w:t>
            </w:r>
          </w:p>
        </w:tc>
      </w:tr>
      <w:tr w:rsidR="00AF7A4C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170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7F7B2E" w:rsidRDefault="00AF7A4C" w:rsidP="00A40171">
            <w:pPr>
              <w:rPr>
                <w:rFonts w:ascii="Times New Roman" w:hAnsi="Times New Roman"/>
                <w:rPrChange w:id="1171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172" w:author="Palacherla, Susmitha C (NONUS)" w:date="2019-08-26T17:28:00Z">
                  <w:rPr/>
                </w:rPrChange>
              </w:rPr>
              <w:t>numReportID</w:t>
            </w:r>
          </w:p>
        </w:tc>
        <w:tc>
          <w:tcPr>
            <w:tcW w:w="3150" w:type="dxa"/>
          </w:tcPr>
          <w:p w:rsidR="00AF7A4C" w:rsidRPr="007F7B2E" w:rsidRDefault="00AF7A4C" w:rsidP="00A40171">
            <w:pPr>
              <w:rPr>
                <w:rFonts w:ascii="Times New Roman" w:hAnsi="Times New Roman"/>
                <w:rPrChange w:id="1173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174" w:author="Palacherla, Susmitha C (NONUS)" w:date="2019-08-26T17:28:00Z">
                  <w:rPr/>
                </w:rPrChange>
              </w:rPr>
              <w:t>Report_ID</w:t>
            </w:r>
            <w:proofErr w:type="spellEnd"/>
          </w:p>
        </w:tc>
        <w:tc>
          <w:tcPr>
            <w:tcW w:w="2785" w:type="dxa"/>
          </w:tcPr>
          <w:p w:rsidR="00AF7A4C" w:rsidRPr="007F7B2E" w:rsidRDefault="00AF7A4C" w:rsidP="00A40171">
            <w:pPr>
              <w:rPr>
                <w:rFonts w:ascii="Times New Roman" w:hAnsi="Times New Roman"/>
                <w:rPrChange w:id="1175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176" w:author="Palacherla, Susmitha C (NONUS)" w:date="2019-08-26T17:28:00Z">
                  <w:rPr/>
                </w:rPrChange>
              </w:rPr>
              <w:t>CL.numReportID</w:t>
            </w:r>
            <w:proofErr w:type="spellEnd"/>
          </w:p>
        </w:tc>
      </w:tr>
      <w:tr w:rsidR="00AF7A4C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177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7F7B2E" w:rsidRDefault="00AF7A4C" w:rsidP="00A40171">
            <w:pPr>
              <w:rPr>
                <w:rFonts w:ascii="Times New Roman" w:hAnsi="Times New Roman"/>
                <w:rPrChange w:id="1178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179" w:author="Palacherla, Susmitha C (NONUS)" w:date="2019-08-26T17:28:00Z">
                  <w:rPr/>
                </w:rPrChange>
              </w:rPr>
              <w:t>strReportCode</w:t>
            </w:r>
          </w:p>
        </w:tc>
        <w:tc>
          <w:tcPr>
            <w:tcW w:w="3150" w:type="dxa"/>
          </w:tcPr>
          <w:p w:rsidR="00AF7A4C" w:rsidRPr="007F7B2E" w:rsidRDefault="00AF7A4C" w:rsidP="00A40171">
            <w:pPr>
              <w:rPr>
                <w:rFonts w:ascii="Times New Roman" w:hAnsi="Times New Roman"/>
                <w:rPrChange w:id="1180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181" w:author="Palacherla, Susmitha C (NONUS)" w:date="2019-08-26T17:28:00Z">
                  <w:rPr/>
                </w:rPrChange>
              </w:rPr>
              <w:t>Report_Code</w:t>
            </w:r>
            <w:proofErr w:type="spellEnd"/>
          </w:p>
        </w:tc>
        <w:tc>
          <w:tcPr>
            <w:tcW w:w="2785" w:type="dxa"/>
          </w:tcPr>
          <w:p w:rsidR="00AF7A4C" w:rsidRPr="007F7B2E" w:rsidRDefault="00AF7A4C" w:rsidP="007F7B2E">
            <w:pPr>
              <w:spacing w:after="0"/>
              <w:rPr>
                <w:rFonts w:ascii="Times New Roman" w:hAnsi="Times New Roman"/>
                <w:rPrChange w:id="1182" w:author="Palacherla, Susmitha C (NONUS)" w:date="2019-08-26T17:28:00Z">
                  <w:rPr/>
                </w:rPrChange>
              </w:rPr>
              <w:pPrChange w:id="1183" w:author="Palacherla, Susmitha C (NONUS)" w:date="2019-08-26T17:30:00Z">
                <w:pPr/>
              </w:pPrChange>
            </w:pPr>
            <w:proofErr w:type="spellStart"/>
            <w:r w:rsidRPr="007F7B2E">
              <w:rPr>
                <w:rFonts w:ascii="Times New Roman" w:hAnsi="Times New Roman"/>
                <w:rPrChange w:id="1184" w:author="Palacherla, Susmitha C (NONUS)" w:date="2019-08-26T17:28:00Z">
                  <w:rPr/>
                </w:rPrChange>
              </w:rPr>
              <w:t>CL.strReportCode</w:t>
            </w:r>
            <w:proofErr w:type="spellEnd"/>
          </w:p>
          <w:p w:rsidR="00AF7A4C" w:rsidRPr="007F7B2E" w:rsidRDefault="00AF7A4C" w:rsidP="007F7B2E">
            <w:pPr>
              <w:spacing w:after="0"/>
              <w:rPr>
                <w:rFonts w:ascii="Times New Roman" w:hAnsi="Times New Roman"/>
                <w:rPrChange w:id="1185" w:author="Palacherla, Susmitha C (NONUS)" w:date="2019-08-26T17:28:00Z">
                  <w:rPr/>
                </w:rPrChange>
              </w:rPr>
              <w:pPrChange w:id="1186" w:author="Palacherla, Susmitha C (NONUS)" w:date="2019-08-26T17:30:00Z">
                <w:pPr/>
              </w:pPrChange>
            </w:pPr>
            <w:proofErr w:type="spellStart"/>
            <w:r w:rsidRPr="007F7B2E">
              <w:rPr>
                <w:rFonts w:ascii="Times New Roman" w:hAnsi="Times New Roman"/>
                <w:rPrChange w:id="1187" w:author="Palacherla, Susmitha C (NONUS)" w:date="2019-08-26T17:28:00Z">
                  <w:rPr/>
                </w:rPrChange>
              </w:rPr>
              <w:t>CLR.SubCoachingReasonID</w:t>
            </w:r>
            <w:proofErr w:type="spellEnd"/>
            <w:r w:rsidRPr="007F7B2E">
              <w:rPr>
                <w:rFonts w:ascii="Times New Roman" w:hAnsi="Times New Roman"/>
                <w:rPrChange w:id="1188" w:author="Palacherla, Susmitha C (NONUS)" w:date="2019-08-26T17:28:00Z">
                  <w:rPr/>
                </w:rPrChange>
              </w:rPr>
              <w:t>(Derived)</w:t>
            </w:r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189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190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191" w:author="Palacherla, Susmitha C (NONUS)" w:date="2019-08-26T17:28:00Z">
                  <w:rPr/>
                </w:rPrChange>
              </w:rPr>
              <w:t>numModuleID</w:t>
            </w:r>
            <w:proofErr w:type="spellEnd"/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192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193" w:author="Palacherla, Susmitha C (NONUS)" w:date="2019-08-26T17:28:00Z">
                  <w:rPr/>
                </w:rPrChange>
              </w:rPr>
              <w:t>Module_ID</w:t>
            </w:r>
          </w:p>
        </w:tc>
        <w:tc>
          <w:tcPr>
            <w:tcW w:w="2785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194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195" w:author="Palacherla, Susmitha C (NONUS)" w:date="2019-08-26T17:28:00Z">
                  <w:rPr/>
                </w:rPrChange>
              </w:rPr>
              <w:t>CL.ModuleID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196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197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198" w:author="Palacherla, Susmitha C (NONUS)" w:date="2019-08-26T17:28:00Z">
                  <w:rPr/>
                </w:rPrChange>
              </w:rPr>
              <w:t>strFormType</w:t>
            </w:r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199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00" w:author="Palacherla, Susmitha C (NONUS)" w:date="2019-08-26T17:28:00Z">
                  <w:rPr/>
                </w:rPrChange>
              </w:rPr>
              <w:t>Form_Type</w:t>
            </w:r>
            <w:proofErr w:type="spellEnd"/>
          </w:p>
        </w:tc>
        <w:tc>
          <w:tcPr>
            <w:tcW w:w="2785" w:type="dxa"/>
          </w:tcPr>
          <w:p w:rsidR="002C60A9" w:rsidRPr="007F7B2E" w:rsidRDefault="00CF23BE" w:rsidP="002C60A9">
            <w:pPr>
              <w:rPr>
                <w:rFonts w:ascii="Times New Roman" w:hAnsi="Times New Roman"/>
                <w:rPrChange w:id="1201" w:author="Palacherla, Susmitha C (NONUS)" w:date="2019-08-26T17:28:00Z">
                  <w:rPr/>
                </w:rPrChange>
              </w:rPr>
            </w:pPr>
            <w:ins w:id="1202" w:author="Palacherla, Susmitha C (NONUS)" w:date="2019-08-26T17:10:00Z">
              <w:r w:rsidRPr="007F7B2E">
                <w:rPr>
                  <w:rFonts w:ascii="Times New Roman" w:hAnsi="Times New Roman"/>
                  <w:rPrChange w:id="1203" w:author="Palacherla, Susmitha C (NONUS)" w:date="2019-08-26T17:28:00Z">
                    <w:rPr>
                      <w:rFonts w:ascii="Times New Roman" w:hAnsi="Times New Roman"/>
                    </w:rPr>
                  </w:rPrChange>
                </w:rPr>
                <w:t>NA</w:t>
              </w:r>
            </w:ins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204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05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06" w:author="Palacherla, Susmitha C (NONUS)" w:date="2019-08-26T17:28:00Z">
                  <w:rPr/>
                </w:rPrChange>
              </w:rPr>
              <w:t>numSourceID</w:t>
            </w:r>
            <w:proofErr w:type="spellEnd"/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07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208" w:author="Palacherla, Susmitha C (NONUS)" w:date="2019-08-26T17:28:00Z">
                  <w:rPr/>
                </w:rPrChange>
              </w:rPr>
              <w:t>Source_ID</w:t>
            </w:r>
          </w:p>
        </w:tc>
        <w:tc>
          <w:tcPr>
            <w:tcW w:w="2785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09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10" w:author="Palacherla, Susmitha C (NONUS)" w:date="2019-08-26T17:28:00Z">
                  <w:rPr/>
                </w:rPrChange>
              </w:rPr>
              <w:t>CL.SourceID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211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12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13" w:author="Palacherla, Susmitha C (NONUS)" w:date="2019-08-26T17:28:00Z">
                  <w:rPr/>
                </w:rPrChange>
              </w:rPr>
              <w:t>numisCSE</w:t>
            </w:r>
            <w:proofErr w:type="spellEnd"/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14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215" w:author="Palacherla, Susmitha C (NONUS)" w:date="2019-08-26T17:28:00Z">
                  <w:rPr/>
                </w:rPrChange>
              </w:rPr>
              <w:t>isCSE</w:t>
            </w:r>
          </w:p>
        </w:tc>
        <w:tc>
          <w:tcPr>
            <w:tcW w:w="2785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16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17" w:author="Palacherla, Susmitha C (NONUS)" w:date="2019-08-26T17:28:00Z">
                  <w:rPr/>
                </w:rPrChange>
              </w:rPr>
              <w:t>CL.isCSE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218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19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20" w:author="Palacherla, Susmitha C (NONUS)" w:date="2019-08-26T17:28:00Z">
                  <w:rPr/>
                </w:rPrChange>
              </w:rPr>
              <w:t>numStatusID</w:t>
            </w:r>
            <w:proofErr w:type="spellEnd"/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21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222" w:author="Palacherla, Susmitha C (NONUS)" w:date="2019-08-26T17:28:00Z">
                  <w:rPr/>
                </w:rPrChange>
              </w:rPr>
              <w:t>Status_ID</w:t>
            </w:r>
          </w:p>
        </w:tc>
        <w:tc>
          <w:tcPr>
            <w:tcW w:w="2785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23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24" w:author="Palacherla, Susmitha C (NONUS)" w:date="2019-08-26T17:28:00Z">
                  <w:rPr/>
                </w:rPrChange>
              </w:rPr>
              <w:t>CL.StatusID</w:t>
            </w:r>
            <w:proofErr w:type="spellEnd"/>
          </w:p>
        </w:tc>
      </w:tr>
      <w:tr w:rsidR="002C60A9" w:rsidRPr="007F7B2E" w:rsidTr="002C60A9">
        <w:trPr>
          <w:trHeight w:val="206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225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26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27" w:author="Palacherla, Susmitha C (NONUS)" w:date="2019-08-26T17:28:00Z">
                  <w:rPr/>
                </w:rPrChange>
              </w:rPr>
              <w:t>numCRID</w:t>
            </w:r>
            <w:proofErr w:type="spellEnd"/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28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29" w:author="Palacherla, Susmitha C (NONUS)" w:date="2019-08-26T17:28:00Z">
                  <w:rPr/>
                </w:rPrChange>
              </w:rPr>
              <w:t>CoachingReason_ID</w:t>
            </w:r>
            <w:proofErr w:type="spellEnd"/>
          </w:p>
        </w:tc>
        <w:tc>
          <w:tcPr>
            <w:tcW w:w="2785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30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31" w:author="Palacherla, Susmitha C (NONUS)" w:date="2019-08-26T17:28:00Z">
                  <w:rPr/>
                </w:rPrChange>
              </w:rPr>
              <w:t>CLR.CoachingReasonID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232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33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34" w:author="Palacherla, Susmitha C (NONUS)" w:date="2019-08-26T17:28:00Z">
                  <w:rPr/>
                </w:rPrChange>
              </w:rPr>
              <w:t>numSubCRID</w:t>
            </w:r>
            <w:proofErr w:type="spellEnd"/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35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236" w:author="Palacherla, Susmitha C (NONUS)" w:date="2019-08-26T17:28:00Z">
                  <w:rPr/>
                </w:rPrChange>
              </w:rPr>
              <w:t>SubCoachingReason_ID</w:t>
            </w:r>
          </w:p>
        </w:tc>
        <w:tc>
          <w:tcPr>
            <w:tcW w:w="2785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37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38" w:author="Palacherla, Susmitha C (NONUS)" w:date="2019-08-26T17:28:00Z">
                  <w:rPr/>
                </w:rPrChange>
              </w:rPr>
              <w:t>CLR.SubCoachingReasonID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239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40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241" w:author="Palacherla, Susmitha C (NONUS)" w:date="2019-08-26T17:28:00Z">
                  <w:rPr/>
                </w:rPrChange>
              </w:rPr>
              <w:t>Value</w:t>
            </w:r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42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243" w:author="Palacherla, Susmitha C (NONUS)" w:date="2019-08-26T17:28:00Z">
                  <w:rPr/>
                </w:rPrChange>
              </w:rPr>
              <w:t>Value</w:t>
            </w:r>
          </w:p>
        </w:tc>
        <w:tc>
          <w:tcPr>
            <w:tcW w:w="2785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44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45" w:author="Palacherla, Susmitha C (NONUS)" w:date="2019-08-26T17:28:00Z">
                  <w:rPr/>
                </w:rPrChange>
              </w:rPr>
              <w:t>CLR.Value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246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rPr>
                <w:rFonts w:ascii="Times New Roman" w:hAnsi="Times New Roman"/>
                <w:b/>
                <w:rPrChange w:id="1247" w:author="Palacherla, Susmitha C (NONUS)" w:date="2019-08-26T17:28:00Z">
                  <w:rPr>
                    <w:b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1248" w:author="Palacherla, Susmitha C (NONUS)" w:date="2019-08-26T17:28:00Z">
                  <w:rPr/>
                </w:rPrChange>
              </w:rPr>
              <w:t>EventDate</w:t>
            </w:r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49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50" w:author="Palacherla, Susmitha C (NONUS)" w:date="2019-08-26T17:28:00Z">
                  <w:rPr/>
                </w:rPrChange>
              </w:rPr>
              <w:t>Event_date</w:t>
            </w:r>
            <w:proofErr w:type="spellEnd"/>
          </w:p>
        </w:tc>
        <w:tc>
          <w:tcPr>
            <w:tcW w:w="2785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51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52" w:author="Palacherla, Susmitha C (NONUS)" w:date="2019-08-26T17:28:00Z">
                  <w:rPr/>
                </w:rPrChange>
              </w:rPr>
              <w:t>CL.EventDate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253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54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255" w:author="Palacherla, Susmitha C (NONUS)" w:date="2019-08-26T17:28:00Z">
                  <w:rPr/>
                </w:rPrChange>
              </w:rPr>
              <w:t>EmpID</w:t>
            </w:r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56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257" w:author="Palacherla, Susmitha C (NONUS)" w:date="2019-08-26T17:28:00Z">
                  <w:rPr/>
                </w:rPrChange>
              </w:rPr>
              <w:t>CSR_EMPID</w:t>
            </w:r>
          </w:p>
        </w:tc>
        <w:tc>
          <w:tcPr>
            <w:tcW w:w="2785" w:type="dxa"/>
          </w:tcPr>
          <w:p w:rsidR="00CF23BE" w:rsidRPr="007F7B2E" w:rsidRDefault="00CF23BE" w:rsidP="00CF23BE">
            <w:pPr>
              <w:spacing w:after="0"/>
              <w:rPr>
                <w:ins w:id="1258" w:author="Palacherla, Susmitha C (NONUS)" w:date="2019-08-26T17:10:00Z"/>
                <w:rFonts w:ascii="Times New Roman" w:hAnsi="Times New Roman"/>
                <w:rPrChange w:id="1259" w:author="Palacherla, Susmitha C (NONUS)" w:date="2019-08-26T17:28:00Z">
                  <w:rPr>
                    <w:ins w:id="1260" w:author="Palacherla, Susmitha C (NONUS)" w:date="2019-08-26T17:10:00Z"/>
                    <w:rFonts w:ascii="Times New Roman" w:hAnsi="Times New Roman"/>
                  </w:rPr>
                </w:rPrChange>
              </w:rPr>
              <w:pPrChange w:id="1261" w:author="Palacherla, Susmitha C (NONUS)" w:date="2019-08-26T17:10:00Z">
                <w:pPr/>
              </w:pPrChange>
            </w:pPr>
            <w:proofErr w:type="spellStart"/>
            <w:ins w:id="1262" w:author="Palacherla, Susmitha C (NONUS)" w:date="2019-08-26T17:10:00Z">
              <w:r w:rsidRPr="007F7B2E">
                <w:rPr>
                  <w:rFonts w:ascii="Times New Roman" w:hAnsi="Times New Roman"/>
                  <w:rPrChange w:id="1263" w:author="Palacherla, Susmitha C (NONUS)" w:date="2019-08-26T17:28:00Z">
                    <w:rPr>
                      <w:rFonts w:ascii="Times New Roman" w:hAnsi="Times New Roman"/>
                    </w:rPr>
                  </w:rPrChange>
                </w:rPr>
                <w:t>CL.Formname</w:t>
              </w:r>
              <w:proofErr w:type="spellEnd"/>
            </w:ins>
          </w:p>
          <w:p w:rsidR="002C60A9" w:rsidRPr="007F7B2E" w:rsidRDefault="002C60A9" w:rsidP="00CF23BE">
            <w:pPr>
              <w:spacing w:after="0"/>
              <w:rPr>
                <w:rFonts w:ascii="Times New Roman" w:hAnsi="Times New Roman"/>
                <w:rPrChange w:id="1264" w:author="Palacherla, Susmitha C (NONUS)" w:date="2019-08-26T17:28:00Z">
                  <w:rPr/>
                </w:rPrChange>
              </w:rPr>
              <w:pPrChange w:id="1265" w:author="Palacherla, Susmitha C (NONUS)" w:date="2019-08-26T17:10:00Z">
                <w:pPr/>
              </w:pPrChange>
            </w:pPr>
            <w:proofErr w:type="spellStart"/>
            <w:r w:rsidRPr="007F7B2E">
              <w:rPr>
                <w:rFonts w:ascii="Times New Roman" w:hAnsi="Times New Roman"/>
                <w:rPrChange w:id="1266" w:author="Palacherla, Susmitha C (NONUS)" w:date="2019-08-26T17:28:00Z">
                  <w:rPr/>
                </w:rPrChange>
              </w:rPr>
              <w:t>CL.EmpID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267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68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269" w:author="Palacherla, Susmitha C (NONUS)" w:date="2019-08-26T17:28:00Z">
                  <w:rPr/>
                </w:rPrChange>
              </w:rPr>
              <w:t>LANID</w:t>
            </w:r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70" w:author="Palacherla, Susmitha C (NONUS)" w:date="2019-08-26T17:28:00Z">
                  <w:rPr/>
                </w:rPrChange>
              </w:rPr>
            </w:pPr>
            <w:del w:id="1271" w:author="Palacherla, Susmitha C (NONUS)" w:date="2019-08-26T17:10:00Z">
              <w:r w:rsidRPr="007F7B2E" w:rsidDel="00CF23BE">
                <w:rPr>
                  <w:rFonts w:ascii="Times New Roman" w:hAnsi="Times New Roman"/>
                  <w:rPrChange w:id="1272" w:author="Palacherla, Susmitha C (NONUS)" w:date="2019-08-26T17:28:00Z">
                    <w:rPr/>
                  </w:rPrChange>
                </w:rPr>
                <w:delText>CSR_LANID</w:delText>
              </w:r>
            </w:del>
          </w:p>
        </w:tc>
        <w:tc>
          <w:tcPr>
            <w:tcW w:w="2785" w:type="dxa"/>
          </w:tcPr>
          <w:p w:rsidR="002C60A9" w:rsidRPr="007F7B2E" w:rsidDel="00CF23BE" w:rsidRDefault="00CF23BE" w:rsidP="002C60A9">
            <w:pPr>
              <w:rPr>
                <w:del w:id="1273" w:author="Palacherla, Susmitha C (NONUS)" w:date="2019-08-26T17:10:00Z"/>
                <w:rFonts w:ascii="Times New Roman" w:hAnsi="Times New Roman"/>
                <w:rPrChange w:id="1274" w:author="Palacherla, Susmitha C (NONUS)" w:date="2019-08-26T17:28:00Z">
                  <w:rPr>
                    <w:del w:id="1275" w:author="Palacherla, Susmitha C (NONUS)" w:date="2019-08-26T17:10:00Z"/>
                  </w:rPr>
                </w:rPrChange>
              </w:rPr>
            </w:pPr>
            <w:ins w:id="1276" w:author="Palacherla, Susmitha C (NONUS)" w:date="2019-08-26T17:10:00Z">
              <w:r w:rsidRPr="007F7B2E">
                <w:rPr>
                  <w:rFonts w:ascii="Times New Roman" w:hAnsi="Times New Roman"/>
                  <w:rPrChange w:id="1277" w:author="Palacherla, Susmitha C (NONUS)" w:date="2019-08-26T17:28:00Z">
                    <w:rPr>
                      <w:rFonts w:ascii="Times New Roman" w:hAnsi="Times New Roman"/>
                    </w:rPr>
                  </w:rPrChange>
                </w:rPr>
                <w:t>Not used</w:t>
              </w:r>
            </w:ins>
            <w:del w:id="1278" w:author="Palacherla, Susmitha C (NONUS)" w:date="2019-08-26T17:10:00Z">
              <w:r w:rsidR="002C60A9" w:rsidRPr="007F7B2E" w:rsidDel="00CF23BE">
                <w:rPr>
                  <w:rFonts w:ascii="Times New Roman" w:hAnsi="Times New Roman"/>
                  <w:rPrChange w:id="1279" w:author="Palacherla, Susmitha C (NONUS)" w:date="2019-08-26T17:28:00Z">
                    <w:rPr/>
                  </w:rPrChange>
                </w:rPr>
                <w:delText>CL.Formname</w:delText>
              </w:r>
            </w:del>
          </w:p>
          <w:p w:rsidR="002C60A9" w:rsidRPr="007F7B2E" w:rsidRDefault="002C60A9" w:rsidP="002C60A9">
            <w:pPr>
              <w:rPr>
                <w:rFonts w:ascii="Times New Roman" w:hAnsi="Times New Roman"/>
                <w:rPrChange w:id="1280" w:author="Palacherla, Susmitha C (NONUS)" w:date="2019-08-26T17:28:00Z">
                  <w:rPr/>
                </w:rPrChange>
              </w:rPr>
            </w:pPr>
            <w:del w:id="1281" w:author="Palacherla, Susmitha C (NONUS)" w:date="2019-08-26T17:10:00Z">
              <w:r w:rsidRPr="007F7B2E" w:rsidDel="00CF23BE">
                <w:rPr>
                  <w:rFonts w:ascii="Times New Roman" w:hAnsi="Times New Roman"/>
                  <w:rPrChange w:id="1282" w:author="Palacherla, Susmitha C (NONUS)" w:date="2019-08-26T17:28:00Z">
                    <w:rPr/>
                  </w:rPrChange>
                </w:rPr>
                <w:delText>CL.EmpLanID</w:delText>
              </w:r>
            </w:del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283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84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285" w:author="Palacherla, Susmitha C (NONUS)" w:date="2019-08-26T17:28:00Z">
                  <w:rPr/>
                </w:rPrChange>
              </w:rPr>
              <w:t>SubmittedDate</w:t>
            </w:r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86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87" w:author="Palacherla, Susmitha C (NONUS)" w:date="2019-08-26T17:28:00Z">
                  <w:rPr/>
                </w:rPrChange>
              </w:rPr>
              <w:t>Submitted_Date</w:t>
            </w:r>
            <w:proofErr w:type="spellEnd"/>
          </w:p>
        </w:tc>
        <w:tc>
          <w:tcPr>
            <w:tcW w:w="2785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88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89" w:author="Palacherla, Susmitha C (NONUS)" w:date="2019-08-26T17:28:00Z">
                  <w:rPr/>
                </w:rPrChange>
              </w:rPr>
              <w:t>CL.SubmittedDate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290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91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292" w:author="Palacherla, Susmitha C (NONUS)" w:date="2019-08-26T17:28:00Z">
                  <w:rPr/>
                </w:rPrChange>
              </w:rPr>
              <w:t>StartDate</w:t>
            </w:r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93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294" w:author="Palacherla, Susmitha C (NONUS)" w:date="2019-08-26T17:28:00Z">
                  <w:rPr/>
                </w:rPrChange>
              </w:rPr>
              <w:t>Start_Date</w:t>
            </w:r>
          </w:p>
        </w:tc>
        <w:tc>
          <w:tcPr>
            <w:tcW w:w="2785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95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296" w:author="Palacherla, Susmitha C (NONUS)" w:date="2019-08-26T17:28:00Z">
                  <w:rPr/>
                </w:rPrChange>
              </w:rPr>
              <w:t>CL.Start_Date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297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298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299" w:author="Palacherla, Susmitha C (NONUS)" w:date="2019-08-26T17:28:00Z">
                  <w:rPr/>
                </w:rPrChange>
              </w:rPr>
              <w:t>SubmitterID</w:t>
            </w:r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300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301" w:author="Palacherla, Susmitha C (NONUS)" w:date="2019-08-26T17:28:00Z">
                  <w:rPr/>
                </w:rPrChange>
              </w:rPr>
              <w:t>Submitter_ID</w:t>
            </w:r>
          </w:p>
        </w:tc>
        <w:tc>
          <w:tcPr>
            <w:tcW w:w="2785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302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303" w:author="Palacherla, Susmitha C (NONUS)" w:date="2019-08-26T17:28:00Z">
                  <w:rPr/>
                </w:rPrChange>
              </w:rPr>
              <w:t>CL.SubmitterID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304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  <w:rPrChange w:id="1305" w:author="Palacherla, Susmitha C (NONUS)" w:date="2019-08-26T17:28:00Z">
                  <w:rPr>
                    <w:sz w:val="22"/>
                    <w:szCs w:val="22"/>
                  </w:rPr>
                </w:rPrChange>
              </w:rPr>
            </w:pPr>
            <w:r w:rsidRPr="007F7B2E">
              <w:rPr>
                <w:sz w:val="22"/>
                <w:szCs w:val="22"/>
                <w:rPrChange w:id="1306" w:author="Palacherla, Susmitha C (NONUS)" w:date="2019-08-26T17:28:00Z">
                  <w:rPr>
                    <w:sz w:val="22"/>
                    <w:szCs w:val="22"/>
                  </w:rPr>
                </w:rPrChange>
              </w:rPr>
              <w:t>txtDescription</w:t>
            </w:r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307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308" w:author="Palacherla, Susmitha C (NONUS)" w:date="2019-08-26T17:28:00Z">
                  <w:rPr/>
                </w:rPrChange>
              </w:rPr>
              <w:t>TextDescription</w:t>
            </w:r>
          </w:p>
        </w:tc>
        <w:tc>
          <w:tcPr>
            <w:tcW w:w="2785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309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310" w:author="Palacherla, Susmitha C (NONUS)" w:date="2019-08-26T17:28:00Z">
                  <w:rPr/>
                </w:rPrChange>
              </w:rPr>
              <w:t>CL.Description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  <w:rPrChange w:id="1311" w:author="Palacherla, Susmitha C (NONUS)" w:date="2019-08-26T17:28:00Z">
                  <w:rPr>
                    <w:b w:val="0"/>
                    <w:szCs w:val="22"/>
                  </w:rPr>
                </w:rPrChange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  <w:rPrChange w:id="1312" w:author="Palacherla, Susmitha C (NONUS)" w:date="2019-08-26T17:28:00Z">
                  <w:rPr>
                    <w:sz w:val="22"/>
                    <w:szCs w:val="22"/>
                  </w:rPr>
                </w:rPrChange>
              </w:rPr>
            </w:pPr>
            <w:r w:rsidRPr="007F7B2E">
              <w:rPr>
                <w:sz w:val="22"/>
                <w:szCs w:val="22"/>
                <w:rPrChange w:id="1313" w:author="Palacherla, Susmitha C (NONUS)" w:date="2019-08-26T17:28:00Z">
                  <w:rPr>
                    <w:sz w:val="22"/>
                    <w:szCs w:val="22"/>
                  </w:rPr>
                </w:rPrChange>
              </w:rPr>
              <w:t>EmailSent</w:t>
            </w:r>
          </w:p>
        </w:tc>
        <w:tc>
          <w:tcPr>
            <w:tcW w:w="3150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314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315" w:author="Palacherla, Susmitha C (NONUS)" w:date="2019-08-26T17:28:00Z">
                  <w:rPr/>
                </w:rPrChange>
              </w:rPr>
              <w:t>EmailSent</w:t>
            </w:r>
          </w:p>
        </w:tc>
        <w:tc>
          <w:tcPr>
            <w:tcW w:w="2785" w:type="dxa"/>
          </w:tcPr>
          <w:p w:rsidR="002C60A9" w:rsidRPr="007F7B2E" w:rsidRDefault="002C60A9" w:rsidP="002C60A9">
            <w:pPr>
              <w:rPr>
                <w:rFonts w:ascii="Times New Roman" w:hAnsi="Times New Roman"/>
                <w:rPrChange w:id="1316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rPrChange w:id="1317" w:author="Palacherla, Susmitha C (NONUS)" w:date="2019-08-26T17:28:00Z">
                  <w:rPr/>
                </w:rPrChange>
              </w:rPr>
              <w:t>CL.EmailSent</w:t>
            </w:r>
            <w:proofErr w:type="spellEnd"/>
          </w:p>
        </w:tc>
      </w:tr>
    </w:tbl>
    <w:p w:rsidR="00AF7A4C" w:rsidRPr="007F7B2E" w:rsidRDefault="00AF7A4C" w:rsidP="00AF7A4C">
      <w:pPr>
        <w:rPr>
          <w:rFonts w:ascii="Times New Roman" w:hAnsi="Times New Roman"/>
          <w:rPrChange w:id="1318" w:author="Palacherla, Susmitha C (NONUS)" w:date="2019-08-26T17:28:00Z">
            <w:rPr/>
          </w:rPrChange>
        </w:rPr>
      </w:pPr>
    </w:p>
    <w:p w:rsidR="0008338D" w:rsidRPr="007F7B2E" w:rsidRDefault="0008338D" w:rsidP="0008338D">
      <w:pPr>
        <w:rPr>
          <w:rFonts w:ascii="Times New Roman" w:hAnsi="Times New Roman"/>
          <w:rPrChange w:id="1319" w:author="Palacherla, Susmitha C (NONUS)" w:date="2019-08-26T17:28:00Z">
            <w:rPr/>
          </w:rPrChange>
        </w:rPr>
      </w:pPr>
    </w:p>
    <w:p w:rsidR="0008338D" w:rsidRPr="007F7B2E" w:rsidRDefault="0008338D" w:rsidP="0008338D">
      <w:pPr>
        <w:rPr>
          <w:rFonts w:ascii="Times New Roman" w:hAnsi="Times New Roman"/>
          <w:rPrChange w:id="1320" w:author="Palacherla, Susmitha C (NONUS)" w:date="2019-08-26T17:28:00Z">
            <w:rPr/>
          </w:rPrChange>
        </w:rPr>
      </w:pPr>
    </w:p>
    <w:p w:rsidR="007B5133" w:rsidRPr="007F7B2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  <w:rPrChange w:id="1321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</w:pPr>
      <w:bookmarkStart w:id="1322" w:name="_Toc503899840"/>
      <w:bookmarkStart w:id="1323" w:name="_Toc503899841"/>
      <w:bookmarkStart w:id="1324" w:name="_Toc503899842"/>
      <w:bookmarkStart w:id="1325" w:name="_Toc503899843"/>
      <w:bookmarkStart w:id="1326" w:name="_Toc503899844"/>
      <w:bookmarkStart w:id="1327" w:name="_Toc503899845"/>
      <w:bookmarkStart w:id="1328" w:name="_Toc503899846"/>
      <w:bookmarkStart w:id="1329" w:name="_Toc503899847"/>
      <w:bookmarkStart w:id="1330" w:name="_Toc503899848"/>
      <w:bookmarkStart w:id="1331" w:name="_Toc503899849"/>
      <w:bookmarkStart w:id="1332" w:name="_Toc17732997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r w:rsidRPr="007F7B2E">
        <w:rPr>
          <w:rFonts w:ascii="Times New Roman" w:hAnsi="Times New Roman" w:cs="Times New Roman"/>
          <w:color w:val="auto"/>
          <w:sz w:val="22"/>
          <w:szCs w:val="22"/>
          <w:rPrChange w:id="1333" w:author="Palacherla, Susmitha C (NONUS)" w:date="2019-08-26T17:28:00Z">
            <w:rPr>
              <w:rFonts w:ascii="Calibri" w:hAnsi="Calibri" w:cs="Times New Roman"/>
              <w:color w:val="auto"/>
              <w:sz w:val="22"/>
              <w:szCs w:val="22"/>
            </w:rPr>
          </w:rPrChange>
        </w:rPr>
        <w:t>Module Details</w:t>
      </w:r>
      <w:bookmarkEnd w:id="1332"/>
    </w:p>
    <w:p w:rsidR="007B5133" w:rsidRPr="007F7B2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  <w:rPrChange w:id="1334" w:author="Palacherla, Susmitha C (NONUS)" w:date="2019-08-26T17:28:00Z">
            <w:rPr>
              <w:rFonts w:ascii="Calibri" w:hAnsi="Calibri" w:cs="Times New Roman"/>
              <w:color w:val="auto"/>
            </w:rPr>
          </w:rPrChange>
        </w:rPr>
      </w:pPr>
      <w:bookmarkStart w:id="1335" w:name="_Toc17732998"/>
      <w:r w:rsidRPr="007F7B2E">
        <w:rPr>
          <w:rFonts w:ascii="Times New Roman" w:hAnsi="Times New Roman" w:cs="Times New Roman"/>
          <w:color w:val="auto"/>
          <w:rPrChange w:id="1336" w:author="Palacherla, Susmitha C (NONUS)" w:date="2019-08-26T17:28:00Z">
            <w:rPr>
              <w:rFonts w:ascii="Calibri" w:hAnsi="Calibri" w:cs="Times New Roman"/>
              <w:color w:val="auto"/>
            </w:rPr>
          </w:rPrChange>
        </w:rPr>
        <w:t>SQL agent job</w:t>
      </w:r>
      <w:bookmarkEnd w:id="1335"/>
    </w:p>
    <w:p w:rsidR="00E41548" w:rsidRPr="007F7B2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337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338" w:author="Palacherla, Susmitha C (NONUS)" w:date="2019-08-26T17:28:00Z">
            <w:rPr/>
          </w:rPrChange>
        </w:rPr>
        <w:t xml:space="preserve">Production Instance : </w:t>
      </w:r>
      <w:r w:rsidR="00E41548" w:rsidRPr="007F7B2E">
        <w:rPr>
          <w:rFonts w:ascii="Times New Roman" w:hAnsi="Times New Roman"/>
          <w:rPrChange w:id="1339" w:author="Palacherla, Susmitha C (NONUS)" w:date="2019-08-26T17:28:00Z">
            <w:rPr>
              <w:rFonts w:ascii="Times New Roman" w:hAnsi="Times New Roman"/>
            </w:rPr>
          </w:rPrChange>
        </w:rPr>
        <w:t>F3420-ECLDBP01</w:t>
      </w:r>
    </w:p>
    <w:p w:rsidR="005C5900" w:rsidRPr="007F7B2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340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341" w:author="Palacherla, Susmitha C (NONUS)" w:date="2019-08-26T17:28:00Z">
            <w:rPr/>
          </w:rPrChange>
        </w:rPr>
        <w:t xml:space="preserve">Production Job:  </w:t>
      </w:r>
      <w:r w:rsidR="00E41548" w:rsidRPr="007F7B2E">
        <w:rPr>
          <w:rFonts w:ascii="Times New Roman" w:hAnsi="Times New Roman"/>
          <w:color w:val="000000" w:themeColor="text1"/>
          <w:rPrChange w:id="1342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CoachingGenericLoad</w:t>
      </w:r>
    </w:p>
    <w:p w:rsidR="005C5900" w:rsidRPr="007F7B2E" w:rsidRDefault="005C5900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343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344" w:author="Palacherla, Susmitha C (NONUS)" w:date="2019-08-26T17:28:00Z">
            <w:rPr/>
          </w:rPrChange>
        </w:rPr>
        <w:t xml:space="preserve">Production Package: </w:t>
      </w:r>
      <w:r w:rsidR="00325B5B" w:rsidRPr="007F7B2E">
        <w:rPr>
          <w:rStyle w:val="Hyperlink"/>
          <w:rFonts w:ascii="Times New Roman" w:hAnsi="Times New Roman"/>
          <w:rPrChange w:id="1345" w:author="Palacherla, Susmitha C (NONUS)" w:date="2019-08-26T17:28:00Z">
            <w:rPr>
              <w:rStyle w:val="Hyperlink"/>
            </w:rPr>
          </w:rPrChange>
        </w:rPr>
        <w:fldChar w:fldCharType="begin"/>
      </w:r>
      <w:r w:rsidR="00325B5B" w:rsidRPr="007F7B2E">
        <w:rPr>
          <w:rStyle w:val="Hyperlink"/>
          <w:rFonts w:ascii="Times New Roman" w:hAnsi="Times New Roman"/>
          <w:rPrChange w:id="1346" w:author="Palacherla, Susmitha C (NONUS)" w:date="2019-08-26T17:28:00Z">
            <w:rPr>
              <w:rStyle w:val="Hyperlink"/>
            </w:rPr>
          </w:rPrChange>
        </w:rPr>
        <w:instrText xml:space="preserve"> HYPERLINK "file:///\\\\VDENSSDBP07\\scorecard-ssis\\Coaching\\Training%20_Coaching.dtsx" </w:instrText>
      </w:r>
      <w:r w:rsidR="00325B5B" w:rsidRPr="007F7B2E">
        <w:rPr>
          <w:rStyle w:val="Hyperlink"/>
          <w:rFonts w:ascii="Times New Roman" w:hAnsi="Times New Roman"/>
          <w:rPrChange w:id="1347" w:author="Palacherla, Susmitha C (NONUS)" w:date="2019-08-26T17:28:00Z">
            <w:rPr>
              <w:rStyle w:val="Hyperlink"/>
            </w:rPr>
          </w:rPrChange>
        </w:rPr>
        <w:fldChar w:fldCharType="separate"/>
      </w:r>
      <w:r w:rsidR="00E41548" w:rsidRPr="007F7B2E">
        <w:rPr>
          <w:rStyle w:val="Hyperlink"/>
          <w:rFonts w:ascii="Times New Roman" w:hAnsi="Times New Roman"/>
          <w:rPrChange w:id="1348" w:author="Palacherla, Susmitha C (NONUS)" w:date="2019-08-26T17:28:00Z">
            <w:rPr>
              <w:rStyle w:val="Hyperlink"/>
            </w:rPr>
          </w:rPrChange>
        </w:rPr>
        <w:t>\\F3420-ECLDBP01\ssis\Coaching\Packages\</w:t>
      </w:r>
      <w:r w:rsidR="00B307B1" w:rsidRPr="007F7B2E">
        <w:rPr>
          <w:rStyle w:val="Hyperlink"/>
          <w:rFonts w:ascii="Times New Roman" w:hAnsi="Times New Roman"/>
          <w:rPrChange w:id="1349" w:author="Palacherla, Susmitha C (NONUS)" w:date="2019-08-26T17:28:00Z">
            <w:rPr>
              <w:rStyle w:val="Hyperlink"/>
              <w:rFonts w:asciiTheme="minorHAnsi" w:hAnsiTheme="minorHAnsi" w:cs="Segoe UI"/>
            </w:rPr>
          </w:rPrChange>
        </w:rPr>
        <w:t>Generic</w:t>
      </w:r>
      <w:r w:rsidR="00381B5A" w:rsidRPr="007F7B2E">
        <w:rPr>
          <w:rStyle w:val="Hyperlink"/>
          <w:rFonts w:ascii="Times New Roman" w:hAnsi="Times New Roman"/>
          <w:rPrChange w:id="1350" w:author="Palacherla, Susmitha C (NONUS)" w:date="2019-08-26T17:28:00Z">
            <w:rPr>
              <w:rStyle w:val="Hyperlink"/>
            </w:rPr>
          </w:rPrChange>
        </w:rPr>
        <w:t xml:space="preserve"> _</w:t>
      </w:r>
      <w:proofErr w:type="spellStart"/>
      <w:r w:rsidR="00381B5A" w:rsidRPr="007F7B2E">
        <w:rPr>
          <w:rStyle w:val="Hyperlink"/>
          <w:rFonts w:ascii="Times New Roman" w:hAnsi="Times New Roman"/>
          <w:rPrChange w:id="1351" w:author="Palacherla, Susmitha C (NONUS)" w:date="2019-08-26T17:28:00Z">
            <w:rPr>
              <w:rStyle w:val="Hyperlink"/>
            </w:rPr>
          </w:rPrChange>
        </w:rPr>
        <w:t>Coaching.dtsx</w:t>
      </w:r>
      <w:proofErr w:type="spellEnd"/>
      <w:r w:rsidR="00325B5B" w:rsidRPr="007F7B2E">
        <w:rPr>
          <w:rStyle w:val="Hyperlink"/>
          <w:rFonts w:ascii="Times New Roman" w:hAnsi="Times New Roman"/>
          <w:rPrChange w:id="1352" w:author="Palacherla, Susmitha C (NONUS)" w:date="2019-08-26T17:28:00Z">
            <w:rPr>
              <w:rStyle w:val="Hyperlink"/>
            </w:rPr>
          </w:rPrChange>
        </w:rPr>
        <w:fldChar w:fldCharType="end"/>
      </w:r>
    </w:p>
    <w:p w:rsidR="00634B03" w:rsidRPr="007F7B2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353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354" w:author="Palacherla, Susmitha C (NONUS)" w:date="2019-08-26T17:28:00Z">
            <w:rPr/>
          </w:rPrChange>
        </w:rPr>
        <w:t xml:space="preserve">Production </w:t>
      </w:r>
      <w:proofErr w:type="spellStart"/>
      <w:r w:rsidRPr="007F7B2E">
        <w:rPr>
          <w:rFonts w:ascii="Times New Roman" w:hAnsi="Times New Roman"/>
          <w:rPrChange w:id="1355" w:author="Palacherla, Susmitha C (NONUS)" w:date="2019-08-26T17:28:00Z">
            <w:rPr/>
          </w:rPrChange>
        </w:rPr>
        <w:t>Config</w:t>
      </w:r>
      <w:proofErr w:type="spellEnd"/>
      <w:r w:rsidRPr="007F7B2E">
        <w:rPr>
          <w:rFonts w:ascii="Times New Roman" w:hAnsi="Times New Roman"/>
          <w:rPrChange w:id="1356" w:author="Palacherla, Susmitha C (NONUS)" w:date="2019-08-26T17:28:00Z">
            <w:rPr/>
          </w:rPrChange>
        </w:rPr>
        <w:t xml:space="preserve"> File: </w:t>
      </w:r>
      <w:proofErr w:type="spellStart"/>
      <w:r w:rsidRPr="007F7B2E">
        <w:rPr>
          <w:rFonts w:ascii="Times New Roman" w:hAnsi="Times New Roman"/>
          <w:rPrChange w:id="1357" w:author="Palacherla, Susmitha C (NONUS)" w:date="2019-08-26T17:28:00Z">
            <w:rPr/>
          </w:rPrChange>
        </w:rPr>
        <w:t>Prod_</w:t>
      </w:r>
      <w:r w:rsidR="00B307B1" w:rsidRPr="007F7B2E">
        <w:rPr>
          <w:rFonts w:ascii="Times New Roman" w:hAnsi="Times New Roman"/>
          <w:color w:val="000000" w:themeColor="text1"/>
          <w:rPrChange w:id="1358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="00141B19" w:rsidRPr="007F7B2E">
        <w:rPr>
          <w:rFonts w:ascii="Times New Roman" w:hAnsi="Times New Roman"/>
          <w:rPrChange w:id="1359" w:author="Palacherla, Susmitha C (NONUS)" w:date="2019-08-26T17:28:00Z">
            <w:rPr/>
          </w:rPrChange>
        </w:rPr>
        <w:t>_Coaching</w:t>
      </w:r>
      <w:r w:rsidRPr="007F7B2E">
        <w:rPr>
          <w:rFonts w:ascii="Times New Roman" w:hAnsi="Times New Roman"/>
          <w:rPrChange w:id="1360" w:author="Palacherla, Susmitha C (NONUS)" w:date="2019-08-26T17:28:00Z">
            <w:rPr/>
          </w:rPrChange>
        </w:rPr>
        <w:t>.dtsConfig</w:t>
      </w:r>
      <w:proofErr w:type="spellEnd"/>
    </w:p>
    <w:p w:rsidR="00634B03" w:rsidRPr="007F7B2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361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362" w:author="Palacherla, Susmitha C (NONUS)" w:date="2019-08-26T17:28:00Z">
            <w:rPr/>
          </w:rPrChange>
        </w:rPr>
        <w:t xml:space="preserve">Owner: </w:t>
      </w:r>
      <w:proofErr w:type="spellStart"/>
      <w:r w:rsidR="00E41548" w:rsidRPr="007F7B2E">
        <w:rPr>
          <w:rFonts w:ascii="Times New Roman" w:hAnsi="Times New Roman"/>
          <w:rPrChange w:id="1363" w:author="Palacherla, Susmitha C (NONUS)" w:date="2019-08-26T17:28:00Z">
            <w:rPr/>
          </w:rPrChange>
        </w:rPr>
        <w:t>ecljobowner</w:t>
      </w:r>
      <w:proofErr w:type="spellEnd"/>
    </w:p>
    <w:p w:rsidR="00CF23BE" w:rsidRPr="007F7B2E" w:rsidRDefault="00634B03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ins w:id="1364" w:author="Palacherla, Susmitha C (NONUS)" w:date="2019-08-26T17:12:00Z"/>
          <w:rFonts w:ascii="Times New Roman" w:hAnsi="Times New Roman"/>
          <w:rPrChange w:id="1365" w:author="Palacherla, Susmitha C (NONUS)" w:date="2019-08-26T17:28:00Z">
            <w:rPr>
              <w:ins w:id="1366" w:author="Palacherla, Susmitha C (NONUS)" w:date="2019-08-26T17:12:00Z"/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367" w:author="Palacherla, Susmitha C (NONUS)" w:date="2019-08-26T17:28:00Z">
            <w:rPr/>
          </w:rPrChange>
        </w:rPr>
        <w:t xml:space="preserve">Run As: </w:t>
      </w:r>
      <w:proofErr w:type="spellStart"/>
      <w:r w:rsidR="00E41548" w:rsidRPr="007F7B2E">
        <w:rPr>
          <w:rFonts w:ascii="Times New Roman" w:hAnsi="Times New Roman"/>
          <w:rPrChange w:id="1368" w:author="Palacherla, Susmitha C (NONUS)" w:date="2019-08-26T17:28:00Z">
            <w:rPr>
              <w:rFonts w:ascii="Times New Roman" w:hAnsi="Times New Roman"/>
            </w:rPr>
          </w:rPrChange>
        </w:rPr>
        <w:t>ECLProxy</w:t>
      </w:r>
      <w:proofErr w:type="spellEnd"/>
      <w:r w:rsidR="00E41548" w:rsidRPr="007F7B2E">
        <w:rPr>
          <w:rFonts w:ascii="Times New Roman" w:hAnsi="Times New Roman"/>
          <w:rPrChange w:id="1369" w:author="Palacherla, Susmitha C (NONUS)" w:date="2019-08-26T17:28:00Z">
            <w:rPr>
              <w:rFonts w:ascii="Times New Roman" w:hAnsi="Times New Roman"/>
            </w:rPr>
          </w:rPrChange>
        </w:rPr>
        <w:t xml:space="preserve"> (ECL Credential using application service account </w:t>
      </w:r>
      <w:ins w:id="1370" w:author="Palacherla, Susmitha C (NONUS)" w:date="2019-08-26T17:12:00Z">
        <w:r w:rsidR="00CF23BE" w:rsidRPr="007F7B2E">
          <w:rPr>
            <w:rFonts w:ascii="Times New Roman" w:hAnsi="Times New Roman"/>
            <w:rPrChange w:id="1371" w:author="Palacherla, Susmitha C (NONUS)" w:date="2019-08-26T17:28:00Z">
              <w:rPr>
                <w:rFonts w:ascii="Times New Roman" w:hAnsi="Times New Roman"/>
              </w:rPr>
            </w:rPrChange>
          </w:rPr>
          <w:t>SVC-F3420-APPECLP01)</w:t>
        </w:r>
      </w:ins>
    </w:p>
    <w:p w:rsidR="00E41548" w:rsidRPr="007F7B2E" w:rsidDel="00CF23BE" w:rsidRDefault="00E41548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del w:id="1372" w:author="Palacherla, Susmitha C (NONUS)" w:date="2019-08-26T17:12:00Z"/>
          <w:rFonts w:ascii="Times New Roman" w:hAnsi="Times New Roman"/>
          <w:rPrChange w:id="1373" w:author="Palacherla, Susmitha C (NONUS)" w:date="2019-08-26T17:28:00Z">
            <w:rPr>
              <w:del w:id="1374" w:author="Palacherla, Susmitha C (NONUS)" w:date="2019-08-26T17:12:00Z"/>
              <w:rFonts w:ascii="Times New Roman" w:hAnsi="Times New Roman"/>
            </w:rPr>
          </w:rPrChange>
        </w:rPr>
      </w:pPr>
      <w:del w:id="1375" w:author="Palacherla, Susmitha C (NONUS)" w:date="2019-08-26T17:12:00Z">
        <w:r w:rsidRPr="007F7B2E" w:rsidDel="00CF23BE">
          <w:rPr>
            <w:rFonts w:ascii="Times New Roman" w:hAnsi="Times New Roman"/>
            <w:rPrChange w:id="1376" w:author="Palacherla, Susmitha C (NONUS)" w:date="2019-08-26T17:28:00Z">
              <w:rPr>
                <w:rFonts w:ascii="Times New Roman" w:hAnsi="Times New Roman"/>
              </w:rPr>
            </w:rPrChange>
          </w:rPr>
          <w:delText>VNGT\SVC-SQLECLP01</w:delText>
        </w:r>
      </w:del>
    </w:p>
    <w:p w:rsidR="005C5900" w:rsidRPr="007F7B2E" w:rsidRDefault="005C5900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377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378" w:author="Palacherla, Susmitha C (NONUS)" w:date="2019-08-26T17:28:00Z">
            <w:rPr/>
          </w:rPrChange>
        </w:rPr>
        <w:t xml:space="preserve">Schedule: </w:t>
      </w:r>
      <w:r w:rsidR="00E41548" w:rsidRPr="007F7B2E">
        <w:rPr>
          <w:rFonts w:ascii="Times New Roman" w:hAnsi="Times New Roman"/>
          <w:rPrChange w:id="1379" w:author="Palacherla, Susmitha C (NONUS)" w:date="2019-08-26T17:28:00Z">
            <w:rPr/>
          </w:rPrChange>
        </w:rPr>
        <w:t xml:space="preserve">Tuesdays -   </w:t>
      </w:r>
      <w:r w:rsidR="00EC14B4" w:rsidRPr="007F7B2E">
        <w:rPr>
          <w:rFonts w:ascii="Times New Roman" w:hAnsi="Times New Roman"/>
          <w:rPrChange w:id="1380" w:author="Palacherla, Susmitha C (NONUS)" w:date="2019-08-26T17:28:00Z">
            <w:rPr/>
          </w:rPrChange>
        </w:rPr>
        <w:t>On-demand</w:t>
      </w:r>
    </w:p>
    <w:p w:rsidR="005C5900" w:rsidRPr="007F7B2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381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382" w:author="Palacherla, Susmitha C (NONUS)" w:date="2019-08-26T17:28:00Z">
            <w:rPr/>
          </w:rPrChange>
        </w:rPr>
        <w:t>Destination File Location: N/A</w:t>
      </w:r>
    </w:p>
    <w:p w:rsidR="00E42C88" w:rsidRPr="007F7B2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383" w:author="Palacherla, Susmitha C (NONUS)" w:date="2019-08-26T17:28:00Z">
            <w:rPr/>
          </w:rPrChange>
        </w:rPr>
      </w:pPr>
    </w:p>
    <w:p w:rsidR="007B5133" w:rsidRPr="007F7B2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  <w:rPrChange w:id="1384" w:author="Palacherla, Susmitha C (NONUS)" w:date="2019-08-26T17:28:00Z">
            <w:rPr>
              <w:rFonts w:ascii="Calibri" w:hAnsi="Calibri" w:cs="Times New Roman"/>
              <w:color w:val="auto"/>
            </w:rPr>
          </w:rPrChange>
        </w:rPr>
      </w:pPr>
      <w:bookmarkStart w:id="1385" w:name="_Toc17732999"/>
      <w:r w:rsidRPr="007F7B2E">
        <w:rPr>
          <w:rFonts w:ascii="Times New Roman" w:hAnsi="Times New Roman" w:cs="Times New Roman"/>
          <w:color w:val="auto"/>
          <w:rPrChange w:id="1386" w:author="Palacherla, Susmitha C (NONUS)" w:date="2019-08-26T17:28:00Z">
            <w:rPr>
              <w:rFonts w:ascii="Calibri" w:hAnsi="Calibri" w:cs="Times New Roman"/>
              <w:color w:val="auto"/>
            </w:rPr>
          </w:rPrChange>
        </w:rPr>
        <w:lastRenderedPageBreak/>
        <w:t>SSIS Package</w:t>
      </w:r>
      <w:bookmarkEnd w:id="1385"/>
    </w:p>
    <w:p w:rsidR="0008338D" w:rsidRPr="007F7B2E" w:rsidRDefault="0008338D" w:rsidP="0008338D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  <w:rPrChange w:id="1387" w:author="Palacherla, Susmitha C (NONUS)" w:date="2019-08-26T17:28:00Z">
            <w:rPr>
              <w:rFonts w:asciiTheme="minorHAnsi" w:hAnsiTheme="minorHAnsi" w:cs="Arial"/>
              <w:b/>
              <w:vanish/>
            </w:rPr>
          </w:rPrChange>
        </w:rPr>
      </w:pPr>
    </w:p>
    <w:p w:rsidR="0008338D" w:rsidRPr="007F7B2E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  <w:rPrChange w:id="1388" w:author="Palacherla, Susmitha C (NONUS)" w:date="2019-08-26T17:28:00Z">
            <w:rPr>
              <w:rFonts w:asciiTheme="minorHAnsi" w:hAnsiTheme="minorHAnsi" w:cs="Arial"/>
              <w:b/>
              <w:vanish/>
            </w:rPr>
          </w:rPrChange>
        </w:rPr>
      </w:pPr>
    </w:p>
    <w:p w:rsidR="0008338D" w:rsidRPr="007F7B2E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  <w:rPrChange w:id="1389" w:author="Palacherla, Susmitha C (NONUS)" w:date="2019-08-26T17:28:00Z">
            <w:rPr>
              <w:rFonts w:asciiTheme="minorHAnsi" w:hAnsiTheme="minorHAnsi" w:cs="Arial"/>
              <w:b/>
              <w:vanish/>
            </w:rPr>
          </w:rPrChange>
        </w:rPr>
      </w:pPr>
    </w:p>
    <w:p w:rsidR="00E654C3" w:rsidRPr="007F7B2E" w:rsidRDefault="00E654C3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1390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  <w:r w:rsidRPr="007F7B2E">
        <w:rPr>
          <w:rFonts w:ascii="Times New Roman" w:hAnsi="Times New Roman"/>
          <w:b/>
          <w:rPrChange w:id="1391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Variables</w:t>
      </w:r>
    </w:p>
    <w:tbl>
      <w:tblPr>
        <w:tblStyle w:val="TableGrid"/>
        <w:tblW w:w="10345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1080"/>
        <w:gridCol w:w="2700"/>
        <w:gridCol w:w="2700"/>
      </w:tblGrid>
      <w:tr w:rsidR="00E52DE0" w:rsidRPr="007F7B2E" w:rsidTr="00996760">
        <w:tc>
          <w:tcPr>
            <w:tcW w:w="1795" w:type="dxa"/>
          </w:tcPr>
          <w:p w:rsidR="00E52DE0" w:rsidRPr="007F7B2E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rPrChange w:id="1392" w:author="Palacherla, Susmitha C (NONUS)" w:date="2019-08-26T17:28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sz w:val="24"/>
                <w:szCs w:val="24"/>
                <w:rPrChange w:id="1393" w:author="Palacherla, Susmitha C (NONUS)" w:date="2019-08-26T17:28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  <w:t>Name</w:t>
            </w:r>
          </w:p>
        </w:tc>
        <w:tc>
          <w:tcPr>
            <w:tcW w:w="2070" w:type="dxa"/>
          </w:tcPr>
          <w:p w:rsidR="00E52DE0" w:rsidRPr="007F7B2E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rPrChange w:id="1394" w:author="Palacherla, Susmitha C (NONUS)" w:date="2019-08-26T17:28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sz w:val="24"/>
                <w:szCs w:val="24"/>
                <w:rPrChange w:id="1395" w:author="Palacherla, Susmitha C (NONUS)" w:date="2019-08-26T17:28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  <w:t xml:space="preserve">Scope </w:t>
            </w:r>
          </w:p>
        </w:tc>
        <w:tc>
          <w:tcPr>
            <w:tcW w:w="1080" w:type="dxa"/>
          </w:tcPr>
          <w:p w:rsidR="00E52DE0" w:rsidRPr="007F7B2E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rPrChange w:id="1396" w:author="Palacherla, Susmitha C (NONUS)" w:date="2019-08-26T17:28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sz w:val="24"/>
                <w:szCs w:val="24"/>
                <w:rPrChange w:id="1397" w:author="Palacherla, Susmitha C (NONUS)" w:date="2019-08-26T17:28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  <w:t>Data</w:t>
            </w:r>
          </w:p>
          <w:p w:rsidR="00E52DE0" w:rsidRPr="007F7B2E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rPrChange w:id="1398" w:author="Palacherla, Susmitha C (NONUS)" w:date="2019-08-26T17:28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sz w:val="24"/>
                <w:szCs w:val="24"/>
                <w:rPrChange w:id="1399" w:author="Palacherla, Susmitha C (NONUS)" w:date="2019-08-26T17:28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  <w:t>Type</w:t>
            </w:r>
          </w:p>
        </w:tc>
        <w:tc>
          <w:tcPr>
            <w:tcW w:w="2700" w:type="dxa"/>
          </w:tcPr>
          <w:p w:rsidR="00E52DE0" w:rsidRPr="007F7B2E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rPrChange w:id="1400" w:author="Palacherla, Susmitha C (NONUS)" w:date="2019-08-26T17:28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sz w:val="24"/>
                <w:szCs w:val="24"/>
                <w:rPrChange w:id="1401" w:author="Palacherla, Susmitha C (NONUS)" w:date="2019-08-26T17:28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  <w:t>Value</w:t>
            </w:r>
          </w:p>
        </w:tc>
        <w:tc>
          <w:tcPr>
            <w:tcW w:w="2700" w:type="dxa"/>
          </w:tcPr>
          <w:p w:rsidR="00E52DE0" w:rsidRPr="007F7B2E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rPrChange w:id="1402" w:author="Palacherla, Susmitha C (NONUS)" w:date="2019-08-26T17:28:00Z">
                  <w:rPr>
                    <w:rFonts w:ascii="Arial" w:hAnsi="Arial" w:cs="Arial"/>
                    <w:b/>
                    <w:sz w:val="24"/>
                    <w:szCs w:val="24"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sz w:val="24"/>
                <w:szCs w:val="24"/>
                <w:rPrChange w:id="1403" w:author="Palacherla, Susmitha C (NONUS)" w:date="2019-08-26T17:28:00Z">
                  <w:rPr>
                    <w:rFonts w:ascii="Times New Roman" w:hAnsi="Times New Roman"/>
                    <w:b/>
                    <w:sz w:val="24"/>
                    <w:szCs w:val="24"/>
                  </w:rPr>
                </w:rPrChange>
              </w:rPr>
              <w:t>Evaluate As expression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04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405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DecryptedOutPath</w:t>
            </w:r>
            <w:proofErr w:type="spellEnd"/>
          </w:p>
        </w:tc>
        <w:tc>
          <w:tcPr>
            <w:tcW w:w="207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06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407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408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09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10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11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12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\\f3420-ecldbp01\data\coaching\</w:t>
            </w:r>
            <w:r w:rsidRPr="007F7B2E">
              <w:rPr>
                <w:rFonts w:ascii="Times New Roman" w:hAnsi="Times New Roman"/>
                <w:color w:val="000000" w:themeColor="text1"/>
                <w:rPrChange w:id="1413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414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\Decrypt_out\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15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16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17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418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DecryptInPath</w:t>
            </w:r>
            <w:proofErr w:type="spellEnd"/>
          </w:p>
        </w:tc>
        <w:tc>
          <w:tcPr>
            <w:tcW w:w="2070" w:type="dxa"/>
          </w:tcPr>
          <w:p w:rsidR="00E52DE0" w:rsidRPr="007F7B2E" w:rsidRDefault="00E52DE0" w:rsidP="00E52DE0">
            <w:pPr>
              <w:rPr>
                <w:rFonts w:ascii="Times New Roman" w:hAnsi="Times New Roman"/>
                <w:rPrChange w:id="1419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420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421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7F7B2E" w:rsidRDefault="00E52DE0" w:rsidP="00E52DE0">
            <w:pPr>
              <w:rPr>
                <w:rFonts w:ascii="Times New Roman" w:hAnsi="Times New Roman"/>
                <w:rPrChange w:id="1422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23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Int32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24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25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\\f3420-ecldbp01\data\coaching\</w:t>
            </w:r>
            <w:r w:rsidRPr="007F7B2E">
              <w:rPr>
                <w:rFonts w:ascii="Times New Roman" w:hAnsi="Times New Roman"/>
                <w:color w:val="000000" w:themeColor="text1"/>
                <w:rPrChange w:id="1426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427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\Decrypt_in\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28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29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30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431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EncryptedBackupPath</w:t>
            </w:r>
            <w:proofErr w:type="spellEnd"/>
          </w:p>
        </w:tc>
        <w:tc>
          <w:tcPr>
            <w:tcW w:w="2070" w:type="dxa"/>
          </w:tcPr>
          <w:p w:rsidR="00E52DE0" w:rsidRPr="007F7B2E" w:rsidRDefault="00E52DE0" w:rsidP="00E52DE0">
            <w:pPr>
              <w:rPr>
                <w:rFonts w:ascii="Times New Roman" w:hAnsi="Times New Roman"/>
                <w:rPrChange w:id="1432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433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434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7F7B2E" w:rsidRDefault="00E52DE0" w:rsidP="00E52DE0">
            <w:pPr>
              <w:rPr>
                <w:rFonts w:ascii="Times New Roman" w:hAnsi="Times New Roman"/>
                <w:rPrChange w:id="1435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36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37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38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\\f3420-ecldbp01\data\coaching\</w:t>
            </w:r>
            <w:r w:rsidRPr="007F7B2E">
              <w:rPr>
                <w:rFonts w:ascii="Times New Roman" w:hAnsi="Times New Roman"/>
                <w:color w:val="000000" w:themeColor="text1"/>
                <w:rPrChange w:id="1439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440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\\Backups\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41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42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43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444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EncryptedOutPath</w:t>
            </w:r>
            <w:proofErr w:type="spellEnd"/>
          </w:p>
        </w:tc>
        <w:tc>
          <w:tcPr>
            <w:tcW w:w="2070" w:type="dxa"/>
          </w:tcPr>
          <w:p w:rsidR="00E52DE0" w:rsidRPr="007F7B2E" w:rsidRDefault="00E52DE0" w:rsidP="00E52DE0">
            <w:pPr>
              <w:rPr>
                <w:rFonts w:ascii="Times New Roman" w:hAnsi="Times New Roman"/>
                <w:rPrChange w:id="1445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446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447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7F7B2E" w:rsidRDefault="00E52DE0" w:rsidP="00E52DE0">
            <w:pPr>
              <w:rPr>
                <w:rFonts w:ascii="Times New Roman" w:hAnsi="Times New Roman"/>
                <w:rPrChange w:id="1448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49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50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51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\\f3420-ecldbp01\data\coaching\</w:t>
            </w:r>
            <w:r w:rsidRPr="007F7B2E">
              <w:rPr>
                <w:rFonts w:ascii="Times New Roman" w:hAnsi="Times New Roman"/>
                <w:color w:val="000000" w:themeColor="text1"/>
                <w:rPrChange w:id="1452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453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\Encrypt_out\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54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55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56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457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EncryptInPath</w:t>
            </w:r>
            <w:proofErr w:type="spellEnd"/>
          </w:p>
        </w:tc>
        <w:tc>
          <w:tcPr>
            <w:tcW w:w="2070" w:type="dxa"/>
          </w:tcPr>
          <w:p w:rsidR="00E52DE0" w:rsidRPr="007F7B2E" w:rsidRDefault="00E52DE0" w:rsidP="00E52DE0">
            <w:pPr>
              <w:rPr>
                <w:rFonts w:ascii="Times New Roman" w:hAnsi="Times New Roman"/>
                <w:rPrChange w:id="1458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459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460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7F7B2E" w:rsidRDefault="00E52DE0" w:rsidP="00E52DE0">
            <w:pPr>
              <w:rPr>
                <w:rFonts w:ascii="Times New Roman" w:hAnsi="Times New Roman"/>
                <w:rPrChange w:id="1461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62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63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64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\\f3420-ecldbp01\data\coaching\</w:t>
            </w:r>
            <w:r w:rsidRPr="007F7B2E">
              <w:rPr>
                <w:rFonts w:ascii="Times New Roman" w:hAnsi="Times New Roman"/>
                <w:color w:val="000000" w:themeColor="text1"/>
                <w:rPrChange w:id="1465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466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\Encrypt_in\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67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68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69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470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FailMessage</w:t>
            </w:r>
            <w:proofErr w:type="spellEnd"/>
          </w:p>
        </w:tc>
        <w:tc>
          <w:tcPr>
            <w:tcW w:w="2070" w:type="dxa"/>
          </w:tcPr>
          <w:p w:rsidR="00E52DE0" w:rsidRPr="007F7B2E" w:rsidRDefault="00E52DE0" w:rsidP="00E52DE0">
            <w:pPr>
              <w:rPr>
                <w:rFonts w:ascii="Times New Roman" w:hAnsi="Times New Roman"/>
                <w:rPrChange w:id="1471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472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473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7F7B2E" w:rsidRDefault="00E52DE0" w:rsidP="00E52DE0">
            <w:pPr>
              <w:rPr>
                <w:rFonts w:ascii="Times New Roman" w:hAnsi="Times New Roman"/>
                <w:rPrChange w:id="1474" w:author="Palacherla, Susmitha C (NONUS)" w:date="2019-08-26T17:28:00Z">
                  <w:rPr/>
                </w:rPrChange>
              </w:rPr>
            </w:pPr>
            <w:r w:rsidRPr="007F7B2E">
              <w:rPr>
                <w:rFonts w:ascii="Times New Roman" w:hAnsi="Times New Roman"/>
                <w:rPrChange w:id="1475" w:author="Palacherla, Susmitha C (NONUS)" w:date="2019-08-26T17:28:00Z">
                  <w:rPr/>
                </w:rPrChange>
              </w:rPr>
              <w:t>String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76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 w:themeColor="text1"/>
                <w:rPrChange w:id="1477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 xml:space="preserve"> "Generic Coaching Load of file \"" + </w:t>
            </w:r>
            <w:proofErr w:type="gramStart"/>
            <w:r w:rsidRPr="007F7B2E">
              <w:rPr>
                <w:rFonts w:ascii="Times New Roman" w:hAnsi="Times New Roman"/>
                <w:color w:val="000000" w:themeColor="text1"/>
                <w:rPrChange w:id="1478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@[</w:t>
            </w:r>
            <w:proofErr w:type="gramEnd"/>
            <w:r w:rsidRPr="007F7B2E">
              <w:rPr>
                <w:rFonts w:ascii="Times New Roman" w:hAnsi="Times New Roman"/>
                <w:color w:val="000000" w:themeColor="text1"/>
                <w:rPrChange w:id="1479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User::</w:t>
            </w: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480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VarFileName</w:t>
            </w:r>
            <w:proofErr w:type="spellEnd"/>
            <w:r w:rsidRPr="007F7B2E">
              <w:rPr>
                <w:rFonts w:ascii="Times New Roman" w:hAnsi="Times New Roman"/>
                <w:color w:val="000000" w:themeColor="text1"/>
                <w:rPrChange w:id="1481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] + "\"  failed in " +  @[User::</w:t>
            </w: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482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VarDBName</w:t>
            </w:r>
            <w:proofErr w:type="spellEnd"/>
            <w:r w:rsidRPr="007F7B2E">
              <w:rPr>
                <w:rFonts w:ascii="Times New Roman" w:hAnsi="Times New Roman"/>
                <w:color w:val="000000" w:themeColor="text1"/>
                <w:rPrChange w:id="1483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]+"."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  <w:rPrChange w:id="1484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 w:themeColor="text1"/>
                <w:rPrChange w:id="1485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True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86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487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StagedCount</w:t>
            </w:r>
            <w:proofErr w:type="spellEnd"/>
          </w:p>
        </w:tc>
        <w:tc>
          <w:tcPr>
            <w:tcW w:w="2070" w:type="dxa"/>
          </w:tcPr>
          <w:p w:rsidR="00E52DE0" w:rsidRPr="007F7B2E" w:rsidRDefault="00E52DE0" w:rsidP="00E52DE0">
            <w:pPr>
              <w:rPr>
                <w:rFonts w:ascii="Times New Roman" w:hAnsi="Times New Roman"/>
                <w:rPrChange w:id="1488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489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490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91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92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Int32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93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94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95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496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497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498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RejectedCount</w:t>
            </w:r>
            <w:proofErr w:type="spellEnd"/>
          </w:p>
        </w:tc>
        <w:tc>
          <w:tcPr>
            <w:tcW w:w="2070" w:type="dxa"/>
          </w:tcPr>
          <w:p w:rsidR="00E52DE0" w:rsidRPr="007F7B2E" w:rsidRDefault="00E52DE0" w:rsidP="00E52DE0">
            <w:pPr>
              <w:rPr>
                <w:rFonts w:ascii="Times New Roman" w:hAnsi="Times New Roman"/>
                <w:rPrChange w:id="1499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500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501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02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03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Int32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04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05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06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07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08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509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LoadedCount</w:t>
            </w:r>
            <w:proofErr w:type="spellEnd"/>
          </w:p>
        </w:tc>
        <w:tc>
          <w:tcPr>
            <w:tcW w:w="2070" w:type="dxa"/>
          </w:tcPr>
          <w:p w:rsidR="00E52DE0" w:rsidRPr="007F7B2E" w:rsidRDefault="00E52DE0" w:rsidP="00E52DE0">
            <w:pPr>
              <w:rPr>
                <w:rFonts w:ascii="Times New Roman" w:hAnsi="Times New Roman"/>
                <w:rPrChange w:id="1510" w:author="Palacherla, Susmitha C (NONUS)" w:date="2019-08-26T17:28:00Z">
                  <w:rPr/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511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512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13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14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Int32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15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16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17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18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19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520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varDBName</w:t>
            </w:r>
            <w:proofErr w:type="spellEnd"/>
          </w:p>
        </w:tc>
        <w:tc>
          <w:tcPr>
            <w:tcW w:w="207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21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522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523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24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25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26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27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Prod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28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29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E52DE0" w:rsidRPr="007F7B2E" w:rsidTr="00E52DE0">
        <w:trPr>
          <w:trHeight w:val="368"/>
        </w:trPr>
        <w:tc>
          <w:tcPr>
            <w:tcW w:w="1795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30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531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varFileName</w:t>
            </w:r>
            <w:proofErr w:type="spellEnd"/>
          </w:p>
        </w:tc>
        <w:tc>
          <w:tcPr>
            <w:tcW w:w="207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32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533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534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35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36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37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38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39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E52DE0" w:rsidRPr="007F7B2E" w:rsidTr="00E52DE0">
        <w:trPr>
          <w:trHeight w:val="368"/>
        </w:trPr>
        <w:tc>
          <w:tcPr>
            <w:tcW w:w="1795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40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541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varEncryptedFileName</w:t>
            </w:r>
            <w:proofErr w:type="spellEnd"/>
          </w:p>
        </w:tc>
        <w:tc>
          <w:tcPr>
            <w:tcW w:w="207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42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543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544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45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46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47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48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49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E52DE0" w:rsidRPr="007F7B2E" w:rsidTr="00E52DE0">
        <w:trPr>
          <w:trHeight w:val="368"/>
        </w:trPr>
        <w:tc>
          <w:tcPr>
            <w:tcW w:w="1795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50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  <w:rPrChange w:id="1551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varFailedFile</w:t>
            </w:r>
            <w:proofErr w:type="spellEnd"/>
          </w:p>
        </w:tc>
        <w:tc>
          <w:tcPr>
            <w:tcW w:w="207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52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color w:val="000000" w:themeColor="text1"/>
                <w:rPrChange w:id="1553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  <w:rPrChange w:id="1554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55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56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String</w:t>
            </w: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57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</w:p>
        </w:tc>
        <w:tc>
          <w:tcPr>
            <w:tcW w:w="2700" w:type="dxa"/>
          </w:tcPr>
          <w:p w:rsidR="00E52DE0" w:rsidRPr="007F7B2E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58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r w:rsidRPr="007F7B2E">
              <w:rPr>
                <w:rFonts w:ascii="Times New Roman" w:hAnsi="Times New Roman"/>
                <w:sz w:val="20"/>
                <w:szCs w:val="20"/>
                <w:rPrChange w:id="1559" w:author="Palacherla, Susmitha C (NONUS)" w:date="2019-08-26T17:28:00Z">
                  <w:rPr>
                    <w:rFonts w:ascii="Times New Roman" w:hAnsi="Times New Roman"/>
                    <w:sz w:val="20"/>
                    <w:szCs w:val="20"/>
                  </w:rPr>
                </w:rPrChange>
              </w:rPr>
              <w:t>False</w:t>
            </w:r>
          </w:p>
        </w:tc>
      </w:tr>
      <w:tr w:rsidR="00E52DE0" w:rsidRPr="007F7B2E" w:rsidTr="00E52DE0">
        <w:trPr>
          <w:trHeight w:val="368"/>
        </w:trPr>
        <w:tc>
          <w:tcPr>
            <w:tcW w:w="1795" w:type="dxa"/>
          </w:tcPr>
          <w:p w:rsidR="00E52DE0" w:rsidRPr="007F7B2E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60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</w:p>
        </w:tc>
        <w:tc>
          <w:tcPr>
            <w:tcW w:w="2070" w:type="dxa"/>
          </w:tcPr>
          <w:p w:rsidR="00E52DE0" w:rsidRPr="007F7B2E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61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</w:p>
        </w:tc>
        <w:tc>
          <w:tcPr>
            <w:tcW w:w="1080" w:type="dxa"/>
          </w:tcPr>
          <w:p w:rsidR="00E52DE0" w:rsidRPr="007F7B2E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62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</w:p>
        </w:tc>
        <w:tc>
          <w:tcPr>
            <w:tcW w:w="2700" w:type="dxa"/>
          </w:tcPr>
          <w:p w:rsidR="00E52DE0" w:rsidRPr="007F7B2E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63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</w:p>
        </w:tc>
        <w:tc>
          <w:tcPr>
            <w:tcW w:w="2700" w:type="dxa"/>
          </w:tcPr>
          <w:p w:rsidR="00E52DE0" w:rsidRPr="007F7B2E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rPrChange w:id="1564" w:author="Palacherla, Susmitha C (NONUS)" w:date="2019-08-26T17:2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</w:p>
        </w:tc>
      </w:tr>
    </w:tbl>
    <w:p w:rsidR="00E654C3" w:rsidRPr="007F7B2E" w:rsidRDefault="00E654C3" w:rsidP="00E654C3">
      <w:pPr>
        <w:rPr>
          <w:rFonts w:ascii="Times New Roman" w:hAnsi="Times New Roman"/>
          <w:b/>
          <w:rPrChange w:id="1565" w:author="Palacherla, Susmitha C (NONUS)" w:date="2019-08-26T17:28:00Z">
            <w:rPr>
              <w:b/>
            </w:rPr>
          </w:rPrChange>
        </w:rPr>
      </w:pPr>
    </w:p>
    <w:p w:rsidR="00E654C3" w:rsidRPr="007F7B2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1566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  <w:r w:rsidRPr="007F7B2E">
        <w:rPr>
          <w:rFonts w:ascii="Times New Roman" w:hAnsi="Times New Roman"/>
          <w:b/>
          <w:rPrChange w:id="1567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Connection Manager Entries</w:t>
      </w:r>
    </w:p>
    <w:p w:rsidR="00E654C3" w:rsidRPr="007F7B2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568" w:author="Palacherla, Susmitha C (NONUS)" w:date="2019-08-26T17:28:00Z">
            <w:rPr>
              <w:rFonts w:asciiTheme="minorHAnsi" w:hAnsiTheme="minorHAnsi" w:cs="Arial"/>
            </w:rPr>
          </w:rPrChange>
        </w:rPr>
      </w:pPr>
      <w:proofErr w:type="spellStart"/>
      <w:r w:rsidRPr="007F7B2E">
        <w:rPr>
          <w:rFonts w:ascii="Times New Roman" w:hAnsi="Times New Roman"/>
          <w:rPrChange w:id="1569" w:author="Palacherla, Susmitha C (NONUS)" w:date="2019-08-26T17:28:00Z">
            <w:rPr>
              <w:rFonts w:asciiTheme="minorHAnsi" w:hAnsiTheme="minorHAnsi" w:cs="Arial"/>
            </w:rPr>
          </w:rPrChange>
        </w:rPr>
        <w:t>Destinationdb</w:t>
      </w:r>
      <w:proofErr w:type="spellEnd"/>
    </w:p>
    <w:p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570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571" w:author="Palacherla, Susmitha C (NONUS)" w:date="2019-08-26T17:28:00Z">
            <w:rPr>
              <w:rFonts w:ascii="Times New Roman" w:hAnsi="Times New Roman"/>
            </w:rPr>
          </w:rPrChange>
        </w:rPr>
        <w:t xml:space="preserve">Dev – F3420-ECLDBD01 DB – </w:t>
      </w:r>
      <w:proofErr w:type="spellStart"/>
      <w:r w:rsidRPr="007F7B2E">
        <w:rPr>
          <w:rFonts w:ascii="Times New Roman" w:hAnsi="Times New Roman"/>
          <w:rPrChange w:id="1572" w:author="Palacherla, Susmitha C (NONUS)" w:date="2019-08-26T17:28:00Z">
            <w:rPr>
              <w:rFonts w:ascii="Times New Roman" w:hAnsi="Times New Roman"/>
            </w:rPr>
          </w:rPrChange>
        </w:rPr>
        <w:t>eCoachingdev</w:t>
      </w:r>
      <w:proofErr w:type="spellEnd"/>
    </w:p>
    <w:p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573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574" w:author="Palacherla, Susmitha C (NONUS)" w:date="2019-08-26T17:28:00Z">
            <w:rPr>
              <w:rFonts w:ascii="Times New Roman" w:hAnsi="Times New Roman"/>
            </w:rPr>
          </w:rPrChange>
        </w:rPr>
        <w:t xml:space="preserve">Test - F3420-ECLDBT01 DB – </w:t>
      </w:r>
      <w:proofErr w:type="spellStart"/>
      <w:r w:rsidRPr="007F7B2E">
        <w:rPr>
          <w:rFonts w:ascii="Times New Roman" w:hAnsi="Times New Roman"/>
          <w:rPrChange w:id="1575" w:author="Palacherla, Susmitha C (NONUS)" w:date="2019-08-26T17:28:00Z">
            <w:rPr>
              <w:rFonts w:ascii="Times New Roman" w:hAnsi="Times New Roman"/>
            </w:rPr>
          </w:rPrChange>
        </w:rPr>
        <w:t>eCoachingtest</w:t>
      </w:r>
      <w:proofErr w:type="spellEnd"/>
    </w:p>
    <w:p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576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577" w:author="Palacherla, Susmitha C (NONUS)" w:date="2019-08-26T17:28:00Z">
            <w:rPr>
              <w:rFonts w:ascii="Times New Roman" w:hAnsi="Times New Roman"/>
            </w:rPr>
          </w:rPrChange>
        </w:rPr>
        <w:t>Prod - F3420-ECLDBP01 – eCoaching</w:t>
      </w:r>
    </w:p>
    <w:p w:rsidR="00E654C3" w:rsidRPr="007F7B2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578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E654C3" w:rsidRPr="007F7B2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579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E654C3" w:rsidRPr="007F7B2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580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E654C3" w:rsidRPr="007F7B2E" w:rsidRDefault="008E59B7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581" w:author="Palacherla, Susmitha C (NONUS)" w:date="2019-08-26T17:28:00Z">
            <w:rPr>
              <w:rFonts w:asciiTheme="minorHAnsi" w:hAnsiTheme="minorHAnsi" w:cs="Arial"/>
            </w:rPr>
          </w:rPrChange>
        </w:rPr>
      </w:pPr>
      <w:del w:id="1582" w:author="Palacherla, Susmitha C (NONUS)" w:date="2019-08-26T17:30:00Z">
        <w:r w:rsidRPr="007F7B2E" w:rsidDel="007F7B2E">
          <w:rPr>
            <w:rFonts w:ascii="Times New Roman" w:hAnsi="Times New Roman"/>
            <w:color w:val="000000" w:themeColor="text1"/>
            <w:rPrChange w:id="1583" w:author="Palacherla, Susmitha C (NONUS)" w:date="2019-08-26T17:28:00Z">
              <w:rPr>
                <w:rFonts w:asciiTheme="minorHAnsi" w:hAnsiTheme="minorHAnsi" w:cs="Segoe UI"/>
                <w:color w:val="000000" w:themeColor="text1"/>
              </w:rPr>
            </w:rPrChange>
          </w:rPr>
          <w:delText>SEA</w:delText>
        </w:r>
        <w:r w:rsidR="00265092" w:rsidRPr="007F7B2E" w:rsidDel="007F7B2E">
          <w:rPr>
            <w:rFonts w:ascii="Times New Roman" w:hAnsi="Times New Roman"/>
            <w:rPrChange w:id="1584" w:author="Palacherla, Susmitha C (NONUS)" w:date="2019-08-26T17:28:00Z">
              <w:rPr>
                <w:rFonts w:asciiTheme="minorHAnsi" w:hAnsiTheme="minorHAnsi" w:cs="Arial"/>
              </w:rPr>
            </w:rPrChange>
          </w:rPr>
          <w:delText>_</w:delText>
        </w:r>
        <w:r w:rsidR="009A28C9" w:rsidRPr="007F7B2E" w:rsidDel="007F7B2E">
          <w:rPr>
            <w:rFonts w:ascii="Times New Roman" w:hAnsi="Times New Roman"/>
            <w:rPrChange w:id="1585" w:author="Palacherla, Susmitha C (NONUS)" w:date="2019-08-26T17:28:00Z">
              <w:rPr>
                <w:rFonts w:asciiTheme="minorHAnsi" w:hAnsiTheme="minorHAnsi" w:cs="Arial"/>
              </w:rPr>
            </w:rPrChange>
          </w:rPr>
          <w:delText>DTT</w:delText>
        </w:r>
      </w:del>
      <w:ins w:id="1586" w:author="Palacherla, Susmitha C (NONUS)" w:date="2019-08-26T17:30:00Z">
        <w:r w:rsidR="007F7B2E">
          <w:rPr>
            <w:rFonts w:ascii="Times New Roman" w:hAnsi="Times New Roman"/>
            <w:color w:val="000000" w:themeColor="text1"/>
          </w:rPr>
          <w:t>NON-</w:t>
        </w:r>
        <w:proofErr w:type="spellStart"/>
        <w:r w:rsidR="007F7B2E">
          <w:rPr>
            <w:rFonts w:ascii="Times New Roman" w:hAnsi="Times New Roman"/>
            <w:color w:val="000000" w:themeColor="text1"/>
          </w:rPr>
          <w:t>OTH</w:t>
        </w:r>
      </w:ins>
      <w:r w:rsidR="009A28C9" w:rsidRPr="007F7B2E">
        <w:rPr>
          <w:rFonts w:ascii="Times New Roman" w:hAnsi="Times New Roman"/>
          <w:rPrChange w:id="1587" w:author="Palacherla, Susmitha C (NONUS)" w:date="2019-08-26T17:28:00Z">
            <w:rPr>
              <w:rFonts w:asciiTheme="minorHAnsi" w:hAnsiTheme="minorHAnsi" w:cs="Arial"/>
            </w:rPr>
          </w:rPrChange>
        </w:rPr>
        <w:t>_</w:t>
      </w:r>
      <w:r w:rsidR="00265092" w:rsidRPr="007F7B2E">
        <w:rPr>
          <w:rFonts w:ascii="Times New Roman" w:hAnsi="Times New Roman"/>
          <w:rPrChange w:id="1588" w:author="Palacherla, Susmitha C (NONUS)" w:date="2019-08-26T17:28:00Z">
            <w:rPr>
              <w:rFonts w:asciiTheme="minorHAnsi" w:hAnsiTheme="minorHAnsi" w:cs="Arial"/>
            </w:rPr>
          </w:rPrChange>
        </w:rPr>
        <w:t>File</w:t>
      </w:r>
      <w:proofErr w:type="spellEnd"/>
    </w:p>
    <w:p w:rsidR="00E654C3" w:rsidRPr="007F7B2E" w:rsidRDefault="00E654C3" w:rsidP="00CF23BE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589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1590" w:author="Palacherla, Susmitha C (NONUS)" w:date="2019-08-26T17:28:00Z">
            <w:rPr>
              <w:rFonts w:asciiTheme="minorHAnsi" w:hAnsiTheme="minorHAnsi" w:cs="Arial"/>
            </w:rPr>
          </w:rPrChange>
        </w:rPr>
        <w:t>\</w:t>
      </w:r>
      <w:del w:id="1591" w:author="Palacherla, Susmitha C (NONUS)" w:date="2019-08-26T17:13:00Z">
        <w:r w:rsidRPr="007F7B2E" w:rsidDel="00CF23BE">
          <w:rPr>
            <w:rFonts w:ascii="Times New Roman" w:hAnsi="Times New Roman"/>
            <w:rPrChange w:id="1592" w:author="Palacherla, Susmitha C (NONUS)" w:date="2019-08-26T17:28:00Z">
              <w:rPr>
                <w:rFonts w:asciiTheme="minorHAnsi" w:hAnsiTheme="minorHAnsi" w:cs="Arial"/>
              </w:rPr>
            </w:rPrChange>
          </w:rPr>
          <w:delText>\</w:delText>
        </w:r>
      </w:del>
      <w:ins w:id="1593" w:author="Palacherla, Susmitha C (NONUS)" w:date="2019-08-26T17:13:00Z">
        <w:r w:rsidR="00CF23BE" w:rsidRPr="007F7B2E">
          <w:rPr>
            <w:rFonts w:ascii="Times New Roman" w:hAnsi="Times New Roman"/>
            <w:rPrChange w:id="1594" w:author="Palacherla, Susmitha C (NONUS)" w:date="2019-08-26T17:28:00Z">
              <w:rPr>
                <w:rFonts w:asciiTheme="minorHAnsi" w:hAnsiTheme="minorHAnsi" w:cs="Arial"/>
              </w:rPr>
            </w:rPrChange>
          </w:rPr>
          <w:t>\F3420-ECLDBP01\Data\Coaching\Generic</w:t>
        </w:r>
        <w:r w:rsidR="00CF23BE" w:rsidRPr="007F7B2E" w:rsidDel="00CF23BE">
          <w:rPr>
            <w:rFonts w:ascii="Times New Roman" w:hAnsi="Times New Roman"/>
            <w:rPrChange w:id="1595" w:author="Palacherla, Susmitha C (NONUS)" w:date="2019-08-26T17:28:00Z">
              <w:rPr>
                <w:rFonts w:asciiTheme="minorHAnsi" w:hAnsiTheme="minorHAnsi" w:cs="Arial"/>
              </w:rPr>
            </w:rPrChange>
          </w:rPr>
          <w:t xml:space="preserve"> </w:t>
        </w:r>
      </w:ins>
      <w:del w:id="1596" w:author="Palacherla, Susmitha C (NONUS)" w:date="2019-08-26T17:13:00Z">
        <w:r w:rsidRPr="007F7B2E" w:rsidDel="00CF23BE">
          <w:rPr>
            <w:rFonts w:ascii="Times New Roman" w:hAnsi="Times New Roman"/>
            <w:rPrChange w:id="1597" w:author="Palacherla, Susmitha C (NONUS)" w:date="2019-08-26T17:28:00Z">
              <w:rPr>
                <w:rFonts w:asciiTheme="minorHAnsi" w:hAnsiTheme="minorHAnsi" w:cs="Arial"/>
              </w:rPr>
            </w:rPrChange>
          </w:rPr>
          <w:delText>vrivscors01\bcc scorecards\Coaching\</w:delText>
        </w:r>
        <w:r w:rsidR="00B307B1" w:rsidRPr="007F7B2E" w:rsidDel="00CF23BE">
          <w:rPr>
            <w:rFonts w:ascii="Times New Roman" w:hAnsi="Times New Roman"/>
            <w:rPrChange w:id="1598" w:author="Palacherla, Susmitha C (NONUS)" w:date="2019-08-26T17:28:00Z">
              <w:rPr>
                <w:rFonts w:asciiTheme="minorHAnsi" w:hAnsiTheme="minorHAnsi" w:cs="Arial"/>
              </w:rPr>
            </w:rPrChange>
          </w:rPr>
          <w:delText>Generic</w:delText>
        </w:r>
      </w:del>
      <w:r w:rsidRPr="007F7B2E">
        <w:rPr>
          <w:rFonts w:ascii="Times New Roman" w:hAnsi="Times New Roman"/>
          <w:rPrChange w:id="1599" w:author="Palacherla, Susmitha C (NONUS)" w:date="2019-08-26T17:28:00Z">
            <w:rPr>
              <w:rFonts w:asciiTheme="minorHAnsi" w:hAnsiTheme="minorHAnsi" w:cs="Arial"/>
            </w:rPr>
          </w:rPrChange>
        </w:rPr>
        <w:t>\</w:t>
      </w:r>
      <w:proofErr w:type="spellStart"/>
      <w:r w:rsidR="008E59B7" w:rsidRPr="007F7B2E">
        <w:rPr>
          <w:rFonts w:ascii="Times New Roman" w:hAnsi="Times New Roman"/>
          <w:rPrChange w:id="1600" w:author="Palacherla, Susmitha C (NONUS)" w:date="2019-08-26T17:28:00Z">
            <w:rPr>
              <w:rFonts w:asciiTheme="minorHAnsi" w:hAnsiTheme="minorHAnsi" w:cs="Arial"/>
            </w:rPr>
          </w:rPrChange>
        </w:rPr>
        <w:t>eCL_Generic_Feed_OTH</w:t>
      </w:r>
      <w:proofErr w:type="spellEnd"/>
      <w:r w:rsidR="008E59B7" w:rsidRPr="007F7B2E">
        <w:rPr>
          <w:rFonts w:ascii="Times New Roman" w:hAnsi="Times New Roman"/>
          <w:rPrChange w:id="1601" w:author="Palacherla, Susmitha C (NONUS)" w:date="2019-08-26T17:28:00Z">
            <w:rPr>
              <w:rFonts w:asciiTheme="minorHAnsi" w:hAnsiTheme="minorHAnsi" w:cs="Arial"/>
            </w:rPr>
          </w:rPrChange>
        </w:rPr>
        <w:t>_</w:t>
      </w:r>
      <w:r w:rsidR="009A28C9" w:rsidRPr="007F7B2E">
        <w:rPr>
          <w:rFonts w:ascii="Times New Roman" w:hAnsi="Times New Roman"/>
          <w:rPrChange w:id="1602" w:author="Palacherla, Susmitha C (NONUS)" w:date="2019-08-26T17:28:00Z">
            <w:rPr>
              <w:rFonts w:asciiTheme="minorHAnsi" w:hAnsiTheme="minorHAnsi" w:cs="Arial"/>
            </w:rPr>
          </w:rPrChange>
        </w:rPr>
        <w:t>[DTT/</w:t>
      </w:r>
      <w:r w:rsidR="008E59B7" w:rsidRPr="007F7B2E">
        <w:rPr>
          <w:rFonts w:ascii="Times New Roman" w:hAnsi="Times New Roman"/>
          <w:rPrChange w:id="1603" w:author="Palacherla, Susmitha C (NONUS)" w:date="2019-08-26T17:28:00Z">
            <w:rPr>
              <w:rFonts w:asciiTheme="minorHAnsi" w:hAnsiTheme="minorHAnsi" w:cs="Arial"/>
            </w:rPr>
          </w:rPrChange>
        </w:rPr>
        <w:t>SEA</w:t>
      </w:r>
      <w:ins w:id="1604" w:author="Palacherla, Susmitha C (NONUS)" w:date="2019-08-26T17:13:00Z">
        <w:r w:rsidR="00CF23BE" w:rsidRPr="007F7B2E">
          <w:rPr>
            <w:rFonts w:ascii="Times New Roman" w:hAnsi="Times New Roman"/>
            <w:rPrChange w:id="1605" w:author="Palacherla, Susmitha C (NONUS)" w:date="2019-08-26T17:28:00Z">
              <w:rPr>
                <w:rFonts w:asciiTheme="minorHAnsi" w:hAnsiTheme="minorHAnsi" w:cs="Arial"/>
              </w:rPr>
            </w:rPrChange>
          </w:rPr>
          <w:t>/SEAA/SEAR/APS/APW</w:t>
        </w:r>
      </w:ins>
      <w:r w:rsidR="009A28C9" w:rsidRPr="007F7B2E">
        <w:rPr>
          <w:rFonts w:ascii="Times New Roman" w:hAnsi="Times New Roman"/>
          <w:rPrChange w:id="1606" w:author="Palacherla, Susmitha C (NONUS)" w:date="2019-08-26T17:28:00Z">
            <w:rPr>
              <w:rFonts w:asciiTheme="minorHAnsi" w:hAnsiTheme="minorHAnsi" w:cs="Arial"/>
            </w:rPr>
          </w:rPrChange>
        </w:rPr>
        <w:t>]</w:t>
      </w:r>
      <w:r w:rsidR="008E59B7" w:rsidRPr="007F7B2E">
        <w:rPr>
          <w:rFonts w:ascii="Times New Roman" w:hAnsi="Times New Roman"/>
          <w:rPrChange w:id="1607" w:author="Palacherla, Susmitha C (NONUS)" w:date="2019-08-26T17:28:00Z">
            <w:rPr>
              <w:rFonts w:asciiTheme="minorHAnsi" w:hAnsiTheme="minorHAnsi" w:cs="Arial"/>
            </w:rPr>
          </w:rPrChange>
        </w:rPr>
        <w:t>*.csv</w:t>
      </w:r>
    </w:p>
    <w:p w:rsidR="00E654C3" w:rsidRPr="007F7B2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08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E654C3" w:rsidRPr="007F7B2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09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noProof/>
          <w:rPrChange w:id="1610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3D8E8991" wp14:editId="20404284">
            <wp:extent cx="32369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7F7B2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11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265092" w:rsidRPr="007F7B2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12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E654C3" w:rsidRPr="007F7B2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13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E654C3" w:rsidRPr="007F7B2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14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noProof/>
          <w:rPrChange w:id="1615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5C447654" wp14:editId="497C4D15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7F7B2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16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8E59B7" w:rsidRPr="007F7B2E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17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8E59B7" w:rsidRPr="007F7B2E" w:rsidRDefault="008E59B7" w:rsidP="008E59B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18" w:author="Palacherla, Susmitha C (NONUS)" w:date="2019-08-26T17:28:00Z">
            <w:rPr>
              <w:rFonts w:asciiTheme="minorHAnsi" w:hAnsiTheme="minorHAnsi" w:cs="Arial"/>
            </w:rPr>
          </w:rPrChange>
        </w:rPr>
      </w:pPr>
      <w:proofErr w:type="spellStart"/>
      <w:r w:rsidRPr="007F7B2E">
        <w:rPr>
          <w:rFonts w:ascii="Times New Roman" w:hAnsi="Times New Roman"/>
          <w:color w:val="000000" w:themeColor="text1"/>
          <w:rPrChange w:id="1619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OTH</w:t>
      </w:r>
      <w:r w:rsidRPr="007F7B2E">
        <w:rPr>
          <w:rFonts w:ascii="Times New Roman" w:hAnsi="Times New Roman"/>
          <w:rPrChange w:id="1620" w:author="Palacherla, Susmitha C (NONUS)" w:date="2019-08-26T17:28:00Z">
            <w:rPr>
              <w:rFonts w:asciiTheme="minorHAnsi" w:hAnsiTheme="minorHAnsi" w:cs="Arial"/>
            </w:rPr>
          </w:rPrChange>
        </w:rPr>
        <w:t>_File</w:t>
      </w:r>
      <w:proofErr w:type="spellEnd"/>
    </w:p>
    <w:p w:rsidR="008E59B7" w:rsidRPr="007F7B2E" w:rsidRDefault="00CF23BE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21" w:author="Palacherla, Susmitha C (NONUS)" w:date="2019-08-26T17:28:00Z">
            <w:rPr>
              <w:rFonts w:asciiTheme="minorHAnsi" w:hAnsiTheme="minorHAnsi" w:cs="Arial"/>
            </w:rPr>
          </w:rPrChange>
        </w:rPr>
      </w:pPr>
      <w:ins w:id="1622" w:author="Palacherla, Susmitha C (NONUS)" w:date="2019-08-26T17:14:00Z">
        <w:r w:rsidRPr="007F7B2E">
          <w:rPr>
            <w:rFonts w:ascii="Times New Roman" w:hAnsi="Times New Roman"/>
            <w:rPrChange w:id="1623" w:author="Palacherla, Susmitha C (NONUS)" w:date="2019-08-26T17:28:00Z">
              <w:rPr>
                <w:rFonts w:asciiTheme="minorHAnsi" w:hAnsiTheme="minorHAnsi" w:cs="Arial"/>
              </w:rPr>
            </w:rPrChange>
          </w:rPr>
          <w:t>\\F3420-ECLDBP01\Data\Coaching\Generic</w:t>
        </w:r>
      </w:ins>
      <w:del w:id="1624" w:author="Palacherla, Susmitha C (NONUS)" w:date="2019-08-26T17:14:00Z">
        <w:r w:rsidR="008E59B7" w:rsidRPr="007F7B2E" w:rsidDel="00CF23BE">
          <w:rPr>
            <w:rFonts w:ascii="Times New Roman" w:hAnsi="Times New Roman"/>
            <w:rPrChange w:id="1625" w:author="Palacherla, Susmitha C (NONUS)" w:date="2019-08-26T17:28:00Z">
              <w:rPr>
                <w:rFonts w:asciiTheme="minorHAnsi" w:hAnsiTheme="minorHAnsi" w:cs="Arial"/>
              </w:rPr>
            </w:rPrChange>
          </w:rPr>
          <w:delText>\\vrivscors01\bcc scorecards\Coaching\Generic</w:delText>
        </w:r>
      </w:del>
      <w:r w:rsidR="008E59B7" w:rsidRPr="007F7B2E">
        <w:rPr>
          <w:rFonts w:ascii="Times New Roman" w:hAnsi="Times New Roman"/>
          <w:rPrChange w:id="1626" w:author="Palacherla, Susmitha C (NONUS)" w:date="2019-08-26T17:28:00Z">
            <w:rPr>
              <w:rFonts w:asciiTheme="minorHAnsi" w:hAnsiTheme="minorHAnsi" w:cs="Arial"/>
            </w:rPr>
          </w:rPrChange>
        </w:rPr>
        <w:t>\eCL_Generic_Feed_OTH</w:t>
      </w:r>
      <w:ins w:id="1627" w:author="Palacherla, Susmitha C (NONUS)" w:date="2019-08-26T17:14:00Z">
        <w:r w:rsidRPr="007F7B2E">
          <w:rPr>
            <w:rFonts w:ascii="Times New Roman" w:hAnsi="Times New Roman"/>
            <w:rPrChange w:id="1628" w:author="Palacherla, Susmitha C (NONUS)" w:date="2019-08-26T17:28:00Z">
              <w:rPr>
                <w:rFonts w:asciiTheme="minorHAnsi" w:hAnsiTheme="minorHAnsi" w:cs="Arial"/>
              </w:rPr>
            </w:rPrChange>
          </w:rPr>
          <w:t>20</w:t>
        </w:r>
      </w:ins>
      <w:r w:rsidR="008E59B7" w:rsidRPr="007F7B2E">
        <w:rPr>
          <w:rFonts w:ascii="Times New Roman" w:hAnsi="Times New Roman"/>
          <w:rPrChange w:id="1629" w:author="Palacherla, Susmitha C (NONUS)" w:date="2019-08-26T17:28:00Z">
            <w:rPr>
              <w:rFonts w:asciiTheme="minorHAnsi" w:hAnsiTheme="minorHAnsi" w:cs="Arial"/>
            </w:rPr>
          </w:rPrChange>
        </w:rPr>
        <w:t>*.csv</w:t>
      </w:r>
    </w:p>
    <w:p w:rsidR="008E59B7" w:rsidRPr="007F7B2E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30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8E59B7" w:rsidRPr="007F7B2E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31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noProof/>
          <w:rPrChange w:id="1632" w:author="Palacherla, Susmitha C (NONUS)" w:date="2019-08-26T17:28:00Z">
            <w:rPr>
              <w:noProof/>
            </w:rPr>
          </w:rPrChange>
        </w:rPr>
        <w:lastRenderedPageBreak/>
        <w:drawing>
          <wp:inline distT="0" distB="0" distL="0" distR="0" wp14:anchorId="614FB42D" wp14:editId="49C00FD1">
            <wp:extent cx="4087368" cy="1737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7" w:rsidRPr="007F7B2E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33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8E59B7" w:rsidRPr="007F7B2E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34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8E59B7" w:rsidRPr="007F7B2E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35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8E59B7" w:rsidRPr="007F7B2E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36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noProof/>
          <w:rPrChange w:id="1637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682BAD39" wp14:editId="6EA15DEA">
            <wp:extent cx="2542032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7" w:rsidRPr="007F7B2E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38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8E59B7" w:rsidRPr="007F7B2E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39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E654C3" w:rsidRPr="007F7B2E" w:rsidDel="007F7B2E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1640" w:author="Palacherla, Susmitha C (NONUS)" w:date="2019-08-26T17:31:00Z"/>
          <w:rFonts w:ascii="Times New Roman" w:hAnsi="Times New Roman"/>
          <w:rPrChange w:id="1641" w:author="Palacherla, Susmitha C (NONUS)" w:date="2019-08-26T17:28:00Z">
            <w:rPr>
              <w:del w:id="1642" w:author="Palacherla, Susmitha C (NONUS)" w:date="2019-08-26T17:31:00Z"/>
              <w:rFonts w:asciiTheme="minorHAnsi" w:hAnsiTheme="minorHAnsi" w:cs="Arial"/>
            </w:rPr>
          </w:rPrChange>
        </w:rPr>
      </w:pPr>
      <w:del w:id="1643" w:author="Palacherla, Susmitha C (NONUS)" w:date="2019-08-26T17:31:00Z">
        <w:r w:rsidRPr="007F7B2E" w:rsidDel="007F7B2E">
          <w:rPr>
            <w:rFonts w:ascii="Times New Roman" w:hAnsi="Times New Roman"/>
            <w:noProof/>
            <w:rPrChange w:id="1644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3A129D59" wp14:editId="772B23E3">
              <wp:extent cx="2029968" cy="1828800"/>
              <wp:effectExtent l="0" t="0" r="8890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2996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2E4C8D" w:rsidRPr="007F7B2E" w:rsidDel="007F7B2E" w:rsidRDefault="002E4C8D" w:rsidP="00E654C3">
      <w:pPr>
        <w:widowControl w:val="0"/>
        <w:autoSpaceDE w:val="0"/>
        <w:autoSpaceDN w:val="0"/>
        <w:adjustRightInd w:val="0"/>
        <w:spacing w:after="0" w:line="240" w:lineRule="auto"/>
        <w:rPr>
          <w:del w:id="1645" w:author="Palacherla, Susmitha C (NONUS)" w:date="2019-08-26T17:31:00Z"/>
          <w:rFonts w:ascii="Times New Roman" w:hAnsi="Times New Roman"/>
          <w:rPrChange w:id="1646" w:author="Palacherla, Susmitha C (NONUS)" w:date="2019-08-26T17:28:00Z">
            <w:rPr>
              <w:del w:id="1647" w:author="Palacherla, Susmitha C (NONUS)" w:date="2019-08-26T17:31:00Z"/>
              <w:rFonts w:asciiTheme="minorHAnsi" w:hAnsiTheme="minorHAnsi" w:cs="Arial"/>
            </w:rPr>
          </w:rPrChange>
        </w:rPr>
      </w:pPr>
    </w:p>
    <w:p w:rsidR="002E4C8D" w:rsidRPr="007F7B2E" w:rsidRDefault="002E4C8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48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2E4C8D" w:rsidRPr="007F7B2E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rPrChange w:id="1649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</w:pPr>
      <w:proofErr w:type="spellStart"/>
      <w:r w:rsidRPr="007F7B2E">
        <w:rPr>
          <w:rFonts w:ascii="Times New Roman" w:hAnsi="Times New Roman"/>
          <w:color w:val="000000" w:themeColor="text1"/>
          <w:rPrChange w:id="1650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Encrypted_File</w:t>
      </w:r>
      <w:proofErr w:type="spellEnd"/>
    </w:p>
    <w:p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51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652" w:author="Palacherla, Susmitha C (NONUS)" w:date="2019-08-26T17:28:00Z">
            <w:rPr>
              <w:rFonts w:ascii="Times New Roman" w:hAnsi="Times New Roman"/>
            </w:rPr>
          </w:rPrChange>
        </w:rPr>
        <w:t xml:space="preserve">Expression: </w:t>
      </w:r>
      <w:proofErr w:type="gramStart"/>
      <w:r w:rsidRPr="007F7B2E">
        <w:rPr>
          <w:rFonts w:ascii="Times New Roman" w:hAnsi="Times New Roman"/>
          <w:rPrChange w:id="1653" w:author="Palacherla, Susmitha C (NONUS)" w:date="2019-08-26T17:28:00Z">
            <w:rPr>
              <w:rFonts w:ascii="Times New Roman" w:hAnsi="Times New Roman"/>
            </w:rPr>
          </w:rPrChange>
        </w:rPr>
        <w:t>@[</w:t>
      </w:r>
      <w:proofErr w:type="gramEnd"/>
      <w:r w:rsidRPr="007F7B2E">
        <w:rPr>
          <w:rFonts w:ascii="Times New Roman" w:hAnsi="Times New Roman"/>
          <w:rPrChange w:id="1654" w:author="Palacherla, Susmitha C (NONUS)" w:date="2019-08-26T17:28:00Z">
            <w:rPr>
              <w:rFonts w:ascii="Times New Roman" w:hAnsi="Times New Roman"/>
            </w:rPr>
          </w:rPrChange>
        </w:rPr>
        <w:t>User::</w:t>
      </w:r>
      <w:proofErr w:type="spellStart"/>
      <w:r w:rsidRPr="007F7B2E">
        <w:rPr>
          <w:rFonts w:ascii="Times New Roman" w:hAnsi="Times New Roman"/>
          <w:rPrChange w:id="1655" w:author="Palacherla, Susmitha C (NONUS)" w:date="2019-08-26T17:28:00Z">
            <w:rPr>
              <w:rFonts w:ascii="Times New Roman" w:hAnsi="Times New Roman"/>
            </w:rPr>
          </w:rPrChange>
        </w:rPr>
        <w:t>EncryptedOutPath</w:t>
      </w:r>
      <w:proofErr w:type="spellEnd"/>
      <w:r w:rsidRPr="007F7B2E">
        <w:rPr>
          <w:rFonts w:ascii="Times New Roman" w:hAnsi="Times New Roman"/>
          <w:rPrChange w:id="1656" w:author="Palacherla, Susmitha C (NONUS)" w:date="2019-08-26T17:28:00Z">
            <w:rPr>
              <w:rFonts w:ascii="Times New Roman" w:hAnsi="Times New Roman"/>
            </w:rPr>
          </w:rPrChange>
        </w:rPr>
        <w:t>]+  @[User::</w:t>
      </w:r>
      <w:proofErr w:type="spellStart"/>
      <w:r w:rsidRPr="007F7B2E">
        <w:rPr>
          <w:rFonts w:ascii="Times New Roman" w:hAnsi="Times New Roman"/>
          <w:rPrChange w:id="1657" w:author="Palacherla, Susmitha C (NONUS)" w:date="2019-08-26T17:28:00Z">
            <w:rPr>
              <w:rFonts w:ascii="Times New Roman" w:hAnsi="Times New Roman"/>
            </w:rPr>
          </w:rPrChange>
        </w:rPr>
        <w:t>VarEncryptedFileName</w:t>
      </w:r>
      <w:proofErr w:type="spellEnd"/>
      <w:r w:rsidRPr="007F7B2E">
        <w:rPr>
          <w:rFonts w:ascii="Times New Roman" w:hAnsi="Times New Roman"/>
          <w:rPrChange w:id="1658" w:author="Palacherla, Susmitha C (NONUS)" w:date="2019-08-26T17:28:00Z">
            <w:rPr>
              <w:rFonts w:ascii="Times New Roman" w:hAnsi="Times New Roman"/>
            </w:rPr>
          </w:rPrChange>
        </w:rPr>
        <w:t>]</w:t>
      </w:r>
    </w:p>
    <w:p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59" w:author="Palacherla, Susmitha C (NONUS)" w:date="2019-08-26T17:28:00Z">
            <w:rPr>
              <w:rFonts w:ascii="Times New Roman" w:hAnsi="Times New Roman"/>
            </w:rPr>
          </w:rPrChange>
        </w:rPr>
      </w:pPr>
    </w:p>
    <w:p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60" w:author="Palacherla, Susmitha C (NONUS)" w:date="2019-08-26T17:28:00Z">
            <w:rPr>
              <w:rFonts w:ascii="Times New Roman" w:hAnsi="Times New Roman"/>
            </w:rPr>
          </w:rPrChange>
        </w:rPr>
      </w:pPr>
    </w:p>
    <w:p w:rsidR="002E4C8D" w:rsidRPr="007F7B2E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rPrChange w:id="1661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</w:pPr>
      <w:proofErr w:type="spellStart"/>
      <w:r w:rsidRPr="007F7B2E">
        <w:rPr>
          <w:rFonts w:ascii="Times New Roman" w:hAnsi="Times New Roman"/>
          <w:color w:val="000000" w:themeColor="text1"/>
          <w:rPrChange w:id="1662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Failed_File</w:t>
      </w:r>
      <w:proofErr w:type="spellEnd"/>
    </w:p>
    <w:p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63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664" w:author="Palacherla, Susmitha C (NONUS)" w:date="2019-08-26T17:28:00Z">
            <w:rPr>
              <w:rFonts w:ascii="Times New Roman" w:hAnsi="Times New Roman"/>
            </w:rPr>
          </w:rPrChange>
        </w:rPr>
        <w:t xml:space="preserve">Expression: </w:t>
      </w:r>
      <w:proofErr w:type="gramStart"/>
      <w:r w:rsidRPr="007F7B2E">
        <w:rPr>
          <w:rFonts w:ascii="Times New Roman" w:hAnsi="Times New Roman"/>
          <w:rPrChange w:id="1665" w:author="Palacherla, Susmitha C (NONUS)" w:date="2019-08-26T17:28:00Z">
            <w:rPr>
              <w:rFonts w:ascii="Times New Roman" w:hAnsi="Times New Roman"/>
            </w:rPr>
          </w:rPrChange>
        </w:rPr>
        <w:t>@[</w:t>
      </w:r>
      <w:proofErr w:type="gramEnd"/>
      <w:r w:rsidRPr="007F7B2E">
        <w:rPr>
          <w:rFonts w:ascii="Times New Roman" w:hAnsi="Times New Roman"/>
          <w:rPrChange w:id="1666" w:author="Palacherla, Susmitha C (NONUS)" w:date="2019-08-26T17:28:00Z">
            <w:rPr>
              <w:rFonts w:ascii="Times New Roman" w:hAnsi="Times New Roman"/>
            </w:rPr>
          </w:rPrChange>
        </w:rPr>
        <w:t>User::</w:t>
      </w:r>
      <w:proofErr w:type="spellStart"/>
      <w:r w:rsidRPr="007F7B2E">
        <w:rPr>
          <w:rFonts w:ascii="Times New Roman" w:hAnsi="Times New Roman"/>
          <w:rPrChange w:id="1667" w:author="Palacherla, Susmitha C (NONUS)" w:date="2019-08-26T17:28:00Z">
            <w:rPr>
              <w:rFonts w:ascii="Times New Roman" w:hAnsi="Times New Roman"/>
            </w:rPr>
          </w:rPrChange>
        </w:rPr>
        <w:t>DecryptedOutPath</w:t>
      </w:r>
      <w:proofErr w:type="spellEnd"/>
      <w:r w:rsidRPr="007F7B2E">
        <w:rPr>
          <w:rFonts w:ascii="Times New Roman" w:hAnsi="Times New Roman"/>
          <w:rPrChange w:id="1668" w:author="Palacherla, Susmitha C (NONUS)" w:date="2019-08-26T17:28:00Z">
            <w:rPr>
              <w:rFonts w:ascii="Times New Roman" w:hAnsi="Times New Roman"/>
            </w:rPr>
          </w:rPrChange>
        </w:rPr>
        <w:t>]+  @[User::</w:t>
      </w:r>
      <w:proofErr w:type="spellStart"/>
      <w:r w:rsidRPr="007F7B2E">
        <w:rPr>
          <w:rFonts w:ascii="Times New Roman" w:hAnsi="Times New Roman"/>
          <w:rPrChange w:id="1669" w:author="Palacherla, Susmitha C (NONUS)" w:date="2019-08-26T17:28:00Z">
            <w:rPr>
              <w:rFonts w:ascii="Times New Roman" w:hAnsi="Times New Roman"/>
            </w:rPr>
          </w:rPrChange>
        </w:rPr>
        <w:t>VarFailedName</w:t>
      </w:r>
      <w:proofErr w:type="spellEnd"/>
    </w:p>
    <w:p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70" w:author="Palacherla, Susmitha C (NONUS)" w:date="2019-08-26T17:28:00Z">
            <w:rPr>
              <w:rFonts w:ascii="Times New Roman" w:hAnsi="Times New Roman"/>
            </w:rPr>
          </w:rPrChange>
        </w:rPr>
      </w:pPr>
    </w:p>
    <w:p w:rsidR="00C35C7E" w:rsidRPr="007F7B2E" w:rsidDel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del w:id="1671" w:author="Palacherla, Susmitha C (NONUS)" w:date="2019-08-26T17:31:00Z"/>
          <w:rFonts w:ascii="Times New Roman" w:hAnsi="Times New Roman"/>
          <w:rPrChange w:id="1672" w:author="Palacherla, Susmitha C (NONUS)" w:date="2019-08-26T17:28:00Z">
            <w:rPr>
              <w:del w:id="1673" w:author="Palacherla, Susmitha C (NONUS)" w:date="2019-08-26T17:31:00Z"/>
              <w:rFonts w:ascii="Times New Roman" w:hAnsi="Times New Roman"/>
            </w:rPr>
          </w:rPrChange>
        </w:rPr>
      </w:pPr>
    </w:p>
    <w:p w:rsidR="00C35C7E" w:rsidRPr="007F7B2E" w:rsidDel="00CF23B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del w:id="1674" w:author="Palacherla, Susmitha C (NONUS)" w:date="2019-08-26T17:14:00Z"/>
          <w:rFonts w:ascii="Times New Roman" w:hAnsi="Times New Roman"/>
          <w:rPrChange w:id="1675" w:author="Palacherla, Susmitha C (NONUS)" w:date="2019-08-26T17:28:00Z">
            <w:rPr>
              <w:del w:id="1676" w:author="Palacherla, Susmitha C (NONUS)" w:date="2019-08-26T17:14:00Z"/>
              <w:rFonts w:ascii="Times New Roman" w:hAnsi="Times New Roman"/>
            </w:rPr>
          </w:rPrChange>
        </w:rPr>
      </w:pPr>
    </w:p>
    <w:p w:rsidR="00C35C7E" w:rsidRPr="007F7B2E" w:rsidDel="00CF23B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del w:id="1677" w:author="Palacherla, Susmitha C (NONUS)" w:date="2019-08-26T17:14:00Z"/>
          <w:rFonts w:ascii="Times New Roman" w:hAnsi="Times New Roman"/>
          <w:rPrChange w:id="1678" w:author="Palacherla, Susmitha C (NONUS)" w:date="2019-08-26T17:28:00Z">
            <w:rPr>
              <w:del w:id="1679" w:author="Palacherla, Susmitha C (NONUS)" w:date="2019-08-26T17:14:00Z"/>
              <w:rFonts w:ascii="Times New Roman" w:hAnsi="Times New Roman"/>
            </w:rPr>
          </w:rPrChange>
        </w:rPr>
      </w:pPr>
    </w:p>
    <w:p w:rsidR="00C35C7E" w:rsidRPr="007F7B2E" w:rsidDel="00CF23B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del w:id="1680" w:author="Palacherla, Susmitha C (NONUS)" w:date="2019-08-26T17:14:00Z"/>
          <w:rFonts w:ascii="Times New Roman" w:hAnsi="Times New Roman"/>
          <w:rPrChange w:id="1681" w:author="Palacherla, Susmitha C (NONUS)" w:date="2019-08-26T17:28:00Z">
            <w:rPr>
              <w:del w:id="1682" w:author="Palacherla, Susmitha C (NONUS)" w:date="2019-08-26T17:14:00Z"/>
              <w:rFonts w:ascii="Times New Roman" w:hAnsi="Times New Roman"/>
            </w:rPr>
          </w:rPrChange>
        </w:rPr>
      </w:pPr>
    </w:p>
    <w:p w:rsidR="00C35C7E" w:rsidRPr="007F7B2E" w:rsidDel="00CF23B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del w:id="1683" w:author="Palacherla, Susmitha C (NONUS)" w:date="2019-08-26T17:14:00Z"/>
          <w:rFonts w:ascii="Times New Roman" w:hAnsi="Times New Roman"/>
          <w:rPrChange w:id="1684" w:author="Palacherla, Susmitha C (NONUS)" w:date="2019-08-26T17:28:00Z">
            <w:rPr>
              <w:del w:id="1685" w:author="Palacherla, Susmitha C (NONUS)" w:date="2019-08-26T17:14:00Z"/>
              <w:rFonts w:ascii="Times New Roman" w:hAnsi="Times New Roman"/>
            </w:rPr>
          </w:rPrChange>
        </w:rPr>
      </w:pPr>
    </w:p>
    <w:p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86" w:author="Palacherla, Susmitha C (NONUS)" w:date="2019-08-26T17:28:00Z">
            <w:rPr>
              <w:rFonts w:ascii="Times New Roman" w:hAnsi="Times New Roman"/>
            </w:rPr>
          </w:rPrChange>
        </w:rPr>
      </w:pPr>
    </w:p>
    <w:p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1687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265092" w:rsidRPr="007F7B2E" w:rsidRDefault="0026509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rPrChange w:id="1688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7F7B2E">
        <w:rPr>
          <w:rFonts w:ascii="Times New Roman" w:hAnsi="Times New Roman"/>
          <w:color w:val="000000" w:themeColor="text1"/>
          <w:rPrChange w:id="1689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SMTP Connection Manager</w:t>
      </w:r>
    </w:p>
    <w:p w:rsidR="00996760" w:rsidRPr="007F7B2E" w:rsidRDefault="00996760" w:rsidP="00325B5B">
      <w:pPr>
        <w:ind w:left="2880"/>
        <w:rPr>
          <w:rFonts w:ascii="Times New Roman" w:hAnsi="Times New Roman"/>
          <w:rPrChange w:id="1690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691" w:author="Palacherla, Susmitha C (NONUS)" w:date="2019-08-26T17:28:00Z">
            <w:rPr/>
          </w:rPrChange>
        </w:rPr>
        <w:t>ironport.maximus.com</w:t>
      </w:r>
    </w:p>
    <w:p w:rsidR="00A67A9C" w:rsidRPr="007F7B2E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rPrChange w:id="1692" w:author="Palacherla, Susmitha C (NONUS)" w:date="2019-08-26T17:28:00Z">
            <w:rPr>
              <w:noProof/>
            </w:rPr>
          </w:rPrChange>
        </w:rPr>
      </w:pPr>
    </w:p>
    <w:p w:rsidR="00C35C7E" w:rsidRPr="007F7B2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693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C35C7E" w:rsidRPr="007F7B2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694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202048" w:rsidRPr="007F7B2E" w:rsidRDefault="007A6434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1695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  <w:r w:rsidRPr="007F7B2E">
        <w:rPr>
          <w:rFonts w:ascii="Times New Roman" w:hAnsi="Times New Roman"/>
          <w:b/>
          <w:rPrChange w:id="1696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lastRenderedPageBreak/>
        <w:t>P</w:t>
      </w:r>
      <w:r w:rsidR="00932115" w:rsidRPr="007F7B2E">
        <w:rPr>
          <w:rFonts w:ascii="Times New Roman" w:hAnsi="Times New Roman"/>
          <w:b/>
          <w:rPrChange w:id="1697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ackage Content</w:t>
      </w:r>
      <w:r w:rsidR="00BE2E93" w:rsidRPr="007F7B2E">
        <w:rPr>
          <w:rFonts w:ascii="Times New Roman" w:hAnsi="Times New Roman"/>
          <w:b/>
          <w:rPrChange w:id="1698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(Control Flow)</w:t>
      </w:r>
    </w:p>
    <w:p w:rsidR="00997532" w:rsidRPr="007F7B2E" w:rsidRDefault="009A28C9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noProof/>
          <w:rPrChange w:id="1699" w:author="Palacherla, Susmitha C (NONUS)" w:date="2019-08-26T17:28:00Z">
            <w:rPr>
              <w:noProof/>
            </w:rPr>
          </w:rPrChange>
        </w:rPr>
      </w:pPr>
      <w:r w:rsidRPr="007F7B2E">
        <w:rPr>
          <w:rFonts w:ascii="Times New Roman" w:hAnsi="Times New Roman"/>
          <w:noProof/>
          <w:rPrChange w:id="1700" w:author="Palacherla, Susmitha C (NONUS)" w:date="2019-08-26T17:28:00Z">
            <w:rPr>
              <w:noProof/>
            </w:rPr>
          </w:rPrChange>
        </w:rPr>
        <w:t xml:space="preserve"> </w:t>
      </w: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01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  <w:del w:id="1702" w:author="Palacherla, Susmitha C (NONUS)" w:date="2019-08-26T17:15:00Z">
        <w:r w:rsidRPr="007F7B2E" w:rsidDel="00CF23BE">
          <w:rPr>
            <w:rFonts w:ascii="Times New Roman" w:hAnsi="Times New Roman"/>
            <w:noProof/>
            <w:rPrChange w:id="1703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59A970BC" wp14:editId="34490529">
              <wp:extent cx="4599432" cy="3657600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99432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704" w:author="Palacherla, Susmitha C (NONUS)" w:date="2019-08-26T17:15:00Z">
        <w:r w:rsidR="00CF23BE" w:rsidRPr="007F7B2E">
          <w:rPr>
            <w:rFonts w:ascii="Times New Roman" w:hAnsi="Times New Roman"/>
            <w:noProof/>
            <w:rPrChange w:id="1705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20ECD047" wp14:editId="7DD270DE">
              <wp:extent cx="5943600" cy="5135245"/>
              <wp:effectExtent l="0" t="0" r="0" b="825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1352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06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07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08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09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10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11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12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13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14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15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16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17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18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719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C35C7E" w:rsidRPr="007F7B2E" w:rsidRDefault="00C35C7E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  <w:rPrChange w:id="1720" w:author="Palacherla, Susmitha C (NONUS)" w:date="2019-08-26T17:28:00Z">
            <w:rPr>
              <w:rFonts w:ascii="Times New Roman" w:hAnsi="Times New Roman"/>
              <w:b/>
            </w:rPr>
          </w:rPrChange>
        </w:rPr>
      </w:pPr>
      <w:proofErr w:type="spellStart"/>
      <w:r w:rsidRPr="007F7B2E">
        <w:rPr>
          <w:rFonts w:ascii="Times New Roman" w:hAnsi="Times New Roman"/>
          <w:b/>
          <w:rPrChange w:id="1721" w:author="Palacherla, Susmitha C (NONUS)" w:date="2019-08-26T17:28:00Z">
            <w:rPr>
              <w:rFonts w:ascii="Times New Roman" w:hAnsi="Times New Roman"/>
              <w:b/>
            </w:rPr>
          </w:rPrChange>
        </w:rPr>
        <w:t>Foreach</w:t>
      </w:r>
      <w:proofErr w:type="spellEnd"/>
      <w:r w:rsidRPr="007F7B2E">
        <w:rPr>
          <w:rFonts w:ascii="Times New Roman" w:hAnsi="Times New Roman"/>
          <w:b/>
          <w:rPrChange w:id="1722" w:author="Palacherla, Susmitha C (NONUS)" w:date="2019-08-26T17:28:00Z">
            <w:rPr>
              <w:rFonts w:ascii="Times New Roman" w:hAnsi="Times New Roman"/>
              <w:b/>
            </w:rPr>
          </w:rPrChange>
        </w:rPr>
        <w:t xml:space="preserve"> Loop Container ( Decrypt and stage files)</w:t>
      </w:r>
    </w:p>
    <w:p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1723" w:author="Palacherla, Susmitha C (NONUS)" w:date="2019-08-26T17:28:00Z">
            <w:rPr>
              <w:rFonts w:ascii="Times New Roman" w:hAnsi="Times New Roman"/>
              <w:b/>
            </w:rPr>
          </w:rPrChange>
        </w:rPr>
      </w:pPr>
    </w:p>
    <w:p w:rsidR="00C35C7E" w:rsidRPr="007F7B2E" w:rsidRDefault="00C35C7E" w:rsidP="00C35C7E">
      <w:pPr>
        <w:rPr>
          <w:rFonts w:ascii="Times New Roman" w:hAnsi="Times New Roman"/>
          <w:b/>
          <w:rPrChange w:id="1724" w:author="Palacherla, Susmitha C (NONUS)" w:date="2019-08-26T17:28:00Z">
            <w:rPr>
              <w:rFonts w:ascii="Times New Roman" w:hAnsi="Times New Roman"/>
              <w:b/>
            </w:rPr>
          </w:rPrChange>
        </w:rPr>
      </w:pPr>
      <w:r w:rsidRPr="007F7B2E">
        <w:rPr>
          <w:rFonts w:ascii="Times New Roman" w:hAnsi="Times New Roman"/>
          <w:b/>
          <w:rPrChange w:id="1725" w:author="Palacherla, Susmitha C (NONUS)" w:date="2019-08-26T17:28:00Z">
            <w:rPr>
              <w:rFonts w:ascii="Times New Roman" w:hAnsi="Times New Roman"/>
              <w:b/>
            </w:rPr>
          </w:rPrChange>
        </w:rPr>
        <w:t>Summary of Steps</w:t>
      </w:r>
    </w:p>
    <w:p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  <w:rPrChange w:id="1726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727" w:author="Palacherla, Susmitha C (NONUS)" w:date="2019-08-26T17:28:00Z">
            <w:rPr>
              <w:rFonts w:ascii="Times New Roman" w:hAnsi="Times New Roman"/>
            </w:rPr>
          </w:rPrChange>
        </w:rPr>
        <w:t>File system task – Decrypt files</w:t>
      </w:r>
    </w:p>
    <w:p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  <w:rPrChange w:id="1728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729" w:author="Palacherla, Susmitha C (NONUS)" w:date="2019-08-26T17:28:00Z">
            <w:rPr>
              <w:rFonts w:ascii="Times New Roman" w:hAnsi="Times New Roman"/>
            </w:rPr>
          </w:rPrChange>
        </w:rPr>
        <w:t>Script task - Pause 10 seconds</w:t>
      </w:r>
    </w:p>
    <w:p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  <w:rPrChange w:id="1730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731" w:author="Palacherla, Susmitha C (NONUS)" w:date="2019-08-26T17:28:00Z">
            <w:rPr>
              <w:rFonts w:ascii="Times New Roman" w:hAnsi="Times New Roman"/>
            </w:rPr>
          </w:rPrChange>
        </w:rPr>
        <w:t>File system task – Backup encrypted files</w:t>
      </w:r>
    </w:p>
    <w:p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732" w:author="Palacherla, Susmitha C (NONUS)" w:date="2019-08-26T17:28:00Z">
            <w:rPr>
              <w:rFonts w:ascii="Times New Roman" w:hAnsi="Times New Roman"/>
              <w:b/>
              <w:sz w:val="24"/>
              <w:szCs w:val="24"/>
            </w:rPr>
          </w:rPrChange>
        </w:rPr>
      </w:pPr>
    </w:p>
    <w:p w:rsidR="00C35C7E" w:rsidRPr="007F7B2E" w:rsidRDefault="00C35C7E" w:rsidP="00C35C7E">
      <w:pPr>
        <w:rPr>
          <w:rFonts w:ascii="Times New Roman" w:hAnsi="Times New Roman"/>
          <w:b/>
          <w:rPrChange w:id="1733" w:author="Palacherla, Susmitha C (NONUS)" w:date="2019-08-26T17:28:00Z">
            <w:rPr>
              <w:rFonts w:ascii="Times New Roman" w:hAnsi="Times New Roman"/>
              <w:b/>
            </w:rPr>
          </w:rPrChange>
        </w:rPr>
      </w:pPr>
      <w:r w:rsidRPr="007F7B2E">
        <w:rPr>
          <w:rFonts w:ascii="Times New Roman" w:hAnsi="Times New Roman"/>
          <w:b/>
          <w:rPrChange w:id="1734" w:author="Palacherla, Susmitha C (NONUS)" w:date="2019-08-26T17:28:00Z">
            <w:rPr>
              <w:rFonts w:ascii="Times New Roman" w:hAnsi="Times New Roman"/>
              <w:b/>
            </w:rPr>
          </w:rPrChange>
        </w:rPr>
        <w:t>Details</w:t>
      </w:r>
    </w:p>
    <w:p w:rsidR="00C35C7E" w:rsidRPr="007F7B2E" w:rsidRDefault="00C35C7E" w:rsidP="00C35C7E">
      <w:pPr>
        <w:spacing w:after="0"/>
        <w:rPr>
          <w:rFonts w:ascii="Times New Roman" w:hAnsi="Times New Roman"/>
          <w:rPrChange w:id="1735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736" w:author="Palacherla, Susmitha C (NONUS)" w:date="2019-08-26T17:28:00Z">
            <w:rPr>
              <w:rFonts w:ascii="Times New Roman" w:hAnsi="Times New Roman"/>
            </w:rPr>
          </w:rPrChange>
        </w:rPr>
        <w:t xml:space="preserve">Container: </w:t>
      </w:r>
      <w:proofErr w:type="spellStart"/>
      <w:proofErr w:type="gramStart"/>
      <w:r w:rsidRPr="007F7B2E">
        <w:rPr>
          <w:rFonts w:ascii="Times New Roman" w:hAnsi="Times New Roman"/>
          <w:rPrChange w:id="1737" w:author="Palacherla, Susmitha C (NONUS)" w:date="2019-08-26T17:28:00Z">
            <w:rPr>
              <w:rFonts w:ascii="Times New Roman" w:hAnsi="Times New Roman"/>
            </w:rPr>
          </w:rPrChange>
        </w:rPr>
        <w:t>Foreach</w:t>
      </w:r>
      <w:proofErr w:type="spellEnd"/>
      <w:r w:rsidRPr="007F7B2E">
        <w:rPr>
          <w:rFonts w:ascii="Times New Roman" w:hAnsi="Times New Roman"/>
          <w:rPrChange w:id="1738" w:author="Palacherla, Susmitha C (NONUS)" w:date="2019-08-26T17:28:00Z">
            <w:rPr>
              <w:rFonts w:ascii="Times New Roman" w:hAnsi="Times New Roman"/>
            </w:rPr>
          </w:rPrChange>
        </w:rPr>
        <w:t xml:space="preserve">  File</w:t>
      </w:r>
      <w:proofErr w:type="gramEnd"/>
      <w:r w:rsidRPr="007F7B2E">
        <w:rPr>
          <w:rFonts w:ascii="Times New Roman" w:hAnsi="Times New Roman"/>
          <w:rPrChange w:id="1739" w:author="Palacherla, Susmitha C (NONUS)" w:date="2019-08-26T17:28:00Z">
            <w:rPr>
              <w:rFonts w:ascii="Times New Roman" w:hAnsi="Times New Roman"/>
            </w:rPr>
          </w:rPrChange>
        </w:rPr>
        <w:t xml:space="preserve"> Loop </w:t>
      </w:r>
    </w:p>
    <w:p w:rsidR="00C35C7E" w:rsidRPr="007F7B2E" w:rsidRDefault="00C35C7E" w:rsidP="00C35C7E">
      <w:pPr>
        <w:spacing w:after="0"/>
        <w:ind w:left="1080"/>
        <w:rPr>
          <w:rFonts w:ascii="Times New Roman" w:hAnsi="Times New Roman"/>
          <w:rPrChange w:id="1740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741" w:author="Palacherla, Susmitha C (NONUS)" w:date="2019-08-26T17:28:00Z">
            <w:rPr>
              <w:rFonts w:ascii="Times New Roman" w:hAnsi="Times New Roman"/>
            </w:rPr>
          </w:rPrChange>
        </w:rPr>
        <w:t>Folder: \\f3420-ecldbp01\data\coaching\Generic\Encrypt_out\</w:t>
      </w:r>
    </w:p>
    <w:p w:rsidR="00C35C7E" w:rsidRPr="007F7B2E" w:rsidRDefault="00C35C7E" w:rsidP="00C35C7E">
      <w:pPr>
        <w:spacing w:after="0"/>
        <w:ind w:left="1080"/>
        <w:rPr>
          <w:rFonts w:ascii="Times New Roman" w:hAnsi="Times New Roman"/>
          <w:rPrChange w:id="1742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743" w:author="Palacherla, Susmitha C (NONUS)" w:date="2019-08-26T17:28:00Z">
            <w:rPr>
              <w:rFonts w:ascii="Times New Roman" w:hAnsi="Times New Roman"/>
            </w:rPr>
          </w:rPrChange>
        </w:rPr>
        <w:t xml:space="preserve">Files: </w:t>
      </w:r>
      <w:proofErr w:type="gramStart"/>
      <w:r w:rsidRPr="007F7B2E">
        <w:rPr>
          <w:rFonts w:ascii="Times New Roman" w:hAnsi="Times New Roman"/>
          <w:rPrChange w:id="1744" w:author="Palacherla, Susmitha C (NONUS)" w:date="2019-08-26T17:28:00Z">
            <w:rPr>
              <w:rFonts w:ascii="Times New Roman" w:hAnsi="Times New Roman"/>
            </w:rPr>
          </w:rPrChange>
        </w:rPr>
        <w:t>eCL*</w:t>
      </w:r>
      <w:proofErr w:type="gramEnd"/>
      <w:r w:rsidRPr="007F7B2E">
        <w:rPr>
          <w:rFonts w:ascii="Times New Roman" w:hAnsi="Times New Roman"/>
          <w:rPrChange w:id="1745" w:author="Palacherla, Susmitha C (NONUS)" w:date="2019-08-26T17:28:00Z">
            <w:rPr>
              <w:rFonts w:ascii="Times New Roman" w:hAnsi="Times New Roman"/>
            </w:rPr>
          </w:rPrChange>
        </w:rPr>
        <w:t>Generic_*.encrypt</w:t>
      </w:r>
    </w:p>
    <w:p w:rsidR="00C35C7E" w:rsidRPr="007F7B2E" w:rsidRDefault="00C35C7E" w:rsidP="00C35C7E">
      <w:pPr>
        <w:spacing w:after="0"/>
        <w:ind w:left="1080"/>
        <w:rPr>
          <w:rFonts w:ascii="Times New Roman" w:hAnsi="Times New Roman"/>
          <w:rPrChange w:id="1746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747" w:author="Palacherla, Susmitha C (NONUS)" w:date="2019-08-26T17:28:00Z">
            <w:rPr>
              <w:rFonts w:ascii="Times New Roman" w:hAnsi="Times New Roman"/>
            </w:rPr>
          </w:rPrChange>
        </w:rPr>
        <w:t>Retrieve file name: Name and Extension</w:t>
      </w:r>
    </w:p>
    <w:p w:rsidR="00C35C7E" w:rsidRPr="007F7B2E" w:rsidRDefault="00C35C7E" w:rsidP="00C35C7E">
      <w:pPr>
        <w:spacing w:after="0"/>
        <w:ind w:left="1080"/>
        <w:rPr>
          <w:rFonts w:ascii="Times New Roman" w:hAnsi="Times New Roman"/>
          <w:rPrChange w:id="1748" w:author="Palacherla, Susmitha C (NONUS)" w:date="2019-08-26T17:28:00Z">
            <w:rPr>
              <w:rFonts w:ascii="Times New Roman" w:hAnsi="Times New Roman"/>
            </w:rPr>
          </w:rPrChange>
        </w:rPr>
      </w:pPr>
    </w:p>
    <w:p w:rsidR="00C35C7E" w:rsidRPr="007F7B2E" w:rsidRDefault="00C35C7E" w:rsidP="00C35C7E">
      <w:pPr>
        <w:spacing w:after="0"/>
        <w:ind w:left="1080"/>
        <w:rPr>
          <w:rFonts w:ascii="Times New Roman" w:hAnsi="Times New Roman"/>
          <w:rPrChange w:id="1749" w:author="Palacherla, Susmitha C (NONUS)" w:date="2019-08-26T17:28:00Z">
            <w:rPr>
              <w:rFonts w:ascii="Times New Roman" w:hAnsi="Times New Roman"/>
            </w:rPr>
          </w:rPrChange>
        </w:rPr>
      </w:pPr>
    </w:p>
    <w:p w:rsidR="00C35C7E" w:rsidRPr="007F7B2E" w:rsidRDefault="00C35C7E" w:rsidP="00C35C7E">
      <w:pPr>
        <w:spacing w:after="0"/>
        <w:ind w:left="1080"/>
        <w:rPr>
          <w:rFonts w:ascii="Times New Roman" w:hAnsi="Times New Roman"/>
          <w:rPrChange w:id="1750" w:author="Palacherla, Susmitha C (NONUS)" w:date="2019-08-26T17:28:00Z">
            <w:rPr>
              <w:rFonts w:ascii="Times New Roman" w:hAnsi="Times New Roman"/>
            </w:rPr>
          </w:rPrChange>
        </w:rPr>
      </w:pPr>
    </w:p>
    <w:p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  <w:rPrChange w:id="1751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752" w:author="Palacherla, Susmitha C (NONUS)" w:date="2019-08-26T17:28:00Z">
            <w:rPr>
              <w:rFonts w:ascii="Times New Roman" w:hAnsi="Times New Roman"/>
            </w:rPr>
          </w:rPrChange>
        </w:rPr>
        <w:t>File system task – Decrypt files</w:t>
      </w:r>
    </w:p>
    <w:p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1753" w:author="Palacherla, Susmitha C (NONUS)" w:date="2019-08-26T17:28:00Z">
            <w:rPr>
              <w:rFonts w:ascii="Times New Roman" w:hAnsi="Times New Roman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1754" w:author="Palacherla, Susmitha C (NONUS)" w:date="2019-08-26T17:28:00Z">
            <w:rPr>
              <w:noProof/>
            </w:rPr>
          </w:rPrChange>
        </w:rPr>
        <w:t xml:space="preserve"> </w:t>
      </w:r>
      <w:r w:rsidRPr="007F7B2E">
        <w:rPr>
          <w:rFonts w:ascii="Times New Roman" w:hAnsi="Times New Roman"/>
          <w:noProof/>
          <w:rPrChange w:id="1755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237269CA" wp14:editId="77514172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7E" w:rsidRPr="007F7B2E" w:rsidDel="00CF23B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756" w:author="Palacherla, Susmitha C (NONUS)" w:date="2019-08-26T17:15:00Z"/>
          <w:rFonts w:ascii="Times New Roman" w:hAnsi="Times New Roman"/>
          <w:sz w:val="24"/>
          <w:szCs w:val="24"/>
          <w:rPrChange w:id="1757" w:author="Palacherla, Susmitha C (NONUS)" w:date="2019-08-26T17:28:00Z">
            <w:rPr>
              <w:del w:id="1758" w:author="Palacherla, Susmitha C (NONUS)" w:date="2019-08-26T17:15:00Z"/>
              <w:rFonts w:ascii="Times New Roman" w:hAnsi="Times New Roman"/>
              <w:sz w:val="24"/>
              <w:szCs w:val="24"/>
            </w:rPr>
          </w:rPrChange>
        </w:rPr>
      </w:pPr>
    </w:p>
    <w:p w:rsidR="00C35C7E" w:rsidRPr="007F7B2E" w:rsidDel="00CF23B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759" w:author="Palacherla, Susmitha C (NONUS)" w:date="2019-08-26T17:15:00Z"/>
          <w:rFonts w:ascii="Times New Roman" w:hAnsi="Times New Roman"/>
          <w:rPrChange w:id="1760" w:author="Palacherla, Susmitha C (NONUS)" w:date="2019-08-26T17:28:00Z">
            <w:rPr>
              <w:del w:id="1761" w:author="Palacherla, Susmitha C (NONUS)" w:date="2019-08-26T17:15:00Z"/>
              <w:rFonts w:ascii="Times New Roman" w:hAnsi="Times New Roman"/>
            </w:rPr>
          </w:rPrChange>
        </w:rPr>
      </w:pPr>
    </w:p>
    <w:p w:rsidR="00C35C7E" w:rsidRPr="007F7B2E" w:rsidDel="00CF23B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762" w:author="Palacherla, Susmitha C (NONUS)" w:date="2019-08-26T17:15:00Z"/>
          <w:rFonts w:ascii="Times New Roman" w:hAnsi="Times New Roman"/>
          <w:sz w:val="24"/>
          <w:szCs w:val="24"/>
          <w:rPrChange w:id="1763" w:author="Palacherla, Susmitha C (NONUS)" w:date="2019-08-26T17:28:00Z">
            <w:rPr>
              <w:del w:id="1764" w:author="Palacherla, Susmitha C (NONUS)" w:date="2019-08-26T17:15:00Z"/>
              <w:rFonts w:ascii="Times New Roman" w:hAnsi="Times New Roman"/>
              <w:sz w:val="24"/>
              <w:szCs w:val="24"/>
            </w:rPr>
          </w:rPrChange>
        </w:rPr>
      </w:pPr>
    </w:p>
    <w:p w:rsidR="00C35C7E" w:rsidRPr="007F7B2E" w:rsidDel="00CF23B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765" w:author="Palacherla, Susmitha C (NONUS)" w:date="2019-08-26T17:15:00Z"/>
          <w:rFonts w:ascii="Times New Roman" w:hAnsi="Times New Roman"/>
          <w:sz w:val="24"/>
          <w:szCs w:val="24"/>
          <w:rPrChange w:id="1766" w:author="Palacherla, Susmitha C (NONUS)" w:date="2019-08-26T17:28:00Z">
            <w:rPr>
              <w:del w:id="1767" w:author="Palacherla, Susmitha C (NONUS)" w:date="2019-08-26T17:15:00Z"/>
              <w:rFonts w:ascii="Times New Roman" w:hAnsi="Times New Roman"/>
              <w:sz w:val="24"/>
              <w:szCs w:val="24"/>
            </w:rPr>
          </w:rPrChange>
        </w:rPr>
      </w:pPr>
    </w:p>
    <w:p w:rsidR="00C35C7E" w:rsidRPr="007F7B2E" w:rsidDel="00CF23B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768" w:author="Palacherla, Susmitha C (NONUS)" w:date="2019-08-26T17:15:00Z"/>
          <w:rFonts w:ascii="Times New Roman" w:hAnsi="Times New Roman"/>
          <w:sz w:val="24"/>
          <w:szCs w:val="24"/>
          <w:rPrChange w:id="1769" w:author="Palacherla, Susmitha C (NONUS)" w:date="2019-08-26T17:28:00Z">
            <w:rPr>
              <w:del w:id="1770" w:author="Palacherla, Susmitha C (NONUS)" w:date="2019-08-26T17:15:00Z"/>
              <w:rFonts w:ascii="Times New Roman" w:hAnsi="Times New Roman"/>
              <w:sz w:val="24"/>
              <w:szCs w:val="24"/>
            </w:rPr>
          </w:rPrChange>
        </w:rPr>
      </w:pPr>
    </w:p>
    <w:p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1771" w:author="Palacherla, Susmitha C (NONUS)" w:date="2019-08-26T17:28:00Z">
            <w:rPr>
              <w:rFonts w:ascii="Times New Roman" w:hAnsi="Times New Roman"/>
              <w:sz w:val="24"/>
              <w:szCs w:val="24"/>
            </w:rPr>
          </w:rPrChange>
        </w:rPr>
      </w:pPr>
    </w:p>
    <w:p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1772" w:author="Palacherla, Susmitha C (NONUS)" w:date="2019-08-26T17:28:00Z">
            <w:rPr>
              <w:rFonts w:ascii="Times New Roman" w:hAnsi="Times New Roman"/>
              <w:sz w:val="24"/>
              <w:szCs w:val="24"/>
            </w:rPr>
          </w:rPrChange>
        </w:rPr>
      </w:pPr>
    </w:p>
    <w:p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  <w:rPrChange w:id="1773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774" w:author="Palacherla, Susmitha C (NONUS)" w:date="2019-08-26T17:28:00Z">
            <w:rPr>
              <w:rFonts w:ascii="Times New Roman" w:hAnsi="Times New Roman"/>
            </w:rPr>
          </w:rPrChange>
        </w:rPr>
        <w:t>Script  task- Pause 10 secs</w:t>
      </w:r>
    </w:p>
    <w:p w:rsidR="00C35C7E" w:rsidRPr="007F7B2E" w:rsidRDefault="00C35C7E" w:rsidP="00C35C7E">
      <w:pPr>
        <w:ind w:left="720"/>
        <w:rPr>
          <w:rFonts w:ascii="Times New Roman" w:hAnsi="Times New Roman"/>
          <w:rPrChange w:id="1775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noProof/>
          <w:rPrChange w:id="1776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0348B52B" wp14:editId="175AE4C0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7E" w:rsidRPr="007F7B2E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rPrChange w:id="1777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</w:pPr>
      <w:r w:rsidRPr="007F7B2E">
        <w:rPr>
          <w:rFonts w:ascii="Times New Roman" w:hAnsi="Times New Roman"/>
          <w:color w:val="000000"/>
          <w:sz w:val="19"/>
          <w:szCs w:val="19"/>
          <w:rPrChange w:id="1778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       </w:t>
      </w:r>
      <w:proofErr w:type="gramStart"/>
      <w:r w:rsidRPr="007F7B2E">
        <w:rPr>
          <w:rFonts w:ascii="Times New Roman" w:hAnsi="Times New Roman"/>
          <w:color w:val="0000FF"/>
          <w:sz w:val="19"/>
          <w:szCs w:val="19"/>
          <w:rPrChange w:id="1779" w:author="Palacherla, Susmitha C (NONUS)" w:date="2019-08-26T17:28:00Z">
            <w:rPr>
              <w:rFonts w:ascii="Consolas" w:hAnsi="Consolas" w:cs="Consolas"/>
              <w:color w:val="0000FF"/>
              <w:sz w:val="19"/>
              <w:szCs w:val="19"/>
            </w:rPr>
          </w:rPrChange>
        </w:rPr>
        <w:t>public</w:t>
      </w:r>
      <w:proofErr w:type="gramEnd"/>
      <w:r w:rsidRPr="007F7B2E">
        <w:rPr>
          <w:rFonts w:ascii="Times New Roman" w:hAnsi="Times New Roman"/>
          <w:color w:val="000000"/>
          <w:sz w:val="19"/>
          <w:szCs w:val="19"/>
          <w:rPrChange w:id="1780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</w:t>
      </w:r>
      <w:r w:rsidRPr="007F7B2E">
        <w:rPr>
          <w:rFonts w:ascii="Times New Roman" w:hAnsi="Times New Roman"/>
          <w:color w:val="0000FF"/>
          <w:sz w:val="19"/>
          <w:szCs w:val="19"/>
          <w:rPrChange w:id="1781" w:author="Palacherla, Susmitha C (NONUS)" w:date="2019-08-26T17:28:00Z">
            <w:rPr>
              <w:rFonts w:ascii="Consolas" w:hAnsi="Consolas" w:cs="Consolas"/>
              <w:color w:val="0000FF"/>
              <w:sz w:val="19"/>
              <w:szCs w:val="19"/>
            </w:rPr>
          </w:rPrChange>
        </w:rPr>
        <w:t>void</w:t>
      </w:r>
      <w:r w:rsidRPr="007F7B2E">
        <w:rPr>
          <w:rFonts w:ascii="Times New Roman" w:hAnsi="Times New Roman"/>
          <w:color w:val="000000"/>
          <w:sz w:val="19"/>
          <w:szCs w:val="19"/>
          <w:rPrChange w:id="1782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Main()</w:t>
      </w:r>
    </w:p>
    <w:p w:rsidR="00C35C7E" w:rsidRPr="007F7B2E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rPrChange w:id="1783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</w:pPr>
      <w:r w:rsidRPr="007F7B2E">
        <w:rPr>
          <w:rFonts w:ascii="Times New Roman" w:hAnsi="Times New Roman"/>
          <w:color w:val="000000"/>
          <w:sz w:val="19"/>
          <w:szCs w:val="19"/>
          <w:rPrChange w:id="1784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       {</w:t>
      </w:r>
    </w:p>
    <w:p w:rsidR="00C35C7E" w:rsidRPr="007F7B2E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rPrChange w:id="1785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</w:pPr>
      <w:r w:rsidRPr="007F7B2E">
        <w:rPr>
          <w:rFonts w:ascii="Times New Roman" w:hAnsi="Times New Roman"/>
          <w:color w:val="000000"/>
          <w:sz w:val="19"/>
          <w:szCs w:val="19"/>
          <w:rPrChange w:id="1786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           </w:t>
      </w:r>
      <w:r w:rsidRPr="007F7B2E">
        <w:rPr>
          <w:rFonts w:ascii="Times New Roman" w:hAnsi="Times New Roman"/>
          <w:color w:val="008000"/>
          <w:sz w:val="19"/>
          <w:szCs w:val="19"/>
          <w:rPrChange w:id="1787" w:author="Palacherla, Susmitha C (NONUS)" w:date="2019-08-26T17:28:00Z">
            <w:rPr>
              <w:rFonts w:ascii="Consolas" w:hAnsi="Consolas" w:cs="Consolas"/>
              <w:color w:val="008000"/>
              <w:sz w:val="19"/>
              <w:szCs w:val="19"/>
            </w:rPr>
          </w:rPrChange>
        </w:rPr>
        <w:t>// TODO: Add your code here</w:t>
      </w:r>
    </w:p>
    <w:p w:rsidR="00C35C7E" w:rsidRPr="007F7B2E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rPrChange w:id="1788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</w:pPr>
      <w:r w:rsidRPr="007F7B2E">
        <w:rPr>
          <w:rFonts w:ascii="Times New Roman" w:hAnsi="Times New Roman"/>
          <w:color w:val="000000"/>
          <w:sz w:val="19"/>
          <w:szCs w:val="19"/>
          <w:rPrChange w:id="1789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           </w:t>
      </w:r>
      <w:r w:rsidRPr="007F7B2E">
        <w:rPr>
          <w:rFonts w:ascii="Times New Roman" w:hAnsi="Times New Roman"/>
          <w:color w:val="008000"/>
          <w:sz w:val="19"/>
          <w:szCs w:val="19"/>
          <w:rPrChange w:id="1790" w:author="Palacherla, Susmitha C (NONUS)" w:date="2019-08-26T17:28:00Z">
            <w:rPr>
              <w:rFonts w:ascii="Consolas" w:hAnsi="Consolas" w:cs="Consolas"/>
              <w:color w:val="008000"/>
              <w:sz w:val="19"/>
              <w:szCs w:val="19"/>
            </w:rPr>
          </w:rPrChange>
        </w:rPr>
        <w:t xml:space="preserve">// Sleep for 10 </w:t>
      </w:r>
      <w:proofErr w:type="gramStart"/>
      <w:r w:rsidRPr="007F7B2E">
        <w:rPr>
          <w:rFonts w:ascii="Times New Roman" w:hAnsi="Times New Roman"/>
          <w:color w:val="008000"/>
          <w:sz w:val="19"/>
          <w:szCs w:val="19"/>
          <w:rPrChange w:id="1791" w:author="Palacherla, Susmitha C (NONUS)" w:date="2019-08-26T17:28:00Z">
            <w:rPr>
              <w:rFonts w:ascii="Consolas" w:hAnsi="Consolas" w:cs="Consolas"/>
              <w:color w:val="008000"/>
              <w:sz w:val="19"/>
              <w:szCs w:val="19"/>
            </w:rPr>
          </w:rPrChange>
        </w:rPr>
        <w:t>seconds  (</w:t>
      </w:r>
      <w:proofErr w:type="gramEnd"/>
      <w:r w:rsidRPr="007F7B2E">
        <w:rPr>
          <w:rFonts w:ascii="Times New Roman" w:hAnsi="Times New Roman"/>
          <w:color w:val="008000"/>
          <w:sz w:val="19"/>
          <w:szCs w:val="19"/>
          <w:rPrChange w:id="1792" w:author="Palacherla, Susmitha C (NONUS)" w:date="2019-08-26T17:28:00Z">
            <w:rPr>
              <w:rFonts w:ascii="Consolas" w:hAnsi="Consolas" w:cs="Consolas"/>
              <w:color w:val="008000"/>
              <w:sz w:val="19"/>
              <w:szCs w:val="19"/>
            </w:rPr>
          </w:rPrChange>
        </w:rPr>
        <w:t>*1000)</w:t>
      </w:r>
    </w:p>
    <w:p w:rsidR="00C35C7E" w:rsidRPr="007F7B2E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rPrChange w:id="1793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</w:pPr>
      <w:r w:rsidRPr="007F7B2E">
        <w:rPr>
          <w:rFonts w:ascii="Times New Roman" w:hAnsi="Times New Roman"/>
          <w:color w:val="000000"/>
          <w:sz w:val="19"/>
          <w:szCs w:val="19"/>
          <w:rPrChange w:id="1794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lastRenderedPageBreak/>
        <w:t xml:space="preserve">            </w:t>
      </w:r>
      <w:proofErr w:type="spellStart"/>
      <w:proofErr w:type="gramStart"/>
      <w:r w:rsidRPr="007F7B2E">
        <w:rPr>
          <w:rFonts w:ascii="Times New Roman" w:hAnsi="Times New Roman"/>
          <w:color w:val="000000"/>
          <w:sz w:val="19"/>
          <w:szCs w:val="19"/>
          <w:rPrChange w:id="1795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System.Threading.</w:t>
      </w:r>
      <w:r w:rsidRPr="007F7B2E">
        <w:rPr>
          <w:rFonts w:ascii="Times New Roman" w:hAnsi="Times New Roman"/>
          <w:color w:val="2B91AF"/>
          <w:sz w:val="19"/>
          <w:szCs w:val="19"/>
          <w:rPrChange w:id="1796" w:author="Palacherla, Susmitha C (NONUS)" w:date="2019-08-26T17:28:00Z">
            <w:rPr>
              <w:rFonts w:ascii="Consolas" w:hAnsi="Consolas" w:cs="Consolas"/>
              <w:color w:val="2B91AF"/>
              <w:sz w:val="19"/>
              <w:szCs w:val="19"/>
            </w:rPr>
          </w:rPrChange>
        </w:rPr>
        <w:t>Thread</w:t>
      </w:r>
      <w:r w:rsidRPr="007F7B2E">
        <w:rPr>
          <w:rFonts w:ascii="Times New Roman" w:hAnsi="Times New Roman"/>
          <w:color w:val="000000"/>
          <w:sz w:val="19"/>
          <w:szCs w:val="19"/>
          <w:rPrChange w:id="1797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.Sleep</w:t>
      </w:r>
      <w:proofErr w:type="spellEnd"/>
      <w:r w:rsidRPr="007F7B2E">
        <w:rPr>
          <w:rFonts w:ascii="Times New Roman" w:hAnsi="Times New Roman"/>
          <w:color w:val="000000"/>
          <w:sz w:val="19"/>
          <w:szCs w:val="19"/>
          <w:rPrChange w:id="1798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(</w:t>
      </w:r>
      <w:proofErr w:type="gramEnd"/>
      <w:r w:rsidRPr="007F7B2E">
        <w:rPr>
          <w:rFonts w:ascii="Times New Roman" w:hAnsi="Times New Roman"/>
          <w:color w:val="000000"/>
          <w:sz w:val="19"/>
          <w:szCs w:val="19"/>
          <w:rPrChange w:id="1799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10000);</w:t>
      </w:r>
    </w:p>
    <w:p w:rsidR="00C35C7E" w:rsidRPr="007F7B2E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rPrChange w:id="1800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</w:pPr>
      <w:r w:rsidRPr="007F7B2E">
        <w:rPr>
          <w:rFonts w:ascii="Times New Roman" w:hAnsi="Times New Roman"/>
          <w:color w:val="000000"/>
          <w:sz w:val="19"/>
          <w:szCs w:val="19"/>
          <w:rPrChange w:id="1801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           </w:t>
      </w:r>
      <w:proofErr w:type="spellStart"/>
      <w:r w:rsidRPr="007F7B2E">
        <w:rPr>
          <w:rFonts w:ascii="Times New Roman" w:hAnsi="Times New Roman"/>
          <w:color w:val="000000"/>
          <w:sz w:val="19"/>
          <w:szCs w:val="19"/>
          <w:rPrChange w:id="1802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Dts.TaskResult</w:t>
      </w:r>
      <w:proofErr w:type="spellEnd"/>
      <w:r w:rsidRPr="007F7B2E">
        <w:rPr>
          <w:rFonts w:ascii="Times New Roman" w:hAnsi="Times New Roman"/>
          <w:color w:val="000000"/>
          <w:sz w:val="19"/>
          <w:szCs w:val="19"/>
          <w:rPrChange w:id="1803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= (</w:t>
      </w:r>
      <w:r w:rsidRPr="007F7B2E">
        <w:rPr>
          <w:rFonts w:ascii="Times New Roman" w:hAnsi="Times New Roman"/>
          <w:color w:val="0000FF"/>
          <w:sz w:val="19"/>
          <w:szCs w:val="19"/>
          <w:rPrChange w:id="1804" w:author="Palacherla, Susmitha C (NONUS)" w:date="2019-08-26T17:28:00Z">
            <w:rPr>
              <w:rFonts w:ascii="Consolas" w:hAnsi="Consolas" w:cs="Consolas"/>
              <w:color w:val="0000FF"/>
              <w:sz w:val="19"/>
              <w:szCs w:val="19"/>
            </w:rPr>
          </w:rPrChange>
        </w:rPr>
        <w:t>int</w:t>
      </w:r>
      <w:proofErr w:type="gramStart"/>
      <w:r w:rsidRPr="007F7B2E">
        <w:rPr>
          <w:rFonts w:ascii="Times New Roman" w:hAnsi="Times New Roman"/>
          <w:color w:val="000000"/>
          <w:sz w:val="19"/>
          <w:szCs w:val="19"/>
          <w:rPrChange w:id="1805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)</w:t>
      </w:r>
      <w:proofErr w:type="spellStart"/>
      <w:r w:rsidRPr="007F7B2E">
        <w:rPr>
          <w:rFonts w:ascii="Times New Roman" w:hAnsi="Times New Roman"/>
          <w:color w:val="2B91AF"/>
          <w:sz w:val="19"/>
          <w:szCs w:val="19"/>
          <w:rPrChange w:id="1806" w:author="Palacherla, Susmitha C (NONUS)" w:date="2019-08-26T17:28:00Z">
            <w:rPr>
              <w:rFonts w:ascii="Consolas" w:hAnsi="Consolas" w:cs="Consolas"/>
              <w:color w:val="2B91AF"/>
              <w:sz w:val="19"/>
              <w:szCs w:val="19"/>
            </w:rPr>
          </w:rPrChange>
        </w:rPr>
        <w:t>ScriptResults</w:t>
      </w:r>
      <w:r w:rsidRPr="007F7B2E">
        <w:rPr>
          <w:rFonts w:ascii="Times New Roman" w:hAnsi="Times New Roman"/>
          <w:color w:val="000000"/>
          <w:sz w:val="19"/>
          <w:szCs w:val="19"/>
          <w:rPrChange w:id="1807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.Success</w:t>
      </w:r>
      <w:proofErr w:type="spellEnd"/>
      <w:proofErr w:type="gramEnd"/>
      <w:r w:rsidRPr="007F7B2E">
        <w:rPr>
          <w:rFonts w:ascii="Times New Roman" w:hAnsi="Times New Roman"/>
          <w:color w:val="000000"/>
          <w:sz w:val="19"/>
          <w:szCs w:val="19"/>
          <w:rPrChange w:id="1808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;</w:t>
      </w:r>
    </w:p>
    <w:p w:rsidR="00C35C7E" w:rsidRPr="007F7B2E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rPrChange w:id="1809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</w:pPr>
      <w:r w:rsidRPr="007F7B2E">
        <w:rPr>
          <w:rFonts w:ascii="Times New Roman" w:hAnsi="Times New Roman"/>
          <w:color w:val="000000"/>
          <w:sz w:val="19"/>
          <w:szCs w:val="19"/>
          <w:rPrChange w:id="1810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       }</w:t>
      </w:r>
    </w:p>
    <w:p w:rsidR="00C35C7E" w:rsidRPr="007F7B2E" w:rsidRDefault="00C35C7E" w:rsidP="00C35C7E">
      <w:pPr>
        <w:rPr>
          <w:rFonts w:ascii="Times New Roman" w:hAnsi="Times New Roman"/>
          <w:rPrChange w:id="1811" w:author="Palacherla, Susmitha C (NONUS)" w:date="2019-08-26T17:28:00Z">
            <w:rPr>
              <w:rFonts w:ascii="Times New Roman" w:hAnsi="Times New Roman"/>
            </w:rPr>
          </w:rPrChange>
        </w:rPr>
      </w:pPr>
    </w:p>
    <w:p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812" w:author="Palacherla, Susmitha C (NONUS)" w:date="2019-08-26T17:28:00Z">
            <w:rPr>
              <w:rFonts w:ascii="Times New Roman" w:hAnsi="Times New Roman"/>
              <w:sz w:val="24"/>
              <w:szCs w:val="24"/>
            </w:rPr>
          </w:rPrChange>
        </w:rPr>
      </w:pPr>
    </w:p>
    <w:p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1813" w:author="Palacherla, Susmitha C (NONUS)" w:date="2019-08-26T17:28:00Z">
            <w:rPr>
              <w:rFonts w:ascii="Times New Roman" w:hAnsi="Times New Roman"/>
              <w:sz w:val="24"/>
              <w:szCs w:val="24"/>
            </w:rPr>
          </w:rPrChange>
        </w:rPr>
      </w:pPr>
    </w:p>
    <w:p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  <w:rPrChange w:id="1814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1815" w:author="Palacherla, Susmitha C (NONUS)" w:date="2019-08-26T17:28:00Z">
            <w:rPr>
              <w:rFonts w:ascii="Times New Roman" w:hAnsi="Times New Roman"/>
            </w:rPr>
          </w:rPrChange>
        </w:rPr>
        <w:t>File System task – Backup Encrypted files</w:t>
      </w:r>
    </w:p>
    <w:p w:rsidR="00C35C7E" w:rsidRPr="007F7B2E" w:rsidRDefault="00C35C7E" w:rsidP="00C35C7E">
      <w:pPr>
        <w:ind w:left="720"/>
        <w:rPr>
          <w:rFonts w:ascii="Times New Roman" w:hAnsi="Times New Roman"/>
          <w:rPrChange w:id="1816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noProof/>
          <w:rPrChange w:id="1817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6BDB5A84" wp14:editId="592C6F24">
            <wp:extent cx="3959352" cy="182880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7E" w:rsidRPr="007F7B2E" w:rsidDel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818" w:author="Palacherla, Susmitha C (NONUS)" w:date="2019-08-26T17:31:00Z"/>
          <w:rFonts w:ascii="Times New Roman" w:hAnsi="Times New Roman"/>
          <w:b/>
          <w:rPrChange w:id="1819" w:author="Palacherla, Susmitha C (NONUS)" w:date="2019-08-26T17:28:00Z">
            <w:rPr>
              <w:del w:id="1820" w:author="Palacherla, Susmitha C (NONUS)" w:date="2019-08-26T17:31:00Z"/>
              <w:rFonts w:asciiTheme="minorHAnsi" w:hAnsiTheme="minorHAnsi" w:cs="Arial"/>
              <w:b/>
            </w:rPr>
          </w:rPrChange>
        </w:rPr>
      </w:pPr>
    </w:p>
    <w:p w:rsidR="00C35C7E" w:rsidRPr="007F7B2E" w:rsidDel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821" w:author="Palacherla, Susmitha C (NONUS)" w:date="2019-08-26T17:31:00Z"/>
          <w:rFonts w:ascii="Times New Roman" w:hAnsi="Times New Roman"/>
          <w:b/>
          <w:rPrChange w:id="1822" w:author="Palacherla, Susmitha C (NONUS)" w:date="2019-08-26T17:28:00Z">
            <w:rPr>
              <w:del w:id="1823" w:author="Palacherla, Susmitha C (NONUS)" w:date="2019-08-26T17:31:00Z"/>
              <w:rFonts w:asciiTheme="minorHAnsi" w:hAnsiTheme="minorHAnsi" w:cs="Arial"/>
              <w:b/>
            </w:rPr>
          </w:rPrChange>
        </w:rPr>
      </w:pPr>
    </w:p>
    <w:p w:rsidR="00CF23BE" w:rsidRPr="007F7B2E" w:rsidDel="007F7B2E" w:rsidRDefault="00CF23B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824" w:author="Palacherla, Susmitha C (NONUS)" w:date="2019-08-26T17:31:00Z"/>
          <w:rFonts w:ascii="Times New Roman" w:hAnsi="Times New Roman"/>
          <w:b/>
          <w:rPrChange w:id="1825" w:author="Palacherla, Susmitha C (NONUS)" w:date="2019-08-26T17:28:00Z">
            <w:rPr>
              <w:del w:id="1826" w:author="Palacherla, Susmitha C (NONUS)" w:date="2019-08-26T17:31:00Z"/>
              <w:rFonts w:asciiTheme="minorHAnsi" w:hAnsiTheme="minorHAnsi" w:cs="Arial"/>
              <w:b/>
            </w:rPr>
          </w:rPrChange>
        </w:rPr>
      </w:pPr>
    </w:p>
    <w:p w:rsidR="00C35C7E" w:rsidRPr="007F7B2E" w:rsidDel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827" w:author="Palacherla, Susmitha C (NONUS)" w:date="2019-08-26T17:31:00Z"/>
          <w:rFonts w:ascii="Times New Roman" w:hAnsi="Times New Roman"/>
          <w:b/>
          <w:rPrChange w:id="1828" w:author="Palacherla, Susmitha C (NONUS)" w:date="2019-08-26T17:28:00Z">
            <w:rPr>
              <w:del w:id="1829" w:author="Palacherla, Susmitha C (NONUS)" w:date="2019-08-26T17:31:00Z"/>
              <w:rFonts w:asciiTheme="minorHAnsi" w:hAnsiTheme="minorHAnsi" w:cs="Arial"/>
              <w:b/>
            </w:rPr>
          </w:rPrChange>
        </w:rPr>
      </w:pPr>
    </w:p>
    <w:p w:rsidR="00C35C7E" w:rsidRPr="007F7B2E" w:rsidDel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830" w:author="Palacherla, Susmitha C (NONUS)" w:date="2019-08-26T17:31:00Z"/>
          <w:rFonts w:ascii="Times New Roman" w:hAnsi="Times New Roman"/>
          <w:b/>
          <w:rPrChange w:id="1831" w:author="Palacherla, Susmitha C (NONUS)" w:date="2019-08-26T17:28:00Z">
            <w:rPr>
              <w:del w:id="1832" w:author="Palacherla, Susmitha C (NONUS)" w:date="2019-08-26T17:31:00Z"/>
              <w:rFonts w:asciiTheme="minorHAnsi" w:hAnsiTheme="minorHAnsi" w:cs="Arial"/>
              <w:b/>
            </w:rPr>
          </w:rPrChange>
        </w:rPr>
      </w:pPr>
    </w:p>
    <w:p w:rsidR="00C35C7E" w:rsidRPr="007F7B2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833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997532" w:rsidRPr="007F7B2E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rPrChange w:id="1834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997532" w:rsidRPr="007F7B2E" w:rsidRDefault="0099753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1835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  <w:proofErr w:type="spellStart"/>
      <w:r w:rsidRPr="007F7B2E">
        <w:rPr>
          <w:rFonts w:ascii="Times New Roman" w:hAnsi="Times New Roman"/>
          <w:b/>
          <w:rPrChange w:id="1836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Foreach</w:t>
      </w:r>
      <w:proofErr w:type="spellEnd"/>
      <w:r w:rsidRPr="007F7B2E">
        <w:rPr>
          <w:rFonts w:ascii="Times New Roman" w:hAnsi="Times New Roman"/>
          <w:b/>
          <w:rPrChange w:id="1837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 xml:space="preserve"> </w:t>
      </w:r>
      <w:del w:id="1838" w:author="Palacherla, Susmitha C (NONUS)" w:date="2019-08-26T17:16:00Z">
        <w:r w:rsidRPr="007F7B2E" w:rsidDel="000C1FAF">
          <w:rPr>
            <w:rFonts w:ascii="Times New Roman" w:hAnsi="Times New Roman"/>
            <w:b/>
            <w:rPrChange w:id="1839" w:author="Palacherla, Susmitha C (NONUS)" w:date="2019-08-26T17:28:00Z">
              <w:rPr>
                <w:rFonts w:asciiTheme="minorHAnsi" w:hAnsiTheme="minorHAnsi" w:cs="Arial"/>
                <w:b/>
              </w:rPr>
            </w:rPrChange>
          </w:rPr>
          <w:delText xml:space="preserve">OTH </w:delText>
        </w:r>
        <w:r w:rsidR="009A28C9" w:rsidRPr="007F7B2E" w:rsidDel="000C1FAF">
          <w:rPr>
            <w:rFonts w:ascii="Times New Roman" w:hAnsi="Times New Roman"/>
            <w:b/>
            <w:rPrChange w:id="1840" w:author="Palacherla, Susmitha C (NONUS)" w:date="2019-08-26T17:28:00Z">
              <w:rPr>
                <w:rFonts w:asciiTheme="minorHAnsi" w:hAnsiTheme="minorHAnsi" w:cs="Arial"/>
                <w:b/>
              </w:rPr>
            </w:rPrChange>
          </w:rPr>
          <w:delText>[DTT/</w:delText>
        </w:r>
        <w:r w:rsidRPr="007F7B2E" w:rsidDel="000C1FAF">
          <w:rPr>
            <w:rFonts w:ascii="Times New Roman" w:hAnsi="Times New Roman"/>
            <w:b/>
            <w:rPrChange w:id="1841" w:author="Palacherla, Susmitha C (NONUS)" w:date="2019-08-26T17:28:00Z">
              <w:rPr>
                <w:rFonts w:asciiTheme="minorHAnsi" w:hAnsiTheme="minorHAnsi" w:cs="Arial"/>
                <w:b/>
              </w:rPr>
            </w:rPrChange>
          </w:rPr>
          <w:delText>SEA</w:delText>
        </w:r>
        <w:r w:rsidR="009A28C9" w:rsidRPr="007F7B2E" w:rsidDel="000C1FAF">
          <w:rPr>
            <w:rFonts w:ascii="Times New Roman" w:hAnsi="Times New Roman"/>
            <w:b/>
            <w:rPrChange w:id="1842" w:author="Palacherla, Susmitha C (NONUS)" w:date="2019-08-26T17:28:00Z">
              <w:rPr>
                <w:rFonts w:asciiTheme="minorHAnsi" w:hAnsiTheme="minorHAnsi" w:cs="Arial"/>
                <w:b/>
              </w:rPr>
            </w:rPrChange>
          </w:rPr>
          <w:delText>]</w:delText>
        </w:r>
      </w:del>
      <w:ins w:id="1843" w:author="Palacherla, Susmitha C (NONUS)" w:date="2019-08-26T17:16:00Z">
        <w:r w:rsidR="000C1FAF" w:rsidRPr="007F7B2E">
          <w:rPr>
            <w:rFonts w:ascii="Times New Roman" w:hAnsi="Times New Roman"/>
            <w:b/>
            <w:rPrChange w:id="1844" w:author="Palacherla, Susmitha C (NONUS)" w:date="2019-08-26T17:28:00Z">
              <w:rPr>
                <w:rFonts w:asciiTheme="minorHAnsi" w:hAnsiTheme="minorHAnsi" w:cs="Arial"/>
                <w:b/>
              </w:rPr>
            </w:rPrChange>
          </w:rPr>
          <w:t>NON-OTH</w:t>
        </w:r>
      </w:ins>
      <w:r w:rsidRPr="007F7B2E">
        <w:rPr>
          <w:rFonts w:ascii="Times New Roman" w:hAnsi="Times New Roman"/>
          <w:b/>
          <w:rPrChange w:id="1845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 xml:space="preserve"> File container</w:t>
      </w:r>
    </w:p>
    <w:p w:rsidR="00202048" w:rsidRPr="007F7B2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846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F94DAF" w:rsidRPr="007F7B2E" w:rsidRDefault="009A28C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847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1848" w:author="Palacherla, Susmitha C (NONUS)" w:date="2019-08-26T17:28:00Z">
            <w:rPr>
              <w:noProof/>
            </w:rPr>
          </w:rPrChange>
        </w:rPr>
        <w:t xml:space="preserve"> </w:t>
      </w:r>
      <w:r w:rsidR="00C35C7E" w:rsidRPr="007F7B2E">
        <w:rPr>
          <w:rFonts w:ascii="Times New Roman" w:hAnsi="Times New Roman"/>
          <w:noProof/>
          <w:rPrChange w:id="1849" w:author="Palacherla, Susmitha C (NONUS)" w:date="2019-08-26T17:28:00Z">
            <w:rPr>
              <w:noProof/>
            </w:rPr>
          </w:rPrChange>
        </w:rPr>
        <w:t xml:space="preserve"> </w:t>
      </w:r>
      <w:del w:id="1850" w:author="Palacherla, Susmitha C (NONUS)" w:date="2019-08-26T17:16:00Z">
        <w:r w:rsidR="00C35C7E" w:rsidRPr="007F7B2E" w:rsidDel="000C1FAF">
          <w:rPr>
            <w:rFonts w:ascii="Times New Roman" w:hAnsi="Times New Roman"/>
            <w:noProof/>
            <w:rPrChange w:id="1851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00E3BAAB" wp14:editId="634CDE1E">
              <wp:extent cx="2219325" cy="6553200"/>
              <wp:effectExtent l="0" t="0" r="9525" b="0"/>
              <wp:docPr id="55" name="Picture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19325" cy="655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852" w:author="Palacherla, Susmitha C (NONUS)" w:date="2019-08-26T17:16:00Z">
        <w:r w:rsidR="000C1FAF" w:rsidRPr="007F7B2E">
          <w:rPr>
            <w:rFonts w:ascii="Times New Roman" w:hAnsi="Times New Roman"/>
            <w:noProof/>
            <w:rPrChange w:id="1853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512BC970" wp14:editId="60DEF5E7">
              <wp:extent cx="1216152" cy="2743200"/>
              <wp:effectExtent l="0" t="0" r="3175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1615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52549" w:rsidRPr="007F7B2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854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1A6DE7" w:rsidRPr="007F7B2E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855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7A6434" w:rsidRPr="007F7B2E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856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7A6434" w:rsidRPr="007F7B2E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857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1A6DE7" w:rsidRPr="007F7B2E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858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7931F8" w:rsidRPr="007F7B2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859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b/>
          <w:sz w:val="24"/>
          <w:szCs w:val="24"/>
          <w:rPrChange w:id="1860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  <w:lastRenderedPageBreak/>
        <w:t>Workflow</w:t>
      </w:r>
    </w:p>
    <w:p w:rsidR="00494DF0" w:rsidRPr="007F7B2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1861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657231" w:rsidRPr="007F7B2E" w:rsidRDefault="006C2E0E" w:rsidP="001A6D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1862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  <w:r w:rsidRPr="007F7B2E">
        <w:rPr>
          <w:rFonts w:ascii="Times New Roman" w:hAnsi="Times New Roman"/>
          <w:b/>
          <w:rPrChange w:id="1863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For each</w:t>
      </w:r>
      <w:r w:rsidR="0084218D" w:rsidRPr="007F7B2E">
        <w:rPr>
          <w:rFonts w:ascii="Times New Roman" w:hAnsi="Times New Roman"/>
          <w:b/>
          <w:rPrChange w:id="1864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 xml:space="preserve"> </w:t>
      </w:r>
      <w:del w:id="1865" w:author="Palacherla, Susmitha C (NONUS)" w:date="2019-08-26T17:16:00Z">
        <w:r w:rsidR="001A6DE7" w:rsidRPr="007F7B2E" w:rsidDel="000C1FAF">
          <w:rPr>
            <w:rFonts w:ascii="Times New Roman" w:hAnsi="Times New Roman"/>
            <w:b/>
            <w:color w:val="000000" w:themeColor="text1"/>
            <w:rPrChange w:id="1866" w:author="Palacherla, Susmitha C (NONUS)" w:date="2019-08-26T17:28:00Z">
              <w:rPr>
                <w:rFonts w:asciiTheme="minorHAnsi" w:hAnsiTheme="minorHAnsi" w:cs="Segoe UI"/>
                <w:b/>
                <w:color w:val="000000" w:themeColor="text1"/>
              </w:rPr>
            </w:rPrChange>
          </w:rPr>
          <w:delText>SEA</w:delText>
        </w:r>
        <w:r w:rsidR="0084218D" w:rsidRPr="007F7B2E" w:rsidDel="000C1FAF">
          <w:rPr>
            <w:rFonts w:ascii="Times New Roman" w:hAnsi="Times New Roman"/>
            <w:b/>
            <w:rPrChange w:id="1867" w:author="Palacherla, Susmitha C (NONUS)" w:date="2019-08-26T17:28:00Z">
              <w:rPr>
                <w:rFonts w:asciiTheme="minorHAnsi" w:hAnsiTheme="minorHAnsi" w:cs="Arial"/>
                <w:b/>
              </w:rPr>
            </w:rPrChange>
          </w:rPr>
          <w:delText xml:space="preserve"> </w:delText>
        </w:r>
      </w:del>
      <w:ins w:id="1868" w:author="Palacherla, Susmitha C (NONUS)" w:date="2019-08-26T17:16:00Z">
        <w:r w:rsidR="000C1FAF" w:rsidRPr="007F7B2E">
          <w:rPr>
            <w:rFonts w:ascii="Times New Roman" w:hAnsi="Times New Roman"/>
            <w:b/>
            <w:color w:val="000000" w:themeColor="text1"/>
            <w:rPrChange w:id="1869" w:author="Palacherla, Susmitha C (NONUS)" w:date="2019-08-26T17:28:00Z">
              <w:rPr>
                <w:rFonts w:asciiTheme="minorHAnsi" w:hAnsiTheme="minorHAnsi" w:cs="Segoe UI"/>
                <w:b/>
                <w:color w:val="000000" w:themeColor="text1"/>
              </w:rPr>
            </w:rPrChange>
          </w:rPr>
          <w:t>NON-OTH</w:t>
        </w:r>
        <w:r w:rsidR="000C1FAF" w:rsidRPr="007F7B2E">
          <w:rPr>
            <w:rFonts w:ascii="Times New Roman" w:hAnsi="Times New Roman"/>
            <w:b/>
            <w:rPrChange w:id="1870" w:author="Palacherla, Susmitha C (NONUS)" w:date="2019-08-26T17:28:00Z">
              <w:rPr>
                <w:rFonts w:asciiTheme="minorHAnsi" w:hAnsiTheme="minorHAnsi" w:cs="Arial"/>
                <w:b/>
              </w:rPr>
            </w:rPrChange>
          </w:rPr>
          <w:t xml:space="preserve"> </w:t>
        </w:r>
      </w:ins>
      <w:r w:rsidR="0084218D" w:rsidRPr="007F7B2E">
        <w:rPr>
          <w:rFonts w:ascii="Times New Roman" w:hAnsi="Times New Roman"/>
          <w:b/>
          <w:rPrChange w:id="1871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 xml:space="preserve">file in </w:t>
      </w:r>
      <w:r w:rsidR="001A6DE7" w:rsidRPr="007F7B2E">
        <w:rPr>
          <w:rFonts w:ascii="Times New Roman" w:hAnsi="Times New Roman"/>
          <w:b/>
          <w:rPrChange w:id="1872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s</w:t>
      </w:r>
      <w:r w:rsidR="0084218D" w:rsidRPr="007F7B2E">
        <w:rPr>
          <w:rFonts w:ascii="Times New Roman" w:hAnsi="Times New Roman"/>
          <w:b/>
          <w:rPrChange w:id="1873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taging directory</w:t>
      </w:r>
      <w:r w:rsidR="001A6DE7" w:rsidRPr="007F7B2E">
        <w:rPr>
          <w:rFonts w:ascii="Times New Roman" w:hAnsi="Times New Roman"/>
          <w:b/>
          <w:rPrChange w:id="1874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 xml:space="preserve"> w</w:t>
      </w:r>
      <w:r w:rsidR="0084218D" w:rsidRPr="007F7B2E">
        <w:rPr>
          <w:rFonts w:ascii="Times New Roman" w:hAnsi="Times New Roman"/>
          <w:b/>
          <w:rPrChange w:id="1875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orkflow</w:t>
      </w:r>
    </w:p>
    <w:p w:rsidR="0084218D" w:rsidRPr="007F7B2E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1876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84218D" w:rsidRPr="007F7B2E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1877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4A6D60" w:rsidRPr="007F7B2E" w:rsidRDefault="004A6D60" w:rsidP="004A6D60">
      <w:pPr>
        <w:spacing w:after="0"/>
        <w:ind w:left="1080"/>
        <w:rPr>
          <w:rFonts w:ascii="Times New Roman" w:hAnsi="Times New Roman"/>
          <w:rPrChange w:id="1878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879" w:author="Palacherla, Susmitha C (NONUS)" w:date="2019-08-26T17:28:00Z">
            <w:rPr/>
          </w:rPrChange>
        </w:rPr>
        <w:t xml:space="preserve">Container: </w:t>
      </w:r>
      <w:proofErr w:type="spellStart"/>
      <w:r w:rsidRPr="007F7B2E">
        <w:rPr>
          <w:rFonts w:ascii="Times New Roman" w:hAnsi="Times New Roman"/>
          <w:rPrChange w:id="1880" w:author="Palacherla, Susmitha C (NONUS)" w:date="2019-08-26T17:28:00Z">
            <w:rPr/>
          </w:rPrChange>
        </w:rPr>
        <w:t>Foreach</w:t>
      </w:r>
      <w:proofErr w:type="spellEnd"/>
      <w:r w:rsidRPr="007F7B2E">
        <w:rPr>
          <w:rFonts w:ascii="Times New Roman" w:hAnsi="Times New Roman"/>
          <w:rPrChange w:id="1881" w:author="Palacherla, Susmitha C (NONUS)" w:date="2019-08-26T17:28:00Z">
            <w:rPr/>
          </w:rPrChange>
        </w:rPr>
        <w:t xml:space="preserve"> </w:t>
      </w:r>
      <w:del w:id="1882" w:author="Palacherla, Susmitha C (NONUS)" w:date="2019-08-26T17:17:00Z">
        <w:r w:rsidR="00A52787" w:rsidRPr="007F7B2E" w:rsidDel="000C1FAF">
          <w:rPr>
            <w:rFonts w:ascii="Times New Roman" w:hAnsi="Times New Roman"/>
            <w:rPrChange w:id="1883" w:author="Palacherla, Susmitha C (NONUS)" w:date="2019-08-26T17:28:00Z">
              <w:rPr/>
            </w:rPrChange>
          </w:rPr>
          <w:delText>[DTT/</w:delText>
        </w:r>
        <w:r w:rsidR="001A6DE7" w:rsidRPr="007F7B2E" w:rsidDel="000C1FAF">
          <w:rPr>
            <w:rFonts w:ascii="Times New Roman" w:hAnsi="Times New Roman"/>
            <w:rPrChange w:id="1884" w:author="Palacherla, Susmitha C (NONUS)" w:date="2019-08-26T17:28:00Z">
              <w:rPr/>
            </w:rPrChange>
          </w:rPr>
          <w:delText>SEA</w:delText>
        </w:r>
        <w:r w:rsidR="00A52787" w:rsidRPr="007F7B2E" w:rsidDel="000C1FAF">
          <w:rPr>
            <w:rFonts w:ascii="Times New Roman" w:hAnsi="Times New Roman"/>
            <w:rPrChange w:id="1885" w:author="Palacherla, Susmitha C (NONUS)" w:date="2019-08-26T17:28:00Z">
              <w:rPr/>
            </w:rPrChange>
          </w:rPr>
          <w:delText>]</w:delText>
        </w:r>
      </w:del>
      <w:ins w:id="1886" w:author="Palacherla, Susmitha C (NONUS)" w:date="2019-08-26T17:17:00Z">
        <w:r w:rsidR="000C1FAF" w:rsidRPr="007F7B2E">
          <w:rPr>
            <w:rFonts w:ascii="Times New Roman" w:hAnsi="Times New Roman"/>
            <w:rPrChange w:id="1887" w:author="Palacherla, Susmitha C (NONUS)" w:date="2019-08-26T17:28:00Z">
              <w:rPr/>
            </w:rPrChange>
          </w:rPr>
          <w:t>NON-OTH</w:t>
        </w:r>
      </w:ins>
      <w:r w:rsidR="001A6DE7" w:rsidRPr="007F7B2E">
        <w:rPr>
          <w:rFonts w:ascii="Times New Roman" w:hAnsi="Times New Roman"/>
          <w:rPrChange w:id="1888" w:author="Palacherla, Susmitha C (NONUS)" w:date="2019-08-26T17:28:00Z">
            <w:rPr/>
          </w:rPrChange>
        </w:rPr>
        <w:t xml:space="preserve"> file</w:t>
      </w:r>
    </w:p>
    <w:p w:rsidR="001A6DE7" w:rsidRPr="007F7B2E" w:rsidRDefault="001A6DE7" w:rsidP="004A6D60">
      <w:pPr>
        <w:spacing w:after="0"/>
        <w:ind w:left="1080"/>
        <w:rPr>
          <w:rFonts w:ascii="Times New Roman" w:hAnsi="Times New Roman"/>
          <w:rPrChange w:id="1889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890" w:author="Palacherla, Susmitha C (NONUS)" w:date="2019-08-26T17:28:00Z">
            <w:rPr/>
          </w:rPrChange>
        </w:rPr>
        <w:t>Collection</w:t>
      </w:r>
      <w:r w:rsidR="004A6D60" w:rsidRPr="007F7B2E">
        <w:rPr>
          <w:rFonts w:ascii="Times New Roman" w:hAnsi="Times New Roman"/>
          <w:rPrChange w:id="1891" w:author="Palacherla, Susmitha C (NONUS)" w:date="2019-08-26T17:28:00Z">
            <w:rPr/>
          </w:rPrChange>
        </w:rPr>
        <w:t xml:space="preserve">: </w:t>
      </w:r>
    </w:p>
    <w:p w:rsidR="001A6DE7" w:rsidRPr="007F7B2E" w:rsidRDefault="001A6DE7" w:rsidP="004A6D60">
      <w:pPr>
        <w:spacing w:after="0"/>
        <w:ind w:left="1080"/>
        <w:rPr>
          <w:rFonts w:ascii="Times New Roman" w:hAnsi="Times New Roman"/>
          <w:rPrChange w:id="1892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893" w:author="Palacherla, Susmitha C (NONUS)" w:date="2019-08-26T17:28:00Z">
            <w:rPr/>
          </w:rPrChange>
        </w:rPr>
        <w:t xml:space="preserve">Enumerator: </w:t>
      </w:r>
      <w:proofErr w:type="spellStart"/>
      <w:r w:rsidR="00A52787" w:rsidRPr="007F7B2E">
        <w:rPr>
          <w:rFonts w:ascii="Times New Roman" w:hAnsi="Times New Roman"/>
          <w:rPrChange w:id="1894" w:author="Palacherla, Susmitha C (NONUS)" w:date="2019-08-26T17:28:00Z">
            <w:rPr/>
          </w:rPrChange>
        </w:rPr>
        <w:t>Foreach</w:t>
      </w:r>
      <w:proofErr w:type="spellEnd"/>
      <w:r w:rsidR="00A52787" w:rsidRPr="007F7B2E">
        <w:rPr>
          <w:rFonts w:ascii="Times New Roman" w:hAnsi="Times New Roman"/>
          <w:rPrChange w:id="1895" w:author="Palacherla, Susmitha C (NONUS)" w:date="2019-08-26T17:28:00Z">
            <w:rPr/>
          </w:rPrChange>
        </w:rPr>
        <w:t xml:space="preserve"> </w:t>
      </w:r>
      <w:r w:rsidRPr="007F7B2E">
        <w:rPr>
          <w:rFonts w:ascii="Times New Roman" w:hAnsi="Times New Roman"/>
          <w:rPrChange w:id="1896" w:author="Palacherla, Susmitha C (NONUS)" w:date="2019-08-26T17:28:00Z">
            <w:rPr/>
          </w:rPrChange>
        </w:rPr>
        <w:t>file enumerator</w:t>
      </w:r>
    </w:p>
    <w:p w:rsidR="001A6DE7" w:rsidRPr="007F7B2E" w:rsidRDefault="001A6DE7" w:rsidP="004A6D60">
      <w:pPr>
        <w:spacing w:after="0"/>
        <w:ind w:left="1080"/>
        <w:rPr>
          <w:rFonts w:ascii="Times New Roman" w:hAnsi="Times New Roman"/>
          <w:rPrChange w:id="1897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898" w:author="Palacherla, Susmitha C (NONUS)" w:date="2019-08-26T17:28:00Z">
            <w:rPr/>
          </w:rPrChange>
        </w:rPr>
        <w:t xml:space="preserve">Expression: Directory: </w:t>
      </w:r>
      <w:proofErr w:type="gramStart"/>
      <w:r w:rsidR="00C35C7E" w:rsidRPr="007F7B2E">
        <w:rPr>
          <w:rFonts w:ascii="Times New Roman" w:hAnsi="Times New Roman"/>
          <w:rPrChange w:id="1899" w:author="Palacherla, Susmitha C (NONUS)" w:date="2019-08-26T17:28:00Z">
            <w:rPr/>
          </w:rPrChange>
        </w:rPr>
        <w:t>@[</w:t>
      </w:r>
      <w:proofErr w:type="gramEnd"/>
      <w:r w:rsidR="00C35C7E" w:rsidRPr="007F7B2E">
        <w:rPr>
          <w:rFonts w:ascii="Times New Roman" w:hAnsi="Times New Roman"/>
          <w:rPrChange w:id="1900" w:author="Palacherla, Susmitha C (NONUS)" w:date="2019-08-26T17:28:00Z">
            <w:rPr/>
          </w:rPrChange>
        </w:rPr>
        <w:t>User::</w:t>
      </w:r>
      <w:proofErr w:type="spellStart"/>
      <w:r w:rsidR="00C35C7E" w:rsidRPr="007F7B2E">
        <w:rPr>
          <w:rFonts w:ascii="Times New Roman" w:hAnsi="Times New Roman"/>
          <w:rPrChange w:id="1901" w:author="Palacherla, Susmitha C (NONUS)" w:date="2019-08-26T17:28:00Z">
            <w:rPr/>
          </w:rPrChange>
        </w:rPr>
        <w:t>DecryptedOutPath</w:t>
      </w:r>
      <w:proofErr w:type="spellEnd"/>
      <w:r w:rsidR="00C35C7E" w:rsidRPr="007F7B2E">
        <w:rPr>
          <w:rFonts w:ascii="Times New Roman" w:hAnsi="Times New Roman"/>
          <w:rPrChange w:id="1902" w:author="Palacherla, Susmitha C (NONUS)" w:date="2019-08-26T17:28:00Z">
            <w:rPr/>
          </w:rPrChange>
        </w:rPr>
        <w:t>]</w:t>
      </w:r>
    </w:p>
    <w:p w:rsidR="004A6D60" w:rsidRPr="007F7B2E" w:rsidRDefault="001A6DE7" w:rsidP="004A6D60">
      <w:pPr>
        <w:spacing w:after="0"/>
        <w:ind w:left="1080"/>
        <w:rPr>
          <w:rFonts w:ascii="Times New Roman" w:hAnsi="Times New Roman"/>
          <w:rPrChange w:id="1903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904" w:author="Palacherla, Susmitha C (NONUS)" w:date="2019-08-26T17:28:00Z">
            <w:rPr/>
          </w:rPrChange>
        </w:rPr>
        <w:t xml:space="preserve">Evaluates to: </w:t>
      </w:r>
      <w:r w:rsidR="00C35C7E" w:rsidRPr="007F7B2E">
        <w:rPr>
          <w:rFonts w:ascii="Times New Roman" w:hAnsi="Times New Roman"/>
          <w:rPrChange w:id="1905" w:author="Palacherla, Susmitha C (NONUS)" w:date="2019-08-26T17:28:00Z">
            <w:rPr/>
          </w:rPrChange>
        </w:rPr>
        <w:t>\\f3420-ecldbd01\data\coaching\Generic\Decrypt_out\</w:t>
      </w:r>
    </w:p>
    <w:p w:rsidR="004A6D60" w:rsidRPr="007F7B2E" w:rsidRDefault="00F56A29" w:rsidP="004A6D60">
      <w:pPr>
        <w:spacing w:after="0"/>
        <w:ind w:left="1080"/>
        <w:rPr>
          <w:rFonts w:ascii="Times New Roman" w:hAnsi="Times New Roman"/>
          <w:rPrChange w:id="1906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907" w:author="Palacherla, Susmitha C (NONUS)" w:date="2019-08-26T17:28:00Z">
            <w:rPr/>
          </w:rPrChange>
        </w:rPr>
        <w:t>Files</w:t>
      </w:r>
      <w:r w:rsidR="004A6D60" w:rsidRPr="007F7B2E">
        <w:rPr>
          <w:rFonts w:ascii="Times New Roman" w:hAnsi="Times New Roman"/>
          <w:rPrChange w:id="1908" w:author="Palacherla, Susmitha C (NONUS)" w:date="2019-08-26T17:28:00Z">
            <w:rPr/>
          </w:rPrChange>
        </w:rPr>
        <w:t xml:space="preserve">: </w:t>
      </w:r>
      <w:ins w:id="1909" w:author="Palacherla, Susmitha C (NONUS)" w:date="2019-08-26T17:17:00Z">
        <w:r w:rsidR="000C1FAF" w:rsidRPr="007F7B2E">
          <w:rPr>
            <w:rFonts w:ascii="Times New Roman" w:hAnsi="Times New Roman"/>
            <w:rPrChange w:id="1910" w:author="Palacherla, Susmitha C (NONUS)" w:date="2019-08-26T17:28:00Z">
              <w:rPr/>
            </w:rPrChange>
          </w:rPr>
          <w:t>eCL_Generic_Feed_OTH_*.csv</w:t>
        </w:r>
        <w:r w:rsidR="000C1FAF" w:rsidRPr="007F7B2E" w:rsidDel="000C1FAF">
          <w:rPr>
            <w:rFonts w:ascii="Times New Roman" w:hAnsi="Times New Roman"/>
            <w:rPrChange w:id="1911" w:author="Palacherla, Susmitha C (NONUS)" w:date="2019-08-26T17:28:00Z">
              <w:rPr/>
            </w:rPrChange>
          </w:rPr>
          <w:t xml:space="preserve"> </w:t>
        </w:r>
      </w:ins>
      <w:del w:id="1912" w:author="Palacherla, Susmitha C (NONUS)" w:date="2019-08-26T17:17:00Z">
        <w:r w:rsidR="004A6D60" w:rsidRPr="007F7B2E" w:rsidDel="000C1FAF">
          <w:rPr>
            <w:rFonts w:ascii="Times New Roman" w:hAnsi="Times New Roman"/>
            <w:rPrChange w:id="1913" w:author="Palacherla, Susmitha C (NONUS)" w:date="2019-08-26T17:28:00Z">
              <w:rPr/>
            </w:rPrChange>
          </w:rPr>
          <w:delText>eCL_</w:delText>
        </w:r>
        <w:r w:rsidR="00B307B1" w:rsidRPr="007F7B2E" w:rsidDel="000C1FAF">
          <w:rPr>
            <w:rFonts w:ascii="Times New Roman" w:hAnsi="Times New Roman"/>
            <w:color w:val="000000" w:themeColor="text1"/>
            <w:rPrChange w:id="1914" w:author="Palacherla, Susmitha C (NONUS)" w:date="2019-08-26T17:28:00Z">
              <w:rPr>
                <w:rFonts w:asciiTheme="minorHAnsi" w:hAnsiTheme="minorHAnsi" w:cs="Segoe UI"/>
                <w:color w:val="000000" w:themeColor="text1"/>
              </w:rPr>
            </w:rPrChange>
          </w:rPr>
          <w:delText>Generic</w:delText>
        </w:r>
        <w:r w:rsidR="00D03711" w:rsidRPr="007F7B2E" w:rsidDel="000C1FAF">
          <w:rPr>
            <w:rFonts w:ascii="Times New Roman" w:hAnsi="Times New Roman"/>
            <w:color w:val="000000" w:themeColor="text1"/>
            <w:rPrChange w:id="1915" w:author="Palacherla, Susmitha C (NONUS)" w:date="2019-08-26T17:28:00Z">
              <w:rPr>
                <w:rFonts w:asciiTheme="minorHAnsi" w:hAnsiTheme="minorHAnsi" w:cs="Segoe UI"/>
                <w:color w:val="000000" w:themeColor="text1"/>
              </w:rPr>
            </w:rPrChange>
          </w:rPr>
          <w:delText xml:space="preserve"> </w:delText>
        </w:r>
        <w:r w:rsidR="0039269B" w:rsidRPr="007F7B2E" w:rsidDel="000C1FAF">
          <w:rPr>
            <w:rFonts w:ascii="Times New Roman" w:hAnsi="Times New Roman"/>
            <w:rPrChange w:id="1916" w:author="Palacherla, Susmitha C (NONUS)" w:date="2019-08-26T17:28:00Z">
              <w:rPr/>
            </w:rPrChange>
          </w:rPr>
          <w:delText>_</w:delText>
        </w:r>
        <w:r w:rsidR="00381B5A" w:rsidRPr="007F7B2E" w:rsidDel="000C1FAF">
          <w:rPr>
            <w:rFonts w:ascii="Times New Roman" w:hAnsi="Times New Roman"/>
            <w:rPrChange w:id="1917" w:author="Palacherla, Susmitha C (NONUS)" w:date="2019-08-26T17:28:00Z">
              <w:rPr/>
            </w:rPrChange>
          </w:rPr>
          <w:delText>Feed_</w:delText>
        </w:r>
        <w:r w:rsidR="001A6DE7" w:rsidRPr="007F7B2E" w:rsidDel="000C1FAF">
          <w:rPr>
            <w:rFonts w:ascii="Times New Roman" w:hAnsi="Times New Roman"/>
            <w:rPrChange w:id="1918" w:author="Palacherla, Susmitha C (NONUS)" w:date="2019-08-26T17:28:00Z">
              <w:rPr/>
            </w:rPrChange>
          </w:rPr>
          <w:delText>OTH_</w:delText>
        </w:r>
        <w:r w:rsidR="00A52787" w:rsidRPr="007F7B2E" w:rsidDel="000C1FAF">
          <w:rPr>
            <w:rFonts w:ascii="Times New Roman" w:hAnsi="Times New Roman"/>
            <w:rPrChange w:id="1919" w:author="Palacherla, Susmitha C (NONUS)" w:date="2019-08-26T17:28:00Z">
              <w:rPr/>
            </w:rPrChange>
          </w:rPr>
          <w:delText>[DTT/</w:delText>
        </w:r>
        <w:r w:rsidR="001A6DE7" w:rsidRPr="007F7B2E" w:rsidDel="000C1FAF">
          <w:rPr>
            <w:rFonts w:ascii="Times New Roman" w:hAnsi="Times New Roman"/>
            <w:rPrChange w:id="1920" w:author="Palacherla, Susmitha C (NONUS)" w:date="2019-08-26T17:28:00Z">
              <w:rPr/>
            </w:rPrChange>
          </w:rPr>
          <w:delText>SEA</w:delText>
        </w:r>
        <w:r w:rsidR="00A52787" w:rsidRPr="007F7B2E" w:rsidDel="000C1FAF">
          <w:rPr>
            <w:rFonts w:ascii="Times New Roman" w:hAnsi="Times New Roman"/>
            <w:rPrChange w:id="1921" w:author="Palacherla, Susmitha C (NONUS)" w:date="2019-08-26T17:28:00Z">
              <w:rPr/>
            </w:rPrChange>
          </w:rPr>
          <w:delText>]</w:delText>
        </w:r>
        <w:r w:rsidR="004A6D60" w:rsidRPr="007F7B2E" w:rsidDel="000C1FAF">
          <w:rPr>
            <w:rFonts w:ascii="Times New Roman" w:hAnsi="Times New Roman"/>
            <w:rPrChange w:id="1922" w:author="Palacherla, Susmitha C (NONUS)" w:date="2019-08-26T17:28:00Z">
              <w:rPr/>
            </w:rPrChange>
          </w:rPr>
          <w:delText>*.csv</w:delText>
        </w:r>
      </w:del>
    </w:p>
    <w:p w:rsidR="00C35C7E" w:rsidRPr="007F7B2E" w:rsidRDefault="00C35C7E" w:rsidP="00C35C7E">
      <w:pPr>
        <w:spacing w:after="0"/>
        <w:ind w:left="1080"/>
        <w:rPr>
          <w:rFonts w:ascii="Times New Roman" w:hAnsi="Times New Roman"/>
          <w:rPrChange w:id="1923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924" w:author="Palacherla, Susmitha C (NONUS)" w:date="2019-08-26T17:28:00Z">
            <w:rPr/>
          </w:rPrChange>
        </w:rPr>
        <w:t>Retrieve file name: Name and Extension</w:t>
      </w:r>
    </w:p>
    <w:p w:rsidR="00C35C7E" w:rsidRPr="007F7B2E" w:rsidRDefault="00C35C7E" w:rsidP="004A6D60">
      <w:pPr>
        <w:spacing w:after="0"/>
        <w:ind w:left="1080"/>
        <w:rPr>
          <w:rFonts w:ascii="Times New Roman" w:hAnsi="Times New Roman"/>
          <w:rPrChange w:id="1925" w:author="Palacherla, Susmitha C (NONUS)" w:date="2019-08-26T17:28:00Z">
            <w:rPr/>
          </w:rPrChange>
        </w:rPr>
      </w:pPr>
    </w:p>
    <w:p w:rsidR="004A6D60" w:rsidRPr="007F7B2E" w:rsidRDefault="00C35C7E" w:rsidP="00A40171">
      <w:pPr>
        <w:spacing w:after="0"/>
        <w:ind w:left="720"/>
        <w:rPr>
          <w:rFonts w:ascii="Times New Roman" w:hAnsi="Times New Roman"/>
          <w:rPrChange w:id="1926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noProof/>
          <w:rPrChange w:id="1927" w:author="Palacherla, Susmitha C (NONUS)" w:date="2019-08-26T17:28:00Z">
            <w:rPr>
              <w:noProof/>
            </w:rPr>
          </w:rPrChange>
        </w:rPr>
        <w:t xml:space="preserve"> </w:t>
      </w:r>
      <w:del w:id="1928" w:author="Palacherla, Susmitha C (NONUS)" w:date="2019-08-26T17:17:00Z">
        <w:r w:rsidRPr="007F7B2E" w:rsidDel="000C1FAF">
          <w:rPr>
            <w:rFonts w:ascii="Times New Roman" w:hAnsi="Times New Roman"/>
            <w:noProof/>
            <w:rPrChange w:id="1929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487B099D" wp14:editId="1E21D39A">
              <wp:extent cx="3877056" cy="2286000"/>
              <wp:effectExtent l="0" t="0" r="9525" b="0"/>
              <wp:docPr id="57" name="Picture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77056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930" w:author="Palacherla, Susmitha C (NONUS)" w:date="2019-08-26T17:17:00Z">
        <w:r w:rsidR="000C1FAF" w:rsidRPr="007F7B2E">
          <w:rPr>
            <w:rFonts w:ascii="Times New Roman" w:hAnsi="Times New Roman"/>
            <w:noProof/>
            <w:rPrChange w:id="1931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6C796C63" wp14:editId="0ACD3AB7">
              <wp:extent cx="4087368" cy="2743200"/>
              <wp:effectExtent l="0" t="0" r="889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87368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A6D60" w:rsidRPr="007F7B2E" w:rsidRDefault="004A6D60" w:rsidP="004A6D60">
      <w:pPr>
        <w:spacing w:after="0"/>
        <w:ind w:left="1080"/>
        <w:rPr>
          <w:rFonts w:ascii="Times New Roman" w:hAnsi="Times New Roman"/>
          <w:rPrChange w:id="1932" w:author="Palacherla, Susmitha C (NONUS)" w:date="2019-08-26T17:28:00Z">
            <w:rPr/>
          </w:rPrChange>
        </w:rPr>
      </w:pPr>
    </w:p>
    <w:p w:rsidR="004A6D60" w:rsidRPr="007F7B2E" w:rsidRDefault="004A6D60" w:rsidP="004A6D60">
      <w:pPr>
        <w:spacing w:after="0"/>
        <w:ind w:left="1080"/>
        <w:rPr>
          <w:rFonts w:ascii="Times New Roman" w:hAnsi="Times New Roman"/>
          <w:rPrChange w:id="1933" w:author="Palacherla, Susmitha C (NONUS)" w:date="2019-08-26T17:28:00Z">
            <w:rPr/>
          </w:rPrChange>
        </w:rPr>
      </w:pPr>
    </w:p>
    <w:p w:rsidR="004A6D60" w:rsidRPr="007F7B2E" w:rsidRDefault="004A6D60" w:rsidP="001A6DE7">
      <w:pPr>
        <w:spacing w:after="0"/>
        <w:ind w:left="720"/>
        <w:rPr>
          <w:rFonts w:ascii="Times New Roman" w:hAnsi="Times New Roman"/>
          <w:rPrChange w:id="1934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noProof/>
          <w:rPrChange w:id="1935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2FDE04B3" wp14:editId="73670690">
            <wp:extent cx="4233672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7F7B2E" w:rsidRDefault="004D3B66" w:rsidP="004A6D60">
      <w:pPr>
        <w:spacing w:after="0"/>
        <w:ind w:left="1080"/>
        <w:rPr>
          <w:rFonts w:ascii="Times New Roman" w:hAnsi="Times New Roman"/>
          <w:rPrChange w:id="1936" w:author="Palacherla, Susmitha C (NONUS)" w:date="2019-08-26T17:28:00Z">
            <w:rPr/>
          </w:rPrChange>
        </w:rPr>
      </w:pPr>
    </w:p>
    <w:p w:rsidR="00C35C7E" w:rsidRPr="007F7B2E" w:rsidRDefault="00C35C7E" w:rsidP="004A6D60">
      <w:pPr>
        <w:spacing w:after="0"/>
        <w:ind w:left="1080"/>
        <w:rPr>
          <w:rFonts w:ascii="Times New Roman" w:hAnsi="Times New Roman"/>
          <w:rPrChange w:id="1937" w:author="Palacherla, Susmitha C (NONUS)" w:date="2019-08-26T17:28:00Z">
            <w:rPr/>
          </w:rPrChange>
        </w:rPr>
      </w:pPr>
    </w:p>
    <w:p w:rsidR="00C35C7E" w:rsidRPr="007F7B2E" w:rsidRDefault="00C35C7E" w:rsidP="004A6D60">
      <w:pPr>
        <w:spacing w:after="0"/>
        <w:ind w:left="1080"/>
        <w:rPr>
          <w:rFonts w:ascii="Times New Roman" w:hAnsi="Times New Roman"/>
          <w:rPrChange w:id="1938" w:author="Palacherla, Susmitha C (NONUS)" w:date="2019-08-26T17:28:00Z">
            <w:rPr/>
          </w:rPrChange>
        </w:rPr>
      </w:pPr>
    </w:p>
    <w:p w:rsidR="0084218D" w:rsidRPr="007F7B2E" w:rsidRDefault="0084218D" w:rsidP="0084218D">
      <w:pPr>
        <w:rPr>
          <w:rFonts w:ascii="Times New Roman" w:hAnsi="Times New Roman"/>
          <w:b/>
          <w:rPrChange w:id="1939" w:author="Palacherla, Susmitha C (NONUS)" w:date="2019-08-26T17:28:00Z">
            <w:rPr>
              <w:b/>
            </w:rPr>
          </w:rPrChange>
        </w:rPr>
      </w:pPr>
      <w:r w:rsidRPr="007F7B2E">
        <w:rPr>
          <w:rFonts w:ascii="Times New Roman" w:hAnsi="Times New Roman"/>
          <w:b/>
          <w:rPrChange w:id="1940" w:author="Palacherla, Susmitha C (NONUS)" w:date="2019-08-26T17:28:00Z">
            <w:rPr>
              <w:b/>
            </w:rPr>
          </w:rPrChange>
        </w:rPr>
        <w:lastRenderedPageBreak/>
        <w:t>Summary of Steps</w:t>
      </w:r>
    </w:p>
    <w:p w:rsidR="0084218D" w:rsidRPr="007F7B2E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  <w:rPrChange w:id="1941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942" w:author="Palacherla, Susmitha C (NONUS)" w:date="2019-08-26T17:28:00Z">
            <w:rPr/>
          </w:rPrChange>
        </w:rPr>
        <w:t xml:space="preserve">SQL task – Truncate </w:t>
      </w:r>
      <w:r w:rsidR="00B307B1" w:rsidRPr="007F7B2E">
        <w:rPr>
          <w:rFonts w:ascii="Times New Roman" w:hAnsi="Times New Roman"/>
          <w:color w:val="000000" w:themeColor="text1"/>
          <w:rPrChange w:id="1943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Pr="007F7B2E">
        <w:rPr>
          <w:rFonts w:ascii="Times New Roman" w:hAnsi="Times New Roman"/>
          <w:rPrChange w:id="1944" w:author="Palacherla, Susmitha C (NONUS)" w:date="2019-08-26T17:28:00Z">
            <w:rPr/>
          </w:rPrChange>
        </w:rPr>
        <w:t xml:space="preserve"> Staging table</w:t>
      </w:r>
    </w:p>
    <w:p w:rsidR="0084218D" w:rsidRPr="007F7B2E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  <w:rPrChange w:id="1945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946" w:author="Palacherla, Susmitha C (NONUS)" w:date="2019-08-26T17:28:00Z">
            <w:rPr/>
          </w:rPrChange>
        </w:rPr>
        <w:t xml:space="preserve">DFT – Stage </w:t>
      </w:r>
      <w:r w:rsidR="00B307B1" w:rsidRPr="007F7B2E">
        <w:rPr>
          <w:rFonts w:ascii="Times New Roman" w:hAnsi="Times New Roman"/>
          <w:color w:val="000000" w:themeColor="text1"/>
          <w:rPrChange w:id="1947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Pr="007F7B2E">
        <w:rPr>
          <w:rFonts w:ascii="Times New Roman" w:hAnsi="Times New Roman"/>
          <w:rPrChange w:id="1948" w:author="Palacherla, Susmitha C (NONUS)" w:date="2019-08-26T17:28:00Z">
            <w:rPr/>
          </w:rPrChange>
        </w:rPr>
        <w:t xml:space="preserve"> Staging table</w:t>
      </w:r>
    </w:p>
    <w:p w:rsidR="00F44E3B" w:rsidRPr="007F7B2E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  <w:rPrChange w:id="1949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950" w:author="Palacherla, Susmitha C (NONUS)" w:date="2019-08-26T17:28:00Z">
            <w:rPr/>
          </w:rPrChange>
        </w:rPr>
        <w:t xml:space="preserve">SQL task – </w:t>
      </w:r>
      <w:r w:rsidR="00A52787" w:rsidRPr="007F7B2E">
        <w:rPr>
          <w:rFonts w:ascii="Times New Roman" w:hAnsi="Times New Roman"/>
          <w:rPrChange w:id="1951" w:author="Palacherla, Susmitha C (NONUS)" w:date="2019-08-26T17:28:00Z">
            <w:rPr/>
          </w:rPrChange>
        </w:rPr>
        <w:t>Update Staging table and Reject records</w:t>
      </w:r>
      <w:r w:rsidRPr="007F7B2E">
        <w:rPr>
          <w:rFonts w:ascii="Times New Roman" w:hAnsi="Times New Roman"/>
          <w:rPrChange w:id="1952" w:author="Palacherla, Susmitha C (NONUS)" w:date="2019-08-26T17:28:00Z">
            <w:rPr/>
          </w:rPrChange>
        </w:rPr>
        <w:t xml:space="preserve"> </w:t>
      </w:r>
    </w:p>
    <w:p w:rsidR="0084218D" w:rsidRPr="007F7B2E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  <w:rPrChange w:id="1953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954" w:author="Palacherla, Susmitha C (NONUS)" w:date="2019-08-26T17:28:00Z">
            <w:rPr/>
          </w:rPrChange>
        </w:rPr>
        <w:t xml:space="preserve">SQL task Load </w:t>
      </w:r>
      <w:r w:rsidR="00611EE1" w:rsidRPr="007F7B2E">
        <w:rPr>
          <w:rFonts w:ascii="Times New Roman" w:hAnsi="Times New Roman"/>
          <w:rPrChange w:id="1955" w:author="Palacherla, Susmitha C (NONUS)" w:date="2019-08-26T17:28:00Z">
            <w:rPr/>
          </w:rPrChange>
        </w:rPr>
        <w:t>C</w:t>
      </w:r>
      <w:r w:rsidRPr="007F7B2E">
        <w:rPr>
          <w:rFonts w:ascii="Times New Roman" w:hAnsi="Times New Roman"/>
          <w:rPrChange w:id="1956" w:author="Palacherla, Susmitha C (NONUS)" w:date="2019-08-26T17:28:00Z">
            <w:rPr/>
          </w:rPrChange>
        </w:rPr>
        <w:t>oaching_Log and Coaching_Log_Reason tables</w:t>
      </w:r>
    </w:p>
    <w:p w:rsidR="0084218D" w:rsidRPr="007F7B2E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  <w:rPrChange w:id="1957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958" w:author="Palacherla, Susmitha C (NONUS)" w:date="2019-08-26T17:28:00Z">
            <w:rPr/>
          </w:rPrChange>
        </w:rPr>
        <w:t>SQL task – Load File list table</w:t>
      </w:r>
    </w:p>
    <w:p w:rsidR="0084218D" w:rsidRPr="007F7B2E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  <w:rPrChange w:id="1959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960" w:author="Palacherla, Susmitha C (NONUS)" w:date="2019-08-26T17:28:00Z">
            <w:rPr/>
          </w:rPrChange>
        </w:rPr>
        <w:t>File system task – Backup files to Backups directory</w:t>
      </w:r>
    </w:p>
    <w:p w:rsidR="004D3B66" w:rsidRPr="007F7B2E" w:rsidRDefault="004D3B66" w:rsidP="004A6D60">
      <w:pPr>
        <w:spacing w:after="0"/>
        <w:ind w:left="1080"/>
        <w:rPr>
          <w:ins w:id="1961" w:author="Palacherla, Susmitha C (NONUS)" w:date="2019-08-26T17:18:00Z"/>
          <w:rFonts w:ascii="Times New Roman" w:hAnsi="Times New Roman"/>
          <w:rPrChange w:id="1962" w:author="Palacherla, Susmitha C (NONUS)" w:date="2019-08-26T17:28:00Z">
            <w:rPr>
              <w:ins w:id="1963" w:author="Palacherla, Susmitha C (NONUS)" w:date="2019-08-26T17:18:00Z"/>
            </w:rPr>
          </w:rPrChange>
        </w:rPr>
      </w:pPr>
    </w:p>
    <w:p w:rsidR="000C1FAF" w:rsidRPr="007F7B2E" w:rsidRDefault="000C1FAF" w:rsidP="004A6D60">
      <w:pPr>
        <w:spacing w:after="0"/>
        <w:ind w:left="1080"/>
        <w:rPr>
          <w:ins w:id="1964" w:author="Palacherla, Susmitha C (NONUS)" w:date="2019-08-26T17:18:00Z"/>
          <w:rFonts w:ascii="Times New Roman" w:hAnsi="Times New Roman"/>
          <w:rPrChange w:id="1965" w:author="Palacherla, Susmitha C (NONUS)" w:date="2019-08-26T17:28:00Z">
            <w:rPr>
              <w:ins w:id="1966" w:author="Palacherla, Susmitha C (NONUS)" w:date="2019-08-26T17:18:00Z"/>
            </w:rPr>
          </w:rPrChange>
        </w:rPr>
      </w:pPr>
      <w:bookmarkStart w:id="1967" w:name="_GoBack"/>
      <w:bookmarkEnd w:id="1967"/>
    </w:p>
    <w:p w:rsidR="000C1FAF" w:rsidRPr="007F7B2E" w:rsidRDefault="000C1FAF" w:rsidP="004A6D60">
      <w:pPr>
        <w:spacing w:after="0"/>
        <w:ind w:left="1080"/>
        <w:rPr>
          <w:rFonts w:ascii="Times New Roman" w:hAnsi="Times New Roman"/>
          <w:rPrChange w:id="1968" w:author="Palacherla, Susmitha C (NONUS)" w:date="2019-08-26T17:28:00Z">
            <w:rPr/>
          </w:rPrChange>
        </w:rPr>
      </w:pPr>
    </w:p>
    <w:p w:rsidR="004D3B66" w:rsidRPr="007F7B2E" w:rsidRDefault="0084218D" w:rsidP="0084218D">
      <w:pPr>
        <w:rPr>
          <w:rFonts w:ascii="Times New Roman" w:hAnsi="Times New Roman"/>
          <w:b/>
          <w:rPrChange w:id="1969" w:author="Palacherla, Susmitha C (NONUS)" w:date="2019-08-26T17:28:00Z">
            <w:rPr>
              <w:b/>
            </w:rPr>
          </w:rPrChange>
        </w:rPr>
      </w:pPr>
      <w:r w:rsidRPr="007F7B2E">
        <w:rPr>
          <w:rFonts w:ascii="Times New Roman" w:hAnsi="Times New Roman"/>
          <w:b/>
          <w:rPrChange w:id="1970" w:author="Palacherla, Susmitha C (NONUS)" w:date="2019-08-26T17:28:00Z">
            <w:rPr>
              <w:b/>
            </w:rPr>
          </w:rPrChange>
        </w:rPr>
        <w:t>Details of Steps</w:t>
      </w:r>
    </w:p>
    <w:p w:rsidR="005F0717" w:rsidRPr="007F7B2E" w:rsidRDefault="005F0717" w:rsidP="00996760">
      <w:pPr>
        <w:pStyle w:val="ListParagraph"/>
        <w:numPr>
          <w:ilvl w:val="0"/>
          <w:numId w:val="38"/>
        </w:numPr>
        <w:rPr>
          <w:rFonts w:ascii="Times New Roman" w:hAnsi="Times New Roman"/>
          <w:rPrChange w:id="1971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1972" w:author="Palacherla, Susmitha C (NONUS)" w:date="2019-08-26T17:28:00Z">
            <w:rPr/>
          </w:rPrChange>
        </w:rPr>
        <w:t xml:space="preserve">SQL task – Truncate </w:t>
      </w:r>
      <w:r w:rsidR="00B307B1" w:rsidRPr="007F7B2E">
        <w:rPr>
          <w:rFonts w:ascii="Times New Roman" w:hAnsi="Times New Roman"/>
          <w:color w:val="000000" w:themeColor="text1"/>
          <w:rPrChange w:id="1973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Pr="007F7B2E">
        <w:rPr>
          <w:rFonts w:ascii="Times New Roman" w:hAnsi="Times New Roman"/>
          <w:rPrChange w:id="1974" w:author="Palacherla, Susmitha C (NONUS)" w:date="2019-08-26T17:28:00Z">
            <w:rPr/>
          </w:rPrChange>
        </w:rPr>
        <w:t xml:space="preserve"> Staging table</w:t>
      </w:r>
    </w:p>
    <w:p w:rsidR="004D3B66" w:rsidRPr="007F7B2E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1975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del w:id="1976" w:author="Palacherla, Susmitha C (NONUS)" w:date="2019-08-26T17:19:00Z">
        <w:r w:rsidRPr="007F7B2E" w:rsidDel="000C1FAF">
          <w:rPr>
            <w:rFonts w:ascii="Times New Roman" w:hAnsi="Times New Roman"/>
            <w:noProof/>
            <w:rPrChange w:id="1977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216D6A67" wp14:editId="1B0E4679">
              <wp:extent cx="1636776" cy="1371600"/>
              <wp:effectExtent l="0" t="0" r="1905" b="0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36776" cy="137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978" w:author="Palacherla, Susmitha C (NONUS)" w:date="2019-08-26T17:19:00Z">
        <w:r w:rsidR="000C1FAF" w:rsidRPr="007F7B2E">
          <w:rPr>
            <w:rFonts w:ascii="Times New Roman" w:hAnsi="Times New Roman"/>
            <w:noProof/>
            <w:rPrChange w:id="1979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7512D1C5" wp14:editId="1B747F35">
              <wp:extent cx="1876425" cy="590550"/>
              <wp:effectExtent l="0" t="0" r="9525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76425" cy="590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198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rPrChange w:id="1981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1982" w:author="Palacherla, Susmitha C (NONUS)" w:date="2019-08-26T17:28:00Z">
            <w:rPr>
              <w:rFonts w:asciiTheme="minorHAnsi" w:hAnsiTheme="minorHAnsi" w:cs="Arial"/>
            </w:rPr>
          </w:rPrChange>
        </w:rPr>
        <w:t>Executes Truncate Table [EC]</w:t>
      </w:r>
      <w:proofErr w:type="gramStart"/>
      <w:r w:rsidRPr="007F7B2E">
        <w:rPr>
          <w:rFonts w:ascii="Times New Roman" w:hAnsi="Times New Roman"/>
          <w:rPrChange w:id="1983" w:author="Palacherla, Susmitha C (NONUS)" w:date="2019-08-26T17:28:00Z">
            <w:rPr>
              <w:rFonts w:asciiTheme="minorHAnsi" w:hAnsiTheme="minorHAnsi" w:cs="Arial"/>
            </w:rPr>
          </w:rPrChange>
        </w:rPr>
        <w:t>.[</w:t>
      </w:r>
      <w:proofErr w:type="gramEnd"/>
      <w:r w:rsidR="00B307B1" w:rsidRPr="007F7B2E">
        <w:rPr>
          <w:rFonts w:ascii="Times New Roman" w:hAnsi="Times New Roman"/>
          <w:color w:val="000000" w:themeColor="text1"/>
          <w:rPrChange w:id="1984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Pr="007F7B2E">
        <w:rPr>
          <w:rFonts w:ascii="Times New Roman" w:hAnsi="Times New Roman"/>
          <w:rPrChange w:id="1985" w:author="Palacherla, Susmitha C (NONUS)" w:date="2019-08-26T17:28:00Z">
            <w:rPr>
              <w:rFonts w:asciiTheme="minorHAnsi" w:hAnsiTheme="minorHAnsi" w:cs="Arial"/>
            </w:rPr>
          </w:rPrChange>
        </w:rPr>
        <w:t>_Coaching_Stage]</w:t>
      </w:r>
    </w:p>
    <w:p w:rsidR="005F0717" w:rsidRPr="007F7B2E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rPrChange w:id="1986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1987" w:author="Palacherla, Susmitha C (NONUS)" w:date="2019-08-26T17:28:00Z">
            <w:rPr>
              <w:rFonts w:asciiTheme="minorHAnsi" w:hAnsiTheme="minorHAnsi" w:cs="Arial"/>
            </w:rPr>
          </w:rPrChange>
        </w:rPr>
        <w:t>Precedence Constraint Editor</w:t>
      </w:r>
    </w:p>
    <w:p w:rsidR="00611EE1" w:rsidRPr="007F7B2E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rPrChange w:id="1988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  <w:tblPrChange w:id="1989" w:author="Palacherla, Susmitha C (NONUS)" w:date="2019-08-26T17:19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569"/>
        <w:gridCol w:w="4781"/>
        <w:tblGridChange w:id="1990">
          <w:tblGrid>
            <w:gridCol w:w="4569"/>
            <w:gridCol w:w="4781"/>
          </w:tblGrid>
        </w:tblGridChange>
      </w:tblGrid>
      <w:tr w:rsidR="00611EE1" w:rsidRPr="007F7B2E" w:rsidTr="000C1FAF">
        <w:tc>
          <w:tcPr>
            <w:tcW w:w="4569" w:type="dxa"/>
            <w:tcPrChange w:id="1991" w:author="Palacherla, Susmitha C (NONUS)" w:date="2019-08-26T17:19:00Z">
              <w:tcPr>
                <w:tcW w:w="4788" w:type="dxa"/>
              </w:tcPr>
            </w:tcPrChange>
          </w:tcPr>
          <w:p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  <w:rPrChange w:id="1992" w:author="Palacherla, Susmitha C (NONUS)" w:date="2019-08-26T17:28:00Z">
                  <w:rPr>
                    <w:rFonts w:ascii="Times New Roman" w:hAnsi="Times New Roman"/>
                    <w:noProof/>
                  </w:rPr>
                </w:rPrChange>
              </w:rPr>
            </w:pPr>
            <w:r w:rsidRPr="007F7B2E">
              <w:rPr>
                <w:rFonts w:ascii="Times New Roman" w:hAnsi="Times New Roman"/>
                <w:noProof/>
                <w:rPrChange w:id="1993" w:author="Palacherla, Susmitha C (NONUS)" w:date="2019-08-26T17:28:00Z">
                  <w:rPr>
                    <w:rFonts w:ascii="Times New Roman" w:hAnsi="Times New Roman"/>
                    <w:noProof/>
                  </w:rPr>
                </w:rPrChange>
              </w:rPr>
              <w:t>Evaluation Operation</w:t>
            </w:r>
          </w:p>
        </w:tc>
        <w:tc>
          <w:tcPr>
            <w:tcW w:w="4781" w:type="dxa"/>
            <w:tcPrChange w:id="1994" w:author="Palacherla, Susmitha C (NONUS)" w:date="2019-08-26T17:19:00Z">
              <w:tcPr>
                <w:tcW w:w="4788" w:type="dxa"/>
              </w:tcPr>
            </w:tcPrChange>
          </w:tcPr>
          <w:p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  <w:rPrChange w:id="1995" w:author="Palacherla, Susmitha C (NONUS)" w:date="2019-08-26T17:28:00Z">
                  <w:rPr>
                    <w:rFonts w:ascii="Times New Roman" w:hAnsi="Times New Roman"/>
                    <w:noProof/>
                  </w:rPr>
                </w:rPrChange>
              </w:rPr>
            </w:pPr>
            <w:del w:id="1996" w:author="Palacherla, Susmitha C (NONUS)" w:date="2019-08-26T17:18:00Z">
              <w:r w:rsidRPr="007F7B2E" w:rsidDel="000C1FAF">
                <w:rPr>
                  <w:rFonts w:ascii="Times New Roman" w:hAnsi="Times New Roman"/>
                  <w:noProof/>
                  <w:rPrChange w:id="1997" w:author="Palacherla, Susmitha C (NONUS)" w:date="2019-08-26T17:28:00Z">
                    <w:rPr>
                      <w:rFonts w:ascii="Times New Roman" w:hAnsi="Times New Roman"/>
                      <w:noProof/>
                    </w:rPr>
                  </w:rPrChange>
                </w:rPr>
                <w:delText xml:space="preserve">Expression and </w:delText>
              </w:r>
            </w:del>
            <w:r w:rsidRPr="007F7B2E">
              <w:rPr>
                <w:rFonts w:ascii="Times New Roman" w:hAnsi="Times New Roman"/>
                <w:noProof/>
                <w:rPrChange w:id="1998" w:author="Palacherla, Susmitha C (NONUS)" w:date="2019-08-26T17:28:00Z">
                  <w:rPr>
                    <w:rFonts w:ascii="Times New Roman" w:hAnsi="Times New Roman"/>
                    <w:noProof/>
                  </w:rPr>
                </w:rPrChange>
              </w:rPr>
              <w:t>Constraint</w:t>
            </w:r>
          </w:p>
        </w:tc>
      </w:tr>
      <w:tr w:rsidR="00611EE1" w:rsidRPr="007F7B2E" w:rsidTr="000C1FAF">
        <w:tc>
          <w:tcPr>
            <w:tcW w:w="4569" w:type="dxa"/>
            <w:tcPrChange w:id="1999" w:author="Palacherla, Susmitha C (NONUS)" w:date="2019-08-26T17:19:00Z">
              <w:tcPr>
                <w:tcW w:w="4788" w:type="dxa"/>
              </w:tcPr>
            </w:tcPrChange>
          </w:tcPr>
          <w:p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  <w:rPrChange w:id="2000" w:author="Palacherla, Susmitha C (NONUS)" w:date="2019-08-26T17:28:00Z">
                  <w:rPr>
                    <w:rFonts w:ascii="Times New Roman" w:hAnsi="Times New Roman"/>
                    <w:noProof/>
                  </w:rPr>
                </w:rPrChange>
              </w:rPr>
            </w:pPr>
            <w:r w:rsidRPr="007F7B2E">
              <w:rPr>
                <w:rFonts w:ascii="Times New Roman" w:hAnsi="Times New Roman"/>
                <w:noProof/>
                <w:rPrChange w:id="2001" w:author="Palacherla, Susmitha C (NONUS)" w:date="2019-08-26T17:28:00Z">
                  <w:rPr>
                    <w:rFonts w:ascii="Times New Roman" w:hAnsi="Times New Roman"/>
                    <w:noProof/>
                  </w:rPr>
                </w:rPrChange>
              </w:rPr>
              <w:t xml:space="preserve">Value </w:t>
            </w:r>
          </w:p>
        </w:tc>
        <w:tc>
          <w:tcPr>
            <w:tcW w:w="4781" w:type="dxa"/>
            <w:tcPrChange w:id="2002" w:author="Palacherla, Susmitha C (NONUS)" w:date="2019-08-26T17:19:00Z">
              <w:tcPr>
                <w:tcW w:w="4788" w:type="dxa"/>
              </w:tcPr>
            </w:tcPrChange>
          </w:tcPr>
          <w:p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  <w:rPrChange w:id="2003" w:author="Palacherla, Susmitha C (NONUS)" w:date="2019-08-26T17:28:00Z">
                  <w:rPr>
                    <w:rFonts w:ascii="Times New Roman" w:hAnsi="Times New Roman"/>
                    <w:noProof/>
                  </w:rPr>
                </w:rPrChange>
              </w:rPr>
            </w:pPr>
            <w:r w:rsidRPr="007F7B2E">
              <w:rPr>
                <w:rFonts w:ascii="Times New Roman" w:hAnsi="Times New Roman"/>
                <w:noProof/>
                <w:rPrChange w:id="2004" w:author="Palacherla, Susmitha C (NONUS)" w:date="2019-08-26T17:28:00Z">
                  <w:rPr>
                    <w:rFonts w:ascii="Times New Roman" w:hAnsi="Times New Roman"/>
                    <w:noProof/>
                  </w:rPr>
                </w:rPrChange>
              </w:rPr>
              <w:t>Success</w:t>
            </w:r>
          </w:p>
        </w:tc>
      </w:tr>
      <w:tr w:rsidR="00611EE1" w:rsidRPr="007F7B2E" w:rsidDel="000C1FAF" w:rsidTr="000C1FAF">
        <w:trPr>
          <w:del w:id="2005" w:author="Palacherla, Susmitha C (NONUS)" w:date="2019-08-26T17:19:00Z"/>
        </w:trPr>
        <w:tc>
          <w:tcPr>
            <w:tcW w:w="4569" w:type="dxa"/>
            <w:tcPrChange w:id="2006" w:author="Palacherla, Susmitha C (NONUS)" w:date="2019-08-26T17:19:00Z">
              <w:tcPr>
                <w:tcW w:w="4788" w:type="dxa"/>
              </w:tcPr>
            </w:tcPrChange>
          </w:tcPr>
          <w:p w:rsidR="00611EE1" w:rsidRPr="007F7B2E" w:rsidDel="000C1FAF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007" w:author="Palacherla, Susmitha C (NONUS)" w:date="2019-08-26T17:19:00Z"/>
                <w:rFonts w:ascii="Times New Roman" w:hAnsi="Times New Roman"/>
                <w:noProof/>
                <w:rPrChange w:id="2008" w:author="Palacherla, Susmitha C (NONUS)" w:date="2019-08-26T17:28:00Z">
                  <w:rPr>
                    <w:del w:id="2009" w:author="Palacherla, Susmitha C (NONUS)" w:date="2019-08-26T17:19:00Z"/>
                    <w:rFonts w:ascii="Times New Roman" w:hAnsi="Times New Roman"/>
                    <w:noProof/>
                  </w:rPr>
                </w:rPrChange>
              </w:rPr>
            </w:pPr>
            <w:del w:id="2010" w:author="Palacherla, Susmitha C (NONUS)" w:date="2019-08-26T17:19:00Z">
              <w:r w:rsidRPr="007F7B2E" w:rsidDel="000C1FAF">
                <w:rPr>
                  <w:rFonts w:ascii="Times New Roman" w:hAnsi="Times New Roman"/>
                  <w:noProof/>
                  <w:rPrChange w:id="2011" w:author="Palacherla, Susmitha C (NONUS)" w:date="2019-08-26T17:28:00Z">
                    <w:rPr>
                      <w:rFonts w:ascii="Times New Roman" w:hAnsi="Times New Roman"/>
                      <w:noProof/>
                    </w:rPr>
                  </w:rPrChange>
                </w:rPr>
                <w:delText>Expression</w:delText>
              </w:r>
            </w:del>
          </w:p>
        </w:tc>
        <w:tc>
          <w:tcPr>
            <w:tcW w:w="4781" w:type="dxa"/>
            <w:tcPrChange w:id="2012" w:author="Palacherla, Susmitha C (NONUS)" w:date="2019-08-26T17:19:00Z">
              <w:tcPr>
                <w:tcW w:w="4788" w:type="dxa"/>
              </w:tcPr>
            </w:tcPrChange>
          </w:tcPr>
          <w:p w:rsidR="00611EE1" w:rsidRPr="007F7B2E" w:rsidDel="000C1FAF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013" w:author="Palacherla, Susmitha C (NONUS)" w:date="2019-08-26T17:19:00Z"/>
                <w:rFonts w:ascii="Times New Roman" w:hAnsi="Times New Roman"/>
                <w:noProof/>
                <w:rPrChange w:id="2014" w:author="Palacherla, Susmitha C (NONUS)" w:date="2019-08-26T17:28:00Z">
                  <w:rPr>
                    <w:del w:id="2015" w:author="Palacherla, Susmitha C (NONUS)" w:date="2019-08-26T17:19:00Z"/>
                    <w:rFonts w:ascii="Times New Roman" w:hAnsi="Times New Roman"/>
                    <w:noProof/>
                  </w:rPr>
                </w:rPrChange>
              </w:rPr>
            </w:pPr>
            <w:del w:id="2016" w:author="Palacherla, Susmitha C (NONUS)" w:date="2019-08-26T17:19:00Z">
              <w:r w:rsidRPr="007F7B2E" w:rsidDel="000C1FAF">
                <w:rPr>
                  <w:rFonts w:ascii="Times New Roman" w:hAnsi="Times New Roman"/>
                  <w:noProof/>
                  <w:rPrChange w:id="2017" w:author="Palacherla, Susmitha C (NONUS)" w:date="2019-08-26T17:28:00Z">
                    <w:rPr>
                      <w:rFonts w:ascii="Times New Roman" w:hAnsi="Times New Roman"/>
                      <w:noProof/>
                    </w:rPr>
                  </w:rPrChange>
                </w:rPr>
                <w:delText>(FINDSTRING(@[User::VarFileName],"SEA",1 ) &gt; 0 ) ||(FINDSTRING(@[User::VarFileName],"DTT",1 ) &gt; 0 )</w:delText>
              </w:r>
            </w:del>
          </w:p>
        </w:tc>
      </w:tr>
      <w:tr w:rsidR="00611EE1" w:rsidRPr="007F7B2E" w:rsidTr="000C1FAF">
        <w:tc>
          <w:tcPr>
            <w:tcW w:w="4569" w:type="dxa"/>
            <w:tcPrChange w:id="2018" w:author="Palacherla, Susmitha C (NONUS)" w:date="2019-08-26T17:19:00Z">
              <w:tcPr>
                <w:tcW w:w="4788" w:type="dxa"/>
              </w:tcPr>
            </w:tcPrChange>
          </w:tcPr>
          <w:p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  <w:rPrChange w:id="2019" w:author="Palacherla, Susmitha C (NONUS)" w:date="2019-08-26T17:28:00Z">
                  <w:rPr>
                    <w:rFonts w:ascii="Times New Roman" w:hAnsi="Times New Roman"/>
                    <w:noProof/>
                  </w:rPr>
                </w:rPrChange>
              </w:rPr>
            </w:pPr>
            <w:r w:rsidRPr="007F7B2E">
              <w:rPr>
                <w:rFonts w:ascii="Times New Roman" w:hAnsi="Times New Roman"/>
                <w:noProof/>
                <w:rPrChange w:id="2020" w:author="Palacherla, Susmitha C (NONUS)" w:date="2019-08-26T17:28:00Z">
                  <w:rPr>
                    <w:rFonts w:ascii="Times New Roman" w:hAnsi="Times New Roman"/>
                    <w:noProof/>
                  </w:rPr>
                </w:rPrChange>
              </w:rPr>
              <w:t>Multiple Constraints</w:t>
            </w:r>
          </w:p>
        </w:tc>
        <w:tc>
          <w:tcPr>
            <w:tcW w:w="4781" w:type="dxa"/>
            <w:tcPrChange w:id="2021" w:author="Palacherla, Susmitha C (NONUS)" w:date="2019-08-26T17:19:00Z">
              <w:tcPr>
                <w:tcW w:w="4788" w:type="dxa"/>
              </w:tcPr>
            </w:tcPrChange>
          </w:tcPr>
          <w:p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  <w:rPrChange w:id="2022" w:author="Palacherla, Susmitha C (NONUS)" w:date="2019-08-26T17:28:00Z">
                  <w:rPr>
                    <w:rFonts w:ascii="Times New Roman" w:hAnsi="Times New Roman"/>
                    <w:noProof/>
                  </w:rPr>
                </w:rPrChange>
              </w:rPr>
            </w:pPr>
            <w:r w:rsidRPr="007F7B2E">
              <w:rPr>
                <w:rFonts w:ascii="Times New Roman" w:hAnsi="Times New Roman"/>
                <w:noProof/>
                <w:rPrChange w:id="2023" w:author="Palacherla, Susmitha C (NONUS)" w:date="2019-08-26T17:28:00Z">
                  <w:rPr>
                    <w:rFonts w:ascii="Times New Roman" w:hAnsi="Times New Roman"/>
                    <w:noProof/>
                  </w:rPr>
                </w:rPrChange>
              </w:rPr>
              <w:t>Logical AND</w:t>
            </w:r>
            <w:del w:id="2024" w:author="Palacherla, Susmitha C (NONUS)" w:date="2019-08-26T17:20:00Z">
              <w:r w:rsidRPr="007F7B2E" w:rsidDel="000C1FAF">
                <w:rPr>
                  <w:rFonts w:ascii="Times New Roman" w:hAnsi="Times New Roman"/>
                  <w:noProof/>
                  <w:rPrChange w:id="2025" w:author="Palacherla, Susmitha C (NONUS)" w:date="2019-08-26T17:28:00Z">
                    <w:rPr>
                      <w:rFonts w:ascii="Times New Roman" w:hAnsi="Times New Roman"/>
                      <w:noProof/>
                    </w:rPr>
                  </w:rPrChange>
                </w:rPr>
                <w:delText>.</w:delText>
              </w:r>
            </w:del>
          </w:p>
        </w:tc>
      </w:tr>
    </w:tbl>
    <w:p w:rsidR="00611EE1" w:rsidRPr="007F7B2E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rPrChange w:id="2026" w:author="Palacherla, Susmitha C (NONUS)" w:date="2019-08-26T17:28:00Z">
            <w:rPr>
              <w:rFonts w:asciiTheme="minorHAnsi" w:hAnsiTheme="minorHAnsi" w:cs="Arial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027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028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  <w:rPrChange w:id="2029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030" w:author="Palacherla, Susmitha C (NONUS)" w:date="2019-08-26T17:28:00Z">
            <w:rPr/>
          </w:rPrChange>
        </w:rPr>
        <w:t xml:space="preserve">DFT: Load </w:t>
      </w:r>
      <w:r w:rsidR="00B307B1" w:rsidRPr="007F7B2E">
        <w:rPr>
          <w:rFonts w:ascii="Times New Roman" w:hAnsi="Times New Roman"/>
          <w:color w:val="000000" w:themeColor="text1"/>
          <w:rPrChange w:id="2031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Pr="007F7B2E">
        <w:rPr>
          <w:rFonts w:ascii="Times New Roman" w:hAnsi="Times New Roman"/>
          <w:rPrChange w:id="2032" w:author="Palacherla, Susmitha C (NONUS)" w:date="2019-08-26T17:28:00Z">
            <w:rPr/>
          </w:rPrChange>
        </w:rPr>
        <w:t xml:space="preserve"> staging table</w:t>
      </w:r>
    </w:p>
    <w:p w:rsidR="004D3B66" w:rsidRPr="007F7B2E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33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del w:id="2034" w:author="Palacherla, Susmitha C (NONUS)" w:date="2019-08-26T17:20:00Z">
        <w:r w:rsidRPr="007F7B2E" w:rsidDel="000C1FAF">
          <w:rPr>
            <w:rFonts w:ascii="Times New Roman" w:hAnsi="Times New Roman"/>
            <w:noProof/>
            <w:rPrChange w:id="2035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330CFE3D" wp14:editId="16112C51">
              <wp:extent cx="2075688" cy="1371600"/>
              <wp:effectExtent l="0" t="0" r="1270" b="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75688" cy="137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036" w:author="Palacherla, Susmitha C (NONUS)" w:date="2019-08-26T17:20:00Z">
        <w:r w:rsidR="000C1FAF" w:rsidRPr="007F7B2E">
          <w:rPr>
            <w:rFonts w:ascii="Times New Roman" w:hAnsi="Times New Roman"/>
            <w:noProof/>
            <w:rPrChange w:id="2037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6AC2C4DA" wp14:editId="168DB917">
              <wp:extent cx="1485900" cy="838200"/>
              <wp:effectExtent l="0" t="0" r="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5900" cy="838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38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39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4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del w:id="2041" w:author="Palacherla, Susmitha C (NONUS)" w:date="2019-08-26T17:20:00Z">
        <w:r w:rsidRPr="007F7B2E" w:rsidDel="000C1FAF">
          <w:rPr>
            <w:rFonts w:ascii="Times New Roman" w:hAnsi="Times New Roman"/>
            <w:noProof/>
            <w:rPrChange w:id="2042" w:author="Palacherla, Susmitha C (NONUS)" w:date="2019-08-26T17:28:00Z">
              <w:rPr>
                <w:noProof/>
              </w:rPr>
            </w:rPrChange>
          </w:rPr>
          <w:lastRenderedPageBreak/>
          <w:drawing>
            <wp:inline distT="0" distB="0" distL="0" distR="0" wp14:anchorId="4E0F2CAF" wp14:editId="161BCBF8">
              <wp:extent cx="2523744" cy="2286000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3744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043" w:author="Palacherla, Susmitha C (NONUS)" w:date="2019-08-26T17:20:00Z">
        <w:r w:rsidR="000C1FAF" w:rsidRPr="007F7B2E">
          <w:rPr>
            <w:rFonts w:ascii="Times New Roman" w:hAnsi="Times New Roman"/>
            <w:noProof/>
            <w:rPrChange w:id="2044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26C1B861" wp14:editId="3E55EF12">
              <wp:extent cx="1444752" cy="2743200"/>
              <wp:effectExtent l="0" t="0" r="3175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475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45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2046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2047" w:author="Palacherla, Susmitha C (NONUS)" w:date="2019-08-26T17:28:00Z">
            <w:rPr>
              <w:rFonts w:asciiTheme="minorHAnsi" w:hAnsiTheme="minorHAnsi" w:cs="Arial"/>
            </w:rPr>
          </w:rPrChange>
        </w:rPr>
        <w:t>Flat File source</w:t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48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49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050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491060D9" wp14:editId="146046C4">
            <wp:extent cx="2267712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Pr="007F7B2E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5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EE5A65" w:rsidRPr="007F7B2E" w:rsidDel="000C1FAF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052" w:author="Palacherla, Susmitha C (NONUS)" w:date="2019-08-26T17:21:00Z"/>
          <w:rFonts w:ascii="Times New Roman" w:hAnsi="Times New Roman"/>
          <w:sz w:val="24"/>
          <w:szCs w:val="24"/>
          <w:rPrChange w:id="2053" w:author="Palacherla, Susmitha C (NONUS)" w:date="2019-08-26T17:28:00Z">
            <w:rPr>
              <w:del w:id="2054" w:author="Palacherla, Susmitha C (NONUS)" w:date="2019-08-26T17:21:00Z"/>
              <w:rFonts w:ascii="Arial" w:hAnsi="Arial" w:cs="Arial"/>
              <w:sz w:val="24"/>
              <w:szCs w:val="24"/>
            </w:rPr>
          </w:rPrChange>
        </w:rPr>
      </w:pPr>
      <w:del w:id="2055" w:author="Palacherla, Susmitha C (NONUS)" w:date="2019-08-26T17:21:00Z">
        <w:r w:rsidRPr="007F7B2E" w:rsidDel="000C1FAF">
          <w:rPr>
            <w:rFonts w:ascii="Times New Roman" w:hAnsi="Times New Roman"/>
            <w:noProof/>
            <w:rPrChange w:id="2056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4C879030" wp14:editId="07B36A1E">
              <wp:extent cx="2770632" cy="1828800"/>
              <wp:effectExtent l="0" t="0" r="0" b="0"/>
              <wp:docPr id="75" name="Picture 7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70632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RPr="007F7B2E" w:rsidDel="000C1FA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057" w:author="Palacherla, Susmitha C (NONUS)" w:date="2019-08-26T17:21:00Z"/>
          <w:rFonts w:ascii="Times New Roman" w:hAnsi="Times New Roman"/>
          <w:noProof/>
          <w:rPrChange w:id="2058" w:author="Palacherla, Susmitha C (NONUS)" w:date="2019-08-26T17:28:00Z">
            <w:rPr>
              <w:del w:id="2059" w:author="Palacherla, Susmitha C (NONUS)" w:date="2019-08-26T17:21:00Z"/>
              <w:noProof/>
            </w:rPr>
          </w:rPrChange>
        </w:rPr>
      </w:pPr>
    </w:p>
    <w:p w:rsidR="00AE4184" w:rsidRPr="007F7B2E" w:rsidDel="000C1FAF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060" w:author="Palacherla, Susmitha C (NONUS)" w:date="2019-08-26T17:21:00Z"/>
          <w:rFonts w:ascii="Times New Roman" w:hAnsi="Times New Roman"/>
          <w:noProof/>
          <w:rPrChange w:id="2061" w:author="Palacherla, Susmitha C (NONUS)" w:date="2019-08-26T17:28:00Z">
            <w:rPr>
              <w:del w:id="2062" w:author="Palacherla, Susmitha C (NONUS)" w:date="2019-08-26T17:21:00Z"/>
              <w:noProof/>
            </w:rPr>
          </w:rPrChange>
        </w:rPr>
      </w:pPr>
    </w:p>
    <w:p w:rsidR="004D3B66" w:rsidRPr="007F7B2E" w:rsidRDefault="007A6434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2063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2064" w:author="Palacherla, Susmitha C (NONUS)" w:date="2019-08-26T17:28:00Z">
            <w:rPr>
              <w:rFonts w:asciiTheme="minorHAnsi" w:hAnsiTheme="minorHAnsi" w:cs="Arial"/>
            </w:rPr>
          </w:rPrChange>
        </w:rPr>
        <w:t>D</w:t>
      </w:r>
      <w:r w:rsidR="004D3B66" w:rsidRPr="007F7B2E">
        <w:rPr>
          <w:rFonts w:ascii="Times New Roman" w:hAnsi="Times New Roman"/>
          <w:rPrChange w:id="2065" w:author="Palacherla, Susmitha C (NONUS)" w:date="2019-08-26T17:28:00Z">
            <w:rPr>
              <w:rFonts w:asciiTheme="minorHAnsi" w:hAnsiTheme="minorHAnsi" w:cs="Arial"/>
            </w:rPr>
          </w:rPrChange>
        </w:rPr>
        <w:t>ata Conversion</w:t>
      </w:r>
    </w:p>
    <w:p w:rsidR="004D3B66" w:rsidRPr="007F7B2E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66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067" w:author="Palacherla, Susmitha C (NONUS)" w:date="2019-08-26T17:28:00Z">
            <w:rPr>
              <w:noProof/>
            </w:rPr>
          </w:rPrChange>
        </w:rPr>
        <w:lastRenderedPageBreak/>
        <w:drawing>
          <wp:inline distT="0" distB="0" distL="0" distR="0" wp14:anchorId="45C95936" wp14:editId="587040C3">
            <wp:extent cx="3310128" cy="3200400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68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69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7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Del="000C1FAF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del w:id="2071" w:author="Palacherla, Susmitha C (NONUS)" w:date="2019-08-26T17:22:00Z"/>
          <w:rFonts w:ascii="Times New Roman" w:hAnsi="Times New Roman"/>
          <w:rPrChange w:id="2072" w:author="Palacherla, Susmitha C (NONUS)" w:date="2019-08-26T17:28:00Z">
            <w:rPr>
              <w:del w:id="2073" w:author="Palacherla, Susmitha C (NONUS)" w:date="2019-08-26T17:22:00Z"/>
              <w:rFonts w:asciiTheme="minorHAnsi" w:hAnsiTheme="minorHAnsi" w:cs="Arial"/>
            </w:rPr>
          </w:rPrChange>
        </w:rPr>
      </w:pPr>
      <w:del w:id="2074" w:author="Palacherla, Susmitha C (NONUS)" w:date="2019-08-26T17:22:00Z">
        <w:r w:rsidRPr="007F7B2E" w:rsidDel="000C1FAF">
          <w:rPr>
            <w:rFonts w:ascii="Times New Roman" w:hAnsi="Times New Roman"/>
            <w:rPrChange w:id="2075" w:author="Palacherla, Susmitha C (NONUS)" w:date="2019-08-26T17:28:00Z">
              <w:rPr>
                <w:rFonts w:asciiTheme="minorHAnsi" w:hAnsiTheme="minorHAnsi" w:cs="Arial"/>
              </w:rPr>
            </w:rPrChange>
          </w:rPr>
          <w:delText>Derived Column</w:delText>
        </w:r>
      </w:del>
    </w:p>
    <w:p w:rsidR="00AE4184" w:rsidRPr="007F7B2E" w:rsidDel="000C1FAF" w:rsidRDefault="00AE4184" w:rsidP="00A40171">
      <w:pPr>
        <w:widowControl w:val="0"/>
        <w:autoSpaceDE w:val="0"/>
        <w:autoSpaceDN w:val="0"/>
        <w:adjustRightInd w:val="0"/>
        <w:spacing w:after="0" w:line="240" w:lineRule="auto"/>
        <w:rPr>
          <w:del w:id="2076" w:author="Palacherla, Susmitha C (NONUS)" w:date="2019-08-26T17:22:00Z"/>
          <w:rFonts w:ascii="Times New Roman" w:hAnsi="Times New Roman"/>
          <w:rPrChange w:id="2077" w:author="Palacherla, Susmitha C (NONUS)" w:date="2019-08-26T17:28:00Z">
            <w:rPr>
              <w:del w:id="2078" w:author="Palacherla, Susmitha C (NONUS)" w:date="2019-08-26T17:22:00Z"/>
              <w:rFonts w:asciiTheme="minorHAnsi" w:hAnsiTheme="minorHAnsi" w:cs="Arial"/>
            </w:rPr>
          </w:rPrChange>
        </w:rPr>
      </w:pPr>
      <w:del w:id="2079" w:author="Palacherla, Susmitha C (NONUS)" w:date="2019-08-26T17:22:00Z">
        <w:r w:rsidRPr="007F7B2E" w:rsidDel="000C1FAF">
          <w:rPr>
            <w:rFonts w:ascii="Times New Roman" w:hAnsi="Times New Roman"/>
            <w:noProof/>
            <w:rPrChange w:id="2080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65715201" wp14:editId="4763D00C">
              <wp:extent cx="3547872" cy="1828800"/>
              <wp:effectExtent l="0" t="0" r="0" b="0"/>
              <wp:docPr id="106" name="Picture 1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7872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RPr="007F7B2E" w:rsidDel="000C1FA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081" w:author="Palacherla, Susmitha C (NONUS)" w:date="2019-08-26T17:22:00Z"/>
          <w:rFonts w:ascii="Times New Roman" w:hAnsi="Times New Roman"/>
          <w:sz w:val="24"/>
          <w:szCs w:val="24"/>
          <w:rPrChange w:id="2082" w:author="Palacherla, Susmitha C (NONUS)" w:date="2019-08-26T17:28:00Z">
            <w:rPr>
              <w:del w:id="2083" w:author="Palacherla, Susmitha C (NONUS)" w:date="2019-08-26T17:22:00Z"/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Del="000C1FA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084" w:author="Palacherla, Susmitha C (NONUS)" w:date="2019-08-26T17:22:00Z"/>
          <w:rFonts w:ascii="Times New Roman" w:hAnsi="Times New Roman"/>
          <w:sz w:val="24"/>
          <w:szCs w:val="24"/>
          <w:rPrChange w:id="2085" w:author="Palacherla, Susmitha C (NONUS)" w:date="2019-08-26T17:28:00Z">
            <w:rPr>
              <w:del w:id="2086" w:author="Palacherla, Susmitha C (NONUS)" w:date="2019-08-26T17:22:00Z"/>
              <w:rFonts w:ascii="Arial" w:hAnsi="Arial" w:cs="Arial"/>
              <w:sz w:val="24"/>
              <w:szCs w:val="24"/>
            </w:rPr>
          </w:rPrChange>
        </w:rPr>
      </w:pPr>
    </w:p>
    <w:p w:rsidR="007A6434" w:rsidRPr="007F7B2E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87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7A6434" w:rsidRPr="007F7B2E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88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7A6434" w:rsidRPr="007F7B2E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89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7A6434" w:rsidRPr="007F7B2E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9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7A6434" w:rsidRPr="007F7B2E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9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7A6434" w:rsidRPr="007F7B2E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92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7A6434" w:rsidRPr="007F7B2E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93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2094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2095" w:author="Palacherla, Susmitha C (NONUS)" w:date="2019-08-26T17:28:00Z">
            <w:rPr>
              <w:rFonts w:asciiTheme="minorHAnsi" w:hAnsiTheme="minorHAnsi" w:cs="Arial"/>
            </w:rPr>
          </w:rPrChange>
        </w:rPr>
        <w:t>Row Count Transformation</w:t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96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97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098" w:author="Palacherla, Susmitha C (NONUS)" w:date="2019-08-26T17:28:00Z">
            <w:rPr>
              <w:noProof/>
            </w:rPr>
          </w:rPrChange>
        </w:rPr>
        <w:lastRenderedPageBreak/>
        <w:drawing>
          <wp:inline distT="0" distB="0" distL="0" distR="0" wp14:anchorId="5B313479" wp14:editId="09B6F72D">
            <wp:extent cx="2734056" cy="2286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4" w:rsidRPr="007F7B2E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099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2100" w:author="Palacherla, Susmitha C (NONUS)" w:date="2019-08-26T17:28:00Z">
            <w:rPr>
              <w:rFonts w:asciiTheme="minorHAnsi" w:hAnsiTheme="minorHAnsi" w:cs="Arial"/>
            </w:rPr>
          </w:rPrChange>
        </w:rPr>
      </w:pPr>
      <w:proofErr w:type="spellStart"/>
      <w:r w:rsidRPr="007F7B2E">
        <w:rPr>
          <w:rFonts w:ascii="Times New Roman" w:hAnsi="Times New Roman"/>
          <w:rPrChange w:id="2101" w:author="Palacherla, Susmitha C (NONUS)" w:date="2019-08-26T17:28:00Z">
            <w:rPr>
              <w:rFonts w:asciiTheme="minorHAnsi" w:hAnsiTheme="minorHAnsi" w:cs="Arial"/>
            </w:rPr>
          </w:rPrChange>
        </w:rPr>
        <w:t>Oledb</w:t>
      </w:r>
      <w:proofErr w:type="spellEnd"/>
      <w:r w:rsidRPr="007F7B2E">
        <w:rPr>
          <w:rFonts w:ascii="Times New Roman" w:hAnsi="Times New Roman"/>
          <w:rPrChange w:id="2102" w:author="Palacherla, Susmitha C (NONUS)" w:date="2019-08-26T17:28:00Z">
            <w:rPr>
              <w:rFonts w:asciiTheme="minorHAnsi" w:hAnsiTheme="minorHAnsi" w:cs="Arial"/>
            </w:rPr>
          </w:rPrChange>
        </w:rPr>
        <w:t xml:space="preserve"> destination</w:t>
      </w:r>
    </w:p>
    <w:p w:rsidR="004D3B66" w:rsidRPr="007F7B2E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03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104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6B4D168E" wp14:editId="5BB50FED">
            <wp:extent cx="326440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05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06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107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2F4860F9" wp14:editId="49B70B54">
            <wp:extent cx="3182112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08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09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110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4D4C7FBF" wp14:editId="0ACDB33B">
            <wp:extent cx="377647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1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12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13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611EE1" w:rsidRPr="007F7B2E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  <w:rPrChange w:id="2114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115" w:author="Palacherla, Susmitha C (NONUS)" w:date="2019-08-26T17:28:00Z">
            <w:rPr/>
          </w:rPrChange>
        </w:rPr>
        <w:t xml:space="preserve">SQL Task: </w:t>
      </w:r>
      <w:r w:rsidR="00611EE1" w:rsidRPr="007F7B2E">
        <w:rPr>
          <w:rFonts w:ascii="Times New Roman" w:hAnsi="Times New Roman"/>
          <w:rPrChange w:id="2116" w:author="Palacherla, Susmitha C (NONUS)" w:date="2019-08-26T17:28:00Z">
            <w:rPr/>
          </w:rPrChange>
        </w:rPr>
        <w:t>Update Staging table and Reject Records</w:t>
      </w:r>
    </w:p>
    <w:p w:rsidR="00611EE1" w:rsidRPr="007F7B2E" w:rsidRDefault="00611EE1" w:rsidP="00FB5F3D">
      <w:pPr>
        <w:rPr>
          <w:rFonts w:ascii="Times New Roman" w:hAnsi="Times New Roman"/>
          <w:rPrChange w:id="2117" w:author="Palacherla, Susmitha C (NONUS)" w:date="2019-08-26T17:28:00Z">
            <w:rPr/>
          </w:rPrChange>
        </w:rPr>
      </w:pPr>
    </w:p>
    <w:p w:rsidR="004D3B66" w:rsidRPr="007F7B2E" w:rsidRDefault="00FF1A5D" w:rsidP="00FB5F3D">
      <w:pPr>
        <w:rPr>
          <w:rFonts w:ascii="Times New Roman" w:hAnsi="Times New Roman"/>
          <w:rPrChange w:id="2118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119" w:author="Palacherla, Susmitha C (NONUS)" w:date="2019-08-26T17:28:00Z">
            <w:rPr/>
          </w:rPrChange>
        </w:rPr>
        <w:t xml:space="preserve"> </w:t>
      </w:r>
    </w:p>
    <w:p w:rsidR="00611EE1" w:rsidRPr="007F7B2E" w:rsidRDefault="00611EE1" w:rsidP="00FB5F3D">
      <w:pPr>
        <w:rPr>
          <w:rFonts w:ascii="Times New Roman" w:hAnsi="Times New Roman"/>
          <w:rPrChange w:id="2120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noProof/>
          <w:rPrChange w:id="2121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117AC704" wp14:editId="40A10B7E">
            <wp:extent cx="2029968" cy="13716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7F7B2E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122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123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3295A9AA" wp14:editId="52573C90">
            <wp:extent cx="3346704" cy="18288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124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1822D4" w:rsidRPr="007F7B2E" w:rsidRDefault="00611EE1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rPrChange w:id="2125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noProof/>
          <w:rPrChange w:id="2126" w:author="Palacherla, Susmitha C (NONUS)" w:date="2019-08-26T17:28:00Z">
            <w:rPr>
              <w:noProof/>
            </w:rPr>
          </w:rPrChange>
        </w:rPr>
        <w:lastRenderedPageBreak/>
        <w:drawing>
          <wp:inline distT="0" distB="0" distL="0" distR="0" wp14:anchorId="7DC60B43" wp14:editId="7D45D1A0">
            <wp:extent cx="4325112" cy="1371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D4" w:rsidRPr="007F7B2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rPrChange w:id="2127" w:author="Palacherla, Susmitha C (NONUS)" w:date="2019-08-26T17:28:00Z">
            <w:rPr/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28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69149F" w:rsidRPr="007F7B2E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29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3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952CFB" w:rsidRPr="007F7B2E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3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  <w:rPrChange w:id="2132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133" w:author="Palacherla, Susmitha C (NONUS)" w:date="2019-08-26T17:28:00Z">
            <w:rPr/>
          </w:rPrChange>
        </w:rPr>
        <w:t>SQL Task: Load Coaching_Log table</w:t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34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35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136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75" w:rsidRPr="007F7B2E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37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proofErr w:type="spellStart"/>
      <w:r w:rsidRPr="007F7B2E">
        <w:rPr>
          <w:rFonts w:ascii="Times New Roman" w:hAnsi="Times New Roman"/>
          <w:sz w:val="24"/>
          <w:szCs w:val="24"/>
          <w:rPrChange w:id="2138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  <w:t>SQLStatement</w:t>
      </w:r>
      <w:proofErr w:type="spellEnd"/>
      <w:r w:rsidRPr="007F7B2E">
        <w:rPr>
          <w:rFonts w:ascii="Times New Roman" w:hAnsi="Times New Roman"/>
          <w:sz w:val="24"/>
          <w:szCs w:val="24"/>
          <w:rPrChange w:id="2139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  <w:t xml:space="preserve">: </w:t>
      </w:r>
      <w:r w:rsidR="00611EE1" w:rsidRPr="007F7B2E">
        <w:rPr>
          <w:rFonts w:ascii="Times New Roman" w:hAnsi="Times New Roman"/>
          <w:sz w:val="24"/>
          <w:szCs w:val="24"/>
          <w:rPrChange w:id="214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  <w:t>Exec [EC]</w:t>
      </w:r>
      <w:proofErr w:type="gramStart"/>
      <w:r w:rsidR="00611EE1" w:rsidRPr="007F7B2E">
        <w:rPr>
          <w:rFonts w:ascii="Times New Roman" w:hAnsi="Times New Roman"/>
          <w:sz w:val="24"/>
          <w:szCs w:val="24"/>
          <w:rPrChange w:id="214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  <w:t>.[</w:t>
      </w:r>
      <w:proofErr w:type="gramEnd"/>
      <w:r w:rsidR="00611EE1" w:rsidRPr="007F7B2E">
        <w:rPr>
          <w:rFonts w:ascii="Times New Roman" w:hAnsi="Times New Roman"/>
          <w:sz w:val="24"/>
          <w:szCs w:val="24"/>
          <w:rPrChange w:id="2142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  <w:t xml:space="preserve">sp_InsertInto_Coaching_Log_Generic] ? </w:t>
      </w:r>
      <w:proofErr w:type="gramStart"/>
      <w:r w:rsidR="00611EE1" w:rsidRPr="007F7B2E">
        <w:rPr>
          <w:rFonts w:ascii="Times New Roman" w:hAnsi="Times New Roman"/>
          <w:sz w:val="24"/>
          <w:szCs w:val="24"/>
          <w:rPrChange w:id="2143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  <w:t>output</w:t>
      </w:r>
      <w:proofErr w:type="gramEnd"/>
    </w:p>
    <w:p w:rsidR="00F76E75" w:rsidRPr="007F7B2E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44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sz w:val="24"/>
          <w:szCs w:val="24"/>
          <w:rPrChange w:id="2145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  <w:t xml:space="preserve">Parameter Mapping: </w:t>
      </w:r>
    </w:p>
    <w:p w:rsidR="00F76E75" w:rsidRPr="007F7B2E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46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147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582CBB19" wp14:editId="5C641041">
            <wp:extent cx="5153025" cy="542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48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49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5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15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Del="000C1FAF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2152" w:author="Palacherla, Susmitha C (NONUS)" w:date="2019-08-26T17:23:00Z"/>
          <w:rFonts w:ascii="Times New Roman" w:hAnsi="Times New Roman"/>
          <w:sz w:val="20"/>
          <w:szCs w:val="20"/>
          <w:rPrChange w:id="2153" w:author="Palacherla, Susmitha C (NONUS)" w:date="2019-08-26T17:28:00Z">
            <w:rPr>
              <w:del w:id="2154" w:author="Palacherla, Susmitha C (NONUS)" w:date="2019-08-26T17:23:00Z"/>
              <w:rFonts w:ascii="Arial" w:hAnsi="Arial" w:cs="Arial"/>
              <w:sz w:val="20"/>
              <w:szCs w:val="20"/>
            </w:rPr>
          </w:rPrChange>
        </w:rPr>
      </w:pPr>
    </w:p>
    <w:p w:rsidR="004D3B66" w:rsidRPr="007F7B2E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  <w:rPrChange w:id="2155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156" w:author="Palacherla, Susmitha C (NONUS)" w:date="2019-08-26T17:28:00Z">
            <w:rPr/>
          </w:rPrChange>
        </w:rPr>
        <w:t xml:space="preserve">SQL Task: Load </w:t>
      </w:r>
      <w:r w:rsidR="00B307B1" w:rsidRPr="007F7B2E">
        <w:rPr>
          <w:rFonts w:ascii="Times New Roman" w:hAnsi="Times New Roman"/>
          <w:color w:val="000000" w:themeColor="text1"/>
          <w:rPrChange w:id="2157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Pr="007F7B2E">
        <w:rPr>
          <w:rFonts w:ascii="Times New Roman" w:hAnsi="Times New Roman"/>
          <w:rPrChange w:id="2158" w:author="Palacherla, Susmitha C (NONUS)" w:date="2019-08-26T17:28:00Z">
            <w:rPr/>
          </w:rPrChange>
        </w:rPr>
        <w:t xml:space="preserve"> File List table</w:t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159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160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16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162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163" w:author="Palacherla, Susmitha C (NONUS)" w:date="2019-08-26T17:28:00Z">
            <w:rPr>
              <w:noProof/>
            </w:rPr>
          </w:rPrChange>
        </w:rPr>
        <w:lastRenderedPageBreak/>
        <w:drawing>
          <wp:inline distT="0" distB="0" distL="0" distR="0" wp14:anchorId="5AB89694" wp14:editId="76758D78">
            <wp:extent cx="2679192" cy="228600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164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165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166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16C12F67" wp14:editId="0C44512C">
            <wp:extent cx="2688336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7F7B2E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rPrChange w:id="2167" w:author="Palacherla, Susmitha C (NONUS)" w:date="2019-08-26T17:28:00Z">
            <w:rPr/>
          </w:rPrChange>
        </w:rPr>
      </w:pPr>
    </w:p>
    <w:p w:rsidR="004D3B66" w:rsidRPr="007F7B2E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rPrChange w:id="2168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169" w:author="Palacherla, Susmitha C (NONUS)" w:date="2019-08-26T17:28:00Z">
            <w:rPr/>
          </w:rPrChange>
        </w:rPr>
        <w:t>Executes the following sql</w:t>
      </w:r>
    </w:p>
    <w:p w:rsidR="004D3B66" w:rsidRPr="007F7B2E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rPrChange w:id="2170" w:author="Palacherla, Susmitha C (NONUS)" w:date="2019-08-26T17:28:00Z">
            <w:rPr/>
          </w:rPrChange>
        </w:rPr>
      </w:pPr>
    </w:p>
    <w:p w:rsidR="004D3B66" w:rsidRPr="007F7B2E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  <w:rPrChange w:id="2171" w:author="Palacherla, Susmitha C (NONUS)" w:date="2019-08-26T17:28:00Z">
            <w:rPr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sz w:val="20"/>
          <w:szCs w:val="20"/>
          <w:rPrChange w:id="2172" w:author="Palacherla, Susmitha C (NONUS)" w:date="2019-08-26T17:28:00Z">
            <w:rPr>
              <w:sz w:val="20"/>
              <w:szCs w:val="20"/>
            </w:rPr>
          </w:rPrChange>
        </w:rPr>
        <w:t>INSERT INTO [EC]</w:t>
      </w:r>
      <w:proofErr w:type="gramStart"/>
      <w:r w:rsidRPr="007F7B2E">
        <w:rPr>
          <w:rFonts w:ascii="Times New Roman" w:hAnsi="Times New Roman"/>
          <w:sz w:val="20"/>
          <w:szCs w:val="20"/>
          <w:rPrChange w:id="2173" w:author="Palacherla, Susmitha C (NONUS)" w:date="2019-08-26T17:28:00Z">
            <w:rPr>
              <w:sz w:val="20"/>
              <w:szCs w:val="20"/>
            </w:rPr>
          </w:rPrChange>
        </w:rPr>
        <w:t>.[</w:t>
      </w:r>
      <w:proofErr w:type="gramEnd"/>
      <w:r w:rsidR="00B307B1" w:rsidRPr="007F7B2E">
        <w:rPr>
          <w:rFonts w:ascii="Times New Roman" w:hAnsi="Times New Roman"/>
          <w:color w:val="000000" w:themeColor="text1"/>
          <w:sz w:val="20"/>
          <w:szCs w:val="20"/>
          <w:rPrChange w:id="2174" w:author="Palacherla, Susmitha C (NONUS)" w:date="2019-08-26T17:28:00Z">
            <w:rPr>
              <w:rFonts w:asciiTheme="minorHAnsi" w:hAnsiTheme="minorHAnsi" w:cs="Segoe UI"/>
              <w:color w:val="000000" w:themeColor="text1"/>
              <w:sz w:val="20"/>
              <w:szCs w:val="20"/>
            </w:rPr>
          </w:rPrChange>
        </w:rPr>
        <w:t>Generic</w:t>
      </w:r>
      <w:r w:rsidR="00D03711" w:rsidRPr="007F7B2E">
        <w:rPr>
          <w:rFonts w:ascii="Times New Roman" w:hAnsi="Times New Roman"/>
          <w:color w:val="000000" w:themeColor="text1"/>
          <w:sz w:val="20"/>
          <w:szCs w:val="20"/>
          <w:rPrChange w:id="2175" w:author="Palacherla, Susmitha C (NONUS)" w:date="2019-08-26T17:28:00Z">
            <w:rPr>
              <w:rFonts w:asciiTheme="minorHAnsi" w:hAnsiTheme="minorHAnsi" w:cs="Segoe UI"/>
              <w:color w:val="000000" w:themeColor="text1"/>
              <w:sz w:val="20"/>
              <w:szCs w:val="20"/>
            </w:rPr>
          </w:rPrChange>
        </w:rPr>
        <w:t>_</w:t>
      </w:r>
      <w:r w:rsidRPr="007F7B2E">
        <w:rPr>
          <w:rFonts w:ascii="Times New Roman" w:hAnsi="Times New Roman"/>
          <w:sz w:val="20"/>
          <w:szCs w:val="20"/>
          <w:rPrChange w:id="2176" w:author="Palacherla, Susmitha C (NONUS)" w:date="2019-08-26T17:28:00Z">
            <w:rPr>
              <w:sz w:val="20"/>
              <w:szCs w:val="20"/>
            </w:rPr>
          </w:rPrChange>
        </w:rPr>
        <w:t>FileList]</w:t>
      </w:r>
    </w:p>
    <w:p w:rsidR="004D3B66" w:rsidRPr="007F7B2E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  <w:rPrChange w:id="2177" w:author="Palacherla, Susmitha C (NONUS)" w:date="2019-08-26T17:28:00Z">
            <w:rPr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sz w:val="20"/>
          <w:szCs w:val="20"/>
          <w:rPrChange w:id="2178" w:author="Palacherla, Susmitha C (NONUS)" w:date="2019-08-26T17:28:00Z">
            <w:rPr>
              <w:sz w:val="20"/>
              <w:szCs w:val="20"/>
            </w:rPr>
          </w:rPrChange>
        </w:rPr>
        <w:t xml:space="preserve">           ([</w:t>
      </w:r>
      <w:proofErr w:type="spellStart"/>
      <w:r w:rsidRPr="007F7B2E">
        <w:rPr>
          <w:rFonts w:ascii="Times New Roman" w:hAnsi="Times New Roman"/>
          <w:sz w:val="20"/>
          <w:szCs w:val="20"/>
          <w:rPrChange w:id="2179" w:author="Palacherla, Susmitha C (NONUS)" w:date="2019-08-26T17:28:00Z">
            <w:rPr>
              <w:sz w:val="20"/>
              <w:szCs w:val="20"/>
            </w:rPr>
          </w:rPrChange>
        </w:rPr>
        <w:t>File_Name</w:t>
      </w:r>
      <w:proofErr w:type="spellEnd"/>
      <w:r w:rsidRPr="007F7B2E">
        <w:rPr>
          <w:rFonts w:ascii="Times New Roman" w:hAnsi="Times New Roman"/>
          <w:sz w:val="20"/>
          <w:szCs w:val="20"/>
          <w:rPrChange w:id="2180" w:author="Palacherla, Susmitha C (NONUS)" w:date="2019-08-26T17:28:00Z">
            <w:rPr>
              <w:sz w:val="20"/>
              <w:szCs w:val="20"/>
            </w:rPr>
          </w:rPrChange>
        </w:rPr>
        <w:t>]</w:t>
      </w:r>
    </w:p>
    <w:p w:rsidR="004D3B66" w:rsidRPr="007F7B2E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  <w:rPrChange w:id="2181" w:author="Palacherla, Susmitha C (NONUS)" w:date="2019-08-26T17:28:00Z">
            <w:rPr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sz w:val="20"/>
          <w:szCs w:val="20"/>
          <w:rPrChange w:id="2182" w:author="Palacherla, Susmitha C (NONUS)" w:date="2019-08-26T17:28:00Z">
            <w:rPr>
              <w:sz w:val="20"/>
              <w:szCs w:val="20"/>
            </w:rPr>
          </w:rPrChange>
        </w:rPr>
        <w:t xml:space="preserve">           </w:t>
      </w:r>
      <w:proofErr w:type="gramStart"/>
      <w:r w:rsidRPr="007F7B2E">
        <w:rPr>
          <w:rFonts w:ascii="Times New Roman" w:hAnsi="Times New Roman"/>
          <w:sz w:val="20"/>
          <w:szCs w:val="20"/>
          <w:rPrChange w:id="2183" w:author="Palacherla, Susmitha C (NONUS)" w:date="2019-08-26T17:28:00Z">
            <w:rPr>
              <w:sz w:val="20"/>
              <w:szCs w:val="20"/>
            </w:rPr>
          </w:rPrChange>
        </w:rPr>
        <w:t>,[</w:t>
      </w:r>
      <w:proofErr w:type="spellStart"/>
      <w:proofErr w:type="gramEnd"/>
      <w:r w:rsidRPr="007F7B2E">
        <w:rPr>
          <w:rFonts w:ascii="Times New Roman" w:hAnsi="Times New Roman"/>
          <w:sz w:val="20"/>
          <w:szCs w:val="20"/>
          <w:rPrChange w:id="2184" w:author="Palacherla, Susmitha C (NONUS)" w:date="2019-08-26T17:28:00Z">
            <w:rPr>
              <w:sz w:val="20"/>
              <w:szCs w:val="20"/>
            </w:rPr>
          </w:rPrChange>
        </w:rPr>
        <w:t>File_LoadDate</w:t>
      </w:r>
      <w:proofErr w:type="spellEnd"/>
      <w:r w:rsidRPr="007F7B2E">
        <w:rPr>
          <w:rFonts w:ascii="Times New Roman" w:hAnsi="Times New Roman"/>
          <w:sz w:val="20"/>
          <w:szCs w:val="20"/>
          <w:rPrChange w:id="2185" w:author="Palacherla, Susmitha C (NONUS)" w:date="2019-08-26T17:28:00Z">
            <w:rPr>
              <w:sz w:val="20"/>
              <w:szCs w:val="20"/>
            </w:rPr>
          </w:rPrChange>
        </w:rPr>
        <w:t>]</w:t>
      </w:r>
    </w:p>
    <w:p w:rsidR="004D3B66" w:rsidRPr="007F7B2E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  <w:rPrChange w:id="2186" w:author="Palacherla, Susmitha C (NONUS)" w:date="2019-08-26T17:28:00Z">
            <w:rPr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sz w:val="20"/>
          <w:szCs w:val="20"/>
          <w:rPrChange w:id="2187" w:author="Palacherla, Susmitha C (NONUS)" w:date="2019-08-26T17:28:00Z">
            <w:rPr>
              <w:sz w:val="20"/>
              <w:szCs w:val="20"/>
            </w:rPr>
          </w:rPrChange>
        </w:rPr>
        <w:t xml:space="preserve">           </w:t>
      </w:r>
      <w:proofErr w:type="gramStart"/>
      <w:r w:rsidRPr="007F7B2E">
        <w:rPr>
          <w:rFonts w:ascii="Times New Roman" w:hAnsi="Times New Roman"/>
          <w:sz w:val="20"/>
          <w:szCs w:val="20"/>
          <w:rPrChange w:id="2188" w:author="Palacherla, Susmitha C (NONUS)" w:date="2019-08-26T17:28:00Z">
            <w:rPr>
              <w:sz w:val="20"/>
              <w:szCs w:val="20"/>
            </w:rPr>
          </w:rPrChange>
        </w:rPr>
        <w:t>,[</w:t>
      </w:r>
      <w:proofErr w:type="spellStart"/>
      <w:proofErr w:type="gramEnd"/>
      <w:r w:rsidRPr="007F7B2E">
        <w:rPr>
          <w:rFonts w:ascii="Times New Roman" w:hAnsi="Times New Roman"/>
          <w:sz w:val="20"/>
          <w:szCs w:val="20"/>
          <w:rPrChange w:id="2189" w:author="Palacherla, Susmitha C (NONUS)" w:date="2019-08-26T17:28:00Z">
            <w:rPr>
              <w:sz w:val="20"/>
              <w:szCs w:val="20"/>
            </w:rPr>
          </w:rPrChange>
        </w:rPr>
        <w:t>Count_Staged</w:t>
      </w:r>
      <w:proofErr w:type="spellEnd"/>
      <w:r w:rsidRPr="007F7B2E">
        <w:rPr>
          <w:rFonts w:ascii="Times New Roman" w:hAnsi="Times New Roman"/>
          <w:sz w:val="20"/>
          <w:szCs w:val="20"/>
          <w:rPrChange w:id="2190" w:author="Palacherla, Susmitha C (NONUS)" w:date="2019-08-26T17:28:00Z">
            <w:rPr>
              <w:sz w:val="20"/>
              <w:szCs w:val="20"/>
            </w:rPr>
          </w:rPrChange>
        </w:rPr>
        <w:t>]</w:t>
      </w:r>
    </w:p>
    <w:p w:rsidR="004D3B66" w:rsidRPr="007F7B2E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  <w:rPrChange w:id="2191" w:author="Palacherla, Susmitha C (NONUS)" w:date="2019-08-26T17:28:00Z">
            <w:rPr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sz w:val="20"/>
          <w:szCs w:val="20"/>
          <w:rPrChange w:id="2192" w:author="Palacherla, Susmitha C (NONUS)" w:date="2019-08-26T17:28:00Z">
            <w:rPr>
              <w:sz w:val="20"/>
              <w:szCs w:val="20"/>
            </w:rPr>
          </w:rPrChange>
        </w:rPr>
        <w:t xml:space="preserve">           </w:t>
      </w:r>
      <w:proofErr w:type="gramStart"/>
      <w:r w:rsidRPr="007F7B2E">
        <w:rPr>
          <w:rFonts w:ascii="Times New Roman" w:hAnsi="Times New Roman"/>
          <w:sz w:val="20"/>
          <w:szCs w:val="20"/>
          <w:rPrChange w:id="2193" w:author="Palacherla, Susmitha C (NONUS)" w:date="2019-08-26T17:28:00Z">
            <w:rPr>
              <w:sz w:val="20"/>
              <w:szCs w:val="20"/>
            </w:rPr>
          </w:rPrChange>
        </w:rPr>
        <w:t>,[</w:t>
      </w:r>
      <w:proofErr w:type="spellStart"/>
      <w:proofErr w:type="gramEnd"/>
      <w:r w:rsidRPr="007F7B2E">
        <w:rPr>
          <w:rFonts w:ascii="Times New Roman" w:hAnsi="Times New Roman"/>
          <w:sz w:val="20"/>
          <w:szCs w:val="20"/>
          <w:rPrChange w:id="2194" w:author="Palacherla, Susmitha C (NONUS)" w:date="2019-08-26T17:28:00Z">
            <w:rPr>
              <w:sz w:val="20"/>
              <w:szCs w:val="20"/>
            </w:rPr>
          </w:rPrChange>
        </w:rPr>
        <w:t>Count_Loaded</w:t>
      </w:r>
      <w:proofErr w:type="spellEnd"/>
      <w:r w:rsidRPr="007F7B2E">
        <w:rPr>
          <w:rFonts w:ascii="Times New Roman" w:hAnsi="Times New Roman"/>
          <w:sz w:val="20"/>
          <w:szCs w:val="20"/>
          <w:rPrChange w:id="2195" w:author="Palacherla, Susmitha C (NONUS)" w:date="2019-08-26T17:28:00Z">
            <w:rPr>
              <w:sz w:val="20"/>
              <w:szCs w:val="20"/>
            </w:rPr>
          </w:rPrChange>
        </w:rPr>
        <w:t>]</w:t>
      </w:r>
    </w:p>
    <w:p w:rsidR="004D3B66" w:rsidRPr="007F7B2E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  <w:rPrChange w:id="2196" w:author="Palacherla, Susmitha C (NONUS)" w:date="2019-08-26T17:28:00Z">
            <w:rPr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sz w:val="20"/>
          <w:szCs w:val="20"/>
          <w:rPrChange w:id="2197" w:author="Palacherla, Susmitha C (NONUS)" w:date="2019-08-26T17:28:00Z">
            <w:rPr>
              <w:sz w:val="20"/>
              <w:szCs w:val="20"/>
            </w:rPr>
          </w:rPrChange>
        </w:rPr>
        <w:t xml:space="preserve">            </w:t>
      </w:r>
      <w:proofErr w:type="gramStart"/>
      <w:r w:rsidRPr="007F7B2E">
        <w:rPr>
          <w:rFonts w:ascii="Times New Roman" w:hAnsi="Times New Roman"/>
          <w:sz w:val="20"/>
          <w:szCs w:val="20"/>
          <w:rPrChange w:id="2198" w:author="Palacherla, Susmitha C (NONUS)" w:date="2019-08-26T17:28:00Z">
            <w:rPr>
              <w:sz w:val="20"/>
              <w:szCs w:val="20"/>
            </w:rPr>
          </w:rPrChange>
        </w:rPr>
        <w:t>,[</w:t>
      </w:r>
      <w:proofErr w:type="spellStart"/>
      <w:proofErr w:type="gramEnd"/>
      <w:r w:rsidRPr="007F7B2E">
        <w:rPr>
          <w:rFonts w:ascii="Times New Roman" w:hAnsi="Times New Roman"/>
          <w:sz w:val="20"/>
          <w:szCs w:val="20"/>
          <w:rPrChange w:id="2199" w:author="Palacherla, Susmitha C (NONUS)" w:date="2019-08-26T17:28:00Z">
            <w:rPr>
              <w:sz w:val="20"/>
              <w:szCs w:val="20"/>
            </w:rPr>
          </w:rPrChange>
        </w:rPr>
        <w:t>Count_Rejected</w:t>
      </w:r>
      <w:proofErr w:type="spellEnd"/>
      <w:r w:rsidRPr="007F7B2E">
        <w:rPr>
          <w:rFonts w:ascii="Times New Roman" w:hAnsi="Times New Roman"/>
          <w:sz w:val="20"/>
          <w:szCs w:val="20"/>
          <w:rPrChange w:id="2200" w:author="Palacherla, Susmitha C (NONUS)" w:date="2019-08-26T17:28:00Z">
            <w:rPr>
              <w:sz w:val="20"/>
              <w:szCs w:val="20"/>
            </w:rPr>
          </w:rPrChange>
        </w:rPr>
        <w:t>])</w:t>
      </w:r>
    </w:p>
    <w:p w:rsidR="004D3B66" w:rsidRPr="007F7B2E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  <w:rPrChange w:id="2201" w:author="Palacherla, Susmitha C (NONUS)" w:date="2019-08-26T17:28:00Z">
            <w:rPr>
              <w:sz w:val="20"/>
              <w:szCs w:val="20"/>
            </w:rPr>
          </w:rPrChange>
        </w:rPr>
      </w:pPr>
      <w:r w:rsidRPr="007F7B2E">
        <w:rPr>
          <w:rFonts w:ascii="Times New Roman" w:hAnsi="Times New Roman"/>
          <w:sz w:val="20"/>
          <w:szCs w:val="20"/>
          <w:rPrChange w:id="2202" w:author="Palacherla, Susmitha C (NONUS)" w:date="2019-08-26T17:28:00Z">
            <w:rPr>
              <w:sz w:val="20"/>
              <w:szCs w:val="20"/>
            </w:rPr>
          </w:rPrChange>
        </w:rPr>
        <w:t xml:space="preserve">  VALUES (?</w:t>
      </w:r>
      <w:proofErr w:type="gramStart"/>
      <w:r w:rsidRPr="007F7B2E">
        <w:rPr>
          <w:rFonts w:ascii="Times New Roman" w:hAnsi="Times New Roman"/>
          <w:sz w:val="20"/>
          <w:szCs w:val="20"/>
          <w:rPrChange w:id="2203" w:author="Palacherla, Susmitha C (NONUS)" w:date="2019-08-26T17:28:00Z">
            <w:rPr>
              <w:sz w:val="20"/>
              <w:szCs w:val="20"/>
            </w:rPr>
          </w:rPrChange>
        </w:rPr>
        <w:t>,</w:t>
      </w:r>
      <w:proofErr w:type="spellStart"/>
      <w:r w:rsidRPr="007F7B2E">
        <w:rPr>
          <w:rFonts w:ascii="Times New Roman" w:hAnsi="Times New Roman"/>
          <w:sz w:val="20"/>
          <w:szCs w:val="20"/>
          <w:rPrChange w:id="2204" w:author="Palacherla, Susmitha C (NONUS)" w:date="2019-08-26T17:28:00Z">
            <w:rPr>
              <w:sz w:val="20"/>
              <w:szCs w:val="20"/>
            </w:rPr>
          </w:rPrChange>
        </w:rPr>
        <w:t>GetDate</w:t>
      </w:r>
      <w:proofErr w:type="spellEnd"/>
      <w:proofErr w:type="gramEnd"/>
      <w:r w:rsidRPr="007F7B2E">
        <w:rPr>
          <w:rFonts w:ascii="Times New Roman" w:hAnsi="Times New Roman"/>
          <w:sz w:val="20"/>
          <w:szCs w:val="20"/>
          <w:rPrChange w:id="2205" w:author="Palacherla, Susmitha C (NONUS)" w:date="2019-08-26T17:28:00Z">
            <w:rPr>
              <w:sz w:val="20"/>
              <w:szCs w:val="20"/>
            </w:rPr>
          </w:rPrChange>
        </w:rPr>
        <w:t>(), ?, ?,?)</w:t>
      </w:r>
    </w:p>
    <w:p w:rsidR="00455B85" w:rsidRPr="007F7B2E" w:rsidRDefault="00455B85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  <w:rPrChange w:id="2206" w:author="Palacherla, Susmitha C (NONUS)" w:date="2019-08-26T17:28:00Z">
            <w:rPr>
              <w:sz w:val="20"/>
              <w:szCs w:val="20"/>
            </w:rPr>
          </w:rPrChange>
        </w:rPr>
      </w:pPr>
    </w:p>
    <w:p w:rsidR="004D3B66" w:rsidRPr="007F7B2E" w:rsidRDefault="00304E00" w:rsidP="00996760">
      <w:pPr>
        <w:pStyle w:val="ListParagraph"/>
        <w:numPr>
          <w:ilvl w:val="0"/>
          <w:numId w:val="38"/>
        </w:numPr>
        <w:rPr>
          <w:rFonts w:ascii="Times New Roman" w:hAnsi="Times New Roman"/>
          <w:rPrChange w:id="2207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208" w:author="Palacherla, Susmitha C (NONUS)" w:date="2019-08-26T17:28:00Z">
            <w:rPr/>
          </w:rPrChange>
        </w:rPr>
        <w:t>F</w:t>
      </w:r>
      <w:r w:rsidR="004D3B66" w:rsidRPr="007F7B2E">
        <w:rPr>
          <w:rFonts w:ascii="Times New Roman" w:hAnsi="Times New Roman"/>
          <w:rPrChange w:id="2209" w:author="Palacherla, Susmitha C (NONUS)" w:date="2019-08-26T17:28:00Z">
            <w:rPr/>
          </w:rPrChange>
        </w:rPr>
        <w:t xml:space="preserve">ile System Task: </w:t>
      </w:r>
      <w:r w:rsidR="00455B85" w:rsidRPr="007F7B2E">
        <w:rPr>
          <w:rFonts w:ascii="Times New Roman" w:hAnsi="Times New Roman"/>
          <w:rPrChange w:id="2210" w:author="Palacherla, Susmitha C (NONUS)" w:date="2019-08-26T17:28:00Z">
            <w:rPr/>
          </w:rPrChange>
        </w:rPr>
        <w:t>Delete File</w:t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1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12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213" w:author="Palacherla, Susmitha C (NONUS)" w:date="2019-08-26T17:28:00Z">
            <w:rPr>
              <w:noProof/>
            </w:rPr>
          </w:rPrChange>
        </w:rPr>
        <w:lastRenderedPageBreak/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14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15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16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D3B66" w:rsidRPr="007F7B2E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17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218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79C5B290" wp14:editId="7AC9EAC8">
            <wp:extent cx="3840480" cy="137160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7F7B2E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19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1822D4" w:rsidRPr="007F7B2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2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2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22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23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24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25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26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27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28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29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3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3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32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33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34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76E75" w:rsidRPr="007F7B2E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35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76E75" w:rsidRPr="007F7B2E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36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76E75" w:rsidRPr="007F7B2E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37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38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39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1822D4" w:rsidRPr="007F7B2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4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55B85" w:rsidRPr="007F7B2E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4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455B85" w:rsidRPr="007F7B2E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242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2243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  <w:proofErr w:type="spellStart"/>
      <w:r w:rsidRPr="007F7B2E">
        <w:rPr>
          <w:rFonts w:ascii="Times New Roman" w:hAnsi="Times New Roman"/>
          <w:b/>
          <w:rPrChange w:id="2244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Foreach</w:t>
      </w:r>
      <w:proofErr w:type="spellEnd"/>
      <w:r w:rsidRPr="007F7B2E">
        <w:rPr>
          <w:rFonts w:ascii="Times New Roman" w:hAnsi="Times New Roman"/>
          <w:b/>
          <w:rPrChange w:id="2245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 xml:space="preserve"> </w:t>
      </w:r>
      <w:r w:rsidR="00F76E75" w:rsidRPr="007F7B2E">
        <w:rPr>
          <w:rFonts w:ascii="Times New Roman" w:hAnsi="Times New Roman"/>
          <w:b/>
          <w:rPrChange w:id="2246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 xml:space="preserve">Generic </w:t>
      </w:r>
      <w:r w:rsidRPr="007F7B2E">
        <w:rPr>
          <w:rFonts w:ascii="Times New Roman" w:hAnsi="Times New Roman"/>
          <w:b/>
          <w:rPrChange w:id="2247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OTH File container</w:t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2248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F44E3B" w:rsidRPr="007F7B2E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2249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250" w:author="Palacherla, Susmitha C (NONUS)" w:date="2019-08-26T17:28:00Z">
            <w:rPr>
              <w:noProof/>
            </w:rPr>
          </w:rPrChange>
        </w:rPr>
        <w:lastRenderedPageBreak/>
        <w:t xml:space="preserve"> </w:t>
      </w:r>
      <w:r w:rsidR="00E47CFF" w:rsidRPr="007F7B2E">
        <w:rPr>
          <w:rFonts w:ascii="Times New Roman" w:hAnsi="Times New Roman"/>
          <w:noProof/>
          <w:rPrChange w:id="2251" w:author="Palacherla, Susmitha C (NONUS)" w:date="2019-08-26T17:28:00Z">
            <w:rPr>
              <w:noProof/>
            </w:rPr>
          </w:rPrChange>
        </w:rPr>
        <w:t xml:space="preserve"> </w:t>
      </w:r>
      <w:r w:rsidR="00E47CFF" w:rsidRPr="007F7B2E">
        <w:rPr>
          <w:rFonts w:ascii="Times New Roman" w:hAnsi="Times New Roman"/>
          <w:noProof/>
          <w:rPrChange w:id="2252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1EFF3D9C" wp14:editId="106596A2">
            <wp:extent cx="2505075" cy="5172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2253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2254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b/>
          <w:sz w:val="24"/>
          <w:szCs w:val="24"/>
          <w:rPrChange w:id="2255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  <w:t>Workflow</w:t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2256" w:author="Palacherla, Susmitha C (NONUS)" w:date="2019-08-26T17:28:00Z">
            <w:rPr>
              <w:rFonts w:ascii="Arial" w:hAnsi="Arial" w:cs="Arial"/>
              <w:b/>
              <w:sz w:val="24"/>
              <w:szCs w:val="24"/>
            </w:rPr>
          </w:rPrChange>
        </w:rPr>
      </w:pP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2257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  <w:r w:rsidRPr="007F7B2E">
        <w:rPr>
          <w:rFonts w:ascii="Times New Roman" w:hAnsi="Times New Roman"/>
          <w:b/>
          <w:rPrChange w:id="2258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 xml:space="preserve">For each </w:t>
      </w:r>
      <w:r w:rsidRPr="007F7B2E">
        <w:rPr>
          <w:rFonts w:ascii="Times New Roman" w:hAnsi="Times New Roman"/>
          <w:b/>
          <w:color w:val="000000" w:themeColor="text1"/>
          <w:rPrChange w:id="2259" w:author="Palacherla, Susmitha C (NONUS)" w:date="2019-08-26T17:28:00Z">
            <w:rPr>
              <w:rFonts w:asciiTheme="minorHAnsi" w:hAnsiTheme="minorHAnsi" w:cs="Segoe UI"/>
              <w:b/>
              <w:color w:val="000000" w:themeColor="text1"/>
            </w:rPr>
          </w:rPrChange>
        </w:rPr>
        <w:t xml:space="preserve">OTH </w:t>
      </w:r>
      <w:r w:rsidRPr="007F7B2E">
        <w:rPr>
          <w:rFonts w:ascii="Times New Roman" w:hAnsi="Times New Roman"/>
          <w:b/>
          <w:rPrChange w:id="2260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file in staging directory workflow</w:t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2261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2262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</w:p>
    <w:p w:rsidR="00F44E3B" w:rsidRPr="007F7B2E" w:rsidRDefault="00F44E3B" w:rsidP="00F44E3B">
      <w:pPr>
        <w:spacing w:after="0"/>
        <w:ind w:left="1080"/>
        <w:rPr>
          <w:rFonts w:ascii="Times New Roman" w:hAnsi="Times New Roman"/>
          <w:rPrChange w:id="2263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264" w:author="Palacherla, Susmitha C (NONUS)" w:date="2019-08-26T17:28:00Z">
            <w:rPr/>
          </w:rPrChange>
        </w:rPr>
        <w:t xml:space="preserve">Container: </w:t>
      </w:r>
      <w:proofErr w:type="spellStart"/>
      <w:r w:rsidRPr="007F7B2E">
        <w:rPr>
          <w:rFonts w:ascii="Times New Roman" w:hAnsi="Times New Roman"/>
          <w:rPrChange w:id="2265" w:author="Palacherla, Susmitha C (NONUS)" w:date="2019-08-26T17:28:00Z">
            <w:rPr/>
          </w:rPrChange>
        </w:rPr>
        <w:t>Foreach</w:t>
      </w:r>
      <w:proofErr w:type="spellEnd"/>
      <w:r w:rsidRPr="007F7B2E">
        <w:rPr>
          <w:rFonts w:ascii="Times New Roman" w:hAnsi="Times New Roman"/>
          <w:rPrChange w:id="2266" w:author="Palacherla, Susmitha C (NONUS)" w:date="2019-08-26T17:28:00Z">
            <w:rPr/>
          </w:rPrChange>
        </w:rPr>
        <w:t xml:space="preserve"> OTH</w:t>
      </w:r>
      <w:r w:rsidR="00F76E75" w:rsidRPr="007F7B2E">
        <w:rPr>
          <w:rFonts w:ascii="Times New Roman" w:hAnsi="Times New Roman"/>
          <w:rPrChange w:id="2267" w:author="Palacherla, Susmitha C (NONUS)" w:date="2019-08-26T17:28:00Z">
            <w:rPr/>
          </w:rPrChange>
        </w:rPr>
        <w:t xml:space="preserve"> </w:t>
      </w:r>
      <w:r w:rsidRPr="007F7B2E">
        <w:rPr>
          <w:rFonts w:ascii="Times New Roman" w:hAnsi="Times New Roman"/>
          <w:rPrChange w:id="2268" w:author="Palacherla, Susmitha C (NONUS)" w:date="2019-08-26T17:28:00Z">
            <w:rPr/>
          </w:rPrChange>
        </w:rPr>
        <w:t>file</w:t>
      </w:r>
    </w:p>
    <w:p w:rsidR="00F44E3B" w:rsidRPr="007F7B2E" w:rsidRDefault="00F44E3B" w:rsidP="00F44E3B">
      <w:pPr>
        <w:spacing w:after="0"/>
        <w:ind w:left="1080"/>
        <w:rPr>
          <w:rFonts w:ascii="Times New Roman" w:hAnsi="Times New Roman"/>
          <w:rPrChange w:id="2269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270" w:author="Palacherla, Susmitha C (NONUS)" w:date="2019-08-26T17:28:00Z">
            <w:rPr/>
          </w:rPrChange>
        </w:rPr>
        <w:t xml:space="preserve">Collection: </w:t>
      </w:r>
    </w:p>
    <w:p w:rsidR="00F44E3B" w:rsidRPr="007F7B2E" w:rsidRDefault="00F44E3B" w:rsidP="00F44E3B">
      <w:pPr>
        <w:spacing w:after="0"/>
        <w:ind w:left="1080"/>
        <w:rPr>
          <w:rFonts w:ascii="Times New Roman" w:hAnsi="Times New Roman"/>
          <w:rPrChange w:id="2271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272" w:author="Palacherla, Susmitha C (NONUS)" w:date="2019-08-26T17:28:00Z">
            <w:rPr/>
          </w:rPrChange>
        </w:rPr>
        <w:t xml:space="preserve">Enumerator: </w:t>
      </w:r>
      <w:proofErr w:type="spellStart"/>
      <w:r w:rsidRPr="007F7B2E">
        <w:rPr>
          <w:rFonts w:ascii="Times New Roman" w:hAnsi="Times New Roman"/>
          <w:rPrChange w:id="2273" w:author="Palacherla, Susmitha C (NONUS)" w:date="2019-08-26T17:28:00Z">
            <w:rPr/>
          </w:rPrChange>
        </w:rPr>
        <w:t>Foreach</w:t>
      </w:r>
      <w:proofErr w:type="spellEnd"/>
      <w:r w:rsidRPr="007F7B2E">
        <w:rPr>
          <w:rFonts w:ascii="Times New Roman" w:hAnsi="Times New Roman"/>
          <w:rPrChange w:id="2274" w:author="Palacherla, Susmitha C (NONUS)" w:date="2019-08-26T17:28:00Z">
            <w:rPr/>
          </w:rPrChange>
        </w:rPr>
        <w:t xml:space="preserve"> file enumerator</w:t>
      </w:r>
    </w:p>
    <w:p w:rsidR="00F44E3B" w:rsidRPr="007F7B2E" w:rsidRDefault="00F44E3B" w:rsidP="00F44E3B">
      <w:pPr>
        <w:spacing w:after="0"/>
        <w:ind w:left="1080"/>
        <w:rPr>
          <w:rFonts w:ascii="Times New Roman" w:hAnsi="Times New Roman"/>
          <w:rPrChange w:id="2275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276" w:author="Palacherla, Susmitha C (NONUS)" w:date="2019-08-26T17:28:00Z">
            <w:rPr/>
          </w:rPrChange>
        </w:rPr>
        <w:t xml:space="preserve">Expression: Directory: </w:t>
      </w:r>
      <w:proofErr w:type="gramStart"/>
      <w:r w:rsidRPr="007F7B2E">
        <w:rPr>
          <w:rFonts w:ascii="Times New Roman" w:hAnsi="Times New Roman"/>
          <w:rPrChange w:id="2277" w:author="Palacherla, Susmitha C (NONUS)" w:date="2019-08-26T17:28:00Z">
            <w:rPr/>
          </w:rPrChange>
        </w:rPr>
        <w:t>@[</w:t>
      </w:r>
      <w:proofErr w:type="gramEnd"/>
      <w:r w:rsidRPr="007F7B2E">
        <w:rPr>
          <w:rFonts w:ascii="Times New Roman" w:hAnsi="Times New Roman"/>
          <w:rPrChange w:id="2278" w:author="Palacherla, Susmitha C (NONUS)" w:date="2019-08-26T17:28:00Z">
            <w:rPr/>
          </w:rPrChange>
        </w:rPr>
        <w:t>User::</w:t>
      </w:r>
      <w:proofErr w:type="spellStart"/>
      <w:r w:rsidRPr="007F7B2E">
        <w:rPr>
          <w:rFonts w:ascii="Times New Roman" w:hAnsi="Times New Roman"/>
          <w:rPrChange w:id="2279" w:author="Palacherla, Susmitha C (NONUS)" w:date="2019-08-26T17:28:00Z">
            <w:rPr/>
          </w:rPrChange>
        </w:rPr>
        <w:t>FilePath</w:t>
      </w:r>
      <w:proofErr w:type="spellEnd"/>
      <w:r w:rsidRPr="007F7B2E">
        <w:rPr>
          <w:rFonts w:ascii="Times New Roman" w:hAnsi="Times New Roman"/>
          <w:rPrChange w:id="2280" w:author="Palacherla, Susmitha C (NONUS)" w:date="2019-08-26T17:28:00Z">
            <w:rPr/>
          </w:rPrChange>
        </w:rPr>
        <w:t>]</w:t>
      </w:r>
    </w:p>
    <w:p w:rsidR="00F44E3B" w:rsidRPr="007F7B2E" w:rsidRDefault="00F44E3B" w:rsidP="00F44E3B">
      <w:pPr>
        <w:spacing w:after="0"/>
        <w:ind w:left="1080"/>
        <w:rPr>
          <w:rFonts w:ascii="Times New Roman" w:hAnsi="Times New Roman"/>
          <w:color w:val="000000" w:themeColor="text1"/>
          <w:rPrChange w:id="2281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</w:pPr>
      <w:r w:rsidRPr="007F7B2E">
        <w:rPr>
          <w:rFonts w:ascii="Times New Roman" w:hAnsi="Times New Roman"/>
          <w:rPrChange w:id="2282" w:author="Palacherla, Susmitha C (NONUS)" w:date="2019-08-26T17:28:00Z">
            <w:rPr/>
          </w:rPrChange>
        </w:rPr>
        <w:t>Evaluates to: \\vrivscors01\BCC Scorecards\Coaching\</w:t>
      </w:r>
      <w:r w:rsidRPr="007F7B2E">
        <w:rPr>
          <w:rFonts w:ascii="Times New Roman" w:hAnsi="Times New Roman"/>
          <w:color w:val="000000" w:themeColor="text1"/>
          <w:rPrChange w:id="2283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</w:p>
    <w:p w:rsidR="00E47CFF" w:rsidRPr="007F7B2E" w:rsidRDefault="00E47CFF" w:rsidP="00E47CFF">
      <w:pPr>
        <w:spacing w:after="0"/>
        <w:ind w:left="1080"/>
        <w:rPr>
          <w:rFonts w:ascii="Times New Roman" w:hAnsi="Times New Roman"/>
          <w:rPrChange w:id="2284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285" w:author="Palacherla, Susmitha C (NONUS)" w:date="2019-08-26T17:28:00Z">
            <w:rPr/>
          </w:rPrChange>
        </w:rPr>
        <w:t>Retrieve file name: Name and Extension</w:t>
      </w:r>
    </w:p>
    <w:p w:rsidR="00F44E3B" w:rsidRPr="007F7B2E" w:rsidRDefault="00F44E3B" w:rsidP="00F44E3B">
      <w:pPr>
        <w:spacing w:after="0"/>
        <w:ind w:left="1080"/>
        <w:rPr>
          <w:rFonts w:ascii="Times New Roman" w:hAnsi="Times New Roman"/>
          <w:rPrChange w:id="2286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287" w:author="Palacherla, Susmitha C (NONUS)" w:date="2019-08-26T17:28:00Z">
            <w:rPr/>
          </w:rPrChange>
        </w:rPr>
        <w:t xml:space="preserve">Files: </w:t>
      </w:r>
      <w:ins w:id="2288" w:author="Palacherla, Susmitha C (NONUS)" w:date="2019-08-26T17:24:00Z">
        <w:r w:rsidR="000C1FAF" w:rsidRPr="007F7B2E">
          <w:rPr>
            <w:rFonts w:ascii="Times New Roman" w:hAnsi="Times New Roman"/>
            <w:rPrChange w:id="2289" w:author="Palacherla, Susmitha C (NONUS)" w:date="2019-08-26T17:28:00Z">
              <w:rPr/>
            </w:rPrChange>
          </w:rPr>
          <w:t>eCL_Generic_Feed_OTH20*.csv</w:t>
        </w:r>
        <w:r w:rsidR="000C1FAF" w:rsidRPr="007F7B2E" w:rsidDel="000C1FAF">
          <w:rPr>
            <w:rFonts w:ascii="Times New Roman" w:hAnsi="Times New Roman"/>
            <w:rPrChange w:id="2290" w:author="Palacherla, Susmitha C (NONUS)" w:date="2019-08-26T17:28:00Z">
              <w:rPr/>
            </w:rPrChange>
          </w:rPr>
          <w:t xml:space="preserve"> </w:t>
        </w:r>
      </w:ins>
      <w:del w:id="2291" w:author="Palacherla, Susmitha C (NONUS)" w:date="2019-08-26T17:24:00Z">
        <w:r w:rsidRPr="007F7B2E" w:rsidDel="000C1FAF">
          <w:rPr>
            <w:rFonts w:ascii="Times New Roman" w:hAnsi="Times New Roman"/>
            <w:rPrChange w:id="2292" w:author="Palacherla, Susmitha C (NONUS)" w:date="2019-08-26T17:28:00Z">
              <w:rPr/>
            </w:rPrChange>
          </w:rPr>
          <w:delText>eCL_</w:delText>
        </w:r>
        <w:r w:rsidRPr="007F7B2E" w:rsidDel="000C1FAF">
          <w:rPr>
            <w:rFonts w:ascii="Times New Roman" w:hAnsi="Times New Roman"/>
            <w:color w:val="000000" w:themeColor="text1"/>
            <w:rPrChange w:id="2293" w:author="Palacherla, Susmitha C (NONUS)" w:date="2019-08-26T17:28:00Z">
              <w:rPr>
                <w:rFonts w:asciiTheme="minorHAnsi" w:hAnsiTheme="minorHAnsi" w:cs="Segoe UI"/>
                <w:color w:val="000000" w:themeColor="text1"/>
              </w:rPr>
            </w:rPrChange>
          </w:rPr>
          <w:delText xml:space="preserve">Generic </w:delText>
        </w:r>
        <w:r w:rsidRPr="007F7B2E" w:rsidDel="000C1FAF">
          <w:rPr>
            <w:rFonts w:ascii="Times New Roman" w:hAnsi="Times New Roman"/>
            <w:rPrChange w:id="2294" w:author="Palacherla, Susmitha C (NONUS)" w:date="2019-08-26T17:28:00Z">
              <w:rPr/>
            </w:rPrChange>
          </w:rPr>
          <w:delText>_Feed_OTH*.csv</w:delText>
        </w:r>
      </w:del>
    </w:p>
    <w:p w:rsidR="00F44E3B" w:rsidRPr="007F7B2E" w:rsidRDefault="00F44E3B" w:rsidP="00F44E3B">
      <w:pPr>
        <w:spacing w:after="0"/>
        <w:ind w:left="1080"/>
        <w:rPr>
          <w:rFonts w:ascii="Times New Roman" w:hAnsi="Times New Roman"/>
          <w:rPrChange w:id="2295" w:author="Palacherla, Susmitha C (NONUS)" w:date="2019-08-26T17:28:00Z">
            <w:rPr/>
          </w:rPrChange>
        </w:rPr>
      </w:pPr>
    </w:p>
    <w:p w:rsidR="00F44E3B" w:rsidRPr="007F7B2E" w:rsidRDefault="00F44E3B" w:rsidP="00F44E3B">
      <w:pPr>
        <w:spacing w:after="0"/>
        <w:ind w:left="1080"/>
        <w:rPr>
          <w:rFonts w:ascii="Times New Roman" w:hAnsi="Times New Roman"/>
          <w:rPrChange w:id="2296" w:author="Palacherla, Susmitha C (NONUS)" w:date="2019-08-26T17:28:00Z">
            <w:rPr/>
          </w:rPrChange>
        </w:rPr>
      </w:pPr>
    </w:p>
    <w:p w:rsidR="00F44E3B" w:rsidRPr="007F7B2E" w:rsidRDefault="00F44E3B" w:rsidP="00F44E3B">
      <w:pPr>
        <w:spacing w:after="0"/>
        <w:ind w:left="720"/>
        <w:rPr>
          <w:rFonts w:ascii="Times New Roman" w:hAnsi="Times New Roman"/>
          <w:rPrChange w:id="2297" w:author="Palacherla, Susmitha C (NONUS)" w:date="2019-08-26T17:28:00Z">
            <w:rPr/>
          </w:rPrChange>
        </w:rPr>
      </w:pPr>
    </w:p>
    <w:p w:rsidR="00F44E3B" w:rsidRPr="007F7B2E" w:rsidRDefault="00F44E3B" w:rsidP="00F44E3B">
      <w:pPr>
        <w:rPr>
          <w:rFonts w:ascii="Times New Roman" w:hAnsi="Times New Roman"/>
          <w:b/>
          <w:rPrChange w:id="2298" w:author="Palacherla, Susmitha C (NONUS)" w:date="2019-08-26T17:28:00Z">
            <w:rPr>
              <w:b/>
            </w:rPr>
          </w:rPrChange>
        </w:rPr>
      </w:pPr>
      <w:r w:rsidRPr="007F7B2E">
        <w:rPr>
          <w:rFonts w:ascii="Times New Roman" w:hAnsi="Times New Roman"/>
          <w:b/>
          <w:rPrChange w:id="2299" w:author="Palacherla, Susmitha C (NONUS)" w:date="2019-08-26T17:28:00Z">
            <w:rPr>
              <w:b/>
            </w:rPr>
          </w:rPrChange>
        </w:rPr>
        <w:t>Summary of Steps</w:t>
      </w:r>
    </w:p>
    <w:p w:rsidR="00F44E3B" w:rsidRPr="007F7B2E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  <w:rPrChange w:id="2300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301" w:author="Palacherla, Susmitha C (NONUS)" w:date="2019-08-26T17:28:00Z">
            <w:rPr/>
          </w:rPrChange>
        </w:rPr>
        <w:t xml:space="preserve">SQL task – Truncate </w:t>
      </w:r>
      <w:r w:rsidRPr="007F7B2E">
        <w:rPr>
          <w:rFonts w:ascii="Times New Roman" w:hAnsi="Times New Roman"/>
          <w:color w:val="000000" w:themeColor="text1"/>
          <w:rPrChange w:id="2302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Pr="007F7B2E">
        <w:rPr>
          <w:rFonts w:ascii="Times New Roman" w:hAnsi="Times New Roman"/>
          <w:rPrChange w:id="2303" w:author="Palacherla, Susmitha C (NONUS)" w:date="2019-08-26T17:28:00Z">
            <w:rPr/>
          </w:rPrChange>
        </w:rPr>
        <w:t xml:space="preserve"> Staging table</w:t>
      </w:r>
    </w:p>
    <w:p w:rsidR="00F44E3B" w:rsidRPr="007F7B2E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  <w:rPrChange w:id="2304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305" w:author="Palacherla, Susmitha C (NONUS)" w:date="2019-08-26T17:28:00Z">
            <w:rPr/>
          </w:rPrChange>
        </w:rPr>
        <w:t xml:space="preserve">DFT – Stage </w:t>
      </w:r>
      <w:r w:rsidRPr="007F7B2E">
        <w:rPr>
          <w:rFonts w:ascii="Times New Roman" w:hAnsi="Times New Roman"/>
          <w:color w:val="000000" w:themeColor="text1"/>
          <w:rPrChange w:id="2306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Pr="007F7B2E">
        <w:rPr>
          <w:rFonts w:ascii="Times New Roman" w:hAnsi="Times New Roman"/>
          <w:rPrChange w:id="2307" w:author="Palacherla, Susmitha C (NONUS)" w:date="2019-08-26T17:28:00Z">
            <w:rPr/>
          </w:rPrChange>
        </w:rPr>
        <w:t xml:space="preserve"> Staging table</w:t>
      </w:r>
    </w:p>
    <w:p w:rsidR="00F44E3B" w:rsidRPr="007F7B2E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  <w:rPrChange w:id="2308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309" w:author="Palacherla, Susmitha C (NONUS)" w:date="2019-08-26T17:28:00Z">
            <w:rPr/>
          </w:rPrChange>
        </w:rPr>
        <w:t xml:space="preserve">SQL task – </w:t>
      </w:r>
      <w:r w:rsidR="00FE0F34" w:rsidRPr="007F7B2E">
        <w:rPr>
          <w:rFonts w:ascii="Times New Roman" w:hAnsi="Times New Roman"/>
          <w:rPrChange w:id="2310" w:author="Palacherla, Susmitha C (NONUS)" w:date="2019-08-26T17:28:00Z">
            <w:rPr/>
          </w:rPrChange>
        </w:rPr>
        <w:t xml:space="preserve">Update Staging table and Reject records </w:t>
      </w:r>
      <w:r w:rsidRPr="007F7B2E">
        <w:rPr>
          <w:rFonts w:ascii="Times New Roman" w:hAnsi="Times New Roman"/>
          <w:rPrChange w:id="2311" w:author="Palacherla, Susmitha C (NONUS)" w:date="2019-08-26T17:28:00Z">
            <w:rPr/>
          </w:rPrChange>
        </w:rPr>
        <w:t xml:space="preserve"> </w:t>
      </w:r>
    </w:p>
    <w:p w:rsidR="00F44E3B" w:rsidRPr="007F7B2E" w:rsidRDefault="00F44E3B">
      <w:pPr>
        <w:pStyle w:val="ListParagraph"/>
        <w:numPr>
          <w:ilvl w:val="0"/>
          <w:numId w:val="32"/>
        </w:numPr>
        <w:rPr>
          <w:rFonts w:ascii="Times New Roman" w:hAnsi="Times New Roman"/>
          <w:rPrChange w:id="2312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313" w:author="Palacherla, Susmitha C (NONUS)" w:date="2019-08-26T17:28:00Z">
            <w:rPr/>
          </w:rPrChange>
        </w:rPr>
        <w:t xml:space="preserve"> SQL task Load </w:t>
      </w:r>
      <w:proofErr w:type="spellStart"/>
      <w:r w:rsidRPr="007F7B2E">
        <w:rPr>
          <w:rFonts w:ascii="Times New Roman" w:hAnsi="Times New Roman"/>
          <w:rPrChange w:id="2314" w:author="Palacherla, Susmitha C (NONUS)" w:date="2019-08-26T17:28:00Z">
            <w:rPr/>
          </w:rPrChange>
        </w:rPr>
        <w:t>coaching_Log</w:t>
      </w:r>
      <w:proofErr w:type="spellEnd"/>
      <w:r w:rsidRPr="007F7B2E">
        <w:rPr>
          <w:rFonts w:ascii="Times New Roman" w:hAnsi="Times New Roman"/>
          <w:rPrChange w:id="2315" w:author="Palacherla, Susmitha C (NONUS)" w:date="2019-08-26T17:28:00Z">
            <w:rPr/>
          </w:rPrChange>
        </w:rPr>
        <w:t xml:space="preserve"> and Coaching_Log_Reason tables</w:t>
      </w:r>
    </w:p>
    <w:p w:rsidR="00F44E3B" w:rsidRPr="007F7B2E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  <w:rPrChange w:id="2316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317" w:author="Palacherla, Susmitha C (NONUS)" w:date="2019-08-26T17:28:00Z">
            <w:rPr/>
          </w:rPrChange>
        </w:rPr>
        <w:t>SQL task – Load File list table</w:t>
      </w:r>
    </w:p>
    <w:p w:rsidR="00F44E3B" w:rsidRPr="007F7B2E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  <w:rPrChange w:id="2318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319" w:author="Palacherla, Susmitha C (NONUS)" w:date="2019-08-26T17:28:00Z">
            <w:rPr/>
          </w:rPrChange>
        </w:rPr>
        <w:t>File system task – Backup files to Backups directory</w:t>
      </w:r>
    </w:p>
    <w:p w:rsidR="00F44E3B" w:rsidRPr="007F7B2E" w:rsidRDefault="00F44E3B" w:rsidP="00F44E3B">
      <w:pPr>
        <w:spacing w:after="0"/>
        <w:ind w:left="1080"/>
        <w:rPr>
          <w:rFonts w:ascii="Times New Roman" w:hAnsi="Times New Roman"/>
          <w:rPrChange w:id="2320" w:author="Palacherla, Susmitha C (NONUS)" w:date="2019-08-26T17:28:00Z">
            <w:rPr/>
          </w:rPrChange>
        </w:rPr>
      </w:pPr>
    </w:p>
    <w:p w:rsidR="00F44E3B" w:rsidRPr="007F7B2E" w:rsidRDefault="00F44E3B" w:rsidP="00F44E3B">
      <w:pPr>
        <w:rPr>
          <w:rFonts w:ascii="Times New Roman" w:hAnsi="Times New Roman"/>
          <w:b/>
          <w:rPrChange w:id="2321" w:author="Palacherla, Susmitha C (NONUS)" w:date="2019-08-26T17:28:00Z">
            <w:rPr>
              <w:b/>
            </w:rPr>
          </w:rPrChange>
        </w:rPr>
      </w:pPr>
      <w:r w:rsidRPr="007F7B2E">
        <w:rPr>
          <w:rFonts w:ascii="Times New Roman" w:hAnsi="Times New Roman"/>
          <w:b/>
          <w:rPrChange w:id="2322" w:author="Palacherla, Susmitha C (NONUS)" w:date="2019-08-26T17:28:00Z">
            <w:rPr>
              <w:b/>
            </w:rPr>
          </w:rPrChange>
        </w:rPr>
        <w:t>Details of Steps</w:t>
      </w:r>
    </w:p>
    <w:p w:rsidR="00F44E3B" w:rsidRPr="007F7B2E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  <w:rPrChange w:id="2323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324" w:author="Palacherla, Susmitha C (NONUS)" w:date="2019-08-26T17:28:00Z">
            <w:rPr/>
          </w:rPrChange>
        </w:rPr>
        <w:t xml:space="preserve">SQL task – Truncate </w:t>
      </w:r>
      <w:r w:rsidRPr="007F7B2E">
        <w:rPr>
          <w:rFonts w:ascii="Times New Roman" w:hAnsi="Times New Roman"/>
          <w:color w:val="000000" w:themeColor="text1"/>
          <w:rPrChange w:id="2325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Pr="007F7B2E">
        <w:rPr>
          <w:rFonts w:ascii="Times New Roman" w:hAnsi="Times New Roman"/>
          <w:rPrChange w:id="2326" w:author="Palacherla, Susmitha C (NONUS)" w:date="2019-08-26T17:28:00Z">
            <w:rPr/>
          </w:rPrChange>
        </w:rPr>
        <w:t xml:space="preserve"> Staging table – similar to </w:t>
      </w:r>
      <w:r w:rsidR="00FE0F34" w:rsidRPr="007F7B2E">
        <w:rPr>
          <w:rFonts w:ascii="Times New Roman" w:hAnsi="Times New Roman"/>
          <w:rPrChange w:id="2327" w:author="Palacherla, Susmitha C (NONUS)" w:date="2019-08-26T17:28:00Z">
            <w:rPr/>
          </w:rPrChange>
        </w:rPr>
        <w:t>[</w:t>
      </w:r>
      <w:r w:rsidRPr="007F7B2E">
        <w:rPr>
          <w:rFonts w:ascii="Times New Roman" w:hAnsi="Times New Roman"/>
          <w:rPrChange w:id="2328" w:author="Palacherla, Susmitha C (NONUS)" w:date="2019-08-26T17:28:00Z">
            <w:rPr/>
          </w:rPrChange>
        </w:rPr>
        <w:t>SEA</w:t>
      </w:r>
      <w:r w:rsidR="00FE0F34" w:rsidRPr="007F7B2E">
        <w:rPr>
          <w:rFonts w:ascii="Times New Roman" w:hAnsi="Times New Roman"/>
          <w:rPrChange w:id="2329" w:author="Palacherla, Susmitha C (NONUS)" w:date="2019-08-26T17:28:00Z">
            <w:rPr/>
          </w:rPrChange>
        </w:rPr>
        <w:t>/DTT]</w:t>
      </w:r>
      <w:r w:rsidRPr="007F7B2E">
        <w:rPr>
          <w:rFonts w:ascii="Times New Roman" w:hAnsi="Times New Roman"/>
          <w:rPrChange w:id="2330" w:author="Palacherla, Susmitha C (NONUS)" w:date="2019-08-26T17:28:00Z">
            <w:rPr/>
          </w:rPrChange>
        </w:rPr>
        <w:t xml:space="preserve"> file</w:t>
      </w:r>
      <w:r w:rsidR="00FE0F34" w:rsidRPr="007F7B2E">
        <w:rPr>
          <w:rFonts w:ascii="Times New Roman" w:hAnsi="Times New Roman"/>
          <w:rPrChange w:id="2331" w:author="Palacherla, Susmitha C (NONUS)" w:date="2019-08-26T17:28:00Z">
            <w:rPr/>
          </w:rPrChange>
        </w:rPr>
        <w:t>s</w:t>
      </w:r>
    </w:p>
    <w:p w:rsidR="00FE0F34" w:rsidRPr="007F7B2E" w:rsidRDefault="000C1FAF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rPrChange w:id="2332" w:author="Palacherla, Susmitha C (NONUS)" w:date="2019-08-26T17:28:00Z">
            <w:rPr>
              <w:rFonts w:asciiTheme="minorHAnsi" w:hAnsiTheme="minorHAnsi" w:cs="Arial"/>
            </w:rPr>
          </w:rPrChange>
        </w:rPr>
      </w:pPr>
      <w:ins w:id="2333" w:author="Palacherla, Susmitha C (NONUS)" w:date="2019-08-26T17:24:00Z">
        <w:r w:rsidRPr="007F7B2E">
          <w:rPr>
            <w:rFonts w:ascii="Times New Roman" w:hAnsi="Times New Roman"/>
            <w:rPrChange w:id="2334" w:author="Palacherla, Susmitha C (NONUS)" w:date="2019-08-26T17:28:00Z">
              <w:rPr>
                <w:rFonts w:asciiTheme="minorHAnsi" w:hAnsiTheme="minorHAnsi" w:cs="Arial"/>
              </w:rPr>
            </w:rPrChange>
          </w:rPr>
          <w:t xml:space="preserve"> </w:t>
        </w:r>
      </w:ins>
      <w:r w:rsidR="00FE0F34" w:rsidRPr="007F7B2E">
        <w:rPr>
          <w:rFonts w:ascii="Times New Roman" w:hAnsi="Times New Roman"/>
          <w:rPrChange w:id="2335" w:author="Palacherla, Susmitha C (NONUS)" w:date="2019-08-26T17:28:00Z">
            <w:rPr>
              <w:rFonts w:asciiTheme="minorHAnsi" w:hAnsiTheme="minorHAnsi" w:cs="Arial"/>
            </w:rPr>
          </w:rPrChange>
        </w:rPr>
        <w:t>Executes Truncate Table [EC]</w:t>
      </w:r>
      <w:proofErr w:type="gramStart"/>
      <w:r w:rsidR="00FE0F34" w:rsidRPr="007F7B2E">
        <w:rPr>
          <w:rFonts w:ascii="Times New Roman" w:hAnsi="Times New Roman"/>
          <w:rPrChange w:id="2336" w:author="Palacherla, Susmitha C (NONUS)" w:date="2019-08-26T17:28:00Z">
            <w:rPr>
              <w:rFonts w:asciiTheme="minorHAnsi" w:hAnsiTheme="minorHAnsi" w:cs="Arial"/>
            </w:rPr>
          </w:rPrChange>
        </w:rPr>
        <w:t>.[</w:t>
      </w:r>
      <w:proofErr w:type="gramEnd"/>
      <w:r w:rsidR="00FE0F34" w:rsidRPr="007F7B2E">
        <w:rPr>
          <w:rFonts w:ascii="Times New Roman" w:hAnsi="Times New Roman"/>
          <w:color w:val="000000" w:themeColor="text1"/>
          <w:rPrChange w:id="2337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="00FE0F34" w:rsidRPr="007F7B2E">
        <w:rPr>
          <w:rFonts w:ascii="Times New Roman" w:hAnsi="Times New Roman"/>
          <w:rPrChange w:id="2338" w:author="Palacherla, Susmitha C (NONUS)" w:date="2019-08-26T17:28:00Z">
            <w:rPr>
              <w:rFonts w:asciiTheme="minorHAnsi" w:hAnsiTheme="minorHAnsi" w:cs="Arial"/>
            </w:rPr>
          </w:rPrChange>
        </w:rPr>
        <w:t>_Coaching_Stage]</w:t>
      </w:r>
    </w:p>
    <w:p w:rsidR="00FE0F34" w:rsidRPr="007F7B2E" w:rsidDel="000C1FAF" w:rsidRDefault="00FE0F34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del w:id="2339" w:author="Palacherla, Susmitha C (NONUS)" w:date="2019-08-26T17:24:00Z"/>
          <w:rFonts w:ascii="Times New Roman" w:hAnsi="Times New Roman"/>
          <w:rPrChange w:id="2340" w:author="Palacherla, Susmitha C (NONUS)" w:date="2019-08-26T17:28:00Z">
            <w:rPr>
              <w:del w:id="2341" w:author="Palacherla, Susmitha C (NONUS)" w:date="2019-08-26T17:24:00Z"/>
              <w:rFonts w:asciiTheme="minorHAnsi" w:hAnsiTheme="minorHAnsi" w:cs="Arial"/>
            </w:rPr>
          </w:rPrChange>
        </w:rPr>
      </w:pPr>
      <w:del w:id="2342" w:author="Palacherla, Susmitha C (NONUS)" w:date="2019-08-26T17:24:00Z">
        <w:r w:rsidRPr="007F7B2E" w:rsidDel="000C1FAF">
          <w:rPr>
            <w:rFonts w:ascii="Times New Roman" w:hAnsi="Times New Roman"/>
            <w:rPrChange w:id="2343" w:author="Palacherla, Susmitha C (NONUS)" w:date="2019-08-26T17:28:00Z">
              <w:rPr>
                <w:rFonts w:asciiTheme="minorHAnsi" w:hAnsiTheme="minorHAnsi" w:cs="Arial"/>
              </w:rPr>
            </w:rPrChange>
          </w:rPr>
          <w:delText>Precedence Constraint Editor</w:delText>
        </w:r>
      </w:del>
    </w:p>
    <w:p w:rsidR="00FE0F34" w:rsidRPr="007F7B2E" w:rsidDel="000C1FAF" w:rsidRDefault="00FE0F34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del w:id="2344" w:author="Palacherla, Susmitha C (NONUS)" w:date="2019-08-26T17:24:00Z"/>
          <w:rFonts w:ascii="Times New Roman" w:hAnsi="Times New Roman"/>
          <w:rPrChange w:id="2345" w:author="Palacherla, Susmitha C (NONUS)" w:date="2019-08-26T17:28:00Z">
            <w:rPr>
              <w:del w:id="2346" w:author="Palacherla, Susmitha C (NONUS)" w:date="2019-08-26T17:24:00Z"/>
              <w:rFonts w:asciiTheme="minorHAnsi" w:hAnsiTheme="minorHAnsi" w:cs="Arial"/>
            </w:rPr>
          </w:rPrChang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4"/>
        <w:gridCol w:w="4776"/>
      </w:tblGrid>
      <w:tr w:rsidR="00FE0F34" w:rsidRPr="007F7B2E" w:rsidDel="000C1FAF" w:rsidTr="00FB5F3D">
        <w:trPr>
          <w:del w:id="2347" w:author="Palacherla, Susmitha C (NONUS)" w:date="2019-08-26T17:24:00Z"/>
        </w:trPr>
        <w:tc>
          <w:tcPr>
            <w:tcW w:w="4788" w:type="dxa"/>
          </w:tcPr>
          <w:p w:rsidR="00FE0F34" w:rsidRPr="007F7B2E" w:rsidDel="000C1FAF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348" w:author="Palacherla, Susmitha C (NONUS)" w:date="2019-08-26T17:24:00Z"/>
                <w:rFonts w:ascii="Times New Roman" w:hAnsi="Times New Roman"/>
                <w:noProof/>
                <w:rPrChange w:id="2349" w:author="Palacherla, Susmitha C (NONUS)" w:date="2019-08-26T17:28:00Z">
                  <w:rPr>
                    <w:del w:id="2350" w:author="Palacherla, Susmitha C (NONUS)" w:date="2019-08-26T17:24:00Z"/>
                    <w:rFonts w:ascii="Times New Roman" w:hAnsi="Times New Roman"/>
                    <w:noProof/>
                  </w:rPr>
                </w:rPrChange>
              </w:rPr>
            </w:pPr>
            <w:del w:id="2351" w:author="Palacherla, Susmitha C (NONUS)" w:date="2019-08-26T17:24:00Z">
              <w:r w:rsidRPr="007F7B2E" w:rsidDel="000C1FAF">
                <w:rPr>
                  <w:rFonts w:ascii="Times New Roman" w:hAnsi="Times New Roman"/>
                  <w:noProof/>
                  <w:rPrChange w:id="2352" w:author="Palacherla, Susmitha C (NONUS)" w:date="2019-08-26T17:28:00Z">
                    <w:rPr>
                      <w:rFonts w:ascii="Times New Roman" w:hAnsi="Times New Roman"/>
                      <w:noProof/>
                    </w:rPr>
                  </w:rPrChange>
                </w:rPr>
                <w:delText>Evaluation Operation</w:delText>
              </w:r>
            </w:del>
          </w:p>
        </w:tc>
        <w:tc>
          <w:tcPr>
            <w:tcW w:w="4788" w:type="dxa"/>
          </w:tcPr>
          <w:p w:rsidR="00FE0F34" w:rsidRPr="007F7B2E" w:rsidDel="000C1FAF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353" w:author="Palacherla, Susmitha C (NONUS)" w:date="2019-08-26T17:24:00Z"/>
                <w:rFonts w:ascii="Times New Roman" w:hAnsi="Times New Roman"/>
                <w:noProof/>
                <w:rPrChange w:id="2354" w:author="Palacherla, Susmitha C (NONUS)" w:date="2019-08-26T17:28:00Z">
                  <w:rPr>
                    <w:del w:id="2355" w:author="Palacherla, Susmitha C (NONUS)" w:date="2019-08-26T17:24:00Z"/>
                    <w:rFonts w:ascii="Times New Roman" w:hAnsi="Times New Roman"/>
                    <w:noProof/>
                  </w:rPr>
                </w:rPrChange>
              </w:rPr>
            </w:pPr>
            <w:del w:id="2356" w:author="Palacherla, Susmitha C (NONUS)" w:date="2019-08-26T17:24:00Z">
              <w:r w:rsidRPr="007F7B2E" w:rsidDel="000C1FAF">
                <w:rPr>
                  <w:rFonts w:ascii="Times New Roman" w:hAnsi="Times New Roman"/>
                  <w:noProof/>
                  <w:rPrChange w:id="2357" w:author="Palacherla, Susmitha C (NONUS)" w:date="2019-08-26T17:28:00Z">
                    <w:rPr>
                      <w:rFonts w:ascii="Times New Roman" w:hAnsi="Times New Roman"/>
                      <w:noProof/>
                    </w:rPr>
                  </w:rPrChange>
                </w:rPr>
                <w:delText>Expression and Constraint</w:delText>
              </w:r>
            </w:del>
          </w:p>
        </w:tc>
      </w:tr>
      <w:tr w:rsidR="00FE0F34" w:rsidRPr="007F7B2E" w:rsidDel="000C1FAF" w:rsidTr="00FB5F3D">
        <w:trPr>
          <w:del w:id="2358" w:author="Palacherla, Susmitha C (NONUS)" w:date="2019-08-26T17:24:00Z"/>
        </w:trPr>
        <w:tc>
          <w:tcPr>
            <w:tcW w:w="4788" w:type="dxa"/>
          </w:tcPr>
          <w:p w:rsidR="00FE0F34" w:rsidRPr="007F7B2E" w:rsidDel="000C1FAF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359" w:author="Palacherla, Susmitha C (NONUS)" w:date="2019-08-26T17:24:00Z"/>
                <w:rFonts w:ascii="Times New Roman" w:hAnsi="Times New Roman"/>
                <w:noProof/>
                <w:rPrChange w:id="2360" w:author="Palacherla, Susmitha C (NONUS)" w:date="2019-08-26T17:28:00Z">
                  <w:rPr>
                    <w:del w:id="2361" w:author="Palacherla, Susmitha C (NONUS)" w:date="2019-08-26T17:24:00Z"/>
                    <w:rFonts w:ascii="Times New Roman" w:hAnsi="Times New Roman"/>
                    <w:noProof/>
                  </w:rPr>
                </w:rPrChange>
              </w:rPr>
            </w:pPr>
            <w:del w:id="2362" w:author="Palacherla, Susmitha C (NONUS)" w:date="2019-08-26T17:24:00Z">
              <w:r w:rsidRPr="007F7B2E" w:rsidDel="000C1FAF">
                <w:rPr>
                  <w:rFonts w:ascii="Times New Roman" w:hAnsi="Times New Roman"/>
                  <w:noProof/>
                  <w:rPrChange w:id="2363" w:author="Palacherla, Susmitha C (NONUS)" w:date="2019-08-26T17:28:00Z">
                    <w:rPr>
                      <w:rFonts w:ascii="Times New Roman" w:hAnsi="Times New Roman"/>
                      <w:noProof/>
                    </w:rPr>
                  </w:rPrChange>
                </w:rPr>
                <w:delText xml:space="preserve">Value </w:delText>
              </w:r>
            </w:del>
          </w:p>
        </w:tc>
        <w:tc>
          <w:tcPr>
            <w:tcW w:w="4788" w:type="dxa"/>
          </w:tcPr>
          <w:p w:rsidR="00FE0F34" w:rsidRPr="007F7B2E" w:rsidDel="000C1FAF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364" w:author="Palacherla, Susmitha C (NONUS)" w:date="2019-08-26T17:24:00Z"/>
                <w:rFonts w:ascii="Times New Roman" w:hAnsi="Times New Roman"/>
                <w:noProof/>
                <w:rPrChange w:id="2365" w:author="Palacherla, Susmitha C (NONUS)" w:date="2019-08-26T17:28:00Z">
                  <w:rPr>
                    <w:del w:id="2366" w:author="Palacherla, Susmitha C (NONUS)" w:date="2019-08-26T17:24:00Z"/>
                    <w:rFonts w:ascii="Times New Roman" w:hAnsi="Times New Roman"/>
                    <w:noProof/>
                  </w:rPr>
                </w:rPrChange>
              </w:rPr>
            </w:pPr>
            <w:del w:id="2367" w:author="Palacherla, Susmitha C (NONUS)" w:date="2019-08-26T17:24:00Z">
              <w:r w:rsidRPr="007F7B2E" w:rsidDel="000C1FAF">
                <w:rPr>
                  <w:rFonts w:ascii="Times New Roman" w:hAnsi="Times New Roman"/>
                  <w:noProof/>
                  <w:rPrChange w:id="2368" w:author="Palacherla, Susmitha C (NONUS)" w:date="2019-08-26T17:28:00Z">
                    <w:rPr>
                      <w:rFonts w:ascii="Times New Roman" w:hAnsi="Times New Roman"/>
                      <w:noProof/>
                    </w:rPr>
                  </w:rPrChange>
                </w:rPr>
                <w:delText>Success</w:delText>
              </w:r>
            </w:del>
          </w:p>
        </w:tc>
      </w:tr>
      <w:tr w:rsidR="00FE0F34" w:rsidRPr="007F7B2E" w:rsidDel="000C1FAF" w:rsidTr="00FB5F3D">
        <w:trPr>
          <w:del w:id="2369" w:author="Palacherla, Susmitha C (NONUS)" w:date="2019-08-26T17:24:00Z"/>
        </w:trPr>
        <w:tc>
          <w:tcPr>
            <w:tcW w:w="4788" w:type="dxa"/>
          </w:tcPr>
          <w:p w:rsidR="00FE0F34" w:rsidRPr="007F7B2E" w:rsidDel="000C1FAF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370" w:author="Palacherla, Susmitha C (NONUS)" w:date="2019-08-26T17:24:00Z"/>
                <w:rFonts w:ascii="Times New Roman" w:hAnsi="Times New Roman"/>
                <w:noProof/>
                <w:rPrChange w:id="2371" w:author="Palacherla, Susmitha C (NONUS)" w:date="2019-08-26T17:28:00Z">
                  <w:rPr>
                    <w:del w:id="2372" w:author="Palacherla, Susmitha C (NONUS)" w:date="2019-08-26T17:24:00Z"/>
                    <w:rFonts w:ascii="Times New Roman" w:hAnsi="Times New Roman"/>
                    <w:noProof/>
                  </w:rPr>
                </w:rPrChange>
              </w:rPr>
            </w:pPr>
            <w:del w:id="2373" w:author="Palacherla, Susmitha C (NONUS)" w:date="2019-08-26T17:24:00Z">
              <w:r w:rsidRPr="007F7B2E" w:rsidDel="000C1FAF">
                <w:rPr>
                  <w:rFonts w:ascii="Times New Roman" w:hAnsi="Times New Roman"/>
                  <w:noProof/>
                  <w:rPrChange w:id="2374" w:author="Palacherla, Susmitha C (NONUS)" w:date="2019-08-26T17:28:00Z">
                    <w:rPr>
                      <w:rFonts w:ascii="Times New Roman" w:hAnsi="Times New Roman"/>
                      <w:noProof/>
                    </w:rPr>
                  </w:rPrChange>
                </w:rPr>
                <w:delText>Expression</w:delText>
              </w:r>
            </w:del>
          </w:p>
        </w:tc>
        <w:tc>
          <w:tcPr>
            <w:tcW w:w="4788" w:type="dxa"/>
          </w:tcPr>
          <w:p w:rsidR="00FE0F34" w:rsidRPr="007F7B2E" w:rsidDel="000C1FAF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375" w:author="Palacherla, Susmitha C (NONUS)" w:date="2019-08-26T17:24:00Z"/>
                <w:rFonts w:ascii="Times New Roman" w:hAnsi="Times New Roman"/>
                <w:noProof/>
                <w:rPrChange w:id="2376" w:author="Palacherla, Susmitha C (NONUS)" w:date="2019-08-26T17:28:00Z">
                  <w:rPr>
                    <w:del w:id="2377" w:author="Palacherla, Susmitha C (NONUS)" w:date="2019-08-26T17:24:00Z"/>
                    <w:rFonts w:ascii="Times New Roman" w:hAnsi="Times New Roman"/>
                    <w:noProof/>
                  </w:rPr>
                </w:rPrChange>
              </w:rPr>
            </w:pPr>
            <w:del w:id="2378" w:author="Palacherla, Susmitha C (NONUS)" w:date="2019-08-26T17:24:00Z">
              <w:r w:rsidRPr="007F7B2E" w:rsidDel="000C1FAF">
                <w:rPr>
                  <w:rFonts w:ascii="Times New Roman" w:hAnsi="Times New Roman"/>
                  <w:noProof/>
                  <w:rPrChange w:id="2379" w:author="Palacherla, Susmitha C (NONUS)" w:date="2019-08-26T17:28:00Z">
                    <w:rPr>
                      <w:rFonts w:ascii="Times New Roman" w:hAnsi="Times New Roman"/>
                      <w:noProof/>
                    </w:rPr>
                  </w:rPrChange>
                </w:rPr>
                <w:delText>(FINDSTRING(@[User::VarFileName],"SEA",1 ) == 0 ) &amp;&amp; (FINDSTRING(@[User::VarFileName],"DTT",1 ) == 0 )</w:delText>
              </w:r>
            </w:del>
          </w:p>
        </w:tc>
      </w:tr>
      <w:tr w:rsidR="00FE0F34" w:rsidRPr="007F7B2E" w:rsidDel="000C1FAF" w:rsidTr="00FB5F3D">
        <w:trPr>
          <w:del w:id="2380" w:author="Palacherla, Susmitha C (NONUS)" w:date="2019-08-26T17:24:00Z"/>
        </w:trPr>
        <w:tc>
          <w:tcPr>
            <w:tcW w:w="4788" w:type="dxa"/>
          </w:tcPr>
          <w:p w:rsidR="00FE0F34" w:rsidRPr="007F7B2E" w:rsidDel="000C1FAF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381" w:author="Palacherla, Susmitha C (NONUS)" w:date="2019-08-26T17:24:00Z"/>
                <w:rFonts w:ascii="Times New Roman" w:hAnsi="Times New Roman"/>
                <w:noProof/>
                <w:rPrChange w:id="2382" w:author="Palacherla, Susmitha C (NONUS)" w:date="2019-08-26T17:28:00Z">
                  <w:rPr>
                    <w:del w:id="2383" w:author="Palacherla, Susmitha C (NONUS)" w:date="2019-08-26T17:24:00Z"/>
                    <w:rFonts w:ascii="Times New Roman" w:hAnsi="Times New Roman"/>
                    <w:noProof/>
                  </w:rPr>
                </w:rPrChange>
              </w:rPr>
            </w:pPr>
            <w:del w:id="2384" w:author="Palacherla, Susmitha C (NONUS)" w:date="2019-08-26T17:24:00Z">
              <w:r w:rsidRPr="007F7B2E" w:rsidDel="000C1FAF">
                <w:rPr>
                  <w:rFonts w:ascii="Times New Roman" w:hAnsi="Times New Roman"/>
                  <w:noProof/>
                  <w:rPrChange w:id="2385" w:author="Palacherla, Susmitha C (NONUS)" w:date="2019-08-26T17:28:00Z">
                    <w:rPr>
                      <w:rFonts w:ascii="Times New Roman" w:hAnsi="Times New Roman"/>
                      <w:noProof/>
                    </w:rPr>
                  </w:rPrChange>
                </w:rPr>
                <w:delText>Multiple Constraints</w:delText>
              </w:r>
            </w:del>
          </w:p>
        </w:tc>
        <w:tc>
          <w:tcPr>
            <w:tcW w:w="4788" w:type="dxa"/>
          </w:tcPr>
          <w:p w:rsidR="00FE0F34" w:rsidRPr="007F7B2E" w:rsidDel="000C1FAF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386" w:author="Palacherla, Susmitha C (NONUS)" w:date="2019-08-26T17:24:00Z"/>
                <w:rFonts w:ascii="Times New Roman" w:hAnsi="Times New Roman"/>
                <w:noProof/>
                <w:rPrChange w:id="2387" w:author="Palacherla, Susmitha C (NONUS)" w:date="2019-08-26T17:28:00Z">
                  <w:rPr>
                    <w:del w:id="2388" w:author="Palacherla, Susmitha C (NONUS)" w:date="2019-08-26T17:24:00Z"/>
                    <w:rFonts w:ascii="Times New Roman" w:hAnsi="Times New Roman"/>
                    <w:noProof/>
                  </w:rPr>
                </w:rPrChange>
              </w:rPr>
            </w:pPr>
            <w:del w:id="2389" w:author="Palacherla, Susmitha C (NONUS)" w:date="2019-08-26T17:24:00Z">
              <w:r w:rsidRPr="007F7B2E" w:rsidDel="000C1FAF">
                <w:rPr>
                  <w:rFonts w:ascii="Times New Roman" w:hAnsi="Times New Roman"/>
                  <w:noProof/>
                  <w:rPrChange w:id="2390" w:author="Palacherla, Susmitha C (NONUS)" w:date="2019-08-26T17:28:00Z">
                    <w:rPr>
                      <w:rFonts w:ascii="Times New Roman" w:hAnsi="Times New Roman"/>
                      <w:noProof/>
                    </w:rPr>
                  </w:rPrChange>
                </w:rPr>
                <w:delText>Logical AND.</w:delText>
              </w:r>
            </w:del>
          </w:p>
        </w:tc>
      </w:tr>
    </w:tbl>
    <w:p w:rsidR="00FE0F34" w:rsidRPr="007F7B2E" w:rsidDel="000C1FAF" w:rsidRDefault="00FE0F34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del w:id="2391" w:author="Palacherla, Susmitha C (NONUS)" w:date="2019-08-26T17:24:00Z"/>
          <w:rFonts w:ascii="Times New Roman" w:hAnsi="Times New Roman"/>
          <w:rPrChange w:id="2392" w:author="Palacherla, Susmitha C (NONUS)" w:date="2019-08-26T17:28:00Z">
            <w:rPr>
              <w:del w:id="2393" w:author="Palacherla, Susmitha C (NONUS)" w:date="2019-08-26T17:24:00Z"/>
              <w:rFonts w:asciiTheme="minorHAnsi" w:hAnsiTheme="minorHAnsi" w:cs="Arial"/>
            </w:rPr>
          </w:rPrChange>
        </w:rPr>
      </w:pPr>
    </w:p>
    <w:p w:rsidR="00FE0F34" w:rsidRPr="007F7B2E" w:rsidDel="000C1FAF" w:rsidRDefault="00FE0F34" w:rsidP="00FB5F3D">
      <w:pPr>
        <w:rPr>
          <w:del w:id="2394" w:author="Palacherla, Susmitha C (NONUS)" w:date="2019-08-26T17:24:00Z"/>
          <w:rFonts w:ascii="Times New Roman" w:hAnsi="Times New Roman"/>
          <w:rPrChange w:id="2395" w:author="Palacherla, Susmitha C (NONUS)" w:date="2019-08-26T17:28:00Z">
            <w:rPr>
              <w:del w:id="2396" w:author="Palacherla, Susmitha C (NONUS)" w:date="2019-08-26T17:24:00Z"/>
            </w:rPr>
          </w:rPrChange>
        </w:rPr>
      </w:pPr>
    </w:p>
    <w:p w:rsidR="00FE0F34" w:rsidRPr="007F7B2E" w:rsidRDefault="00FE0F34" w:rsidP="00FB5F3D">
      <w:pPr>
        <w:rPr>
          <w:rFonts w:ascii="Times New Roman" w:hAnsi="Times New Roman"/>
          <w:rPrChange w:id="2397" w:author="Palacherla, Susmitha C (NONUS)" w:date="2019-08-26T17:28:00Z">
            <w:rPr/>
          </w:rPrChange>
        </w:rPr>
      </w:pPr>
    </w:p>
    <w:p w:rsidR="00F44E3B" w:rsidRPr="007F7B2E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  <w:rPrChange w:id="2398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399" w:author="Palacherla, Susmitha C (NONUS)" w:date="2019-08-26T17:28:00Z">
            <w:rPr/>
          </w:rPrChange>
        </w:rPr>
        <w:t xml:space="preserve">DFT: Load </w:t>
      </w:r>
      <w:r w:rsidRPr="007F7B2E">
        <w:rPr>
          <w:rFonts w:ascii="Times New Roman" w:hAnsi="Times New Roman"/>
          <w:color w:val="000000" w:themeColor="text1"/>
          <w:rPrChange w:id="2400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Pr="007F7B2E">
        <w:rPr>
          <w:rFonts w:ascii="Times New Roman" w:hAnsi="Times New Roman"/>
          <w:rPrChange w:id="2401" w:author="Palacherla, Susmitha C (NONUS)" w:date="2019-08-26T17:28:00Z">
            <w:rPr/>
          </w:rPrChange>
        </w:rPr>
        <w:t xml:space="preserve"> staging table</w:t>
      </w:r>
    </w:p>
    <w:p w:rsidR="00F44E3B" w:rsidRPr="007F7B2E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02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403" w:author="Palacherla, Susmitha C (NONUS)" w:date="2019-08-26T17:28:00Z">
            <w:rPr>
              <w:noProof/>
            </w:rPr>
          </w:rPrChange>
        </w:rPr>
        <w:t xml:space="preserve"> </w:t>
      </w:r>
      <w:r w:rsidRPr="007F7B2E">
        <w:rPr>
          <w:rFonts w:ascii="Times New Roman" w:hAnsi="Times New Roman"/>
          <w:noProof/>
          <w:rPrChange w:id="2404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6817CAFB" wp14:editId="6BEA5876">
            <wp:extent cx="1838325" cy="1876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05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06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07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moveFromRangeStart w:id="2408" w:author="Palacherla, Susmitha C (NONUS)" w:date="2019-08-26T17:25:00Z" w:name="move17732719"/>
      <w:moveFrom w:id="2409" w:author="Palacherla, Susmitha C (NONUS)" w:date="2019-08-26T17:25:00Z">
        <w:r w:rsidRPr="007F7B2E" w:rsidDel="000C1FAF">
          <w:rPr>
            <w:rFonts w:ascii="Times New Roman" w:hAnsi="Times New Roman"/>
            <w:noProof/>
            <w:rPrChange w:id="2410" w:author="Palacherla, Susmitha C (NONUS)" w:date="2019-08-26T17:28:00Z">
              <w:rPr>
                <w:noProof/>
              </w:rPr>
            </w:rPrChange>
          </w:rPr>
          <w:drawing>
            <wp:inline distT="0" distB="0" distL="0" distR="0" wp14:anchorId="64A0D9FD" wp14:editId="4F8EF24C">
              <wp:extent cx="1033272" cy="1828800"/>
              <wp:effectExtent l="0" t="0" r="0" b="0"/>
              <wp:docPr id="85" name="Picture 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33272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  <w:moveFromRangeEnd w:id="2408"/>
    </w:p>
    <w:p w:rsidR="00F44E3B" w:rsidRPr="007F7B2E" w:rsidRDefault="000C1FA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1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moveToRangeStart w:id="2412" w:author="Palacherla, Susmitha C (NONUS)" w:date="2019-08-26T17:25:00Z" w:name="move17732719"/>
      <w:moveTo w:id="2413" w:author="Palacherla, Susmitha C (NONUS)" w:date="2019-08-26T17:25:00Z">
        <w:r w:rsidRPr="007F7B2E">
          <w:rPr>
            <w:rFonts w:ascii="Times New Roman" w:hAnsi="Times New Roman"/>
            <w:noProof/>
            <w:rPrChange w:id="2414" w:author="Palacherla, Susmitha C (NONUS)" w:date="2019-08-26T17:28:00Z">
              <w:rPr>
                <w:noProof/>
              </w:rPr>
            </w:rPrChange>
          </w:rPr>
          <w:lastRenderedPageBreak/>
          <w:drawing>
            <wp:inline distT="0" distB="0" distL="0" distR="0" wp14:anchorId="10BA0CD5" wp14:editId="4C8B0B0A">
              <wp:extent cx="1033272" cy="1828800"/>
              <wp:effectExtent l="0" t="0" r="0" b="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33272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  <w:moveToRangeEnd w:id="2412"/>
    </w:p>
    <w:p w:rsidR="00304E00" w:rsidRPr="007F7B2E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15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Del="000C1FAF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16" w:author="Palacherla, Susmitha C (NONUS)" w:date="2019-08-26T17:25:00Z"/>
          <w:rFonts w:ascii="Times New Roman" w:hAnsi="Times New Roman"/>
          <w:sz w:val="24"/>
          <w:szCs w:val="24"/>
          <w:rPrChange w:id="2417" w:author="Palacherla, Susmitha C (NONUS)" w:date="2019-08-26T17:28:00Z">
            <w:rPr>
              <w:del w:id="2418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Del="000C1FAF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19" w:author="Palacherla, Susmitha C (NONUS)" w:date="2019-08-26T17:25:00Z"/>
          <w:rFonts w:ascii="Times New Roman" w:hAnsi="Times New Roman"/>
          <w:sz w:val="24"/>
          <w:szCs w:val="24"/>
          <w:rPrChange w:id="2420" w:author="Palacherla, Susmitha C (NONUS)" w:date="2019-08-26T17:28:00Z">
            <w:rPr>
              <w:del w:id="2421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Del="000C1FAF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22" w:author="Palacherla, Susmitha C (NONUS)" w:date="2019-08-26T17:25:00Z"/>
          <w:rFonts w:ascii="Times New Roman" w:hAnsi="Times New Roman"/>
          <w:sz w:val="24"/>
          <w:szCs w:val="24"/>
          <w:rPrChange w:id="2423" w:author="Palacherla, Susmitha C (NONUS)" w:date="2019-08-26T17:28:00Z">
            <w:rPr>
              <w:del w:id="2424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Del="000C1FAF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25" w:author="Palacherla, Susmitha C (NONUS)" w:date="2019-08-26T17:25:00Z"/>
          <w:rFonts w:ascii="Times New Roman" w:hAnsi="Times New Roman"/>
          <w:sz w:val="24"/>
          <w:szCs w:val="24"/>
          <w:rPrChange w:id="2426" w:author="Palacherla, Susmitha C (NONUS)" w:date="2019-08-26T17:28:00Z">
            <w:rPr>
              <w:del w:id="2427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A31374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2428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2429" w:author="Palacherla, Susmitha C (NONUS)" w:date="2019-08-26T17:28:00Z">
            <w:rPr>
              <w:rFonts w:asciiTheme="minorHAnsi" w:hAnsiTheme="minorHAnsi" w:cs="Arial"/>
            </w:rPr>
          </w:rPrChange>
        </w:rPr>
        <w:t>F</w:t>
      </w:r>
      <w:r w:rsidR="00F44E3B" w:rsidRPr="007F7B2E">
        <w:rPr>
          <w:rFonts w:ascii="Times New Roman" w:hAnsi="Times New Roman"/>
          <w:rPrChange w:id="2430" w:author="Palacherla, Susmitha C (NONUS)" w:date="2019-08-26T17:28:00Z">
            <w:rPr>
              <w:rFonts w:asciiTheme="minorHAnsi" w:hAnsiTheme="minorHAnsi" w:cs="Arial"/>
            </w:rPr>
          </w:rPrChange>
        </w:rPr>
        <w:t>lat File source</w:t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3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32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433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5B351635" wp14:editId="39436FA6">
            <wp:extent cx="2167128" cy="27432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34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304E00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2435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2436" w:author="Palacherla, Susmitha C (NONUS)" w:date="2019-08-26T17:28:00Z">
            <w:rPr>
              <w:rFonts w:asciiTheme="minorHAnsi" w:hAnsiTheme="minorHAnsi" w:cs="Arial"/>
            </w:rPr>
          </w:rPrChange>
        </w:rPr>
        <w:t>D</w:t>
      </w:r>
      <w:r w:rsidR="00F44E3B" w:rsidRPr="007F7B2E">
        <w:rPr>
          <w:rFonts w:ascii="Times New Roman" w:hAnsi="Times New Roman"/>
          <w:rPrChange w:id="2437" w:author="Palacherla, Susmitha C (NONUS)" w:date="2019-08-26T17:28:00Z">
            <w:rPr>
              <w:rFonts w:asciiTheme="minorHAnsi" w:hAnsiTheme="minorHAnsi" w:cs="Arial"/>
            </w:rPr>
          </w:rPrChange>
        </w:rPr>
        <w:t>ata Conversion</w:t>
      </w:r>
    </w:p>
    <w:p w:rsidR="00F44E3B" w:rsidRPr="007F7B2E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38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439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289B4BEC" wp14:editId="73D81031">
            <wp:extent cx="4178808" cy="182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4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Del="000C1FAF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41" w:author="Palacherla, Susmitha C (NONUS)" w:date="2019-08-26T17:25:00Z"/>
          <w:rFonts w:ascii="Times New Roman" w:hAnsi="Times New Roman"/>
          <w:sz w:val="24"/>
          <w:szCs w:val="24"/>
          <w:rPrChange w:id="2442" w:author="Palacherla, Susmitha C (NONUS)" w:date="2019-08-26T17:28:00Z">
            <w:rPr>
              <w:del w:id="2443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Del="000C1FAF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44" w:author="Palacherla, Susmitha C (NONUS)" w:date="2019-08-26T17:25:00Z"/>
          <w:rFonts w:ascii="Times New Roman" w:hAnsi="Times New Roman"/>
          <w:sz w:val="24"/>
          <w:szCs w:val="24"/>
          <w:rPrChange w:id="2445" w:author="Palacherla, Susmitha C (NONUS)" w:date="2019-08-26T17:28:00Z">
            <w:rPr>
              <w:del w:id="2446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Del="000C1FAF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47" w:author="Palacherla, Susmitha C (NONUS)" w:date="2019-08-26T17:25:00Z"/>
          <w:rFonts w:ascii="Times New Roman" w:hAnsi="Times New Roman"/>
          <w:sz w:val="24"/>
          <w:szCs w:val="24"/>
          <w:rPrChange w:id="2448" w:author="Palacherla, Susmitha C (NONUS)" w:date="2019-08-26T17:28:00Z">
            <w:rPr>
              <w:del w:id="2449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Del="000C1FAF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50" w:author="Palacherla, Susmitha C (NONUS)" w:date="2019-08-26T17:25:00Z"/>
          <w:rFonts w:ascii="Times New Roman" w:hAnsi="Times New Roman"/>
          <w:sz w:val="24"/>
          <w:szCs w:val="24"/>
          <w:rPrChange w:id="2451" w:author="Palacherla, Susmitha C (NONUS)" w:date="2019-08-26T17:28:00Z">
            <w:rPr>
              <w:del w:id="2452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Del="000C1FAF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53" w:author="Palacherla, Susmitha C (NONUS)" w:date="2019-08-26T17:25:00Z"/>
          <w:rFonts w:ascii="Times New Roman" w:hAnsi="Times New Roman"/>
          <w:sz w:val="24"/>
          <w:szCs w:val="24"/>
          <w:rPrChange w:id="2454" w:author="Palacherla, Susmitha C (NONUS)" w:date="2019-08-26T17:28:00Z">
            <w:rPr>
              <w:del w:id="2455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Del="000C1FAF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56" w:author="Palacherla, Susmitha C (NONUS)" w:date="2019-08-26T17:25:00Z"/>
          <w:rFonts w:ascii="Times New Roman" w:hAnsi="Times New Roman"/>
          <w:sz w:val="24"/>
          <w:szCs w:val="24"/>
          <w:rPrChange w:id="2457" w:author="Palacherla, Susmitha C (NONUS)" w:date="2019-08-26T17:28:00Z">
            <w:rPr>
              <w:del w:id="2458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Del="000C1FAF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59" w:author="Palacherla, Susmitha C (NONUS)" w:date="2019-08-26T17:25:00Z"/>
          <w:rFonts w:ascii="Times New Roman" w:hAnsi="Times New Roman"/>
          <w:sz w:val="24"/>
          <w:szCs w:val="24"/>
          <w:rPrChange w:id="2460" w:author="Palacherla, Susmitha C (NONUS)" w:date="2019-08-26T17:28:00Z">
            <w:rPr>
              <w:del w:id="2461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Del="000C1FAF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62" w:author="Palacherla, Susmitha C (NONUS)" w:date="2019-08-26T17:25:00Z"/>
          <w:rFonts w:ascii="Times New Roman" w:hAnsi="Times New Roman"/>
          <w:sz w:val="24"/>
          <w:szCs w:val="24"/>
          <w:rPrChange w:id="2463" w:author="Palacherla, Susmitha C (NONUS)" w:date="2019-08-26T17:28:00Z">
            <w:rPr>
              <w:del w:id="2464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Del="000C1FAF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65" w:author="Palacherla, Susmitha C (NONUS)" w:date="2019-08-26T17:25:00Z"/>
          <w:rFonts w:ascii="Times New Roman" w:hAnsi="Times New Roman"/>
          <w:sz w:val="24"/>
          <w:szCs w:val="24"/>
          <w:rPrChange w:id="2466" w:author="Palacherla, Susmitha C (NONUS)" w:date="2019-08-26T17:28:00Z">
            <w:rPr>
              <w:del w:id="2467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Del="000C1FAF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68" w:author="Palacherla, Susmitha C (NONUS)" w:date="2019-08-26T17:25:00Z"/>
          <w:rFonts w:ascii="Times New Roman" w:hAnsi="Times New Roman"/>
          <w:sz w:val="24"/>
          <w:szCs w:val="24"/>
          <w:rPrChange w:id="2469" w:author="Palacherla, Susmitha C (NONUS)" w:date="2019-08-26T17:28:00Z">
            <w:rPr>
              <w:del w:id="2470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304E00" w:rsidRPr="007F7B2E" w:rsidDel="000C1FAF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71" w:author="Palacherla, Susmitha C (NONUS)" w:date="2019-08-26T17:25:00Z"/>
          <w:rFonts w:ascii="Times New Roman" w:hAnsi="Times New Roman"/>
          <w:sz w:val="24"/>
          <w:szCs w:val="24"/>
          <w:rPrChange w:id="2472" w:author="Palacherla, Susmitha C (NONUS)" w:date="2019-08-26T17:28:00Z">
            <w:rPr>
              <w:del w:id="2473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Del="000C1FAF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474" w:author="Palacherla, Susmitha C (NONUS)" w:date="2019-08-26T17:25:00Z"/>
          <w:rFonts w:ascii="Times New Roman" w:hAnsi="Times New Roman"/>
          <w:sz w:val="24"/>
          <w:szCs w:val="24"/>
          <w:rPrChange w:id="2475" w:author="Palacherla, Susmitha C (NONUS)" w:date="2019-08-26T17:28:00Z">
            <w:rPr>
              <w:del w:id="2476" w:author="Palacherla, Susmitha C (NONUS)" w:date="2019-08-26T17:25:00Z"/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2477" w:author="Palacherla, Susmitha C (NONUS)" w:date="2019-08-26T17:28:00Z">
            <w:rPr>
              <w:rFonts w:asciiTheme="minorHAnsi" w:hAnsiTheme="minorHAnsi" w:cs="Arial"/>
            </w:rPr>
          </w:rPrChange>
        </w:rPr>
      </w:pPr>
      <w:del w:id="2478" w:author="Palacherla, Susmitha C (NONUS)" w:date="2019-08-26T17:25:00Z">
        <w:r w:rsidRPr="007F7B2E" w:rsidDel="000C1FAF">
          <w:rPr>
            <w:rFonts w:ascii="Times New Roman" w:hAnsi="Times New Roman"/>
            <w:rPrChange w:id="2479" w:author="Palacherla, Susmitha C (NONUS)" w:date="2019-08-26T17:28:00Z">
              <w:rPr>
                <w:rFonts w:asciiTheme="minorHAnsi" w:hAnsiTheme="minorHAnsi" w:cs="Arial"/>
              </w:rPr>
            </w:rPrChange>
          </w:rPr>
          <w:delText>R</w:delText>
        </w:r>
      </w:del>
      <w:ins w:id="2480" w:author="Palacherla, Susmitha C (NONUS)" w:date="2019-08-26T17:25:00Z">
        <w:r w:rsidR="000C1FAF" w:rsidRPr="007F7B2E">
          <w:rPr>
            <w:rFonts w:ascii="Times New Roman" w:hAnsi="Times New Roman"/>
            <w:rPrChange w:id="2481" w:author="Palacherla, Susmitha C (NONUS)" w:date="2019-08-26T17:28:00Z">
              <w:rPr>
                <w:rFonts w:asciiTheme="minorHAnsi" w:hAnsiTheme="minorHAnsi" w:cs="Arial"/>
              </w:rPr>
            </w:rPrChange>
          </w:rPr>
          <w:t>R</w:t>
        </w:r>
      </w:ins>
      <w:r w:rsidRPr="007F7B2E">
        <w:rPr>
          <w:rFonts w:ascii="Times New Roman" w:hAnsi="Times New Roman"/>
          <w:rPrChange w:id="2482" w:author="Palacherla, Susmitha C (NONUS)" w:date="2019-08-26T17:28:00Z">
            <w:rPr>
              <w:rFonts w:asciiTheme="minorHAnsi" w:hAnsiTheme="minorHAnsi" w:cs="Arial"/>
            </w:rPr>
          </w:rPrChange>
        </w:rPr>
        <w:t>ow Count Transformation</w:t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83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84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485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55C7DF97" wp14:editId="6FD98AF4">
            <wp:extent cx="3282696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86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rPrChange w:id="2487" w:author="Palacherla, Susmitha C (NONUS)" w:date="2019-08-26T17:28:00Z">
            <w:rPr>
              <w:rFonts w:asciiTheme="minorHAnsi" w:hAnsiTheme="minorHAnsi" w:cs="Arial"/>
            </w:rPr>
          </w:rPrChange>
        </w:rPr>
      </w:pPr>
      <w:proofErr w:type="spellStart"/>
      <w:r w:rsidRPr="007F7B2E">
        <w:rPr>
          <w:rFonts w:ascii="Times New Roman" w:hAnsi="Times New Roman"/>
          <w:rPrChange w:id="2488" w:author="Palacherla, Susmitha C (NONUS)" w:date="2019-08-26T17:28:00Z">
            <w:rPr>
              <w:rFonts w:asciiTheme="minorHAnsi" w:hAnsiTheme="minorHAnsi" w:cs="Arial"/>
            </w:rPr>
          </w:rPrChange>
        </w:rPr>
        <w:t>Oledb</w:t>
      </w:r>
      <w:proofErr w:type="spellEnd"/>
      <w:r w:rsidRPr="007F7B2E">
        <w:rPr>
          <w:rFonts w:ascii="Times New Roman" w:hAnsi="Times New Roman"/>
          <w:rPrChange w:id="2489" w:author="Palacherla, Susmitha C (NONUS)" w:date="2019-08-26T17:28:00Z">
            <w:rPr>
              <w:rFonts w:asciiTheme="minorHAnsi" w:hAnsiTheme="minorHAnsi" w:cs="Arial"/>
            </w:rPr>
          </w:rPrChange>
        </w:rPr>
        <w:t xml:space="preserve"> destination</w:t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9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491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07B4B073" wp14:editId="39E1DE5B">
            <wp:extent cx="3264408" cy="1828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92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93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494" w:author="Palacherla, Susmitha C (NONUS)" w:date="2019-08-26T17:28:00Z">
            <w:rPr>
              <w:noProof/>
            </w:rPr>
          </w:rPrChange>
        </w:rPr>
        <w:lastRenderedPageBreak/>
        <w:drawing>
          <wp:inline distT="0" distB="0" distL="0" distR="0" wp14:anchorId="0AA4220C" wp14:editId="2B1CF46C">
            <wp:extent cx="2231136" cy="27432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495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0C1FAF">
      <w:pPr>
        <w:pStyle w:val="ListParagraph"/>
        <w:numPr>
          <w:ilvl w:val="0"/>
          <w:numId w:val="31"/>
        </w:numPr>
        <w:ind w:left="360"/>
        <w:rPr>
          <w:rFonts w:ascii="Times New Roman" w:hAnsi="Times New Roman"/>
          <w:rPrChange w:id="2496" w:author="Palacherla, Susmitha C (NONUS)" w:date="2019-08-26T17:28:00Z">
            <w:rPr/>
          </w:rPrChange>
        </w:rPr>
        <w:pPrChange w:id="2497" w:author="Palacherla, Susmitha C (NONUS)" w:date="2019-08-26T17:25:00Z">
          <w:pPr>
            <w:pStyle w:val="ListParagraph"/>
            <w:numPr>
              <w:numId w:val="31"/>
            </w:numPr>
            <w:ind w:left="1440" w:hanging="360"/>
          </w:pPr>
        </w:pPrChange>
      </w:pPr>
      <w:r w:rsidRPr="007F7B2E">
        <w:rPr>
          <w:rFonts w:ascii="Times New Roman" w:hAnsi="Times New Roman"/>
          <w:rPrChange w:id="2498" w:author="Palacherla, Susmitha C (NONUS)" w:date="2019-08-26T17:28:00Z">
            <w:rPr/>
          </w:rPrChange>
        </w:rPr>
        <w:t xml:space="preserve">SQL Task: </w:t>
      </w:r>
      <w:r w:rsidR="00FE0F34" w:rsidRPr="007F7B2E">
        <w:rPr>
          <w:rFonts w:ascii="Times New Roman" w:hAnsi="Times New Roman"/>
          <w:rPrChange w:id="2499" w:author="Palacherla, Susmitha C (NONUS)" w:date="2019-08-26T17:28:00Z">
            <w:rPr/>
          </w:rPrChange>
        </w:rPr>
        <w:t xml:space="preserve">Update staging table and reject records </w:t>
      </w:r>
    </w:p>
    <w:p w:rsidR="00FE0F34" w:rsidRPr="007F7B2E" w:rsidRDefault="00FE0F34" w:rsidP="000C1FAF">
      <w:pPr>
        <w:ind w:left="360"/>
        <w:rPr>
          <w:rFonts w:ascii="Times New Roman" w:hAnsi="Times New Roman"/>
          <w:rPrChange w:id="2500" w:author="Palacherla, Susmitha C (NONUS)" w:date="2019-08-26T17:28:00Z">
            <w:rPr/>
          </w:rPrChange>
        </w:rPr>
        <w:pPrChange w:id="2501" w:author="Palacherla, Susmitha C (NONUS)" w:date="2019-08-26T17:25:00Z">
          <w:pPr>
            <w:ind w:left="1440"/>
          </w:pPr>
        </w:pPrChange>
      </w:pPr>
      <w:proofErr w:type="spellStart"/>
      <w:r w:rsidRPr="007F7B2E">
        <w:rPr>
          <w:rFonts w:ascii="Times New Roman" w:hAnsi="Times New Roman"/>
          <w:rPrChange w:id="2502" w:author="Palacherla, Susmitha C (NONUS)" w:date="2019-08-26T17:28:00Z">
            <w:rPr/>
          </w:rPrChange>
        </w:rPr>
        <w:t>SQLStatement</w:t>
      </w:r>
      <w:proofErr w:type="spellEnd"/>
      <w:r w:rsidRPr="007F7B2E">
        <w:rPr>
          <w:rFonts w:ascii="Times New Roman" w:hAnsi="Times New Roman"/>
          <w:rPrChange w:id="2503" w:author="Palacherla, Susmitha C (NONUS)" w:date="2019-08-26T17:28:00Z">
            <w:rPr/>
          </w:rPrChange>
        </w:rPr>
        <w:t>: Exec [EC]</w:t>
      </w:r>
      <w:proofErr w:type="gramStart"/>
      <w:r w:rsidRPr="007F7B2E">
        <w:rPr>
          <w:rFonts w:ascii="Times New Roman" w:hAnsi="Times New Roman"/>
          <w:rPrChange w:id="2504" w:author="Palacherla, Susmitha C (NONUS)" w:date="2019-08-26T17:28:00Z">
            <w:rPr/>
          </w:rPrChange>
        </w:rPr>
        <w:t>.[</w:t>
      </w:r>
      <w:proofErr w:type="gramEnd"/>
      <w:r w:rsidRPr="007F7B2E">
        <w:rPr>
          <w:rFonts w:ascii="Times New Roman" w:hAnsi="Times New Roman"/>
          <w:rPrChange w:id="2505" w:author="Palacherla, Susmitha C (NONUS)" w:date="2019-08-26T17:28:00Z">
            <w:rPr/>
          </w:rPrChange>
        </w:rPr>
        <w:t xml:space="preserve">sp_Update_Generic_Coaching_Stage] ? </w:t>
      </w:r>
      <w:proofErr w:type="gramStart"/>
      <w:r w:rsidRPr="007F7B2E">
        <w:rPr>
          <w:rFonts w:ascii="Times New Roman" w:hAnsi="Times New Roman"/>
          <w:rPrChange w:id="2506" w:author="Palacherla, Susmitha C (NONUS)" w:date="2019-08-26T17:28:00Z">
            <w:rPr/>
          </w:rPrChange>
        </w:rPr>
        <w:t>output</w:t>
      </w:r>
      <w:proofErr w:type="gramEnd"/>
    </w:p>
    <w:p w:rsidR="00FE0F34" w:rsidRPr="007F7B2E" w:rsidRDefault="00FE0F34" w:rsidP="000C1FAF">
      <w:pPr>
        <w:ind w:left="360"/>
        <w:rPr>
          <w:rFonts w:ascii="Times New Roman" w:hAnsi="Times New Roman"/>
          <w:rPrChange w:id="2507" w:author="Palacherla, Susmitha C (NONUS)" w:date="2019-08-26T17:28:00Z">
            <w:rPr/>
          </w:rPrChange>
        </w:rPr>
        <w:pPrChange w:id="2508" w:author="Palacherla, Susmitha C (NONUS)" w:date="2019-08-26T17:25:00Z">
          <w:pPr>
            <w:ind w:left="1440"/>
          </w:pPr>
        </w:pPrChange>
      </w:pPr>
      <w:r w:rsidRPr="007F7B2E">
        <w:rPr>
          <w:rFonts w:ascii="Times New Roman" w:hAnsi="Times New Roman"/>
          <w:rPrChange w:id="2509" w:author="Palacherla, Susmitha C (NONUS)" w:date="2019-08-26T17:28:00Z">
            <w:rPr/>
          </w:rPrChange>
        </w:rPr>
        <w:t xml:space="preserve">Parameter mapping: </w:t>
      </w:r>
    </w:p>
    <w:p w:rsidR="00FE0F34" w:rsidRPr="007F7B2E" w:rsidRDefault="00FE0F34" w:rsidP="000C1FAF">
      <w:pPr>
        <w:ind w:left="360"/>
        <w:rPr>
          <w:rFonts w:ascii="Times New Roman" w:hAnsi="Times New Roman"/>
          <w:rPrChange w:id="2510" w:author="Palacherla, Susmitha C (NONUS)" w:date="2019-08-26T17:28:00Z">
            <w:rPr/>
          </w:rPrChange>
        </w:rPr>
        <w:pPrChange w:id="2511" w:author="Palacherla, Susmitha C (NONUS)" w:date="2019-08-26T17:25:00Z">
          <w:pPr>
            <w:ind w:left="1440"/>
          </w:pPr>
        </w:pPrChange>
      </w:pPr>
      <w:r w:rsidRPr="007F7B2E">
        <w:rPr>
          <w:rFonts w:ascii="Times New Roman" w:hAnsi="Times New Roman"/>
          <w:noProof/>
          <w:rPrChange w:id="2512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76E54C32" wp14:editId="52122928">
            <wp:extent cx="3867912" cy="5486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7F7B2E" w:rsidDel="000C1FAF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2513" w:author="Palacherla, Susmitha C (NONUS)" w:date="2019-08-26T17:26:00Z"/>
          <w:rFonts w:ascii="Times New Roman" w:hAnsi="Times New Roman"/>
          <w:rPrChange w:id="2514" w:author="Palacherla, Susmitha C (NONUS)" w:date="2019-08-26T17:28:00Z">
            <w:rPr>
              <w:del w:id="2515" w:author="Palacherla, Susmitha C (NONUS)" w:date="2019-08-26T17:26:00Z"/>
            </w:rPr>
          </w:rPrChange>
        </w:rPr>
      </w:pPr>
    </w:p>
    <w:p w:rsidR="00F44E3B" w:rsidRPr="007F7B2E" w:rsidDel="000C1FAF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516" w:author="Palacherla, Susmitha C (NONUS)" w:date="2019-08-26T17:26:00Z"/>
          <w:rFonts w:ascii="Times New Roman" w:hAnsi="Times New Roman"/>
          <w:sz w:val="24"/>
          <w:szCs w:val="24"/>
          <w:rPrChange w:id="2517" w:author="Palacherla, Susmitha C (NONUS)" w:date="2019-08-26T17:28:00Z">
            <w:rPr>
              <w:del w:id="2518" w:author="Palacherla, Susmitha C (NONUS)" w:date="2019-08-26T17:26:00Z"/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Del="000C1FAF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519" w:author="Palacherla, Susmitha C (NONUS)" w:date="2019-08-26T17:26:00Z"/>
          <w:rFonts w:ascii="Times New Roman" w:hAnsi="Times New Roman"/>
          <w:sz w:val="24"/>
          <w:szCs w:val="24"/>
          <w:rPrChange w:id="2520" w:author="Palacherla, Susmitha C (NONUS)" w:date="2019-08-26T17:28:00Z">
            <w:rPr>
              <w:del w:id="2521" w:author="Palacherla, Susmitha C (NONUS)" w:date="2019-08-26T17:26:00Z"/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Del="000C1FAF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522" w:author="Palacherla, Susmitha C (NONUS)" w:date="2019-08-26T17:26:00Z"/>
          <w:rFonts w:ascii="Times New Roman" w:hAnsi="Times New Roman"/>
          <w:sz w:val="24"/>
          <w:szCs w:val="24"/>
          <w:rPrChange w:id="2523" w:author="Palacherla, Susmitha C (NONUS)" w:date="2019-08-26T17:28:00Z">
            <w:rPr>
              <w:del w:id="2524" w:author="Palacherla, Susmitha C (NONUS)" w:date="2019-08-26T17:26:00Z"/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Del="000C1FAF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525" w:author="Palacherla, Susmitha C (NONUS)" w:date="2019-08-26T17:26:00Z"/>
          <w:rFonts w:ascii="Times New Roman" w:hAnsi="Times New Roman"/>
          <w:sz w:val="24"/>
          <w:szCs w:val="24"/>
          <w:rPrChange w:id="2526" w:author="Palacherla, Susmitha C (NONUS)" w:date="2019-08-26T17:28:00Z">
            <w:rPr>
              <w:del w:id="2527" w:author="Palacherla, Susmitha C (NONUS)" w:date="2019-08-26T17:26:00Z"/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Del="000C1FAF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528" w:author="Palacherla, Susmitha C (NONUS)" w:date="2019-08-26T17:26:00Z"/>
          <w:rFonts w:ascii="Times New Roman" w:hAnsi="Times New Roman"/>
          <w:sz w:val="24"/>
          <w:szCs w:val="24"/>
          <w:rPrChange w:id="2529" w:author="Palacherla, Susmitha C (NONUS)" w:date="2019-08-26T17:28:00Z">
            <w:rPr>
              <w:del w:id="2530" w:author="Palacherla, Susmitha C (NONUS)" w:date="2019-08-26T17:26:00Z"/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  <w:rPrChange w:id="2531" w:author="Palacherla, Susmitha C (NONUS)" w:date="2019-08-26T17:28:00Z">
            <w:rPr/>
          </w:rPrChange>
        </w:rPr>
      </w:pPr>
      <w:del w:id="2532" w:author="Palacherla, Susmitha C (NONUS)" w:date="2019-08-26T17:26:00Z">
        <w:r w:rsidRPr="007F7B2E" w:rsidDel="000C1FAF">
          <w:rPr>
            <w:rFonts w:ascii="Times New Roman" w:hAnsi="Times New Roman"/>
            <w:rPrChange w:id="2533" w:author="Palacherla, Susmitha C (NONUS)" w:date="2019-08-26T17:28:00Z">
              <w:rPr/>
            </w:rPrChange>
          </w:rPr>
          <w:delText>S</w:delText>
        </w:r>
      </w:del>
      <w:ins w:id="2534" w:author="Palacherla, Susmitha C (NONUS)" w:date="2019-08-26T17:26:00Z">
        <w:r w:rsidR="000C1FAF" w:rsidRPr="007F7B2E">
          <w:rPr>
            <w:rFonts w:ascii="Times New Roman" w:hAnsi="Times New Roman"/>
            <w:rPrChange w:id="2535" w:author="Palacherla, Susmitha C (NONUS)" w:date="2019-08-26T17:28:00Z">
              <w:rPr/>
            </w:rPrChange>
          </w:rPr>
          <w:t>S</w:t>
        </w:r>
      </w:ins>
      <w:r w:rsidRPr="007F7B2E">
        <w:rPr>
          <w:rFonts w:ascii="Times New Roman" w:hAnsi="Times New Roman"/>
          <w:rPrChange w:id="2536" w:author="Palacherla, Susmitha C (NONUS)" w:date="2019-08-26T17:28:00Z">
            <w:rPr/>
          </w:rPrChange>
        </w:rPr>
        <w:t>QL Task: Load Coaching_Log table</w:t>
      </w:r>
    </w:p>
    <w:p w:rsidR="00F44E3B" w:rsidRPr="007F7B2E" w:rsidDel="000C1FAF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537" w:author="Palacherla, Susmitha C (NONUS)" w:date="2019-08-26T17:26:00Z"/>
          <w:rFonts w:ascii="Times New Roman" w:hAnsi="Times New Roman"/>
          <w:sz w:val="24"/>
          <w:szCs w:val="24"/>
          <w:rPrChange w:id="2538" w:author="Palacherla, Susmitha C (NONUS)" w:date="2019-08-26T17:28:00Z">
            <w:rPr>
              <w:del w:id="2539" w:author="Palacherla, Susmitha C (NONUS)" w:date="2019-08-26T17:26:00Z"/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54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541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04276D48" wp14:editId="779823E4">
            <wp:extent cx="1664208" cy="914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6420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CD" w:rsidRPr="007F7B2E" w:rsidRDefault="006E2ECD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542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6E2ECD" w:rsidRPr="007F7B2E" w:rsidRDefault="006E2ECD" w:rsidP="00FB5F3D">
      <w:pPr>
        <w:rPr>
          <w:rFonts w:ascii="Times New Roman" w:hAnsi="Times New Roman"/>
          <w:rPrChange w:id="2543" w:author="Palacherla, Susmitha C (NONUS)" w:date="2019-08-26T17:28:00Z">
            <w:rPr/>
          </w:rPrChange>
        </w:rPr>
      </w:pPr>
      <w:proofErr w:type="spellStart"/>
      <w:r w:rsidRPr="007F7B2E">
        <w:rPr>
          <w:rFonts w:ascii="Times New Roman" w:hAnsi="Times New Roman"/>
          <w:rPrChange w:id="2544" w:author="Palacherla, Susmitha C (NONUS)" w:date="2019-08-26T17:28:00Z">
            <w:rPr/>
          </w:rPrChange>
        </w:rPr>
        <w:t>SQLStatement</w:t>
      </w:r>
      <w:proofErr w:type="spellEnd"/>
      <w:r w:rsidRPr="007F7B2E">
        <w:rPr>
          <w:rFonts w:ascii="Times New Roman" w:hAnsi="Times New Roman"/>
          <w:rPrChange w:id="2545" w:author="Palacherla, Susmitha C (NONUS)" w:date="2019-08-26T17:28:00Z">
            <w:rPr/>
          </w:rPrChange>
        </w:rPr>
        <w:t>: Exec [EC]</w:t>
      </w:r>
      <w:proofErr w:type="gramStart"/>
      <w:r w:rsidRPr="007F7B2E">
        <w:rPr>
          <w:rFonts w:ascii="Times New Roman" w:hAnsi="Times New Roman"/>
          <w:rPrChange w:id="2546" w:author="Palacherla, Susmitha C (NONUS)" w:date="2019-08-26T17:28:00Z">
            <w:rPr/>
          </w:rPrChange>
        </w:rPr>
        <w:t>.[</w:t>
      </w:r>
      <w:proofErr w:type="gramEnd"/>
      <w:r w:rsidRPr="007F7B2E">
        <w:rPr>
          <w:rFonts w:ascii="Times New Roman" w:hAnsi="Times New Roman"/>
          <w:rPrChange w:id="2547" w:author="Palacherla, Susmitha C (NONUS)" w:date="2019-08-26T17:28:00Z">
            <w:rPr/>
          </w:rPrChange>
        </w:rPr>
        <w:t>sp_InsertInto_Coaching_Log_</w:t>
      </w:r>
      <w:r w:rsidRPr="007F7B2E">
        <w:rPr>
          <w:rFonts w:ascii="Times New Roman" w:hAnsi="Times New Roman"/>
          <w:color w:val="000000" w:themeColor="text1"/>
          <w:rPrChange w:id="2548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Pr="007F7B2E">
        <w:rPr>
          <w:rFonts w:ascii="Times New Roman" w:hAnsi="Times New Roman"/>
          <w:rPrChange w:id="2549" w:author="Palacherla, Susmitha C (NONUS)" w:date="2019-08-26T17:28:00Z">
            <w:rPr/>
          </w:rPrChange>
        </w:rPr>
        <w:t xml:space="preserve">]? </w:t>
      </w:r>
      <w:proofErr w:type="gramStart"/>
      <w:r w:rsidRPr="007F7B2E">
        <w:rPr>
          <w:rFonts w:ascii="Times New Roman" w:hAnsi="Times New Roman"/>
          <w:rPrChange w:id="2550" w:author="Palacherla, Susmitha C (NONUS)" w:date="2019-08-26T17:28:00Z">
            <w:rPr/>
          </w:rPrChange>
        </w:rPr>
        <w:t>output</w:t>
      </w:r>
      <w:proofErr w:type="gramEnd"/>
    </w:p>
    <w:p w:rsidR="006E2ECD" w:rsidRPr="007F7B2E" w:rsidRDefault="006E2ECD" w:rsidP="00FB5F3D">
      <w:pPr>
        <w:tabs>
          <w:tab w:val="left" w:pos="7480"/>
        </w:tabs>
        <w:rPr>
          <w:rFonts w:ascii="Times New Roman" w:hAnsi="Times New Roman"/>
          <w:rPrChange w:id="2551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552" w:author="Palacherla, Susmitha C (NONUS)" w:date="2019-08-26T17:28:00Z">
            <w:rPr/>
          </w:rPrChange>
        </w:rPr>
        <w:t xml:space="preserve">Parameter mapping: </w:t>
      </w:r>
    </w:p>
    <w:p w:rsidR="006E2ECD" w:rsidRPr="007F7B2E" w:rsidRDefault="006E2ECD" w:rsidP="00FB5F3D">
      <w:pPr>
        <w:tabs>
          <w:tab w:val="left" w:pos="7480"/>
        </w:tabs>
        <w:rPr>
          <w:rFonts w:ascii="Times New Roman" w:hAnsi="Times New Roman"/>
          <w:rPrChange w:id="2553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noProof/>
          <w:rPrChange w:id="2554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55F03C12" wp14:editId="597CC703">
            <wp:extent cx="3648456" cy="548640"/>
            <wp:effectExtent l="0" t="0" r="952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B2E">
        <w:rPr>
          <w:rFonts w:ascii="Times New Roman" w:hAnsi="Times New Roman"/>
          <w:rPrChange w:id="2555" w:author="Palacherla, Susmitha C (NONUS)" w:date="2019-08-26T17:28:00Z">
            <w:rPr/>
          </w:rPrChange>
        </w:rPr>
        <w:tab/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556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Del="000C1FAF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2557" w:author="Palacherla, Susmitha C (NONUS)" w:date="2019-08-26T17:26:00Z"/>
          <w:rFonts w:ascii="Times New Roman" w:hAnsi="Times New Roman"/>
          <w:sz w:val="24"/>
          <w:szCs w:val="24"/>
          <w:rPrChange w:id="2558" w:author="Palacherla, Susmitha C (NONUS)" w:date="2019-08-26T17:28:00Z">
            <w:rPr>
              <w:del w:id="2559" w:author="Palacherla, Susmitha C (NONUS)" w:date="2019-08-26T17:26:00Z"/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125963">
      <w:pPr>
        <w:pStyle w:val="ListParagraph"/>
        <w:numPr>
          <w:ilvl w:val="0"/>
          <w:numId w:val="31"/>
        </w:numPr>
        <w:rPr>
          <w:rFonts w:ascii="Times New Roman" w:hAnsi="Times New Roman"/>
          <w:rPrChange w:id="2560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561" w:author="Palacherla, Susmitha C (NONUS)" w:date="2019-08-26T17:28:00Z">
            <w:rPr/>
          </w:rPrChange>
        </w:rPr>
        <w:t xml:space="preserve">SQL Task: Load </w:t>
      </w:r>
      <w:r w:rsidRPr="007F7B2E">
        <w:rPr>
          <w:rFonts w:ascii="Times New Roman" w:hAnsi="Times New Roman"/>
          <w:color w:val="000000" w:themeColor="text1"/>
          <w:rPrChange w:id="2562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Pr="007F7B2E">
        <w:rPr>
          <w:rFonts w:ascii="Times New Roman" w:hAnsi="Times New Roman"/>
          <w:rPrChange w:id="2563" w:author="Palacherla, Susmitha C (NONUS)" w:date="2019-08-26T17:28:00Z">
            <w:rPr/>
          </w:rPrChange>
        </w:rPr>
        <w:t xml:space="preserve"> File List table</w:t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564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565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22A5DFA3" wp14:editId="508122CA">
            <wp:extent cx="1733550" cy="666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566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567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568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30B4739E" wp14:editId="6153395F">
            <wp:extent cx="3758184" cy="2743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569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E47CFF" w:rsidRPr="007F7B2E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rPrChange w:id="2570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2571" w:author="Palacherla, Susmitha C (NONUS)" w:date="2019-08-26T17:28:00Z">
            <w:rPr>
              <w:rFonts w:asciiTheme="minorHAnsi" w:hAnsiTheme="minorHAnsi" w:cs="Arial"/>
            </w:rPr>
          </w:rPrChange>
        </w:rPr>
        <w:t>INSERT INTO [EC]</w:t>
      </w:r>
      <w:proofErr w:type="gramStart"/>
      <w:r w:rsidRPr="007F7B2E">
        <w:rPr>
          <w:rFonts w:ascii="Times New Roman" w:hAnsi="Times New Roman"/>
          <w:rPrChange w:id="2572" w:author="Palacherla, Susmitha C (NONUS)" w:date="2019-08-26T17:28:00Z">
            <w:rPr>
              <w:rFonts w:asciiTheme="minorHAnsi" w:hAnsiTheme="minorHAnsi" w:cs="Arial"/>
            </w:rPr>
          </w:rPrChange>
        </w:rPr>
        <w:t>.[</w:t>
      </w:r>
      <w:proofErr w:type="gramEnd"/>
      <w:r w:rsidRPr="007F7B2E">
        <w:rPr>
          <w:rFonts w:ascii="Times New Roman" w:hAnsi="Times New Roman"/>
          <w:rPrChange w:id="2573" w:author="Palacherla, Susmitha C (NONUS)" w:date="2019-08-26T17:28:00Z">
            <w:rPr>
              <w:rFonts w:asciiTheme="minorHAnsi" w:hAnsiTheme="minorHAnsi" w:cs="Arial"/>
            </w:rPr>
          </w:rPrChange>
        </w:rPr>
        <w:t>Generic_FileList]</w:t>
      </w:r>
    </w:p>
    <w:p w:rsidR="00E47CFF" w:rsidRPr="007F7B2E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rPrChange w:id="2574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2575" w:author="Palacherla, Susmitha C (NONUS)" w:date="2019-08-26T17:28:00Z">
            <w:rPr>
              <w:rFonts w:asciiTheme="minorHAnsi" w:hAnsiTheme="minorHAnsi" w:cs="Arial"/>
            </w:rPr>
          </w:rPrChange>
        </w:rPr>
        <w:t xml:space="preserve">           ([</w:t>
      </w:r>
      <w:proofErr w:type="spellStart"/>
      <w:r w:rsidRPr="007F7B2E">
        <w:rPr>
          <w:rFonts w:ascii="Times New Roman" w:hAnsi="Times New Roman"/>
          <w:rPrChange w:id="2576" w:author="Palacherla, Susmitha C (NONUS)" w:date="2019-08-26T17:28:00Z">
            <w:rPr>
              <w:rFonts w:asciiTheme="minorHAnsi" w:hAnsiTheme="minorHAnsi" w:cs="Arial"/>
            </w:rPr>
          </w:rPrChange>
        </w:rPr>
        <w:t>File_Name</w:t>
      </w:r>
      <w:proofErr w:type="spellEnd"/>
      <w:r w:rsidRPr="007F7B2E">
        <w:rPr>
          <w:rFonts w:ascii="Times New Roman" w:hAnsi="Times New Roman"/>
          <w:rPrChange w:id="2577" w:author="Palacherla, Susmitha C (NONUS)" w:date="2019-08-26T17:28:00Z">
            <w:rPr>
              <w:rFonts w:asciiTheme="minorHAnsi" w:hAnsiTheme="minorHAnsi" w:cs="Arial"/>
            </w:rPr>
          </w:rPrChange>
        </w:rPr>
        <w:t>]</w:t>
      </w:r>
    </w:p>
    <w:p w:rsidR="00E47CFF" w:rsidRPr="007F7B2E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rPrChange w:id="2578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2579" w:author="Palacherla, Susmitha C (NONUS)" w:date="2019-08-26T17:28:00Z">
            <w:rPr>
              <w:rFonts w:asciiTheme="minorHAnsi" w:hAnsiTheme="minorHAnsi" w:cs="Arial"/>
            </w:rPr>
          </w:rPrChange>
        </w:rPr>
        <w:t xml:space="preserve">           </w:t>
      </w:r>
      <w:proofErr w:type="gramStart"/>
      <w:r w:rsidRPr="007F7B2E">
        <w:rPr>
          <w:rFonts w:ascii="Times New Roman" w:hAnsi="Times New Roman"/>
          <w:rPrChange w:id="2580" w:author="Palacherla, Susmitha C (NONUS)" w:date="2019-08-26T17:28:00Z">
            <w:rPr>
              <w:rFonts w:asciiTheme="minorHAnsi" w:hAnsiTheme="minorHAnsi" w:cs="Arial"/>
            </w:rPr>
          </w:rPrChange>
        </w:rPr>
        <w:t>,[</w:t>
      </w:r>
      <w:proofErr w:type="spellStart"/>
      <w:proofErr w:type="gramEnd"/>
      <w:r w:rsidRPr="007F7B2E">
        <w:rPr>
          <w:rFonts w:ascii="Times New Roman" w:hAnsi="Times New Roman"/>
          <w:rPrChange w:id="2581" w:author="Palacherla, Susmitha C (NONUS)" w:date="2019-08-26T17:28:00Z">
            <w:rPr>
              <w:rFonts w:asciiTheme="minorHAnsi" w:hAnsiTheme="minorHAnsi" w:cs="Arial"/>
            </w:rPr>
          </w:rPrChange>
        </w:rPr>
        <w:t>File_LoadDate</w:t>
      </w:r>
      <w:proofErr w:type="spellEnd"/>
      <w:r w:rsidRPr="007F7B2E">
        <w:rPr>
          <w:rFonts w:ascii="Times New Roman" w:hAnsi="Times New Roman"/>
          <w:rPrChange w:id="2582" w:author="Palacherla, Susmitha C (NONUS)" w:date="2019-08-26T17:28:00Z">
            <w:rPr>
              <w:rFonts w:asciiTheme="minorHAnsi" w:hAnsiTheme="minorHAnsi" w:cs="Arial"/>
            </w:rPr>
          </w:rPrChange>
        </w:rPr>
        <w:t>]</w:t>
      </w:r>
    </w:p>
    <w:p w:rsidR="00E47CFF" w:rsidRPr="007F7B2E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rPrChange w:id="2583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2584" w:author="Palacherla, Susmitha C (NONUS)" w:date="2019-08-26T17:28:00Z">
            <w:rPr>
              <w:rFonts w:asciiTheme="minorHAnsi" w:hAnsiTheme="minorHAnsi" w:cs="Arial"/>
            </w:rPr>
          </w:rPrChange>
        </w:rPr>
        <w:t xml:space="preserve">           </w:t>
      </w:r>
      <w:proofErr w:type="gramStart"/>
      <w:r w:rsidRPr="007F7B2E">
        <w:rPr>
          <w:rFonts w:ascii="Times New Roman" w:hAnsi="Times New Roman"/>
          <w:rPrChange w:id="2585" w:author="Palacherla, Susmitha C (NONUS)" w:date="2019-08-26T17:28:00Z">
            <w:rPr>
              <w:rFonts w:asciiTheme="minorHAnsi" w:hAnsiTheme="minorHAnsi" w:cs="Arial"/>
            </w:rPr>
          </w:rPrChange>
        </w:rPr>
        <w:t>,[</w:t>
      </w:r>
      <w:proofErr w:type="spellStart"/>
      <w:proofErr w:type="gramEnd"/>
      <w:r w:rsidRPr="007F7B2E">
        <w:rPr>
          <w:rFonts w:ascii="Times New Roman" w:hAnsi="Times New Roman"/>
          <w:rPrChange w:id="2586" w:author="Palacherla, Susmitha C (NONUS)" w:date="2019-08-26T17:28:00Z">
            <w:rPr>
              <w:rFonts w:asciiTheme="minorHAnsi" w:hAnsiTheme="minorHAnsi" w:cs="Arial"/>
            </w:rPr>
          </w:rPrChange>
        </w:rPr>
        <w:t>Count_Staged</w:t>
      </w:r>
      <w:proofErr w:type="spellEnd"/>
      <w:r w:rsidRPr="007F7B2E">
        <w:rPr>
          <w:rFonts w:ascii="Times New Roman" w:hAnsi="Times New Roman"/>
          <w:rPrChange w:id="2587" w:author="Palacherla, Susmitha C (NONUS)" w:date="2019-08-26T17:28:00Z">
            <w:rPr>
              <w:rFonts w:asciiTheme="minorHAnsi" w:hAnsiTheme="minorHAnsi" w:cs="Arial"/>
            </w:rPr>
          </w:rPrChange>
        </w:rPr>
        <w:t>]</w:t>
      </w:r>
    </w:p>
    <w:p w:rsidR="00E47CFF" w:rsidRPr="007F7B2E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rPrChange w:id="2588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2589" w:author="Palacherla, Susmitha C (NONUS)" w:date="2019-08-26T17:28:00Z">
            <w:rPr>
              <w:rFonts w:asciiTheme="minorHAnsi" w:hAnsiTheme="minorHAnsi" w:cs="Arial"/>
            </w:rPr>
          </w:rPrChange>
        </w:rPr>
        <w:t xml:space="preserve">           </w:t>
      </w:r>
      <w:proofErr w:type="gramStart"/>
      <w:r w:rsidRPr="007F7B2E">
        <w:rPr>
          <w:rFonts w:ascii="Times New Roman" w:hAnsi="Times New Roman"/>
          <w:rPrChange w:id="2590" w:author="Palacherla, Susmitha C (NONUS)" w:date="2019-08-26T17:28:00Z">
            <w:rPr>
              <w:rFonts w:asciiTheme="minorHAnsi" w:hAnsiTheme="minorHAnsi" w:cs="Arial"/>
            </w:rPr>
          </w:rPrChange>
        </w:rPr>
        <w:t>,[</w:t>
      </w:r>
      <w:proofErr w:type="spellStart"/>
      <w:proofErr w:type="gramEnd"/>
      <w:r w:rsidRPr="007F7B2E">
        <w:rPr>
          <w:rFonts w:ascii="Times New Roman" w:hAnsi="Times New Roman"/>
          <w:rPrChange w:id="2591" w:author="Palacherla, Susmitha C (NONUS)" w:date="2019-08-26T17:28:00Z">
            <w:rPr>
              <w:rFonts w:asciiTheme="minorHAnsi" w:hAnsiTheme="minorHAnsi" w:cs="Arial"/>
            </w:rPr>
          </w:rPrChange>
        </w:rPr>
        <w:t>Count_Loaded</w:t>
      </w:r>
      <w:proofErr w:type="spellEnd"/>
      <w:r w:rsidRPr="007F7B2E">
        <w:rPr>
          <w:rFonts w:ascii="Times New Roman" w:hAnsi="Times New Roman"/>
          <w:rPrChange w:id="2592" w:author="Palacherla, Susmitha C (NONUS)" w:date="2019-08-26T17:28:00Z">
            <w:rPr>
              <w:rFonts w:asciiTheme="minorHAnsi" w:hAnsiTheme="minorHAnsi" w:cs="Arial"/>
            </w:rPr>
          </w:rPrChange>
        </w:rPr>
        <w:t>]</w:t>
      </w:r>
    </w:p>
    <w:p w:rsidR="00E47CFF" w:rsidRPr="007F7B2E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rPrChange w:id="2593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2594" w:author="Palacherla, Susmitha C (NONUS)" w:date="2019-08-26T17:28:00Z">
            <w:rPr>
              <w:rFonts w:asciiTheme="minorHAnsi" w:hAnsiTheme="minorHAnsi" w:cs="Arial"/>
            </w:rPr>
          </w:rPrChange>
        </w:rPr>
        <w:t xml:space="preserve">            </w:t>
      </w:r>
      <w:proofErr w:type="gramStart"/>
      <w:r w:rsidRPr="007F7B2E">
        <w:rPr>
          <w:rFonts w:ascii="Times New Roman" w:hAnsi="Times New Roman"/>
          <w:rPrChange w:id="2595" w:author="Palacherla, Susmitha C (NONUS)" w:date="2019-08-26T17:28:00Z">
            <w:rPr>
              <w:rFonts w:asciiTheme="minorHAnsi" w:hAnsiTheme="minorHAnsi" w:cs="Arial"/>
            </w:rPr>
          </w:rPrChange>
        </w:rPr>
        <w:t>,[</w:t>
      </w:r>
      <w:proofErr w:type="spellStart"/>
      <w:proofErr w:type="gramEnd"/>
      <w:r w:rsidRPr="007F7B2E">
        <w:rPr>
          <w:rFonts w:ascii="Times New Roman" w:hAnsi="Times New Roman"/>
          <w:rPrChange w:id="2596" w:author="Palacherla, Susmitha C (NONUS)" w:date="2019-08-26T17:28:00Z">
            <w:rPr>
              <w:rFonts w:asciiTheme="minorHAnsi" w:hAnsiTheme="minorHAnsi" w:cs="Arial"/>
            </w:rPr>
          </w:rPrChange>
        </w:rPr>
        <w:t>Count_Rejected</w:t>
      </w:r>
      <w:proofErr w:type="spellEnd"/>
      <w:r w:rsidRPr="007F7B2E">
        <w:rPr>
          <w:rFonts w:ascii="Times New Roman" w:hAnsi="Times New Roman"/>
          <w:rPrChange w:id="2597" w:author="Palacherla, Susmitha C (NONUS)" w:date="2019-08-26T17:28:00Z">
            <w:rPr>
              <w:rFonts w:asciiTheme="minorHAnsi" w:hAnsiTheme="minorHAnsi" w:cs="Arial"/>
            </w:rPr>
          </w:rPrChange>
        </w:rPr>
        <w:t>])</w:t>
      </w:r>
    </w:p>
    <w:p w:rsidR="00E47CFF" w:rsidRPr="007F7B2E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rPrChange w:id="2598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2599" w:author="Palacherla, Susmitha C (NONUS)" w:date="2019-08-26T17:28:00Z">
            <w:rPr>
              <w:rFonts w:asciiTheme="minorHAnsi" w:hAnsiTheme="minorHAnsi" w:cs="Arial"/>
            </w:rPr>
          </w:rPrChange>
        </w:rPr>
        <w:t xml:space="preserve">  VALUES (?</w:t>
      </w:r>
      <w:proofErr w:type="gramStart"/>
      <w:r w:rsidRPr="007F7B2E">
        <w:rPr>
          <w:rFonts w:ascii="Times New Roman" w:hAnsi="Times New Roman"/>
          <w:rPrChange w:id="2600" w:author="Palacherla, Susmitha C (NONUS)" w:date="2019-08-26T17:28:00Z">
            <w:rPr>
              <w:rFonts w:asciiTheme="minorHAnsi" w:hAnsiTheme="minorHAnsi" w:cs="Arial"/>
            </w:rPr>
          </w:rPrChange>
        </w:rPr>
        <w:t>,</w:t>
      </w:r>
      <w:proofErr w:type="spellStart"/>
      <w:r w:rsidRPr="007F7B2E">
        <w:rPr>
          <w:rFonts w:ascii="Times New Roman" w:hAnsi="Times New Roman"/>
          <w:rPrChange w:id="2601" w:author="Palacherla, Susmitha C (NONUS)" w:date="2019-08-26T17:28:00Z">
            <w:rPr>
              <w:rFonts w:asciiTheme="minorHAnsi" w:hAnsiTheme="minorHAnsi" w:cs="Arial"/>
            </w:rPr>
          </w:rPrChange>
        </w:rPr>
        <w:t>GetDate</w:t>
      </w:r>
      <w:proofErr w:type="spellEnd"/>
      <w:proofErr w:type="gramEnd"/>
      <w:r w:rsidRPr="007F7B2E">
        <w:rPr>
          <w:rFonts w:ascii="Times New Roman" w:hAnsi="Times New Roman"/>
          <w:rPrChange w:id="2602" w:author="Palacherla, Susmitha C (NONUS)" w:date="2019-08-26T17:28:00Z">
            <w:rPr>
              <w:rFonts w:asciiTheme="minorHAnsi" w:hAnsiTheme="minorHAnsi" w:cs="Arial"/>
            </w:rPr>
          </w:rPrChange>
        </w:rPr>
        <w:t>(), ?, ?,?)</w:t>
      </w:r>
    </w:p>
    <w:p w:rsidR="00E47CFF" w:rsidRPr="007F7B2E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603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E47CFF" w:rsidRPr="007F7B2E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604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605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5D1E361D" wp14:editId="00A011B7">
            <wp:extent cx="2889504" cy="91440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FF" w:rsidRPr="007F7B2E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606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  <w:rPrChange w:id="2607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608" w:author="Palacherla, Susmitha C (NONUS)" w:date="2019-08-26T17:28:00Z">
            <w:rPr/>
          </w:rPrChange>
        </w:rPr>
        <w:t xml:space="preserve">File System Task: </w:t>
      </w:r>
      <w:r w:rsidR="00455B85" w:rsidRPr="007F7B2E">
        <w:rPr>
          <w:rFonts w:ascii="Times New Roman" w:hAnsi="Times New Roman"/>
          <w:rPrChange w:id="2609" w:author="Palacherla, Susmitha C (NONUS)" w:date="2019-08-26T17:28:00Z">
            <w:rPr/>
          </w:rPrChange>
        </w:rPr>
        <w:t>Delete File</w:t>
      </w:r>
    </w:p>
    <w:p w:rsidR="00E47CFF" w:rsidRPr="007F7B2E" w:rsidRDefault="00E47CFF" w:rsidP="00996760">
      <w:pPr>
        <w:rPr>
          <w:rFonts w:ascii="Times New Roman" w:hAnsi="Times New Roman"/>
          <w:rPrChange w:id="2610" w:author="Palacherla, Susmitha C (NONUS)" w:date="2019-08-26T17:28:00Z">
            <w:rPr/>
          </w:rPrChange>
        </w:rPr>
      </w:pPr>
      <w:r w:rsidRPr="007F7B2E">
        <w:rPr>
          <w:rFonts w:ascii="Times New Roman" w:hAnsi="Times New Roman"/>
          <w:rPrChange w:id="2611" w:author="Palacherla, Susmitha C (NONUS)" w:date="2019-08-26T17:28:00Z">
            <w:rPr/>
          </w:rPrChange>
        </w:rPr>
        <w:lastRenderedPageBreak/>
        <w:t xml:space="preserve">               </w:t>
      </w:r>
      <w:r w:rsidRPr="007F7B2E">
        <w:rPr>
          <w:rFonts w:ascii="Times New Roman" w:hAnsi="Times New Roman"/>
          <w:noProof/>
          <w:rPrChange w:id="2612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47B17325" wp14:editId="52A04D30">
            <wp:extent cx="4453128" cy="1828800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613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614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615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F44E3B" w:rsidRPr="007F7B2E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616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617" w:author="Palacherla, Susmitha C (NONUS)" w:date="2019-08-26T17:28:00Z">
            <w:rPr>
              <w:rFonts w:ascii="Times New Roman" w:hAnsi="Times New Roman"/>
              <w:sz w:val="24"/>
              <w:szCs w:val="24"/>
            </w:rPr>
          </w:rPrChange>
        </w:rPr>
      </w:pPr>
    </w:p>
    <w:p w:rsidR="00562F06" w:rsidRPr="007F7B2E" w:rsidRDefault="00562F06" w:rsidP="00562F06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  <w:rPrChange w:id="2618" w:author="Palacherla, Susmitha C (NONUS)" w:date="2019-08-26T17:28:00Z">
            <w:rPr>
              <w:rFonts w:ascii="Times New Roman" w:hAnsi="Times New Roman"/>
              <w:b/>
            </w:rPr>
          </w:rPrChange>
        </w:rPr>
      </w:pPr>
      <w:r w:rsidRPr="007F7B2E">
        <w:rPr>
          <w:rFonts w:ascii="Times New Roman" w:hAnsi="Times New Roman"/>
          <w:b/>
          <w:rPrChange w:id="2619" w:author="Palacherla, Susmitha C (NONUS)" w:date="2019-08-26T17:28:00Z">
            <w:rPr>
              <w:rFonts w:ascii="Times New Roman" w:hAnsi="Times New Roman"/>
              <w:b/>
            </w:rPr>
          </w:rPrChange>
        </w:rPr>
        <w:t>For</w:t>
      </w:r>
      <w:r w:rsidR="0052207E" w:rsidRPr="007F7B2E">
        <w:rPr>
          <w:rFonts w:ascii="Times New Roman" w:hAnsi="Times New Roman"/>
          <w:b/>
          <w:rPrChange w:id="2620" w:author="Palacherla, Susmitha C (NONUS)" w:date="2019-08-26T17:28:00Z">
            <w:rPr>
              <w:rFonts w:ascii="Times New Roman" w:hAnsi="Times New Roman"/>
              <w:b/>
            </w:rPr>
          </w:rPrChange>
        </w:rPr>
        <w:t xml:space="preserve"> </w:t>
      </w:r>
      <w:r w:rsidRPr="007F7B2E">
        <w:rPr>
          <w:rFonts w:ascii="Times New Roman" w:hAnsi="Times New Roman"/>
          <w:b/>
          <w:rPrChange w:id="2621" w:author="Palacherla, Susmitha C (NONUS)" w:date="2019-08-26T17:28:00Z">
            <w:rPr>
              <w:rFonts w:ascii="Times New Roman" w:hAnsi="Times New Roman"/>
              <w:b/>
            </w:rPr>
          </w:rPrChange>
        </w:rPr>
        <w:t>each Loop Container ( Encrypt failed files)</w:t>
      </w: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2622" w:author="Palacherla, Susmitha C (NONUS)" w:date="2019-08-26T17:28:00Z">
            <w:rPr>
              <w:rFonts w:ascii="Times New Roman" w:hAnsi="Times New Roman"/>
              <w:b/>
            </w:rPr>
          </w:rPrChange>
        </w:rPr>
      </w:pPr>
    </w:p>
    <w:p w:rsidR="00562F06" w:rsidRPr="007F7B2E" w:rsidRDefault="00562F06" w:rsidP="00562F06">
      <w:pPr>
        <w:rPr>
          <w:rFonts w:ascii="Times New Roman" w:hAnsi="Times New Roman"/>
          <w:b/>
          <w:rPrChange w:id="2623" w:author="Palacherla, Susmitha C (NONUS)" w:date="2019-08-26T17:28:00Z">
            <w:rPr>
              <w:rFonts w:ascii="Times New Roman" w:hAnsi="Times New Roman"/>
              <w:b/>
            </w:rPr>
          </w:rPrChange>
        </w:rPr>
      </w:pPr>
      <w:r w:rsidRPr="007F7B2E">
        <w:rPr>
          <w:rFonts w:ascii="Times New Roman" w:hAnsi="Times New Roman"/>
          <w:b/>
          <w:rPrChange w:id="2624" w:author="Palacherla, Susmitha C (NONUS)" w:date="2019-08-26T17:28:00Z">
            <w:rPr>
              <w:rFonts w:ascii="Times New Roman" w:hAnsi="Times New Roman"/>
              <w:b/>
            </w:rPr>
          </w:rPrChange>
        </w:rPr>
        <w:t>Summary of Steps</w:t>
      </w:r>
    </w:p>
    <w:p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  <w:rPrChange w:id="2625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2626" w:author="Palacherla, Susmitha C (NONUS)" w:date="2019-08-26T17:28:00Z">
            <w:rPr>
              <w:rFonts w:ascii="Times New Roman" w:hAnsi="Times New Roman"/>
            </w:rPr>
          </w:rPrChange>
        </w:rPr>
        <w:t xml:space="preserve">File system task – Encrypt failed files </w:t>
      </w:r>
    </w:p>
    <w:p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  <w:rPrChange w:id="2627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2628" w:author="Palacherla, Susmitha C (NONUS)" w:date="2019-08-26T17:28:00Z">
            <w:rPr>
              <w:rFonts w:ascii="Times New Roman" w:hAnsi="Times New Roman"/>
            </w:rPr>
          </w:rPrChange>
        </w:rPr>
        <w:t>Script task - Pause 10 seconds</w:t>
      </w: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rPrChange w:id="2629" w:author="Palacherla, Susmitha C (NONUS)" w:date="2019-08-26T17:28:00Z">
            <w:rPr>
              <w:rFonts w:ascii="Times New Roman" w:hAnsi="Times New Roman"/>
              <w:b/>
              <w:sz w:val="24"/>
              <w:szCs w:val="24"/>
            </w:rPr>
          </w:rPrChange>
        </w:rPr>
      </w:pPr>
    </w:p>
    <w:p w:rsidR="00562F06" w:rsidRPr="007F7B2E" w:rsidRDefault="00562F06" w:rsidP="00562F06">
      <w:pPr>
        <w:rPr>
          <w:rFonts w:ascii="Times New Roman" w:hAnsi="Times New Roman"/>
          <w:b/>
          <w:rPrChange w:id="2630" w:author="Palacherla, Susmitha C (NONUS)" w:date="2019-08-26T17:28:00Z">
            <w:rPr>
              <w:rFonts w:ascii="Times New Roman" w:hAnsi="Times New Roman"/>
              <w:b/>
            </w:rPr>
          </w:rPrChange>
        </w:rPr>
      </w:pPr>
      <w:r w:rsidRPr="007F7B2E">
        <w:rPr>
          <w:rFonts w:ascii="Times New Roman" w:hAnsi="Times New Roman"/>
          <w:b/>
          <w:rPrChange w:id="2631" w:author="Palacherla, Susmitha C (NONUS)" w:date="2019-08-26T17:28:00Z">
            <w:rPr>
              <w:rFonts w:ascii="Times New Roman" w:hAnsi="Times New Roman"/>
              <w:b/>
            </w:rPr>
          </w:rPrChange>
        </w:rPr>
        <w:t>Details</w:t>
      </w:r>
    </w:p>
    <w:p w:rsidR="00562F06" w:rsidRPr="007F7B2E" w:rsidRDefault="00562F06" w:rsidP="00562F06">
      <w:pPr>
        <w:spacing w:after="0"/>
        <w:rPr>
          <w:rFonts w:ascii="Times New Roman" w:hAnsi="Times New Roman"/>
          <w:rPrChange w:id="2632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2633" w:author="Palacherla, Susmitha C (NONUS)" w:date="2019-08-26T17:28:00Z">
            <w:rPr>
              <w:rFonts w:ascii="Times New Roman" w:hAnsi="Times New Roman"/>
            </w:rPr>
          </w:rPrChange>
        </w:rPr>
        <w:t>Container: For</w:t>
      </w:r>
      <w:r w:rsidR="0052207E" w:rsidRPr="007F7B2E">
        <w:rPr>
          <w:rFonts w:ascii="Times New Roman" w:hAnsi="Times New Roman"/>
          <w:rPrChange w:id="2634" w:author="Palacherla, Susmitha C (NONUS)" w:date="2019-08-26T17:28:00Z">
            <w:rPr>
              <w:rFonts w:ascii="Times New Roman" w:hAnsi="Times New Roman"/>
            </w:rPr>
          </w:rPrChange>
        </w:rPr>
        <w:t xml:space="preserve"> each </w:t>
      </w:r>
      <w:r w:rsidRPr="007F7B2E">
        <w:rPr>
          <w:rFonts w:ascii="Times New Roman" w:hAnsi="Times New Roman"/>
          <w:rPrChange w:id="2635" w:author="Palacherla, Susmitha C (NONUS)" w:date="2019-08-26T17:28:00Z">
            <w:rPr>
              <w:rFonts w:ascii="Times New Roman" w:hAnsi="Times New Roman"/>
            </w:rPr>
          </w:rPrChange>
        </w:rPr>
        <w:t xml:space="preserve">File Loop </w:t>
      </w:r>
    </w:p>
    <w:p w:rsidR="00562F06" w:rsidRPr="007F7B2E" w:rsidRDefault="00562F06" w:rsidP="00562F06">
      <w:pPr>
        <w:spacing w:after="0"/>
        <w:rPr>
          <w:rFonts w:ascii="Times New Roman" w:hAnsi="Times New Roman"/>
          <w:rPrChange w:id="2636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2637" w:author="Palacherla, Susmitha C (NONUS)" w:date="2019-08-26T17:28:00Z">
            <w:rPr>
              <w:rFonts w:ascii="Times New Roman" w:hAnsi="Times New Roman"/>
            </w:rPr>
          </w:rPrChange>
        </w:rPr>
        <w:t xml:space="preserve">                   Precedence Constraint - Completion</w:t>
      </w:r>
    </w:p>
    <w:p w:rsidR="00562F06" w:rsidRPr="007F7B2E" w:rsidRDefault="00562F06" w:rsidP="00562F06">
      <w:pPr>
        <w:spacing w:after="0"/>
        <w:ind w:left="1080"/>
        <w:rPr>
          <w:rFonts w:ascii="Times New Roman" w:hAnsi="Times New Roman"/>
          <w:rPrChange w:id="2638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2639" w:author="Palacherla, Susmitha C (NONUS)" w:date="2019-08-26T17:28:00Z">
            <w:rPr>
              <w:rFonts w:ascii="Times New Roman" w:hAnsi="Times New Roman"/>
            </w:rPr>
          </w:rPrChange>
        </w:rPr>
        <w:t>Folder: \\f3420-ecldbp01\data\coaching\</w:t>
      </w:r>
      <w:r w:rsidR="0052207E" w:rsidRPr="007F7B2E">
        <w:rPr>
          <w:rFonts w:ascii="Times New Roman" w:hAnsi="Times New Roman"/>
          <w:rPrChange w:id="2640" w:author="Palacherla, Susmitha C (NONUS)" w:date="2019-08-26T17:28:00Z">
            <w:rPr>
              <w:rFonts w:ascii="Times New Roman" w:hAnsi="Times New Roman"/>
            </w:rPr>
          </w:rPrChange>
        </w:rPr>
        <w:t>Generic</w:t>
      </w:r>
      <w:r w:rsidRPr="007F7B2E">
        <w:rPr>
          <w:rFonts w:ascii="Times New Roman" w:hAnsi="Times New Roman"/>
          <w:rPrChange w:id="2641" w:author="Palacherla, Susmitha C (NONUS)" w:date="2019-08-26T17:28:00Z">
            <w:rPr>
              <w:rFonts w:ascii="Times New Roman" w:hAnsi="Times New Roman"/>
            </w:rPr>
          </w:rPrChange>
        </w:rPr>
        <w:t>\Decrypt_out\</w:t>
      </w:r>
    </w:p>
    <w:p w:rsidR="00562F06" w:rsidRPr="007F7B2E" w:rsidRDefault="00562F06" w:rsidP="00562F06">
      <w:pPr>
        <w:spacing w:after="0"/>
        <w:ind w:left="1080"/>
        <w:rPr>
          <w:rFonts w:ascii="Times New Roman" w:hAnsi="Times New Roman"/>
          <w:rPrChange w:id="2642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2643" w:author="Palacherla, Susmitha C (NONUS)" w:date="2019-08-26T17:28:00Z">
            <w:rPr>
              <w:rFonts w:ascii="Times New Roman" w:hAnsi="Times New Roman"/>
            </w:rPr>
          </w:rPrChange>
        </w:rPr>
        <w:t xml:space="preserve">Files: </w:t>
      </w:r>
      <w:proofErr w:type="gramStart"/>
      <w:r w:rsidRPr="007F7B2E">
        <w:rPr>
          <w:rFonts w:ascii="Times New Roman" w:hAnsi="Times New Roman"/>
          <w:rPrChange w:id="2644" w:author="Palacherla, Susmitha C (NONUS)" w:date="2019-08-26T17:28:00Z">
            <w:rPr>
              <w:rFonts w:ascii="Times New Roman" w:hAnsi="Times New Roman"/>
            </w:rPr>
          </w:rPrChange>
        </w:rPr>
        <w:t>eCL</w:t>
      </w:r>
      <w:proofErr w:type="gramEnd"/>
      <w:r w:rsidRPr="007F7B2E">
        <w:rPr>
          <w:rFonts w:ascii="Times New Roman" w:hAnsi="Times New Roman"/>
          <w:rPrChange w:id="2645" w:author="Palacherla, Susmitha C (NONUS)" w:date="2019-08-26T17:28:00Z">
            <w:rPr>
              <w:rFonts w:ascii="Times New Roman" w:hAnsi="Times New Roman"/>
            </w:rPr>
          </w:rPrChange>
        </w:rPr>
        <w:t>*.csv</w:t>
      </w:r>
    </w:p>
    <w:p w:rsidR="00562F06" w:rsidRPr="007F7B2E" w:rsidRDefault="00562F06" w:rsidP="00562F06">
      <w:pPr>
        <w:spacing w:after="0"/>
        <w:ind w:left="1080"/>
        <w:rPr>
          <w:rFonts w:ascii="Times New Roman" w:hAnsi="Times New Roman"/>
          <w:rPrChange w:id="2646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2647" w:author="Palacherla, Susmitha C (NONUS)" w:date="2019-08-26T17:28:00Z">
            <w:rPr>
              <w:rFonts w:ascii="Times New Roman" w:hAnsi="Times New Roman"/>
            </w:rPr>
          </w:rPrChange>
        </w:rPr>
        <w:t>Retrieve file name: Name and Extension</w:t>
      </w:r>
    </w:p>
    <w:p w:rsidR="00562F06" w:rsidRPr="007F7B2E" w:rsidRDefault="00562F06" w:rsidP="00562F06">
      <w:pPr>
        <w:spacing w:after="0"/>
        <w:ind w:left="1080"/>
        <w:rPr>
          <w:rFonts w:ascii="Times New Roman" w:hAnsi="Times New Roman"/>
          <w:rPrChange w:id="2648" w:author="Palacherla, Susmitha C (NONUS)" w:date="2019-08-26T17:28:00Z">
            <w:rPr>
              <w:rFonts w:ascii="Times New Roman" w:hAnsi="Times New Roman"/>
            </w:rPr>
          </w:rPrChange>
        </w:rPr>
      </w:pPr>
    </w:p>
    <w:p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  <w:rPrChange w:id="2649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2650" w:author="Palacherla, Susmitha C (NONUS)" w:date="2019-08-26T17:28:00Z">
            <w:rPr>
              <w:rFonts w:ascii="Times New Roman" w:hAnsi="Times New Roman"/>
            </w:rPr>
          </w:rPrChange>
        </w:rPr>
        <w:t>File system task – Encrypt files</w:t>
      </w: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651" w:author="Palacherla, Susmitha C (NONUS)" w:date="2019-08-26T17:28:00Z">
            <w:rPr>
              <w:rFonts w:ascii="Times New Roman" w:hAnsi="Times New Roman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652" w:author="Palacherla, Susmitha C (NONUS)" w:date="2019-08-26T17:28:00Z">
            <w:rPr>
              <w:noProof/>
            </w:rPr>
          </w:rPrChange>
        </w:rPr>
        <w:t xml:space="preserve"> </w:t>
      </w:r>
      <w:r w:rsidRPr="007F7B2E">
        <w:rPr>
          <w:rFonts w:ascii="Times New Roman" w:hAnsi="Times New Roman"/>
          <w:noProof/>
          <w:rPrChange w:id="2653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118BB9BD" wp14:editId="386130D6">
            <wp:extent cx="3493008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654" w:author="Palacherla, Susmitha C (NONUS)" w:date="2019-08-26T17:28:00Z">
            <w:rPr>
              <w:rFonts w:ascii="Times New Roman" w:hAnsi="Times New Roman"/>
              <w:sz w:val="24"/>
              <w:szCs w:val="24"/>
            </w:rPr>
          </w:rPrChange>
        </w:rPr>
      </w:pP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rPrChange w:id="2655" w:author="Palacherla, Susmitha C (NONUS)" w:date="2019-08-26T17:28:00Z">
            <w:rPr>
              <w:rFonts w:ascii="Times New Roman" w:hAnsi="Times New Roman"/>
            </w:rPr>
          </w:rPrChange>
        </w:rPr>
      </w:pP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656" w:author="Palacherla, Susmitha C (NONUS)" w:date="2019-08-26T17:28:00Z">
            <w:rPr>
              <w:rFonts w:ascii="Times New Roman" w:hAnsi="Times New Roman"/>
              <w:sz w:val="24"/>
              <w:szCs w:val="24"/>
            </w:rPr>
          </w:rPrChange>
        </w:rPr>
      </w:pP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657" w:author="Palacherla, Susmitha C (NONUS)" w:date="2019-08-26T17:28:00Z">
            <w:rPr>
              <w:rFonts w:ascii="Times New Roman" w:hAnsi="Times New Roman"/>
              <w:sz w:val="24"/>
              <w:szCs w:val="24"/>
            </w:rPr>
          </w:rPrChange>
        </w:rPr>
      </w:pPr>
    </w:p>
    <w:p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  <w:rPrChange w:id="2658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rPrChange w:id="2659" w:author="Palacherla, Susmitha C (NONUS)" w:date="2019-08-26T17:28:00Z">
            <w:rPr>
              <w:rFonts w:ascii="Times New Roman" w:hAnsi="Times New Roman"/>
            </w:rPr>
          </w:rPrChange>
        </w:rPr>
        <w:t>Script  task- Pause 10 secs</w:t>
      </w:r>
    </w:p>
    <w:p w:rsidR="00562F06" w:rsidRPr="007F7B2E" w:rsidRDefault="00562F06" w:rsidP="00562F06">
      <w:pPr>
        <w:ind w:left="720"/>
        <w:rPr>
          <w:rFonts w:ascii="Times New Roman" w:hAnsi="Times New Roman"/>
          <w:rPrChange w:id="2660" w:author="Palacherla, Susmitha C (NONUS)" w:date="2019-08-26T17:28:00Z">
            <w:rPr>
              <w:rFonts w:ascii="Times New Roman" w:hAnsi="Times New Roman"/>
            </w:rPr>
          </w:rPrChange>
        </w:rPr>
      </w:pPr>
      <w:r w:rsidRPr="007F7B2E">
        <w:rPr>
          <w:rFonts w:ascii="Times New Roman" w:hAnsi="Times New Roman"/>
          <w:noProof/>
          <w:rPrChange w:id="2661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039B412C" wp14:editId="761FF26C">
            <wp:extent cx="476250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06" w:rsidRPr="007F7B2E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rPrChange w:id="2662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</w:pPr>
      <w:r w:rsidRPr="007F7B2E">
        <w:rPr>
          <w:rFonts w:ascii="Times New Roman" w:hAnsi="Times New Roman"/>
          <w:color w:val="000000"/>
          <w:sz w:val="19"/>
          <w:szCs w:val="19"/>
          <w:rPrChange w:id="2663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       </w:t>
      </w:r>
      <w:proofErr w:type="gramStart"/>
      <w:r w:rsidRPr="007F7B2E">
        <w:rPr>
          <w:rFonts w:ascii="Times New Roman" w:hAnsi="Times New Roman"/>
          <w:color w:val="0000FF"/>
          <w:sz w:val="19"/>
          <w:szCs w:val="19"/>
          <w:rPrChange w:id="2664" w:author="Palacherla, Susmitha C (NONUS)" w:date="2019-08-26T17:28:00Z">
            <w:rPr>
              <w:rFonts w:ascii="Consolas" w:hAnsi="Consolas" w:cs="Consolas"/>
              <w:color w:val="0000FF"/>
              <w:sz w:val="19"/>
              <w:szCs w:val="19"/>
            </w:rPr>
          </w:rPrChange>
        </w:rPr>
        <w:t>public</w:t>
      </w:r>
      <w:proofErr w:type="gramEnd"/>
      <w:r w:rsidRPr="007F7B2E">
        <w:rPr>
          <w:rFonts w:ascii="Times New Roman" w:hAnsi="Times New Roman"/>
          <w:color w:val="000000"/>
          <w:sz w:val="19"/>
          <w:szCs w:val="19"/>
          <w:rPrChange w:id="2665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</w:t>
      </w:r>
      <w:r w:rsidRPr="007F7B2E">
        <w:rPr>
          <w:rFonts w:ascii="Times New Roman" w:hAnsi="Times New Roman"/>
          <w:color w:val="0000FF"/>
          <w:sz w:val="19"/>
          <w:szCs w:val="19"/>
          <w:rPrChange w:id="2666" w:author="Palacherla, Susmitha C (NONUS)" w:date="2019-08-26T17:28:00Z">
            <w:rPr>
              <w:rFonts w:ascii="Consolas" w:hAnsi="Consolas" w:cs="Consolas"/>
              <w:color w:val="0000FF"/>
              <w:sz w:val="19"/>
              <w:szCs w:val="19"/>
            </w:rPr>
          </w:rPrChange>
        </w:rPr>
        <w:t>void</w:t>
      </w:r>
      <w:r w:rsidRPr="007F7B2E">
        <w:rPr>
          <w:rFonts w:ascii="Times New Roman" w:hAnsi="Times New Roman"/>
          <w:color w:val="000000"/>
          <w:sz w:val="19"/>
          <w:szCs w:val="19"/>
          <w:rPrChange w:id="2667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Main()</w:t>
      </w:r>
    </w:p>
    <w:p w:rsidR="00562F06" w:rsidRPr="007F7B2E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rPrChange w:id="2668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</w:pPr>
      <w:r w:rsidRPr="007F7B2E">
        <w:rPr>
          <w:rFonts w:ascii="Times New Roman" w:hAnsi="Times New Roman"/>
          <w:color w:val="000000"/>
          <w:sz w:val="19"/>
          <w:szCs w:val="19"/>
          <w:rPrChange w:id="2669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       {</w:t>
      </w:r>
    </w:p>
    <w:p w:rsidR="00562F06" w:rsidRPr="007F7B2E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rPrChange w:id="2670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</w:pPr>
      <w:r w:rsidRPr="007F7B2E">
        <w:rPr>
          <w:rFonts w:ascii="Times New Roman" w:hAnsi="Times New Roman"/>
          <w:color w:val="000000"/>
          <w:sz w:val="19"/>
          <w:szCs w:val="19"/>
          <w:rPrChange w:id="2671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           </w:t>
      </w:r>
      <w:r w:rsidRPr="007F7B2E">
        <w:rPr>
          <w:rFonts w:ascii="Times New Roman" w:hAnsi="Times New Roman"/>
          <w:color w:val="008000"/>
          <w:sz w:val="19"/>
          <w:szCs w:val="19"/>
          <w:rPrChange w:id="2672" w:author="Palacherla, Susmitha C (NONUS)" w:date="2019-08-26T17:28:00Z">
            <w:rPr>
              <w:rFonts w:ascii="Consolas" w:hAnsi="Consolas" w:cs="Consolas"/>
              <w:color w:val="008000"/>
              <w:sz w:val="19"/>
              <w:szCs w:val="19"/>
            </w:rPr>
          </w:rPrChange>
        </w:rPr>
        <w:t>// TODO: Add your code here</w:t>
      </w:r>
    </w:p>
    <w:p w:rsidR="00562F06" w:rsidRPr="007F7B2E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rPrChange w:id="2673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</w:pPr>
      <w:r w:rsidRPr="007F7B2E">
        <w:rPr>
          <w:rFonts w:ascii="Times New Roman" w:hAnsi="Times New Roman"/>
          <w:color w:val="000000"/>
          <w:sz w:val="19"/>
          <w:szCs w:val="19"/>
          <w:rPrChange w:id="2674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           </w:t>
      </w:r>
      <w:r w:rsidRPr="007F7B2E">
        <w:rPr>
          <w:rFonts w:ascii="Times New Roman" w:hAnsi="Times New Roman"/>
          <w:color w:val="008000"/>
          <w:sz w:val="19"/>
          <w:szCs w:val="19"/>
          <w:rPrChange w:id="2675" w:author="Palacherla, Susmitha C (NONUS)" w:date="2019-08-26T17:28:00Z">
            <w:rPr>
              <w:rFonts w:ascii="Consolas" w:hAnsi="Consolas" w:cs="Consolas"/>
              <w:color w:val="008000"/>
              <w:sz w:val="19"/>
              <w:szCs w:val="19"/>
            </w:rPr>
          </w:rPrChange>
        </w:rPr>
        <w:t xml:space="preserve">// Sleep for 10 </w:t>
      </w:r>
      <w:proofErr w:type="gramStart"/>
      <w:r w:rsidRPr="007F7B2E">
        <w:rPr>
          <w:rFonts w:ascii="Times New Roman" w:hAnsi="Times New Roman"/>
          <w:color w:val="008000"/>
          <w:sz w:val="19"/>
          <w:szCs w:val="19"/>
          <w:rPrChange w:id="2676" w:author="Palacherla, Susmitha C (NONUS)" w:date="2019-08-26T17:28:00Z">
            <w:rPr>
              <w:rFonts w:ascii="Consolas" w:hAnsi="Consolas" w:cs="Consolas"/>
              <w:color w:val="008000"/>
              <w:sz w:val="19"/>
              <w:szCs w:val="19"/>
            </w:rPr>
          </w:rPrChange>
        </w:rPr>
        <w:t>seconds  (</w:t>
      </w:r>
      <w:proofErr w:type="gramEnd"/>
      <w:r w:rsidRPr="007F7B2E">
        <w:rPr>
          <w:rFonts w:ascii="Times New Roman" w:hAnsi="Times New Roman"/>
          <w:color w:val="008000"/>
          <w:sz w:val="19"/>
          <w:szCs w:val="19"/>
          <w:rPrChange w:id="2677" w:author="Palacherla, Susmitha C (NONUS)" w:date="2019-08-26T17:28:00Z">
            <w:rPr>
              <w:rFonts w:ascii="Consolas" w:hAnsi="Consolas" w:cs="Consolas"/>
              <w:color w:val="008000"/>
              <w:sz w:val="19"/>
              <w:szCs w:val="19"/>
            </w:rPr>
          </w:rPrChange>
        </w:rPr>
        <w:t>*1000)</w:t>
      </w:r>
    </w:p>
    <w:p w:rsidR="00562F06" w:rsidRPr="007F7B2E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rPrChange w:id="2678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</w:pPr>
      <w:r w:rsidRPr="007F7B2E">
        <w:rPr>
          <w:rFonts w:ascii="Times New Roman" w:hAnsi="Times New Roman"/>
          <w:color w:val="000000"/>
          <w:sz w:val="19"/>
          <w:szCs w:val="19"/>
          <w:rPrChange w:id="2679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           </w:t>
      </w:r>
      <w:proofErr w:type="spellStart"/>
      <w:proofErr w:type="gramStart"/>
      <w:r w:rsidRPr="007F7B2E">
        <w:rPr>
          <w:rFonts w:ascii="Times New Roman" w:hAnsi="Times New Roman"/>
          <w:color w:val="000000"/>
          <w:sz w:val="19"/>
          <w:szCs w:val="19"/>
          <w:rPrChange w:id="2680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System.Threading.</w:t>
      </w:r>
      <w:r w:rsidRPr="007F7B2E">
        <w:rPr>
          <w:rFonts w:ascii="Times New Roman" w:hAnsi="Times New Roman"/>
          <w:color w:val="2B91AF"/>
          <w:sz w:val="19"/>
          <w:szCs w:val="19"/>
          <w:rPrChange w:id="2681" w:author="Palacherla, Susmitha C (NONUS)" w:date="2019-08-26T17:28:00Z">
            <w:rPr>
              <w:rFonts w:ascii="Consolas" w:hAnsi="Consolas" w:cs="Consolas"/>
              <w:color w:val="2B91AF"/>
              <w:sz w:val="19"/>
              <w:szCs w:val="19"/>
            </w:rPr>
          </w:rPrChange>
        </w:rPr>
        <w:t>Thread</w:t>
      </w:r>
      <w:r w:rsidRPr="007F7B2E">
        <w:rPr>
          <w:rFonts w:ascii="Times New Roman" w:hAnsi="Times New Roman"/>
          <w:color w:val="000000"/>
          <w:sz w:val="19"/>
          <w:szCs w:val="19"/>
          <w:rPrChange w:id="2682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.Sleep</w:t>
      </w:r>
      <w:proofErr w:type="spellEnd"/>
      <w:r w:rsidRPr="007F7B2E">
        <w:rPr>
          <w:rFonts w:ascii="Times New Roman" w:hAnsi="Times New Roman"/>
          <w:color w:val="000000"/>
          <w:sz w:val="19"/>
          <w:szCs w:val="19"/>
          <w:rPrChange w:id="2683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(</w:t>
      </w:r>
      <w:proofErr w:type="gramEnd"/>
      <w:r w:rsidRPr="007F7B2E">
        <w:rPr>
          <w:rFonts w:ascii="Times New Roman" w:hAnsi="Times New Roman"/>
          <w:color w:val="000000"/>
          <w:sz w:val="19"/>
          <w:szCs w:val="19"/>
          <w:rPrChange w:id="2684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10000);</w:t>
      </w:r>
    </w:p>
    <w:p w:rsidR="00562F06" w:rsidRPr="007F7B2E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rPrChange w:id="2685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</w:pPr>
      <w:r w:rsidRPr="007F7B2E">
        <w:rPr>
          <w:rFonts w:ascii="Times New Roman" w:hAnsi="Times New Roman"/>
          <w:color w:val="000000"/>
          <w:sz w:val="19"/>
          <w:szCs w:val="19"/>
          <w:rPrChange w:id="2686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           </w:t>
      </w:r>
      <w:proofErr w:type="spellStart"/>
      <w:r w:rsidRPr="007F7B2E">
        <w:rPr>
          <w:rFonts w:ascii="Times New Roman" w:hAnsi="Times New Roman"/>
          <w:color w:val="000000"/>
          <w:sz w:val="19"/>
          <w:szCs w:val="19"/>
          <w:rPrChange w:id="2687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Dts.TaskResult</w:t>
      </w:r>
      <w:proofErr w:type="spellEnd"/>
      <w:r w:rsidRPr="007F7B2E">
        <w:rPr>
          <w:rFonts w:ascii="Times New Roman" w:hAnsi="Times New Roman"/>
          <w:color w:val="000000"/>
          <w:sz w:val="19"/>
          <w:szCs w:val="19"/>
          <w:rPrChange w:id="2688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= (</w:t>
      </w:r>
      <w:r w:rsidRPr="007F7B2E">
        <w:rPr>
          <w:rFonts w:ascii="Times New Roman" w:hAnsi="Times New Roman"/>
          <w:color w:val="0000FF"/>
          <w:sz w:val="19"/>
          <w:szCs w:val="19"/>
          <w:rPrChange w:id="2689" w:author="Palacherla, Susmitha C (NONUS)" w:date="2019-08-26T17:28:00Z">
            <w:rPr>
              <w:rFonts w:ascii="Consolas" w:hAnsi="Consolas" w:cs="Consolas"/>
              <w:color w:val="0000FF"/>
              <w:sz w:val="19"/>
              <w:szCs w:val="19"/>
            </w:rPr>
          </w:rPrChange>
        </w:rPr>
        <w:t>int</w:t>
      </w:r>
      <w:proofErr w:type="gramStart"/>
      <w:r w:rsidRPr="007F7B2E">
        <w:rPr>
          <w:rFonts w:ascii="Times New Roman" w:hAnsi="Times New Roman"/>
          <w:color w:val="000000"/>
          <w:sz w:val="19"/>
          <w:szCs w:val="19"/>
          <w:rPrChange w:id="2690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)</w:t>
      </w:r>
      <w:proofErr w:type="spellStart"/>
      <w:r w:rsidRPr="007F7B2E">
        <w:rPr>
          <w:rFonts w:ascii="Times New Roman" w:hAnsi="Times New Roman"/>
          <w:color w:val="2B91AF"/>
          <w:sz w:val="19"/>
          <w:szCs w:val="19"/>
          <w:rPrChange w:id="2691" w:author="Palacherla, Susmitha C (NONUS)" w:date="2019-08-26T17:28:00Z">
            <w:rPr>
              <w:rFonts w:ascii="Consolas" w:hAnsi="Consolas" w:cs="Consolas"/>
              <w:color w:val="2B91AF"/>
              <w:sz w:val="19"/>
              <w:szCs w:val="19"/>
            </w:rPr>
          </w:rPrChange>
        </w:rPr>
        <w:t>ScriptResults</w:t>
      </w:r>
      <w:r w:rsidRPr="007F7B2E">
        <w:rPr>
          <w:rFonts w:ascii="Times New Roman" w:hAnsi="Times New Roman"/>
          <w:color w:val="000000"/>
          <w:sz w:val="19"/>
          <w:szCs w:val="19"/>
          <w:rPrChange w:id="2692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.Success</w:t>
      </w:r>
      <w:proofErr w:type="spellEnd"/>
      <w:proofErr w:type="gramEnd"/>
      <w:r w:rsidRPr="007F7B2E">
        <w:rPr>
          <w:rFonts w:ascii="Times New Roman" w:hAnsi="Times New Roman"/>
          <w:color w:val="000000"/>
          <w:sz w:val="19"/>
          <w:szCs w:val="19"/>
          <w:rPrChange w:id="2693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>;</w:t>
      </w:r>
    </w:p>
    <w:p w:rsidR="00562F06" w:rsidRPr="007F7B2E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rPrChange w:id="2694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</w:pPr>
      <w:r w:rsidRPr="007F7B2E">
        <w:rPr>
          <w:rFonts w:ascii="Times New Roman" w:hAnsi="Times New Roman"/>
          <w:color w:val="000000"/>
          <w:sz w:val="19"/>
          <w:szCs w:val="19"/>
          <w:rPrChange w:id="2695" w:author="Palacherla, Susmitha C (NONUS)" w:date="2019-08-26T17:28:00Z">
            <w:rPr>
              <w:rFonts w:ascii="Consolas" w:hAnsi="Consolas" w:cs="Consolas"/>
              <w:color w:val="000000"/>
              <w:sz w:val="19"/>
              <w:szCs w:val="19"/>
            </w:rPr>
          </w:rPrChange>
        </w:rPr>
        <w:t xml:space="preserve">        }</w:t>
      </w:r>
    </w:p>
    <w:p w:rsidR="00BE2E93" w:rsidRPr="007F7B2E" w:rsidRDefault="00304E00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2696" w:author="Palacherla, Susmitha C (NONUS)" w:date="2019-08-26T17:28:00Z">
            <w:rPr>
              <w:rFonts w:asciiTheme="minorHAnsi" w:hAnsiTheme="minorHAnsi" w:cs="Arial"/>
              <w:b/>
            </w:rPr>
          </w:rPrChange>
        </w:rPr>
      </w:pPr>
      <w:r w:rsidRPr="007F7B2E">
        <w:rPr>
          <w:rFonts w:ascii="Times New Roman" w:hAnsi="Times New Roman"/>
          <w:b/>
          <w:rPrChange w:id="2697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P</w:t>
      </w:r>
      <w:r w:rsidR="00BE2E93" w:rsidRPr="007F7B2E">
        <w:rPr>
          <w:rFonts w:ascii="Times New Roman" w:hAnsi="Times New Roman"/>
          <w:b/>
          <w:rPrChange w:id="2698" w:author="Palacherla, Susmitha C (NONUS)" w:date="2019-08-26T17:28:00Z">
            <w:rPr>
              <w:rFonts w:asciiTheme="minorHAnsi" w:hAnsiTheme="minorHAnsi" w:cs="Arial"/>
              <w:b/>
            </w:rPr>
          </w:rPrChange>
        </w:rPr>
        <w:t>ackage Content(Event Handlers)</w:t>
      </w:r>
    </w:p>
    <w:p w:rsidR="004D3B66" w:rsidRPr="007F7B2E" w:rsidRDefault="004D3B66" w:rsidP="004A6D60">
      <w:pPr>
        <w:spacing w:after="0"/>
        <w:ind w:left="1080"/>
        <w:rPr>
          <w:rFonts w:ascii="Times New Roman" w:hAnsi="Times New Roman"/>
          <w:rPrChange w:id="2699" w:author="Palacherla, Susmitha C (NONUS)" w:date="2019-08-26T17:28:00Z">
            <w:rPr/>
          </w:rPrChange>
        </w:rPr>
      </w:pPr>
    </w:p>
    <w:p w:rsidR="007931F8" w:rsidRPr="007F7B2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70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95088D" w:rsidRPr="007F7B2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rPrChange w:id="2701" w:author="Palacherla, Susmitha C (NONUS)" w:date="2019-08-26T17:28:00Z">
            <w:rPr>
              <w:rFonts w:asciiTheme="minorHAnsi" w:hAnsiTheme="minorHAnsi" w:cs="Arial"/>
            </w:rPr>
          </w:rPrChange>
        </w:rPr>
      </w:pPr>
      <w:r w:rsidRPr="007F7B2E">
        <w:rPr>
          <w:rFonts w:ascii="Times New Roman" w:hAnsi="Times New Roman"/>
          <w:rPrChange w:id="2702" w:author="Palacherla, Susmitha C (NONUS)" w:date="2019-08-26T17:28:00Z">
            <w:rPr>
              <w:rFonts w:asciiTheme="minorHAnsi" w:hAnsiTheme="minorHAnsi" w:cs="Arial"/>
            </w:rPr>
          </w:rPrChange>
        </w:rPr>
        <w:t xml:space="preserve">Executables: </w:t>
      </w:r>
      <w:r w:rsidR="00B307B1" w:rsidRPr="007F7B2E">
        <w:rPr>
          <w:rFonts w:ascii="Times New Roman" w:hAnsi="Times New Roman"/>
          <w:color w:val="000000" w:themeColor="text1"/>
          <w:rPrChange w:id="2703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>Generic</w:t>
      </w:r>
      <w:r w:rsidR="00D03711" w:rsidRPr="007F7B2E">
        <w:rPr>
          <w:rFonts w:ascii="Times New Roman" w:hAnsi="Times New Roman"/>
          <w:color w:val="000000" w:themeColor="text1"/>
          <w:rPrChange w:id="2704" w:author="Palacherla, Susmitha C (NONUS)" w:date="2019-08-26T17:28:00Z">
            <w:rPr>
              <w:rFonts w:asciiTheme="minorHAnsi" w:hAnsiTheme="minorHAnsi" w:cs="Segoe UI"/>
              <w:color w:val="000000" w:themeColor="text1"/>
            </w:rPr>
          </w:rPrChange>
        </w:rPr>
        <w:t xml:space="preserve"> </w:t>
      </w:r>
      <w:r w:rsidR="00E44A57" w:rsidRPr="007F7B2E">
        <w:rPr>
          <w:rFonts w:ascii="Times New Roman" w:hAnsi="Times New Roman"/>
          <w:rPrChange w:id="2705" w:author="Palacherla, Susmitha C (NONUS)" w:date="2019-08-26T17:28:00Z">
            <w:rPr>
              <w:rFonts w:asciiTheme="minorHAnsi" w:hAnsiTheme="minorHAnsi" w:cs="Arial"/>
            </w:rPr>
          </w:rPrChange>
        </w:rPr>
        <w:t>_Coaching</w:t>
      </w:r>
    </w:p>
    <w:p w:rsidR="0095088D" w:rsidRPr="007F7B2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rPrChange w:id="2706" w:author="Palacherla, Susmitha C (NONUS)" w:date="2019-08-26T17:28:00Z">
            <w:rPr>
              <w:rFonts w:asciiTheme="minorHAnsi" w:hAnsiTheme="minorHAnsi" w:cs="Arial"/>
            </w:rPr>
          </w:rPrChange>
        </w:rPr>
      </w:pPr>
      <w:proofErr w:type="spellStart"/>
      <w:r w:rsidRPr="007F7B2E">
        <w:rPr>
          <w:rFonts w:ascii="Times New Roman" w:hAnsi="Times New Roman"/>
          <w:rPrChange w:id="2707" w:author="Palacherla, Susmitha C (NONUS)" w:date="2019-08-26T17:28:00Z">
            <w:rPr>
              <w:rFonts w:asciiTheme="minorHAnsi" w:hAnsiTheme="minorHAnsi" w:cs="Arial"/>
            </w:rPr>
          </w:rPrChange>
        </w:rPr>
        <w:t>EventHandler</w:t>
      </w:r>
      <w:proofErr w:type="spellEnd"/>
      <w:r w:rsidRPr="007F7B2E">
        <w:rPr>
          <w:rFonts w:ascii="Times New Roman" w:hAnsi="Times New Roman"/>
          <w:rPrChange w:id="2708" w:author="Palacherla, Susmitha C (NONUS)" w:date="2019-08-26T17:28:00Z">
            <w:rPr>
              <w:rFonts w:asciiTheme="minorHAnsi" w:hAnsiTheme="minorHAnsi" w:cs="Arial"/>
            </w:rPr>
          </w:rPrChange>
        </w:rPr>
        <w:t xml:space="preserve">: </w:t>
      </w:r>
      <w:proofErr w:type="spellStart"/>
      <w:r w:rsidRPr="007F7B2E">
        <w:rPr>
          <w:rFonts w:ascii="Times New Roman" w:hAnsi="Times New Roman"/>
          <w:rPrChange w:id="2709" w:author="Palacherla, Susmitha C (NONUS)" w:date="2019-08-26T17:28:00Z">
            <w:rPr>
              <w:rFonts w:asciiTheme="minorHAnsi" w:hAnsiTheme="minorHAnsi" w:cs="Arial"/>
            </w:rPr>
          </w:rPrChange>
        </w:rPr>
        <w:t>OntaskFailed</w:t>
      </w:r>
      <w:proofErr w:type="spellEnd"/>
    </w:p>
    <w:p w:rsidR="0095088D" w:rsidRPr="007F7B2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71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E44A57" w:rsidRPr="007F7B2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71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E44A57" w:rsidRPr="007F7B2E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712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713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02F77E41" wp14:editId="150CE814">
            <wp:extent cx="3922776" cy="18288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7F7B2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714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95088D" w:rsidRPr="007F7B2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  <w:rPrChange w:id="2715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95088D" w:rsidRPr="007F7B2E" w:rsidRDefault="0095088D" w:rsidP="00C3714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716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  <w:pPrChange w:id="2717" w:author="Palacherla, Susmitha C (NONUS)" w:date="2019-08-26T17:27:00Z">
          <w:pPr>
            <w:widowControl w:val="0"/>
            <w:autoSpaceDE w:val="0"/>
            <w:autoSpaceDN w:val="0"/>
            <w:adjustRightInd w:val="0"/>
            <w:spacing w:after="0" w:line="240" w:lineRule="auto"/>
            <w:ind w:left="360"/>
          </w:pPr>
        </w:pPrChange>
      </w:pPr>
      <w:r w:rsidRPr="007F7B2E">
        <w:rPr>
          <w:rFonts w:ascii="Times New Roman" w:hAnsi="Times New Roman"/>
          <w:noProof/>
          <w:rPrChange w:id="2718" w:author="Palacherla, Susmitha C (NONUS)" w:date="2019-08-26T17:28:00Z">
            <w:rPr>
              <w:noProof/>
            </w:rPr>
          </w:rPrChange>
        </w:rPr>
        <w:lastRenderedPageBreak/>
        <w:t xml:space="preserve"> </w:t>
      </w:r>
      <w:r w:rsidRPr="007F7B2E">
        <w:rPr>
          <w:rFonts w:ascii="Times New Roman" w:hAnsi="Times New Roman"/>
          <w:noProof/>
          <w:rPrChange w:id="2719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6A8452AE" wp14:editId="7164DB16">
            <wp:extent cx="5138928" cy="1828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7F7B2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72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95088D" w:rsidRPr="007F7B2E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721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  <w:r w:rsidRPr="007F7B2E">
        <w:rPr>
          <w:rFonts w:ascii="Times New Roman" w:hAnsi="Times New Roman"/>
          <w:noProof/>
          <w:rPrChange w:id="2722" w:author="Palacherla, Susmitha C (NONUS)" w:date="2019-08-26T17:28:00Z">
            <w:rPr>
              <w:noProof/>
            </w:rPr>
          </w:rPrChange>
        </w:rPr>
        <w:drawing>
          <wp:inline distT="0" distB="0" distL="0" distR="0" wp14:anchorId="3FEB4038" wp14:editId="5D520530">
            <wp:extent cx="3410712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7F7B2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723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</w:pPr>
    </w:p>
    <w:p w:rsidR="002326CC" w:rsidRPr="007F7B2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  <w:rPrChange w:id="2724" w:author="Palacherla, Susmitha C (NONUS)" w:date="2019-08-26T17:28:00Z">
            <w:rPr>
              <w:rFonts w:ascii="Calibri" w:hAnsi="Calibri" w:cs="Times New Roman"/>
              <w:color w:val="auto"/>
            </w:rPr>
          </w:rPrChange>
        </w:rPr>
      </w:pPr>
      <w:bookmarkStart w:id="2725" w:name="_Toc17733000"/>
      <w:r w:rsidRPr="007F7B2E">
        <w:rPr>
          <w:rFonts w:ascii="Times New Roman" w:hAnsi="Times New Roman" w:cs="Times New Roman"/>
          <w:color w:val="auto"/>
          <w:rPrChange w:id="2726" w:author="Palacherla, Susmitha C (NONUS)" w:date="2019-08-26T17:28:00Z">
            <w:rPr>
              <w:rFonts w:ascii="Calibri" w:hAnsi="Calibri" w:cs="Times New Roman"/>
              <w:color w:val="auto"/>
            </w:rPr>
          </w:rPrChange>
        </w:rPr>
        <w:t>Tables</w:t>
      </w:r>
      <w:bookmarkEnd w:id="2725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7F7B2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7F7B2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727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7F7B2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728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bCs/>
                <w:rPrChange w:id="2729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  <w:t>Table Name</w:t>
            </w:r>
          </w:p>
          <w:p w:rsidR="002326CC" w:rsidRPr="007F7B2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  <w:rPrChange w:id="2730" w:author="Palacherla, Susmitha C (NONUS)" w:date="2019-08-26T17:28:00Z">
                  <w:rPr>
                    <w:rFonts w:ascii="Arial" w:hAnsi="Arial" w:cs="Arial"/>
                    <w:b/>
                  </w:rPr>
                </w:rPrChange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7F7B2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731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bCs/>
                <w:rPrChange w:id="2732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  <w:t>Table Description</w:t>
            </w:r>
          </w:p>
          <w:p w:rsidR="002326CC" w:rsidRPr="007F7B2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  <w:rPrChange w:id="2733" w:author="Palacherla, Susmitha C (NONUS)" w:date="2019-08-26T17:28:00Z">
                  <w:rPr>
                    <w:rFonts w:ascii="Arial" w:hAnsi="Arial" w:cs="Arial"/>
                    <w:b/>
                  </w:rPr>
                </w:rPrChange>
              </w:rPr>
            </w:pPr>
          </w:p>
        </w:tc>
      </w:tr>
      <w:tr w:rsidR="00C006AB" w:rsidRPr="007F7B2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7F7B2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  <w:rPrChange w:id="2734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35" w:author="Palacherla, Susmitha C (NONUS)" w:date="2019-08-26T17:28:00Z">
                  <w:rPr>
                    <w:rFonts w:ascii="Arial" w:hAnsi="Arial" w:cs="Arial"/>
                  </w:rPr>
                </w:rPrChange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7F7B2E" w:rsidRDefault="00B307B1" w:rsidP="0095088D">
            <w:pPr>
              <w:spacing w:line="240" w:lineRule="auto"/>
              <w:rPr>
                <w:rFonts w:ascii="Times New Roman" w:hAnsi="Times New Roman"/>
                <w:rPrChange w:id="2736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37" w:author="Palacherla, Susmitha C (NONUS)" w:date="2019-08-26T17:28:00Z">
                  <w:rPr>
                    <w:rFonts w:ascii="Arial" w:hAnsi="Arial" w:cs="Arial"/>
                  </w:rPr>
                </w:rPrChange>
              </w:rPr>
              <w:t>Generic</w:t>
            </w:r>
            <w:r w:rsidR="00C006AB" w:rsidRPr="007F7B2E">
              <w:rPr>
                <w:rFonts w:ascii="Times New Roman" w:hAnsi="Times New Roman"/>
                <w:rPrChange w:id="2738" w:author="Palacherla, Susmitha C (NONUS)" w:date="2019-08-26T17:28:00Z">
                  <w:rPr>
                    <w:rFonts w:ascii="Arial" w:hAnsi="Arial" w:cs="Arial"/>
                  </w:rPr>
                </w:rPrChange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7F7B2E" w:rsidRDefault="00C006AB" w:rsidP="0095088D">
            <w:pPr>
              <w:spacing w:line="240" w:lineRule="auto"/>
              <w:rPr>
                <w:rFonts w:ascii="Times New Roman" w:hAnsi="Times New Roman"/>
                <w:rPrChange w:id="2739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40" w:author="Palacherla, Susmitha C (NONUS)" w:date="2019-08-26T17:28:00Z">
                  <w:rPr>
                    <w:rFonts w:ascii="Arial" w:hAnsi="Arial" w:cs="Arial"/>
                  </w:rPr>
                </w:rPrChange>
              </w:rPr>
              <w:t xml:space="preserve">Table used for staging the </w:t>
            </w:r>
            <w:r w:rsidR="00B307B1" w:rsidRPr="007F7B2E">
              <w:rPr>
                <w:rFonts w:ascii="Times New Roman" w:hAnsi="Times New Roman"/>
                <w:rPrChange w:id="2741" w:author="Palacherla, Susmitha C (NONUS)" w:date="2019-08-26T17:28:00Z">
                  <w:rPr>
                    <w:rFonts w:ascii="Arial" w:hAnsi="Arial" w:cs="Arial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rPrChange w:id="2742" w:author="Palacherla, Susmitha C (NONUS)" w:date="2019-08-26T17:28:00Z">
                  <w:rPr>
                    <w:rFonts w:ascii="Arial" w:hAnsi="Arial" w:cs="Arial"/>
                  </w:rPr>
                </w:rPrChange>
              </w:rPr>
              <w:t xml:space="preserve"> records during the insert into Coaching_Log table.</w:t>
            </w:r>
          </w:p>
        </w:tc>
      </w:tr>
      <w:tr w:rsidR="00C006AB" w:rsidRPr="007F7B2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7F7B2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  <w:rPrChange w:id="2743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44" w:author="Palacherla, Susmitha C (NONUS)" w:date="2019-08-26T17:28:00Z">
                  <w:rPr>
                    <w:rFonts w:ascii="Arial" w:hAnsi="Arial" w:cs="Arial"/>
                  </w:rPr>
                </w:rPrChange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7F7B2E" w:rsidRDefault="00B307B1" w:rsidP="0095088D">
            <w:pPr>
              <w:spacing w:line="240" w:lineRule="auto"/>
              <w:rPr>
                <w:rFonts w:ascii="Times New Roman" w:hAnsi="Times New Roman"/>
                <w:rPrChange w:id="2745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46" w:author="Palacherla, Susmitha C (NONUS)" w:date="2019-08-26T17:28:00Z">
                  <w:rPr>
                    <w:rFonts w:ascii="Arial" w:hAnsi="Arial" w:cs="Arial"/>
                  </w:rPr>
                </w:rPrChange>
              </w:rPr>
              <w:t>Generic</w:t>
            </w:r>
            <w:r w:rsidR="00C006AB" w:rsidRPr="007F7B2E">
              <w:rPr>
                <w:rFonts w:ascii="Times New Roman" w:hAnsi="Times New Roman"/>
                <w:rPrChange w:id="2747" w:author="Palacherla, Susmitha C (NONUS)" w:date="2019-08-26T17:28:00Z">
                  <w:rPr>
                    <w:rFonts w:ascii="Arial" w:hAnsi="Arial" w:cs="Arial"/>
                  </w:rPr>
                </w:rPrChange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7F7B2E" w:rsidRDefault="00C006AB" w:rsidP="0095088D">
            <w:pPr>
              <w:spacing w:line="240" w:lineRule="auto"/>
              <w:rPr>
                <w:rFonts w:ascii="Times New Roman" w:hAnsi="Times New Roman"/>
                <w:rPrChange w:id="2748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49" w:author="Palacherla, Susmitha C (NONUS)" w:date="2019-08-26T17:28:00Z">
                  <w:rPr>
                    <w:rFonts w:ascii="Arial" w:hAnsi="Arial" w:cs="Arial"/>
                  </w:rPr>
                </w:rPrChange>
              </w:rPr>
              <w:t xml:space="preserve">Table used for storing the rejected </w:t>
            </w:r>
            <w:r w:rsidR="00B307B1" w:rsidRPr="007F7B2E">
              <w:rPr>
                <w:rFonts w:ascii="Times New Roman" w:hAnsi="Times New Roman"/>
                <w:rPrChange w:id="2750" w:author="Palacherla, Susmitha C (NONUS)" w:date="2019-08-26T17:28:00Z">
                  <w:rPr>
                    <w:rFonts w:ascii="Arial" w:hAnsi="Arial" w:cs="Arial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rPrChange w:id="2751" w:author="Palacherla, Susmitha C (NONUS)" w:date="2019-08-26T17:28:00Z">
                  <w:rPr>
                    <w:rFonts w:ascii="Arial" w:hAnsi="Arial" w:cs="Arial"/>
                  </w:rPr>
                </w:rPrChange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7F7B2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7F7B2E" w:rsidRDefault="00C006AB" w:rsidP="00A71CC9">
            <w:pPr>
              <w:spacing w:line="240" w:lineRule="auto"/>
              <w:rPr>
                <w:rFonts w:ascii="Times New Roman" w:hAnsi="Times New Roman"/>
                <w:rPrChange w:id="2752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53" w:author="Palacherla, Susmitha C (NONUS)" w:date="2019-08-26T17:28:00Z">
                  <w:rPr>
                    <w:rFonts w:ascii="Arial" w:hAnsi="Arial" w:cs="Arial"/>
                  </w:rPr>
                </w:rPrChange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7F7B2E" w:rsidRDefault="00B307B1" w:rsidP="0095088D">
            <w:pPr>
              <w:spacing w:line="240" w:lineRule="auto"/>
              <w:rPr>
                <w:rFonts w:ascii="Times New Roman" w:hAnsi="Times New Roman"/>
                <w:rPrChange w:id="2754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55" w:author="Palacherla, Susmitha C (NONUS)" w:date="2019-08-26T17:28:00Z">
                  <w:rPr>
                    <w:rFonts w:ascii="Arial" w:hAnsi="Arial" w:cs="Arial"/>
                  </w:rPr>
                </w:rPrChange>
              </w:rPr>
              <w:t>Generic</w:t>
            </w:r>
            <w:r w:rsidR="00C006AB" w:rsidRPr="007F7B2E">
              <w:rPr>
                <w:rFonts w:ascii="Times New Roman" w:hAnsi="Times New Roman"/>
                <w:rPrChange w:id="2756" w:author="Palacherla, Susmitha C (NONUS)" w:date="2019-08-26T17:28:00Z">
                  <w:rPr>
                    <w:rFonts w:ascii="Arial" w:hAnsi="Arial" w:cs="Arial"/>
                  </w:rPr>
                </w:rPrChange>
              </w:rPr>
              <w:t>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7F7B2E" w:rsidRDefault="00C006AB" w:rsidP="0095088D">
            <w:pPr>
              <w:spacing w:line="240" w:lineRule="auto"/>
              <w:rPr>
                <w:rFonts w:ascii="Times New Roman" w:hAnsi="Times New Roman"/>
                <w:rPrChange w:id="2757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58" w:author="Palacherla, Susmitha C (NONUS)" w:date="2019-08-26T17:28:00Z">
                  <w:rPr>
                    <w:rFonts w:ascii="Arial" w:hAnsi="Arial" w:cs="Arial"/>
                  </w:rPr>
                </w:rPrChange>
              </w:rPr>
              <w:t xml:space="preserve">Table used for storing </w:t>
            </w:r>
            <w:r w:rsidR="00B307B1" w:rsidRPr="007F7B2E">
              <w:rPr>
                <w:rFonts w:ascii="Times New Roman" w:hAnsi="Times New Roman"/>
                <w:rPrChange w:id="2759" w:author="Palacherla, Susmitha C (NONUS)" w:date="2019-08-26T17:28:00Z">
                  <w:rPr>
                    <w:rFonts w:ascii="Arial" w:hAnsi="Arial" w:cs="Arial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rPrChange w:id="2760" w:author="Palacherla, Susmitha C (NONUS)" w:date="2019-08-26T17:28:00Z">
                  <w:rPr>
                    <w:rFonts w:ascii="Arial" w:hAnsi="Arial" w:cs="Arial"/>
                  </w:rPr>
                </w:rPrChange>
              </w:rPr>
              <w:t xml:space="preserve"> source records loaded into the Coaching Log table.</w:t>
            </w:r>
          </w:p>
        </w:tc>
      </w:tr>
      <w:tr w:rsidR="00C006AB" w:rsidRPr="007F7B2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7F7B2E" w:rsidRDefault="00C006AB" w:rsidP="00A71CC9">
            <w:pPr>
              <w:spacing w:line="240" w:lineRule="auto"/>
              <w:rPr>
                <w:rFonts w:ascii="Times New Roman" w:hAnsi="Times New Roman"/>
                <w:rPrChange w:id="2761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62" w:author="Palacherla, Susmitha C (NONUS)" w:date="2019-08-26T17:28:00Z">
                  <w:rPr>
                    <w:rFonts w:ascii="Arial" w:hAnsi="Arial" w:cs="Arial"/>
                  </w:rPr>
                </w:rPrChange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7F7B2E" w:rsidRDefault="00B307B1" w:rsidP="0095088D">
            <w:pPr>
              <w:spacing w:line="240" w:lineRule="auto"/>
              <w:rPr>
                <w:rFonts w:ascii="Times New Roman" w:hAnsi="Times New Roman"/>
                <w:rPrChange w:id="2763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64" w:author="Palacherla, Susmitha C (NONUS)" w:date="2019-08-26T17:28:00Z">
                  <w:rPr>
                    <w:rFonts w:ascii="Arial" w:hAnsi="Arial" w:cs="Arial"/>
                  </w:rPr>
                </w:rPrChange>
              </w:rPr>
              <w:t>Generic</w:t>
            </w:r>
            <w:r w:rsidR="00C006AB" w:rsidRPr="007F7B2E">
              <w:rPr>
                <w:rFonts w:ascii="Times New Roman" w:hAnsi="Times New Roman"/>
                <w:rPrChange w:id="2765" w:author="Palacherla, Susmitha C (NONUS)" w:date="2019-08-26T17:28:00Z">
                  <w:rPr>
                    <w:rFonts w:ascii="Arial" w:hAnsi="Arial" w:cs="Arial"/>
                  </w:rPr>
                </w:rPrChange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7F7B2E" w:rsidRDefault="00C006AB" w:rsidP="0095088D">
            <w:pPr>
              <w:spacing w:line="240" w:lineRule="auto"/>
              <w:rPr>
                <w:rFonts w:ascii="Times New Roman" w:hAnsi="Times New Roman"/>
                <w:rPrChange w:id="2766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67" w:author="Palacherla, Susmitha C (NONUS)" w:date="2019-08-26T17:28:00Z">
                  <w:rPr>
                    <w:rFonts w:ascii="Arial" w:hAnsi="Arial" w:cs="Arial"/>
                  </w:rPr>
                </w:rPrChange>
              </w:rPr>
              <w:t xml:space="preserve">Table used for storing the </w:t>
            </w:r>
            <w:r w:rsidR="00B307B1" w:rsidRPr="007F7B2E">
              <w:rPr>
                <w:rFonts w:ascii="Times New Roman" w:hAnsi="Times New Roman"/>
                <w:rPrChange w:id="2768" w:author="Palacherla, Susmitha C (NONUS)" w:date="2019-08-26T17:28:00Z">
                  <w:rPr>
                    <w:rFonts w:ascii="Arial" w:hAnsi="Arial" w:cs="Arial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rPrChange w:id="2769" w:author="Palacherla, Susmitha C (NONUS)" w:date="2019-08-26T17:28:00Z">
                  <w:rPr>
                    <w:rFonts w:ascii="Arial" w:hAnsi="Arial" w:cs="Arial"/>
                  </w:rPr>
                </w:rPrChange>
              </w:rPr>
              <w:t xml:space="preserve"> file names and Load dates.</w:t>
            </w:r>
          </w:p>
        </w:tc>
      </w:tr>
    </w:tbl>
    <w:p w:rsidR="002326CC" w:rsidRPr="007F7B2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rPrChange w:id="2770" w:author="Palacherla, Susmitha C (NONUS)" w:date="2019-08-26T17:28:00Z">
            <w:rPr>
              <w:noProof/>
            </w:rPr>
          </w:rPrChange>
        </w:rPr>
      </w:pPr>
      <w:r w:rsidRPr="007F7B2E">
        <w:rPr>
          <w:rFonts w:ascii="Times New Roman" w:hAnsi="Times New Roman"/>
          <w:noProof/>
          <w:rPrChange w:id="2771" w:author="Palacherla, Susmitha C (NONUS)" w:date="2019-08-26T17:28:00Z">
            <w:rPr>
              <w:noProof/>
            </w:rPr>
          </w:rPrChange>
        </w:rPr>
        <w:lastRenderedPageBreak/>
        <w:t>Table structure and details  in document: eCoaching_Database_DD.docx</w:t>
      </w:r>
    </w:p>
    <w:p w:rsidR="002326CC" w:rsidRPr="007F7B2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rPrChange w:id="2772" w:author="Palacherla, Susmitha C (NONUS)" w:date="2019-08-26T17:28:00Z">
            <w:rPr>
              <w:noProof/>
            </w:rPr>
          </w:rPrChange>
        </w:rPr>
      </w:pPr>
    </w:p>
    <w:p w:rsidR="005E5CD7" w:rsidRPr="007F7B2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  <w:rPrChange w:id="2773" w:author="Palacherla, Susmitha C (NONUS)" w:date="2019-08-26T17:28:00Z">
            <w:rPr>
              <w:rFonts w:ascii="Calibri" w:hAnsi="Calibri" w:cs="Times New Roman"/>
              <w:color w:val="auto"/>
            </w:rPr>
          </w:rPrChange>
        </w:rPr>
      </w:pPr>
      <w:bookmarkStart w:id="2774" w:name="_Toc17733001"/>
      <w:r w:rsidRPr="007F7B2E">
        <w:rPr>
          <w:rFonts w:ascii="Times New Roman" w:hAnsi="Times New Roman" w:cs="Times New Roman"/>
          <w:color w:val="auto"/>
          <w:rPrChange w:id="2775" w:author="Palacherla, Susmitha C (NONUS)" w:date="2019-08-26T17:28:00Z">
            <w:rPr>
              <w:rFonts w:ascii="Calibri" w:hAnsi="Calibri" w:cs="Times New Roman"/>
              <w:color w:val="auto"/>
            </w:rPr>
          </w:rPrChange>
        </w:rPr>
        <w:t>Procedures</w:t>
      </w:r>
      <w:bookmarkEnd w:id="2774"/>
      <w:r w:rsidRPr="007F7B2E">
        <w:rPr>
          <w:rFonts w:ascii="Times New Roman" w:hAnsi="Times New Roman" w:cs="Times New Roman"/>
          <w:color w:val="auto"/>
          <w:rPrChange w:id="2776" w:author="Palacherla, Susmitha C (NONUS)" w:date="2019-08-26T17:28:00Z">
            <w:rPr>
              <w:rFonts w:ascii="Calibri" w:hAnsi="Calibri" w:cs="Times New Roman"/>
              <w:color w:val="auto"/>
            </w:rPr>
          </w:rPrChange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7F7B2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7F7B2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777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7F7B2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778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bCs/>
                <w:rPrChange w:id="2779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  <w:t>Procedure Name</w:t>
            </w:r>
          </w:p>
          <w:p w:rsidR="005E5CD7" w:rsidRPr="007F7B2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  <w:rPrChange w:id="2780" w:author="Palacherla, Susmitha C (NONUS)" w:date="2019-08-26T17:28:00Z">
                  <w:rPr>
                    <w:rFonts w:ascii="Arial" w:hAnsi="Arial" w:cs="Arial"/>
                    <w:b/>
                  </w:rPr>
                </w:rPrChange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7F7B2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781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bCs/>
                <w:rPrChange w:id="2782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  <w:t>Usage</w:t>
            </w:r>
          </w:p>
          <w:p w:rsidR="005E5CD7" w:rsidRPr="007F7B2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  <w:rPrChange w:id="2783" w:author="Palacherla, Susmitha C (NONUS)" w:date="2019-08-26T17:28:00Z">
                  <w:rPr>
                    <w:rFonts w:ascii="Arial" w:hAnsi="Arial" w:cs="Arial"/>
                    <w:b/>
                  </w:rPr>
                </w:rPrChange>
              </w:rPr>
            </w:pPr>
          </w:p>
        </w:tc>
      </w:tr>
      <w:tr w:rsidR="00C006AB" w:rsidRPr="007F7B2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7F7B2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  <w:rPrChange w:id="2784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85" w:author="Palacherla, Susmitha C (NONUS)" w:date="2019-08-26T17:28:00Z">
                  <w:rPr>
                    <w:rFonts w:ascii="Arial" w:hAnsi="Arial" w:cs="Arial"/>
                  </w:rPr>
                </w:rPrChange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Pr="007F7B2E" w:rsidRDefault="004D62E8" w:rsidP="0095088D">
            <w:pPr>
              <w:rPr>
                <w:rFonts w:ascii="Times New Roman" w:hAnsi="Times New Roman"/>
                <w:color w:val="000000"/>
                <w:rPrChange w:id="2786" w:author="Palacherla, Susmitha C (NONUS)" w:date="2019-08-26T17:28:00Z">
                  <w:rPr>
                    <w:color w:val="000000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rPrChange w:id="2787" w:author="Palacherla, Susmitha C (NONUS)" w:date="2019-08-26T17:28:00Z">
                  <w:rPr>
                    <w:color w:val="000000"/>
                  </w:rPr>
                </w:rPrChange>
              </w:rPr>
              <w:t>sp_InsertInto_Coaching_Log_</w:t>
            </w:r>
            <w:r w:rsidR="00B307B1" w:rsidRPr="007F7B2E">
              <w:rPr>
                <w:rFonts w:ascii="Times New Roman" w:hAnsi="Times New Roman"/>
                <w:color w:val="000000" w:themeColor="text1"/>
                <w:rPrChange w:id="2788" w:author="Palacherla, Susmitha C (NONUS)" w:date="2019-08-26T17:28:00Z">
                  <w:rPr>
                    <w:rFonts w:asciiTheme="minorHAnsi" w:hAnsiTheme="minorHAnsi" w:cs="Segoe UI"/>
                    <w:color w:val="000000" w:themeColor="text1"/>
                  </w:rPr>
                </w:rPrChange>
              </w:rPr>
              <w:t>Generic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7F7B2E" w:rsidRDefault="00C006AB" w:rsidP="0095088D">
            <w:pPr>
              <w:spacing w:line="240" w:lineRule="auto"/>
              <w:rPr>
                <w:rFonts w:ascii="Times New Roman" w:hAnsi="Times New Roman"/>
                <w:rPrChange w:id="2789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90" w:author="Palacherla, Susmitha C (NONUS)" w:date="2019-08-26T17:28:00Z">
                  <w:rPr>
                    <w:rFonts w:ascii="Arial" w:hAnsi="Arial" w:cs="Arial"/>
                  </w:rPr>
                </w:rPrChange>
              </w:rPr>
              <w:t xml:space="preserve">Load: </w:t>
            </w:r>
            <w:r w:rsidR="00B307B1" w:rsidRPr="007F7B2E">
              <w:rPr>
                <w:rFonts w:ascii="Times New Roman" w:hAnsi="Times New Roman"/>
                <w:rPrChange w:id="2791" w:author="Palacherla, Susmitha C (NONUS)" w:date="2019-08-26T17:28:00Z">
                  <w:rPr>
                    <w:rFonts w:ascii="Arial" w:hAnsi="Arial" w:cs="Arial"/>
                  </w:rPr>
                </w:rPrChange>
              </w:rPr>
              <w:t>Generic</w:t>
            </w:r>
            <w:r w:rsidRPr="007F7B2E">
              <w:rPr>
                <w:rFonts w:ascii="Times New Roman" w:hAnsi="Times New Roman"/>
                <w:rPrChange w:id="2792" w:author="Palacherla, Susmitha C (NONUS)" w:date="2019-08-26T17:28:00Z">
                  <w:rPr>
                    <w:rFonts w:ascii="Arial" w:hAnsi="Arial" w:cs="Arial"/>
                  </w:rPr>
                </w:rPrChange>
              </w:rPr>
              <w:t xml:space="preserve"> Data</w:t>
            </w:r>
          </w:p>
        </w:tc>
      </w:tr>
      <w:tr w:rsidR="006E2ECD" w:rsidRPr="007F7B2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Pr="007F7B2E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  <w:rPrChange w:id="2793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94" w:author="Palacherla, Susmitha C (NONUS)" w:date="2019-08-26T17:28:00Z">
                  <w:rPr>
                    <w:rFonts w:ascii="Arial" w:hAnsi="Arial" w:cs="Arial"/>
                  </w:rPr>
                </w:rPrChange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Pr="007F7B2E" w:rsidRDefault="006E2ECD" w:rsidP="0095088D">
            <w:pPr>
              <w:rPr>
                <w:rFonts w:ascii="Times New Roman" w:hAnsi="Times New Roman"/>
                <w:color w:val="000000"/>
                <w:rPrChange w:id="2795" w:author="Palacherla, Susmitha C (NONUS)" w:date="2019-08-26T17:28:00Z">
                  <w:rPr>
                    <w:color w:val="000000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rPrChange w:id="2796" w:author="Palacherla, Susmitha C (NONUS)" w:date="2019-08-26T17:28:00Z">
                  <w:rPr>
                    <w:color w:val="000000"/>
                  </w:rPr>
                </w:rPrChange>
              </w:rPr>
              <w:t>sp_Update_Generic_Coaching_Stage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Pr="007F7B2E" w:rsidRDefault="006E2ECD">
            <w:pPr>
              <w:spacing w:line="240" w:lineRule="auto"/>
              <w:rPr>
                <w:rFonts w:ascii="Times New Roman" w:hAnsi="Times New Roman"/>
                <w:rPrChange w:id="2797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798" w:author="Palacherla, Susmitha C (NONUS)" w:date="2019-08-26T17:28:00Z">
                  <w:rPr>
                    <w:rFonts w:ascii="Arial" w:hAnsi="Arial" w:cs="Arial"/>
                  </w:rPr>
                </w:rPrChange>
              </w:rPr>
              <w:t xml:space="preserve">Load: Populate attributes like lanid, site, program, Module </w:t>
            </w:r>
            <w:proofErr w:type="spellStart"/>
            <w:r w:rsidRPr="007F7B2E">
              <w:rPr>
                <w:rFonts w:ascii="Times New Roman" w:hAnsi="Times New Roman"/>
                <w:rPrChange w:id="2799" w:author="Palacherla, Susmitha C (NONUS)" w:date="2019-08-26T17:28:00Z">
                  <w:rPr>
                    <w:rFonts w:ascii="Arial" w:hAnsi="Arial" w:cs="Arial"/>
                  </w:rPr>
                </w:rPrChange>
              </w:rPr>
              <w:t>etc</w:t>
            </w:r>
            <w:proofErr w:type="spellEnd"/>
            <w:r w:rsidRPr="007F7B2E">
              <w:rPr>
                <w:rFonts w:ascii="Times New Roman" w:hAnsi="Times New Roman"/>
                <w:rPrChange w:id="2800" w:author="Palacherla, Susmitha C (NONUS)" w:date="2019-08-26T17:28:00Z">
                  <w:rPr>
                    <w:rFonts w:ascii="Arial" w:hAnsi="Arial" w:cs="Arial"/>
                  </w:rPr>
                </w:rPrChange>
              </w:rPr>
              <w:t xml:space="preserve"> </w:t>
            </w:r>
          </w:p>
        </w:tc>
      </w:tr>
      <w:tr w:rsidR="006E2ECD" w:rsidRPr="007F7B2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Pr="007F7B2E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  <w:rPrChange w:id="2801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802" w:author="Palacherla, Susmitha C (NONUS)" w:date="2019-08-26T17:28:00Z">
                  <w:rPr>
                    <w:rFonts w:ascii="Arial" w:hAnsi="Arial" w:cs="Arial"/>
                  </w:rPr>
                </w:rPrChange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Pr="007F7B2E" w:rsidRDefault="006E2ECD" w:rsidP="0095088D">
            <w:pPr>
              <w:rPr>
                <w:rFonts w:ascii="Times New Roman" w:hAnsi="Times New Roman"/>
                <w:color w:val="000000"/>
                <w:rPrChange w:id="2803" w:author="Palacherla, Susmitha C (NONUS)" w:date="2019-08-26T17:28:00Z">
                  <w:rPr>
                    <w:color w:val="000000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rPrChange w:id="2804" w:author="Palacherla, Susmitha C (NONUS)" w:date="2019-08-26T17:28:00Z">
                  <w:rPr>
                    <w:color w:val="000000"/>
                  </w:rPr>
                </w:rPrChange>
              </w:rPr>
              <w:t>sp_InsertInto_Generic_Rejected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Pr="007F7B2E" w:rsidRDefault="006E2ECD" w:rsidP="0095088D">
            <w:pPr>
              <w:spacing w:line="240" w:lineRule="auto"/>
              <w:rPr>
                <w:rFonts w:ascii="Times New Roman" w:hAnsi="Times New Roman"/>
                <w:rPrChange w:id="2805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806" w:author="Palacherla, Susmitha C (NONUS)" w:date="2019-08-26T17:28:00Z">
                  <w:rPr>
                    <w:rFonts w:ascii="Arial" w:hAnsi="Arial" w:cs="Arial"/>
                  </w:rPr>
                </w:rPrChange>
              </w:rPr>
              <w:t>Load: Reject records that do not belong to valid Active employee record for required Module.</w:t>
            </w:r>
          </w:p>
        </w:tc>
      </w:tr>
    </w:tbl>
    <w:p w:rsidR="008A093F" w:rsidRPr="007F7B2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  <w:rPrChange w:id="2807" w:author="Palacherla, Susmitha C (NONUS)" w:date="2019-08-26T17:28:00Z">
            <w:rPr>
              <w:rFonts w:ascii="Calibri" w:hAnsi="Calibri" w:cs="Times New Roman"/>
              <w:color w:val="auto"/>
            </w:rPr>
          </w:rPrChange>
        </w:rPr>
      </w:pPr>
      <w:bookmarkStart w:id="2808" w:name="_Toc17733002"/>
      <w:r w:rsidRPr="007F7B2E">
        <w:rPr>
          <w:rFonts w:ascii="Times New Roman" w:hAnsi="Times New Roman" w:cs="Times New Roman"/>
          <w:color w:val="auto"/>
          <w:rPrChange w:id="2809" w:author="Palacherla, Susmitha C (NONUS)" w:date="2019-08-26T17:28:00Z">
            <w:rPr>
              <w:rFonts w:ascii="Calibri" w:hAnsi="Calibri" w:cs="Times New Roman"/>
              <w:color w:val="auto"/>
            </w:rPr>
          </w:rPrChange>
        </w:rPr>
        <w:t>Functions</w:t>
      </w:r>
      <w:bookmarkEnd w:id="280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7F7B2E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7F7B2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810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7F7B2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811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b/>
                <w:bCs/>
                <w:rPrChange w:id="2812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  <w:t>FunctionName</w:t>
            </w:r>
            <w:proofErr w:type="spellEnd"/>
          </w:p>
          <w:p w:rsidR="008A093F" w:rsidRPr="007F7B2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  <w:rPrChange w:id="2813" w:author="Palacherla, Susmitha C (NONUS)" w:date="2019-08-26T17:28:00Z">
                  <w:rPr>
                    <w:rFonts w:ascii="Arial" w:hAnsi="Arial" w:cs="Arial"/>
                    <w:b/>
                  </w:rPr>
                </w:rPrChange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7F7B2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  <w:rPrChange w:id="2814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</w:pPr>
            <w:r w:rsidRPr="007F7B2E">
              <w:rPr>
                <w:rFonts w:ascii="Times New Roman" w:hAnsi="Times New Roman"/>
                <w:b/>
                <w:bCs/>
                <w:rPrChange w:id="2815" w:author="Palacherla, Susmitha C (NONUS)" w:date="2019-08-26T17:28:00Z">
                  <w:rPr>
                    <w:rFonts w:ascii="Arial" w:hAnsi="Arial" w:cs="Arial"/>
                    <w:b/>
                    <w:bCs/>
                  </w:rPr>
                </w:rPrChange>
              </w:rPr>
              <w:t>Usage</w:t>
            </w:r>
          </w:p>
          <w:p w:rsidR="008A093F" w:rsidRPr="007F7B2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  <w:rPrChange w:id="2816" w:author="Palacherla, Susmitha C (NONUS)" w:date="2019-08-26T17:28:00Z">
                  <w:rPr>
                    <w:rFonts w:ascii="Arial" w:hAnsi="Arial" w:cs="Arial"/>
                    <w:b/>
                  </w:rPr>
                </w:rPrChange>
              </w:rPr>
            </w:pPr>
          </w:p>
        </w:tc>
      </w:tr>
      <w:tr w:rsidR="008A093F" w:rsidRPr="007F7B2E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Pr="007F7B2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rPrChange w:id="2817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818" w:author="Palacherla, Susmitha C (NONUS)" w:date="2019-08-26T17:28:00Z">
                  <w:rPr>
                    <w:rFonts w:ascii="Arial" w:hAnsi="Arial" w:cs="Arial"/>
                  </w:rPr>
                </w:rPrChange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Pr="007F7B2E" w:rsidRDefault="00952CFB" w:rsidP="007C6827">
            <w:pPr>
              <w:rPr>
                <w:rFonts w:ascii="Times New Roman" w:hAnsi="Times New Roman"/>
                <w:color w:val="000000"/>
                <w:rPrChange w:id="2819" w:author="Palacherla, Susmitha C (NONUS)" w:date="2019-08-26T17:28:00Z">
                  <w:rPr>
                    <w:color w:val="000000"/>
                  </w:rPr>
                </w:rPrChange>
              </w:rPr>
            </w:pPr>
            <w:r w:rsidRPr="007F7B2E">
              <w:rPr>
                <w:rFonts w:ascii="Times New Roman" w:hAnsi="Times New Roman"/>
                <w:color w:val="000000"/>
                <w:rPrChange w:id="2820" w:author="Palacherla, Susmitha C (NONUS)" w:date="2019-08-26T17:28:00Z">
                  <w:rPr>
                    <w:color w:val="000000"/>
                  </w:rPr>
                </w:rPrChange>
              </w:rPr>
              <w:t>fn_intModuleIDFromEmpID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Pr="007F7B2E" w:rsidRDefault="00952CFB" w:rsidP="007C6827">
            <w:pPr>
              <w:spacing w:line="240" w:lineRule="auto"/>
              <w:rPr>
                <w:rFonts w:ascii="Times New Roman" w:hAnsi="Times New Roman"/>
                <w:rPrChange w:id="2821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822" w:author="Palacherla, Susmitha C (NONUS)" w:date="2019-08-26T17:28:00Z">
                  <w:rPr>
                    <w:rFonts w:ascii="Arial" w:hAnsi="Arial" w:cs="Arial"/>
                  </w:rPr>
                </w:rPrChange>
              </w:rPr>
              <w:t>Load: Generic Data</w:t>
            </w:r>
          </w:p>
        </w:tc>
      </w:tr>
      <w:tr w:rsidR="006E2ECD" w:rsidRPr="007F7B2E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Pr="007F7B2E" w:rsidRDefault="006E2ECD" w:rsidP="007C6827">
            <w:pPr>
              <w:keepNext/>
              <w:keepLines/>
              <w:spacing w:line="240" w:lineRule="auto"/>
              <w:rPr>
                <w:rFonts w:ascii="Times New Roman" w:hAnsi="Times New Roman"/>
                <w:rPrChange w:id="2823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824" w:author="Palacherla, Susmitha C (NONUS)" w:date="2019-08-26T17:28:00Z">
                  <w:rPr>
                    <w:rFonts w:ascii="Arial" w:hAnsi="Arial" w:cs="Arial"/>
                  </w:rPr>
                </w:rPrChange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Pr="007F7B2E" w:rsidRDefault="006E2ECD" w:rsidP="007C6827">
            <w:pPr>
              <w:rPr>
                <w:rFonts w:ascii="Times New Roman" w:hAnsi="Times New Roman"/>
                <w:color w:val="000000"/>
                <w:rPrChange w:id="2825" w:author="Palacherla, Susmitha C (NONUS)" w:date="2019-08-26T17:28:00Z">
                  <w:rPr>
                    <w:color w:val="000000"/>
                  </w:rPr>
                </w:rPrChange>
              </w:rPr>
            </w:pPr>
            <w:proofErr w:type="spellStart"/>
            <w:r w:rsidRPr="007F7B2E">
              <w:rPr>
                <w:rFonts w:ascii="Times New Roman" w:hAnsi="Times New Roman"/>
                <w:color w:val="000000"/>
                <w:rPrChange w:id="2826" w:author="Palacherla, Susmitha C (NONUS)" w:date="2019-08-26T17:28:00Z">
                  <w:rPr>
                    <w:color w:val="000000"/>
                  </w:rPr>
                </w:rPrChange>
              </w:rPr>
              <w:t>n_intSubCoachReasonIDFromRptCode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Pr="007F7B2E" w:rsidRDefault="006E2ECD" w:rsidP="007C6827">
            <w:pPr>
              <w:spacing w:line="240" w:lineRule="auto"/>
              <w:rPr>
                <w:rFonts w:ascii="Times New Roman" w:hAnsi="Times New Roman"/>
                <w:rPrChange w:id="2827" w:author="Palacherla, Susmitha C (NONUS)" w:date="2019-08-26T17:28:00Z">
                  <w:rPr>
                    <w:rFonts w:ascii="Arial" w:hAnsi="Arial" w:cs="Arial"/>
                  </w:rPr>
                </w:rPrChange>
              </w:rPr>
            </w:pPr>
            <w:r w:rsidRPr="007F7B2E">
              <w:rPr>
                <w:rFonts w:ascii="Times New Roman" w:hAnsi="Times New Roman"/>
                <w:rPrChange w:id="2828" w:author="Palacherla, Susmitha C (NONUS)" w:date="2019-08-26T17:28:00Z">
                  <w:rPr>
                    <w:rFonts w:ascii="Arial" w:hAnsi="Arial" w:cs="Arial"/>
                  </w:rPr>
                </w:rPrChange>
              </w:rPr>
              <w:t xml:space="preserve">Load: Determine </w:t>
            </w:r>
            <w:proofErr w:type="spellStart"/>
            <w:r w:rsidRPr="007F7B2E">
              <w:rPr>
                <w:rFonts w:ascii="Times New Roman" w:hAnsi="Times New Roman"/>
                <w:rPrChange w:id="2829" w:author="Palacherla, Susmitha C (NONUS)" w:date="2019-08-26T17:28:00Z">
                  <w:rPr>
                    <w:rFonts w:ascii="Arial" w:hAnsi="Arial" w:cs="Arial"/>
                  </w:rPr>
                </w:rPrChange>
              </w:rPr>
              <w:t>subcoachingReasonID</w:t>
            </w:r>
            <w:proofErr w:type="spellEnd"/>
          </w:p>
        </w:tc>
      </w:tr>
    </w:tbl>
    <w:p w:rsidR="0017605E" w:rsidRPr="007F7B2E" w:rsidRDefault="00FB4D2F" w:rsidP="00C3714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rPrChange w:id="2830" w:author="Palacherla, Susmitha C (NONUS)" w:date="2019-08-26T17:28:00Z">
            <w:rPr>
              <w:rFonts w:ascii="Arial" w:hAnsi="Arial" w:cs="Arial"/>
              <w:sz w:val="24"/>
              <w:szCs w:val="24"/>
            </w:rPr>
          </w:rPrChange>
        </w:rPr>
        <w:pPrChange w:id="2831" w:author="Palacherla, Susmitha C (NONUS)" w:date="2019-08-26T17:27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del w:id="2832" w:author="Palacherla, Susmitha C (NONUS)" w:date="2019-08-26T17:27:00Z">
        <w:r w:rsidRPr="007F7B2E" w:rsidDel="00C3714E">
          <w:rPr>
            <w:rFonts w:ascii="Times New Roman" w:hAnsi="Times New Roman"/>
            <w:noProof/>
            <w:rPrChange w:id="2833" w:author="Palacherla, Susmitha C (NONUS)" w:date="2019-08-26T17:28:00Z">
              <w:rPr>
                <w:noProof/>
              </w:rPr>
            </w:rPrChange>
          </w:rPr>
          <w:delText xml:space="preserve">Reference Document for Objects and Code: </w:delText>
        </w:r>
        <w:r w:rsidR="00D329A1" w:rsidRPr="007F7B2E" w:rsidDel="00C3714E">
          <w:rPr>
            <w:rFonts w:ascii="Times New Roman" w:hAnsi="Times New Roman"/>
            <w:rPrChange w:id="2834" w:author="Palacherla, Susmitha C (NONUS)" w:date="2019-08-26T17:28:00Z">
              <w:rPr/>
            </w:rPrChange>
          </w:rPr>
          <w:delText xml:space="preserve"> eCoaching</w:delText>
        </w:r>
        <w:r w:rsidR="00D329A1" w:rsidRPr="007F7B2E" w:rsidDel="00C3714E">
          <w:rPr>
            <w:rFonts w:ascii="Times New Roman" w:hAnsi="Times New Roman"/>
            <w:noProof/>
            <w:rPrChange w:id="2835" w:author="Palacherla, Susmitha C (NONUS)" w:date="2019-08-26T17:28:00Z">
              <w:rPr>
                <w:noProof/>
              </w:rPr>
            </w:rPrChange>
          </w:rPr>
          <w:delText>_</w:delText>
        </w:r>
        <w:r w:rsidR="00B307B1" w:rsidRPr="007F7B2E" w:rsidDel="00C3714E">
          <w:rPr>
            <w:rFonts w:ascii="Times New Roman" w:hAnsi="Times New Roman"/>
            <w:noProof/>
            <w:rPrChange w:id="2836" w:author="Palacherla, Susmitha C (NONUS)" w:date="2019-08-26T17:28:00Z">
              <w:rPr>
                <w:noProof/>
              </w:rPr>
            </w:rPrChange>
          </w:rPr>
          <w:delText>Generic</w:delText>
        </w:r>
        <w:r w:rsidR="00F92AFA" w:rsidRPr="007F7B2E" w:rsidDel="00C3714E">
          <w:rPr>
            <w:rFonts w:ascii="Times New Roman" w:hAnsi="Times New Roman"/>
            <w:noProof/>
            <w:rPrChange w:id="2837" w:author="Palacherla, Susmitha C (NONUS)" w:date="2019-08-26T17:28:00Z">
              <w:rPr>
                <w:noProof/>
              </w:rPr>
            </w:rPrChange>
          </w:rPr>
          <w:delText>_Load_Create</w:delText>
        </w:r>
      </w:del>
    </w:p>
    <w:sectPr w:rsidR="0017605E" w:rsidRPr="007F7B2E" w:rsidSect="00D47089">
      <w:footerReference w:type="default" r:id="rId6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4653" w:rsidRDefault="003A4653" w:rsidP="009F2A51">
      <w:pPr>
        <w:spacing w:after="0" w:line="240" w:lineRule="auto"/>
      </w:pPr>
      <w:r>
        <w:separator/>
      </w:r>
    </w:p>
  </w:endnote>
  <w:endnote w:type="continuationSeparator" w:id="0">
    <w:p w:rsidR="003A4653" w:rsidRDefault="003A4653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5B5B" w:rsidRDefault="00325B5B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325B5B" w:rsidRDefault="00325B5B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8/26/19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325B5B" w:rsidRDefault="00325B5B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325B5B" w:rsidRDefault="00325B5B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7F7B2E">
      <w:rPr>
        <w:rStyle w:val="PageNumber"/>
        <w:noProof/>
        <w:sz w:val="18"/>
      </w:rPr>
      <w:t>33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4653" w:rsidRDefault="003A4653" w:rsidP="009F2A51">
      <w:pPr>
        <w:spacing w:after="0" w:line="240" w:lineRule="auto"/>
      </w:pPr>
      <w:r>
        <w:separator/>
      </w:r>
    </w:p>
  </w:footnote>
  <w:footnote w:type="continuationSeparator" w:id="0">
    <w:p w:rsidR="003A4653" w:rsidRDefault="003A4653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B7CC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116EC8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7" w15:restartNumberingAfterBreak="0">
    <w:nsid w:val="1AA318A7"/>
    <w:multiLevelType w:val="multilevel"/>
    <w:tmpl w:val="E3D615A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8" w15:restartNumberingAfterBreak="0">
    <w:nsid w:val="21BA0516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7D3D49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F11BE5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5A7376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46934421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F36030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0572D94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72A0E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4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3"/>
  </w:num>
  <w:num w:numId="3">
    <w:abstractNumId w:val="6"/>
  </w:num>
  <w:num w:numId="4">
    <w:abstractNumId w:val="17"/>
  </w:num>
  <w:num w:numId="5">
    <w:abstractNumId w:val="13"/>
  </w:num>
  <w:num w:numId="6">
    <w:abstractNumId w:val="34"/>
  </w:num>
  <w:num w:numId="7">
    <w:abstractNumId w:val="33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2"/>
  </w:num>
  <w:num w:numId="11">
    <w:abstractNumId w:val="12"/>
  </w:num>
  <w:num w:numId="12">
    <w:abstractNumId w:val="31"/>
  </w:num>
  <w:num w:numId="13">
    <w:abstractNumId w:val="2"/>
  </w:num>
  <w:num w:numId="14">
    <w:abstractNumId w:val="19"/>
  </w:num>
  <w:num w:numId="15">
    <w:abstractNumId w:val="27"/>
  </w:num>
  <w:num w:numId="16">
    <w:abstractNumId w:val="14"/>
  </w:num>
  <w:num w:numId="17">
    <w:abstractNumId w:val="20"/>
  </w:num>
  <w:num w:numId="18">
    <w:abstractNumId w:val="11"/>
  </w:num>
  <w:num w:numId="19">
    <w:abstractNumId w:val="3"/>
  </w:num>
  <w:num w:numId="20">
    <w:abstractNumId w:val="29"/>
  </w:num>
  <w:num w:numId="21">
    <w:abstractNumId w:val="26"/>
  </w:num>
  <w:num w:numId="22">
    <w:abstractNumId w:val="9"/>
  </w:num>
  <w:num w:numId="23">
    <w:abstractNumId w:val="28"/>
  </w:num>
  <w:num w:numId="24">
    <w:abstractNumId w:val="24"/>
  </w:num>
  <w:num w:numId="25">
    <w:abstractNumId w:val="1"/>
  </w:num>
  <w:num w:numId="26">
    <w:abstractNumId w:val="1"/>
  </w:num>
  <w:num w:numId="27">
    <w:abstractNumId w:val="25"/>
  </w:num>
  <w:num w:numId="28">
    <w:abstractNumId w:val="1"/>
  </w:num>
  <w:num w:numId="29">
    <w:abstractNumId w:val="16"/>
  </w:num>
  <w:num w:numId="30">
    <w:abstractNumId w:val="18"/>
  </w:num>
  <w:num w:numId="31">
    <w:abstractNumId w:val="0"/>
  </w:num>
  <w:num w:numId="32">
    <w:abstractNumId w:val="8"/>
  </w:num>
  <w:num w:numId="33">
    <w:abstractNumId w:val="15"/>
  </w:num>
  <w:num w:numId="34">
    <w:abstractNumId w:val="10"/>
  </w:num>
  <w:num w:numId="35">
    <w:abstractNumId w:val="7"/>
  </w:num>
  <w:num w:numId="36">
    <w:abstractNumId w:val="30"/>
  </w:num>
  <w:num w:numId="37">
    <w:abstractNumId w:val="5"/>
  </w:num>
  <w:num w:numId="38">
    <w:abstractNumId w:val="21"/>
  </w:num>
  <w:num w:numId="39">
    <w:abstractNumId w:val="4"/>
  </w:num>
  <w:num w:numId="40">
    <w:abstractNumId w:val="35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CA1"/>
    <w:rsid w:val="00022CCE"/>
    <w:rsid w:val="00024AB2"/>
    <w:rsid w:val="00026033"/>
    <w:rsid w:val="00026536"/>
    <w:rsid w:val="0004360A"/>
    <w:rsid w:val="0004503A"/>
    <w:rsid w:val="00060E62"/>
    <w:rsid w:val="0008338D"/>
    <w:rsid w:val="00087E58"/>
    <w:rsid w:val="00096C08"/>
    <w:rsid w:val="000B5EF7"/>
    <w:rsid w:val="000C1C25"/>
    <w:rsid w:val="000C1FAF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25963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3B48"/>
    <w:rsid w:val="00166258"/>
    <w:rsid w:val="00170D44"/>
    <w:rsid w:val="0017605E"/>
    <w:rsid w:val="001822D4"/>
    <w:rsid w:val="00190085"/>
    <w:rsid w:val="001A6DE7"/>
    <w:rsid w:val="001B35F6"/>
    <w:rsid w:val="001B4454"/>
    <w:rsid w:val="001B4BE1"/>
    <w:rsid w:val="001E1452"/>
    <w:rsid w:val="00202048"/>
    <w:rsid w:val="002074EC"/>
    <w:rsid w:val="00212A21"/>
    <w:rsid w:val="00213A1B"/>
    <w:rsid w:val="00217802"/>
    <w:rsid w:val="00217E7F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60A9"/>
    <w:rsid w:val="002C7772"/>
    <w:rsid w:val="002D5D3B"/>
    <w:rsid w:val="002E4C8D"/>
    <w:rsid w:val="002F47D9"/>
    <w:rsid w:val="002F5746"/>
    <w:rsid w:val="002F6E4C"/>
    <w:rsid w:val="003011AB"/>
    <w:rsid w:val="00304E00"/>
    <w:rsid w:val="00304EEA"/>
    <w:rsid w:val="00320E41"/>
    <w:rsid w:val="00323C43"/>
    <w:rsid w:val="00325B5B"/>
    <w:rsid w:val="00336F14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A4653"/>
    <w:rsid w:val="003B75E1"/>
    <w:rsid w:val="003C2E27"/>
    <w:rsid w:val="003D2977"/>
    <w:rsid w:val="00401F64"/>
    <w:rsid w:val="004020EE"/>
    <w:rsid w:val="004150EA"/>
    <w:rsid w:val="0044630D"/>
    <w:rsid w:val="00452D84"/>
    <w:rsid w:val="00455B85"/>
    <w:rsid w:val="00481F6E"/>
    <w:rsid w:val="00490C4F"/>
    <w:rsid w:val="0049254A"/>
    <w:rsid w:val="00494DF0"/>
    <w:rsid w:val="004A132D"/>
    <w:rsid w:val="004A3F12"/>
    <w:rsid w:val="004A51E8"/>
    <w:rsid w:val="004A6695"/>
    <w:rsid w:val="004A6D60"/>
    <w:rsid w:val="004B13B0"/>
    <w:rsid w:val="004B24AD"/>
    <w:rsid w:val="004C315A"/>
    <w:rsid w:val="004C48CE"/>
    <w:rsid w:val="004D3B66"/>
    <w:rsid w:val="004D62E8"/>
    <w:rsid w:val="004E3D97"/>
    <w:rsid w:val="004F3646"/>
    <w:rsid w:val="004F7CB4"/>
    <w:rsid w:val="00504005"/>
    <w:rsid w:val="00514612"/>
    <w:rsid w:val="0052207E"/>
    <w:rsid w:val="0053330A"/>
    <w:rsid w:val="00562F06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11EE1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E2ECD"/>
    <w:rsid w:val="006F770C"/>
    <w:rsid w:val="00714708"/>
    <w:rsid w:val="0071789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A6434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7F7B2E"/>
    <w:rsid w:val="008160B2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3F30"/>
    <w:rsid w:val="00894FF0"/>
    <w:rsid w:val="008A093F"/>
    <w:rsid w:val="008C2FA7"/>
    <w:rsid w:val="008C584B"/>
    <w:rsid w:val="008D184D"/>
    <w:rsid w:val="008E59B7"/>
    <w:rsid w:val="00907C2C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52CFB"/>
    <w:rsid w:val="009773E7"/>
    <w:rsid w:val="00987C80"/>
    <w:rsid w:val="00996760"/>
    <w:rsid w:val="00997532"/>
    <w:rsid w:val="00997A45"/>
    <w:rsid w:val="009A28C9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20702"/>
    <w:rsid w:val="00A31374"/>
    <w:rsid w:val="00A34C11"/>
    <w:rsid w:val="00A3652D"/>
    <w:rsid w:val="00A40171"/>
    <w:rsid w:val="00A440F9"/>
    <w:rsid w:val="00A45C57"/>
    <w:rsid w:val="00A47122"/>
    <w:rsid w:val="00A51C37"/>
    <w:rsid w:val="00A52549"/>
    <w:rsid w:val="00A52787"/>
    <w:rsid w:val="00A52BA3"/>
    <w:rsid w:val="00A67A9C"/>
    <w:rsid w:val="00A71CC9"/>
    <w:rsid w:val="00A76B23"/>
    <w:rsid w:val="00A819D3"/>
    <w:rsid w:val="00A912FD"/>
    <w:rsid w:val="00A93379"/>
    <w:rsid w:val="00A96E41"/>
    <w:rsid w:val="00AC3ED7"/>
    <w:rsid w:val="00AC6E0C"/>
    <w:rsid w:val="00AD2DB5"/>
    <w:rsid w:val="00AE4184"/>
    <w:rsid w:val="00AE6907"/>
    <w:rsid w:val="00AF7A4C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C7E"/>
    <w:rsid w:val="00C35E45"/>
    <w:rsid w:val="00C3714E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7EAF"/>
    <w:rsid w:val="00CD7CE3"/>
    <w:rsid w:val="00CE328F"/>
    <w:rsid w:val="00CF23BE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629C"/>
    <w:rsid w:val="00D62E27"/>
    <w:rsid w:val="00D63E6E"/>
    <w:rsid w:val="00D74D2B"/>
    <w:rsid w:val="00D74FAF"/>
    <w:rsid w:val="00D82A66"/>
    <w:rsid w:val="00D908D7"/>
    <w:rsid w:val="00D91EE9"/>
    <w:rsid w:val="00D93C14"/>
    <w:rsid w:val="00DA3001"/>
    <w:rsid w:val="00DC43BA"/>
    <w:rsid w:val="00DC6A7C"/>
    <w:rsid w:val="00DD0B27"/>
    <w:rsid w:val="00DF2948"/>
    <w:rsid w:val="00E0110B"/>
    <w:rsid w:val="00E012D4"/>
    <w:rsid w:val="00E26657"/>
    <w:rsid w:val="00E3438D"/>
    <w:rsid w:val="00E3461D"/>
    <w:rsid w:val="00E36F9D"/>
    <w:rsid w:val="00E41548"/>
    <w:rsid w:val="00E42C88"/>
    <w:rsid w:val="00E44A57"/>
    <w:rsid w:val="00E47CFF"/>
    <w:rsid w:val="00E5171C"/>
    <w:rsid w:val="00E527C0"/>
    <w:rsid w:val="00E52DE0"/>
    <w:rsid w:val="00E55462"/>
    <w:rsid w:val="00E64317"/>
    <w:rsid w:val="00E654C3"/>
    <w:rsid w:val="00E66759"/>
    <w:rsid w:val="00E67201"/>
    <w:rsid w:val="00E80010"/>
    <w:rsid w:val="00E83C44"/>
    <w:rsid w:val="00E97561"/>
    <w:rsid w:val="00EA7EB2"/>
    <w:rsid w:val="00EC14B4"/>
    <w:rsid w:val="00EC642C"/>
    <w:rsid w:val="00ED0CDF"/>
    <w:rsid w:val="00ED77B9"/>
    <w:rsid w:val="00EE06FD"/>
    <w:rsid w:val="00EE25CC"/>
    <w:rsid w:val="00EE5A65"/>
    <w:rsid w:val="00F00100"/>
    <w:rsid w:val="00F056A7"/>
    <w:rsid w:val="00F44E3B"/>
    <w:rsid w:val="00F50BAE"/>
    <w:rsid w:val="00F56A29"/>
    <w:rsid w:val="00F75AE8"/>
    <w:rsid w:val="00F76E75"/>
    <w:rsid w:val="00F8420E"/>
    <w:rsid w:val="00F85550"/>
    <w:rsid w:val="00F92AFA"/>
    <w:rsid w:val="00F94DAF"/>
    <w:rsid w:val="00FA6FC3"/>
    <w:rsid w:val="00FB1E19"/>
    <w:rsid w:val="00FB4D2F"/>
    <w:rsid w:val="00FB5F3D"/>
    <w:rsid w:val="00FC3DCF"/>
    <w:rsid w:val="00FC4A35"/>
    <w:rsid w:val="00FE0A8B"/>
    <w:rsid w:val="00FE0F34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014CA1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014C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2146B5-F238-4A18-8EE3-E434B2233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2613</Words>
  <Characters>14895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17474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15</cp:revision>
  <dcterms:created xsi:type="dcterms:W3CDTF">2017-09-11T09:24:00Z</dcterms:created>
  <dcterms:modified xsi:type="dcterms:W3CDTF">2019-08-26T21:32:00Z</dcterms:modified>
</cp:coreProperties>
</file>