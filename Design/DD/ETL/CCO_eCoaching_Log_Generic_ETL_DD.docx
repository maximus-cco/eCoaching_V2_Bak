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proofErr w:type="spellStart"/>
      <w:r>
        <w:rPr>
          <w:rFonts w:ascii="Arial" w:hAnsi="Arial" w:cs="Arial"/>
          <w:b/>
          <w:sz w:val="32"/>
        </w:rPr>
        <w:t>eCoaching_</w:t>
      </w:r>
      <w:r w:rsidR="00B307B1">
        <w:rPr>
          <w:rFonts w:ascii="Arial" w:hAnsi="Arial" w:cs="Arial"/>
          <w:b/>
          <w:sz w:val="32"/>
        </w:rPr>
        <w:t>Generic</w:t>
      </w:r>
      <w:r>
        <w:rPr>
          <w:rFonts w:ascii="Arial" w:hAnsi="Arial" w:cs="Arial"/>
          <w:b/>
          <w:sz w:val="32"/>
        </w:rPr>
        <w:t>_Load</w:t>
      </w:r>
      <w:proofErr w:type="spellEnd"/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963"/>
      </w:tblGrid>
      <w:tr w:rsidR="009F2A51" w:rsidRPr="00D37C04" w:rsidTr="00A20702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963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996760" w:rsidRPr="00D37C04" w:rsidTr="00A20702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96760" w:rsidRPr="00FF578D" w:rsidRDefault="00996760" w:rsidP="00996760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ins w:id="1" w:author="Palacherla, Susmitha C (NONUS)" w:date="2019-07-10T16:53:00Z">
              <w:r>
                <w:rPr>
                  <w:rFonts w:ascii="Times New Roman (PCL6)" w:hAnsi="Times New Roman (PCL6)"/>
                </w:rPr>
                <w:t>07/10/2019</w:t>
              </w:r>
            </w:ins>
            <w:del w:id="2" w:author="Palacherla, Susmitha C (NONUS)" w:date="2019-07-10T16:53:00Z">
              <w:r w:rsidDel="00C509EB">
                <w:rPr>
                  <w:rFonts w:ascii="Times New Roman (PCL6)" w:hAnsi="Times New Roman (PCL6)"/>
                </w:rPr>
                <w:delText>12/28/2017</w:delText>
              </w:r>
            </w:del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96760" w:rsidRPr="00D37C04" w:rsidRDefault="00996760" w:rsidP="00996760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963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96760" w:rsidRPr="00D37C04" w:rsidRDefault="00996760" w:rsidP="00996760">
            <w:pPr>
              <w:ind w:right="-270"/>
              <w:rPr>
                <w:rFonts w:ascii="Times New Roman (PCL6)" w:hAnsi="Times New Roman (PCL6)"/>
              </w:rPr>
            </w:pPr>
            <w:ins w:id="3" w:author="Palacherla, Susmitha C (NONUS)" w:date="2019-07-10T16:53:00Z">
              <w:r w:rsidRPr="0026146F">
                <w:rPr>
                  <w:rFonts w:ascii="Times New Roman (PCL6)" w:hAnsi="Times New Roman (PCL6)"/>
                </w:rPr>
                <w:t>TFS 14706 - Switch smtpout.gdit.com to ironport.maximus.com</w:t>
              </w:r>
            </w:ins>
            <w:del w:id="4" w:author="Palacherla, Susmitha C (NONUS)" w:date="2019-07-10T16:53:00Z">
              <w:r w:rsidDel="00C509EB">
                <w:rPr>
                  <w:rFonts w:ascii="Times New Roman (PCL6)" w:hAnsi="Times New Roman (PCL6)"/>
                </w:rPr>
                <w:delText>TFS 7854 – Encryption related changes for feed files and staging tables</w:delText>
              </w:r>
            </w:del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>
        <w:rPr>
          <w:rFonts w:ascii="Times New Roman (PCL6)" w:hAnsi="Times New Roman (PCL6)"/>
          <w:b w:val="0"/>
          <w:sz w:val="20"/>
        </w:rPr>
        <w:t>Susmitha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ED0CDF">
        <w:rPr>
          <w:rFonts w:ascii="Times New Roman (PCL6)" w:hAnsi="Times New Roman (PCL6)"/>
        </w:rPr>
        <w:t>12/12</w:t>
      </w:r>
      <w:r w:rsidR="0094076B">
        <w:rPr>
          <w:rFonts w:ascii="Times New Roman (PCL6)" w:hAnsi="Times New Roman (PCL6)"/>
        </w:rPr>
        <w:t>/2016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150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  <w:gridCol w:w="2790"/>
        <w:gridCol w:w="2790"/>
        <w:tblGridChange w:id="5">
          <w:tblGrid>
            <w:gridCol w:w="1440"/>
            <w:gridCol w:w="5238"/>
            <w:gridCol w:w="2790"/>
            <w:gridCol w:w="2790"/>
            <w:gridCol w:w="2790"/>
          </w:tblGrid>
        </w:tblGridChange>
      </w:tblGrid>
      <w:tr w:rsidR="009F2A51" w:rsidRPr="00D37C04" w:rsidTr="00996760">
        <w:trPr>
          <w:gridAfter w:val="2"/>
          <w:wAfter w:w="5580" w:type="dxa"/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996760">
        <w:trPr>
          <w:gridAfter w:val="2"/>
          <w:wAfter w:w="5580" w:type="dxa"/>
        </w:trPr>
        <w:tc>
          <w:tcPr>
            <w:tcW w:w="1440" w:type="dxa"/>
          </w:tcPr>
          <w:p w:rsidR="009F2A51" w:rsidRPr="00FF578D" w:rsidRDefault="0094076B" w:rsidP="00A440F9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4/11/2016</w:t>
            </w:r>
          </w:p>
        </w:tc>
        <w:tc>
          <w:tcPr>
            <w:tcW w:w="5238" w:type="dxa"/>
          </w:tcPr>
          <w:p w:rsidR="009F2A51" w:rsidRPr="00D37C04" w:rsidRDefault="00A67A9C" w:rsidP="0094076B">
            <w:pPr>
              <w:pStyle w:val="hdr1"/>
              <w:ind w:left="0"/>
              <w:jc w:val="left"/>
            </w:pPr>
            <w:r>
              <w:t xml:space="preserve">1.0 </w:t>
            </w:r>
            <w:r w:rsidR="00202048">
              <w:t>Initial revision</w:t>
            </w:r>
            <w:r w:rsidR="007C6827">
              <w:t xml:space="preserve">. TFS </w:t>
            </w:r>
            <w:r w:rsidR="00A440F9">
              <w:t>2</w:t>
            </w:r>
            <w:r w:rsidR="0094076B">
              <w:t>470</w:t>
            </w:r>
          </w:p>
        </w:tc>
        <w:tc>
          <w:tcPr>
            <w:tcW w:w="2790" w:type="dxa"/>
          </w:tcPr>
          <w:p w:rsidR="009F2A51" w:rsidRPr="00D37C04" w:rsidRDefault="00202048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996760">
        <w:trPr>
          <w:gridAfter w:val="2"/>
          <w:wAfter w:w="5580" w:type="dxa"/>
        </w:trPr>
        <w:tc>
          <w:tcPr>
            <w:tcW w:w="1440" w:type="dxa"/>
          </w:tcPr>
          <w:p w:rsidR="009F2A51" w:rsidRPr="00D37C04" w:rsidRDefault="00ED0CDF" w:rsidP="00C57C3E">
            <w:pPr>
              <w:pStyle w:val="hdr1"/>
              <w:ind w:left="0"/>
              <w:jc w:val="left"/>
            </w:pPr>
            <w:r>
              <w:t>12/12/2016</w:t>
            </w:r>
          </w:p>
        </w:tc>
        <w:tc>
          <w:tcPr>
            <w:tcW w:w="5238" w:type="dxa"/>
          </w:tcPr>
          <w:p w:rsidR="009F2A51" w:rsidRPr="00D37C04" w:rsidRDefault="00ED0CDF" w:rsidP="00ED0CDF">
            <w:pPr>
              <w:pStyle w:val="hdr1"/>
              <w:ind w:left="0"/>
              <w:jc w:val="left"/>
            </w:pPr>
            <w:r>
              <w:t>2.0 Updates for TFS 4916. Adding an additional container for non-SEA Ad-hoc generic feeds where attributes will be included in the file.</w:t>
            </w:r>
          </w:p>
        </w:tc>
        <w:tc>
          <w:tcPr>
            <w:tcW w:w="2790" w:type="dxa"/>
          </w:tcPr>
          <w:p w:rsidR="009F2A51" w:rsidRPr="00D37C04" w:rsidRDefault="00ED0CDF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E41548" w:rsidRPr="00D37C04" w:rsidTr="00996760">
        <w:trPr>
          <w:gridAfter w:val="2"/>
          <w:wAfter w:w="5580" w:type="dxa"/>
        </w:trPr>
        <w:tc>
          <w:tcPr>
            <w:tcW w:w="1440" w:type="dxa"/>
          </w:tcPr>
          <w:p w:rsidR="00E41548" w:rsidRPr="00D37C04" w:rsidRDefault="00E41548" w:rsidP="00E41548">
            <w:pPr>
              <w:pStyle w:val="hdr1"/>
              <w:ind w:left="0"/>
              <w:jc w:val="left"/>
            </w:pPr>
            <w:r>
              <w:t>8/14/2017</w:t>
            </w:r>
          </w:p>
        </w:tc>
        <w:tc>
          <w:tcPr>
            <w:tcW w:w="5238" w:type="dxa"/>
          </w:tcPr>
          <w:p w:rsidR="00E41548" w:rsidRPr="00D37C04" w:rsidRDefault="00E41548" w:rsidP="00E41548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3.0 TFS 7105 – Upgrade to SQL Server 2012</w:t>
            </w:r>
          </w:p>
        </w:tc>
        <w:tc>
          <w:tcPr>
            <w:tcW w:w="2790" w:type="dxa"/>
          </w:tcPr>
          <w:p w:rsidR="00E41548" w:rsidRPr="00D37C04" w:rsidRDefault="00E41548" w:rsidP="00E41548">
            <w:pPr>
              <w:pStyle w:val="hdr1"/>
              <w:ind w:left="0"/>
              <w:jc w:val="left"/>
            </w:pPr>
            <w:r w:rsidRPr="00257251">
              <w:t>Susmitha Palacherla</w:t>
            </w:r>
          </w:p>
        </w:tc>
      </w:tr>
      <w:tr w:rsidR="009F2A51" w:rsidRPr="00D37C04" w:rsidTr="00996760">
        <w:trPr>
          <w:gridAfter w:val="2"/>
          <w:wAfter w:w="5580" w:type="dxa"/>
        </w:trPr>
        <w:tc>
          <w:tcPr>
            <w:tcW w:w="1440" w:type="dxa"/>
          </w:tcPr>
          <w:p w:rsidR="009F2A51" w:rsidRPr="00D37C04" w:rsidRDefault="004A3F12" w:rsidP="00C57C3E">
            <w:pPr>
              <w:pStyle w:val="hdr1"/>
              <w:ind w:left="0"/>
              <w:jc w:val="left"/>
            </w:pPr>
            <w:r>
              <w:t>9/1/2017</w:t>
            </w:r>
          </w:p>
        </w:tc>
        <w:tc>
          <w:tcPr>
            <w:tcW w:w="5238" w:type="dxa"/>
          </w:tcPr>
          <w:p w:rsidR="00997A45" w:rsidRPr="00D37C04" w:rsidRDefault="004A3F12" w:rsidP="00997A45">
            <w:pPr>
              <w:pStyle w:val="hdr1"/>
              <w:ind w:left="0"/>
              <w:jc w:val="left"/>
            </w:pPr>
            <w:r>
              <w:t>4.0 TFS 7647 – Incorporate Attendance discrepancy (DTT) feed</w:t>
            </w:r>
          </w:p>
        </w:tc>
        <w:tc>
          <w:tcPr>
            <w:tcW w:w="2790" w:type="dxa"/>
          </w:tcPr>
          <w:p w:rsidR="009F2A51" w:rsidRPr="00D37C04" w:rsidRDefault="004A3F12" w:rsidP="00A45C57">
            <w:pPr>
              <w:pStyle w:val="hdr1"/>
              <w:ind w:left="0"/>
              <w:jc w:val="left"/>
            </w:pPr>
            <w:r w:rsidRPr="00257251">
              <w:t>Susmitha Palacherla</w:t>
            </w:r>
          </w:p>
        </w:tc>
      </w:tr>
      <w:tr w:rsidR="00996760" w:rsidRPr="00D37C04" w:rsidTr="00996760">
        <w:tc>
          <w:tcPr>
            <w:tcW w:w="1440" w:type="dxa"/>
          </w:tcPr>
          <w:p w:rsidR="00996760" w:rsidRPr="00D37C04" w:rsidRDefault="00996760" w:rsidP="00996760">
            <w:pPr>
              <w:pStyle w:val="hdr1"/>
              <w:ind w:left="0"/>
              <w:jc w:val="left"/>
            </w:pPr>
            <w:r>
              <w:t>12/28/2017</w:t>
            </w:r>
          </w:p>
        </w:tc>
        <w:tc>
          <w:tcPr>
            <w:tcW w:w="5238" w:type="dxa"/>
          </w:tcPr>
          <w:p w:rsidR="00996760" w:rsidRPr="00D37C04" w:rsidRDefault="00996760" w:rsidP="00996760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7854 – Encryption related changes for feed files and staging tables</w:t>
            </w:r>
          </w:p>
        </w:tc>
        <w:tc>
          <w:tcPr>
            <w:tcW w:w="2790" w:type="dxa"/>
          </w:tcPr>
          <w:p w:rsidR="00996760" w:rsidRPr="00D37C04" w:rsidRDefault="00996760" w:rsidP="00996760">
            <w:pPr>
              <w:pStyle w:val="hdr1"/>
              <w:ind w:left="0"/>
              <w:jc w:val="left"/>
            </w:pPr>
            <w:ins w:id="6" w:author="Palacherla, Susmitha C (NONUS)" w:date="2019-07-10T16:55:00Z">
              <w:r>
                <w:t>07/10/2019</w:t>
              </w:r>
            </w:ins>
            <w:del w:id="7" w:author="Palacherla, Susmitha C (NONUS)" w:date="2019-07-10T16:55:00Z">
              <w:r w:rsidRPr="00257251" w:rsidDel="004B71DF">
                <w:delText>Susmitha Palacherla</w:delText>
              </w:r>
            </w:del>
          </w:p>
        </w:tc>
        <w:tc>
          <w:tcPr>
            <w:tcW w:w="2790" w:type="dxa"/>
          </w:tcPr>
          <w:p w:rsidR="00996760" w:rsidRPr="00D37C04" w:rsidRDefault="00996760" w:rsidP="00996760">
            <w:pPr>
              <w:spacing w:after="0" w:line="240" w:lineRule="auto"/>
              <w:rPr>
                <w:ins w:id="8" w:author="Palacherla, Susmitha C (NONUS)" w:date="2019-07-10T16:55:00Z"/>
              </w:rPr>
            </w:pPr>
            <w:ins w:id="9" w:author="Palacherla, Susmitha C (NONUS)" w:date="2019-07-10T16:55:00Z">
              <w:r w:rsidRPr="00185D0F">
                <w:t>TFS 14706 - Switch smtpout.gdit.com to ironport.maximus.com</w:t>
              </w:r>
            </w:ins>
          </w:p>
        </w:tc>
        <w:tc>
          <w:tcPr>
            <w:tcW w:w="2790" w:type="dxa"/>
          </w:tcPr>
          <w:p w:rsidR="00996760" w:rsidRPr="00D37C04" w:rsidRDefault="00996760" w:rsidP="00996760">
            <w:pPr>
              <w:spacing w:after="0" w:line="240" w:lineRule="auto"/>
              <w:rPr>
                <w:ins w:id="10" w:author="Palacherla, Susmitha C (NONUS)" w:date="2019-07-10T16:55:00Z"/>
              </w:rPr>
            </w:pPr>
            <w:ins w:id="11" w:author="Palacherla, Susmitha C (NONUS)" w:date="2019-07-10T16:55:00Z">
              <w:r w:rsidRPr="002A770C">
                <w:t>Susmitha Palacherla</w:t>
              </w:r>
            </w:ins>
          </w:p>
        </w:tc>
      </w:tr>
      <w:tr w:rsidR="00996760" w:rsidRPr="00D37C04" w:rsidTr="00996760">
        <w:trPr>
          <w:gridAfter w:val="2"/>
          <w:wAfter w:w="5580" w:type="dxa"/>
        </w:trPr>
        <w:tc>
          <w:tcPr>
            <w:tcW w:w="1440" w:type="dxa"/>
          </w:tcPr>
          <w:p w:rsidR="00996760" w:rsidRPr="00D37C04" w:rsidRDefault="00996760" w:rsidP="00996760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96760" w:rsidRPr="00D37C04" w:rsidRDefault="00996760" w:rsidP="00996760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96760" w:rsidRPr="00D37C04" w:rsidRDefault="00996760" w:rsidP="00996760">
            <w:pPr>
              <w:pStyle w:val="hdr1"/>
              <w:ind w:left="0"/>
              <w:jc w:val="left"/>
            </w:pPr>
          </w:p>
        </w:tc>
      </w:tr>
      <w:tr w:rsidR="00996760" w:rsidRPr="00D37C04" w:rsidTr="00996760">
        <w:trPr>
          <w:gridAfter w:val="2"/>
          <w:wAfter w:w="5580" w:type="dxa"/>
        </w:trPr>
        <w:tc>
          <w:tcPr>
            <w:tcW w:w="1440" w:type="dxa"/>
          </w:tcPr>
          <w:p w:rsidR="00996760" w:rsidRPr="00D37C04" w:rsidRDefault="00996760" w:rsidP="00996760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96760" w:rsidRPr="00D37C04" w:rsidRDefault="00996760" w:rsidP="00996760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96760" w:rsidRPr="00D37C04" w:rsidRDefault="00996760" w:rsidP="00996760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2" w:name="_Toc434743870"/>
      <w:r w:rsidRPr="002431EB">
        <w:br w:type="page"/>
      </w:r>
      <w:bookmarkEnd w:id="12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D5629C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899826" w:history="1">
            <w:r w:rsidR="00D5629C" w:rsidRPr="00D45C55">
              <w:rPr>
                <w:rStyle w:val="Hyperlink"/>
                <w:noProof/>
              </w:rPr>
              <w:t>1.</w:t>
            </w:r>
            <w:r w:rsidR="00D5629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5629C" w:rsidRPr="00D45C55">
              <w:rPr>
                <w:rStyle w:val="Hyperlink"/>
                <w:noProof/>
              </w:rPr>
              <w:t>Overview</w:t>
            </w:r>
            <w:r w:rsidR="00D5629C">
              <w:rPr>
                <w:noProof/>
                <w:webHidden/>
              </w:rPr>
              <w:tab/>
            </w:r>
            <w:r w:rsidR="00D5629C">
              <w:rPr>
                <w:noProof/>
                <w:webHidden/>
              </w:rPr>
              <w:fldChar w:fldCharType="begin"/>
            </w:r>
            <w:r w:rsidR="00D5629C">
              <w:rPr>
                <w:noProof/>
                <w:webHidden/>
              </w:rPr>
              <w:instrText xml:space="preserve"> PAGEREF _Toc503899826 \h </w:instrText>
            </w:r>
            <w:r w:rsidR="00D5629C">
              <w:rPr>
                <w:noProof/>
                <w:webHidden/>
              </w:rPr>
            </w:r>
            <w:r w:rsidR="00D5629C">
              <w:rPr>
                <w:noProof/>
                <w:webHidden/>
              </w:rPr>
              <w:fldChar w:fldCharType="separate"/>
            </w:r>
            <w:r w:rsidR="00D5629C">
              <w:rPr>
                <w:noProof/>
                <w:webHidden/>
              </w:rPr>
              <w:t>4</w:t>
            </w:r>
            <w:r w:rsidR="00D5629C">
              <w:rPr>
                <w:noProof/>
                <w:webHidden/>
              </w:rPr>
              <w:fldChar w:fldCharType="end"/>
            </w:r>
          </w:hyperlink>
        </w:p>
        <w:p w:rsidR="00D5629C" w:rsidRDefault="00D5629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899827" w:history="1">
            <w:r w:rsidRPr="00D45C55">
              <w:rPr>
                <w:rStyle w:val="Hyperlink"/>
                <w:rFonts w:ascii="Calibri" w:hAnsi="Calibri"/>
                <w:noProof/>
              </w:rPr>
              <w:t>1.1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29C" w:rsidRDefault="00D5629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899828" w:history="1">
            <w:r w:rsidRPr="00D45C55">
              <w:rPr>
                <w:rStyle w:val="Hyperlink"/>
                <w:rFonts w:ascii="Calibri" w:hAnsi="Calibri"/>
                <w:noProof/>
              </w:rPr>
              <w:t>1.2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Document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29C" w:rsidRDefault="00D5629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899829" w:history="1">
            <w:r w:rsidRPr="00D45C55">
              <w:rPr>
                <w:rStyle w:val="Hyperlink"/>
                <w:rFonts w:ascii="Calibri" w:hAnsi="Calibri"/>
                <w:noProof/>
              </w:rPr>
              <w:t>1.3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29C" w:rsidRDefault="00D5629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899830" w:history="1">
            <w:r w:rsidRPr="00D45C55">
              <w:rPr>
                <w:rStyle w:val="Hyperlink"/>
                <w:rFonts w:ascii="Calibri" w:hAnsi="Calibri"/>
                <w:noProof/>
              </w:rPr>
              <w:t>1.4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Module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29C" w:rsidRDefault="00D5629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899831" w:history="1">
            <w:r w:rsidRPr="00D45C55">
              <w:rPr>
                <w:rStyle w:val="Hyperlink"/>
                <w:rFonts w:ascii="Calibri" w:hAnsi="Calibri"/>
                <w:noProof/>
              </w:rPr>
              <w:t>1.5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29C" w:rsidRDefault="00D5629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899832" w:history="1">
            <w:r w:rsidRPr="00D45C55">
              <w:rPr>
                <w:rStyle w:val="Hyperlink"/>
                <w:noProof/>
              </w:rPr>
              <w:t>1.5.1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29C" w:rsidRDefault="00D5629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899833" w:history="1">
            <w:r w:rsidRPr="00D45C55">
              <w:rPr>
                <w:rStyle w:val="Hyperlink"/>
                <w:noProof/>
              </w:rPr>
              <w:t>1.5.2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29C" w:rsidRDefault="00D5629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899834" w:history="1">
            <w:r w:rsidRPr="00D45C55">
              <w:rPr>
                <w:rStyle w:val="Hyperlink"/>
                <w:rFonts w:ascii="Calibri" w:hAnsi="Calibri"/>
                <w:noProof/>
              </w:rPr>
              <w:t>1.6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29C" w:rsidRDefault="00D5629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3899835" w:history="1">
            <w:r w:rsidRPr="00D45C55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45C55">
              <w:rPr>
                <w:rStyle w:val="Hyperlink"/>
                <w:noProof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29C" w:rsidRDefault="00D5629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899838" w:history="1">
            <w:r w:rsidRPr="00D45C55">
              <w:rPr>
                <w:rStyle w:val="Hyperlink"/>
                <w:rFonts w:ascii="Calibri" w:hAnsi="Calibri"/>
                <w:noProof/>
              </w:rPr>
              <w:t>2.1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29C" w:rsidRDefault="00D5629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899839" w:history="1">
            <w:r w:rsidRPr="00D45C55">
              <w:rPr>
                <w:rStyle w:val="Hyperlink"/>
                <w:rFonts w:ascii="Calibri" w:hAnsi="Calibri"/>
                <w:noProof/>
              </w:rPr>
              <w:t>2.1.1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File layout and Mappings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29C" w:rsidRDefault="00D5629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899850" w:history="1">
            <w:r w:rsidRPr="00D45C55">
              <w:rPr>
                <w:rStyle w:val="Hyperlink"/>
                <w:rFonts w:ascii="Calibri" w:hAnsi="Calibri"/>
                <w:noProof/>
              </w:rPr>
              <w:t>2.2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Module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29C" w:rsidRDefault="00D5629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899851" w:history="1">
            <w:r w:rsidRPr="00D45C55">
              <w:rPr>
                <w:rStyle w:val="Hyperlink"/>
                <w:rFonts w:ascii="Calibri" w:hAnsi="Calibri"/>
                <w:noProof/>
              </w:rPr>
              <w:t>2.2.1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SQL agent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29C" w:rsidRDefault="00D5629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899852" w:history="1">
            <w:r w:rsidRPr="00D45C55">
              <w:rPr>
                <w:rStyle w:val="Hyperlink"/>
                <w:rFonts w:ascii="Calibri" w:hAnsi="Calibri"/>
                <w:noProof/>
              </w:rPr>
              <w:t>2.2.2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SSIS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29C" w:rsidRDefault="00D5629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899853" w:history="1">
            <w:r w:rsidRPr="00D45C55">
              <w:rPr>
                <w:rStyle w:val="Hyperlink"/>
                <w:rFonts w:ascii="Calibri" w:hAnsi="Calibri"/>
                <w:noProof/>
              </w:rPr>
              <w:t>2.2.3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29C" w:rsidRDefault="00D5629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899854" w:history="1">
            <w:r w:rsidRPr="00D45C55">
              <w:rPr>
                <w:rStyle w:val="Hyperlink"/>
                <w:rFonts w:ascii="Calibri" w:hAnsi="Calibri"/>
                <w:noProof/>
              </w:rPr>
              <w:t>2.2.4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29C" w:rsidRDefault="00D5629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899855" w:history="1">
            <w:r w:rsidRPr="00D45C55">
              <w:rPr>
                <w:rStyle w:val="Hyperlink"/>
                <w:rFonts w:ascii="Calibri" w:hAnsi="Calibri"/>
                <w:noProof/>
              </w:rPr>
              <w:t>2.2.5</w:t>
            </w:r>
            <w:r>
              <w:rPr>
                <w:noProof/>
                <w:lang w:eastAsia="en-US"/>
              </w:rPr>
              <w:tab/>
            </w:r>
            <w:r w:rsidRPr="00D45C55">
              <w:rPr>
                <w:rStyle w:val="Hyperlink"/>
                <w:rFonts w:ascii="Calibri" w:hAnsi="Calibri"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_Toc503899855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3" w:name="_Toc503899826"/>
      <w:r w:rsidRPr="0027630C">
        <w:rPr>
          <w:color w:val="auto"/>
        </w:rPr>
        <w:lastRenderedPageBreak/>
        <w:t>Overview</w:t>
      </w:r>
      <w:bookmarkEnd w:id="13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4" w:name="_Toc503899827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14"/>
    </w:p>
    <w:p w:rsidR="001B4454" w:rsidRPr="00736BF7" w:rsidRDefault="00A47122" w:rsidP="001B4454">
      <w:pPr>
        <w:rPr>
          <w:rFonts w:asciiTheme="minorHAnsi" w:hAnsiTheme="minorHAnsi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 </w:t>
      </w:r>
      <w:r w:rsidR="00026536">
        <w:rPr>
          <w:rFonts w:asciiTheme="minorHAnsi" w:hAnsiTheme="minorHAnsi" w:cs="Segoe UI"/>
          <w:color w:val="000000" w:themeColor="text1"/>
        </w:rPr>
        <w:t xml:space="preserve">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coaching process is a standard process to facilitate consistent communication when a performance opportunity </w:t>
      </w:r>
      <w:r w:rsidR="0094076B">
        <w:rPr>
          <w:rFonts w:asciiTheme="minorHAnsi" w:hAnsiTheme="minorHAnsi" w:cs="Segoe UI"/>
          <w:color w:val="000000" w:themeColor="text1"/>
        </w:rPr>
        <w:t xml:space="preserve">or reinforcement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>
        <w:rPr>
          <w:rFonts w:asciiTheme="minorHAnsi" w:hAnsiTheme="minorHAnsi" w:cs="Segoe UI"/>
          <w:color w:val="000000" w:themeColor="text1"/>
        </w:rPr>
        <w:t xml:space="preserve">The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94076B">
        <w:rPr>
          <w:rFonts w:asciiTheme="minorHAnsi" w:hAnsiTheme="minorHAnsi" w:cs="Segoe UI"/>
          <w:color w:val="000000" w:themeColor="text1"/>
        </w:rPr>
        <w:t xml:space="preserve"> (General)</w:t>
      </w:r>
      <w:r w:rsidR="007C6827">
        <w:rPr>
          <w:rFonts w:asciiTheme="minorHAnsi" w:hAnsiTheme="minorHAnsi" w:cs="Segoe UI"/>
          <w:color w:val="000000" w:themeColor="text1"/>
        </w:rPr>
        <w:t xml:space="preserve"> feed</w:t>
      </w:r>
      <w:r w:rsidR="0094076B">
        <w:rPr>
          <w:rFonts w:asciiTheme="minorHAnsi" w:hAnsiTheme="minorHAnsi" w:cs="Segoe UI"/>
          <w:color w:val="000000" w:themeColor="text1"/>
        </w:rPr>
        <w:t>(s)</w:t>
      </w:r>
      <w:r w:rsidR="007C6827">
        <w:rPr>
          <w:rFonts w:asciiTheme="minorHAnsi" w:hAnsiTheme="minorHAnsi" w:cs="Segoe UI"/>
          <w:color w:val="000000" w:themeColor="text1"/>
        </w:rPr>
        <w:t xml:space="preserve"> </w:t>
      </w:r>
      <w:r w:rsidR="0094076B">
        <w:rPr>
          <w:rFonts w:asciiTheme="minorHAnsi" w:hAnsiTheme="minorHAnsi" w:cs="Segoe UI"/>
          <w:color w:val="000000" w:themeColor="text1"/>
        </w:rPr>
        <w:t>will be used for mass loading of general ecls that would have normally been submitted through the User Interface into the database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.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Utilizing the </w:t>
      </w:r>
      <w:proofErr w:type="gramStart"/>
      <w:r w:rsidR="001B4454" w:rsidRPr="00736BF7">
        <w:rPr>
          <w:rFonts w:asciiTheme="minorHAnsi" w:hAnsiTheme="minorHAnsi" w:cs="Segoe UI"/>
          <w:color w:val="000000" w:themeColor="text1"/>
        </w:rPr>
        <w:t>eCL</w:t>
      </w:r>
      <w:proofErr w:type="gramEnd"/>
      <w:r w:rsidR="001B4454" w:rsidRPr="00736BF7">
        <w:rPr>
          <w:rFonts w:asciiTheme="minorHAnsi" w:hAnsiTheme="minorHAnsi" w:cs="Segoe UI"/>
          <w:color w:val="000000" w:themeColor="text1"/>
        </w:rPr>
        <w:t xml:space="preserve"> work-flow, items can be tracked from start to finish to verify if items have been addressed.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5" w:name="_Toc503899828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15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94076B">
        <w:rPr>
          <w:rFonts w:asciiTheme="minorHAnsi" w:hAnsiTheme="minorHAnsi" w:cs="Segoe UI"/>
          <w:color w:val="000000" w:themeColor="text1"/>
        </w:rPr>
        <w:t>‘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94076B">
        <w:rPr>
          <w:rFonts w:asciiTheme="minorHAnsi" w:hAnsiTheme="minorHAnsi" w:cs="Segoe UI"/>
          <w:color w:val="000000" w:themeColor="text1"/>
        </w:rPr>
        <w:t>’ or general feeds that will be used to mass load ecls into the database.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6" w:name="_Toc503899829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16"/>
    </w:p>
    <w:p w:rsidR="007C6827" w:rsidRDefault="007C6827" w:rsidP="0053330A">
      <w:pPr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 xml:space="preserve">The table below shows 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the </w:t>
      </w:r>
      <w:r>
        <w:rPr>
          <w:rFonts w:asciiTheme="minorHAnsi" w:hAnsiTheme="minorHAnsi" w:cs="Segoe UI"/>
          <w:color w:val="000000" w:themeColor="text1"/>
        </w:rPr>
        <w:t xml:space="preserve">attributes for the </w:t>
      </w:r>
      <w:r w:rsidR="0094076B">
        <w:rPr>
          <w:rFonts w:asciiTheme="minorHAnsi" w:hAnsiTheme="minorHAnsi" w:cs="Segoe UI"/>
          <w:color w:val="000000" w:themeColor="text1"/>
        </w:rPr>
        <w:t>‘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94076B">
        <w:rPr>
          <w:rFonts w:asciiTheme="minorHAnsi" w:hAnsiTheme="minorHAnsi" w:cs="Segoe UI"/>
          <w:color w:val="000000" w:themeColor="text1"/>
        </w:rPr>
        <w:t>’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report</w:t>
      </w:r>
      <w:r w:rsidR="00381B5A">
        <w:rPr>
          <w:rFonts w:asciiTheme="minorHAnsi" w:hAnsiTheme="minorHAnsi" w:cs="Segoe UI"/>
          <w:color w:val="000000" w:themeColor="text1"/>
        </w:rPr>
        <w:t>s</w:t>
      </w:r>
      <w:r>
        <w:rPr>
          <w:rFonts w:asciiTheme="minorHAnsi" w:hAnsiTheme="minorHAnsi" w:cs="Segoe UI"/>
          <w:color w:val="000000" w:themeColor="text1"/>
        </w:rPr>
        <w:t>.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</w:t>
      </w:r>
    </w:p>
    <w:p w:rsidR="0053330A" w:rsidRDefault="0053330A" w:rsidP="0053330A">
      <w:pPr>
        <w:rPr>
          <w:rFonts w:ascii="Verdana" w:hAnsi="Verdana" w:cs="Segoe UI"/>
          <w:color w:val="000000" w:themeColor="text1"/>
          <w:sz w:val="20"/>
          <w:szCs w:val="20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Files are </w:t>
      </w:r>
      <w:r w:rsidR="00FB5F3D">
        <w:rPr>
          <w:rFonts w:asciiTheme="minorHAnsi" w:hAnsiTheme="minorHAnsi" w:cs="Segoe UI"/>
          <w:color w:val="000000" w:themeColor="text1"/>
        </w:rPr>
        <w:t>loaded from</w:t>
      </w:r>
      <w:r w:rsidR="00FB5F3D" w:rsidRPr="00CA5EB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hyperlink r:id="rId9" w:history="1">
        <w:r w:rsidR="00FB5F3D" w:rsidRPr="00251ADC">
          <w:rPr>
            <w:rStyle w:val="Hyperlink"/>
            <w:rFonts w:ascii="Times New Roman" w:hAnsi="Times New Roman"/>
            <w:sz w:val="20"/>
            <w:szCs w:val="20"/>
          </w:rPr>
          <w:t>\\f3420-ecldbp01\data\Coaching\</w:t>
        </w:r>
        <w:r w:rsidR="00FB5F3D" w:rsidRPr="00996760">
          <w:rPr>
            <w:rStyle w:val="Hyperlink"/>
            <w:rFonts w:ascii="Times New Roman" w:hAnsi="Times New Roman"/>
            <w:sz w:val="20"/>
            <w:szCs w:val="20"/>
          </w:rPr>
          <w:t>Generic</w:t>
        </w:r>
        <w:r w:rsidR="00FB5F3D" w:rsidRPr="00251ADC">
          <w:rPr>
            <w:rStyle w:val="Hyperlink"/>
            <w:rFonts w:ascii="Times New Roman" w:hAnsi="Times New Roman"/>
            <w:sz w:val="20"/>
            <w:szCs w:val="20"/>
          </w:rPr>
          <w:t>\Decrypt_Out\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79"/>
        <w:gridCol w:w="4435"/>
        <w:gridCol w:w="1043"/>
        <w:gridCol w:w="554"/>
        <w:gridCol w:w="876"/>
        <w:gridCol w:w="569"/>
        <w:gridCol w:w="1699"/>
      </w:tblGrid>
      <w:tr w:rsidR="0053330A" w:rsidRPr="007E2C75" w:rsidTr="00A71CC9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104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53330A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69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B307B1" w:rsidP="003C2E27">
            <w:pPr>
              <w:spacing w:after="0" w:line="240" w:lineRule="auto"/>
              <w:rPr>
                <w:color w:val="000000"/>
              </w:rPr>
            </w:pPr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94076B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D91EE9">
              <w:rPr>
                <w:rFonts w:asciiTheme="minorHAnsi" w:hAnsiTheme="minorHAnsi" w:cs="Segoe UI"/>
                <w:color w:val="000000" w:themeColor="text1"/>
              </w:rPr>
              <w:t xml:space="preserve">Other </w:t>
            </w:r>
            <w:r w:rsidR="0094076B">
              <w:rPr>
                <w:rFonts w:asciiTheme="minorHAnsi" w:hAnsiTheme="minorHAnsi" w:cs="Segoe UI"/>
                <w:color w:val="000000" w:themeColor="text1"/>
              </w:rPr>
              <w:t>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 w:rsidR="00381B5A"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94076B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OTH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A3652D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Ind</w:t>
            </w:r>
            <w:r w:rsidR="0053330A" w:rsidRPr="007E2C75">
              <w:rPr>
                <w:rFonts w:cstheme="minorHAnsi"/>
                <w:color w:val="000000"/>
                <w:sz w:val="16"/>
                <w:szCs w:val="16"/>
              </w:rPr>
              <w:t>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7C6827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A3652D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7E2C75" w:rsidRDefault="00A3652D" w:rsidP="00A71CC9">
            <w:pPr>
              <w:spacing w:after="0" w:line="240" w:lineRule="auto"/>
              <w:jc w:val="right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A3652D" w:rsidRDefault="00D91EE9">
            <w:pPr>
              <w:spacing w:after="0" w:line="240" w:lineRule="auto"/>
              <w:rPr>
                <w:rFonts w:asciiTheme="minorHAnsi" w:hAnsiTheme="minorHAnsi" w:cs="Segoe UI"/>
                <w:color w:val="000000" w:themeColor="text1"/>
              </w:rPr>
            </w:pPr>
            <w:r>
              <w:rPr>
                <w:rFonts w:asciiTheme="minorHAnsi" w:hAnsiTheme="minorHAnsi" w:cs="Segoe UI"/>
                <w:color w:val="000000" w:themeColor="text1"/>
              </w:rPr>
              <w:t>Seasonal Employee Attendance R</w:t>
            </w:r>
            <w:r w:rsidR="00A3652D">
              <w:rPr>
                <w:rFonts w:asciiTheme="minorHAnsi" w:hAnsiTheme="minorHAnsi" w:cs="Segoe UI"/>
                <w:color w:val="000000" w:themeColor="text1"/>
              </w:rPr>
              <w:t>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7E2C75" w:rsidRDefault="00A3652D" w:rsidP="00A71CC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Default="00A3652D" w:rsidP="00A71CC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SEA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7E2C75" w:rsidRDefault="00A3652D" w:rsidP="00A71CC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Ind</w:t>
            </w:r>
            <w:r w:rsidRPr="007E2C75">
              <w:rPr>
                <w:rFonts w:cstheme="minorHAnsi"/>
                <w:color w:val="000000"/>
                <w:sz w:val="16"/>
                <w:szCs w:val="16"/>
              </w:rPr>
              <w:t>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Default="00A3652D" w:rsidP="00A71CC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7E2C75" w:rsidRDefault="00A3652D" w:rsidP="00A71CC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CCO Processes and Procedures</w:t>
            </w:r>
          </w:p>
        </w:tc>
      </w:tr>
      <w:tr w:rsidR="00D91EE9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Default="00D91EE9" w:rsidP="00D91EE9">
            <w:pPr>
              <w:spacing w:after="0" w:line="240" w:lineRule="auto"/>
              <w:jc w:val="right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D91EE9" w:rsidRDefault="00D91EE9" w:rsidP="00D91EE9">
            <w:pPr>
              <w:spacing w:after="0" w:line="240" w:lineRule="auto"/>
              <w:rPr>
                <w:rFonts w:asciiTheme="minorHAnsi" w:hAnsiTheme="minorHAnsi" w:cs="Segoe UI"/>
                <w:color w:val="000000" w:themeColor="text1"/>
              </w:rPr>
            </w:pPr>
            <w:r>
              <w:rPr>
                <w:rFonts w:asciiTheme="minorHAnsi" w:hAnsiTheme="minorHAnsi" w:cs="Segoe UI"/>
                <w:color w:val="000000" w:themeColor="text1"/>
              </w:rPr>
              <w:t>Attendance Discrepancy 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Default="00D91EE9" w:rsidP="00D91EE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Default="00D91EE9" w:rsidP="00D91EE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DTT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Default="00D91EE9" w:rsidP="00D91EE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Ind</w:t>
            </w:r>
            <w:r w:rsidRPr="007E2C75">
              <w:rPr>
                <w:rFonts w:cstheme="minorHAnsi"/>
                <w:color w:val="000000"/>
                <w:sz w:val="16"/>
                <w:szCs w:val="16"/>
              </w:rPr>
              <w:t>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Default="00D91EE9" w:rsidP="00D91EE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Default="00D91EE9" w:rsidP="00D91EE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Attendance</w:t>
            </w:r>
          </w:p>
        </w:tc>
      </w:tr>
    </w:tbl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FB5F3D" w:rsidRDefault="00FB5F3D" w:rsidP="00FB5F3D">
      <w:pPr>
        <w:spacing w:after="0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Encrypted files are staged </w:t>
      </w:r>
      <w:proofErr w:type="gramStart"/>
      <w:r>
        <w:rPr>
          <w:rFonts w:ascii="Times New Roman" w:hAnsi="Times New Roman"/>
          <w:color w:val="000000" w:themeColor="text1"/>
        </w:rPr>
        <w:t xml:space="preserve">at </w:t>
      </w:r>
      <w:r w:rsidRPr="00CA5EB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proofErr w:type="gramEnd"/>
      <w:r>
        <w:rPr>
          <w:rFonts w:ascii="Times New Roman" w:hAnsi="Times New Roman"/>
          <w:sz w:val="20"/>
          <w:szCs w:val="20"/>
        </w:rPr>
        <w:fldChar w:fldCharType="begin"/>
      </w:r>
      <w:r>
        <w:rPr>
          <w:rFonts w:ascii="Times New Roman" w:hAnsi="Times New Roman"/>
          <w:sz w:val="20"/>
          <w:szCs w:val="20"/>
        </w:rPr>
        <w:instrText xml:space="preserve"> HYPERLINK "</w:instrText>
      </w:r>
      <w:r w:rsidRPr="00FB5F3D">
        <w:rPr>
          <w:rFonts w:ascii="Times New Roman" w:hAnsi="Times New Roman"/>
          <w:sz w:val="20"/>
          <w:szCs w:val="20"/>
        </w:rPr>
        <w:instrText>\</w:instrText>
      </w:r>
      <w:r w:rsidRPr="00996760">
        <w:instrText>\</w:instrText>
      </w:r>
      <w:r w:rsidRPr="00FB5F3D">
        <w:rPr>
          <w:rFonts w:ascii="Times New Roman" w:hAnsi="Times New Roman"/>
          <w:sz w:val="20"/>
          <w:szCs w:val="20"/>
        </w:rPr>
        <w:instrText>\</w:instrText>
      </w:r>
      <w:r w:rsidRPr="00996760">
        <w:instrText>\f3420-ecldbp01</w:instrText>
      </w:r>
      <w:r w:rsidRPr="00FB5F3D">
        <w:rPr>
          <w:rFonts w:ascii="Times New Roman" w:hAnsi="Times New Roman"/>
          <w:sz w:val="20"/>
          <w:szCs w:val="20"/>
        </w:rPr>
        <w:instrText>\</w:instrText>
      </w:r>
      <w:r w:rsidRPr="00996760">
        <w:instrText>\data</w:instrText>
      </w:r>
      <w:r w:rsidRPr="00FB5F3D">
        <w:rPr>
          <w:rFonts w:ascii="Times New Roman" w:hAnsi="Times New Roman"/>
          <w:sz w:val="20"/>
          <w:szCs w:val="20"/>
        </w:rPr>
        <w:instrText>\</w:instrText>
      </w:r>
      <w:r w:rsidRPr="00996760">
        <w:instrText>\Coaching</w:instrText>
      </w:r>
      <w:r w:rsidRPr="00FB5F3D">
        <w:rPr>
          <w:rFonts w:ascii="Times New Roman" w:hAnsi="Times New Roman"/>
          <w:sz w:val="20"/>
          <w:szCs w:val="20"/>
        </w:rPr>
        <w:instrText>\</w:instrText>
      </w:r>
      <w:r w:rsidRPr="00996760">
        <w:instrText>\</w:instrText>
      </w:r>
      <w:r w:rsidRPr="00996760">
        <w:rPr>
          <w:rFonts w:ascii="Times New Roman" w:hAnsi="Times New Roman"/>
          <w:sz w:val="20"/>
          <w:szCs w:val="20"/>
        </w:rPr>
        <w:instrText>Generic</w:instrText>
      </w:r>
      <w:r w:rsidRPr="00FB5F3D">
        <w:rPr>
          <w:rFonts w:ascii="Times New Roman" w:hAnsi="Times New Roman"/>
          <w:sz w:val="20"/>
          <w:szCs w:val="20"/>
        </w:rPr>
        <w:instrText>\</w:instrText>
      </w:r>
      <w:r w:rsidRPr="00996760">
        <w:instrText>\Encrypt_Out</w:instrText>
      </w:r>
      <w:r w:rsidRPr="00996760" w:rsidDel="00124D8C">
        <w:instrText xml:space="preserve"> </w:instrText>
      </w:r>
      <w:r>
        <w:rPr>
          <w:rFonts w:ascii="Times New Roman" w:hAnsi="Times New Roman"/>
          <w:sz w:val="20"/>
          <w:szCs w:val="20"/>
        </w:rPr>
        <w:instrText xml:space="preserve">" </w:instrText>
      </w:r>
      <w:r>
        <w:rPr>
          <w:rFonts w:ascii="Times New Roman" w:hAnsi="Times New Roman"/>
          <w:sz w:val="20"/>
          <w:szCs w:val="20"/>
        </w:rPr>
        <w:fldChar w:fldCharType="separate"/>
      </w:r>
      <w:r w:rsidRPr="00251ADC">
        <w:rPr>
          <w:rStyle w:val="Hyperlink"/>
          <w:rFonts w:ascii="Times New Roman" w:hAnsi="Times New Roman"/>
          <w:sz w:val="20"/>
          <w:szCs w:val="20"/>
        </w:rPr>
        <w:t>\\f3420-ecldbp01\data\Coaching\</w:t>
      </w:r>
      <w:r w:rsidRPr="00996760">
        <w:rPr>
          <w:rStyle w:val="Hyperlink"/>
          <w:rFonts w:ascii="Times New Roman" w:hAnsi="Times New Roman"/>
          <w:sz w:val="20"/>
          <w:szCs w:val="20"/>
        </w:rPr>
        <w:t>Generic</w:t>
      </w:r>
      <w:r w:rsidRPr="00251ADC">
        <w:rPr>
          <w:rStyle w:val="Hyperlink"/>
          <w:rFonts w:ascii="Times New Roman" w:hAnsi="Times New Roman"/>
          <w:sz w:val="20"/>
          <w:szCs w:val="20"/>
        </w:rPr>
        <w:t>\Encrypt_Out</w:t>
      </w:r>
      <w:r w:rsidRPr="00251ADC" w:rsidDel="00124D8C">
        <w:rPr>
          <w:rStyle w:val="Hyperlink"/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fldChar w:fldCharType="end"/>
      </w:r>
      <w:r>
        <w:rPr>
          <w:rFonts w:ascii="Times New Roman" w:hAnsi="Times New Roman"/>
          <w:sz w:val="20"/>
          <w:szCs w:val="20"/>
        </w:rPr>
        <w:t xml:space="preserve">with naming convention </w:t>
      </w:r>
      <w:proofErr w:type="spellStart"/>
      <w:r w:rsidRPr="00A3652D">
        <w:rPr>
          <w:rFonts w:asciiTheme="minorHAnsi" w:hAnsiTheme="minorHAnsi" w:cs="Segoe UI"/>
          <w:color w:val="000000" w:themeColor="text1"/>
        </w:rPr>
        <w:t>eCL_Generic_Feed_XXX</w:t>
      </w:r>
      <w:proofErr w:type="spellEnd"/>
      <w:r>
        <w:rPr>
          <w:rFonts w:asciiTheme="minorHAnsi" w:hAnsiTheme="minorHAnsi" w:cs="Segoe UI"/>
          <w:color w:val="000000" w:themeColor="text1"/>
        </w:rPr>
        <w:t>[_ZZZ]</w:t>
      </w:r>
      <w:r w:rsidRPr="00A3652D">
        <w:rPr>
          <w:rFonts w:asciiTheme="minorHAnsi" w:hAnsiTheme="minorHAnsi" w:cs="Segoe UI"/>
          <w:color w:val="000000" w:themeColor="text1"/>
        </w:rPr>
        <w:t>&lt;YYYYMMDD&gt;.</w:t>
      </w:r>
      <w:proofErr w:type="spellStart"/>
      <w:r w:rsidRPr="00A3652D">
        <w:rPr>
          <w:rFonts w:asciiTheme="minorHAnsi" w:hAnsiTheme="minorHAnsi" w:cs="Segoe UI"/>
          <w:color w:val="000000" w:themeColor="text1"/>
        </w:rPr>
        <w:t>csv</w:t>
      </w:r>
      <w:r>
        <w:rPr>
          <w:rFonts w:asciiTheme="minorHAnsi" w:hAnsiTheme="minorHAnsi" w:cs="Segoe UI"/>
          <w:color w:val="000000" w:themeColor="text1"/>
        </w:rPr>
        <w:t>.</w:t>
      </w:r>
      <w:r w:rsidRPr="00124D8C">
        <w:rPr>
          <w:rFonts w:ascii="Times New Roman" w:hAnsi="Times New Roman"/>
          <w:sz w:val="20"/>
          <w:szCs w:val="20"/>
        </w:rPr>
        <w:t>zip.encrypt</w:t>
      </w:r>
      <w:proofErr w:type="spellEnd"/>
      <w:r>
        <w:rPr>
          <w:rFonts w:ascii="Times New Roman" w:hAnsi="Times New Roman"/>
          <w:sz w:val="20"/>
          <w:szCs w:val="20"/>
        </w:rPr>
        <w:t xml:space="preserve"> until scheduled load time.</w:t>
      </w:r>
    </w:p>
    <w:p w:rsidR="00A3652D" w:rsidRPr="00A3652D" w:rsidRDefault="00FB5F3D" w:rsidP="00A3652D">
      <w:pPr>
        <w:spacing w:after="0"/>
        <w:rPr>
          <w:rFonts w:asciiTheme="minorHAnsi" w:hAnsiTheme="minorHAnsi" w:cs="Segoe UI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Files are decrypted during the load process to</w:t>
      </w:r>
      <w:r w:rsidRPr="00CA5EB0">
        <w:rPr>
          <w:rFonts w:ascii="Times New Roman" w:hAnsi="Times New Roman"/>
          <w:color w:val="000000" w:themeColor="text1"/>
        </w:rPr>
        <w:t xml:space="preserve"> naming convention </w:t>
      </w:r>
      <w:proofErr w:type="spellStart"/>
      <w:r w:rsidR="00A3652D" w:rsidRPr="00A3652D">
        <w:rPr>
          <w:rFonts w:asciiTheme="minorHAnsi" w:hAnsiTheme="minorHAnsi" w:cs="Segoe UI"/>
          <w:color w:val="000000" w:themeColor="text1"/>
        </w:rPr>
        <w:t>eCL_Generic_Feed_</w:t>
      </w:r>
      <w:proofErr w:type="gramStart"/>
      <w:r w:rsidR="00A3652D" w:rsidRPr="00A3652D">
        <w:rPr>
          <w:rFonts w:asciiTheme="minorHAnsi" w:hAnsiTheme="minorHAnsi" w:cs="Segoe UI"/>
          <w:color w:val="000000" w:themeColor="text1"/>
        </w:rPr>
        <w:t>XXX</w:t>
      </w:r>
      <w:proofErr w:type="spellEnd"/>
      <w:r>
        <w:rPr>
          <w:rFonts w:asciiTheme="minorHAnsi" w:hAnsiTheme="minorHAnsi" w:cs="Segoe UI"/>
          <w:color w:val="000000" w:themeColor="text1"/>
        </w:rPr>
        <w:t>[</w:t>
      </w:r>
      <w:proofErr w:type="gramEnd"/>
      <w:r>
        <w:rPr>
          <w:rFonts w:asciiTheme="minorHAnsi" w:hAnsiTheme="minorHAnsi" w:cs="Segoe UI"/>
          <w:color w:val="000000" w:themeColor="text1"/>
        </w:rPr>
        <w:t>_ZZZ]</w:t>
      </w:r>
      <w:r w:rsidRPr="00A3652D">
        <w:rPr>
          <w:rFonts w:asciiTheme="minorHAnsi" w:hAnsiTheme="minorHAnsi" w:cs="Segoe UI"/>
          <w:color w:val="000000" w:themeColor="text1"/>
        </w:rPr>
        <w:t>&lt;</w:t>
      </w:r>
      <w:r w:rsidR="00A3652D" w:rsidRPr="00A3652D">
        <w:rPr>
          <w:rFonts w:asciiTheme="minorHAnsi" w:hAnsiTheme="minorHAnsi" w:cs="Segoe UI"/>
          <w:color w:val="000000" w:themeColor="text1"/>
        </w:rPr>
        <w:t xml:space="preserve">&lt;YYYYMMDD&gt;.csv  </w:t>
      </w:r>
      <w:r>
        <w:rPr>
          <w:rFonts w:asciiTheme="minorHAnsi" w:hAnsiTheme="minorHAnsi" w:cs="Segoe UI"/>
          <w:color w:val="000000" w:themeColor="text1"/>
        </w:rPr>
        <w:t>where</w:t>
      </w:r>
    </w:p>
    <w:p w:rsidR="00A3652D" w:rsidRPr="00A3652D" w:rsidRDefault="00A3652D" w:rsidP="00A3652D">
      <w:pPr>
        <w:spacing w:after="0"/>
        <w:rPr>
          <w:rFonts w:asciiTheme="minorHAnsi" w:hAnsiTheme="minorHAnsi" w:cs="Segoe UI"/>
          <w:color w:val="000000" w:themeColor="text1"/>
        </w:rPr>
      </w:pPr>
      <w:r w:rsidRPr="00A3652D">
        <w:rPr>
          <w:rFonts w:asciiTheme="minorHAnsi" w:hAnsiTheme="minorHAnsi" w:cs="Segoe UI"/>
          <w:color w:val="000000" w:themeColor="text1"/>
        </w:rPr>
        <w:t>&lt;YYYYMMDD&gt; represents the Year, Month and Day</w:t>
      </w:r>
      <w:r w:rsidR="00FB5F3D">
        <w:rPr>
          <w:rFonts w:asciiTheme="minorHAnsi" w:hAnsiTheme="minorHAnsi" w:cs="Segoe UI"/>
          <w:color w:val="000000" w:themeColor="text1"/>
        </w:rPr>
        <w:t xml:space="preserve"> </w:t>
      </w:r>
      <w:proofErr w:type="gramStart"/>
      <w:r w:rsidR="00FB5F3D">
        <w:rPr>
          <w:rFonts w:asciiTheme="minorHAnsi" w:hAnsiTheme="minorHAnsi" w:cs="Segoe UI"/>
          <w:color w:val="000000" w:themeColor="text1"/>
        </w:rPr>
        <w:t xml:space="preserve">and </w:t>
      </w:r>
      <w:r w:rsidR="00FB5F3D" w:rsidRPr="00A3652D">
        <w:rPr>
          <w:rFonts w:asciiTheme="minorHAnsi" w:hAnsiTheme="minorHAnsi" w:cs="Segoe UI"/>
          <w:color w:val="000000" w:themeColor="text1"/>
        </w:rPr>
        <w:t xml:space="preserve"> </w:t>
      </w:r>
      <w:r w:rsidRPr="00A3652D">
        <w:rPr>
          <w:rFonts w:asciiTheme="minorHAnsi" w:hAnsiTheme="minorHAnsi" w:cs="Segoe UI"/>
          <w:color w:val="000000" w:themeColor="text1"/>
        </w:rPr>
        <w:t>XXX</w:t>
      </w:r>
      <w:proofErr w:type="gramEnd"/>
      <w:r w:rsidRPr="00A3652D">
        <w:rPr>
          <w:rFonts w:asciiTheme="minorHAnsi" w:hAnsiTheme="minorHAnsi" w:cs="Segoe UI"/>
          <w:color w:val="000000" w:themeColor="text1"/>
        </w:rPr>
        <w:t xml:space="preserve"> is the 3 letter OTH Report Code for the generic report and _ZZZ represents a specific Report Code</w:t>
      </w:r>
      <w:r w:rsidR="00FB5F3D">
        <w:rPr>
          <w:rFonts w:asciiTheme="minorHAnsi" w:hAnsiTheme="minorHAnsi" w:cs="Segoe UI"/>
          <w:color w:val="000000" w:themeColor="text1"/>
        </w:rPr>
        <w:t>.</w:t>
      </w:r>
    </w:p>
    <w:p w:rsidR="00A3652D" w:rsidRDefault="00A3652D" w:rsidP="00A3652D">
      <w:pPr>
        <w:ind w:left="1440"/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7" w:name="_Toc503899830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17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8" w:name="_Toc503899831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18"/>
    </w:p>
    <w:p w:rsidR="009D1884" w:rsidRPr="0027630C" w:rsidRDefault="009D1884" w:rsidP="0027630C">
      <w:pPr>
        <w:pStyle w:val="Heading3"/>
        <w:rPr>
          <w:color w:val="auto"/>
        </w:rPr>
      </w:pPr>
      <w:bookmarkStart w:id="19" w:name="_Toc503899832"/>
      <w:r w:rsidRPr="0027630C">
        <w:rPr>
          <w:color w:val="auto"/>
        </w:rPr>
        <w:t>Software</w:t>
      </w:r>
      <w:bookmarkEnd w:id="19"/>
    </w:p>
    <w:p w:rsidR="00E41548" w:rsidRPr="00257251" w:rsidRDefault="00E41548" w:rsidP="00E41548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57251">
        <w:rPr>
          <w:rFonts w:ascii="Times New Roman" w:hAnsi="Times New Roman"/>
          <w:color w:val="000000" w:themeColor="text1"/>
          <w:sz w:val="20"/>
          <w:szCs w:val="20"/>
        </w:rPr>
        <w:t>SQL Server 20</w:t>
      </w:r>
      <w:r>
        <w:rPr>
          <w:rFonts w:ascii="Times New Roman" w:hAnsi="Times New Roman"/>
          <w:color w:val="000000" w:themeColor="text1"/>
          <w:sz w:val="20"/>
          <w:szCs w:val="20"/>
        </w:rPr>
        <w:t>12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SP</w:t>
      </w:r>
      <w:r>
        <w:rPr>
          <w:rFonts w:ascii="Times New Roman" w:hAnsi="Times New Roman"/>
          <w:color w:val="000000" w:themeColor="text1"/>
          <w:sz w:val="20"/>
          <w:szCs w:val="20"/>
        </w:rPr>
        <w:t>3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Suite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20" w:name="_Toc503899833"/>
      <w:r w:rsidRPr="0027630C">
        <w:rPr>
          <w:color w:val="auto"/>
        </w:rPr>
        <w:t>Hardware</w:t>
      </w:r>
      <w:bookmarkEnd w:id="20"/>
    </w:p>
    <w:p w:rsidR="00E41548" w:rsidRPr="00810310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810310">
        <w:rPr>
          <w:rFonts w:ascii="Arial" w:hAnsi="Arial" w:cs="Arial"/>
          <w:color w:val="000000"/>
          <w:sz w:val="20"/>
          <w:szCs w:val="20"/>
        </w:rPr>
        <w:t>F3420-ECLDBD01</w:t>
      </w:r>
      <w:r w:rsidRPr="00810310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– Dev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E41548" w:rsidRPr="00257251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A21C8">
        <w:rPr>
          <w:rFonts w:ascii="Arial" w:hAnsi="Arial" w:cs="Arial"/>
          <w:color w:val="000000"/>
          <w:sz w:val="20"/>
          <w:szCs w:val="20"/>
        </w:rPr>
        <w:t>F3420-ECLDB</w:t>
      </w:r>
      <w:r>
        <w:rPr>
          <w:rFonts w:ascii="Arial" w:hAnsi="Arial" w:cs="Arial"/>
          <w:color w:val="000000"/>
          <w:sz w:val="20"/>
          <w:szCs w:val="20"/>
        </w:rPr>
        <w:t>T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Test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E41548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F3420-ECLDBP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</w:t>
      </w:r>
      <w:r>
        <w:rPr>
          <w:rFonts w:ascii="Times New Roman" w:hAnsi="Times New Roman"/>
          <w:color w:val="000000" w:themeColor="text1"/>
          <w:sz w:val="20"/>
          <w:szCs w:val="20"/>
        </w:rPr>
        <w:t>Prod Server</w:t>
      </w:r>
    </w:p>
    <w:p w:rsidR="00E41548" w:rsidRDefault="00336F14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 w:rsidR="00E41548">
          <w:rPr>
            <w:rStyle w:val="Hyperlink"/>
            <w:rFonts w:ascii="Arial" w:hAnsi="Arial" w:cs="Arial"/>
            <w:sz w:val="20"/>
            <w:szCs w:val="20"/>
          </w:rPr>
          <w:t>\\F3420-ECLDBD01\data\</w:t>
        </w:r>
      </w:hyperlink>
      <w:r w:rsidR="00E41548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E41548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:rsidR="00E41548" w:rsidRPr="00257251" w:rsidRDefault="00336F14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1" w:history="1">
        <w:r w:rsidR="00E41548">
          <w:rPr>
            <w:rStyle w:val="Hyperlink"/>
            <w:rFonts w:ascii="Arial" w:hAnsi="Arial" w:cs="Arial"/>
            <w:sz w:val="20"/>
            <w:szCs w:val="20"/>
          </w:rPr>
          <w:t>\\F3420-ECLDBT01\data\</w:t>
        </w:r>
      </w:hyperlink>
      <w:r w:rsidR="00E41548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E41548">
        <w:rPr>
          <w:rFonts w:ascii="Times New Roman" w:hAnsi="Times New Roman"/>
          <w:color w:val="000000" w:themeColor="text1"/>
          <w:sz w:val="20"/>
          <w:szCs w:val="20"/>
        </w:rPr>
        <w:t xml:space="preserve"> - Test</w:t>
      </w:r>
      <w:r w:rsidR="00E41548"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E41548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  <w:r w:rsidR="00E41548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E41548" w:rsidRPr="00257251" w:rsidRDefault="00FB5F3D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2" w:history="1">
        <w:r w:rsidRPr="009C4377">
          <w:rPr>
            <w:rStyle w:val="Hyperlink"/>
            <w:rFonts w:ascii="Arial" w:hAnsi="Arial" w:cs="Arial"/>
            <w:sz w:val="20"/>
            <w:szCs w:val="20"/>
          </w:rPr>
          <w:t>\\F3420-ECLDBP01\data\</w:t>
        </w:r>
      </w:hyperlink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E41548"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- </w:t>
      </w:r>
      <w:r w:rsidR="00E41548">
        <w:rPr>
          <w:rFonts w:ascii="Times New Roman" w:hAnsi="Times New Roman"/>
          <w:color w:val="000000" w:themeColor="text1"/>
          <w:sz w:val="20"/>
          <w:szCs w:val="20"/>
        </w:rPr>
        <w:t xml:space="preserve">Prod </w:t>
      </w:r>
      <w:r w:rsidR="00E41548" w:rsidRPr="00257251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21" w:name="_Toc503899834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21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C86D30" w:rsidRPr="00026536" w:rsidRDefault="00A71CC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first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set of </w:t>
      </w:r>
      <w:r w:rsidRPr="00026536">
        <w:rPr>
          <w:rFonts w:asciiTheme="minorHAnsi" w:hAnsiTheme="minorHAnsi" w:cs="Segoe UI"/>
          <w:color w:val="000000" w:themeColor="text1"/>
        </w:rPr>
        <w:t>user</w:t>
      </w:r>
      <w:r w:rsidR="00B41F6B" w:rsidRPr="00026536">
        <w:rPr>
          <w:rFonts w:asciiTheme="minorHAnsi" w:hAnsiTheme="minorHAnsi" w:cs="Segoe UI"/>
          <w:color w:val="000000" w:themeColor="text1"/>
        </w:rPr>
        <w:t>s</w:t>
      </w:r>
      <w:r w:rsidRPr="00026536">
        <w:rPr>
          <w:rFonts w:asciiTheme="minorHAnsi" w:hAnsiTheme="minorHAnsi" w:cs="Segoe UI"/>
          <w:color w:val="000000" w:themeColor="text1"/>
        </w:rPr>
        <w:t xml:space="preserve"> for the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Pr="00026536">
        <w:rPr>
          <w:rFonts w:asciiTheme="minorHAnsi" w:hAnsiTheme="minorHAnsi" w:cs="Segoe UI"/>
          <w:color w:val="000000" w:themeColor="text1"/>
        </w:rPr>
        <w:t xml:space="preserve"> records loaded into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the eCL database are the CCO </w:t>
      </w:r>
      <w:r w:rsidR="007C6827">
        <w:rPr>
          <w:rFonts w:asciiTheme="minorHAnsi" w:hAnsiTheme="minorHAnsi" w:cs="Segoe UI"/>
          <w:color w:val="000000" w:themeColor="text1"/>
        </w:rPr>
        <w:t>Supervisors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as all records have default state of ‘Pending </w:t>
      </w:r>
      <w:r w:rsidR="007C6827">
        <w:rPr>
          <w:rFonts w:asciiTheme="minorHAnsi" w:hAnsiTheme="minorHAnsi" w:cs="Segoe UI"/>
          <w:color w:val="000000" w:themeColor="text1"/>
        </w:rPr>
        <w:t>Supervisor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Review’ at the time of the load.</w:t>
      </w:r>
    </w:p>
    <w:p w:rsidR="0094076B" w:rsidRDefault="00B41F6B" w:rsidP="0094076B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94076B">
        <w:rPr>
          <w:rFonts w:asciiTheme="minorHAnsi" w:hAnsiTheme="minorHAnsi" w:cs="Segoe UI"/>
          <w:color w:val="000000" w:themeColor="text1"/>
        </w:rPr>
        <w:t xml:space="preserve">After a </w:t>
      </w:r>
      <w:r w:rsidR="007C6827" w:rsidRPr="0094076B">
        <w:rPr>
          <w:rFonts w:asciiTheme="minorHAnsi" w:hAnsiTheme="minorHAnsi" w:cs="Segoe UI"/>
          <w:color w:val="000000" w:themeColor="text1"/>
        </w:rPr>
        <w:t xml:space="preserve">Supervisor </w:t>
      </w:r>
      <w:r w:rsidR="0094076B">
        <w:rPr>
          <w:rFonts w:asciiTheme="minorHAnsi" w:hAnsiTheme="minorHAnsi" w:cs="Segoe UI"/>
          <w:color w:val="000000" w:themeColor="text1"/>
        </w:rPr>
        <w:t>reviews the log, the logs goes to Pending Employee review and the Employee becomes the user.</w:t>
      </w:r>
    </w:p>
    <w:p w:rsidR="00B41F6B" w:rsidRPr="0094076B" w:rsidRDefault="00B41F6B" w:rsidP="0094076B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94076B">
        <w:rPr>
          <w:rFonts w:asciiTheme="minorHAnsi" w:hAnsiTheme="minorHAnsi" w:cs="Segoe UI"/>
          <w:color w:val="000000" w:themeColor="text1"/>
        </w:rPr>
        <w:t xml:space="preserve">CCO Supervisors </w:t>
      </w:r>
      <w:r w:rsidR="007C6827" w:rsidRPr="0094076B">
        <w:rPr>
          <w:rFonts w:asciiTheme="minorHAnsi" w:hAnsiTheme="minorHAnsi" w:cs="Segoe UI"/>
          <w:color w:val="000000" w:themeColor="text1"/>
        </w:rPr>
        <w:t>and Managers</w:t>
      </w:r>
      <w:r w:rsidR="0094076B">
        <w:rPr>
          <w:rFonts w:asciiTheme="minorHAnsi" w:hAnsiTheme="minorHAnsi" w:cs="Segoe UI"/>
          <w:color w:val="000000" w:themeColor="text1"/>
        </w:rPr>
        <w:t xml:space="preserve"> and specific HR staff</w:t>
      </w:r>
      <w:r w:rsidR="007C6827" w:rsidRPr="0094076B">
        <w:rPr>
          <w:rFonts w:asciiTheme="minorHAnsi" w:hAnsiTheme="minorHAnsi" w:cs="Segoe UI"/>
          <w:color w:val="000000" w:themeColor="text1"/>
        </w:rPr>
        <w:t xml:space="preserve"> </w:t>
      </w:r>
      <w:r w:rsidRPr="0094076B">
        <w:rPr>
          <w:rFonts w:asciiTheme="minorHAnsi" w:hAnsiTheme="minorHAnsi" w:cs="Segoe UI"/>
          <w:color w:val="000000" w:themeColor="text1"/>
        </w:rPr>
        <w:t>will be able to access the logs from the historical Dashboards.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F7A4C" w:rsidRDefault="00AF7A4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F7A4C" w:rsidRDefault="00AF7A4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F7A4C" w:rsidRDefault="00AF7A4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22" w:name="_Toc503899835"/>
      <w:r w:rsidRPr="0027630C">
        <w:rPr>
          <w:color w:val="auto"/>
        </w:rPr>
        <w:lastRenderedPageBreak/>
        <w:t>Details</w:t>
      </w:r>
      <w:bookmarkEnd w:id="22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23" w:name="_Toc387654370"/>
      <w:bookmarkStart w:id="24" w:name="_Toc387758815"/>
      <w:bookmarkStart w:id="25" w:name="_Toc387821326"/>
      <w:bookmarkStart w:id="26" w:name="_Toc387821375"/>
      <w:bookmarkStart w:id="27" w:name="_Toc430607220"/>
      <w:bookmarkStart w:id="28" w:name="_Toc430607321"/>
      <w:bookmarkStart w:id="29" w:name="_Toc430607359"/>
      <w:bookmarkStart w:id="30" w:name="_Toc469401001"/>
      <w:bookmarkStart w:id="31" w:name="_Toc503899836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32" w:name="_Toc387654371"/>
      <w:bookmarkStart w:id="33" w:name="_Toc387758816"/>
      <w:bookmarkStart w:id="34" w:name="_Toc387821327"/>
      <w:bookmarkStart w:id="35" w:name="_Toc387821376"/>
      <w:bookmarkStart w:id="36" w:name="_Toc430607221"/>
      <w:bookmarkStart w:id="37" w:name="_Toc430607322"/>
      <w:bookmarkStart w:id="38" w:name="_Toc430607360"/>
      <w:bookmarkStart w:id="39" w:name="_Toc469401002"/>
      <w:bookmarkStart w:id="40" w:name="_Toc503899837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41" w:name="_Toc503899838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41"/>
    </w:p>
    <w:p w:rsidR="00381B5A" w:rsidRDefault="00E64317" w:rsidP="00381B5A">
      <w:pPr>
        <w:rPr>
          <w:rFonts w:asciiTheme="minorHAnsi" w:hAnsiTheme="minorHAnsi" w:cs="Segoe UI"/>
          <w:color w:val="000000" w:themeColor="text1"/>
        </w:rPr>
      </w:pPr>
      <w:proofErr w:type="spellStart"/>
      <w:r w:rsidRPr="00997A45">
        <w:t>eCL_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proofErr w:type="spellEnd"/>
      <w:r w:rsidR="00D03711">
        <w:t xml:space="preserve"> </w:t>
      </w:r>
      <w:r w:rsidR="005C5F9F">
        <w:t>_</w:t>
      </w:r>
      <w:r w:rsidR="00381B5A">
        <w:t>Feed_</w:t>
      </w:r>
      <w:proofErr w:type="gramStart"/>
      <w:r w:rsidR="00381B5A">
        <w:t>xxx</w:t>
      </w:r>
      <w:r w:rsidR="00F56A29" w:rsidRPr="00997A45">
        <w:t>yyyymmdd</w:t>
      </w:r>
      <w:r w:rsidRPr="00997A45">
        <w:t xml:space="preserve">.csv </w:t>
      </w:r>
      <w:r w:rsidR="005C5F9F">
        <w:t xml:space="preserve"> is</w:t>
      </w:r>
      <w:proofErr w:type="gramEnd"/>
      <w:r w:rsidR="005C5F9F">
        <w:t xml:space="preserve"> the naming convention for the feed</w:t>
      </w:r>
      <w:r w:rsidR="00381B5A">
        <w:t xml:space="preserve"> </w:t>
      </w:r>
      <w:r w:rsidR="00381B5A">
        <w:rPr>
          <w:rFonts w:asciiTheme="minorHAnsi" w:hAnsiTheme="minorHAnsi" w:cs="Segoe UI"/>
          <w:color w:val="000000" w:themeColor="text1"/>
        </w:rPr>
        <w:t>where xxx is the 3 letter Report code.</w:t>
      </w:r>
    </w:p>
    <w:p w:rsidR="00C74EEA" w:rsidRDefault="00C74EEA" w:rsidP="00C5412A">
      <w:pPr>
        <w:spacing w:after="0"/>
      </w:pPr>
      <w:r>
        <w:t>Source s</w:t>
      </w:r>
      <w:r w:rsidR="00E64317">
        <w:t xml:space="preserve">ystem: </w:t>
      </w:r>
      <w:r w:rsidR="00374EA8">
        <w:t>NA</w:t>
      </w:r>
    </w:p>
    <w:p w:rsidR="00C74EEA" w:rsidRPr="00D03711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Staging location: </w:t>
      </w:r>
      <w:hyperlink r:id="rId13" w:history="1">
        <w:r w:rsidR="00FB5F3D" w:rsidRPr="00996760">
          <w:t>\\F3420-ECLDBP01\data\</w:t>
        </w:r>
      </w:hyperlink>
      <w:r w:rsidR="00FB5F3D" w:rsidRPr="00996760">
        <w:t>Coaching\</w:t>
      </w:r>
      <w:r w:rsidR="0094076B" w:rsidRPr="00996760">
        <w:t>Gen</w:t>
      </w:r>
      <w:r w:rsidR="00FB5F3D" w:rsidRPr="00996760">
        <w:t>eric</w:t>
      </w:r>
      <w:r w:rsidR="0094076B" w:rsidRPr="00996760">
        <w:t>\</w:t>
      </w:r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E64317" w:rsidRPr="00E64317">
        <w:t xml:space="preserve"> </w:t>
      </w:r>
      <w:proofErr w:type="spellStart"/>
      <w:r w:rsidR="00E64317">
        <w:t>eCL_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proofErr w:type="spellEnd"/>
      <w:r w:rsidR="00D03711">
        <w:t xml:space="preserve"> </w:t>
      </w:r>
      <w:r w:rsidR="00E64317">
        <w:t>_</w:t>
      </w:r>
      <w:r w:rsidR="00381B5A">
        <w:t>Feed_xxx</w:t>
      </w:r>
      <w:r w:rsidR="00F56A29">
        <w:t>yyyymmdd</w:t>
      </w:r>
      <w:r w:rsidR="00E64317">
        <w:t xml:space="preserve">.csv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94076B">
        <w:t>Ad-hoc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arrival time: NA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r w:rsidR="00E64317">
        <w:t>Coaching_Log and Coaching_Log_Reason</w:t>
      </w:r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08338D" w:rsidRDefault="0008338D" w:rsidP="0008338D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42" w:name="_Toc503899839"/>
      <w:r>
        <w:rPr>
          <w:rFonts w:ascii="Calibri" w:hAnsi="Calibri" w:cs="Times New Roman"/>
          <w:color w:val="auto"/>
        </w:rPr>
        <w:t>File layout and Mappings</w:t>
      </w:r>
      <w:bookmarkEnd w:id="42"/>
    </w:p>
    <w:p w:rsidR="0008338D" w:rsidRPr="0008338D" w:rsidRDefault="0008338D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 w:rsidRPr="0008338D">
        <w:rPr>
          <w:rFonts w:asciiTheme="minorHAnsi" w:hAnsiTheme="minorHAnsi" w:cs="Arial"/>
          <w:b/>
        </w:rPr>
        <w:t>SEA</w:t>
      </w:r>
      <w:r w:rsidR="00D91EE9">
        <w:rPr>
          <w:rFonts w:asciiTheme="minorHAnsi" w:hAnsiTheme="minorHAnsi" w:cs="Arial"/>
          <w:b/>
        </w:rPr>
        <w:t>/DTT</w:t>
      </w:r>
      <w:r w:rsidRPr="0008338D">
        <w:rPr>
          <w:rFonts w:asciiTheme="minorHAnsi" w:hAnsiTheme="minorHAnsi" w:cs="Arial"/>
          <w:b/>
        </w:rPr>
        <w:t xml:space="preserve"> File</w:t>
      </w:r>
      <w:r w:rsidR="00D91EE9">
        <w:rPr>
          <w:rFonts w:asciiTheme="minorHAnsi" w:hAnsiTheme="minorHAnsi" w:cs="Arial"/>
          <w:b/>
        </w:rPr>
        <w:t>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08338D" w:rsidTr="00A40171">
        <w:tc>
          <w:tcPr>
            <w:tcW w:w="1068" w:type="dxa"/>
          </w:tcPr>
          <w:p w:rsidR="0008338D" w:rsidRDefault="0008338D" w:rsidP="00A40171">
            <w:r>
              <w:t>Element #</w:t>
            </w:r>
          </w:p>
        </w:tc>
        <w:tc>
          <w:tcPr>
            <w:tcW w:w="2347" w:type="dxa"/>
          </w:tcPr>
          <w:p w:rsidR="0008338D" w:rsidRDefault="0008338D" w:rsidP="00A40171">
            <w:r>
              <w:t>File Element</w:t>
            </w:r>
          </w:p>
        </w:tc>
        <w:tc>
          <w:tcPr>
            <w:tcW w:w="3150" w:type="dxa"/>
          </w:tcPr>
          <w:p w:rsidR="0008338D" w:rsidRDefault="0008338D" w:rsidP="00A40171">
            <w:r>
              <w:t>Staging table</w:t>
            </w:r>
          </w:p>
          <w:p w:rsidR="0008338D" w:rsidRDefault="0008338D" w:rsidP="00A40171">
            <w:r w:rsidRPr="00014CA1">
              <w:t>[EC].[Generic_Coaching_Stage]</w:t>
            </w:r>
          </w:p>
        </w:tc>
        <w:tc>
          <w:tcPr>
            <w:tcW w:w="2785" w:type="dxa"/>
          </w:tcPr>
          <w:p w:rsidR="0008338D" w:rsidRDefault="0008338D" w:rsidP="00A40171">
            <w:r>
              <w:t>Destination table(s)</w:t>
            </w:r>
          </w:p>
          <w:p w:rsidR="0008338D" w:rsidRPr="00907C2C" w:rsidRDefault="0008338D" w:rsidP="00A40171">
            <w:r w:rsidRPr="00907C2C">
              <w:t>[EC].[Coaching_Log]CL</w:t>
            </w:r>
          </w:p>
          <w:p w:rsidR="0008338D" w:rsidRDefault="0008338D" w:rsidP="00A40171">
            <w:r w:rsidRPr="00907C2C">
              <w:t>[EC].[Coaching_Log_Reason]CLR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r w:rsidRPr="006D608E">
              <w:t>numReportID</w:t>
            </w:r>
          </w:p>
        </w:tc>
        <w:tc>
          <w:tcPr>
            <w:tcW w:w="3150" w:type="dxa"/>
          </w:tcPr>
          <w:p w:rsidR="0008338D" w:rsidRDefault="0008338D" w:rsidP="00A40171">
            <w:proofErr w:type="spellStart"/>
            <w:r w:rsidRPr="00014CA1">
              <w:t>Report_ID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CL.numReportID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r w:rsidRPr="006D608E">
              <w:t>strReportCode</w:t>
            </w:r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Report_Code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CL.strReportCode</w:t>
            </w:r>
            <w:proofErr w:type="spellEnd"/>
          </w:p>
          <w:p w:rsidR="00D91EE9" w:rsidRDefault="00D91EE9" w:rsidP="00A40171">
            <w:r w:rsidRPr="002E1E0C">
              <w:t>(SEA – Seasonal Employee Attendance</w:t>
            </w:r>
            <w:r>
              <w:t>, DTT – Discrepancy Time Tracking</w:t>
            </w:r>
            <w:r w:rsidRPr="002E1E0C">
              <w:t>)</w:t>
            </w:r>
          </w:p>
          <w:p w:rsidR="0008338D" w:rsidRDefault="0008338D" w:rsidP="00A40171">
            <w:proofErr w:type="spellStart"/>
            <w:r>
              <w:t>CLR.SubCoachingReasonID</w:t>
            </w:r>
            <w:proofErr w:type="spellEnd"/>
            <w:r>
              <w:t>(Derived)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r w:rsidRPr="006D608E">
              <w:t>strFormType</w:t>
            </w:r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Form_Type</w:t>
            </w:r>
            <w:proofErr w:type="spellEnd"/>
          </w:p>
        </w:tc>
        <w:tc>
          <w:tcPr>
            <w:tcW w:w="2785" w:type="dxa"/>
            <w:vMerge w:val="restart"/>
          </w:tcPr>
          <w:p w:rsidR="00D91EE9" w:rsidRDefault="0008338D" w:rsidP="00A40171">
            <w:proofErr w:type="spellStart"/>
            <w:r>
              <w:t>CL.SourceID</w:t>
            </w:r>
            <w:proofErr w:type="spellEnd"/>
            <w:r w:rsidR="009A28C9">
              <w:t xml:space="preserve"> (Derived)</w:t>
            </w:r>
          </w:p>
          <w:p w:rsidR="009A28C9" w:rsidRPr="009A28C9" w:rsidRDefault="009A28C9" w:rsidP="009A28C9">
            <w:pPr>
              <w:spacing w:after="0" w:line="240" w:lineRule="auto"/>
              <w:rPr>
                <w:rFonts w:ascii="Times New Roman" w:hAnsi="Times New Roman"/>
              </w:rPr>
            </w:pPr>
            <w:r w:rsidRPr="009A28C9">
              <w:rPr>
                <w:rFonts w:ascii="Times New Roman" w:hAnsi="Times New Roman"/>
              </w:rPr>
              <w:t>SEA – Internal CCO Reporting</w:t>
            </w:r>
          </w:p>
          <w:p w:rsidR="0008338D" w:rsidRDefault="009A28C9" w:rsidP="009A28C9">
            <w:r w:rsidRPr="009A28C9">
              <w:rPr>
                <w:rFonts w:ascii="Times New Roman" w:hAnsi="Times New Roman"/>
              </w:rPr>
              <w:t xml:space="preserve">DTT – Empower 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r w:rsidRPr="006D608E">
              <w:t>strSource</w:t>
            </w:r>
          </w:p>
        </w:tc>
        <w:tc>
          <w:tcPr>
            <w:tcW w:w="3150" w:type="dxa"/>
          </w:tcPr>
          <w:p w:rsidR="0008338D" w:rsidRDefault="0008338D" w:rsidP="00A40171">
            <w:r>
              <w:t>Source</w:t>
            </w:r>
          </w:p>
        </w:tc>
        <w:tc>
          <w:tcPr>
            <w:tcW w:w="2785" w:type="dxa"/>
            <w:vMerge/>
          </w:tcPr>
          <w:p w:rsidR="0008338D" w:rsidRDefault="0008338D" w:rsidP="00A40171"/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r w:rsidRPr="006D608E">
              <w:t>strFormStatus</w:t>
            </w:r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Form_Status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CL.StatusID</w:t>
            </w:r>
            <w:proofErr w:type="spellEnd"/>
            <w:r>
              <w:t>(Derived)</w:t>
            </w:r>
          </w:p>
          <w:p w:rsidR="009A28C9" w:rsidRDefault="009A28C9" w:rsidP="009A28C9">
            <w:r w:rsidRPr="002E1E0C">
              <w:lastRenderedPageBreak/>
              <w:t>SEA – Pending Acknowledgement</w:t>
            </w:r>
          </w:p>
          <w:p w:rsidR="009A28C9" w:rsidRDefault="009A28C9" w:rsidP="009A28C9">
            <w:r>
              <w:t>DTT</w:t>
            </w:r>
            <w:r w:rsidRPr="002E1E0C">
              <w:t xml:space="preserve"> – Pending Acknowledgement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rPr>
                <w:b/>
              </w:rPr>
            </w:pPr>
            <w:r w:rsidRPr="006D608E">
              <w:t>EventDate</w:t>
            </w:r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Event_Date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CL.EventDate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r w:rsidRPr="006D608E">
              <w:t>SubmittedDate</w:t>
            </w:r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Submitted_Date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CL.submittedDate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r w:rsidRPr="006D608E">
              <w:t>StartDate</w:t>
            </w:r>
          </w:p>
        </w:tc>
        <w:tc>
          <w:tcPr>
            <w:tcW w:w="3150" w:type="dxa"/>
          </w:tcPr>
          <w:p w:rsidR="0008338D" w:rsidRDefault="0008338D" w:rsidP="00A40171">
            <w:r>
              <w:t>Start_Date</w:t>
            </w:r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CL.StartDate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r w:rsidRPr="006D608E">
              <w:t>strSubmitterName</w:t>
            </w:r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Submitter_Name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CL.SubmitterID</w:t>
            </w:r>
            <w:proofErr w:type="spellEnd"/>
            <w:r>
              <w:t>(Derived)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6D608E">
              <w:rPr>
                <w:sz w:val="22"/>
                <w:szCs w:val="22"/>
              </w:rPr>
              <w:t>strSubmitterEmail</w:t>
            </w:r>
          </w:p>
          <w:p w:rsidR="0008338D" w:rsidRPr="006D608E" w:rsidRDefault="0008338D" w:rsidP="00A40171"/>
        </w:tc>
        <w:tc>
          <w:tcPr>
            <w:tcW w:w="3150" w:type="dxa"/>
          </w:tcPr>
          <w:p w:rsidR="0008338D" w:rsidRDefault="0008338D" w:rsidP="00A40171"/>
        </w:tc>
        <w:tc>
          <w:tcPr>
            <w:tcW w:w="2785" w:type="dxa"/>
          </w:tcPr>
          <w:p w:rsidR="0008338D" w:rsidRDefault="009A28C9" w:rsidP="00A40171">
            <w:r>
              <w:t>NA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EmpID</w:t>
            </w:r>
          </w:p>
        </w:tc>
        <w:tc>
          <w:tcPr>
            <w:tcW w:w="3150" w:type="dxa"/>
          </w:tcPr>
          <w:p w:rsidR="0008338D" w:rsidRDefault="0008338D" w:rsidP="00A40171">
            <w:r>
              <w:t>CSR_EMPID</w:t>
            </w:r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CL.EmpID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6D608E">
              <w:rPr>
                <w:sz w:val="22"/>
                <w:szCs w:val="22"/>
              </w:rPr>
              <w:t>strCSRSite</w:t>
            </w:r>
          </w:p>
        </w:tc>
        <w:tc>
          <w:tcPr>
            <w:tcW w:w="3150" w:type="dxa"/>
          </w:tcPr>
          <w:p w:rsidR="0008338D" w:rsidRDefault="0008338D" w:rsidP="00A40171">
            <w:r>
              <w:t>CSR_Site</w:t>
            </w:r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CL.SiteID</w:t>
            </w:r>
            <w:proofErr w:type="spellEnd"/>
            <w:r>
              <w:t>(Derived)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 w:rsidRPr="006D608E">
              <w:rPr>
                <w:sz w:val="22"/>
                <w:szCs w:val="22"/>
              </w:rPr>
              <w:t>strCoachReason_Current_Coaching_Initiatives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 w:rsidRPr="006D608E">
              <w:t>strCoachReason_Current_Coaching_Initiatives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CLR.CoachingReasonID</w:t>
            </w:r>
            <w:proofErr w:type="spellEnd"/>
            <w:r>
              <w:t xml:space="preserve"> (Derived)</w:t>
            </w:r>
          </w:p>
          <w:p w:rsidR="009A28C9" w:rsidRDefault="009A28C9" w:rsidP="009A28C9">
            <w:r w:rsidRPr="002E1E0C">
              <w:t xml:space="preserve">SEA – Opportunity </w:t>
            </w:r>
          </w:p>
          <w:p w:rsidR="009A28C9" w:rsidRDefault="009A28C9" w:rsidP="009A28C9">
            <w:r>
              <w:t>DTT – Opportunity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6D608E">
              <w:rPr>
                <w:sz w:val="22"/>
                <w:szCs w:val="22"/>
              </w:rPr>
              <w:t>txtDescription</w:t>
            </w:r>
          </w:p>
        </w:tc>
        <w:tc>
          <w:tcPr>
            <w:tcW w:w="3150" w:type="dxa"/>
          </w:tcPr>
          <w:p w:rsidR="0008338D" w:rsidRDefault="0008338D" w:rsidP="00A40171">
            <w:r>
              <w:t>TextDescription</w:t>
            </w:r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CL.Description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strProgram</w:t>
            </w:r>
          </w:p>
        </w:tc>
        <w:tc>
          <w:tcPr>
            <w:tcW w:w="3150" w:type="dxa"/>
          </w:tcPr>
          <w:p w:rsidR="0008338D" w:rsidRDefault="0008338D" w:rsidP="00A40171">
            <w:r>
              <w:t>Program</w:t>
            </w:r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CL.ProgramName</w:t>
            </w:r>
            <w:proofErr w:type="spellEnd"/>
          </w:p>
        </w:tc>
      </w:tr>
    </w:tbl>
    <w:p w:rsidR="0008338D" w:rsidRPr="00014CA1" w:rsidRDefault="0008338D" w:rsidP="0008338D"/>
    <w:p w:rsidR="00AF7A4C" w:rsidRPr="0008338D" w:rsidRDefault="00AF7A4C" w:rsidP="00AF7A4C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OTH</w:t>
      </w:r>
      <w:r w:rsidRPr="0008338D">
        <w:rPr>
          <w:rFonts w:asciiTheme="minorHAnsi" w:hAnsiTheme="minorHAnsi" w:cs="Arial"/>
          <w:b/>
        </w:rPr>
        <w:t xml:space="preserve"> File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AF7A4C" w:rsidTr="00A40171">
        <w:tc>
          <w:tcPr>
            <w:tcW w:w="1068" w:type="dxa"/>
          </w:tcPr>
          <w:p w:rsidR="00AF7A4C" w:rsidRDefault="00AF7A4C" w:rsidP="00A40171">
            <w:r>
              <w:t>Element #</w:t>
            </w:r>
          </w:p>
        </w:tc>
        <w:tc>
          <w:tcPr>
            <w:tcW w:w="2347" w:type="dxa"/>
          </w:tcPr>
          <w:p w:rsidR="00AF7A4C" w:rsidRDefault="00AF7A4C" w:rsidP="00A40171">
            <w:r>
              <w:t>File Element</w:t>
            </w:r>
          </w:p>
        </w:tc>
        <w:tc>
          <w:tcPr>
            <w:tcW w:w="3150" w:type="dxa"/>
          </w:tcPr>
          <w:p w:rsidR="00AF7A4C" w:rsidRDefault="00AF7A4C" w:rsidP="00A40171">
            <w:r>
              <w:t>Staging table</w:t>
            </w:r>
          </w:p>
          <w:p w:rsidR="00AF7A4C" w:rsidRDefault="00AF7A4C" w:rsidP="00A40171">
            <w:r w:rsidRPr="00014CA1">
              <w:t>[EC].[Generic_Coaching_Stage]</w:t>
            </w:r>
          </w:p>
        </w:tc>
        <w:tc>
          <w:tcPr>
            <w:tcW w:w="2785" w:type="dxa"/>
          </w:tcPr>
          <w:p w:rsidR="00AF7A4C" w:rsidRDefault="00AF7A4C" w:rsidP="00A40171">
            <w:r>
              <w:t>Destination table(s)</w:t>
            </w:r>
          </w:p>
          <w:p w:rsidR="00AF7A4C" w:rsidRPr="00907C2C" w:rsidRDefault="00AF7A4C" w:rsidP="00A40171">
            <w:r w:rsidRPr="00907C2C">
              <w:t>[EC].[Coaching_Log]CL</w:t>
            </w:r>
          </w:p>
          <w:p w:rsidR="00AF7A4C" w:rsidRDefault="00AF7A4C" w:rsidP="00A40171">
            <w:r w:rsidRPr="00907C2C">
              <w:t>[EC].[Coaching_Log_Reason]CLR</w:t>
            </w:r>
          </w:p>
        </w:tc>
      </w:tr>
      <w:tr w:rsidR="00AF7A4C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6D608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6D608E" w:rsidRDefault="00AF7A4C" w:rsidP="00A40171">
            <w:r w:rsidRPr="006D608E">
              <w:t>numReportID</w:t>
            </w:r>
          </w:p>
        </w:tc>
        <w:tc>
          <w:tcPr>
            <w:tcW w:w="3150" w:type="dxa"/>
          </w:tcPr>
          <w:p w:rsidR="00AF7A4C" w:rsidRDefault="00AF7A4C" w:rsidP="00A40171">
            <w:proofErr w:type="spellStart"/>
            <w:r w:rsidRPr="00014CA1">
              <w:t>Report_ID</w:t>
            </w:r>
            <w:proofErr w:type="spellEnd"/>
          </w:p>
        </w:tc>
        <w:tc>
          <w:tcPr>
            <w:tcW w:w="2785" w:type="dxa"/>
          </w:tcPr>
          <w:p w:rsidR="00AF7A4C" w:rsidRDefault="00AF7A4C" w:rsidP="00A40171">
            <w:proofErr w:type="spellStart"/>
            <w:r>
              <w:t>CL.numReportID</w:t>
            </w:r>
            <w:proofErr w:type="spellEnd"/>
          </w:p>
        </w:tc>
      </w:tr>
      <w:tr w:rsidR="00AF7A4C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6D608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6D608E" w:rsidRDefault="00AF7A4C" w:rsidP="00A40171">
            <w:r w:rsidRPr="006D608E">
              <w:t>strReportCode</w:t>
            </w:r>
          </w:p>
        </w:tc>
        <w:tc>
          <w:tcPr>
            <w:tcW w:w="3150" w:type="dxa"/>
          </w:tcPr>
          <w:p w:rsidR="00AF7A4C" w:rsidRDefault="00AF7A4C" w:rsidP="00A40171">
            <w:proofErr w:type="spellStart"/>
            <w:r>
              <w:t>Report_Code</w:t>
            </w:r>
            <w:proofErr w:type="spellEnd"/>
          </w:p>
        </w:tc>
        <w:tc>
          <w:tcPr>
            <w:tcW w:w="2785" w:type="dxa"/>
          </w:tcPr>
          <w:p w:rsidR="00AF7A4C" w:rsidRDefault="00AF7A4C" w:rsidP="00A40171">
            <w:proofErr w:type="spellStart"/>
            <w:r>
              <w:t>CL.strReportCode</w:t>
            </w:r>
            <w:proofErr w:type="spellEnd"/>
          </w:p>
          <w:p w:rsidR="00AF7A4C" w:rsidRDefault="00AF7A4C" w:rsidP="00A40171">
            <w:proofErr w:type="spellStart"/>
            <w:r>
              <w:t>CLR.SubCoachingReasonID</w:t>
            </w:r>
            <w:proofErr w:type="spellEnd"/>
            <w:r>
              <w:t>(Derived)</w:t>
            </w:r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numModuleID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r>
              <w:t>Module_ID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CL.ModuleID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r w:rsidRPr="006D608E">
              <w:t>strFormType</w:t>
            </w:r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Form_Type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/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</w:t>
            </w:r>
            <w:r w:rsidRPr="006D608E">
              <w:t>Source</w:t>
            </w:r>
            <w:r>
              <w:t>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r>
              <w:t>Source_ID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CL.SourceID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numisCSE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r>
              <w:t>isCSE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CL.isCSE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numS</w:t>
            </w:r>
            <w:r w:rsidRPr="006D608E">
              <w:t>tatus</w:t>
            </w:r>
            <w:r>
              <w:t>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r>
              <w:t>Status_ID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CL.StatusID</w:t>
            </w:r>
            <w:proofErr w:type="spellEnd"/>
          </w:p>
        </w:tc>
      </w:tr>
      <w:tr w:rsidR="002C60A9" w:rsidTr="002C60A9">
        <w:trPr>
          <w:trHeight w:val="206"/>
        </w:trPr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numCRID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 w:rsidRPr="002C60A9">
              <w:t>CoachingReason_ID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CLR.CoachingReasonID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numSubCRID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r w:rsidRPr="002C60A9">
              <w:t>SubCoachingReason_ID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CLR.SubCoachingReasonID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r>
              <w:t>Value</w:t>
            </w:r>
          </w:p>
        </w:tc>
        <w:tc>
          <w:tcPr>
            <w:tcW w:w="3150" w:type="dxa"/>
          </w:tcPr>
          <w:p w:rsidR="002C60A9" w:rsidRDefault="002C60A9" w:rsidP="002C60A9">
            <w:r>
              <w:t>Value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CLR.Value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rPr>
                <w:b/>
              </w:rPr>
            </w:pPr>
            <w:r w:rsidRPr="006D608E">
              <w:t>EventDate</w:t>
            </w:r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Event_date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CL.EventDate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r>
              <w:t>EmpID</w:t>
            </w:r>
          </w:p>
        </w:tc>
        <w:tc>
          <w:tcPr>
            <w:tcW w:w="3150" w:type="dxa"/>
          </w:tcPr>
          <w:p w:rsidR="002C60A9" w:rsidRDefault="002C60A9" w:rsidP="002C60A9">
            <w:r>
              <w:t>CSR_EMPID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CL.EmpID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Default="002C60A9" w:rsidP="002C60A9">
            <w:r>
              <w:t>LANID</w:t>
            </w:r>
          </w:p>
        </w:tc>
        <w:tc>
          <w:tcPr>
            <w:tcW w:w="3150" w:type="dxa"/>
          </w:tcPr>
          <w:p w:rsidR="002C60A9" w:rsidRDefault="002C60A9" w:rsidP="002C60A9">
            <w:r>
              <w:t>CSR_LANID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CL.Formname</w:t>
            </w:r>
            <w:proofErr w:type="spellEnd"/>
          </w:p>
          <w:p w:rsidR="002C60A9" w:rsidRDefault="002C60A9" w:rsidP="002C60A9">
            <w:proofErr w:type="spellStart"/>
            <w:r>
              <w:t>CL.EmpLanID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r w:rsidRPr="006D608E">
              <w:t>SubmittedDate</w:t>
            </w:r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Submitted_Date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CL.SubmittedDate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r w:rsidRPr="006D608E">
              <w:t>StartDate</w:t>
            </w:r>
          </w:p>
        </w:tc>
        <w:tc>
          <w:tcPr>
            <w:tcW w:w="3150" w:type="dxa"/>
          </w:tcPr>
          <w:p w:rsidR="002C60A9" w:rsidRDefault="002C60A9" w:rsidP="002C60A9">
            <w:r>
              <w:t>Start_Date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CL.Start_Date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r>
              <w:t>SubmitterID</w:t>
            </w:r>
          </w:p>
        </w:tc>
        <w:tc>
          <w:tcPr>
            <w:tcW w:w="3150" w:type="dxa"/>
          </w:tcPr>
          <w:p w:rsidR="002C60A9" w:rsidRDefault="002C60A9" w:rsidP="002C60A9">
            <w:r>
              <w:t>Submitter_ID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CL.SubmitterID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6D608E">
              <w:rPr>
                <w:sz w:val="22"/>
                <w:szCs w:val="22"/>
              </w:rPr>
              <w:t>txtDescription</w:t>
            </w:r>
          </w:p>
        </w:tc>
        <w:tc>
          <w:tcPr>
            <w:tcW w:w="3150" w:type="dxa"/>
          </w:tcPr>
          <w:p w:rsidR="002C60A9" w:rsidRDefault="002C60A9" w:rsidP="002C60A9">
            <w:r w:rsidRPr="002C60A9">
              <w:t>TextDescription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CL.Description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EmailSent</w:t>
            </w:r>
          </w:p>
        </w:tc>
        <w:tc>
          <w:tcPr>
            <w:tcW w:w="3150" w:type="dxa"/>
          </w:tcPr>
          <w:p w:rsidR="002C60A9" w:rsidRPr="002C60A9" w:rsidRDefault="002C60A9" w:rsidP="002C60A9">
            <w:r>
              <w:t>EmailSent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CL.EmailSent</w:t>
            </w:r>
            <w:proofErr w:type="spellEnd"/>
          </w:p>
        </w:tc>
      </w:tr>
    </w:tbl>
    <w:p w:rsidR="00AF7A4C" w:rsidRPr="00014CA1" w:rsidRDefault="00AF7A4C" w:rsidP="00AF7A4C"/>
    <w:p w:rsidR="0008338D" w:rsidRPr="00014CA1" w:rsidRDefault="0008338D" w:rsidP="0008338D"/>
    <w:p w:rsidR="0008338D" w:rsidRDefault="0008338D" w:rsidP="0008338D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43" w:name="_Toc503899840"/>
      <w:bookmarkStart w:id="44" w:name="_Toc503899841"/>
      <w:bookmarkStart w:id="45" w:name="_Toc503899842"/>
      <w:bookmarkStart w:id="46" w:name="_Toc503899843"/>
      <w:bookmarkStart w:id="47" w:name="_Toc503899844"/>
      <w:bookmarkStart w:id="48" w:name="_Toc503899845"/>
      <w:bookmarkStart w:id="49" w:name="_Toc503899846"/>
      <w:bookmarkStart w:id="50" w:name="_Toc503899847"/>
      <w:bookmarkStart w:id="51" w:name="_Toc503899848"/>
      <w:bookmarkStart w:id="52" w:name="_Toc503899849"/>
      <w:bookmarkStart w:id="53" w:name="_Toc503899850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r w:rsidRPr="0027630C">
        <w:rPr>
          <w:rFonts w:ascii="Calibri" w:hAnsi="Calibri" w:cs="Times New Roman"/>
          <w:color w:val="auto"/>
          <w:sz w:val="22"/>
          <w:szCs w:val="22"/>
        </w:rPr>
        <w:lastRenderedPageBreak/>
        <w:t>Module Details</w:t>
      </w:r>
      <w:bookmarkEnd w:id="53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54" w:name="_Toc503899851"/>
      <w:r w:rsidRPr="0027630C">
        <w:rPr>
          <w:rFonts w:ascii="Calibri" w:hAnsi="Calibri" w:cs="Times New Roman"/>
          <w:color w:val="auto"/>
        </w:rPr>
        <w:t>SQL agent job</w:t>
      </w:r>
      <w:bookmarkEnd w:id="54"/>
    </w:p>
    <w:p w:rsidR="00E41548" w:rsidRPr="00A20702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Instance : </w:t>
      </w:r>
      <w:r w:rsidR="00E41548">
        <w:rPr>
          <w:rFonts w:ascii="Times New Roman" w:hAnsi="Times New Roman"/>
        </w:rPr>
        <w:t>F3420-ECLDBP01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r w:rsidR="00E41548">
        <w:rPr>
          <w:rFonts w:asciiTheme="minorHAnsi" w:hAnsiTheme="minorHAnsi" w:cs="Segoe UI"/>
          <w:color w:val="000000" w:themeColor="text1"/>
        </w:rPr>
        <w:t>CoachingGenericLoad</w:t>
      </w:r>
    </w:p>
    <w:p w:rsidR="005C5900" w:rsidRDefault="005C5900" w:rsidP="00E4154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4" w:history="1">
        <w:r w:rsidR="00E41548" w:rsidRPr="00E41548">
          <w:rPr>
            <w:rStyle w:val="Hyperlink"/>
          </w:rPr>
          <w:t>\\F3420-ECLDBP01\ssis\Coaching\Packages\</w:t>
        </w:r>
        <w:r w:rsidR="00B307B1">
          <w:rPr>
            <w:rStyle w:val="Hyperlink"/>
            <w:rFonts w:asciiTheme="minorHAnsi" w:hAnsiTheme="minorHAnsi" w:cs="Segoe UI"/>
          </w:rPr>
          <w:t>Generic</w:t>
        </w:r>
        <w:r w:rsidR="00381B5A" w:rsidRPr="008034F9">
          <w:rPr>
            <w:rStyle w:val="Hyperlink"/>
          </w:rPr>
          <w:t xml:space="preserve"> _</w:t>
        </w:r>
        <w:proofErr w:type="spellStart"/>
        <w:r w:rsidR="00381B5A" w:rsidRPr="008034F9">
          <w:rPr>
            <w:rStyle w:val="Hyperlink"/>
          </w:rPr>
          <w:t>Coaching.dtsx</w:t>
        </w:r>
        <w:proofErr w:type="spellEnd"/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proofErr w:type="spellStart"/>
      <w:r>
        <w:t>Config</w:t>
      </w:r>
      <w:proofErr w:type="spellEnd"/>
      <w:r>
        <w:t xml:space="preserve"> File: </w:t>
      </w:r>
      <w:proofErr w:type="spellStart"/>
      <w:r w:rsidRPr="00634B03">
        <w:t>Prod_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141B19">
        <w:t>_Coaching</w:t>
      </w:r>
      <w:r w:rsidRPr="00634B03">
        <w:t>.dtsConfig</w:t>
      </w:r>
      <w:proofErr w:type="spellEnd"/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proofErr w:type="spellStart"/>
      <w:r w:rsidR="00E41548">
        <w:t>ecljobowner</w:t>
      </w:r>
      <w:proofErr w:type="spellEnd"/>
    </w:p>
    <w:p w:rsidR="00E41548" w:rsidRPr="00257251" w:rsidRDefault="00634B03" w:rsidP="00E4154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t xml:space="preserve">Run As: </w:t>
      </w:r>
      <w:proofErr w:type="spellStart"/>
      <w:r w:rsidR="00E41548">
        <w:rPr>
          <w:rFonts w:ascii="Times New Roman" w:hAnsi="Times New Roman"/>
        </w:rPr>
        <w:t>ECLProxy</w:t>
      </w:r>
      <w:proofErr w:type="spellEnd"/>
      <w:r w:rsidR="00E41548">
        <w:rPr>
          <w:rFonts w:ascii="Times New Roman" w:hAnsi="Times New Roman"/>
        </w:rPr>
        <w:t xml:space="preserve"> (ECL Credential using application service account VNGT\SVC-SQLECLP01</w:t>
      </w:r>
    </w:p>
    <w:p w:rsidR="005C5900" w:rsidRPr="005C5900" w:rsidRDefault="005C590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</w:t>
      </w:r>
      <w:r w:rsidR="00E41548">
        <w:t xml:space="preserve">Tuesdays - </w:t>
      </w:r>
      <w:r w:rsidR="00E41548" w:rsidRPr="005C5900">
        <w:t xml:space="preserve">  </w:t>
      </w:r>
      <w:r w:rsidR="00EC14B4">
        <w:t>On-demand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55" w:name="_Toc503899852"/>
      <w:r w:rsidRPr="0027630C">
        <w:rPr>
          <w:rFonts w:ascii="Calibri" w:hAnsi="Calibri" w:cs="Times New Roman"/>
          <w:color w:val="auto"/>
        </w:rPr>
        <w:t>SSIS Package</w:t>
      </w:r>
      <w:bookmarkEnd w:id="55"/>
    </w:p>
    <w:p w:rsidR="0008338D" w:rsidRPr="0008338D" w:rsidRDefault="0008338D" w:rsidP="0008338D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08338D" w:rsidRPr="0008338D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08338D" w:rsidRPr="0008338D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654C3" w:rsidRPr="00E654C3" w:rsidRDefault="00E654C3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Variables</w:t>
      </w:r>
    </w:p>
    <w:tbl>
      <w:tblPr>
        <w:tblStyle w:val="TableGrid"/>
        <w:tblW w:w="10345" w:type="dxa"/>
        <w:tblLayout w:type="fixed"/>
        <w:tblLook w:val="04A0" w:firstRow="1" w:lastRow="0" w:firstColumn="1" w:lastColumn="0" w:noHBand="0" w:noVBand="1"/>
      </w:tblPr>
      <w:tblGrid>
        <w:gridCol w:w="1795"/>
        <w:gridCol w:w="2070"/>
        <w:gridCol w:w="1080"/>
        <w:gridCol w:w="2700"/>
        <w:gridCol w:w="2700"/>
      </w:tblGrid>
      <w:tr w:rsidR="00E52DE0" w:rsidTr="00996760">
        <w:tc>
          <w:tcPr>
            <w:tcW w:w="1795" w:type="dxa"/>
          </w:tcPr>
          <w:p w:rsidR="00E52DE0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2070" w:type="dxa"/>
          </w:tcPr>
          <w:p w:rsidR="00E52DE0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080" w:type="dxa"/>
          </w:tcPr>
          <w:p w:rsidR="00E52DE0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  <w:p w:rsidR="00E52DE0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Type</w:t>
            </w:r>
          </w:p>
        </w:tc>
        <w:tc>
          <w:tcPr>
            <w:tcW w:w="2700" w:type="dxa"/>
          </w:tcPr>
          <w:p w:rsidR="00E52DE0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  <w:tc>
          <w:tcPr>
            <w:tcW w:w="2700" w:type="dxa"/>
          </w:tcPr>
          <w:p w:rsidR="00E52DE0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>Evaluate As expression</w:t>
            </w:r>
          </w:p>
        </w:tc>
      </w:tr>
      <w:tr w:rsidR="00E52DE0" w:rsidTr="00996760">
        <w:trPr>
          <w:trHeight w:val="368"/>
        </w:trPr>
        <w:tc>
          <w:tcPr>
            <w:tcW w:w="1795" w:type="dxa"/>
          </w:tcPr>
          <w:p w:rsidR="00E52DE0" w:rsidRPr="00CC4682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DecryptedOut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  <w:proofErr w:type="spellEnd"/>
          </w:p>
        </w:tc>
        <w:tc>
          <w:tcPr>
            <w:tcW w:w="2070" w:type="dxa"/>
          </w:tcPr>
          <w:p w:rsidR="00E52DE0" w:rsidRPr="00CC4682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CC4682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:rsidR="00E52DE0" w:rsidRPr="00CC4682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  <w:tc>
          <w:tcPr>
            <w:tcW w:w="2700" w:type="dxa"/>
          </w:tcPr>
          <w:p w:rsidR="00E52DE0" w:rsidRPr="00DE5BB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3542A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Tr="00996760">
        <w:trPr>
          <w:trHeight w:val="368"/>
        </w:trPr>
        <w:tc>
          <w:tcPr>
            <w:tcW w:w="1795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DecryptIn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  <w:proofErr w:type="spellEnd"/>
          </w:p>
        </w:tc>
        <w:tc>
          <w:tcPr>
            <w:tcW w:w="2070" w:type="dxa"/>
          </w:tcPr>
          <w:p w:rsidR="00E52DE0" w:rsidRDefault="00E52DE0" w:rsidP="00E52DE0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Default="00E52DE0" w:rsidP="00E52DE0"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p01\data\coaching\</w:t>
            </w:r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>
              <w:rPr>
                <w:rFonts w:ascii="Times New Roman" w:hAnsi="Times New Roman"/>
                <w:sz w:val="20"/>
                <w:szCs w:val="20"/>
              </w:rPr>
              <w:t>\Decrypt_in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</w:t>
            </w:r>
          </w:p>
        </w:tc>
        <w:tc>
          <w:tcPr>
            <w:tcW w:w="2700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3542A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Tr="00996760">
        <w:trPr>
          <w:trHeight w:val="368"/>
        </w:trPr>
        <w:tc>
          <w:tcPr>
            <w:tcW w:w="1795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EncryptedBackupPath</w:t>
            </w:r>
            <w:proofErr w:type="spellEnd"/>
          </w:p>
        </w:tc>
        <w:tc>
          <w:tcPr>
            <w:tcW w:w="2070" w:type="dxa"/>
          </w:tcPr>
          <w:p w:rsidR="00E52DE0" w:rsidRDefault="00E52DE0" w:rsidP="00E52DE0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>
              <w:rPr>
                <w:rFonts w:ascii="Arial" w:hAnsi="Arial" w:cs="Arial"/>
                <w:sz w:val="20"/>
                <w:szCs w:val="20"/>
              </w:rPr>
              <w:t>_</w:t>
            </w:r>
            <w:r w:rsidRPr="008B740E">
              <w:rPr>
                <w:rFonts w:ascii="Arial" w:hAnsi="Arial" w:cs="Arial"/>
                <w:sz w:val="20"/>
                <w:szCs w:val="20"/>
              </w:rPr>
              <w:t>Coaching</w:t>
            </w:r>
            <w:proofErr w:type="spellEnd"/>
          </w:p>
        </w:tc>
        <w:tc>
          <w:tcPr>
            <w:tcW w:w="1080" w:type="dxa"/>
          </w:tcPr>
          <w:p w:rsidR="00E52DE0" w:rsidRDefault="00E52DE0" w:rsidP="00E52DE0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>
              <w:rPr>
                <w:rFonts w:ascii="Times New Roman" w:hAnsi="Times New Roman"/>
                <w:sz w:val="20"/>
                <w:szCs w:val="20"/>
              </w:rPr>
              <w:t>\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\Backups\</w:t>
            </w:r>
          </w:p>
        </w:tc>
        <w:tc>
          <w:tcPr>
            <w:tcW w:w="2700" w:type="dxa"/>
          </w:tcPr>
          <w:p w:rsidR="00E52DE0" w:rsidRPr="00DE5BB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3542A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Tr="00996760">
        <w:trPr>
          <w:trHeight w:val="368"/>
        </w:trPr>
        <w:tc>
          <w:tcPr>
            <w:tcW w:w="1795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EncryptedOutPath</w:t>
            </w:r>
            <w:proofErr w:type="spellEnd"/>
          </w:p>
        </w:tc>
        <w:tc>
          <w:tcPr>
            <w:tcW w:w="2070" w:type="dxa"/>
          </w:tcPr>
          <w:p w:rsidR="00E52DE0" w:rsidRDefault="00E52DE0" w:rsidP="00E52DE0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Default="00E52DE0" w:rsidP="00E52DE0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  <w:tc>
          <w:tcPr>
            <w:tcW w:w="2700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3542A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Tr="00996760">
        <w:trPr>
          <w:trHeight w:val="368"/>
        </w:trPr>
        <w:tc>
          <w:tcPr>
            <w:tcW w:w="1795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EncryptInPath</w:t>
            </w:r>
            <w:proofErr w:type="spellEnd"/>
          </w:p>
        </w:tc>
        <w:tc>
          <w:tcPr>
            <w:tcW w:w="2070" w:type="dxa"/>
          </w:tcPr>
          <w:p w:rsidR="00E52DE0" w:rsidRDefault="00E52DE0" w:rsidP="00E52DE0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Default="00E52DE0" w:rsidP="00E52DE0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>
              <w:rPr>
                <w:rFonts w:ascii="Times New Roman" w:hAnsi="Times New Roman"/>
                <w:sz w:val="20"/>
                <w:szCs w:val="20"/>
              </w:rPr>
              <w:t>\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Encrypt_in\</w:t>
            </w:r>
          </w:p>
        </w:tc>
        <w:tc>
          <w:tcPr>
            <w:tcW w:w="2700" w:type="dxa"/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3542A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Tr="00996760">
        <w:trPr>
          <w:trHeight w:val="368"/>
        </w:trPr>
        <w:tc>
          <w:tcPr>
            <w:tcW w:w="1795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FailMessage</w:t>
            </w:r>
            <w:proofErr w:type="spellEnd"/>
          </w:p>
        </w:tc>
        <w:tc>
          <w:tcPr>
            <w:tcW w:w="2070" w:type="dxa"/>
          </w:tcPr>
          <w:p w:rsidR="00E52DE0" w:rsidRDefault="00E52DE0" w:rsidP="00E52DE0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Default="00E52DE0" w:rsidP="00E52DE0">
            <w:r>
              <w:t>String</w:t>
            </w:r>
          </w:p>
        </w:tc>
        <w:tc>
          <w:tcPr>
            <w:tcW w:w="2700" w:type="dxa"/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Pr="00E52DE0">
              <w:rPr>
                <w:rFonts w:asciiTheme="minorHAnsi" w:hAnsiTheme="minorHAnsi" w:cs="Segoe UI"/>
                <w:color w:val="000000" w:themeColor="text1"/>
              </w:rPr>
              <w:t xml:space="preserve">"Generic Coaching Load of file \"" + </w:t>
            </w:r>
            <w:proofErr w:type="gramStart"/>
            <w:r w:rsidRPr="00E52DE0">
              <w:rPr>
                <w:rFonts w:asciiTheme="minorHAnsi" w:hAnsiTheme="minorHAnsi" w:cs="Segoe UI"/>
                <w:color w:val="000000" w:themeColor="text1"/>
              </w:rPr>
              <w:t>@[</w:t>
            </w:r>
            <w:proofErr w:type="gramEnd"/>
            <w:r w:rsidRPr="00E52DE0">
              <w:rPr>
                <w:rFonts w:asciiTheme="minorHAnsi" w:hAnsiTheme="minorHAnsi" w:cs="Segoe UI"/>
                <w:color w:val="000000" w:themeColor="text1"/>
              </w:rPr>
              <w:t>User::</w:t>
            </w:r>
            <w:proofErr w:type="spellStart"/>
            <w:r w:rsidRPr="00E52DE0">
              <w:rPr>
                <w:rFonts w:asciiTheme="minorHAnsi" w:hAnsiTheme="minorHAnsi" w:cs="Segoe UI"/>
                <w:color w:val="000000" w:themeColor="text1"/>
              </w:rPr>
              <w:t>VarFileName</w:t>
            </w:r>
            <w:proofErr w:type="spellEnd"/>
            <w:r w:rsidRPr="00E52DE0">
              <w:rPr>
                <w:rFonts w:asciiTheme="minorHAnsi" w:hAnsiTheme="minorHAnsi" w:cs="Segoe UI"/>
                <w:color w:val="000000" w:themeColor="text1"/>
              </w:rPr>
              <w:t>] + "\"  failed in " +  @[User::</w:t>
            </w:r>
            <w:proofErr w:type="spellStart"/>
            <w:r w:rsidRPr="00E52DE0">
              <w:rPr>
                <w:rFonts w:asciiTheme="minorHAnsi" w:hAnsiTheme="minorHAnsi" w:cs="Segoe UI"/>
                <w:color w:val="000000" w:themeColor="text1"/>
              </w:rPr>
              <w:t>VarDBName</w:t>
            </w:r>
            <w:proofErr w:type="spellEnd"/>
            <w:r w:rsidRPr="00E52DE0">
              <w:rPr>
                <w:rFonts w:asciiTheme="minorHAnsi" w:hAnsiTheme="minorHAnsi" w:cs="Segoe UI"/>
                <w:color w:val="000000" w:themeColor="text1"/>
              </w:rPr>
              <w:t>]+"."</w:t>
            </w:r>
          </w:p>
        </w:tc>
        <w:tc>
          <w:tcPr>
            <w:tcW w:w="2700" w:type="dxa"/>
          </w:tcPr>
          <w:p w:rsidR="00E52DE0" w:rsidRPr="00D0371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Segoe UI"/>
                <w:color w:val="000000" w:themeColor="text1"/>
              </w:rPr>
            </w:pPr>
            <w:r>
              <w:rPr>
                <w:rFonts w:asciiTheme="minorHAnsi" w:hAnsiTheme="minorHAnsi" w:cs="Segoe UI"/>
                <w:color w:val="000000" w:themeColor="text1"/>
              </w:rPr>
              <w:t>True</w:t>
            </w:r>
          </w:p>
        </w:tc>
      </w:tr>
      <w:tr w:rsidR="00E52DE0" w:rsidTr="00996760">
        <w:trPr>
          <w:trHeight w:val="368"/>
        </w:trPr>
        <w:tc>
          <w:tcPr>
            <w:tcW w:w="1795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2070" w:type="dxa"/>
          </w:tcPr>
          <w:p w:rsidR="00E52DE0" w:rsidRDefault="00E52DE0" w:rsidP="00E52DE0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266125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Tr="00996760">
        <w:trPr>
          <w:trHeight w:val="368"/>
        </w:trPr>
        <w:tc>
          <w:tcPr>
            <w:tcW w:w="1795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2070" w:type="dxa"/>
          </w:tcPr>
          <w:p w:rsidR="00E52DE0" w:rsidRDefault="00E52DE0" w:rsidP="00E52DE0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266125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Tr="00996760">
        <w:trPr>
          <w:trHeight w:val="368"/>
        </w:trPr>
        <w:tc>
          <w:tcPr>
            <w:tcW w:w="1795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lastRenderedPageBreak/>
              <w:t>LoadedCount</w:t>
            </w:r>
            <w:proofErr w:type="spellEnd"/>
          </w:p>
        </w:tc>
        <w:tc>
          <w:tcPr>
            <w:tcW w:w="2070" w:type="dxa"/>
          </w:tcPr>
          <w:p w:rsidR="00E52DE0" w:rsidRDefault="00E52DE0" w:rsidP="00E52DE0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266125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Tr="00996760">
        <w:trPr>
          <w:trHeight w:val="368"/>
        </w:trPr>
        <w:tc>
          <w:tcPr>
            <w:tcW w:w="1795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varDBName</w:t>
            </w:r>
            <w:proofErr w:type="spellEnd"/>
          </w:p>
        </w:tc>
        <w:tc>
          <w:tcPr>
            <w:tcW w:w="2070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827BF"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Pr="00D827BF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Prod</w:t>
            </w:r>
          </w:p>
        </w:tc>
        <w:tc>
          <w:tcPr>
            <w:tcW w:w="2700" w:type="dxa"/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Tr="00E52DE0">
        <w:trPr>
          <w:trHeight w:val="368"/>
        </w:trPr>
        <w:tc>
          <w:tcPr>
            <w:tcW w:w="1795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070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827BF"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Pr="00D827BF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00" w:type="dxa"/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Tr="00E52DE0">
        <w:trPr>
          <w:trHeight w:val="368"/>
        </w:trPr>
        <w:tc>
          <w:tcPr>
            <w:tcW w:w="1795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</w:t>
            </w:r>
            <w:r>
              <w:rPr>
                <w:rFonts w:ascii="Times New Roman" w:hAnsi="Times New Roman"/>
                <w:sz w:val="20"/>
                <w:szCs w:val="20"/>
              </w:rPr>
              <w:t>Encrypted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FileName</w:t>
            </w:r>
            <w:proofErr w:type="spellEnd"/>
          </w:p>
        </w:tc>
        <w:tc>
          <w:tcPr>
            <w:tcW w:w="2070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827BF"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Pr="00D827BF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00" w:type="dxa"/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Tr="00E52DE0">
        <w:trPr>
          <w:trHeight w:val="368"/>
        </w:trPr>
        <w:tc>
          <w:tcPr>
            <w:tcW w:w="1795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varFailedFile</w:t>
            </w:r>
            <w:proofErr w:type="spellEnd"/>
          </w:p>
        </w:tc>
        <w:tc>
          <w:tcPr>
            <w:tcW w:w="2070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827BF"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Pr="00D827BF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00" w:type="dxa"/>
          </w:tcPr>
          <w:p w:rsidR="00E52DE0" w:rsidRPr="00836621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Tr="00E52DE0">
        <w:trPr>
          <w:trHeight w:val="368"/>
        </w:trPr>
        <w:tc>
          <w:tcPr>
            <w:tcW w:w="1795" w:type="dxa"/>
          </w:tcPr>
          <w:p w:rsidR="00E52DE0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70" w:type="dxa"/>
          </w:tcPr>
          <w:p w:rsidR="00E52DE0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:rsidR="00E52DE0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00" w:type="dxa"/>
          </w:tcPr>
          <w:p w:rsidR="00E52DE0" w:rsidRPr="00836621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00" w:type="dxa"/>
          </w:tcPr>
          <w:p w:rsidR="00E52DE0" w:rsidRPr="00836621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Connection Manager Entries</w:t>
      </w:r>
    </w:p>
    <w:p w:rsidR="00E654C3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E654C3">
        <w:rPr>
          <w:rFonts w:asciiTheme="minorHAnsi" w:hAnsiTheme="minorHAnsi" w:cs="Arial"/>
        </w:rPr>
        <w:t>Destinationdb</w:t>
      </w:r>
      <w:proofErr w:type="spellEnd"/>
    </w:p>
    <w:p w:rsidR="00E41548" w:rsidRPr="00257251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F3420-ECLDBD01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eCoachingdev</w:t>
      </w:r>
      <w:proofErr w:type="spellEnd"/>
    </w:p>
    <w:p w:rsidR="00E41548" w:rsidRPr="00257251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Test - </w:t>
      </w:r>
      <w:r>
        <w:rPr>
          <w:rFonts w:ascii="Times New Roman" w:hAnsi="Times New Roman"/>
        </w:rPr>
        <w:t>F3420-ECLDBT01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eCoachingtest</w:t>
      </w:r>
      <w:proofErr w:type="spellEnd"/>
    </w:p>
    <w:p w:rsidR="00E41548" w:rsidRPr="00257251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Prod - </w:t>
      </w:r>
      <w:r>
        <w:rPr>
          <w:rFonts w:ascii="Times New Roman" w:hAnsi="Times New Roman"/>
        </w:rPr>
        <w:t>F3420-ECLDBP01</w:t>
      </w:r>
      <w:r w:rsidRPr="00257251">
        <w:rPr>
          <w:rFonts w:ascii="Times New Roman" w:hAnsi="Times New Roman"/>
        </w:rPr>
        <w:t xml:space="preserve"> – eCoaching</w:t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8E59B7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Segoe UI"/>
          <w:color w:val="000000" w:themeColor="text1"/>
        </w:rPr>
        <w:t>SEA</w:t>
      </w:r>
      <w:r w:rsidR="00265092">
        <w:rPr>
          <w:rFonts w:asciiTheme="minorHAnsi" w:hAnsiTheme="minorHAnsi" w:cs="Arial"/>
        </w:rPr>
        <w:t>_</w:t>
      </w:r>
      <w:r w:rsidR="009A28C9">
        <w:rPr>
          <w:rFonts w:asciiTheme="minorHAnsi" w:hAnsiTheme="minorHAnsi" w:cs="Arial"/>
        </w:rPr>
        <w:t>DTT_</w:t>
      </w:r>
      <w:r w:rsidR="00265092">
        <w:rPr>
          <w:rFonts w:asciiTheme="minorHAnsi" w:hAnsiTheme="minorHAnsi" w:cs="Arial"/>
        </w:rPr>
        <w:t>File</w:t>
      </w:r>
      <w:proofErr w:type="spellEnd"/>
    </w:p>
    <w:p w:rsidR="00E654C3" w:rsidRDefault="00E654C3" w:rsidP="008E59B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 w:rsidR="00B307B1">
        <w:rPr>
          <w:rFonts w:asciiTheme="minorHAnsi" w:hAnsiTheme="minorHAnsi" w:cs="Arial"/>
        </w:rPr>
        <w:t>Generic</w:t>
      </w:r>
      <w:r w:rsidRPr="00E654C3">
        <w:rPr>
          <w:rFonts w:asciiTheme="minorHAnsi" w:hAnsiTheme="minorHAnsi" w:cs="Arial"/>
        </w:rPr>
        <w:t>\</w:t>
      </w:r>
      <w:proofErr w:type="spellStart"/>
      <w:r w:rsidR="008E59B7" w:rsidRPr="008E59B7">
        <w:rPr>
          <w:rFonts w:asciiTheme="minorHAnsi" w:hAnsiTheme="minorHAnsi" w:cs="Arial"/>
        </w:rPr>
        <w:t>eCL_Generic_Feed_OTH</w:t>
      </w:r>
      <w:proofErr w:type="spellEnd"/>
      <w:r w:rsidR="008E59B7" w:rsidRPr="008E59B7">
        <w:rPr>
          <w:rFonts w:asciiTheme="minorHAnsi" w:hAnsiTheme="minorHAnsi" w:cs="Arial"/>
        </w:rPr>
        <w:t>_</w:t>
      </w:r>
      <w:r w:rsidR="009A28C9">
        <w:rPr>
          <w:rFonts w:asciiTheme="minorHAnsi" w:hAnsiTheme="minorHAnsi" w:cs="Arial"/>
        </w:rPr>
        <w:t>[DTT/</w:t>
      </w:r>
      <w:r w:rsidR="008E59B7" w:rsidRPr="008E59B7">
        <w:rPr>
          <w:rFonts w:asciiTheme="minorHAnsi" w:hAnsiTheme="minorHAnsi" w:cs="Arial"/>
        </w:rPr>
        <w:t>SEA</w:t>
      </w:r>
      <w:r w:rsidR="009A28C9">
        <w:rPr>
          <w:rFonts w:asciiTheme="minorHAnsi" w:hAnsiTheme="minorHAnsi" w:cs="Arial"/>
        </w:rPr>
        <w:t>]</w:t>
      </w:r>
      <w:r w:rsidR="008E59B7" w:rsidRPr="008E59B7">
        <w:rPr>
          <w:rFonts w:asciiTheme="minorHAnsi" w:hAnsiTheme="minorHAnsi" w:cs="Arial"/>
        </w:rPr>
        <w:t>*.csv</w:t>
      </w: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3D8E8991" wp14:editId="20404284">
            <wp:extent cx="3236976" cy="1371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5C447654" wp14:editId="497C4D15">
            <wp:extent cx="3044952" cy="2743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8E59B7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Segoe UI"/>
          <w:color w:val="000000" w:themeColor="text1"/>
        </w:rPr>
        <w:t>OTH</w:t>
      </w:r>
      <w:r>
        <w:rPr>
          <w:rFonts w:asciiTheme="minorHAnsi" w:hAnsiTheme="minorHAnsi" w:cs="Arial"/>
        </w:rPr>
        <w:t>_File</w:t>
      </w:r>
      <w:proofErr w:type="spellEnd"/>
    </w:p>
    <w:p w:rsidR="008E59B7" w:rsidRDefault="008E59B7" w:rsidP="008E59B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>
        <w:rPr>
          <w:rFonts w:asciiTheme="minorHAnsi" w:hAnsiTheme="minorHAnsi" w:cs="Arial"/>
        </w:rPr>
        <w:t>Generic</w:t>
      </w:r>
      <w:r w:rsidRPr="00E654C3">
        <w:rPr>
          <w:rFonts w:asciiTheme="minorHAnsi" w:hAnsiTheme="minorHAnsi" w:cs="Arial"/>
        </w:rPr>
        <w:t>\</w:t>
      </w:r>
      <w:r w:rsidRPr="008E59B7">
        <w:rPr>
          <w:rFonts w:asciiTheme="minorHAnsi" w:hAnsiTheme="minorHAnsi" w:cs="Arial"/>
        </w:rPr>
        <w:t>eCL_Generic_Feed_OTH*.csv</w:t>
      </w:r>
    </w:p>
    <w:p w:rsidR="008E59B7" w:rsidRPr="00E654C3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614FB42D" wp14:editId="49C00FD1">
            <wp:extent cx="4087368" cy="173736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682BAD39" wp14:editId="6EA15DEA">
            <wp:extent cx="3044952" cy="274320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3A129D59" wp14:editId="772B23E3">
            <wp:extent cx="2029968" cy="182880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996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C8D" w:rsidRDefault="002E4C8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E4C8D" w:rsidRDefault="002E4C8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E4C8D" w:rsidRPr="00996760" w:rsidRDefault="002E4C8D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proofErr w:type="spellStart"/>
      <w:r w:rsidRPr="00996760">
        <w:rPr>
          <w:rFonts w:asciiTheme="minorHAnsi" w:hAnsiTheme="minorHAnsi" w:cs="Segoe UI"/>
          <w:color w:val="000000" w:themeColor="text1"/>
        </w:rPr>
        <w:t>Encrypted_File</w:t>
      </w:r>
      <w:proofErr w:type="spellEnd"/>
    </w:p>
    <w:p w:rsidR="002E4C8D" w:rsidRPr="00D22F84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 w:rsidRPr="009C35DB">
        <w:rPr>
          <w:rFonts w:ascii="Times New Roman" w:hAnsi="Times New Roman"/>
        </w:rPr>
        <w:t>@[</w:t>
      </w:r>
      <w:proofErr w:type="gramEnd"/>
      <w:r w:rsidRPr="009C35DB">
        <w:rPr>
          <w:rFonts w:ascii="Times New Roman" w:hAnsi="Times New Roman"/>
        </w:rPr>
        <w:t>User::</w:t>
      </w:r>
      <w:proofErr w:type="spellStart"/>
      <w:r w:rsidRPr="009C35DB">
        <w:rPr>
          <w:rFonts w:ascii="Times New Roman" w:hAnsi="Times New Roman"/>
        </w:rPr>
        <w:t>EncryptedOutPath</w:t>
      </w:r>
      <w:proofErr w:type="spellEnd"/>
      <w:r w:rsidRPr="009C35DB">
        <w:rPr>
          <w:rFonts w:ascii="Times New Roman" w:hAnsi="Times New Roman"/>
        </w:rPr>
        <w:t>]+  @[User::</w:t>
      </w:r>
      <w:proofErr w:type="spellStart"/>
      <w:r w:rsidRPr="009C35DB">
        <w:rPr>
          <w:rFonts w:ascii="Times New Roman" w:hAnsi="Times New Roman"/>
        </w:rPr>
        <w:t>VarEncryptedFileName</w:t>
      </w:r>
      <w:proofErr w:type="spellEnd"/>
      <w:r w:rsidRPr="009C35DB">
        <w:rPr>
          <w:rFonts w:ascii="Times New Roman" w:hAnsi="Times New Roman"/>
        </w:rPr>
        <w:t>]</w:t>
      </w:r>
    </w:p>
    <w:p w:rsidR="002E4C8D" w:rsidRPr="00CA5EB0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E4C8D" w:rsidRPr="00CA5EB0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E4C8D" w:rsidRPr="00996760" w:rsidRDefault="002E4C8D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proofErr w:type="spellStart"/>
      <w:r w:rsidRPr="00996760">
        <w:rPr>
          <w:rFonts w:asciiTheme="minorHAnsi" w:hAnsiTheme="minorHAnsi" w:cs="Segoe UI"/>
          <w:color w:val="000000" w:themeColor="text1"/>
        </w:rPr>
        <w:t>Failed_File</w:t>
      </w:r>
      <w:proofErr w:type="spellEnd"/>
    </w:p>
    <w:p w:rsidR="002E4C8D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>
        <w:rPr>
          <w:rFonts w:ascii="Times New Roman" w:hAnsi="Times New Roman"/>
        </w:rPr>
        <w:t>@[</w:t>
      </w:r>
      <w:proofErr w:type="gramEnd"/>
      <w:r>
        <w:rPr>
          <w:rFonts w:ascii="Times New Roman" w:hAnsi="Times New Roman"/>
        </w:rPr>
        <w:t>User::</w:t>
      </w:r>
      <w:proofErr w:type="spellStart"/>
      <w:r>
        <w:rPr>
          <w:rFonts w:ascii="Times New Roman" w:hAnsi="Times New Roman"/>
        </w:rPr>
        <w:t>De</w:t>
      </w:r>
      <w:r w:rsidRPr="009C35DB">
        <w:rPr>
          <w:rFonts w:ascii="Times New Roman" w:hAnsi="Times New Roman"/>
        </w:rPr>
        <w:t>cryptedOutPath</w:t>
      </w:r>
      <w:proofErr w:type="spellEnd"/>
      <w:r w:rsidRPr="009C35DB">
        <w:rPr>
          <w:rFonts w:ascii="Times New Roman" w:hAnsi="Times New Roman"/>
        </w:rPr>
        <w:t>]+  @[User::</w:t>
      </w:r>
      <w:proofErr w:type="spellStart"/>
      <w:r w:rsidRPr="009C35DB">
        <w:rPr>
          <w:rFonts w:ascii="Times New Roman" w:hAnsi="Times New Roman"/>
        </w:rPr>
        <w:t>Var</w:t>
      </w:r>
      <w:r>
        <w:rPr>
          <w:rFonts w:ascii="Times New Roman" w:hAnsi="Times New Roman"/>
        </w:rPr>
        <w:t>Failed</w:t>
      </w:r>
      <w:r w:rsidRPr="009C35DB">
        <w:rPr>
          <w:rFonts w:ascii="Times New Roman" w:hAnsi="Times New Roman"/>
        </w:rPr>
        <w:t>Name</w:t>
      </w:r>
      <w:proofErr w:type="spellEnd"/>
    </w:p>
    <w:p w:rsidR="00C35C7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35C7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35C7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35C7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35C7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35C7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35C7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35C7E" w:rsidRPr="00E654C3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Pr="00996760" w:rsidRDefault="00265092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996760">
        <w:rPr>
          <w:rFonts w:asciiTheme="minorHAnsi" w:hAnsiTheme="minorHAnsi" w:cs="Segoe UI"/>
          <w:color w:val="000000" w:themeColor="text1"/>
        </w:rPr>
        <w:lastRenderedPageBreak/>
        <w:t>SMTP Connection Manager</w:t>
      </w:r>
    </w:p>
    <w:p w:rsidR="00996760" w:rsidRPr="00C57F4D" w:rsidRDefault="00996760" w:rsidP="00996760">
      <w:pPr>
        <w:ind w:left="2880"/>
        <w:rPr>
          <w:ins w:id="56" w:author="Palacherla, Susmitha C (NONUS)" w:date="2019-07-10T17:03:00Z"/>
        </w:rPr>
        <w:pPrChange w:id="57" w:author="Palacherla, Susmitha C (NONUS)" w:date="2019-07-10T17:04:00Z">
          <w:pPr>
            <w:pStyle w:val="ListParagraph"/>
            <w:numPr>
              <w:numId w:val="6"/>
            </w:numPr>
            <w:ind w:left="360" w:hanging="360"/>
          </w:pPr>
        </w:pPrChange>
      </w:pPr>
      <w:ins w:id="58" w:author="Palacherla, Susmitha C (NONUS)" w:date="2019-07-10T17:03:00Z">
        <w:r>
          <w:t>ironport.maximus.com</w:t>
        </w:r>
      </w:ins>
    </w:p>
    <w:p w:rsidR="00A67A9C" w:rsidRPr="00C57F4D" w:rsidDel="00996760" w:rsidRDefault="00A67A9C" w:rsidP="001009FB">
      <w:pPr>
        <w:ind w:left="2880"/>
        <w:rPr>
          <w:del w:id="59" w:author="Palacherla, Susmitha C (NONUS)" w:date="2019-07-10T17:03:00Z"/>
        </w:rPr>
      </w:pPr>
      <w:del w:id="60" w:author="Palacherla, Susmitha C (NONUS)" w:date="2019-07-10T17:03:00Z">
        <w:r w:rsidRPr="00C57F4D" w:rsidDel="00996760">
          <w:delText>smtpout.gdit.com</w:delText>
        </w:r>
      </w:del>
    </w:p>
    <w:p w:rsidR="00A67A9C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67A9C" w:rsidDel="00996760" w:rsidRDefault="00657231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61" w:author="Palacherla, Susmitha C (NONUS)" w:date="2019-07-10T17:04:00Z"/>
          <w:rFonts w:ascii="Arial" w:hAnsi="Arial" w:cs="Arial"/>
          <w:b/>
          <w:sz w:val="24"/>
          <w:szCs w:val="24"/>
        </w:rPr>
      </w:pPr>
      <w:del w:id="62" w:author="Palacherla, Susmitha C (NONUS)" w:date="2019-07-10T17:04:00Z">
        <w:r w:rsidDel="00996760">
          <w:rPr>
            <w:noProof/>
          </w:rPr>
          <w:drawing>
            <wp:inline distT="0" distB="0" distL="0" distR="0" wp14:anchorId="40A5ECEE" wp14:editId="387F392F">
              <wp:extent cx="2825496" cy="1828800"/>
              <wp:effectExtent l="0" t="0" r="0" b="0"/>
              <wp:docPr id="96" name="Picture 9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25496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63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64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65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66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67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68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69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70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71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72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73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74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75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76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77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78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79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80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81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82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83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84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85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86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87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88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Del="00996760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89" w:author="Palacherla, Susmitha C (NONUS)" w:date="2019-07-10T17:04:00Z"/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2048" w:rsidRDefault="007A6434" w:rsidP="0099676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</w:t>
      </w:r>
      <w:r w:rsidR="00932115">
        <w:rPr>
          <w:rFonts w:asciiTheme="minorHAnsi" w:hAnsiTheme="minorHAnsi" w:cs="Arial"/>
          <w:b/>
        </w:rPr>
        <w:t>ackage Content</w:t>
      </w:r>
      <w:r w:rsidR="00BE2E93">
        <w:rPr>
          <w:rFonts w:asciiTheme="minorHAnsi" w:hAnsiTheme="minorHAnsi" w:cs="Arial"/>
          <w:b/>
        </w:rPr>
        <w:t>(Control Flow)</w:t>
      </w:r>
    </w:p>
    <w:p w:rsidR="00997532" w:rsidRDefault="009A28C9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noProof/>
        </w:rPr>
      </w:pPr>
      <w:r w:rsidRPr="009A28C9">
        <w:rPr>
          <w:noProof/>
        </w:rPr>
        <w:t xml:space="preserve"> </w:t>
      </w: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  <w:r>
        <w:rPr>
          <w:noProof/>
        </w:rPr>
        <w:drawing>
          <wp:inline distT="0" distB="0" distL="0" distR="0" wp14:anchorId="59A970BC" wp14:editId="34490529">
            <wp:extent cx="4599432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  <w:bookmarkStart w:id="90" w:name="_GoBack"/>
      <w:bookmarkEnd w:id="90"/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C35C7E" w:rsidRPr="00C35C7E" w:rsidRDefault="00C35C7E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/>
          <w:b/>
        </w:rPr>
      </w:pPr>
      <w:proofErr w:type="spellStart"/>
      <w:r w:rsidRPr="00C35C7E">
        <w:rPr>
          <w:rFonts w:ascii="Times New Roman" w:hAnsi="Times New Roman"/>
          <w:b/>
        </w:rPr>
        <w:lastRenderedPageBreak/>
        <w:t>Foreach</w:t>
      </w:r>
      <w:proofErr w:type="spellEnd"/>
      <w:r w:rsidRPr="00C35C7E">
        <w:rPr>
          <w:rFonts w:ascii="Times New Roman" w:hAnsi="Times New Roman"/>
          <w:b/>
        </w:rPr>
        <w:t xml:space="preserve"> Loop Container ( Decrypt and stage files)</w:t>
      </w:r>
    </w:p>
    <w:p w:rsidR="00C35C7E" w:rsidRPr="00C35C7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C35C7E" w:rsidRPr="00C35C7E" w:rsidRDefault="00C35C7E" w:rsidP="00C35C7E">
      <w:pPr>
        <w:rPr>
          <w:rFonts w:ascii="Times New Roman" w:hAnsi="Times New Roman"/>
          <w:b/>
        </w:rPr>
      </w:pPr>
      <w:r w:rsidRPr="00C35C7E">
        <w:rPr>
          <w:rFonts w:ascii="Times New Roman" w:hAnsi="Times New Roman"/>
          <w:b/>
        </w:rPr>
        <w:t>Summary of Steps</w:t>
      </w:r>
    </w:p>
    <w:p w:rsidR="00C35C7E" w:rsidRPr="00C35C7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C35C7E">
        <w:rPr>
          <w:rFonts w:ascii="Times New Roman" w:hAnsi="Times New Roman"/>
        </w:rPr>
        <w:t>File system task – Decrypt files</w:t>
      </w:r>
    </w:p>
    <w:p w:rsidR="00C35C7E" w:rsidRPr="00C35C7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C35C7E">
        <w:rPr>
          <w:rFonts w:ascii="Times New Roman" w:hAnsi="Times New Roman"/>
        </w:rPr>
        <w:t>Script task - Pause 10 seconds</w:t>
      </w:r>
    </w:p>
    <w:p w:rsidR="00C35C7E" w:rsidRPr="00C35C7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C35C7E">
        <w:rPr>
          <w:rFonts w:ascii="Times New Roman" w:hAnsi="Times New Roman"/>
        </w:rPr>
        <w:t>File system task – Backup encrypted files</w:t>
      </w:r>
    </w:p>
    <w:p w:rsidR="00C35C7E" w:rsidRPr="00C35C7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C35C7E" w:rsidRPr="00C35C7E" w:rsidRDefault="00C35C7E" w:rsidP="00C35C7E">
      <w:pPr>
        <w:rPr>
          <w:rFonts w:ascii="Times New Roman" w:hAnsi="Times New Roman"/>
          <w:b/>
        </w:rPr>
      </w:pPr>
      <w:r w:rsidRPr="00C35C7E">
        <w:rPr>
          <w:rFonts w:ascii="Times New Roman" w:hAnsi="Times New Roman"/>
          <w:b/>
        </w:rPr>
        <w:t>Details</w:t>
      </w:r>
    </w:p>
    <w:p w:rsidR="00C35C7E" w:rsidRPr="00C35C7E" w:rsidRDefault="00C35C7E" w:rsidP="00C35C7E">
      <w:pPr>
        <w:spacing w:after="0"/>
        <w:rPr>
          <w:rFonts w:ascii="Times New Roman" w:hAnsi="Times New Roman"/>
        </w:rPr>
      </w:pPr>
      <w:r w:rsidRPr="00C35C7E">
        <w:rPr>
          <w:rFonts w:ascii="Times New Roman" w:hAnsi="Times New Roman"/>
        </w:rPr>
        <w:t xml:space="preserve">Container: </w:t>
      </w:r>
      <w:proofErr w:type="spellStart"/>
      <w:proofErr w:type="gramStart"/>
      <w:r w:rsidRPr="00C35C7E">
        <w:rPr>
          <w:rFonts w:ascii="Times New Roman" w:hAnsi="Times New Roman"/>
        </w:rPr>
        <w:t>Foreach</w:t>
      </w:r>
      <w:proofErr w:type="spellEnd"/>
      <w:r w:rsidRPr="00C35C7E">
        <w:rPr>
          <w:rFonts w:ascii="Times New Roman" w:hAnsi="Times New Roman"/>
        </w:rPr>
        <w:t xml:space="preserve">  File</w:t>
      </w:r>
      <w:proofErr w:type="gramEnd"/>
      <w:r w:rsidRPr="00C35C7E">
        <w:rPr>
          <w:rFonts w:ascii="Times New Roman" w:hAnsi="Times New Roman"/>
        </w:rPr>
        <w:t xml:space="preserve"> Loop </w:t>
      </w:r>
    </w:p>
    <w:p w:rsidR="00C35C7E" w:rsidRPr="00C35C7E" w:rsidRDefault="00C35C7E" w:rsidP="00C35C7E">
      <w:pPr>
        <w:spacing w:after="0"/>
        <w:ind w:left="1080"/>
        <w:rPr>
          <w:rFonts w:ascii="Times New Roman" w:hAnsi="Times New Roman"/>
        </w:rPr>
      </w:pPr>
      <w:r w:rsidRPr="00C35C7E">
        <w:rPr>
          <w:rFonts w:ascii="Times New Roman" w:hAnsi="Times New Roman"/>
        </w:rPr>
        <w:t>Folder: \\f3420-ecldbp01\data\coaching\</w:t>
      </w:r>
      <w:r>
        <w:rPr>
          <w:rFonts w:ascii="Times New Roman" w:hAnsi="Times New Roman"/>
        </w:rPr>
        <w:t>Generic</w:t>
      </w:r>
      <w:r w:rsidRPr="00C35C7E">
        <w:rPr>
          <w:rFonts w:ascii="Times New Roman" w:hAnsi="Times New Roman"/>
        </w:rPr>
        <w:t>\Encrypt_out\</w:t>
      </w:r>
    </w:p>
    <w:p w:rsidR="00C35C7E" w:rsidRPr="00C35C7E" w:rsidRDefault="00C35C7E" w:rsidP="00C35C7E">
      <w:pPr>
        <w:spacing w:after="0"/>
        <w:ind w:left="1080"/>
        <w:rPr>
          <w:rFonts w:ascii="Times New Roman" w:hAnsi="Times New Roman"/>
        </w:rPr>
      </w:pPr>
      <w:r w:rsidRPr="00C35C7E">
        <w:rPr>
          <w:rFonts w:ascii="Times New Roman" w:hAnsi="Times New Roman"/>
        </w:rPr>
        <w:t xml:space="preserve">Files: </w:t>
      </w:r>
      <w:proofErr w:type="gramStart"/>
      <w:r w:rsidRPr="00C35C7E">
        <w:rPr>
          <w:rFonts w:ascii="Times New Roman" w:hAnsi="Times New Roman"/>
        </w:rPr>
        <w:t>eCL*</w:t>
      </w:r>
      <w:proofErr w:type="gramEnd"/>
      <w:r>
        <w:rPr>
          <w:rFonts w:ascii="Times New Roman" w:hAnsi="Times New Roman"/>
        </w:rPr>
        <w:t>Generic</w:t>
      </w:r>
      <w:r w:rsidRPr="00C35C7E">
        <w:rPr>
          <w:rFonts w:ascii="Times New Roman" w:hAnsi="Times New Roman"/>
        </w:rPr>
        <w:t>_*.encrypt</w:t>
      </w:r>
    </w:p>
    <w:p w:rsidR="00C35C7E" w:rsidRPr="00C35C7E" w:rsidRDefault="00C35C7E" w:rsidP="00C35C7E">
      <w:pPr>
        <w:spacing w:after="0"/>
        <w:ind w:left="1080"/>
        <w:rPr>
          <w:rFonts w:ascii="Times New Roman" w:hAnsi="Times New Roman"/>
        </w:rPr>
      </w:pPr>
      <w:r w:rsidRPr="00C35C7E">
        <w:rPr>
          <w:rFonts w:ascii="Times New Roman" w:hAnsi="Times New Roman"/>
        </w:rPr>
        <w:t>Retrieve file name: Name and Extension</w:t>
      </w:r>
    </w:p>
    <w:p w:rsidR="00C35C7E" w:rsidRPr="00C35C7E" w:rsidRDefault="00C35C7E" w:rsidP="00C35C7E">
      <w:pPr>
        <w:spacing w:after="0"/>
        <w:ind w:left="1080"/>
        <w:rPr>
          <w:rFonts w:ascii="Times New Roman" w:hAnsi="Times New Roman"/>
        </w:rPr>
      </w:pPr>
    </w:p>
    <w:p w:rsidR="00C35C7E" w:rsidRPr="00C35C7E" w:rsidRDefault="00C35C7E" w:rsidP="00C35C7E">
      <w:pPr>
        <w:spacing w:after="0"/>
        <w:ind w:left="1080"/>
        <w:rPr>
          <w:rFonts w:ascii="Times New Roman" w:hAnsi="Times New Roman"/>
        </w:rPr>
      </w:pPr>
    </w:p>
    <w:p w:rsidR="00C35C7E" w:rsidRPr="00C35C7E" w:rsidRDefault="00C35C7E" w:rsidP="00C35C7E">
      <w:pPr>
        <w:spacing w:after="0"/>
        <w:ind w:left="1080"/>
        <w:rPr>
          <w:rFonts w:ascii="Times New Roman" w:hAnsi="Times New Roman"/>
        </w:rPr>
      </w:pPr>
    </w:p>
    <w:p w:rsidR="00C35C7E" w:rsidRPr="00C35C7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C35C7E">
        <w:rPr>
          <w:rFonts w:ascii="Times New Roman" w:hAnsi="Times New Roman"/>
        </w:rPr>
        <w:t>File system task – Decrypt files</w:t>
      </w:r>
    </w:p>
    <w:p w:rsidR="00C35C7E" w:rsidRPr="00C35C7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C35C7E">
        <w:rPr>
          <w:noProof/>
        </w:rPr>
        <w:t xml:space="preserve"> </w:t>
      </w:r>
      <w:r w:rsidRPr="00C35C7E">
        <w:rPr>
          <w:noProof/>
        </w:rPr>
        <w:drawing>
          <wp:inline distT="0" distB="0" distL="0" distR="0" wp14:anchorId="237269CA" wp14:editId="77514172">
            <wp:extent cx="5648325" cy="28670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7E" w:rsidRPr="00C35C7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C35C7E" w:rsidRPr="00C35C7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35C7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C35C7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C35C7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C35C7E" w:rsidRPr="00C35C7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C35C7E" w:rsidRPr="00C35C7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C35C7E" w:rsidRPr="00C35C7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C35C7E">
        <w:rPr>
          <w:rFonts w:ascii="Times New Roman" w:hAnsi="Times New Roman"/>
        </w:rPr>
        <w:t>Script  task- Pause 10 secs</w:t>
      </w:r>
    </w:p>
    <w:p w:rsidR="00C35C7E" w:rsidRPr="00C35C7E" w:rsidRDefault="00C35C7E" w:rsidP="00C35C7E">
      <w:pPr>
        <w:ind w:left="720"/>
        <w:rPr>
          <w:rFonts w:ascii="Times New Roman" w:hAnsi="Times New Roman"/>
        </w:rPr>
      </w:pPr>
      <w:r w:rsidRPr="00C35C7E">
        <w:rPr>
          <w:noProof/>
        </w:rPr>
        <w:lastRenderedPageBreak/>
        <w:drawing>
          <wp:inline distT="0" distB="0" distL="0" distR="0" wp14:anchorId="0348B52B" wp14:editId="175AE4C0">
            <wp:extent cx="4762500" cy="12382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7E" w:rsidRPr="00C35C7E" w:rsidRDefault="00C35C7E" w:rsidP="00C3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35C7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35C7E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C35C7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35C7E">
        <w:rPr>
          <w:rFonts w:ascii="Consolas" w:hAnsi="Consolas" w:cs="Consolas"/>
          <w:color w:val="0000FF"/>
          <w:sz w:val="19"/>
          <w:szCs w:val="19"/>
        </w:rPr>
        <w:t>void</w:t>
      </w:r>
      <w:r w:rsidRPr="00C35C7E"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C35C7E" w:rsidRPr="00C35C7E" w:rsidRDefault="00C35C7E" w:rsidP="00C3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35C7E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35C7E" w:rsidRPr="00C35C7E" w:rsidRDefault="00C35C7E" w:rsidP="00C3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35C7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35C7E"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:rsidR="00C35C7E" w:rsidRPr="00C35C7E" w:rsidRDefault="00C35C7E" w:rsidP="00C3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35C7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35C7E">
        <w:rPr>
          <w:rFonts w:ascii="Consolas" w:hAnsi="Consolas" w:cs="Consolas"/>
          <w:color w:val="008000"/>
          <w:sz w:val="19"/>
          <w:szCs w:val="19"/>
        </w:rPr>
        <w:t xml:space="preserve">// Sleep for 10 </w:t>
      </w:r>
      <w:proofErr w:type="gramStart"/>
      <w:r w:rsidRPr="00C35C7E">
        <w:rPr>
          <w:rFonts w:ascii="Consolas" w:hAnsi="Consolas" w:cs="Consolas"/>
          <w:color w:val="008000"/>
          <w:sz w:val="19"/>
          <w:szCs w:val="19"/>
        </w:rPr>
        <w:t>seconds  (</w:t>
      </w:r>
      <w:proofErr w:type="gramEnd"/>
      <w:r w:rsidRPr="00C35C7E">
        <w:rPr>
          <w:rFonts w:ascii="Consolas" w:hAnsi="Consolas" w:cs="Consolas"/>
          <w:color w:val="008000"/>
          <w:sz w:val="19"/>
          <w:szCs w:val="19"/>
        </w:rPr>
        <w:t>*1000)</w:t>
      </w:r>
    </w:p>
    <w:p w:rsidR="00C35C7E" w:rsidRPr="00C35C7E" w:rsidRDefault="00C35C7E" w:rsidP="00C3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35C7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C35C7E">
        <w:rPr>
          <w:rFonts w:ascii="Consolas" w:hAnsi="Consolas" w:cs="Consolas"/>
          <w:color w:val="000000"/>
          <w:sz w:val="19"/>
          <w:szCs w:val="19"/>
        </w:rPr>
        <w:t>System.Threading.</w:t>
      </w:r>
      <w:r w:rsidRPr="00C35C7E">
        <w:rPr>
          <w:rFonts w:ascii="Consolas" w:hAnsi="Consolas" w:cs="Consolas"/>
          <w:color w:val="2B91AF"/>
          <w:sz w:val="19"/>
          <w:szCs w:val="19"/>
        </w:rPr>
        <w:t>Thread</w:t>
      </w:r>
      <w:r w:rsidRPr="00C35C7E"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r w:rsidRPr="00C35C7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35C7E">
        <w:rPr>
          <w:rFonts w:ascii="Consolas" w:hAnsi="Consolas" w:cs="Consolas"/>
          <w:color w:val="000000"/>
          <w:sz w:val="19"/>
          <w:szCs w:val="19"/>
        </w:rPr>
        <w:t>10000);</w:t>
      </w:r>
    </w:p>
    <w:p w:rsidR="00C35C7E" w:rsidRPr="00C35C7E" w:rsidRDefault="00C35C7E" w:rsidP="00C3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35C7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35C7E">
        <w:rPr>
          <w:rFonts w:ascii="Consolas" w:hAnsi="Consolas" w:cs="Consolas"/>
          <w:color w:val="000000"/>
          <w:sz w:val="19"/>
          <w:szCs w:val="19"/>
        </w:rPr>
        <w:t>Dts.TaskResult</w:t>
      </w:r>
      <w:proofErr w:type="spellEnd"/>
      <w:r w:rsidRPr="00C35C7E">
        <w:rPr>
          <w:rFonts w:ascii="Consolas" w:hAnsi="Consolas" w:cs="Consolas"/>
          <w:color w:val="000000"/>
          <w:sz w:val="19"/>
          <w:szCs w:val="19"/>
        </w:rPr>
        <w:t xml:space="preserve"> = (</w:t>
      </w:r>
      <w:r w:rsidRPr="00C35C7E"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 w:rsidRPr="00C35C7E"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 w:rsidRPr="00C35C7E">
        <w:rPr>
          <w:rFonts w:ascii="Consolas" w:hAnsi="Consolas" w:cs="Consolas"/>
          <w:color w:val="2B91AF"/>
          <w:sz w:val="19"/>
          <w:szCs w:val="19"/>
        </w:rPr>
        <w:t>ScriptResults</w:t>
      </w:r>
      <w:r w:rsidRPr="00C35C7E">
        <w:rPr>
          <w:rFonts w:ascii="Consolas" w:hAnsi="Consolas" w:cs="Consolas"/>
          <w:color w:val="000000"/>
          <w:sz w:val="19"/>
          <w:szCs w:val="19"/>
        </w:rPr>
        <w:t>.Success</w:t>
      </w:r>
      <w:proofErr w:type="spellEnd"/>
      <w:proofErr w:type="gramEnd"/>
      <w:r w:rsidRPr="00C35C7E">
        <w:rPr>
          <w:rFonts w:ascii="Consolas" w:hAnsi="Consolas" w:cs="Consolas"/>
          <w:color w:val="000000"/>
          <w:sz w:val="19"/>
          <w:szCs w:val="19"/>
        </w:rPr>
        <w:t>;</w:t>
      </w:r>
    </w:p>
    <w:p w:rsidR="00C35C7E" w:rsidRPr="00C35C7E" w:rsidRDefault="00C35C7E" w:rsidP="00C35C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35C7E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35C7E" w:rsidRPr="00C35C7E" w:rsidRDefault="00C35C7E" w:rsidP="00C35C7E">
      <w:pPr>
        <w:rPr>
          <w:rFonts w:ascii="Times New Roman" w:hAnsi="Times New Roman"/>
        </w:rPr>
      </w:pPr>
    </w:p>
    <w:p w:rsidR="00C35C7E" w:rsidRPr="00C35C7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35C7E" w:rsidRPr="00C35C7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35C7E" w:rsidRPr="00C35C7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C35C7E">
        <w:rPr>
          <w:rFonts w:ascii="Times New Roman" w:hAnsi="Times New Roman"/>
        </w:rPr>
        <w:t>File System task – Backup Encrypted files</w:t>
      </w:r>
    </w:p>
    <w:p w:rsidR="00C35C7E" w:rsidRPr="00C35C7E" w:rsidRDefault="00C35C7E" w:rsidP="00C35C7E">
      <w:pPr>
        <w:ind w:left="720"/>
        <w:rPr>
          <w:rFonts w:ascii="Times New Roman" w:hAnsi="Times New Roman"/>
        </w:rPr>
      </w:pPr>
      <w:r w:rsidRPr="00C35C7E">
        <w:rPr>
          <w:noProof/>
        </w:rPr>
        <w:drawing>
          <wp:inline distT="0" distB="0" distL="0" distR="0" wp14:anchorId="6BDB5A84" wp14:editId="592C6F24">
            <wp:extent cx="5734050" cy="26479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C35C7E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997532" w:rsidRDefault="00997532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997532" w:rsidRPr="00932115" w:rsidRDefault="00997532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proofErr w:type="spellStart"/>
      <w:r>
        <w:rPr>
          <w:rFonts w:asciiTheme="minorHAnsi" w:hAnsiTheme="minorHAnsi" w:cs="Arial"/>
          <w:b/>
        </w:rPr>
        <w:t>Foreach</w:t>
      </w:r>
      <w:proofErr w:type="spellEnd"/>
      <w:r>
        <w:rPr>
          <w:rFonts w:asciiTheme="minorHAnsi" w:hAnsiTheme="minorHAnsi" w:cs="Arial"/>
          <w:b/>
        </w:rPr>
        <w:t xml:space="preserve"> OTH </w:t>
      </w:r>
      <w:r w:rsidR="009A28C9">
        <w:rPr>
          <w:rFonts w:asciiTheme="minorHAnsi" w:hAnsiTheme="minorHAnsi" w:cs="Arial"/>
          <w:b/>
        </w:rPr>
        <w:t>[DTT/</w:t>
      </w:r>
      <w:r>
        <w:rPr>
          <w:rFonts w:asciiTheme="minorHAnsi" w:hAnsiTheme="minorHAnsi" w:cs="Arial"/>
          <w:b/>
        </w:rPr>
        <w:t>SEA</w:t>
      </w:r>
      <w:r w:rsidR="009A28C9">
        <w:rPr>
          <w:rFonts w:asciiTheme="minorHAnsi" w:hAnsiTheme="minorHAnsi" w:cs="Arial"/>
          <w:b/>
        </w:rPr>
        <w:t>]</w:t>
      </w:r>
      <w:r>
        <w:rPr>
          <w:rFonts w:asciiTheme="minorHAnsi" w:hAnsiTheme="minorHAnsi" w:cs="Arial"/>
          <w:b/>
        </w:rPr>
        <w:t xml:space="preserve"> File container</w:t>
      </w: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94DAF" w:rsidRDefault="009A28C9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9A28C9">
        <w:rPr>
          <w:noProof/>
        </w:rPr>
        <w:t xml:space="preserve"> </w:t>
      </w:r>
      <w:r w:rsidR="00C35C7E" w:rsidRPr="00C35C7E">
        <w:rPr>
          <w:noProof/>
        </w:rPr>
        <w:t xml:space="preserve"> </w:t>
      </w:r>
      <w:r w:rsidR="00C35C7E">
        <w:rPr>
          <w:noProof/>
        </w:rPr>
        <w:drawing>
          <wp:inline distT="0" distB="0" distL="0" distR="0" wp14:anchorId="00E3BAAB" wp14:editId="634CDE1E">
            <wp:extent cx="2219325" cy="65532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A6DE7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A6434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A6434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A6DE7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57231" w:rsidRPr="001A6DE7" w:rsidRDefault="006C2E0E" w:rsidP="001A6DE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 w:rsidRPr="001A6DE7">
        <w:rPr>
          <w:rFonts w:asciiTheme="minorHAnsi" w:hAnsiTheme="minorHAnsi" w:cs="Arial"/>
          <w:b/>
        </w:rPr>
        <w:t>For each</w:t>
      </w:r>
      <w:r w:rsidR="0084218D" w:rsidRPr="001A6DE7">
        <w:rPr>
          <w:rFonts w:asciiTheme="minorHAnsi" w:hAnsiTheme="minorHAnsi" w:cs="Arial"/>
          <w:b/>
        </w:rPr>
        <w:t xml:space="preserve"> </w:t>
      </w:r>
      <w:r w:rsidR="001A6DE7">
        <w:rPr>
          <w:rFonts w:asciiTheme="minorHAnsi" w:hAnsiTheme="minorHAnsi" w:cs="Segoe UI"/>
          <w:b/>
          <w:color w:val="000000" w:themeColor="text1"/>
        </w:rPr>
        <w:t>SEA</w:t>
      </w:r>
      <w:r w:rsidR="0084218D" w:rsidRPr="001A6DE7">
        <w:rPr>
          <w:rFonts w:asciiTheme="minorHAnsi" w:hAnsiTheme="minorHAnsi" w:cs="Arial"/>
          <w:b/>
        </w:rPr>
        <w:t xml:space="preserve"> file in </w:t>
      </w:r>
      <w:r w:rsidR="001A6DE7">
        <w:rPr>
          <w:rFonts w:asciiTheme="minorHAnsi" w:hAnsiTheme="minorHAnsi" w:cs="Arial"/>
          <w:b/>
        </w:rPr>
        <w:t>s</w:t>
      </w:r>
      <w:r w:rsidR="0084218D" w:rsidRPr="001A6DE7">
        <w:rPr>
          <w:rFonts w:asciiTheme="minorHAnsi" w:hAnsiTheme="minorHAnsi" w:cs="Arial"/>
          <w:b/>
        </w:rPr>
        <w:t>taging directory</w:t>
      </w:r>
      <w:r w:rsidR="001A6DE7">
        <w:rPr>
          <w:rFonts w:asciiTheme="minorHAnsi" w:hAnsiTheme="minorHAnsi" w:cs="Arial"/>
          <w:b/>
        </w:rPr>
        <w:t xml:space="preserve"> w</w:t>
      </w:r>
      <w:r w:rsidR="0084218D" w:rsidRPr="001A6DE7">
        <w:rPr>
          <w:rFonts w:asciiTheme="minorHAnsi" w:hAnsiTheme="minorHAnsi" w:cs="Arial"/>
          <w:b/>
        </w:rPr>
        <w:t>orkflow</w:t>
      </w:r>
    </w:p>
    <w:p w:rsid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84218D" w:rsidRP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4A6D60" w:rsidRPr="004A6D60" w:rsidRDefault="004A6D60" w:rsidP="004A6D60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</w:t>
      </w:r>
      <w:r w:rsidR="00A52787">
        <w:t>[DTT/</w:t>
      </w:r>
      <w:r w:rsidR="001A6DE7">
        <w:t>SEA</w:t>
      </w:r>
      <w:r w:rsidR="00A52787">
        <w:t>]</w:t>
      </w:r>
      <w:r w:rsidR="001A6DE7">
        <w:t xml:space="preserve"> file</w:t>
      </w:r>
    </w:p>
    <w:p w:rsidR="001A6DE7" w:rsidRDefault="001A6DE7" w:rsidP="004A6D60">
      <w:pPr>
        <w:spacing w:after="0"/>
        <w:ind w:left="1080"/>
      </w:pPr>
      <w:r>
        <w:t>Collection</w:t>
      </w:r>
      <w:r w:rsidR="004A6D60" w:rsidRPr="004A6D60">
        <w:t xml:space="preserve">: </w:t>
      </w:r>
    </w:p>
    <w:p w:rsidR="001A6DE7" w:rsidRDefault="001A6DE7" w:rsidP="004A6D60">
      <w:pPr>
        <w:spacing w:after="0"/>
        <w:ind w:left="1080"/>
      </w:pPr>
      <w:r>
        <w:t xml:space="preserve">Enumerator: </w:t>
      </w:r>
      <w:proofErr w:type="spellStart"/>
      <w:r w:rsidR="00A52787">
        <w:t>Foreach</w:t>
      </w:r>
      <w:proofErr w:type="spellEnd"/>
      <w:r w:rsidR="00A52787">
        <w:t xml:space="preserve"> </w:t>
      </w:r>
      <w:r>
        <w:t>file enumerator</w:t>
      </w:r>
    </w:p>
    <w:p w:rsidR="001A6DE7" w:rsidRDefault="001A6DE7" w:rsidP="004A6D60">
      <w:pPr>
        <w:spacing w:after="0"/>
        <w:ind w:left="1080"/>
      </w:pPr>
      <w:r>
        <w:t xml:space="preserve">Expression: Directory: </w:t>
      </w:r>
      <w:proofErr w:type="gramStart"/>
      <w:r w:rsidR="00C35C7E" w:rsidRPr="00C35C7E">
        <w:t>@[</w:t>
      </w:r>
      <w:proofErr w:type="gramEnd"/>
      <w:r w:rsidR="00C35C7E" w:rsidRPr="00C35C7E">
        <w:t>User::</w:t>
      </w:r>
      <w:proofErr w:type="spellStart"/>
      <w:r w:rsidR="00C35C7E" w:rsidRPr="00C35C7E">
        <w:t>DecryptedOutPath</w:t>
      </w:r>
      <w:proofErr w:type="spellEnd"/>
      <w:r w:rsidR="00C35C7E" w:rsidRPr="00C35C7E">
        <w:t>]</w:t>
      </w:r>
    </w:p>
    <w:p w:rsidR="004A6D60" w:rsidRPr="004A6D60" w:rsidRDefault="001A6DE7" w:rsidP="004A6D60">
      <w:pPr>
        <w:spacing w:after="0"/>
        <w:ind w:left="1080"/>
      </w:pPr>
      <w:r>
        <w:t xml:space="preserve">Evaluates to: </w:t>
      </w:r>
      <w:r w:rsidR="00C35C7E" w:rsidRPr="00C35C7E">
        <w:t>\\f3420-ecldbd01\data\coaching\Generic\Decrypt_out\</w:t>
      </w:r>
    </w:p>
    <w:p w:rsidR="004A6D60" w:rsidRDefault="00F56A29" w:rsidP="004A6D60">
      <w:pPr>
        <w:spacing w:after="0"/>
        <w:ind w:left="1080"/>
      </w:pPr>
      <w:r>
        <w:t>Files</w:t>
      </w:r>
      <w:r w:rsidR="004A6D60" w:rsidRPr="004A6D60">
        <w:t xml:space="preserve">: </w:t>
      </w:r>
      <w:proofErr w:type="spellStart"/>
      <w:r w:rsidR="004A6D60" w:rsidRPr="004A6D60">
        <w:t>eCL_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proofErr w:type="spellEnd"/>
      <w:r w:rsidR="00D03711">
        <w:rPr>
          <w:rFonts w:asciiTheme="minorHAnsi" w:hAnsiTheme="minorHAnsi" w:cs="Segoe UI"/>
          <w:color w:val="000000" w:themeColor="text1"/>
        </w:rPr>
        <w:t xml:space="preserve"> </w:t>
      </w:r>
      <w:r w:rsidR="0039269B">
        <w:t>_</w:t>
      </w:r>
      <w:proofErr w:type="spellStart"/>
      <w:r w:rsidR="00381B5A">
        <w:t>Feed_</w:t>
      </w:r>
      <w:r w:rsidR="001A6DE7">
        <w:t>OTH</w:t>
      </w:r>
      <w:proofErr w:type="spellEnd"/>
      <w:proofErr w:type="gramStart"/>
      <w:r w:rsidR="001A6DE7">
        <w:t>_</w:t>
      </w:r>
      <w:r w:rsidR="00A52787">
        <w:t>[</w:t>
      </w:r>
      <w:proofErr w:type="gramEnd"/>
      <w:r w:rsidR="00A52787">
        <w:t>DTT/</w:t>
      </w:r>
      <w:r w:rsidR="001A6DE7">
        <w:t>SEA</w:t>
      </w:r>
      <w:r w:rsidR="00A52787">
        <w:t>]</w:t>
      </w:r>
      <w:r w:rsidR="004A6D60" w:rsidRPr="004A6D60">
        <w:t>*.csv</w:t>
      </w:r>
    </w:p>
    <w:p w:rsidR="00C35C7E" w:rsidRPr="00996760" w:rsidRDefault="00C35C7E" w:rsidP="00C35C7E">
      <w:pPr>
        <w:spacing w:after="0"/>
        <w:ind w:left="1080"/>
      </w:pPr>
      <w:r w:rsidRPr="00996760">
        <w:t>Retrieve file name: Name and Extension</w:t>
      </w:r>
    </w:p>
    <w:p w:rsidR="00C35C7E" w:rsidRDefault="00C35C7E" w:rsidP="004A6D60">
      <w:pPr>
        <w:spacing w:after="0"/>
        <w:ind w:left="1080"/>
      </w:pPr>
    </w:p>
    <w:p w:rsidR="004A6D60" w:rsidRDefault="00C35C7E" w:rsidP="00A40171">
      <w:pPr>
        <w:spacing w:after="0"/>
        <w:ind w:left="720"/>
      </w:pPr>
      <w:r w:rsidRPr="00C35C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7B099D" wp14:editId="1E21D39A">
            <wp:extent cx="3877056" cy="22860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</w:p>
    <w:p w:rsidR="004A6D60" w:rsidRDefault="004A6D60" w:rsidP="001A6DE7">
      <w:pPr>
        <w:spacing w:after="0"/>
        <w:ind w:left="720"/>
      </w:pPr>
      <w:r>
        <w:rPr>
          <w:noProof/>
        </w:rPr>
        <w:drawing>
          <wp:inline distT="0" distB="0" distL="0" distR="0" wp14:anchorId="2FDE04B3" wp14:editId="73670690">
            <wp:extent cx="4233672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A6D60">
      <w:pPr>
        <w:spacing w:after="0"/>
        <w:ind w:left="1080"/>
      </w:pPr>
    </w:p>
    <w:p w:rsidR="00C35C7E" w:rsidRDefault="00C35C7E" w:rsidP="004A6D60">
      <w:pPr>
        <w:spacing w:after="0"/>
        <w:ind w:left="1080"/>
      </w:pPr>
    </w:p>
    <w:p w:rsidR="00C35C7E" w:rsidRDefault="00C35C7E" w:rsidP="004A6D60">
      <w:pPr>
        <w:spacing w:after="0"/>
        <w:ind w:left="1080"/>
      </w:pPr>
    </w:p>
    <w:p w:rsidR="0084218D" w:rsidRPr="00494DF0" w:rsidRDefault="0084218D" w:rsidP="0084218D">
      <w:pPr>
        <w:rPr>
          <w:b/>
        </w:rPr>
      </w:pPr>
      <w:r w:rsidRPr="00494DF0">
        <w:rPr>
          <w:b/>
        </w:rPr>
        <w:t>Summary of Steps</w:t>
      </w:r>
    </w:p>
    <w:p w:rsidR="0084218D" w:rsidRDefault="0084218D" w:rsidP="00996760">
      <w:pPr>
        <w:pStyle w:val="ListParagraph"/>
        <w:numPr>
          <w:ilvl w:val="0"/>
          <w:numId w:val="37"/>
        </w:numPr>
      </w:pPr>
      <w:r>
        <w:lastRenderedPageBreak/>
        <w:t xml:space="preserve">SQL task – Truncate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84218D" w:rsidRDefault="0084218D" w:rsidP="00996760">
      <w:pPr>
        <w:pStyle w:val="ListParagraph"/>
        <w:numPr>
          <w:ilvl w:val="0"/>
          <w:numId w:val="37"/>
        </w:numPr>
      </w:pPr>
      <w:r>
        <w:t xml:space="preserve">DFT – Stage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F44E3B" w:rsidRDefault="0084218D" w:rsidP="00996760">
      <w:pPr>
        <w:pStyle w:val="ListParagraph"/>
        <w:numPr>
          <w:ilvl w:val="0"/>
          <w:numId w:val="37"/>
        </w:numPr>
      </w:pPr>
      <w:r>
        <w:t xml:space="preserve">SQL task – </w:t>
      </w:r>
      <w:r w:rsidR="00A52787">
        <w:t>Update Staging table and Reject records</w:t>
      </w:r>
      <w:r>
        <w:t xml:space="preserve"> </w:t>
      </w:r>
    </w:p>
    <w:p w:rsidR="0084218D" w:rsidRDefault="0084218D" w:rsidP="00996760">
      <w:pPr>
        <w:pStyle w:val="ListParagraph"/>
        <w:numPr>
          <w:ilvl w:val="0"/>
          <w:numId w:val="37"/>
        </w:numPr>
      </w:pPr>
      <w:r>
        <w:t xml:space="preserve">SQL task Load </w:t>
      </w:r>
      <w:r w:rsidR="00611EE1">
        <w:t>C</w:t>
      </w:r>
      <w:r>
        <w:t>oaching_Log and Coaching_Log_Reason tables</w:t>
      </w:r>
    </w:p>
    <w:p w:rsidR="0084218D" w:rsidRDefault="0084218D" w:rsidP="00996760">
      <w:pPr>
        <w:pStyle w:val="ListParagraph"/>
        <w:numPr>
          <w:ilvl w:val="0"/>
          <w:numId w:val="37"/>
        </w:numPr>
      </w:pPr>
      <w:r>
        <w:t>SQL task – Load File list table</w:t>
      </w:r>
    </w:p>
    <w:p w:rsidR="0084218D" w:rsidRDefault="0084218D" w:rsidP="00996760">
      <w:pPr>
        <w:pStyle w:val="ListParagraph"/>
        <w:numPr>
          <w:ilvl w:val="0"/>
          <w:numId w:val="37"/>
        </w:numPr>
      </w:pPr>
      <w:r>
        <w:t>File system task – Backup files to Backups directory</w:t>
      </w:r>
    </w:p>
    <w:p w:rsidR="004D3B66" w:rsidRDefault="004D3B66" w:rsidP="004A6D60">
      <w:pPr>
        <w:spacing w:after="0"/>
        <w:ind w:left="1080"/>
      </w:pPr>
    </w:p>
    <w:p w:rsidR="004D3B66" w:rsidRPr="0084218D" w:rsidRDefault="0084218D" w:rsidP="0084218D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:rsidR="005F0717" w:rsidRDefault="005F0717" w:rsidP="00996760">
      <w:pPr>
        <w:pStyle w:val="ListParagraph"/>
        <w:numPr>
          <w:ilvl w:val="0"/>
          <w:numId w:val="38"/>
        </w:numPr>
      </w:pPr>
      <w:r>
        <w:t xml:space="preserve">SQL task – Truncate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4D3B66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6D6A67" wp14:editId="1B0E4679">
            <wp:extent cx="1636776" cy="137160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677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</w:t>
      </w:r>
      <w:proofErr w:type="gramStart"/>
      <w:r w:rsidRPr="005F0717">
        <w:rPr>
          <w:rFonts w:asciiTheme="minorHAnsi" w:hAnsiTheme="minorHAnsi" w:cs="Arial"/>
        </w:rPr>
        <w:t>.[</w:t>
      </w:r>
      <w:proofErr w:type="gramEnd"/>
      <w:r w:rsidR="00B307B1">
        <w:rPr>
          <w:rFonts w:asciiTheme="minorHAnsi" w:hAnsiTheme="minorHAnsi" w:cs="Segoe UI"/>
          <w:color w:val="000000" w:themeColor="text1"/>
        </w:rPr>
        <w:t>Generic</w:t>
      </w:r>
      <w:r w:rsidRPr="005F0717">
        <w:rPr>
          <w:rFonts w:asciiTheme="minorHAnsi" w:hAnsiTheme="minorHAnsi" w:cs="Arial"/>
        </w:rPr>
        <w:t>_Coaching_Stage]</w:t>
      </w:r>
    </w:p>
    <w:p w:rsidR="005F0717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Precedence Constraint Editor</w:t>
      </w:r>
    </w:p>
    <w:p w:rsidR="00611EE1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9"/>
        <w:gridCol w:w="4781"/>
      </w:tblGrid>
      <w:tr w:rsidR="00611EE1" w:rsidRPr="00257251" w:rsidTr="00FB5F3D">
        <w:tc>
          <w:tcPr>
            <w:tcW w:w="4788" w:type="dxa"/>
          </w:tcPr>
          <w:p w:rsidR="00611EE1" w:rsidRPr="00257251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>Evaluation Operation</w:t>
            </w:r>
          </w:p>
        </w:tc>
        <w:tc>
          <w:tcPr>
            <w:tcW w:w="4788" w:type="dxa"/>
          </w:tcPr>
          <w:p w:rsidR="00611EE1" w:rsidRPr="00257251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>Expression and Constraint</w:t>
            </w:r>
          </w:p>
        </w:tc>
      </w:tr>
      <w:tr w:rsidR="00611EE1" w:rsidRPr="00257251" w:rsidTr="00FB5F3D">
        <w:tc>
          <w:tcPr>
            <w:tcW w:w="4788" w:type="dxa"/>
          </w:tcPr>
          <w:p w:rsidR="00611EE1" w:rsidRPr="00257251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 xml:space="preserve">Value </w:t>
            </w:r>
          </w:p>
        </w:tc>
        <w:tc>
          <w:tcPr>
            <w:tcW w:w="4788" w:type="dxa"/>
          </w:tcPr>
          <w:p w:rsidR="00611EE1" w:rsidRPr="00257251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>Success</w:t>
            </w:r>
          </w:p>
        </w:tc>
      </w:tr>
      <w:tr w:rsidR="00611EE1" w:rsidRPr="00257251" w:rsidTr="00FB5F3D">
        <w:tc>
          <w:tcPr>
            <w:tcW w:w="4788" w:type="dxa"/>
          </w:tcPr>
          <w:p w:rsidR="00611EE1" w:rsidRPr="00257251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>Expression</w:t>
            </w:r>
          </w:p>
        </w:tc>
        <w:tc>
          <w:tcPr>
            <w:tcW w:w="4788" w:type="dxa"/>
          </w:tcPr>
          <w:p w:rsidR="00611EE1" w:rsidRPr="00257251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611EE1">
              <w:rPr>
                <w:rFonts w:ascii="Times New Roman" w:hAnsi="Times New Roman"/>
                <w:noProof/>
              </w:rPr>
              <w:t>(FINDSTRING(@[User::VarFileName],"SEA",1 ) &gt; 0 ) ||(FINDSTRING(@[User::VarFileName],"DTT",1 ) &gt; 0 )</w:t>
            </w:r>
          </w:p>
        </w:tc>
      </w:tr>
      <w:tr w:rsidR="00611EE1" w:rsidRPr="00257251" w:rsidTr="00FB5F3D">
        <w:tc>
          <w:tcPr>
            <w:tcW w:w="4788" w:type="dxa"/>
          </w:tcPr>
          <w:p w:rsidR="00611EE1" w:rsidRPr="00257251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>Multiple Constraints</w:t>
            </w:r>
          </w:p>
        </w:tc>
        <w:tc>
          <w:tcPr>
            <w:tcW w:w="4788" w:type="dxa"/>
          </w:tcPr>
          <w:p w:rsidR="00611EE1" w:rsidRPr="00257251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>Logical AND.</w:t>
            </w:r>
          </w:p>
        </w:tc>
      </w:tr>
    </w:tbl>
    <w:p w:rsidR="00611EE1" w:rsidRPr="005F0717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5F0717" w:rsidRDefault="004D3B66" w:rsidP="00996760">
      <w:pPr>
        <w:pStyle w:val="ListParagraph"/>
        <w:numPr>
          <w:ilvl w:val="0"/>
          <w:numId w:val="38"/>
        </w:numPr>
      </w:pPr>
      <w:r w:rsidRPr="005F0717">
        <w:t xml:space="preserve">DFT: Load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staging table</w:t>
      </w:r>
    </w:p>
    <w:p w:rsidR="004D3B66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0CFE3D" wp14:editId="16112C51">
            <wp:extent cx="2075688" cy="1371600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568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0F2CAF" wp14:editId="161BCBF8">
            <wp:extent cx="2523744" cy="2286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374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B17252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t>Flat File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1060D9" wp14:editId="146046C4">
            <wp:extent cx="2267712" cy="2286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879030" wp14:editId="07B36A1E">
            <wp:extent cx="2770632" cy="18288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4D3B66" w:rsidRPr="00D329A1" w:rsidRDefault="007A6434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</w:t>
      </w:r>
      <w:r w:rsidR="004D3B66" w:rsidRPr="00D329A1">
        <w:rPr>
          <w:rFonts w:asciiTheme="minorHAnsi" w:hAnsiTheme="minorHAnsi" w:cs="Arial"/>
        </w:rPr>
        <w:t>ata Conversion</w:t>
      </w:r>
    </w:p>
    <w:p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C95936" wp14:editId="587040C3">
            <wp:extent cx="3310128" cy="3200400"/>
            <wp:effectExtent l="0" t="0" r="508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012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AE418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Derived Column</w:t>
      </w:r>
    </w:p>
    <w:p w:rsidR="00AE4184" w:rsidRPr="00AE4184" w:rsidRDefault="00AE4184" w:rsidP="00A40171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65715201" wp14:editId="4763D00C">
            <wp:extent cx="3547872" cy="18288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Row Count Transformation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313479" wp14:editId="09B6F72D">
            <wp:extent cx="3282696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D329A1">
        <w:rPr>
          <w:rFonts w:asciiTheme="minorHAnsi" w:hAnsiTheme="minorHAnsi" w:cs="Arial"/>
        </w:rPr>
        <w:t>Oledb</w:t>
      </w:r>
      <w:proofErr w:type="spellEnd"/>
      <w:r w:rsidRPr="00D329A1">
        <w:rPr>
          <w:rFonts w:asciiTheme="minorHAnsi" w:hAnsiTheme="minorHAnsi" w:cs="Arial"/>
        </w:rPr>
        <w:t xml:space="preserve"> destination</w:t>
      </w:r>
    </w:p>
    <w:p w:rsidR="004D3B66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4D168E" wp14:editId="5BB50FED">
            <wp:extent cx="3264408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F4860F9" wp14:editId="49B70B54">
            <wp:extent cx="3182112" cy="2743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21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4C7FBF" wp14:editId="0ACDB33B">
            <wp:extent cx="3776472" cy="1371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11EE1" w:rsidRDefault="004D3B66" w:rsidP="00996760">
      <w:pPr>
        <w:pStyle w:val="ListParagraph"/>
        <w:numPr>
          <w:ilvl w:val="0"/>
          <w:numId w:val="38"/>
        </w:numPr>
      </w:pPr>
      <w:r w:rsidRPr="005F0717">
        <w:t xml:space="preserve">SQL Task: </w:t>
      </w:r>
      <w:r w:rsidR="00611EE1">
        <w:t>Update Staging table and Reject Records</w:t>
      </w:r>
    </w:p>
    <w:p w:rsidR="00611EE1" w:rsidRDefault="00611EE1" w:rsidP="00FB5F3D"/>
    <w:p w:rsidR="004D3B66" w:rsidRDefault="00FF1A5D" w:rsidP="00FB5F3D">
      <w:r>
        <w:lastRenderedPageBreak/>
        <w:t xml:space="preserve"> </w:t>
      </w:r>
    </w:p>
    <w:p w:rsidR="00611EE1" w:rsidRPr="005F0717" w:rsidRDefault="00611EE1" w:rsidP="00FB5F3D">
      <w:r>
        <w:rPr>
          <w:noProof/>
        </w:rPr>
        <w:drawing>
          <wp:inline distT="0" distB="0" distL="0" distR="0" wp14:anchorId="117AC704" wp14:editId="40A10B7E">
            <wp:extent cx="2933700" cy="1981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95A9AA" wp14:editId="52573C90">
            <wp:extent cx="5943600" cy="32492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822D4" w:rsidRDefault="00611EE1" w:rsidP="001822D4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lastRenderedPageBreak/>
        <w:drawing>
          <wp:inline distT="0" distB="0" distL="0" distR="0" wp14:anchorId="7DC60B43" wp14:editId="7D45D1A0">
            <wp:extent cx="5943600" cy="18834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D4" w:rsidRPr="00D329A1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2CFB" w:rsidRDefault="00952CF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996760">
      <w:pPr>
        <w:pStyle w:val="ListParagraph"/>
        <w:numPr>
          <w:ilvl w:val="0"/>
          <w:numId w:val="38"/>
        </w:numPr>
      </w:pPr>
      <w:r w:rsidRPr="005F0717">
        <w:t>SQL Task: Load Coaching_Log table</w:t>
      </w:r>
    </w:p>
    <w:p w:rsidR="004D3B66" w:rsidRPr="00F73703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9B26BD" wp14:editId="7B29F28E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75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SQLStatement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="00611EE1" w:rsidRPr="00611EE1">
        <w:rPr>
          <w:rFonts w:ascii="Arial" w:hAnsi="Arial" w:cs="Arial"/>
          <w:sz w:val="24"/>
          <w:szCs w:val="24"/>
        </w:rPr>
        <w:t>Exec [EC]</w:t>
      </w:r>
      <w:proofErr w:type="gramStart"/>
      <w:r w:rsidR="00611EE1" w:rsidRPr="00611EE1">
        <w:rPr>
          <w:rFonts w:ascii="Arial" w:hAnsi="Arial" w:cs="Arial"/>
          <w:sz w:val="24"/>
          <w:szCs w:val="24"/>
        </w:rPr>
        <w:t>.[</w:t>
      </w:r>
      <w:proofErr w:type="gramEnd"/>
      <w:r w:rsidR="00611EE1" w:rsidRPr="00611EE1">
        <w:rPr>
          <w:rFonts w:ascii="Arial" w:hAnsi="Arial" w:cs="Arial"/>
          <w:sz w:val="24"/>
          <w:szCs w:val="24"/>
        </w:rPr>
        <w:t xml:space="preserve">sp_InsertInto_Coaching_Log_Generic] ? </w:t>
      </w:r>
      <w:proofErr w:type="gramStart"/>
      <w:r w:rsidR="00611EE1" w:rsidRPr="00611EE1">
        <w:rPr>
          <w:rFonts w:ascii="Arial" w:hAnsi="Arial" w:cs="Arial"/>
          <w:sz w:val="24"/>
          <w:szCs w:val="24"/>
        </w:rPr>
        <w:t>output</w:t>
      </w:r>
      <w:proofErr w:type="gramEnd"/>
    </w:p>
    <w:p w:rsidR="00F76E75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Parameter Mapping: </w:t>
      </w:r>
    </w:p>
    <w:p w:rsidR="00F76E75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2CBB19" wp14:editId="5C641041">
            <wp:extent cx="5153025" cy="5429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Pr="00304E00" w:rsidRDefault="00304E00" w:rsidP="004D62E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4D3B66" w:rsidRPr="005F0717" w:rsidRDefault="004D3B66" w:rsidP="00996760">
      <w:pPr>
        <w:pStyle w:val="ListParagraph"/>
        <w:numPr>
          <w:ilvl w:val="0"/>
          <w:numId w:val="38"/>
        </w:numPr>
      </w:pPr>
      <w:r w:rsidRPr="005F0717">
        <w:t xml:space="preserve">SQL Task: Load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File List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1E3229" wp14:editId="3F7731A6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89694" wp14:editId="76758D78">
            <wp:extent cx="2679192" cy="2286000"/>
            <wp:effectExtent l="0" t="0" r="698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7919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C12F67" wp14:editId="0C44512C">
            <wp:extent cx="2688336" cy="2286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83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the following sql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>INSERT INTO [EC]</w:t>
      </w:r>
      <w:proofErr w:type="gramStart"/>
      <w:r w:rsidRPr="00304E00">
        <w:rPr>
          <w:sz w:val="20"/>
          <w:szCs w:val="20"/>
        </w:rPr>
        <w:t>.[</w:t>
      </w:r>
      <w:proofErr w:type="gramEnd"/>
      <w:r w:rsidR="00B307B1" w:rsidRPr="00304E00">
        <w:rPr>
          <w:rFonts w:asciiTheme="minorHAnsi" w:hAnsiTheme="minorHAnsi" w:cs="Segoe UI"/>
          <w:color w:val="000000" w:themeColor="text1"/>
          <w:sz w:val="20"/>
          <w:szCs w:val="20"/>
        </w:rPr>
        <w:t>Generic</w:t>
      </w:r>
      <w:r w:rsidR="00D03711" w:rsidRPr="00304E00">
        <w:rPr>
          <w:rFonts w:asciiTheme="minorHAnsi" w:hAnsiTheme="minorHAnsi" w:cs="Segoe UI"/>
          <w:color w:val="000000" w:themeColor="text1"/>
          <w:sz w:val="20"/>
          <w:szCs w:val="20"/>
        </w:rPr>
        <w:t>_</w:t>
      </w:r>
      <w:r w:rsidRPr="00304E00">
        <w:rPr>
          <w:sz w:val="20"/>
          <w:szCs w:val="20"/>
        </w:rPr>
        <w:t>FileList]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([</w:t>
      </w:r>
      <w:proofErr w:type="spellStart"/>
      <w:r w:rsidRPr="00304E00">
        <w:rPr>
          <w:sz w:val="20"/>
          <w:szCs w:val="20"/>
        </w:rPr>
        <w:t>File_Name</w:t>
      </w:r>
      <w:proofErr w:type="spellEnd"/>
      <w:r w:rsidRPr="00304E00">
        <w:rPr>
          <w:sz w:val="20"/>
          <w:szCs w:val="20"/>
        </w:rPr>
        <w:t>]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File_LoadDate</w:t>
      </w:r>
      <w:proofErr w:type="spellEnd"/>
      <w:r w:rsidRPr="00304E00">
        <w:rPr>
          <w:sz w:val="20"/>
          <w:szCs w:val="20"/>
        </w:rPr>
        <w:t>]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Count_Staged</w:t>
      </w:r>
      <w:proofErr w:type="spellEnd"/>
      <w:r w:rsidRPr="00304E00">
        <w:rPr>
          <w:sz w:val="20"/>
          <w:szCs w:val="20"/>
        </w:rPr>
        <w:t>]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Count_Loaded</w:t>
      </w:r>
      <w:proofErr w:type="spellEnd"/>
      <w:r w:rsidRPr="00304E00">
        <w:rPr>
          <w:sz w:val="20"/>
          <w:szCs w:val="20"/>
        </w:rPr>
        <w:t>]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Count_Rejected</w:t>
      </w:r>
      <w:proofErr w:type="spellEnd"/>
      <w:r w:rsidRPr="00304E00">
        <w:rPr>
          <w:sz w:val="20"/>
          <w:szCs w:val="20"/>
        </w:rPr>
        <w:t>])</w:t>
      </w:r>
    </w:p>
    <w:p w:rsidR="004D3B66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VALUES (?</w:t>
      </w:r>
      <w:proofErr w:type="gramStart"/>
      <w:r w:rsidRPr="00304E00">
        <w:rPr>
          <w:sz w:val="20"/>
          <w:szCs w:val="20"/>
        </w:rPr>
        <w:t>,</w:t>
      </w:r>
      <w:proofErr w:type="spellStart"/>
      <w:r w:rsidRPr="00304E00">
        <w:rPr>
          <w:sz w:val="20"/>
          <w:szCs w:val="20"/>
        </w:rPr>
        <w:t>GetDate</w:t>
      </w:r>
      <w:proofErr w:type="spellEnd"/>
      <w:proofErr w:type="gramEnd"/>
      <w:r w:rsidRPr="00304E00">
        <w:rPr>
          <w:sz w:val="20"/>
          <w:szCs w:val="20"/>
        </w:rPr>
        <w:t>(), ?, ?,?)</w:t>
      </w:r>
    </w:p>
    <w:p w:rsidR="00455B85" w:rsidRPr="00304E00" w:rsidRDefault="00455B85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</w:p>
    <w:p w:rsidR="004D3B66" w:rsidRPr="005F0717" w:rsidRDefault="00304E00" w:rsidP="00996760">
      <w:pPr>
        <w:pStyle w:val="ListParagraph"/>
        <w:numPr>
          <w:ilvl w:val="0"/>
          <w:numId w:val="38"/>
        </w:numPr>
      </w:pPr>
      <w:r>
        <w:t>F</w:t>
      </w:r>
      <w:r w:rsidR="004D3B66" w:rsidRPr="005F0717">
        <w:t xml:space="preserve">ile System Task: </w:t>
      </w:r>
      <w:r w:rsidR="00455B85">
        <w:t>Delete File</w:t>
      </w:r>
    </w:p>
    <w:p w:rsidR="004D3B66" w:rsidRPr="001A3FAA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10E25E" wp14:editId="14C8EE58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242D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C5B290" wp14:editId="7AC9EAC8">
            <wp:extent cx="5248275" cy="18764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76E75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76E75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76E75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55B85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55B85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932115" w:rsidRDefault="00F44E3B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proofErr w:type="spellStart"/>
      <w:r>
        <w:rPr>
          <w:rFonts w:asciiTheme="minorHAnsi" w:hAnsiTheme="minorHAnsi" w:cs="Arial"/>
          <w:b/>
        </w:rPr>
        <w:lastRenderedPageBreak/>
        <w:t>Foreach</w:t>
      </w:r>
      <w:proofErr w:type="spellEnd"/>
      <w:r>
        <w:rPr>
          <w:rFonts w:asciiTheme="minorHAnsi" w:hAnsiTheme="minorHAnsi" w:cs="Arial"/>
          <w:b/>
        </w:rPr>
        <w:t xml:space="preserve"> </w:t>
      </w:r>
      <w:r w:rsidR="00F76E75">
        <w:rPr>
          <w:rFonts w:asciiTheme="minorHAnsi" w:hAnsiTheme="minorHAnsi" w:cs="Arial"/>
          <w:b/>
        </w:rPr>
        <w:t xml:space="preserve">Generic </w:t>
      </w:r>
      <w:r>
        <w:rPr>
          <w:rFonts w:asciiTheme="minorHAnsi" w:hAnsiTheme="minorHAnsi" w:cs="Arial"/>
          <w:b/>
        </w:rPr>
        <w:t>OTH File container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44E3B" w:rsidRDefault="00FE0F3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E0F34">
        <w:rPr>
          <w:noProof/>
        </w:rPr>
        <w:t xml:space="preserve"> </w:t>
      </w:r>
      <w:r w:rsidR="00E47CFF" w:rsidRPr="00E47CFF">
        <w:rPr>
          <w:noProof/>
        </w:rPr>
        <w:t xml:space="preserve"> </w:t>
      </w:r>
      <w:r w:rsidR="00E47CFF">
        <w:rPr>
          <w:noProof/>
        </w:rPr>
        <w:drawing>
          <wp:inline distT="0" distB="0" distL="0" distR="0" wp14:anchorId="1EFF3D9C" wp14:editId="106596A2">
            <wp:extent cx="2505075" cy="51720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44E3B" w:rsidRPr="001A6DE7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 w:rsidRPr="001A6DE7">
        <w:rPr>
          <w:rFonts w:asciiTheme="minorHAnsi" w:hAnsiTheme="minorHAnsi" w:cs="Arial"/>
          <w:b/>
        </w:rPr>
        <w:t xml:space="preserve">For each </w:t>
      </w:r>
      <w:r>
        <w:rPr>
          <w:rFonts w:asciiTheme="minorHAnsi" w:hAnsiTheme="minorHAnsi" w:cs="Segoe UI"/>
          <w:b/>
          <w:color w:val="000000" w:themeColor="text1"/>
        </w:rPr>
        <w:t xml:space="preserve">OTH </w:t>
      </w:r>
      <w:r w:rsidRPr="001A6DE7">
        <w:rPr>
          <w:rFonts w:asciiTheme="minorHAnsi" w:hAnsiTheme="minorHAnsi" w:cs="Arial"/>
          <w:b/>
        </w:rPr>
        <w:t xml:space="preserve">file in </w:t>
      </w:r>
      <w:r>
        <w:rPr>
          <w:rFonts w:asciiTheme="minorHAnsi" w:hAnsiTheme="minorHAnsi" w:cs="Arial"/>
          <w:b/>
        </w:rPr>
        <w:t>s</w:t>
      </w:r>
      <w:r w:rsidRPr="001A6DE7">
        <w:rPr>
          <w:rFonts w:asciiTheme="minorHAnsi" w:hAnsiTheme="minorHAnsi" w:cs="Arial"/>
          <w:b/>
        </w:rPr>
        <w:t>taging directory</w:t>
      </w:r>
      <w:r>
        <w:rPr>
          <w:rFonts w:asciiTheme="minorHAnsi" w:hAnsiTheme="minorHAnsi" w:cs="Arial"/>
          <w:b/>
        </w:rPr>
        <w:t xml:space="preserve"> w</w:t>
      </w:r>
      <w:r w:rsidRPr="001A6DE7">
        <w:rPr>
          <w:rFonts w:asciiTheme="minorHAnsi" w:hAnsiTheme="minorHAnsi" w:cs="Arial"/>
          <w:b/>
        </w:rPr>
        <w:t>orkflow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F44E3B" w:rsidRPr="0084218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F44E3B" w:rsidRPr="004A6D60" w:rsidRDefault="00F44E3B" w:rsidP="00F44E3B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</w:t>
      </w:r>
      <w:r>
        <w:t>OTH</w:t>
      </w:r>
      <w:r w:rsidR="00F76E75">
        <w:t xml:space="preserve"> </w:t>
      </w:r>
      <w:r>
        <w:t>file</w:t>
      </w:r>
    </w:p>
    <w:p w:rsidR="00F44E3B" w:rsidRDefault="00F44E3B" w:rsidP="00F44E3B">
      <w:pPr>
        <w:spacing w:after="0"/>
        <w:ind w:left="1080"/>
      </w:pPr>
      <w:r>
        <w:t>Collection</w:t>
      </w:r>
      <w:r w:rsidRPr="004A6D60">
        <w:t xml:space="preserve">: </w:t>
      </w:r>
    </w:p>
    <w:p w:rsidR="00F44E3B" w:rsidRDefault="00F44E3B" w:rsidP="00F44E3B">
      <w:pPr>
        <w:spacing w:after="0"/>
        <w:ind w:left="1080"/>
      </w:pPr>
      <w:r>
        <w:t xml:space="preserve">Enumerator: </w:t>
      </w:r>
      <w:proofErr w:type="spellStart"/>
      <w:r>
        <w:t>Foreach</w:t>
      </w:r>
      <w:proofErr w:type="spellEnd"/>
      <w:r>
        <w:t xml:space="preserve"> file enumerator</w:t>
      </w:r>
    </w:p>
    <w:p w:rsidR="00F44E3B" w:rsidRDefault="00F44E3B" w:rsidP="00F44E3B">
      <w:pPr>
        <w:spacing w:after="0"/>
        <w:ind w:left="1080"/>
      </w:pPr>
      <w:r>
        <w:t xml:space="preserve">Expression: Directory: </w:t>
      </w:r>
      <w:proofErr w:type="gramStart"/>
      <w:r w:rsidRPr="001A6DE7">
        <w:t>@[</w:t>
      </w:r>
      <w:proofErr w:type="gramEnd"/>
      <w:r w:rsidRPr="001A6DE7">
        <w:t>User::</w:t>
      </w:r>
      <w:proofErr w:type="spellStart"/>
      <w:r w:rsidRPr="001A6DE7">
        <w:t>FilePath</w:t>
      </w:r>
      <w:proofErr w:type="spellEnd"/>
      <w:r w:rsidRPr="001A6DE7">
        <w:t>]</w:t>
      </w:r>
    </w:p>
    <w:p w:rsidR="00F44E3B" w:rsidRDefault="00F44E3B" w:rsidP="00F44E3B">
      <w:pPr>
        <w:spacing w:after="0"/>
        <w:ind w:left="1080"/>
        <w:rPr>
          <w:rFonts w:asciiTheme="minorHAnsi" w:hAnsiTheme="minorHAnsi" w:cs="Segoe UI"/>
          <w:color w:val="000000" w:themeColor="text1"/>
        </w:rPr>
      </w:pPr>
      <w:r>
        <w:t xml:space="preserve">Evaluates to: </w:t>
      </w:r>
      <w:r w:rsidRPr="004A6D60">
        <w:t>\\vrivscors01\BCC Scorecards\Coaching\</w:t>
      </w:r>
      <w:r>
        <w:rPr>
          <w:rFonts w:asciiTheme="minorHAnsi" w:hAnsiTheme="minorHAnsi" w:cs="Segoe UI"/>
          <w:color w:val="000000" w:themeColor="text1"/>
        </w:rPr>
        <w:t>Generic</w:t>
      </w:r>
    </w:p>
    <w:p w:rsidR="00E47CFF" w:rsidRPr="00D22F84" w:rsidRDefault="00E47CFF" w:rsidP="00E47CFF">
      <w:pPr>
        <w:spacing w:after="0"/>
        <w:ind w:left="1080"/>
      </w:pPr>
      <w:r w:rsidRPr="00D22F84">
        <w:lastRenderedPageBreak/>
        <w:t>Retrieve file name: Name and Extension</w:t>
      </w:r>
    </w:p>
    <w:p w:rsidR="00F44E3B" w:rsidRDefault="00F44E3B" w:rsidP="00F44E3B">
      <w:pPr>
        <w:spacing w:after="0"/>
        <w:ind w:left="1080"/>
      </w:pPr>
      <w:r>
        <w:t>Files</w:t>
      </w:r>
      <w:r w:rsidRPr="004A6D60">
        <w:t xml:space="preserve">: </w:t>
      </w:r>
      <w:proofErr w:type="spellStart"/>
      <w:r w:rsidRPr="004A6D60">
        <w:t>eCL_</w:t>
      </w:r>
      <w:r>
        <w:rPr>
          <w:rFonts w:asciiTheme="minorHAnsi" w:hAnsiTheme="minorHAnsi" w:cs="Segoe UI"/>
          <w:color w:val="000000" w:themeColor="text1"/>
        </w:rPr>
        <w:t>Generic</w:t>
      </w:r>
      <w:proofErr w:type="spellEnd"/>
      <w:r>
        <w:rPr>
          <w:rFonts w:asciiTheme="minorHAnsi" w:hAnsiTheme="minorHAnsi" w:cs="Segoe UI"/>
          <w:color w:val="000000" w:themeColor="text1"/>
        </w:rPr>
        <w:t xml:space="preserve"> </w:t>
      </w:r>
      <w:r>
        <w:t>_Feed_OTH</w:t>
      </w:r>
      <w:r w:rsidRPr="004A6D60">
        <w:t>*.csv</w:t>
      </w:r>
    </w:p>
    <w:p w:rsidR="00F44E3B" w:rsidRDefault="00F44E3B" w:rsidP="00F44E3B">
      <w:pPr>
        <w:spacing w:after="0"/>
        <w:ind w:left="1080"/>
      </w:pPr>
    </w:p>
    <w:p w:rsidR="00F44E3B" w:rsidRDefault="00F44E3B" w:rsidP="00F44E3B">
      <w:pPr>
        <w:spacing w:after="0"/>
        <w:ind w:left="1080"/>
      </w:pPr>
    </w:p>
    <w:p w:rsidR="00F44E3B" w:rsidRDefault="00F44E3B" w:rsidP="00F44E3B">
      <w:pPr>
        <w:spacing w:after="0"/>
        <w:ind w:left="720"/>
      </w:pPr>
    </w:p>
    <w:p w:rsidR="00F44E3B" w:rsidRPr="00494DF0" w:rsidRDefault="00F44E3B" w:rsidP="00F44E3B">
      <w:pPr>
        <w:rPr>
          <w:b/>
        </w:rPr>
      </w:pPr>
      <w:r w:rsidRPr="00494DF0">
        <w:rPr>
          <w:b/>
        </w:rPr>
        <w:t>Summary of Steps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 xml:space="preserve">SQL task – Truncate </w:t>
      </w:r>
      <w:r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 xml:space="preserve">DFT – Stage </w:t>
      </w:r>
      <w:r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 xml:space="preserve">SQL task – </w:t>
      </w:r>
      <w:r w:rsidR="00FE0F34">
        <w:t xml:space="preserve">Update Staging table and Reject records </w:t>
      </w:r>
      <w:r>
        <w:t xml:space="preserve"> </w:t>
      </w:r>
    </w:p>
    <w:p w:rsidR="00F44E3B" w:rsidRDefault="00F44E3B">
      <w:pPr>
        <w:pStyle w:val="ListParagraph"/>
        <w:numPr>
          <w:ilvl w:val="0"/>
          <w:numId w:val="32"/>
        </w:numPr>
      </w:pPr>
      <w:r>
        <w:t xml:space="preserve"> SQL task Load </w:t>
      </w:r>
      <w:proofErr w:type="spellStart"/>
      <w:r>
        <w:t>coaching_Log</w:t>
      </w:r>
      <w:proofErr w:type="spellEnd"/>
      <w:r>
        <w:t xml:space="preserve"> and Coaching_Log_Reason tables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>SQL task – Load File list table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>File system task – Backup files to Backups directory</w:t>
      </w:r>
    </w:p>
    <w:p w:rsidR="00F44E3B" w:rsidRDefault="00F44E3B" w:rsidP="00F44E3B">
      <w:pPr>
        <w:spacing w:after="0"/>
        <w:ind w:left="1080"/>
      </w:pPr>
    </w:p>
    <w:p w:rsidR="00F44E3B" w:rsidRPr="0084218D" w:rsidRDefault="00F44E3B" w:rsidP="00F44E3B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:rsidR="00F44E3B" w:rsidRDefault="00F44E3B" w:rsidP="00F44E3B">
      <w:pPr>
        <w:pStyle w:val="ListParagraph"/>
        <w:numPr>
          <w:ilvl w:val="0"/>
          <w:numId w:val="31"/>
        </w:numPr>
      </w:pPr>
      <w:r>
        <w:t xml:space="preserve">SQL task – Truncate </w:t>
      </w:r>
      <w:r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 – similar to </w:t>
      </w:r>
      <w:r w:rsidR="00FE0F34">
        <w:t>[</w:t>
      </w:r>
      <w:r>
        <w:t>SEA</w:t>
      </w:r>
      <w:r w:rsidR="00FE0F34">
        <w:t>/DTT]</w:t>
      </w:r>
      <w:r>
        <w:t xml:space="preserve"> file</w:t>
      </w:r>
      <w:r w:rsidR="00FE0F34">
        <w:t>s</w:t>
      </w:r>
    </w:p>
    <w:p w:rsidR="00FE0F34" w:rsidRPr="00FB5F3D" w:rsidRDefault="00FE0F34" w:rsidP="00FB5F3D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Theme="minorHAnsi" w:hAnsiTheme="minorHAnsi" w:cs="Arial"/>
        </w:rPr>
      </w:pPr>
      <w:r w:rsidRPr="00FB5F3D">
        <w:rPr>
          <w:rFonts w:asciiTheme="minorHAnsi" w:hAnsiTheme="minorHAnsi" w:cs="Arial"/>
        </w:rPr>
        <w:t>Executes Truncate Table [EC]</w:t>
      </w:r>
      <w:proofErr w:type="gramStart"/>
      <w:r w:rsidRPr="00FB5F3D">
        <w:rPr>
          <w:rFonts w:asciiTheme="minorHAnsi" w:hAnsiTheme="minorHAnsi" w:cs="Arial"/>
        </w:rPr>
        <w:t>.[</w:t>
      </w:r>
      <w:proofErr w:type="gramEnd"/>
      <w:r w:rsidRPr="00FB5F3D">
        <w:rPr>
          <w:rFonts w:asciiTheme="minorHAnsi" w:hAnsiTheme="minorHAnsi" w:cs="Segoe UI"/>
          <w:color w:val="000000" w:themeColor="text1"/>
        </w:rPr>
        <w:t>Generic</w:t>
      </w:r>
      <w:r w:rsidRPr="00FB5F3D">
        <w:rPr>
          <w:rFonts w:asciiTheme="minorHAnsi" w:hAnsiTheme="minorHAnsi" w:cs="Arial"/>
        </w:rPr>
        <w:t>_Coaching_Stage]</w:t>
      </w:r>
    </w:p>
    <w:p w:rsidR="00FE0F34" w:rsidRPr="00FB5F3D" w:rsidRDefault="00FE0F34" w:rsidP="00FB5F3D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Theme="minorHAnsi" w:hAnsiTheme="minorHAnsi" w:cs="Arial"/>
        </w:rPr>
      </w:pPr>
      <w:r w:rsidRPr="00FB5F3D">
        <w:rPr>
          <w:rFonts w:asciiTheme="minorHAnsi" w:hAnsiTheme="minorHAnsi" w:cs="Arial"/>
        </w:rPr>
        <w:t>Precedence Constraint Editor</w:t>
      </w:r>
    </w:p>
    <w:p w:rsidR="00FE0F34" w:rsidRPr="00FB5F3D" w:rsidRDefault="00FE0F34" w:rsidP="00FB5F3D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Theme="minorHAnsi" w:hAnsiTheme="minorHAnsi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4"/>
        <w:gridCol w:w="4776"/>
      </w:tblGrid>
      <w:tr w:rsidR="00FE0F34" w:rsidRPr="00257251" w:rsidTr="00FB5F3D">
        <w:tc>
          <w:tcPr>
            <w:tcW w:w="4788" w:type="dxa"/>
          </w:tcPr>
          <w:p w:rsidR="00FE0F34" w:rsidRPr="00257251" w:rsidRDefault="00FE0F34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>Evaluation Operation</w:t>
            </w:r>
          </w:p>
        </w:tc>
        <w:tc>
          <w:tcPr>
            <w:tcW w:w="4788" w:type="dxa"/>
          </w:tcPr>
          <w:p w:rsidR="00FE0F34" w:rsidRPr="00257251" w:rsidRDefault="00FE0F34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>Expression and Constraint</w:t>
            </w:r>
          </w:p>
        </w:tc>
      </w:tr>
      <w:tr w:rsidR="00FE0F34" w:rsidRPr="00257251" w:rsidTr="00FB5F3D">
        <w:tc>
          <w:tcPr>
            <w:tcW w:w="4788" w:type="dxa"/>
          </w:tcPr>
          <w:p w:rsidR="00FE0F34" w:rsidRPr="00257251" w:rsidRDefault="00FE0F34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 xml:space="preserve">Value </w:t>
            </w:r>
          </w:p>
        </w:tc>
        <w:tc>
          <w:tcPr>
            <w:tcW w:w="4788" w:type="dxa"/>
          </w:tcPr>
          <w:p w:rsidR="00FE0F34" w:rsidRPr="00257251" w:rsidRDefault="00FE0F34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>Success</w:t>
            </w:r>
          </w:p>
        </w:tc>
      </w:tr>
      <w:tr w:rsidR="00FE0F34" w:rsidRPr="00257251" w:rsidTr="00FB5F3D">
        <w:tc>
          <w:tcPr>
            <w:tcW w:w="4788" w:type="dxa"/>
          </w:tcPr>
          <w:p w:rsidR="00FE0F34" w:rsidRPr="00257251" w:rsidRDefault="00FE0F34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>Expression</w:t>
            </w:r>
          </w:p>
        </w:tc>
        <w:tc>
          <w:tcPr>
            <w:tcW w:w="4788" w:type="dxa"/>
          </w:tcPr>
          <w:p w:rsidR="00FE0F34" w:rsidRPr="00257251" w:rsidRDefault="00FE0F34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FE0F34">
              <w:rPr>
                <w:rFonts w:ascii="Times New Roman" w:hAnsi="Times New Roman"/>
                <w:noProof/>
              </w:rPr>
              <w:t>(FINDSTRING(@[User::VarFileName],"SEA",1 ) == 0 ) &amp;&amp; (FINDSTRING(@[User::VarFileName],"DTT",1 ) == 0 )</w:t>
            </w:r>
          </w:p>
        </w:tc>
      </w:tr>
      <w:tr w:rsidR="00FE0F34" w:rsidRPr="00257251" w:rsidTr="00FB5F3D">
        <w:tc>
          <w:tcPr>
            <w:tcW w:w="4788" w:type="dxa"/>
          </w:tcPr>
          <w:p w:rsidR="00FE0F34" w:rsidRPr="00257251" w:rsidRDefault="00FE0F34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>Multiple Constraints</w:t>
            </w:r>
          </w:p>
        </w:tc>
        <w:tc>
          <w:tcPr>
            <w:tcW w:w="4788" w:type="dxa"/>
          </w:tcPr>
          <w:p w:rsidR="00FE0F34" w:rsidRPr="00257251" w:rsidRDefault="00FE0F34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257251">
              <w:rPr>
                <w:rFonts w:ascii="Times New Roman" w:hAnsi="Times New Roman"/>
                <w:noProof/>
              </w:rPr>
              <w:t>Logical AND.</w:t>
            </w:r>
          </w:p>
        </w:tc>
      </w:tr>
    </w:tbl>
    <w:p w:rsidR="00FE0F34" w:rsidRPr="00FB5F3D" w:rsidRDefault="00FE0F34" w:rsidP="00FB5F3D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Theme="minorHAnsi" w:hAnsiTheme="minorHAnsi" w:cs="Arial"/>
        </w:rPr>
      </w:pPr>
    </w:p>
    <w:p w:rsidR="00FE0F34" w:rsidRDefault="00FE0F34" w:rsidP="00FB5F3D"/>
    <w:p w:rsidR="00FE0F34" w:rsidRDefault="00FE0F34" w:rsidP="00FB5F3D"/>
    <w:p w:rsidR="00F44E3B" w:rsidRPr="005F0717" w:rsidRDefault="00F44E3B" w:rsidP="00F44E3B">
      <w:pPr>
        <w:pStyle w:val="ListParagraph"/>
        <w:numPr>
          <w:ilvl w:val="0"/>
          <w:numId w:val="31"/>
        </w:numPr>
      </w:pPr>
      <w:r w:rsidRPr="005F0717">
        <w:t xml:space="preserve">DFT: Load </w:t>
      </w:r>
      <w:r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staging table</w:t>
      </w:r>
    </w:p>
    <w:p w:rsidR="00F44E3B" w:rsidRDefault="00FE0F3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E0F3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817CAFB" wp14:editId="6BEA5876">
            <wp:extent cx="1838325" cy="18764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A0D9FD" wp14:editId="4F8EF24C">
            <wp:extent cx="1033272" cy="18288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B17252" w:rsidRDefault="00A31374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F</w:t>
      </w:r>
      <w:r w:rsidR="00F44E3B" w:rsidRPr="00B17252">
        <w:rPr>
          <w:rFonts w:asciiTheme="minorHAnsi" w:hAnsiTheme="minorHAnsi" w:cs="Arial"/>
        </w:rPr>
        <w:t>lat File source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351635" wp14:editId="39436FA6">
            <wp:extent cx="2167128" cy="2743200"/>
            <wp:effectExtent l="0" t="0" r="508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671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D329A1" w:rsidRDefault="00304E00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</w:t>
      </w:r>
      <w:r w:rsidR="00F44E3B" w:rsidRPr="00D329A1">
        <w:rPr>
          <w:rFonts w:asciiTheme="minorHAnsi" w:hAnsiTheme="minorHAnsi" w:cs="Arial"/>
        </w:rPr>
        <w:t>ata Conversion</w:t>
      </w:r>
    </w:p>
    <w:p w:rsidR="00F44E3B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9B4BEC" wp14:editId="73D81031">
            <wp:extent cx="4178808" cy="18288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D329A1" w:rsidRDefault="00F44E3B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Row Count Transformation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C7DF97" wp14:editId="6FD98AF4">
            <wp:extent cx="3282696" cy="2743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D329A1" w:rsidRDefault="00F44E3B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D329A1">
        <w:rPr>
          <w:rFonts w:asciiTheme="minorHAnsi" w:hAnsiTheme="minorHAnsi" w:cs="Arial"/>
        </w:rPr>
        <w:t>Oledb</w:t>
      </w:r>
      <w:proofErr w:type="spellEnd"/>
      <w:r w:rsidRPr="00D329A1">
        <w:rPr>
          <w:rFonts w:asciiTheme="minorHAnsi" w:hAnsiTheme="minorHAnsi" w:cs="Arial"/>
        </w:rPr>
        <w:t xml:space="preserve"> destination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B4B073" wp14:editId="39E1DE5B">
            <wp:extent cx="4901184" cy="2743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11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A4220C" wp14:editId="2B1CF46C">
            <wp:extent cx="2971800" cy="36576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pStyle w:val="ListParagraph"/>
        <w:numPr>
          <w:ilvl w:val="0"/>
          <w:numId w:val="31"/>
        </w:numPr>
      </w:pPr>
      <w:r w:rsidRPr="005F0717">
        <w:t xml:space="preserve">SQL Task: </w:t>
      </w:r>
      <w:r w:rsidR="00FE0F34">
        <w:t>Update staging table and reject r</w:t>
      </w:r>
      <w:r w:rsidR="00FE0F34" w:rsidRPr="005F0717">
        <w:t xml:space="preserve">ecords </w:t>
      </w:r>
    </w:p>
    <w:p w:rsidR="00FE0F34" w:rsidRDefault="00FE0F34" w:rsidP="00FB5F3D">
      <w:pPr>
        <w:ind w:left="1440"/>
      </w:pPr>
      <w:proofErr w:type="spellStart"/>
      <w:r>
        <w:t>SQLStatement</w:t>
      </w:r>
      <w:proofErr w:type="spellEnd"/>
      <w:r>
        <w:t xml:space="preserve">: </w:t>
      </w:r>
      <w:r w:rsidRPr="00FE0F34">
        <w:t>Exec [EC]</w:t>
      </w:r>
      <w:proofErr w:type="gramStart"/>
      <w:r w:rsidRPr="00FE0F34">
        <w:t>.[</w:t>
      </w:r>
      <w:proofErr w:type="gramEnd"/>
      <w:r w:rsidRPr="00FE0F34">
        <w:t xml:space="preserve">sp_Update_Generic_Coaching_Stage] ? </w:t>
      </w:r>
      <w:proofErr w:type="gramStart"/>
      <w:r w:rsidRPr="00FE0F34">
        <w:t>output</w:t>
      </w:r>
      <w:proofErr w:type="gramEnd"/>
    </w:p>
    <w:p w:rsidR="00FE0F34" w:rsidRDefault="00FE0F34" w:rsidP="00FB5F3D">
      <w:pPr>
        <w:ind w:left="1440"/>
      </w:pPr>
      <w:r>
        <w:t xml:space="preserve">Parameter mapping: </w:t>
      </w:r>
    </w:p>
    <w:p w:rsidR="00FE0F34" w:rsidRPr="005F0717" w:rsidRDefault="00FE0F34" w:rsidP="00FB5F3D">
      <w:pPr>
        <w:ind w:left="1440"/>
      </w:pPr>
      <w:r>
        <w:rPr>
          <w:noProof/>
        </w:rPr>
        <w:drawing>
          <wp:inline distT="0" distB="0" distL="0" distR="0" wp14:anchorId="76E54C32" wp14:editId="52122928">
            <wp:extent cx="5372100" cy="762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5F0717" w:rsidRDefault="00F44E3B" w:rsidP="00F44E3B">
      <w:pPr>
        <w:pStyle w:val="ListParagraph"/>
        <w:numPr>
          <w:ilvl w:val="0"/>
          <w:numId w:val="31"/>
        </w:numPr>
      </w:pPr>
      <w:r w:rsidRPr="005F0717">
        <w:t>SQL Task: Load Coaching_Log table</w:t>
      </w:r>
    </w:p>
    <w:p w:rsidR="00F44E3B" w:rsidRPr="00F73703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276D48" wp14:editId="779823E4">
            <wp:extent cx="2143125" cy="11811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ECD" w:rsidRDefault="006E2ECD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E2ECD" w:rsidRDefault="006E2ECD" w:rsidP="00FB5F3D">
      <w:proofErr w:type="spellStart"/>
      <w:r>
        <w:t>SQLStatement</w:t>
      </w:r>
      <w:proofErr w:type="spellEnd"/>
      <w:r>
        <w:t xml:space="preserve">: </w:t>
      </w:r>
      <w:r w:rsidRPr="00FE0F34">
        <w:t xml:space="preserve">Exec </w:t>
      </w:r>
      <w:r w:rsidRPr="00D329A1">
        <w:t>[EC]</w:t>
      </w:r>
      <w:proofErr w:type="gramStart"/>
      <w:r w:rsidRPr="00D329A1">
        <w:t>.[</w:t>
      </w:r>
      <w:proofErr w:type="gramEnd"/>
      <w:r w:rsidRPr="00D329A1">
        <w:t>sp_InsertInto_Coaching_Log_</w:t>
      </w:r>
      <w:r>
        <w:rPr>
          <w:rFonts w:asciiTheme="minorHAnsi" w:hAnsiTheme="minorHAnsi" w:cs="Segoe UI"/>
          <w:color w:val="000000" w:themeColor="text1"/>
        </w:rPr>
        <w:t>Generic</w:t>
      </w:r>
      <w:r w:rsidRPr="00D329A1">
        <w:t>]</w:t>
      </w:r>
      <w:r w:rsidRPr="00FE0F34">
        <w:t xml:space="preserve">? </w:t>
      </w:r>
      <w:proofErr w:type="gramStart"/>
      <w:r w:rsidRPr="00FE0F34">
        <w:t>output</w:t>
      </w:r>
      <w:proofErr w:type="gramEnd"/>
    </w:p>
    <w:p w:rsidR="006E2ECD" w:rsidRDefault="006E2ECD" w:rsidP="00FB5F3D">
      <w:pPr>
        <w:tabs>
          <w:tab w:val="left" w:pos="7480"/>
        </w:tabs>
      </w:pPr>
      <w:r>
        <w:t xml:space="preserve">Parameter mapping: </w:t>
      </w:r>
    </w:p>
    <w:p w:rsidR="006E2ECD" w:rsidRDefault="006E2ECD" w:rsidP="00FB5F3D">
      <w:pPr>
        <w:tabs>
          <w:tab w:val="left" w:pos="7480"/>
        </w:tabs>
      </w:pPr>
      <w:r>
        <w:rPr>
          <w:noProof/>
        </w:rPr>
        <w:drawing>
          <wp:inline distT="0" distB="0" distL="0" distR="0" wp14:anchorId="55F03C12" wp14:editId="597CC703">
            <wp:extent cx="5448300" cy="819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5F0717" w:rsidRDefault="00F44E3B" w:rsidP="00125963">
      <w:pPr>
        <w:pStyle w:val="ListParagraph"/>
        <w:numPr>
          <w:ilvl w:val="0"/>
          <w:numId w:val="31"/>
        </w:numPr>
      </w:pPr>
      <w:r w:rsidRPr="005F0717">
        <w:t xml:space="preserve">SQL Task: Load </w:t>
      </w:r>
      <w:r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File List table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A5DFA3" wp14:editId="508122CA">
            <wp:extent cx="1733550" cy="6667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44E3B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B4739E" wp14:editId="6153395F">
            <wp:extent cx="5943600" cy="4341495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47CFF" w:rsidRPr="00996760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  <w:r w:rsidRPr="00996760">
        <w:rPr>
          <w:rFonts w:asciiTheme="minorHAnsi" w:hAnsiTheme="minorHAnsi" w:cs="Arial"/>
        </w:rPr>
        <w:t>INSERT INTO [EC]</w:t>
      </w:r>
      <w:proofErr w:type="gramStart"/>
      <w:r w:rsidRPr="00996760">
        <w:rPr>
          <w:rFonts w:asciiTheme="minorHAnsi" w:hAnsiTheme="minorHAnsi" w:cs="Arial"/>
        </w:rPr>
        <w:t>.[</w:t>
      </w:r>
      <w:proofErr w:type="gramEnd"/>
      <w:r w:rsidRPr="00996760">
        <w:rPr>
          <w:rFonts w:asciiTheme="minorHAnsi" w:hAnsiTheme="minorHAnsi" w:cs="Arial"/>
        </w:rPr>
        <w:t>Generic_FileList]</w:t>
      </w:r>
    </w:p>
    <w:p w:rsidR="00E47CFF" w:rsidRPr="00996760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  <w:r w:rsidRPr="00996760">
        <w:rPr>
          <w:rFonts w:asciiTheme="minorHAnsi" w:hAnsiTheme="minorHAnsi" w:cs="Arial"/>
        </w:rPr>
        <w:t xml:space="preserve">           ([</w:t>
      </w:r>
      <w:proofErr w:type="spellStart"/>
      <w:r w:rsidRPr="00996760">
        <w:rPr>
          <w:rFonts w:asciiTheme="minorHAnsi" w:hAnsiTheme="minorHAnsi" w:cs="Arial"/>
        </w:rPr>
        <w:t>File_Name</w:t>
      </w:r>
      <w:proofErr w:type="spellEnd"/>
      <w:r w:rsidRPr="00996760">
        <w:rPr>
          <w:rFonts w:asciiTheme="minorHAnsi" w:hAnsiTheme="minorHAnsi" w:cs="Arial"/>
        </w:rPr>
        <w:t>]</w:t>
      </w:r>
    </w:p>
    <w:p w:rsidR="00E47CFF" w:rsidRPr="00996760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  <w:r w:rsidRPr="00996760">
        <w:rPr>
          <w:rFonts w:asciiTheme="minorHAnsi" w:hAnsiTheme="minorHAnsi" w:cs="Arial"/>
        </w:rPr>
        <w:t xml:space="preserve">           </w:t>
      </w:r>
      <w:proofErr w:type="gramStart"/>
      <w:r w:rsidRPr="00996760">
        <w:rPr>
          <w:rFonts w:asciiTheme="minorHAnsi" w:hAnsiTheme="minorHAnsi" w:cs="Arial"/>
        </w:rPr>
        <w:t>,[</w:t>
      </w:r>
      <w:proofErr w:type="spellStart"/>
      <w:proofErr w:type="gramEnd"/>
      <w:r w:rsidRPr="00996760">
        <w:rPr>
          <w:rFonts w:asciiTheme="minorHAnsi" w:hAnsiTheme="minorHAnsi" w:cs="Arial"/>
        </w:rPr>
        <w:t>File_LoadDate</w:t>
      </w:r>
      <w:proofErr w:type="spellEnd"/>
      <w:r w:rsidRPr="00996760">
        <w:rPr>
          <w:rFonts w:asciiTheme="minorHAnsi" w:hAnsiTheme="minorHAnsi" w:cs="Arial"/>
        </w:rPr>
        <w:t>]</w:t>
      </w:r>
    </w:p>
    <w:p w:rsidR="00E47CFF" w:rsidRPr="00996760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  <w:r w:rsidRPr="00996760">
        <w:rPr>
          <w:rFonts w:asciiTheme="minorHAnsi" w:hAnsiTheme="minorHAnsi" w:cs="Arial"/>
        </w:rPr>
        <w:t xml:space="preserve">           </w:t>
      </w:r>
      <w:proofErr w:type="gramStart"/>
      <w:r w:rsidRPr="00996760">
        <w:rPr>
          <w:rFonts w:asciiTheme="minorHAnsi" w:hAnsiTheme="minorHAnsi" w:cs="Arial"/>
        </w:rPr>
        <w:t>,[</w:t>
      </w:r>
      <w:proofErr w:type="spellStart"/>
      <w:proofErr w:type="gramEnd"/>
      <w:r w:rsidRPr="00996760">
        <w:rPr>
          <w:rFonts w:asciiTheme="minorHAnsi" w:hAnsiTheme="minorHAnsi" w:cs="Arial"/>
        </w:rPr>
        <w:t>Count_Staged</w:t>
      </w:r>
      <w:proofErr w:type="spellEnd"/>
      <w:r w:rsidRPr="00996760">
        <w:rPr>
          <w:rFonts w:asciiTheme="minorHAnsi" w:hAnsiTheme="minorHAnsi" w:cs="Arial"/>
        </w:rPr>
        <w:t>]</w:t>
      </w:r>
    </w:p>
    <w:p w:rsidR="00E47CFF" w:rsidRPr="00996760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  <w:r w:rsidRPr="00996760">
        <w:rPr>
          <w:rFonts w:asciiTheme="minorHAnsi" w:hAnsiTheme="minorHAnsi" w:cs="Arial"/>
        </w:rPr>
        <w:t xml:space="preserve">           </w:t>
      </w:r>
      <w:proofErr w:type="gramStart"/>
      <w:r w:rsidRPr="00996760">
        <w:rPr>
          <w:rFonts w:asciiTheme="minorHAnsi" w:hAnsiTheme="minorHAnsi" w:cs="Arial"/>
        </w:rPr>
        <w:t>,[</w:t>
      </w:r>
      <w:proofErr w:type="spellStart"/>
      <w:proofErr w:type="gramEnd"/>
      <w:r w:rsidRPr="00996760">
        <w:rPr>
          <w:rFonts w:asciiTheme="minorHAnsi" w:hAnsiTheme="minorHAnsi" w:cs="Arial"/>
        </w:rPr>
        <w:t>Count_Loaded</w:t>
      </w:r>
      <w:proofErr w:type="spellEnd"/>
      <w:r w:rsidRPr="00996760">
        <w:rPr>
          <w:rFonts w:asciiTheme="minorHAnsi" w:hAnsiTheme="minorHAnsi" w:cs="Arial"/>
        </w:rPr>
        <w:t>]</w:t>
      </w:r>
    </w:p>
    <w:p w:rsidR="00E47CFF" w:rsidRPr="00996760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  <w:r w:rsidRPr="00996760">
        <w:rPr>
          <w:rFonts w:asciiTheme="minorHAnsi" w:hAnsiTheme="minorHAnsi" w:cs="Arial"/>
        </w:rPr>
        <w:t xml:space="preserve">            </w:t>
      </w:r>
      <w:proofErr w:type="gramStart"/>
      <w:r w:rsidRPr="00996760">
        <w:rPr>
          <w:rFonts w:asciiTheme="minorHAnsi" w:hAnsiTheme="minorHAnsi" w:cs="Arial"/>
        </w:rPr>
        <w:t>,[</w:t>
      </w:r>
      <w:proofErr w:type="spellStart"/>
      <w:proofErr w:type="gramEnd"/>
      <w:r w:rsidRPr="00996760">
        <w:rPr>
          <w:rFonts w:asciiTheme="minorHAnsi" w:hAnsiTheme="minorHAnsi" w:cs="Arial"/>
        </w:rPr>
        <w:t>Count_Rejected</w:t>
      </w:r>
      <w:proofErr w:type="spellEnd"/>
      <w:r w:rsidRPr="00996760">
        <w:rPr>
          <w:rFonts w:asciiTheme="minorHAnsi" w:hAnsiTheme="minorHAnsi" w:cs="Arial"/>
        </w:rPr>
        <w:t>])</w:t>
      </w:r>
    </w:p>
    <w:p w:rsidR="00E47CFF" w:rsidRPr="00996760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  <w:r w:rsidRPr="00996760">
        <w:rPr>
          <w:rFonts w:asciiTheme="minorHAnsi" w:hAnsiTheme="minorHAnsi" w:cs="Arial"/>
        </w:rPr>
        <w:t xml:space="preserve">  VALUES (?</w:t>
      </w:r>
      <w:proofErr w:type="gramStart"/>
      <w:r w:rsidRPr="00996760">
        <w:rPr>
          <w:rFonts w:asciiTheme="minorHAnsi" w:hAnsiTheme="minorHAnsi" w:cs="Arial"/>
        </w:rPr>
        <w:t>,</w:t>
      </w:r>
      <w:proofErr w:type="spellStart"/>
      <w:r w:rsidRPr="00996760">
        <w:rPr>
          <w:rFonts w:asciiTheme="minorHAnsi" w:hAnsiTheme="minorHAnsi" w:cs="Arial"/>
        </w:rPr>
        <w:t>GetDate</w:t>
      </w:r>
      <w:proofErr w:type="spellEnd"/>
      <w:proofErr w:type="gramEnd"/>
      <w:r w:rsidRPr="00996760">
        <w:rPr>
          <w:rFonts w:asciiTheme="minorHAnsi" w:hAnsiTheme="minorHAnsi" w:cs="Arial"/>
        </w:rPr>
        <w:t>(), ?, ?,?)</w:t>
      </w:r>
    </w:p>
    <w:p w:rsidR="00E47CFF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47CFF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1E361D" wp14:editId="00A011B7">
            <wp:extent cx="5334000" cy="16859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CFF" w:rsidRPr="00E60F7F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pStyle w:val="ListParagraph"/>
        <w:numPr>
          <w:ilvl w:val="0"/>
          <w:numId w:val="31"/>
        </w:numPr>
      </w:pPr>
      <w:r w:rsidRPr="005F0717">
        <w:t xml:space="preserve">File System Task: </w:t>
      </w:r>
      <w:r w:rsidR="00455B85">
        <w:t>Delete File</w:t>
      </w:r>
    </w:p>
    <w:p w:rsidR="00E47CFF" w:rsidRPr="005F0717" w:rsidRDefault="00E47CFF" w:rsidP="00996760">
      <w:r>
        <w:t xml:space="preserve">               </w:t>
      </w:r>
      <w:r>
        <w:rPr>
          <w:noProof/>
        </w:rPr>
        <w:drawing>
          <wp:inline distT="0" distB="0" distL="0" distR="0" wp14:anchorId="47B17325" wp14:editId="52A04D30">
            <wp:extent cx="5734050" cy="23526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1A3FAA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C242D2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62F06" w:rsidRPr="00562F06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562F06" w:rsidRPr="00562F06" w:rsidRDefault="00562F06" w:rsidP="00562F06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/>
          <w:b/>
        </w:rPr>
      </w:pPr>
      <w:r w:rsidRPr="00562F06">
        <w:rPr>
          <w:rFonts w:ascii="Times New Roman" w:hAnsi="Times New Roman"/>
          <w:b/>
        </w:rPr>
        <w:t>For</w:t>
      </w:r>
      <w:r w:rsidR="0052207E">
        <w:rPr>
          <w:rFonts w:ascii="Times New Roman" w:hAnsi="Times New Roman"/>
          <w:b/>
        </w:rPr>
        <w:t xml:space="preserve"> </w:t>
      </w:r>
      <w:r w:rsidRPr="00562F06">
        <w:rPr>
          <w:rFonts w:ascii="Times New Roman" w:hAnsi="Times New Roman"/>
          <w:b/>
        </w:rPr>
        <w:t>each Loop Container ( Encrypt failed files)</w:t>
      </w:r>
    </w:p>
    <w:p w:rsidR="00562F06" w:rsidRPr="00562F06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562F06" w:rsidRPr="00562F06" w:rsidRDefault="00562F06" w:rsidP="00562F06">
      <w:pPr>
        <w:rPr>
          <w:rFonts w:ascii="Times New Roman" w:hAnsi="Times New Roman"/>
          <w:b/>
        </w:rPr>
      </w:pPr>
      <w:r w:rsidRPr="00562F06">
        <w:rPr>
          <w:rFonts w:ascii="Times New Roman" w:hAnsi="Times New Roman"/>
          <w:b/>
        </w:rPr>
        <w:t>Summary of Steps</w:t>
      </w:r>
    </w:p>
    <w:p w:rsidR="00562F06" w:rsidRPr="00562F06" w:rsidRDefault="00562F06" w:rsidP="00562F06">
      <w:pPr>
        <w:numPr>
          <w:ilvl w:val="0"/>
          <w:numId w:val="39"/>
        </w:numPr>
        <w:contextualSpacing/>
        <w:rPr>
          <w:rFonts w:ascii="Times New Roman" w:hAnsi="Times New Roman"/>
        </w:rPr>
      </w:pPr>
      <w:r w:rsidRPr="00562F06">
        <w:rPr>
          <w:rFonts w:ascii="Times New Roman" w:hAnsi="Times New Roman"/>
        </w:rPr>
        <w:t xml:space="preserve">File system task – Encrypt failed files </w:t>
      </w:r>
    </w:p>
    <w:p w:rsidR="00562F06" w:rsidRPr="00562F06" w:rsidRDefault="00562F06" w:rsidP="00562F06">
      <w:pPr>
        <w:numPr>
          <w:ilvl w:val="0"/>
          <w:numId w:val="39"/>
        </w:numPr>
        <w:contextualSpacing/>
        <w:rPr>
          <w:rFonts w:ascii="Times New Roman" w:hAnsi="Times New Roman"/>
        </w:rPr>
      </w:pPr>
      <w:r w:rsidRPr="00562F06">
        <w:rPr>
          <w:rFonts w:ascii="Times New Roman" w:hAnsi="Times New Roman"/>
        </w:rPr>
        <w:t>Script task - Pause 10 seconds</w:t>
      </w:r>
    </w:p>
    <w:p w:rsidR="00562F06" w:rsidRPr="00562F06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62F06" w:rsidRPr="00562F06" w:rsidRDefault="00562F06" w:rsidP="00562F06">
      <w:pPr>
        <w:rPr>
          <w:rFonts w:ascii="Times New Roman" w:hAnsi="Times New Roman"/>
          <w:b/>
        </w:rPr>
      </w:pPr>
      <w:r w:rsidRPr="00562F06">
        <w:rPr>
          <w:rFonts w:ascii="Times New Roman" w:hAnsi="Times New Roman"/>
          <w:b/>
        </w:rPr>
        <w:t>Details</w:t>
      </w:r>
    </w:p>
    <w:p w:rsidR="00562F06" w:rsidRPr="00562F06" w:rsidRDefault="00562F06" w:rsidP="00562F06">
      <w:pPr>
        <w:spacing w:after="0"/>
        <w:rPr>
          <w:rFonts w:ascii="Times New Roman" w:hAnsi="Times New Roman"/>
        </w:rPr>
      </w:pPr>
      <w:r w:rsidRPr="00562F06">
        <w:rPr>
          <w:rFonts w:ascii="Times New Roman" w:hAnsi="Times New Roman"/>
        </w:rPr>
        <w:t>Container: For</w:t>
      </w:r>
      <w:r w:rsidR="0052207E">
        <w:rPr>
          <w:rFonts w:ascii="Times New Roman" w:hAnsi="Times New Roman"/>
        </w:rPr>
        <w:t xml:space="preserve"> each </w:t>
      </w:r>
      <w:r w:rsidRPr="00562F06">
        <w:rPr>
          <w:rFonts w:ascii="Times New Roman" w:hAnsi="Times New Roman"/>
        </w:rPr>
        <w:t xml:space="preserve">File Loop </w:t>
      </w:r>
    </w:p>
    <w:p w:rsidR="00562F06" w:rsidRPr="00562F06" w:rsidRDefault="00562F06" w:rsidP="00562F06">
      <w:pPr>
        <w:spacing w:after="0"/>
        <w:rPr>
          <w:rFonts w:ascii="Times New Roman" w:hAnsi="Times New Roman"/>
        </w:rPr>
      </w:pPr>
      <w:r w:rsidRPr="00562F06">
        <w:rPr>
          <w:rFonts w:ascii="Times New Roman" w:hAnsi="Times New Roman"/>
        </w:rPr>
        <w:lastRenderedPageBreak/>
        <w:t xml:space="preserve">                   Precedence Constraint - Completion</w:t>
      </w:r>
    </w:p>
    <w:p w:rsidR="00562F06" w:rsidRPr="00562F06" w:rsidRDefault="00562F06" w:rsidP="00562F06">
      <w:pPr>
        <w:spacing w:after="0"/>
        <w:ind w:left="1080"/>
        <w:rPr>
          <w:rFonts w:ascii="Times New Roman" w:hAnsi="Times New Roman"/>
        </w:rPr>
      </w:pPr>
      <w:r w:rsidRPr="00562F06">
        <w:rPr>
          <w:rFonts w:ascii="Times New Roman" w:hAnsi="Times New Roman"/>
        </w:rPr>
        <w:t>Folder: \\f3420-ecldbp01\data\coaching\</w:t>
      </w:r>
      <w:r w:rsidR="0052207E">
        <w:rPr>
          <w:rFonts w:ascii="Times New Roman" w:hAnsi="Times New Roman"/>
        </w:rPr>
        <w:t>Generic</w:t>
      </w:r>
      <w:r w:rsidRPr="00562F06">
        <w:rPr>
          <w:rFonts w:ascii="Times New Roman" w:hAnsi="Times New Roman"/>
        </w:rPr>
        <w:t>\Decrypt_out\</w:t>
      </w:r>
    </w:p>
    <w:p w:rsidR="00562F06" w:rsidRPr="00562F06" w:rsidRDefault="00562F06" w:rsidP="00562F06">
      <w:pPr>
        <w:spacing w:after="0"/>
        <w:ind w:left="1080"/>
        <w:rPr>
          <w:rFonts w:ascii="Times New Roman" w:hAnsi="Times New Roman"/>
        </w:rPr>
      </w:pPr>
      <w:r w:rsidRPr="00562F06">
        <w:rPr>
          <w:rFonts w:ascii="Times New Roman" w:hAnsi="Times New Roman"/>
        </w:rPr>
        <w:t xml:space="preserve">Files: </w:t>
      </w:r>
      <w:proofErr w:type="gramStart"/>
      <w:r w:rsidRPr="00562F06">
        <w:rPr>
          <w:rFonts w:ascii="Times New Roman" w:hAnsi="Times New Roman"/>
        </w:rPr>
        <w:t>eCL</w:t>
      </w:r>
      <w:proofErr w:type="gramEnd"/>
      <w:r w:rsidRPr="00562F06">
        <w:rPr>
          <w:rFonts w:ascii="Times New Roman" w:hAnsi="Times New Roman"/>
        </w:rPr>
        <w:t>*.csv</w:t>
      </w:r>
    </w:p>
    <w:p w:rsidR="00562F06" w:rsidRPr="00562F06" w:rsidRDefault="00562F06" w:rsidP="00562F06">
      <w:pPr>
        <w:spacing w:after="0"/>
        <w:ind w:left="1080"/>
        <w:rPr>
          <w:rFonts w:ascii="Times New Roman" w:hAnsi="Times New Roman"/>
        </w:rPr>
      </w:pPr>
      <w:r w:rsidRPr="00562F06">
        <w:rPr>
          <w:rFonts w:ascii="Times New Roman" w:hAnsi="Times New Roman"/>
        </w:rPr>
        <w:t>Retrieve file name: Name and Extension</w:t>
      </w:r>
    </w:p>
    <w:p w:rsidR="00562F06" w:rsidRPr="00562F06" w:rsidRDefault="00562F06" w:rsidP="00562F06">
      <w:pPr>
        <w:spacing w:after="0"/>
        <w:ind w:left="1080"/>
        <w:rPr>
          <w:rFonts w:ascii="Times New Roman" w:hAnsi="Times New Roman"/>
        </w:rPr>
      </w:pPr>
    </w:p>
    <w:p w:rsidR="00562F06" w:rsidRPr="00562F06" w:rsidRDefault="00562F06" w:rsidP="00562F06">
      <w:pPr>
        <w:numPr>
          <w:ilvl w:val="0"/>
          <w:numId w:val="40"/>
        </w:numPr>
        <w:contextualSpacing/>
        <w:rPr>
          <w:rFonts w:ascii="Times New Roman" w:hAnsi="Times New Roman"/>
        </w:rPr>
      </w:pPr>
      <w:r w:rsidRPr="00562F06">
        <w:rPr>
          <w:rFonts w:ascii="Times New Roman" w:hAnsi="Times New Roman"/>
        </w:rPr>
        <w:t>File system task – Encrypt files</w:t>
      </w:r>
    </w:p>
    <w:p w:rsidR="00562F06" w:rsidRPr="00562F06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562F06">
        <w:rPr>
          <w:noProof/>
        </w:rPr>
        <w:t xml:space="preserve"> </w:t>
      </w:r>
      <w:r w:rsidRPr="00562F06">
        <w:rPr>
          <w:noProof/>
        </w:rPr>
        <w:drawing>
          <wp:inline distT="0" distB="0" distL="0" distR="0" wp14:anchorId="118BB9BD" wp14:editId="386130D6">
            <wp:extent cx="5686425" cy="298132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F06" w:rsidRPr="00562F06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562F06" w:rsidRPr="00562F06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562F06" w:rsidRPr="00562F06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562F06" w:rsidRPr="00562F06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562F06" w:rsidRPr="00562F06" w:rsidRDefault="00562F06" w:rsidP="00562F06">
      <w:pPr>
        <w:numPr>
          <w:ilvl w:val="0"/>
          <w:numId w:val="40"/>
        </w:numPr>
        <w:contextualSpacing/>
        <w:rPr>
          <w:rFonts w:ascii="Times New Roman" w:hAnsi="Times New Roman"/>
        </w:rPr>
      </w:pPr>
      <w:r w:rsidRPr="00562F06">
        <w:rPr>
          <w:rFonts w:ascii="Times New Roman" w:hAnsi="Times New Roman"/>
        </w:rPr>
        <w:t>Script  task- Pause 10 secs</w:t>
      </w:r>
    </w:p>
    <w:p w:rsidR="00562F06" w:rsidRPr="00562F06" w:rsidRDefault="00562F06" w:rsidP="00562F06">
      <w:pPr>
        <w:ind w:left="720"/>
        <w:rPr>
          <w:rFonts w:ascii="Times New Roman" w:hAnsi="Times New Roman"/>
        </w:rPr>
      </w:pPr>
      <w:r w:rsidRPr="00562F06">
        <w:rPr>
          <w:noProof/>
        </w:rPr>
        <w:drawing>
          <wp:inline distT="0" distB="0" distL="0" distR="0" wp14:anchorId="039B412C" wp14:editId="761FF26C">
            <wp:extent cx="4762500" cy="12382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F06" w:rsidRPr="00562F06" w:rsidRDefault="00562F06" w:rsidP="00562F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F0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562F06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562F0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62F06">
        <w:rPr>
          <w:rFonts w:ascii="Consolas" w:hAnsi="Consolas" w:cs="Consolas"/>
          <w:color w:val="0000FF"/>
          <w:sz w:val="19"/>
          <w:szCs w:val="19"/>
        </w:rPr>
        <w:t>void</w:t>
      </w:r>
      <w:r w:rsidRPr="00562F06"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562F06" w:rsidRPr="00562F06" w:rsidRDefault="00562F06" w:rsidP="00562F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F0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62F06" w:rsidRPr="00562F06" w:rsidRDefault="00562F06" w:rsidP="00562F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F0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62F06"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:rsidR="00562F06" w:rsidRPr="00562F06" w:rsidRDefault="00562F06" w:rsidP="00562F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F0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62F06">
        <w:rPr>
          <w:rFonts w:ascii="Consolas" w:hAnsi="Consolas" w:cs="Consolas"/>
          <w:color w:val="008000"/>
          <w:sz w:val="19"/>
          <w:szCs w:val="19"/>
        </w:rPr>
        <w:t xml:space="preserve">// Sleep for 10 </w:t>
      </w:r>
      <w:proofErr w:type="gramStart"/>
      <w:r w:rsidRPr="00562F06">
        <w:rPr>
          <w:rFonts w:ascii="Consolas" w:hAnsi="Consolas" w:cs="Consolas"/>
          <w:color w:val="008000"/>
          <w:sz w:val="19"/>
          <w:szCs w:val="19"/>
        </w:rPr>
        <w:t>seconds  (</w:t>
      </w:r>
      <w:proofErr w:type="gramEnd"/>
      <w:r w:rsidRPr="00562F06">
        <w:rPr>
          <w:rFonts w:ascii="Consolas" w:hAnsi="Consolas" w:cs="Consolas"/>
          <w:color w:val="008000"/>
          <w:sz w:val="19"/>
          <w:szCs w:val="19"/>
        </w:rPr>
        <w:t>*1000)</w:t>
      </w:r>
    </w:p>
    <w:p w:rsidR="00562F06" w:rsidRPr="00562F06" w:rsidRDefault="00562F06" w:rsidP="00562F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F0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62F06">
        <w:rPr>
          <w:rFonts w:ascii="Consolas" w:hAnsi="Consolas" w:cs="Consolas"/>
          <w:color w:val="000000"/>
          <w:sz w:val="19"/>
          <w:szCs w:val="19"/>
        </w:rPr>
        <w:t>System.Threading.</w:t>
      </w:r>
      <w:r w:rsidRPr="00562F06">
        <w:rPr>
          <w:rFonts w:ascii="Consolas" w:hAnsi="Consolas" w:cs="Consolas"/>
          <w:color w:val="2B91AF"/>
          <w:sz w:val="19"/>
          <w:szCs w:val="19"/>
        </w:rPr>
        <w:t>Thread</w:t>
      </w:r>
      <w:r w:rsidRPr="00562F06"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r w:rsidRPr="00562F0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62F06">
        <w:rPr>
          <w:rFonts w:ascii="Consolas" w:hAnsi="Consolas" w:cs="Consolas"/>
          <w:color w:val="000000"/>
          <w:sz w:val="19"/>
          <w:szCs w:val="19"/>
        </w:rPr>
        <w:t>10000);</w:t>
      </w:r>
    </w:p>
    <w:p w:rsidR="00562F06" w:rsidRPr="00562F06" w:rsidRDefault="00562F06" w:rsidP="00562F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F0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62F06">
        <w:rPr>
          <w:rFonts w:ascii="Consolas" w:hAnsi="Consolas" w:cs="Consolas"/>
          <w:color w:val="000000"/>
          <w:sz w:val="19"/>
          <w:szCs w:val="19"/>
        </w:rPr>
        <w:t>Dts.TaskResult</w:t>
      </w:r>
      <w:proofErr w:type="spellEnd"/>
      <w:r w:rsidRPr="00562F06">
        <w:rPr>
          <w:rFonts w:ascii="Consolas" w:hAnsi="Consolas" w:cs="Consolas"/>
          <w:color w:val="000000"/>
          <w:sz w:val="19"/>
          <w:szCs w:val="19"/>
        </w:rPr>
        <w:t xml:space="preserve"> = (</w:t>
      </w:r>
      <w:r w:rsidRPr="00562F06"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 w:rsidRPr="00562F06"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 w:rsidRPr="00562F06">
        <w:rPr>
          <w:rFonts w:ascii="Consolas" w:hAnsi="Consolas" w:cs="Consolas"/>
          <w:color w:val="2B91AF"/>
          <w:sz w:val="19"/>
          <w:szCs w:val="19"/>
        </w:rPr>
        <w:t>ScriptResults</w:t>
      </w:r>
      <w:r w:rsidRPr="00562F06">
        <w:rPr>
          <w:rFonts w:ascii="Consolas" w:hAnsi="Consolas" w:cs="Consolas"/>
          <w:color w:val="000000"/>
          <w:sz w:val="19"/>
          <w:szCs w:val="19"/>
        </w:rPr>
        <w:t>.Success</w:t>
      </w:r>
      <w:proofErr w:type="spellEnd"/>
      <w:proofErr w:type="gramEnd"/>
      <w:r w:rsidRPr="00562F06">
        <w:rPr>
          <w:rFonts w:ascii="Consolas" w:hAnsi="Consolas" w:cs="Consolas"/>
          <w:color w:val="000000"/>
          <w:sz w:val="19"/>
          <w:szCs w:val="19"/>
        </w:rPr>
        <w:t>;</w:t>
      </w:r>
    </w:p>
    <w:p w:rsidR="00562F06" w:rsidRPr="00562F06" w:rsidRDefault="00562F06" w:rsidP="00562F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F0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E2E93" w:rsidRPr="00932115" w:rsidRDefault="00304E00" w:rsidP="0099676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lastRenderedPageBreak/>
        <w:t>P</w:t>
      </w:r>
      <w:r w:rsidR="00BE2E93">
        <w:rPr>
          <w:rFonts w:asciiTheme="minorHAnsi" w:hAnsiTheme="minorHAnsi" w:cs="Arial"/>
          <w:b/>
        </w:rPr>
        <w:t>ackage Content(Event Handlers)</w:t>
      </w:r>
    </w:p>
    <w:p w:rsidR="004D3B66" w:rsidRPr="004A6D60" w:rsidRDefault="004D3B66" w:rsidP="004A6D60">
      <w:pPr>
        <w:spacing w:after="0"/>
        <w:ind w:left="1080"/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>Executable</w:t>
      </w:r>
      <w:r>
        <w:rPr>
          <w:rFonts w:asciiTheme="minorHAnsi" w:hAnsiTheme="minorHAnsi" w:cs="Arial"/>
        </w:rPr>
        <w:t>s</w:t>
      </w:r>
      <w:r w:rsidRPr="00445632">
        <w:rPr>
          <w:rFonts w:asciiTheme="minorHAnsi" w:hAnsiTheme="minorHAnsi" w:cs="Arial"/>
        </w:rPr>
        <w:t xml:space="preserve">: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D03711">
        <w:rPr>
          <w:rFonts w:asciiTheme="minorHAnsi" w:hAnsiTheme="minorHAnsi" w:cs="Segoe UI"/>
          <w:color w:val="000000" w:themeColor="text1"/>
        </w:rPr>
        <w:t xml:space="preserve"> </w:t>
      </w:r>
      <w:r w:rsidR="00E44A57">
        <w:rPr>
          <w:rFonts w:asciiTheme="minorHAnsi" w:hAnsiTheme="minorHAnsi" w:cs="Arial"/>
        </w:rPr>
        <w:t>_Coaching</w:t>
      </w: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proofErr w:type="spellStart"/>
      <w:r w:rsidRPr="00445632">
        <w:rPr>
          <w:rFonts w:asciiTheme="minorHAnsi" w:hAnsiTheme="minorHAnsi" w:cs="Arial"/>
        </w:rPr>
        <w:t>EventHandler</w:t>
      </w:r>
      <w:proofErr w:type="spellEnd"/>
      <w:r w:rsidRPr="00445632">
        <w:rPr>
          <w:rFonts w:asciiTheme="minorHAnsi" w:hAnsiTheme="minorHAnsi" w:cs="Arial"/>
        </w:rPr>
        <w:t xml:space="preserve">: </w:t>
      </w:r>
      <w:proofErr w:type="spellStart"/>
      <w:r w:rsidRPr="00445632">
        <w:rPr>
          <w:rFonts w:asciiTheme="minorHAnsi" w:hAnsiTheme="minorHAnsi" w:cs="Arial"/>
        </w:rPr>
        <w:t>OntaskFailed</w:t>
      </w:r>
      <w:proofErr w:type="spellEnd"/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4D62E8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F77E41" wp14:editId="150CE814">
            <wp:extent cx="3922776" cy="1828800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227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304E0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A8452AE" wp14:editId="7164DB16">
            <wp:extent cx="5138928" cy="182880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C242D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B307B1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EB4038" wp14:editId="5D520530">
            <wp:extent cx="3410712" cy="182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91" w:name="_Toc503899853"/>
      <w:r w:rsidRPr="0027630C">
        <w:rPr>
          <w:rFonts w:ascii="Calibri" w:hAnsi="Calibri" w:cs="Times New Roman"/>
          <w:color w:val="auto"/>
        </w:rPr>
        <w:lastRenderedPageBreak/>
        <w:t>Tables</w:t>
      </w:r>
      <w:bookmarkEnd w:id="91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B307B1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Generic</w:t>
            </w:r>
            <w:r w:rsidR="00C006AB">
              <w:rPr>
                <w:rFonts w:ascii="Arial" w:hAnsi="Arial" w:cs="Arial"/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records during the insert into Coaching_Log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B307B1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Generic</w:t>
            </w:r>
            <w:r w:rsidR="00C006AB">
              <w:rPr>
                <w:rFonts w:ascii="Arial" w:hAnsi="Arial" w:cs="Arial"/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Default="00B307B1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Generic</w:t>
            </w:r>
            <w:r w:rsidR="00C006AB">
              <w:rPr>
                <w:rFonts w:ascii="Arial" w:hAnsi="Arial" w:cs="Arial"/>
              </w:rPr>
              <w:t>_Coaching_Fact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source records loaded into the Coaching Log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B307B1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Generic</w:t>
            </w:r>
            <w:r w:rsidR="00C006AB">
              <w:rPr>
                <w:rFonts w:ascii="Arial" w:hAnsi="Arial" w:cs="Arial"/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file names and Load dates.</w:t>
            </w: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92" w:name="_Toc503899854"/>
      <w:r w:rsidRPr="0027630C">
        <w:rPr>
          <w:rFonts w:ascii="Calibri" w:hAnsi="Calibri" w:cs="Times New Roman"/>
          <w:color w:val="auto"/>
        </w:rPr>
        <w:lastRenderedPageBreak/>
        <w:t>Procedures</w:t>
      </w:r>
      <w:bookmarkEnd w:id="92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Default="004D62E8" w:rsidP="0095088D">
            <w:pPr>
              <w:rPr>
                <w:color w:val="000000"/>
              </w:rPr>
            </w:pPr>
            <w:r>
              <w:rPr>
                <w:color w:val="000000"/>
              </w:rPr>
              <w:t>sp_InsertInto_Coaching_Log_</w:t>
            </w:r>
            <w:r w:rsidR="00B307B1">
              <w:rPr>
                <w:rFonts w:asciiTheme="minorHAnsi" w:hAnsiTheme="minorHAnsi" w:cs="Segoe UI"/>
                <w:color w:val="000000" w:themeColor="text1"/>
              </w:rPr>
              <w:t>Generic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Data</w:t>
            </w:r>
          </w:p>
        </w:tc>
      </w:tr>
      <w:tr w:rsidR="006E2ECD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E2ECD" w:rsidRDefault="006E2ECD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2ECD" w:rsidRDefault="006E2ECD" w:rsidP="0095088D">
            <w:pPr>
              <w:rPr>
                <w:color w:val="000000"/>
              </w:rPr>
            </w:pPr>
            <w:r w:rsidRPr="006E2ECD">
              <w:rPr>
                <w:color w:val="000000"/>
              </w:rPr>
              <w:t>sp_Update_Generic_Coaching_Stage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6E2ECD" w:rsidRDefault="006E2EC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Populate attributes like lanid, site, program, Module </w:t>
            </w:r>
            <w:proofErr w:type="spellStart"/>
            <w:r>
              <w:rPr>
                <w:rFonts w:ascii="Arial" w:hAnsi="Arial" w:cs="Arial"/>
              </w:rPr>
              <w:t>etc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</w:p>
        </w:tc>
      </w:tr>
      <w:tr w:rsidR="006E2ECD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E2ECD" w:rsidRDefault="006E2ECD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2ECD" w:rsidRPr="006E2ECD" w:rsidRDefault="006E2ECD" w:rsidP="0095088D">
            <w:pPr>
              <w:rPr>
                <w:color w:val="000000"/>
              </w:rPr>
            </w:pPr>
            <w:r w:rsidRPr="006E2ECD">
              <w:rPr>
                <w:color w:val="000000"/>
              </w:rPr>
              <w:t>sp_InsertInto_Generic_Rejected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6E2ECD" w:rsidRDefault="006E2ECD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Load: Reject records that do not belong to valid Active employee record for required Module.</w:t>
            </w:r>
          </w:p>
        </w:tc>
      </w:tr>
    </w:tbl>
    <w:p w:rsidR="008A093F" w:rsidRPr="0027630C" w:rsidRDefault="008A093F" w:rsidP="008A093F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93" w:name="_Toc503899855"/>
      <w:r>
        <w:rPr>
          <w:rFonts w:ascii="Calibri" w:hAnsi="Calibri" w:cs="Times New Roman"/>
          <w:color w:val="auto"/>
        </w:rPr>
        <w:t>Functions</w:t>
      </w:r>
      <w:bookmarkEnd w:id="93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E5799B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Function</w:t>
            </w:r>
            <w:r w:rsidRPr="00E5799B">
              <w:rPr>
                <w:rFonts w:ascii="Arial" w:hAnsi="Arial" w:cs="Arial"/>
                <w:b/>
                <w:bCs/>
              </w:rPr>
              <w:t>Name</w:t>
            </w:r>
            <w:proofErr w:type="spellEnd"/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8A093F" w:rsidRPr="00E5799B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A093F" w:rsidRDefault="00952CFB" w:rsidP="007C6827">
            <w:pPr>
              <w:rPr>
                <w:color w:val="000000"/>
              </w:rPr>
            </w:pPr>
            <w:r>
              <w:rPr>
                <w:color w:val="000000"/>
              </w:rPr>
              <w:t>fn_intModuleIDFromEmpID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Default="00952CFB" w:rsidP="007C6827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Load: Generic Data</w:t>
            </w:r>
          </w:p>
        </w:tc>
      </w:tr>
      <w:tr w:rsidR="006E2ECD" w:rsidRPr="00E5799B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E2ECD" w:rsidRDefault="006E2ECD" w:rsidP="007C6827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2ECD" w:rsidRDefault="006E2ECD" w:rsidP="007C6827">
            <w:pPr>
              <w:rPr>
                <w:color w:val="000000"/>
              </w:rPr>
            </w:pPr>
            <w:proofErr w:type="spellStart"/>
            <w:r w:rsidRPr="006E2ECD">
              <w:rPr>
                <w:color w:val="000000"/>
              </w:rPr>
              <w:t>n_intSubCoachReasonIDFromRptCode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6E2ECD" w:rsidRDefault="006E2ECD" w:rsidP="007C6827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Determine </w:t>
            </w:r>
            <w:proofErr w:type="spellStart"/>
            <w:r>
              <w:rPr>
                <w:rFonts w:ascii="Arial" w:hAnsi="Arial" w:cs="Arial"/>
              </w:rPr>
              <w:t>subcoachingReasonID</w:t>
            </w:r>
            <w:proofErr w:type="spellEnd"/>
          </w:p>
        </w:tc>
      </w:tr>
    </w:tbl>
    <w:p w:rsidR="0017605E" w:rsidRDefault="00FB4D2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858ED">
        <w:rPr>
          <w:noProof/>
        </w:rPr>
        <w:t xml:space="preserve">Reference Document for Objects and Code: </w:t>
      </w:r>
      <w:r w:rsidR="00D329A1" w:rsidRPr="003C7328">
        <w:t xml:space="preserve"> </w:t>
      </w:r>
      <w:proofErr w:type="spellStart"/>
      <w:r w:rsidR="00D329A1" w:rsidRPr="00D329A1">
        <w:t>eCoaching</w:t>
      </w:r>
      <w:r w:rsidR="00D329A1" w:rsidRPr="00D329A1">
        <w:rPr>
          <w:noProof/>
        </w:rPr>
        <w:t>_</w:t>
      </w:r>
      <w:r w:rsidR="00B307B1" w:rsidRPr="00952CFB">
        <w:rPr>
          <w:noProof/>
        </w:rPr>
        <w:t>Generic</w:t>
      </w:r>
      <w:r w:rsidR="00F92AFA" w:rsidRPr="00952CFB">
        <w:rPr>
          <w:noProof/>
        </w:rPr>
        <w:t>_Load_Create</w:t>
      </w:r>
      <w:proofErr w:type="spellEnd"/>
    </w:p>
    <w:sectPr w:rsidR="0017605E" w:rsidSect="00D47089">
      <w:footerReference w:type="default" r:id="rId61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6F14" w:rsidRDefault="00336F14" w:rsidP="009F2A51">
      <w:pPr>
        <w:spacing w:after="0" w:line="240" w:lineRule="auto"/>
      </w:pPr>
      <w:r>
        <w:separator/>
      </w:r>
    </w:p>
  </w:endnote>
  <w:endnote w:type="continuationSeparator" w:id="0">
    <w:p w:rsidR="00336F14" w:rsidRDefault="00336F14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5F3D" w:rsidRDefault="00FB5F3D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3DB462" id="Line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FB5F3D" w:rsidRDefault="00FB5F3D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 w:rsidR="00996760">
      <w:rPr>
        <w:noProof/>
        <w:sz w:val="18"/>
      </w:rPr>
      <w:t>7/10/19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FB5F3D" w:rsidRDefault="00FB5F3D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FB5F3D" w:rsidRDefault="00FB5F3D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996760">
      <w:rPr>
        <w:rStyle w:val="PageNumber"/>
        <w:noProof/>
        <w:sz w:val="18"/>
      </w:rPr>
      <w:t>14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6F14" w:rsidRDefault="00336F14" w:rsidP="009F2A51">
      <w:pPr>
        <w:spacing w:after="0" w:line="240" w:lineRule="auto"/>
      </w:pPr>
      <w:r>
        <w:separator/>
      </w:r>
    </w:p>
  </w:footnote>
  <w:footnote w:type="continuationSeparator" w:id="0">
    <w:p w:rsidR="00336F14" w:rsidRDefault="00336F14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B7CC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116EC8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7" w15:restartNumberingAfterBreak="0">
    <w:nsid w:val="1AA318A7"/>
    <w:multiLevelType w:val="multilevel"/>
    <w:tmpl w:val="E3D615A6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5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440"/>
      </w:pPr>
      <w:rPr>
        <w:rFonts w:hint="default"/>
      </w:rPr>
    </w:lvl>
  </w:abstractNum>
  <w:abstractNum w:abstractNumId="8" w15:restartNumberingAfterBreak="0">
    <w:nsid w:val="21BA0516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67D3D49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9F11BE5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D5A7376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8" w15:restartNumberingAfterBreak="0">
    <w:nsid w:val="46934421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FF36030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0572D94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72A0E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4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2"/>
  </w:num>
  <w:num w:numId="2">
    <w:abstractNumId w:val="23"/>
  </w:num>
  <w:num w:numId="3">
    <w:abstractNumId w:val="6"/>
  </w:num>
  <w:num w:numId="4">
    <w:abstractNumId w:val="17"/>
  </w:num>
  <w:num w:numId="5">
    <w:abstractNumId w:val="13"/>
  </w:num>
  <w:num w:numId="6">
    <w:abstractNumId w:val="34"/>
  </w:num>
  <w:num w:numId="7">
    <w:abstractNumId w:val="33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2"/>
  </w:num>
  <w:num w:numId="11">
    <w:abstractNumId w:val="12"/>
  </w:num>
  <w:num w:numId="12">
    <w:abstractNumId w:val="31"/>
  </w:num>
  <w:num w:numId="13">
    <w:abstractNumId w:val="2"/>
  </w:num>
  <w:num w:numId="14">
    <w:abstractNumId w:val="19"/>
  </w:num>
  <w:num w:numId="15">
    <w:abstractNumId w:val="27"/>
  </w:num>
  <w:num w:numId="16">
    <w:abstractNumId w:val="14"/>
  </w:num>
  <w:num w:numId="17">
    <w:abstractNumId w:val="20"/>
  </w:num>
  <w:num w:numId="18">
    <w:abstractNumId w:val="11"/>
  </w:num>
  <w:num w:numId="19">
    <w:abstractNumId w:val="3"/>
  </w:num>
  <w:num w:numId="20">
    <w:abstractNumId w:val="29"/>
  </w:num>
  <w:num w:numId="21">
    <w:abstractNumId w:val="26"/>
  </w:num>
  <w:num w:numId="22">
    <w:abstractNumId w:val="9"/>
  </w:num>
  <w:num w:numId="23">
    <w:abstractNumId w:val="28"/>
  </w:num>
  <w:num w:numId="24">
    <w:abstractNumId w:val="24"/>
  </w:num>
  <w:num w:numId="25">
    <w:abstractNumId w:val="1"/>
  </w:num>
  <w:num w:numId="26">
    <w:abstractNumId w:val="1"/>
  </w:num>
  <w:num w:numId="27">
    <w:abstractNumId w:val="25"/>
  </w:num>
  <w:num w:numId="28">
    <w:abstractNumId w:val="1"/>
  </w:num>
  <w:num w:numId="29">
    <w:abstractNumId w:val="16"/>
  </w:num>
  <w:num w:numId="30">
    <w:abstractNumId w:val="18"/>
  </w:num>
  <w:num w:numId="31">
    <w:abstractNumId w:val="0"/>
  </w:num>
  <w:num w:numId="32">
    <w:abstractNumId w:val="8"/>
  </w:num>
  <w:num w:numId="33">
    <w:abstractNumId w:val="15"/>
  </w:num>
  <w:num w:numId="34">
    <w:abstractNumId w:val="10"/>
  </w:num>
  <w:num w:numId="35">
    <w:abstractNumId w:val="7"/>
  </w:num>
  <w:num w:numId="36">
    <w:abstractNumId w:val="30"/>
  </w:num>
  <w:num w:numId="37">
    <w:abstractNumId w:val="5"/>
  </w:num>
  <w:num w:numId="38">
    <w:abstractNumId w:val="21"/>
  </w:num>
  <w:num w:numId="39">
    <w:abstractNumId w:val="4"/>
  </w:num>
  <w:num w:numId="40">
    <w:abstractNumId w:val="35"/>
  </w:num>
  <w:numIdMacAtCleanup w:val="1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14CA1"/>
    <w:rsid w:val="00022CCE"/>
    <w:rsid w:val="00024AB2"/>
    <w:rsid w:val="00026033"/>
    <w:rsid w:val="00026536"/>
    <w:rsid w:val="0004360A"/>
    <w:rsid w:val="0004503A"/>
    <w:rsid w:val="00060E62"/>
    <w:rsid w:val="0008338D"/>
    <w:rsid w:val="00087E58"/>
    <w:rsid w:val="00096C08"/>
    <w:rsid w:val="000B5EF7"/>
    <w:rsid w:val="000C1C25"/>
    <w:rsid w:val="000C3865"/>
    <w:rsid w:val="000E074D"/>
    <w:rsid w:val="000E23FA"/>
    <w:rsid w:val="000E56D1"/>
    <w:rsid w:val="000E616C"/>
    <w:rsid w:val="001009FB"/>
    <w:rsid w:val="00111203"/>
    <w:rsid w:val="00122711"/>
    <w:rsid w:val="00123944"/>
    <w:rsid w:val="00125963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3B48"/>
    <w:rsid w:val="00166258"/>
    <w:rsid w:val="00170D44"/>
    <w:rsid w:val="0017605E"/>
    <w:rsid w:val="001822D4"/>
    <w:rsid w:val="00190085"/>
    <w:rsid w:val="001A6DE7"/>
    <w:rsid w:val="001B35F6"/>
    <w:rsid w:val="001B4454"/>
    <w:rsid w:val="001B4BE1"/>
    <w:rsid w:val="001E1452"/>
    <w:rsid w:val="00202048"/>
    <w:rsid w:val="002074EC"/>
    <w:rsid w:val="00212A21"/>
    <w:rsid w:val="00213A1B"/>
    <w:rsid w:val="00217802"/>
    <w:rsid w:val="00217E7F"/>
    <w:rsid w:val="002326CC"/>
    <w:rsid w:val="002431EB"/>
    <w:rsid w:val="00253844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60A9"/>
    <w:rsid w:val="002C7772"/>
    <w:rsid w:val="002D5D3B"/>
    <w:rsid w:val="002E4C8D"/>
    <w:rsid w:val="002F47D9"/>
    <w:rsid w:val="002F5746"/>
    <w:rsid w:val="002F6E4C"/>
    <w:rsid w:val="003011AB"/>
    <w:rsid w:val="00304E00"/>
    <w:rsid w:val="00304EEA"/>
    <w:rsid w:val="00320E41"/>
    <w:rsid w:val="00323C43"/>
    <w:rsid w:val="00336F14"/>
    <w:rsid w:val="003376CE"/>
    <w:rsid w:val="00350946"/>
    <w:rsid w:val="00360E8C"/>
    <w:rsid w:val="00360EAA"/>
    <w:rsid w:val="00374EA8"/>
    <w:rsid w:val="00381B5A"/>
    <w:rsid w:val="0038466D"/>
    <w:rsid w:val="0039003A"/>
    <w:rsid w:val="00392241"/>
    <w:rsid w:val="0039269B"/>
    <w:rsid w:val="003B75E1"/>
    <w:rsid w:val="003C2E27"/>
    <w:rsid w:val="003D2977"/>
    <w:rsid w:val="00401F64"/>
    <w:rsid w:val="004020EE"/>
    <w:rsid w:val="004150EA"/>
    <w:rsid w:val="0044630D"/>
    <w:rsid w:val="00452D84"/>
    <w:rsid w:val="00455B85"/>
    <w:rsid w:val="00481F6E"/>
    <w:rsid w:val="00490C4F"/>
    <w:rsid w:val="0049254A"/>
    <w:rsid w:val="00494DF0"/>
    <w:rsid w:val="004A132D"/>
    <w:rsid w:val="004A3F12"/>
    <w:rsid w:val="004A51E8"/>
    <w:rsid w:val="004A6695"/>
    <w:rsid w:val="004A6D60"/>
    <w:rsid w:val="004B13B0"/>
    <w:rsid w:val="004B24AD"/>
    <w:rsid w:val="004C315A"/>
    <w:rsid w:val="004C48CE"/>
    <w:rsid w:val="004D3B66"/>
    <w:rsid w:val="004D62E8"/>
    <w:rsid w:val="004E3D97"/>
    <w:rsid w:val="004F3646"/>
    <w:rsid w:val="004F7CB4"/>
    <w:rsid w:val="00504005"/>
    <w:rsid w:val="00514612"/>
    <w:rsid w:val="0052207E"/>
    <w:rsid w:val="0053330A"/>
    <w:rsid w:val="00562F06"/>
    <w:rsid w:val="00572F34"/>
    <w:rsid w:val="00574DF5"/>
    <w:rsid w:val="005858ED"/>
    <w:rsid w:val="005A139D"/>
    <w:rsid w:val="005A64FA"/>
    <w:rsid w:val="005A6695"/>
    <w:rsid w:val="005B36FF"/>
    <w:rsid w:val="005C3398"/>
    <w:rsid w:val="005C34A1"/>
    <w:rsid w:val="005C5900"/>
    <w:rsid w:val="005C5F9F"/>
    <w:rsid w:val="005E5CD7"/>
    <w:rsid w:val="005E7200"/>
    <w:rsid w:val="005F0717"/>
    <w:rsid w:val="00605458"/>
    <w:rsid w:val="00611EE1"/>
    <w:rsid w:val="00623B88"/>
    <w:rsid w:val="00632F9F"/>
    <w:rsid w:val="00634B03"/>
    <w:rsid w:val="006411BC"/>
    <w:rsid w:val="00657231"/>
    <w:rsid w:val="006633D7"/>
    <w:rsid w:val="00681BE6"/>
    <w:rsid w:val="006913F0"/>
    <w:rsid w:val="0069149F"/>
    <w:rsid w:val="00695E80"/>
    <w:rsid w:val="006A5813"/>
    <w:rsid w:val="006C2E0E"/>
    <w:rsid w:val="006E2ECD"/>
    <w:rsid w:val="006F770C"/>
    <w:rsid w:val="00714708"/>
    <w:rsid w:val="0071789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80774"/>
    <w:rsid w:val="00780B5B"/>
    <w:rsid w:val="007931F8"/>
    <w:rsid w:val="00794A10"/>
    <w:rsid w:val="007A2AFC"/>
    <w:rsid w:val="007A4F1A"/>
    <w:rsid w:val="007A6434"/>
    <w:rsid w:val="007B18A0"/>
    <w:rsid w:val="007B21AB"/>
    <w:rsid w:val="007B3C9C"/>
    <w:rsid w:val="007B5133"/>
    <w:rsid w:val="007B6A67"/>
    <w:rsid w:val="007C480A"/>
    <w:rsid w:val="007C6827"/>
    <w:rsid w:val="007D2F58"/>
    <w:rsid w:val="007E4ABC"/>
    <w:rsid w:val="007E660F"/>
    <w:rsid w:val="007F0FE6"/>
    <w:rsid w:val="007F36E6"/>
    <w:rsid w:val="008160B2"/>
    <w:rsid w:val="008212C1"/>
    <w:rsid w:val="00835C80"/>
    <w:rsid w:val="00836621"/>
    <w:rsid w:val="0084218D"/>
    <w:rsid w:val="008576A7"/>
    <w:rsid w:val="00860DD5"/>
    <w:rsid w:val="008705BE"/>
    <w:rsid w:val="00876FE2"/>
    <w:rsid w:val="00881025"/>
    <w:rsid w:val="00893F30"/>
    <w:rsid w:val="00894FF0"/>
    <w:rsid w:val="008A093F"/>
    <w:rsid w:val="008C2FA7"/>
    <w:rsid w:val="008C584B"/>
    <w:rsid w:val="008D184D"/>
    <w:rsid w:val="008E59B7"/>
    <w:rsid w:val="00907C2C"/>
    <w:rsid w:val="0091231B"/>
    <w:rsid w:val="009152BD"/>
    <w:rsid w:val="00926339"/>
    <w:rsid w:val="00932115"/>
    <w:rsid w:val="009330C3"/>
    <w:rsid w:val="00934089"/>
    <w:rsid w:val="0094076B"/>
    <w:rsid w:val="00946573"/>
    <w:rsid w:val="0095088D"/>
    <w:rsid w:val="00950B2C"/>
    <w:rsid w:val="00952CFB"/>
    <w:rsid w:val="009773E7"/>
    <w:rsid w:val="00987C80"/>
    <w:rsid w:val="00996760"/>
    <w:rsid w:val="00997532"/>
    <w:rsid w:val="00997A45"/>
    <w:rsid w:val="009A28C9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20702"/>
    <w:rsid w:val="00A31374"/>
    <w:rsid w:val="00A34C11"/>
    <w:rsid w:val="00A3652D"/>
    <w:rsid w:val="00A40171"/>
    <w:rsid w:val="00A440F9"/>
    <w:rsid w:val="00A45C57"/>
    <w:rsid w:val="00A47122"/>
    <w:rsid w:val="00A51C37"/>
    <w:rsid w:val="00A52549"/>
    <w:rsid w:val="00A52787"/>
    <w:rsid w:val="00A52BA3"/>
    <w:rsid w:val="00A67A9C"/>
    <w:rsid w:val="00A71CC9"/>
    <w:rsid w:val="00A76B23"/>
    <w:rsid w:val="00A819D3"/>
    <w:rsid w:val="00A912FD"/>
    <w:rsid w:val="00A93379"/>
    <w:rsid w:val="00A96E41"/>
    <w:rsid w:val="00AC3ED7"/>
    <w:rsid w:val="00AC6E0C"/>
    <w:rsid w:val="00AD2DB5"/>
    <w:rsid w:val="00AE4184"/>
    <w:rsid w:val="00AE6907"/>
    <w:rsid w:val="00AF7A4C"/>
    <w:rsid w:val="00B148DC"/>
    <w:rsid w:val="00B15619"/>
    <w:rsid w:val="00B17252"/>
    <w:rsid w:val="00B307B1"/>
    <w:rsid w:val="00B41F6B"/>
    <w:rsid w:val="00B7425F"/>
    <w:rsid w:val="00B853DF"/>
    <w:rsid w:val="00B91071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C7E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C7EAF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5629C"/>
    <w:rsid w:val="00D62E27"/>
    <w:rsid w:val="00D63E6E"/>
    <w:rsid w:val="00D74D2B"/>
    <w:rsid w:val="00D74FAF"/>
    <w:rsid w:val="00D82A66"/>
    <w:rsid w:val="00D908D7"/>
    <w:rsid w:val="00D91EE9"/>
    <w:rsid w:val="00D93C14"/>
    <w:rsid w:val="00DA3001"/>
    <w:rsid w:val="00DC43BA"/>
    <w:rsid w:val="00DC6A7C"/>
    <w:rsid w:val="00DD0B27"/>
    <w:rsid w:val="00DF2948"/>
    <w:rsid w:val="00E0110B"/>
    <w:rsid w:val="00E012D4"/>
    <w:rsid w:val="00E26657"/>
    <w:rsid w:val="00E3438D"/>
    <w:rsid w:val="00E3461D"/>
    <w:rsid w:val="00E36F9D"/>
    <w:rsid w:val="00E41548"/>
    <w:rsid w:val="00E42C88"/>
    <w:rsid w:val="00E44A57"/>
    <w:rsid w:val="00E47CFF"/>
    <w:rsid w:val="00E5171C"/>
    <w:rsid w:val="00E527C0"/>
    <w:rsid w:val="00E52DE0"/>
    <w:rsid w:val="00E55462"/>
    <w:rsid w:val="00E64317"/>
    <w:rsid w:val="00E654C3"/>
    <w:rsid w:val="00E66759"/>
    <w:rsid w:val="00E67201"/>
    <w:rsid w:val="00E80010"/>
    <w:rsid w:val="00E83C44"/>
    <w:rsid w:val="00E97561"/>
    <w:rsid w:val="00EA7EB2"/>
    <w:rsid w:val="00EC14B4"/>
    <w:rsid w:val="00EC642C"/>
    <w:rsid w:val="00ED0CDF"/>
    <w:rsid w:val="00ED77B9"/>
    <w:rsid w:val="00EE06FD"/>
    <w:rsid w:val="00EE25CC"/>
    <w:rsid w:val="00EE5A65"/>
    <w:rsid w:val="00F00100"/>
    <w:rsid w:val="00F056A7"/>
    <w:rsid w:val="00F44E3B"/>
    <w:rsid w:val="00F50BAE"/>
    <w:rsid w:val="00F56A29"/>
    <w:rsid w:val="00F75AE8"/>
    <w:rsid w:val="00F76E75"/>
    <w:rsid w:val="00F8420E"/>
    <w:rsid w:val="00F85550"/>
    <w:rsid w:val="00F92AFA"/>
    <w:rsid w:val="00F94DAF"/>
    <w:rsid w:val="00FA6FC3"/>
    <w:rsid w:val="00FB1E19"/>
    <w:rsid w:val="00FB4D2F"/>
    <w:rsid w:val="00FB5F3D"/>
    <w:rsid w:val="00FC3DCF"/>
    <w:rsid w:val="00FC4A35"/>
    <w:rsid w:val="00FE0A8B"/>
    <w:rsid w:val="00FE0F34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customStyle="1" w:styleId="TableText">
    <w:name w:val="Table Text"/>
    <w:basedOn w:val="Normal"/>
    <w:rsid w:val="00014CA1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014CA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F3420-ECLDBP01\data\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\\F3420-ECLDBT01\data\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footer" Target="footer1.xml"/><Relationship Id="rId10" Type="http://schemas.openxmlformats.org/officeDocument/2006/relationships/hyperlink" Target="file:///\\F3420-ECLDBD01\data\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hyperlink" Target="file:///\\f3420-ecldbp01\data\Coaching\Generic\Decrypt_Out\" TargetMode="External"/><Relationship Id="rId14" Type="http://schemas.openxmlformats.org/officeDocument/2006/relationships/hyperlink" Target="file:///\\VDENSSDBP07\scorecard-ssis\Coaching\Training%20_Coaching.dtsx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file:///\\F3420-ECLDBP01\data\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5C6679-CDE9-4070-98DC-8085B059E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39</Pages>
  <Words>2439</Words>
  <Characters>13907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16314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(NONUS)</cp:lastModifiedBy>
  <cp:revision>12</cp:revision>
  <dcterms:created xsi:type="dcterms:W3CDTF">2017-09-11T09:24:00Z</dcterms:created>
  <dcterms:modified xsi:type="dcterms:W3CDTF">2019-07-10T21:04:00Z</dcterms:modified>
</cp:coreProperties>
</file>