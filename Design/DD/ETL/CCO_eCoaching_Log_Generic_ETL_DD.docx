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7E34F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49A803F2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4DAC483C" w14:textId="77777777" w:rsidR="0063496D" w:rsidRPr="007665CA" w:rsidRDefault="0063496D" w:rsidP="00677E9D">
      <w:pPr>
        <w:ind w:right="-270"/>
        <w:jc w:val="center"/>
        <w:rPr>
          <w:b/>
          <w:bCs/>
          <w:sz w:val="56"/>
          <w:szCs w:val="56"/>
        </w:rPr>
      </w:pPr>
      <w:r w:rsidRPr="007665CA">
        <w:rPr>
          <w:b/>
          <w:bCs/>
          <w:noProof/>
          <w:sz w:val="56"/>
          <w:szCs w:val="56"/>
        </w:rPr>
        <w:t>eCoac</w:t>
      </w:r>
      <w:r>
        <w:rPr>
          <w:b/>
          <w:bCs/>
          <w:noProof/>
          <w:sz w:val="56"/>
          <w:szCs w:val="56"/>
        </w:rPr>
        <w:t>h</w:t>
      </w:r>
      <w:r w:rsidRPr="007665CA">
        <w:rPr>
          <w:b/>
          <w:bCs/>
          <w:noProof/>
          <w:sz w:val="56"/>
          <w:szCs w:val="56"/>
        </w:rPr>
        <w:t>ing Log System</w:t>
      </w:r>
    </w:p>
    <w:p w14:paraId="655C0DCC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178A2972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2A64C831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7760C81B" w14:textId="012ACEB2" w:rsidR="001B4454" w:rsidRPr="00677E9D" w:rsidRDefault="001B4454" w:rsidP="001B4454">
      <w:pPr>
        <w:pStyle w:val="BodyText"/>
        <w:spacing w:before="240" w:after="60"/>
        <w:jc w:val="center"/>
        <w:rPr>
          <w:b/>
          <w:sz w:val="32"/>
        </w:rPr>
      </w:pPr>
      <w:r w:rsidRPr="00677E9D">
        <w:rPr>
          <w:b/>
          <w:sz w:val="32"/>
        </w:rPr>
        <w:t>eCoaching_</w:t>
      </w:r>
      <w:r w:rsidR="00B307B1" w:rsidRPr="00677E9D">
        <w:rPr>
          <w:b/>
          <w:sz w:val="32"/>
        </w:rPr>
        <w:t>Generic</w:t>
      </w:r>
      <w:r w:rsidRPr="00677E9D">
        <w:rPr>
          <w:b/>
          <w:sz w:val="32"/>
        </w:rPr>
        <w:t>_Load</w:t>
      </w:r>
    </w:p>
    <w:p w14:paraId="56E99883" w14:textId="77777777" w:rsidR="009F2A51" w:rsidRPr="00677E9D" w:rsidRDefault="001B4454" w:rsidP="009F2A51">
      <w:pPr>
        <w:pStyle w:val="BodyText"/>
        <w:spacing w:before="240" w:after="60"/>
        <w:jc w:val="center"/>
        <w:rPr>
          <w:b/>
          <w:sz w:val="32"/>
        </w:rPr>
      </w:pPr>
      <w:r w:rsidRPr="00677E9D">
        <w:rPr>
          <w:b/>
          <w:sz w:val="32"/>
        </w:rPr>
        <w:t xml:space="preserve">SSIS </w:t>
      </w:r>
      <w:r w:rsidR="009F2A51" w:rsidRPr="00677E9D">
        <w:rPr>
          <w:b/>
          <w:sz w:val="32"/>
        </w:rPr>
        <w:t>Detail Design Document</w:t>
      </w:r>
    </w:p>
    <w:p w14:paraId="5A8CB839" w14:textId="77777777" w:rsidR="009F2A51" w:rsidRPr="00677E9D" w:rsidRDefault="009F2A51" w:rsidP="009F2A51">
      <w:pPr>
        <w:pStyle w:val="Title1"/>
        <w:ind w:right="-27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__________________________</w:t>
      </w:r>
    </w:p>
    <w:p w14:paraId="63844C5B" w14:textId="77777777" w:rsidR="009F2A51" w:rsidRPr="00677E9D" w:rsidRDefault="009F2A51" w:rsidP="009F2A51">
      <w:pPr>
        <w:ind w:right="-270"/>
        <w:rPr>
          <w:rFonts w:ascii="Times New Roman" w:hAnsi="Times New Roman"/>
        </w:rPr>
      </w:pPr>
    </w:p>
    <w:p w14:paraId="65721D3E" w14:textId="77777777" w:rsidR="009F2A51" w:rsidRPr="00677E9D" w:rsidRDefault="009F2A51" w:rsidP="009F2A51">
      <w:pPr>
        <w:ind w:right="-270"/>
        <w:rPr>
          <w:rFonts w:ascii="Times New Roman" w:hAnsi="Times New Roman"/>
        </w:rPr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963"/>
      </w:tblGrid>
      <w:tr w:rsidR="009F2A51" w:rsidRPr="007F7B2E" w14:paraId="7AAFF7DF" w14:textId="77777777" w:rsidTr="00A20702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5D8B9B9" w14:textId="77777777" w:rsidR="009F2A51" w:rsidRPr="00677E9D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659E51E" w14:textId="77777777" w:rsidR="009F2A51" w:rsidRPr="00677E9D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Last Review</w:t>
            </w:r>
          </w:p>
        </w:tc>
        <w:tc>
          <w:tcPr>
            <w:tcW w:w="3963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01B793DB" w14:textId="77777777" w:rsidR="009F2A51" w:rsidRPr="00677E9D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Description</w:t>
            </w:r>
          </w:p>
        </w:tc>
      </w:tr>
      <w:tr w:rsidR="00DA14CF" w:rsidRPr="007F7B2E" w14:paraId="3387F3AC" w14:textId="77777777" w:rsidTr="005C259C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4BC51283" w14:textId="7ED86378" w:rsidR="00DA14CF" w:rsidRPr="00677E9D" w:rsidRDefault="00DA14CF" w:rsidP="00DA14CF">
            <w:pPr>
              <w:ind w:left="-12" w:right="-270"/>
              <w:jc w:val="center"/>
              <w:rPr>
                <w:rFonts w:ascii="Times New Roman" w:hAnsi="Times New Roman"/>
              </w:rPr>
            </w:pPr>
            <w:ins w:id="0" w:author="Palacherla, Susmitha C" w:date="2023-12-29T14:04:00Z">
              <w:r>
                <w:rPr>
                  <w:rFonts w:ascii="Times New Roman" w:hAnsi="Times New Roman"/>
                </w:rPr>
                <w:t>12/28/2023</w:t>
              </w:r>
            </w:ins>
            <w:del w:id="1" w:author="Palacherla, Susmitha C" w:date="2023-12-29T14:04:00Z">
              <w:r w:rsidDel="008D18B5">
                <w:rPr>
                  <w:rFonts w:ascii="Times New Roman" w:hAnsi="Times New Roman"/>
                </w:rPr>
                <w:delText>3/28/2022</w:delText>
              </w:r>
            </w:del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6263F6BE" w14:textId="77777777" w:rsidR="00DA14CF" w:rsidRPr="00677E9D" w:rsidRDefault="00DA14CF" w:rsidP="00DA14CF">
            <w:pPr>
              <w:ind w:left="-12" w:right="-270"/>
              <w:jc w:val="center"/>
              <w:rPr>
                <w:rFonts w:ascii="Times New Roman" w:hAnsi="Times New Roman"/>
              </w:rPr>
            </w:pPr>
          </w:p>
        </w:tc>
        <w:tc>
          <w:tcPr>
            <w:tcW w:w="3963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2FFDB7FB" w14:textId="4204EC61" w:rsidR="00DA14CF" w:rsidRPr="00677E9D" w:rsidRDefault="00DA14CF" w:rsidP="00DA14CF">
            <w:pPr>
              <w:ind w:right="-270"/>
              <w:rPr>
                <w:rFonts w:ascii="Times New Roman" w:hAnsi="Times New Roman"/>
              </w:rPr>
            </w:pPr>
            <w:ins w:id="2" w:author="Palacherla, Susmitha C" w:date="2023-12-29T14:04:00Z">
              <w:r w:rsidRPr="00F40507">
                <w:rPr>
                  <w:rFonts w:ascii="Times New Roman" w:hAnsi="Times New Roman"/>
                  <w:sz w:val="24"/>
                </w:rPr>
                <w:t>TFS 27441 - Setup email alert when unexpected file staged</w:t>
              </w:r>
            </w:ins>
            <w:del w:id="3" w:author="Palacherla, Susmitha C" w:date="2023-12-29T14:04:00Z">
              <w:r w:rsidRPr="00E660B8" w:rsidDel="008D18B5">
                <w:rPr>
                  <w:rFonts w:ascii="Times New Roman" w:hAnsi="Times New Roman"/>
                  <w:sz w:val="24"/>
                </w:rPr>
                <w:delText>TFS 24347 - New data feed for Survey eCLs</w:delText>
              </w:r>
            </w:del>
          </w:p>
        </w:tc>
      </w:tr>
    </w:tbl>
    <w:p w14:paraId="019BDF03" w14:textId="77777777" w:rsidR="009F2A51" w:rsidRPr="00677E9D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0"/>
        </w:rPr>
      </w:pPr>
      <w:r w:rsidRPr="00677E9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2D38904E" wp14:editId="6E04DC7F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DACFD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677E9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4B8BDE03" wp14:editId="4FD0E5E4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9A6777" id="Line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677E9D">
        <w:rPr>
          <w:rFonts w:ascii="Times New Roman" w:hAnsi="Times New Roman"/>
          <w:b w:val="0"/>
          <w:sz w:val="22"/>
        </w:rPr>
        <w:t>Prepared by:</w:t>
      </w:r>
      <w:r w:rsidR="009F2A51" w:rsidRPr="00677E9D">
        <w:rPr>
          <w:rFonts w:ascii="Times New Roman" w:hAnsi="Times New Roman"/>
          <w:b w:val="0"/>
          <w:sz w:val="20"/>
        </w:rPr>
        <w:tab/>
      </w:r>
      <w:r w:rsidR="00202048" w:rsidRPr="00677E9D">
        <w:rPr>
          <w:rFonts w:ascii="Times New Roman" w:hAnsi="Times New Roman"/>
          <w:b w:val="0"/>
          <w:sz w:val="20"/>
        </w:rPr>
        <w:t>Susmitha Palacherla</w:t>
      </w:r>
      <w:r w:rsidR="009F2A51" w:rsidRPr="00677E9D">
        <w:rPr>
          <w:rFonts w:ascii="Times New Roman" w:hAnsi="Times New Roman"/>
          <w:b w:val="0"/>
          <w:sz w:val="20"/>
        </w:rPr>
        <w:tab/>
      </w:r>
      <w:r w:rsidR="009F2A51" w:rsidRPr="00677E9D">
        <w:rPr>
          <w:rFonts w:ascii="Times New Roman" w:hAnsi="Times New Roman"/>
          <w:b w:val="0"/>
          <w:sz w:val="22"/>
        </w:rPr>
        <w:t xml:space="preserve">Date:  </w:t>
      </w:r>
      <w:r w:rsidR="00ED0CDF" w:rsidRPr="00677E9D">
        <w:rPr>
          <w:rFonts w:ascii="Times New Roman" w:hAnsi="Times New Roman"/>
          <w:b w:val="0"/>
          <w:sz w:val="22"/>
          <w:szCs w:val="22"/>
        </w:rPr>
        <w:t>12/12</w:t>
      </w:r>
      <w:r w:rsidR="0094076B" w:rsidRPr="00677E9D">
        <w:rPr>
          <w:rFonts w:ascii="Times New Roman" w:hAnsi="Times New Roman"/>
          <w:b w:val="0"/>
          <w:sz w:val="22"/>
          <w:szCs w:val="22"/>
        </w:rPr>
        <w:t>/2016</w:t>
      </w:r>
    </w:p>
    <w:p w14:paraId="53C71B2E" w14:textId="77777777" w:rsidR="009F2A51" w:rsidRPr="00677E9D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14:paraId="186A8A2F" w14:textId="77777777" w:rsidR="009F2A51" w:rsidRPr="00677E9D" w:rsidRDefault="009F2A51" w:rsidP="009F2A51">
      <w:pPr>
        <w:pStyle w:val="BodyText"/>
      </w:pPr>
      <w:r w:rsidRPr="00677E9D">
        <w:t xml:space="preserve">Department, Location: </w:t>
      </w:r>
      <w:r w:rsidRPr="00677E9D">
        <w:tab/>
      </w:r>
      <w:r w:rsidRPr="00677E9D">
        <w:tab/>
      </w:r>
      <w:r w:rsidR="00202048" w:rsidRPr="00677E9D">
        <w:t>Health Solutions Division</w:t>
      </w:r>
    </w:p>
    <w:p w14:paraId="4A43DD2E" w14:textId="77777777" w:rsidR="009F2A51" w:rsidRPr="00677E9D" w:rsidRDefault="00304EEA" w:rsidP="009F2A51">
      <w:pPr>
        <w:tabs>
          <w:tab w:val="left" w:pos="1980"/>
          <w:tab w:val="left" w:pos="6750"/>
        </w:tabs>
        <w:ind w:right="-27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1C103CA3" wp14:editId="35F306C4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3BDDC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2888F8B7" w14:textId="77777777" w:rsidR="009F2A51" w:rsidRPr="00677E9D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2"/>
        </w:rPr>
      </w:pPr>
      <w:r w:rsidRPr="00677E9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475766F8" wp14:editId="7F1602CB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64D813" id="Line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677E9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0A7629A0" wp14:editId="7227869C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C4C0A3" id="Line 7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677E9D">
        <w:rPr>
          <w:rFonts w:ascii="Times New Roman" w:hAnsi="Times New Roman"/>
          <w:b w:val="0"/>
          <w:sz w:val="22"/>
        </w:rPr>
        <w:t>Approved by:</w:t>
      </w:r>
      <w:r w:rsidR="009F2A51" w:rsidRPr="00677E9D">
        <w:rPr>
          <w:rFonts w:ascii="Times New Roman" w:hAnsi="Times New Roman"/>
          <w:b w:val="0"/>
          <w:sz w:val="20"/>
        </w:rPr>
        <w:tab/>
      </w:r>
      <w:r w:rsidR="009F2A51" w:rsidRPr="00677E9D">
        <w:rPr>
          <w:rFonts w:ascii="Times New Roman" w:hAnsi="Times New Roman"/>
          <w:b w:val="0"/>
          <w:sz w:val="20"/>
        </w:rPr>
        <w:tab/>
      </w:r>
      <w:r w:rsidR="009F2A51" w:rsidRPr="00677E9D">
        <w:rPr>
          <w:rFonts w:ascii="Times New Roman" w:hAnsi="Times New Roman"/>
          <w:b w:val="0"/>
          <w:sz w:val="22"/>
        </w:rPr>
        <w:t xml:space="preserve">Date: </w:t>
      </w:r>
    </w:p>
    <w:p w14:paraId="29BA5781" w14:textId="77777777" w:rsidR="009F2A51" w:rsidRPr="00677E9D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14:paraId="6CBBAD3A" w14:textId="77777777" w:rsidR="007F7B2E" w:rsidRDefault="007F7B2E" w:rsidP="009F2A51">
      <w:pPr>
        <w:pStyle w:val="hdr1"/>
        <w:ind w:left="0" w:right="-270"/>
        <w:jc w:val="center"/>
        <w:rPr>
          <w:b/>
          <w:sz w:val="28"/>
        </w:rPr>
      </w:pPr>
    </w:p>
    <w:p w14:paraId="76F18134" w14:textId="77777777" w:rsidR="007F7B2E" w:rsidRDefault="007F7B2E" w:rsidP="009F2A51">
      <w:pPr>
        <w:pStyle w:val="hdr1"/>
        <w:ind w:left="0" w:right="-270"/>
        <w:jc w:val="center"/>
        <w:rPr>
          <w:b/>
          <w:sz w:val="28"/>
        </w:rPr>
      </w:pPr>
    </w:p>
    <w:p w14:paraId="29F6A0E7" w14:textId="77777777" w:rsidR="009F2A51" w:rsidRPr="00677E9D" w:rsidRDefault="009F2A51" w:rsidP="009F2A51">
      <w:pPr>
        <w:pStyle w:val="hdr1"/>
        <w:ind w:left="0" w:right="-270"/>
        <w:jc w:val="center"/>
        <w:rPr>
          <w:b/>
          <w:sz w:val="28"/>
        </w:rPr>
      </w:pPr>
      <w:r w:rsidRPr="00677E9D">
        <w:rPr>
          <w:b/>
          <w:sz w:val="28"/>
        </w:rPr>
        <w:t>Change History Log</w:t>
      </w:r>
    </w:p>
    <w:p w14:paraId="75877EE1" w14:textId="77777777" w:rsidR="009F2A51" w:rsidRPr="007F7B2E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325B5B" w:rsidRPr="007F7B2E" w14:paraId="6F4BC75A" w14:textId="77777777" w:rsidTr="00677E9D">
        <w:trPr>
          <w:tblHeader/>
        </w:trPr>
        <w:tc>
          <w:tcPr>
            <w:tcW w:w="1440" w:type="dxa"/>
            <w:shd w:val="solid" w:color="auto" w:fill="000000"/>
          </w:tcPr>
          <w:p w14:paraId="6A1B6A15" w14:textId="77777777" w:rsidR="00325B5B" w:rsidRPr="00677E9D" w:rsidRDefault="00325B5B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</w:rPr>
            </w:pPr>
            <w:r w:rsidRPr="00677E9D">
              <w:rPr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14:paraId="38C19AA5" w14:textId="77777777" w:rsidR="00325B5B" w:rsidRPr="00677E9D" w:rsidRDefault="00325B5B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</w:rPr>
            </w:pPr>
            <w:r w:rsidRPr="00677E9D">
              <w:rPr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14:paraId="76567ECF" w14:textId="77777777" w:rsidR="00325B5B" w:rsidRPr="00677E9D" w:rsidRDefault="00325B5B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</w:rPr>
            </w:pPr>
            <w:r w:rsidRPr="00677E9D">
              <w:rPr>
                <w:b/>
                <w:sz w:val="20"/>
              </w:rPr>
              <w:t>Author</w:t>
            </w:r>
          </w:p>
        </w:tc>
      </w:tr>
      <w:tr w:rsidR="00325B5B" w:rsidRPr="007F7B2E" w14:paraId="50111AF4" w14:textId="77777777" w:rsidTr="00677E9D">
        <w:tc>
          <w:tcPr>
            <w:tcW w:w="1440" w:type="dxa"/>
          </w:tcPr>
          <w:p w14:paraId="492BC726" w14:textId="77777777" w:rsidR="00325B5B" w:rsidRPr="007F7B2E" w:rsidRDefault="00325B5B" w:rsidP="00A440F9">
            <w:pPr>
              <w:pStyle w:val="hdr1"/>
              <w:ind w:left="0"/>
              <w:jc w:val="left"/>
            </w:pPr>
            <w:r w:rsidRPr="00677E9D">
              <w:t>4/11/2016</w:t>
            </w:r>
          </w:p>
        </w:tc>
        <w:tc>
          <w:tcPr>
            <w:tcW w:w="5238" w:type="dxa"/>
          </w:tcPr>
          <w:p w14:paraId="2F83D599" w14:textId="77777777" w:rsidR="00325B5B" w:rsidRPr="007F7B2E" w:rsidRDefault="00325B5B" w:rsidP="0094076B">
            <w:pPr>
              <w:pStyle w:val="hdr1"/>
              <w:ind w:left="0"/>
              <w:jc w:val="left"/>
            </w:pPr>
            <w:r w:rsidRPr="007F7B2E">
              <w:t>1.0 Initial revision. TFS 2470</w:t>
            </w:r>
          </w:p>
        </w:tc>
        <w:tc>
          <w:tcPr>
            <w:tcW w:w="2790" w:type="dxa"/>
          </w:tcPr>
          <w:p w14:paraId="6FA60B6C" w14:textId="77777777" w:rsidR="00325B5B" w:rsidRPr="007F7B2E" w:rsidRDefault="00325B5B" w:rsidP="00A45C57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325B5B" w:rsidRPr="007F7B2E" w14:paraId="35FBDC66" w14:textId="77777777" w:rsidTr="00677E9D">
        <w:tc>
          <w:tcPr>
            <w:tcW w:w="1440" w:type="dxa"/>
          </w:tcPr>
          <w:p w14:paraId="3B43F20F" w14:textId="77777777" w:rsidR="00325B5B" w:rsidRPr="007F7B2E" w:rsidRDefault="00325B5B" w:rsidP="00C57C3E">
            <w:pPr>
              <w:pStyle w:val="hdr1"/>
              <w:ind w:left="0"/>
              <w:jc w:val="left"/>
            </w:pPr>
            <w:r w:rsidRPr="007F7B2E">
              <w:t>12/12/2016</w:t>
            </w:r>
          </w:p>
        </w:tc>
        <w:tc>
          <w:tcPr>
            <w:tcW w:w="5238" w:type="dxa"/>
          </w:tcPr>
          <w:p w14:paraId="38AA071C" w14:textId="77777777" w:rsidR="00325B5B" w:rsidRPr="007F7B2E" w:rsidRDefault="00325B5B" w:rsidP="00ED0CDF">
            <w:pPr>
              <w:pStyle w:val="hdr1"/>
              <w:ind w:left="0"/>
              <w:jc w:val="left"/>
            </w:pPr>
            <w:r w:rsidRPr="007F7B2E">
              <w:t>2.0 Updates for TFS 4916. Adding an additional container for non-SEA Ad-hoc generic feeds where attributes will be included in the file.</w:t>
            </w:r>
          </w:p>
        </w:tc>
        <w:tc>
          <w:tcPr>
            <w:tcW w:w="2790" w:type="dxa"/>
          </w:tcPr>
          <w:p w14:paraId="6DDF98F5" w14:textId="77777777" w:rsidR="00325B5B" w:rsidRPr="007F7B2E" w:rsidRDefault="00325B5B" w:rsidP="00A45C57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325B5B" w:rsidRPr="007F7B2E" w14:paraId="09ADC25A" w14:textId="77777777" w:rsidTr="00677E9D">
        <w:tc>
          <w:tcPr>
            <w:tcW w:w="1440" w:type="dxa"/>
          </w:tcPr>
          <w:p w14:paraId="1A431664" w14:textId="77777777" w:rsidR="00325B5B" w:rsidRPr="007F7B2E" w:rsidRDefault="00325B5B" w:rsidP="00E41548">
            <w:pPr>
              <w:pStyle w:val="hdr1"/>
              <w:ind w:left="0"/>
              <w:jc w:val="left"/>
            </w:pPr>
            <w:r w:rsidRPr="007F7B2E">
              <w:t>8/14/2017</w:t>
            </w:r>
          </w:p>
        </w:tc>
        <w:tc>
          <w:tcPr>
            <w:tcW w:w="5238" w:type="dxa"/>
          </w:tcPr>
          <w:p w14:paraId="1ABEABEF" w14:textId="77777777" w:rsidR="00325B5B" w:rsidRPr="007F7B2E" w:rsidRDefault="00325B5B" w:rsidP="00E41548">
            <w:pPr>
              <w:pStyle w:val="hdr1"/>
              <w:ind w:left="0"/>
              <w:jc w:val="left"/>
            </w:pPr>
            <w:r w:rsidRPr="00677E9D">
              <w:t>3.0 TFS 7105 – Upgrade to SQL Server 2012</w:t>
            </w:r>
          </w:p>
        </w:tc>
        <w:tc>
          <w:tcPr>
            <w:tcW w:w="2790" w:type="dxa"/>
          </w:tcPr>
          <w:p w14:paraId="1FD6ACBE" w14:textId="77777777" w:rsidR="00325B5B" w:rsidRPr="007F7B2E" w:rsidRDefault="00325B5B" w:rsidP="00E41548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325B5B" w:rsidRPr="007F7B2E" w14:paraId="24A89D94" w14:textId="77777777" w:rsidTr="00677E9D">
        <w:tc>
          <w:tcPr>
            <w:tcW w:w="1440" w:type="dxa"/>
          </w:tcPr>
          <w:p w14:paraId="6A05BB8D" w14:textId="77777777" w:rsidR="00325B5B" w:rsidRPr="007F7B2E" w:rsidRDefault="00325B5B" w:rsidP="00C57C3E">
            <w:pPr>
              <w:pStyle w:val="hdr1"/>
              <w:ind w:left="0"/>
              <w:jc w:val="left"/>
            </w:pPr>
            <w:r w:rsidRPr="007F7B2E">
              <w:t>9/1/2017</w:t>
            </w:r>
          </w:p>
        </w:tc>
        <w:tc>
          <w:tcPr>
            <w:tcW w:w="5238" w:type="dxa"/>
          </w:tcPr>
          <w:p w14:paraId="78F90DA6" w14:textId="77777777" w:rsidR="00325B5B" w:rsidRPr="007F7B2E" w:rsidRDefault="00325B5B" w:rsidP="00997A45">
            <w:pPr>
              <w:pStyle w:val="hdr1"/>
              <w:ind w:left="0"/>
              <w:jc w:val="left"/>
            </w:pPr>
            <w:r w:rsidRPr="007F7B2E">
              <w:t>4.0 TFS 7647 – Incorporate Attendance discrepancy (DTT) feed</w:t>
            </w:r>
          </w:p>
        </w:tc>
        <w:tc>
          <w:tcPr>
            <w:tcW w:w="2790" w:type="dxa"/>
          </w:tcPr>
          <w:p w14:paraId="058D9C0F" w14:textId="77777777" w:rsidR="00325B5B" w:rsidRPr="007F7B2E" w:rsidRDefault="00325B5B" w:rsidP="00A45C57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325B5B" w:rsidRPr="007F7B2E" w14:paraId="7AC32469" w14:textId="77777777" w:rsidTr="00677E9D">
        <w:tc>
          <w:tcPr>
            <w:tcW w:w="1440" w:type="dxa"/>
          </w:tcPr>
          <w:p w14:paraId="73B1FE18" w14:textId="77777777" w:rsidR="00325B5B" w:rsidRPr="007F7B2E" w:rsidRDefault="00325B5B" w:rsidP="00325B5B">
            <w:pPr>
              <w:pStyle w:val="hdr1"/>
              <w:ind w:left="0"/>
              <w:jc w:val="left"/>
            </w:pPr>
            <w:r w:rsidRPr="007F7B2E">
              <w:t>12/28/2017</w:t>
            </w:r>
          </w:p>
        </w:tc>
        <w:tc>
          <w:tcPr>
            <w:tcW w:w="5238" w:type="dxa"/>
          </w:tcPr>
          <w:p w14:paraId="0E6DDBED" w14:textId="77777777" w:rsidR="00325B5B" w:rsidRPr="007F7B2E" w:rsidRDefault="00325B5B" w:rsidP="00325B5B">
            <w:pPr>
              <w:pStyle w:val="hdr1"/>
              <w:ind w:left="0"/>
              <w:jc w:val="left"/>
            </w:pPr>
            <w:r w:rsidRPr="00677E9D">
              <w:t>TFS 7854 – Encryption related changes for feed files and staging tables</w:t>
            </w:r>
          </w:p>
        </w:tc>
        <w:tc>
          <w:tcPr>
            <w:tcW w:w="2790" w:type="dxa"/>
          </w:tcPr>
          <w:p w14:paraId="279ADAA8" w14:textId="77777777" w:rsidR="00325B5B" w:rsidRPr="007F7B2E" w:rsidRDefault="00325B5B" w:rsidP="00325B5B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325B5B" w:rsidRPr="007F7B2E" w14:paraId="35B833EA" w14:textId="77777777" w:rsidTr="00677E9D">
        <w:tc>
          <w:tcPr>
            <w:tcW w:w="1440" w:type="dxa"/>
          </w:tcPr>
          <w:p w14:paraId="2B58D7FE" w14:textId="77777777" w:rsidR="00325B5B" w:rsidRPr="007F7B2E" w:rsidRDefault="00325B5B" w:rsidP="00325B5B">
            <w:pPr>
              <w:pStyle w:val="hdr1"/>
              <w:ind w:left="0"/>
              <w:jc w:val="left"/>
            </w:pPr>
            <w:r w:rsidRPr="007F7B2E">
              <w:t>07/10/2019</w:t>
            </w:r>
          </w:p>
        </w:tc>
        <w:tc>
          <w:tcPr>
            <w:tcW w:w="5238" w:type="dxa"/>
          </w:tcPr>
          <w:p w14:paraId="0A62EAE4" w14:textId="77777777" w:rsidR="00325B5B" w:rsidRPr="007F7B2E" w:rsidRDefault="00325B5B" w:rsidP="00325B5B">
            <w:pPr>
              <w:pStyle w:val="hdr1"/>
              <w:ind w:left="0"/>
              <w:jc w:val="left"/>
            </w:pPr>
            <w:r w:rsidRPr="007F7B2E">
              <w:t>TFS 14706 - Switch smtpout.gdit.com to ironport.maximus.com</w:t>
            </w:r>
          </w:p>
        </w:tc>
        <w:tc>
          <w:tcPr>
            <w:tcW w:w="2790" w:type="dxa"/>
          </w:tcPr>
          <w:p w14:paraId="0FD9E879" w14:textId="77777777" w:rsidR="00325B5B" w:rsidRPr="007F7B2E" w:rsidRDefault="00325B5B" w:rsidP="00325B5B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325B5B" w:rsidRPr="007F7B2E" w14:paraId="215B41E4" w14:textId="77777777" w:rsidTr="00677E9D">
        <w:tc>
          <w:tcPr>
            <w:tcW w:w="1440" w:type="dxa"/>
          </w:tcPr>
          <w:p w14:paraId="76AC5632" w14:textId="77777777" w:rsidR="00325B5B" w:rsidRPr="007F7B2E" w:rsidRDefault="00325B5B" w:rsidP="00996760">
            <w:pPr>
              <w:pStyle w:val="hdr1"/>
              <w:ind w:left="0"/>
              <w:jc w:val="left"/>
            </w:pPr>
            <w:r w:rsidRPr="007F7B2E">
              <w:t>08/26/2019</w:t>
            </w:r>
          </w:p>
        </w:tc>
        <w:tc>
          <w:tcPr>
            <w:tcW w:w="5238" w:type="dxa"/>
          </w:tcPr>
          <w:p w14:paraId="4C73B33A" w14:textId="77777777" w:rsidR="00325B5B" w:rsidRPr="007F7B2E" w:rsidRDefault="00325B5B" w:rsidP="00996760">
            <w:pPr>
              <w:pStyle w:val="hdr1"/>
              <w:ind w:left="0"/>
              <w:jc w:val="left"/>
            </w:pPr>
            <w:r w:rsidRPr="007F7B2E">
              <w:t>TFS 15095 – ATT - Create feed to eCL for Attendance Policy Earnback</w:t>
            </w:r>
          </w:p>
        </w:tc>
        <w:tc>
          <w:tcPr>
            <w:tcW w:w="2790" w:type="dxa"/>
          </w:tcPr>
          <w:p w14:paraId="0DAF83AD" w14:textId="77777777" w:rsidR="00325B5B" w:rsidRPr="007F7B2E" w:rsidRDefault="00325B5B" w:rsidP="00996760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63496D" w:rsidRPr="007F7B2E" w14:paraId="11857D7E" w14:textId="77777777" w:rsidTr="00325B5B">
        <w:tc>
          <w:tcPr>
            <w:tcW w:w="1440" w:type="dxa"/>
          </w:tcPr>
          <w:p w14:paraId="44FB8A97" w14:textId="77777777" w:rsidR="0063496D" w:rsidRPr="007F7B2E" w:rsidRDefault="0063496D" w:rsidP="0063496D">
            <w:pPr>
              <w:pStyle w:val="hdr1"/>
              <w:ind w:left="0"/>
              <w:jc w:val="left"/>
            </w:pPr>
            <w:r>
              <w:t>7/29/2020</w:t>
            </w:r>
          </w:p>
        </w:tc>
        <w:tc>
          <w:tcPr>
            <w:tcW w:w="5238" w:type="dxa"/>
          </w:tcPr>
          <w:p w14:paraId="010096A1" w14:textId="032D4966" w:rsidR="0063496D" w:rsidRPr="007F7B2E" w:rsidRDefault="0063496D">
            <w:pPr>
              <w:pStyle w:val="hdr1"/>
              <w:ind w:left="0"/>
              <w:jc w:val="left"/>
            </w:pPr>
            <w:r w:rsidRPr="00585627">
              <w:t xml:space="preserve">TFS 17716 - Removed company specific references </w:t>
            </w:r>
          </w:p>
        </w:tc>
        <w:tc>
          <w:tcPr>
            <w:tcW w:w="2790" w:type="dxa"/>
          </w:tcPr>
          <w:p w14:paraId="0E9F54D1" w14:textId="77777777" w:rsidR="0063496D" w:rsidRPr="007F7B2E" w:rsidRDefault="0063496D" w:rsidP="0063496D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  <w:tr w:rsidR="005E1284" w:rsidRPr="007F7B2E" w14:paraId="3CF5BA8A" w14:textId="77777777" w:rsidTr="00325B5B">
        <w:tc>
          <w:tcPr>
            <w:tcW w:w="1440" w:type="dxa"/>
          </w:tcPr>
          <w:p w14:paraId="2147F7E0" w14:textId="0E943BDE" w:rsidR="005E1284" w:rsidRDefault="005E1284" w:rsidP="005E1284">
            <w:pPr>
              <w:pStyle w:val="hdr1"/>
              <w:ind w:left="0"/>
              <w:jc w:val="left"/>
            </w:pPr>
            <w:r>
              <w:t>4/19/2021</w:t>
            </w:r>
          </w:p>
        </w:tc>
        <w:tc>
          <w:tcPr>
            <w:tcW w:w="5238" w:type="dxa"/>
          </w:tcPr>
          <w:p w14:paraId="60FD1E58" w14:textId="67C95E21" w:rsidR="005E1284" w:rsidRPr="00585627" w:rsidRDefault="005E1284" w:rsidP="005E1284">
            <w:pPr>
              <w:pStyle w:val="hdr1"/>
              <w:ind w:left="0"/>
              <w:jc w:val="left"/>
            </w:pPr>
            <w:r>
              <w:t>TFS 20677 -  AD island to AD AWS environment changes</w:t>
            </w:r>
          </w:p>
        </w:tc>
        <w:tc>
          <w:tcPr>
            <w:tcW w:w="2790" w:type="dxa"/>
          </w:tcPr>
          <w:p w14:paraId="69820B3B" w14:textId="332D17D1" w:rsidR="005E1284" w:rsidRPr="00585627" w:rsidRDefault="005E1284" w:rsidP="005E1284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  <w:tr w:rsidR="00F1107C" w:rsidRPr="007F7B2E" w14:paraId="74C4F88F" w14:textId="77777777" w:rsidTr="00325B5B">
        <w:tc>
          <w:tcPr>
            <w:tcW w:w="1440" w:type="dxa"/>
          </w:tcPr>
          <w:p w14:paraId="4E269B3D" w14:textId="7CEB997B" w:rsidR="00F1107C" w:rsidRDefault="00F1107C" w:rsidP="00F1107C">
            <w:pPr>
              <w:pStyle w:val="hdr1"/>
              <w:ind w:left="0"/>
              <w:jc w:val="left"/>
            </w:pPr>
            <w:r>
              <w:t>6/24/2021</w:t>
            </w:r>
          </w:p>
        </w:tc>
        <w:tc>
          <w:tcPr>
            <w:tcW w:w="5238" w:type="dxa"/>
          </w:tcPr>
          <w:p w14:paraId="3A1E4DE6" w14:textId="756BF6FF" w:rsidR="00F1107C" w:rsidRDefault="00F1107C" w:rsidP="00F1107C">
            <w:pPr>
              <w:pStyle w:val="hdr1"/>
              <w:ind w:left="0"/>
              <w:jc w:val="left"/>
            </w:pPr>
            <w:r w:rsidRPr="00942FDD">
              <w:t>TFS 21796 - change email server from ironport to maxcorp</w:t>
            </w:r>
          </w:p>
        </w:tc>
        <w:tc>
          <w:tcPr>
            <w:tcW w:w="2790" w:type="dxa"/>
          </w:tcPr>
          <w:p w14:paraId="379F491F" w14:textId="49EF8375" w:rsidR="00F1107C" w:rsidRPr="00585627" w:rsidRDefault="00F1107C" w:rsidP="00F1107C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  <w:tr w:rsidR="005C259C" w:rsidRPr="007F7B2E" w14:paraId="0B92590F" w14:textId="77777777" w:rsidTr="00325B5B">
        <w:tc>
          <w:tcPr>
            <w:tcW w:w="1440" w:type="dxa"/>
          </w:tcPr>
          <w:p w14:paraId="65767FB2" w14:textId="25433CD6" w:rsidR="005C259C" w:rsidRDefault="005C259C" w:rsidP="00F1107C">
            <w:pPr>
              <w:pStyle w:val="hdr1"/>
              <w:ind w:left="0"/>
              <w:jc w:val="left"/>
            </w:pPr>
            <w:r>
              <w:t>3/15/2022</w:t>
            </w:r>
          </w:p>
        </w:tc>
        <w:tc>
          <w:tcPr>
            <w:tcW w:w="5238" w:type="dxa"/>
          </w:tcPr>
          <w:p w14:paraId="0E0DCF45" w14:textId="2DCE7CBA" w:rsidR="005C259C" w:rsidRPr="00942FDD" w:rsidRDefault="005C259C" w:rsidP="00F1107C">
            <w:pPr>
              <w:pStyle w:val="hdr1"/>
              <w:ind w:left="0"/>
              <w:jc w:val="left"/>
            </w:pPr>
            <w:r w:rsidRPr="005C259C">
              <w:t>TFS 23967 - Send alerts if xlsx files staged</w:t>
            </w:r>
          </w:p>
        </w:tc>
        <w:tc>
          <w:tcPr>
            <w:tcW w:w="2790" w:type="dxa"/>
          </w:tcPr>
          <w:p w14:paraId="42D54A5B" w14:textId="6A22C33F" w:rsidR="005C259C" w:rsidRPr="00585627" w:rsidRDefault="005C259C" w:rsidP="00F1107C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  <w:tr w:rsidR="00E660B8" w:rsidRPr="007F7B2E" w14:paraId="384F291D" w14:textId="77777777" w:rsidTr="00325B5B">
        <w:tc>
          <w:tcPr>
            <w:tcW w:w="1440" w:type="dxa"/>
          </w:tcPr>
          <w:p w14:paraId="6D477E75" w14:textId="25F42C25" w:rsidR="00E660B8" w:rsidRDefault="00E660B8" w:rsidP="00F1107C">
            <w:pPr>
              <w:pStyle w:val="hdr1"/>
              <w:ind w:left="0"/>
              <w:jc w:val="left"/>
            </w:pPr>
            <w:r>
              <w:t>3/28/2022</w:t>
            </w:r>
          </w:p>
        </w:tc>
        <w:tc>
          <w:tcPr>
            <w:tcW w:w="5238" w:type="dxa"/>
          </w:tcPr>
          <w:p w14:paraId="6ACB3ED2" w14:textId="09E75F0D" w:rsidR="00E660B8" w:rsidRPr="005C259C" w:rsidRDefault="00E660B8" w:rsidP="00F1107C">
            <w:pPr>
              <w:pStyle w:val="hdr1"/>
              <w:ind w:left="0"/>
              <w:jc w:val="left"/>
            </w:pPr>
            <w:r w:rsidRPr="00E660B8">
              <w:t>TFS 24347 - New data feed for Survey eCLs</w:t>
            </w:r>
          </w:p>
        </w:tc>
        <w:tc>
          <w:tcPr>
            <w:tcW w:w="2790" w:type="dxa"/>
          </w:tcPr>
          <w:p w14:paraId="1235E2EC" w14:textId="0628D695" w:rsidR="00E660B8" w:rsidRPr="00585627" w:rsidRDefault="00E660B8" w:rsidP="00F1107C">
            <w:pPr>
              <w:pStyle w:val="hdr1"/>
              <w:ind w:left="0"/>
              <w:jc w:val="left"/>
            </w:pPr>
            <w:r w:rsidRPr="00E660B8">
              <w:t>Susmitha Palacherla</w:t>
            </w:r>
          </w:p>
        </w:tc>
      </w:tr>
      <w:tr w:rsidR="00DA14CF" w:rsidRPr="007F7B2E" w14:paraId="7071FFA5" w14:textId="77777777" w:rsidTr="00325B5B">
        <w:trPr>
          <w:ins w:id="4" w:author="Palacherla, Susmitha C" w:date="2023-12-29T14:04:00Z"/>
        </w:trPr>
        <w:tc>
          <w:tcPr>
            <w:tcW w:w="1440" w:type="dxa"/>
          </w:tcPr>
          <w:p w14:paraId="4A05E2AC" w14:textId="606EC3CE" w:rsidR="00DA14CF" w:rsidRDefault="00DA14CF" w:rsidP="00DA14CF">
            <w:pPr>
              <w:pStyle w:val="hdr1"/>
              <w:ind w:left="0"/>
              <w:jc w:val="left"/>
              <w:rPr>
                <w:ins w:id="5" w:author="Palacherla, Susmitha C" w:date="2023-12-29T14:04:00Z"/>
              </w:rPr>
            </w:pPr>
            <w:ins w:id="6" w:author="Palacherla, Susmitha C" w:date="2023-12-29T14:04:00Z">
              <w:r w:rsidRPr="00DA14CF">
                <w:rPr>
                  <w:rPrChange w:id="7" w:author="Palacherla, Susmitha C" w:date="2023-12-29T14:04:00Z">
                    <w:rPr>
                      <w:rFonts w:asciiTheme="minorHAnsi" w:hAnsiTheme="minorHAnsi"/>
                      <w:sz w:val="20"/>
                    </w:rPr>
                  </w:rPrChange>
                </w:rPr>
                <w:t>12/28/2023</w:t>
              </w:r>
            </w:ins>
          </w:p>
        </w:tc>
        <w:tc>
          <w:tcPr>
            <w:tcW w:w="5238" w:type="dxa"/>
          </w:tcPr>
          <w:p w14:paraId="5ED5B30E" w14:textId="145A9273" w:rsidR="00DA14CF" w:rsidRPr="00E660B8" w:rsidRDefault="00DA14CF" w:rsidP="00DA14CF">
            <w:pPr>
              <w:pStyle w:val="hdr1"/>
              <w:ind w:left="0"/>
              <w:jc w:val="left"/>
              <w:rPr>
                <w:ins w:id="8" w:author="Palacherla, Susmitha C" w:date="2023-12-29T14:04:00Z"/>
              </w:rPr>
            </w:pPr>
            <w:ins w:id="9" w:author="Palacherla, Susmitha C" w:date="2023-12-29T14:04:00Z">
              <w:r w:rsidRPr="00DA14CF">
                <w:rPr>
                  <w:rPrChange w:id="10" w:author="Palacherla, Susmitha C" w:date="2023-12-29T14:04:00Z">
                    <w:rPr>
                      <w:rFonts w:asciiTheme="minorHAnsi" w:hAnsiTheme="minorHAnsi"/>
                      <w:sz w:val="20"/>
                    </w:rPr>
                  </w:rPrChange>
                </w:rPr>
                <w:t>TFS 27441 - Setup email alert when unexpected file staged</w:t>
              </w:r>
            </w:ins>
          </w:p>
        </w:tc>
        <w:tc>
          <w:tcPr>
            <w:tcW w:w="2790" w:type="dxa"/>
          </w:tcPr>
          <w:p w14:paraId="4743005E" w14:textId="71B10CBB" w:rsidR="00DA14CF" w:rsidRPr="00E660B8" w:rsidRDefault="00DA14CF" w:rsidP="00DA14CF">
            <w:pPr>
              <w:pStyle w:val="hdr1"/>
              <w:ind w:left="0"/>
              <w:jc w:val="left"/>
              <w:rPr>
                <w:ins w:id="11" w:author="Palacherla, Susmitha C" w:date="2023-12-29T14:04:00Z"/>
              </w:rPr>
            </w:pPr>
            <w:ins w:id="12" w:author="Palacherla, Susmitha C" w:date="2023-12-29T14:04:00Z">
              <w:r w:rsidRPr="00DA14CF">
                <w:rPr>
                  <w:rPrChange w:id="13" w:author="Palacherla, Susmitha C" w:date="2023-12-29T14:04:00Z">
                    <w:rPr>
                      <w:rFonts w:asciiTheme="minorHAnsi" w:hAnsiTheme="minorHAnsi"/>
                      <w:sz w:val="20"/>
                    </w:rPr>
                  </w:rPrChange>
                </w:rPr>
                <w:t>Susmitha Palacherla</w:t>
              </w:r>
            </w:ins>
          </w:p>
        </w:tc>
      </w:tr>
    </w:tbl>
    <w:p w14:paraId="492C0627" w14:textId="77777777" w:rsidR="009F2A51" w:rsidRPr="007F7B2E" w:rsidRDefault="009F2A51" w:rsidP="009F2A51">
      <w:pPr>
        <w:pStyle w:val="BodyText"/>
      </w:pPr>
    </w:p>
    <w:p w14:paraId="38F4F147" w14:textId="77777777" w:rsidR="00A96E41" w:rsidRPr="00677E9D" w:rsidRDefault="009F2A5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bookmarkStart w:id="14" w:name="_Toc434743870"/>
      <w:r w:rsidRPr="00677E9D">
        <w:rPr>
          <w:rFonts w:ascii="Times New Roman" w:hAnsi="Times New Roman"/>
        </w:rPr>
        <w:br w:type="page"/>
      </w:r>
      <w:bookmarkEnd w:id="14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7D9108E" w14:textId="77777777" w:rsidR="00481F6E" w:rsidRPr="00677E9D" w:rsidRDefault="00481F6E">
          <w:pPr>
            <w:pStyle w:val="TOCHeading"/>
            <w:rPr>
              <w:rFonts w:ascii="Times New Roman" w:hAnsi="Times New Roman" w:cs="Times New Roman"/>
            </w:rPr>
          </w:pPr>
          <w:r w:rsidRPr="00677E9D">
            <w:rPr>
              <w:rFonts w:ascii="Times New Roman" w:hAnsi="Times New Roman" w:cs="Times New Roman"/>
            </w:rPr>
            <w:t>Contents</w:t>
          </w:r>
        </w:p>
        <w:p w14:paraId="4D5CD04E" w14:textId="77777777" w:rsidR="007F7B2E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 w:rsidRPr="00677E9D">
            <w:rPr>
              <w:rFonts w:ascii="Times New Roman" w:hAnsi="Times New Roman"/>
            </w:rPr>
            <w:fldChar w:fldCharType="begin"/>
          </w:r>
          <w:r w:rsidRPr="00677E9D">
            <w:rPr>
              <w:rFonts w:ascii="Times New Roman" w:hAnsi="Times New Roman"/>
            </w:rPr>
            <w:instrText xml:space="preserve"> TOC \o "1-3" \h \z \u </w:instrText>
          </w:r>
          <w:r w:rsidRPr="00677E9D">
            <w:rPr>
              <w:rFonts w:ascii="Times New Roman" w:hAnsi="Times New Roman"/>
            </w:rPr>
            <w:fldChar w:fldCharType="separate"/>
          </w:r>
          <w:hyperlink w:anchor="_Toc17732983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</w:t>
            </w:r>
            <w:r w:rsidR="007F7B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Overview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_Toc17732983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4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7CB02D6E" w14:textId="77777777" w:rsidR="007F7B2E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84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1.1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Project Description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_Toc17732984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4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0DCBC0C9" w14:textId="77777777" w:rsidR="007F7B2E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85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1.2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Document Scope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_Toc17732985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4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5CAFA12E" w14:textId="77777777" w:rsidR="007F7B2E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86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1.3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_Toc17732986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4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58C74A76" w14:textId="77777777" w:rsidR="007F7B2E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87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1.4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Module List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_Toc17732987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5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70806828" w14:textId="77777777" w:rsidR="007F7B2E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88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1.5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Software and Hardware Interfaces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_Toc17732988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5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0928B7D4" w14:textId="77777777" w:rsidR="007F7B2E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2989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1.5.1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Software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_Toc17732989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5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7A20E5B4" w14:textId="77777777" w:rsidR="007F7B2E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2990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1.5.2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Hardware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_Toc17732990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5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5B19123D" w14:textId="77777777" w:rsidR="007F7B2E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91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1.6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Users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_Toc17732991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5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6BDDA512" w14:textId="77777777" w:rsidR="007F7B2E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32992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</w:t>
            </w:r>
            <w:r w:rsidR="007F7B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Details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_Toc17732992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6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3112877F" w14:textId="77777777" w:rsidR="007F7B2E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95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2.1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_Toc17732995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6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2EE4D29A" w14:textId="77777777" w:rsidR="007F7B2E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2996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2.1.1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File layout and Mappings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_Toc17732996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6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1B703204" w14:textId="77777777" w:rsidR="007F7B2E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97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2.2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Module Details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_Toc17732997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9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3A3B95A6" w14:textId="77777777" w:rsidR="007F7B2E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2998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2.2.1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SQL agent job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_Toc17732998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9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1AE8E51D" w14:textId="77777777" w:rsidR="007F7B2E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2999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2.2.2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SSIS Package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_Toc17732999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9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73AA3AE9" w14:textId="77777777" w:rsidR="007F7B2E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3000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2.2.3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Tables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_Toc17733000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33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64A2F162" w14:textId="77777777" w:rsidR="007F7B2E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3001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2.2.4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Procedures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_Toc17733001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34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5A131670" w14:textId="77777777" w:rsidR="007F7B2E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3002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2.2.5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Functions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_Toc17733002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34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2950BEB9" w14:textId="77777777" w:rsidR="00481F6E" w:rsidRPr="00677E9D" w:rsidRDefault="00481F6E">
          <w:pPr>
            <w:rPr>
              <w:rFonts w:ascii="Times New Roman" w:hAnsi="Times New Roman"/>
            </w:rPr>
          </w:pPr>
          <w:r w:rsidRPr="00677E9D">
            <w:rPr>
              <w:rFonts w:ascii="Times New Roman" w:hAnsi="Times New Roman"/>
              <w:b/>
              <w:bCs/>
              <w:noProof/>
            </w:rPr>
            <w:fldChar w:fldCharType="end"/>
          </w:r>
        </w:p>
      </w:sdtContent>
    </w:sdt>
    <w:p w14:paraId="19B19899" w14:textId="77777777" w:rsidR="00202048" w:rsidRPr="00677E9D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D37F3CF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69117F3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750B79E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EA1096F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2F3A36A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7D10D47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9F70254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42150CC" w14:textId="77777777" w:rsidR="00202048" w:rsidRPr="00677E9D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D255463" w14:textId="77777777" w:rsidR="009D1884" w:rsidRPr="00677E9D" w:rsidRDefault="006F770C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15" w:name="_Toc17732983"/>
      <w:r w:rsidRPr="00677E9D">
        <w:rPr>
          <w:rFonts w:ascii="Times New Roman" w:hAnsi="Times New Roman" w:cs="Times New Roman"/>
          <w:color w:val="auto"/>
        </w:rPr>
        <w:lastRenderedPageBreak/>
        <w:t>Overview</w:t>
      </w:r>
      <w:bookmarkEnd w:id="15"/>
    </w:p>
    <w:p w14:paraId="7C232F3B" w14:textId="77777777" w:rsidR="00A47122" w:rsidRPr="00677E9D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6" w:name="_Toc17732984"/>
      <w:r w:rsidRPr="00677E9D">
        <w:rPr>
          <w:rFonts w:ascii="Times New Roman" w:hAnsi="Times New Roman" w:cs="Times New Roman"/>
          <w:color w:val="auto"/>
          <w:sz w:val="22"/>
          <w:szCs w:val="22"/>
        </w:rPr>
        <w:t xml:space="preserve">Project </w:t>
      </w:r>
      <w:r w:rsidR="006F770C" w:rsidRPr="00677E9D">
        <w:rPr>
          <w:rFonts w:ascii="Times New Roman" w:hAnsi="Times New Roman" w:cs="Times New Roman"/>
          <w:color w:val="auto"/>
          <w:sz w:val="22"/>
          <w:szCs w:val="22"/>
        </w:rPr>
        <w:t>Description</w:t>
      </w:r>
      <w:bookmarkEnd w:id="16"/>
    </w:p>
    <w:p w14:paraId="6CD7DF65" w14:textId="77777777" w:rsidR="001B4454" w:rsidRPr="00677E9D" w:rsidRDefault="00A47122" w:rsidP="001B4454">
      <w:pPr>
        <w:rPr>
          <w:rFonts w:ascii="Times New Roman" w:hAnsi="Times New Roman"/>
        </w:rPr>
      </w:pPr>
      <w:r w:rsidRPr="00677E9D">
        <w:rPr>
          <w:rFonts w:ascii="Times New Roman" w:hAnsi="Times New Roman"/>
          <w:color w:val="000000" w:themeColor="text1"/>
        </w:rPr>
        <w:t xml:space="preserve"> </w:t>
      </w:r>
      <w:r w:rsidR="00026536" w:rsidRPr="00677E9D">
        <w:rPr>
          <w:rFonts w:ascii="Times New Roman" w:hAnsi="Times New Roman"/>
          <w:color w:val="000000" w:themeColor="text1"/>
        </w:rPr>
        <w:t xml:space="preserve">The </w:t>
      </w:r>
      <w:r w:rsidR="001B4454" w:rsidRPr="00677E9D">
        <w:rPr>
          <w:rFonts w:ascii="Times New Roman" w:hAnsi="Times New Roman"/>
          <w:color w:val="000000" w:themeColor="text1"/>
        </w:rPr>
        <w:t xml:space="preserve">coaching process is a standard process to facilitate consistent communication when a performance opportunity </w:t>
      </w:r>
      <w:r w:rsidR="0094076B" w:rsidRPr="00677E9D">
        <w:rPr>
          <w:rFonts w:ascii="Times New Roman" w:hAnsi="Times New Roman"/>
          <w:color w:val="000000" w:themeColor="text1"/>
        </w:rPr>
        <w:t xml:space="preserve">or reinforcement </w:t>
      </w:r>
      <w:r w:rsidR="001B4454" w:rsidRPr="00677E9D">
        <w:rPr>
          <w:rFonts w:ascii="Times New Roman" w:hAnsi="Times New Roman"/>
          <w:color w:val="000000" w:themeColor="text1"/>
        </w:rPr>
        <w:t xml:space="preserve">exists.  It provides a method to make a determination of whether coaching is needed, when to initiate coaching and verification that the performance issue has been addressed. </w:t>
      </w:r>
      <w:r w:rsidR="007C6827" w:rsidRPr="00677E9D">
        <w:rPr>
          <w:rFonts w:ascii="Times New Roman" w:hAnsi="Times New Roman"/>
          <w:color w:val="000000" w:themeColor="text1"/>
        </w:rPr>
        <w:t xml:space="preserve">The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="0094076B" w:rsidRPr="00677E9D">
        <w:rPr>
          <w:rFonts w:ascii="Times New Roman" w:hAnsi="Times New Roman"/>
          <w:color w:val="000000" w:themeColor="text1"/>
        </w:rPr>
        <w:t xml:space="preserve"> (General)</w:t>
      </w:r>
      <w:r w:rsidR="007C6827" w:rsidRPr="00677E9D">
        <w:rPr>
          <w:rFonts w:ascii="Times New Roman" w:hAnsi="Times New Roman"/>
          <w:color w:val="000000" w:themeColor="text1"/>
        </w:rPr>
        <w:t xml:space="preserve"> feed</w:t>
      </w:r>
      <w:r w:rsidR="0094076B" w:rsidRPr="00677E9D">
        <w:rPr>
          <w:rFonts w:ascii="Times New Roman" w:hAnsi="Times New Roman"/>
          <w:color w:val="000000" w:themeColor="text1"/>
        </w:rPr>
        <w:t>(s)</w:t>
      </w:r>
      <w:r w:rsidR="007C6827" w:rsidRPr="00677E9D">
        <w:rPr>
          <w:rFonts w:ascii="Times New Roman" w:hAnsi="Times New Roman"/>
          <w:color w:val="000000" w:themeColor="text1"/>
        </w:rPr>
        <w:t xml:space="preserve"> </w:t>
      </w:r>
      <w:r w:rsidR="0094076B" w:rsidRPr="00677E9D">
        <w:rPr>
          <w:rFonts w:ascii="Times New Roman" w:hAnsi="Times New Roman"/>
          <w:color w:val="000000" w:themeColor="text1"/>
        </w:rPr>
        <w:t>will be used for mass loading of general ecls that would have normally been submitted through the User Interface into the database</w:t>
      </w:r>
      <w:r w:rsidR="007C6827" w:rsidRPr="00677E9D">
        <w:rPr>
          <w:rFonts w:ascii="Times New Roman" w:hAnsi="Times New Roman"/>
          <w:color w:val="000000" w:themeColor="text1"/>
        </w:rPr>
        <w:t xml:space="preserve">. </w:t>
      </w:r>
      <w:r w:rsidR="001B4454" w:rsidRPr="00677E9D">
        <w:rPr>
          <w:rFonts w:ascii="Times New Roman" w:hAnsi="Times New Roman"/>
          <w:color w:val="000000" w:themeColor="text1"/>
        </w:rPr>
        <w:t xml:space="preserve">Utilizing the eCL work-flow, items can be tracked from start to finish to verify if items have been addressed. </w:t>
      </w:r>
    </w:p>
    <w:p w14:paraId="30A2145D" w14:textId="77777777" w:rsidR="00A47122" w:rsidRPr="00677E9D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14:paraId="54F3F233" w14:textId="77777777" w:rsidR="00A47122" w:rsidRPr="00677E9D" w:rsidRDefault="00A47122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7" w:name="_Toc17732985"/>
      <w:r w:rsidRPr="00677E9D">
        <w:rPr>
          <w:rFonts w:ascii="Times New Roman" w:hAnsi="Times New Roman" w:cs="Times New Roman"/>
          <w:color w:val="auto"/>
          <w:sz w:val="22"/>
          <w:szCs w:val="22"/>
        </w:rPr>
        <w:t>Document</w:t>
      </w:r>
      <w:r w:rsidR="006F770C" w:rsidRPr="00677E9D">
        <w:rPr>
          <w:rFonts w:ascii="Times New Roman" w:hAnsi="Times New Roman" w:cs="Times New Roman"/>
          <w:color w:val="auto"/>
          <w:sz w:val="22"/>
          <w:szCs w:val="22"/>
        </w:rPr>
        <w:t xml:space="preserve"> Scope</w:t>
      </w:r>
      <w:bookmarkEnd w:id="17"/>
    </w:p>
    <w:p w14:paraId="2D9F7422" w14:textId="77777777" w:rsidR="00A47122" w:rsidRPr="00677E9D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 xml:space="preserve">This document describes the </w:t>
      </w:r>
      <w:r w:rsidR="001B4454" w:rsidRPr="00677E9D">
        <w:rPr>
          <w:rFonts w:ascii="Times New Roman" w:hAnsi="Times New Roman"/>
          <w:color w:val="000000" w:themeColor="text1"/>
        </w:rPr>
        <w:t xml:space="preserve">load of the </w:t>
      </w:r>
      <w:r w:rsidR="0094076B" w:rsidRPr="00677E9D">
        <w:rPr>
          <w:rFonts w:ascii="Times New Roman" w:hAnsi="Times New Roman"/>
          <w:color w:val="000000" w:themeColor="text1"/>
        </w:rPr>
        <w:t>‘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="0094076B" w:rsidRPr="00677E9D">
        <w:rPr>
          <w:rFonts w:ascii="Times New Roman" w:hAnsi="Times New Roman"/>
          <w:color w:val="000000" w:themeColor="text1"/>
        </w:rPr>
        <w:t>’ or general feeds that will be used to mass load ecls into the database.</w:t>
      </w:r>
      <w:r w:rsidR="001B4454" w:rsidRPr="00677E9D">
        <w:rPr>
          <w:rFonts w:ascii="Times New Roman" w:hAnsi="Times New Roman"/>
          <w:color w:val="000000" w:themeColor="text1"/>
        </w:rPr>
        <w:t xml:space="preserve"> Once the reports are loaded into the database the logs are tracked through the workflow like any Coaching log entered from the web interface.</w:t>
      </w:r>
    </w:p>
    <w:p w14:paraId="5936FB84" w14:textId="77777777" w:rsidR="002C3B04" w:rsidRPr="00677E9D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14:paraId="2D5BD584" w14:textId="77777777" w:rsidR="002C3B04" w:rsidRPr="00677E9D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14:paraId="371AE545" w14:textId="77777777" w:rsidR="002C3B04" w:rsidRPr="00677E9D" w:rsidRDefault="002C3B0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8" w:name="_Toc17732986"/>
      <w:r w:rsidRPr="00677E9D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18"/>
    </w:p>
    <w:p w14:paraId="1DDA6A60" w14:textId="77777777" w:rsidR="007C6827" w:rsidRPr="00677E9D" w:rsidRDefault="007C6827" w:rsidP="0053330A">
      <w:pPr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 xml:space="preserve">The table below shows </w:t>
      </w:r>
      <w:r w:rsidR="0053330A" w:rsidRPr="00677E9D">
        <w:rPr>
          <w:rFonts w:ascii="Times New Roman" w:hAnsi="Times New Roman"/>
          <w:color w:val="000000" w:themeColor="text1"/>
        </w:rPr>
        <w:t xml:space="preserve">the </w:t>
      </w:r>
      <w:r w:rsidRPr="00677E9D">
        <w:rPr>
          <w:rFonts w:ascii="Times New Roman" w:hAnsi="Times New Roman"/>
          <w:color w:val="000000" w:themeColor="text1"/>
        </w:rPr>
        <w:t xml:space="preserve">attributes for the </w:t>
      </w:r>
      <w:r w:rsidR="0094076B" w:rsidRPr="00677E9D">
        <w:rPr>
          <w:rFonts w:ascii="Times New Roman" w:hAnsi="Times New Roman"/>
          <w:color w:val="000000" w:themeColor="text1"/>
        </w:rPr>
        <w:t>‘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="0094076B" w:rsidRPr="00677E9D">
        <w:rPr>
          <w:rFonts w:ascii="Times New Roman" w:hAnsi="Times New Roman"/>
          <w:color w:val="000000" w:themeColor="text1"/>
        </w:rPr>
        <w:t>’</w:t>
      </w:r>
      <w:r w:rsidR="0053330A" w:rsidRPr="00677E9D">
        <w:rPr>
          <w:rFonts w:ascii="Times New Roman" w:hAnsi="Times New Roman"/>
          <w:color w:val="000000" w:themeColor="text1"/>
        </w:rPr>
        <w:t xml:space="preserve"> report</w:t>
      </w:r>
      <w:r w:rsidR="00381B5A" w:rsidRPr="00677E9D">
        <w:rPr>
          <w:rFonts w:ascii="Times New Roman" w:hAnsi="Times New Roman"/>
          <w:color w:val="000000" w:themeColor="text1"/>
        </w:rPr>
        <w:t>s</w:t>
      </w:r>
      <w:r w:rsidRPr="00677E9D">
        <w:rPr>
          <w:rFonts w:ascii="Times New Roman" w:hAnsi="Times New Roman"/>
          <w:color w:val="000000" w:themeColor="text1"/>
        </w:rPr>
        <w:t>.</w:t>
      </w:r>
      <w:r w:rsidR="0053330A" w:rsidRPr="00677E9D">
        <w:rPr>
          <w:rFonts w:ascii="Times New Roman" w:hAnsi="Times New Roman"/>
          <w:color w:val="000000" w:themeColor="text1"/>
        </w:rPr>
        <w:t xml:space="preserve"> </w:t>
      </w:r>
    </w:p>
    <w:p w14:paraId="5F2FA456" w14:textId="2A786C52" w:rsidR="0053330A" w:rsidRPr="00677E9D" w:rsidRDefault="0053330A" w:rsidP="0053330A">
      <w:pPr>
        <w:rPr>
          <w:rFonts w:ascii="Times New Roman" w:hAnsi="Times New Roman"/>
          <w:color w:val="000000" w:themeColor="text1"/>
          <w:sz w:val="20"/>
          <w:szCs w:val="20"/>
        </w:rPr>
      </w:pPr>
      <w:r w:rsidRPr="00677E9D">
        <w:rPr>
          <w:rFonts w:ascii="Times New Roman" w:hAnsi="Times New Roman"/>
          <w:color w:val="000000" w:themeColor="text1"/>
        </w:rPr>
        <w:t xml:space="preserve">Files are </w:t>
      </w:r>
      <w:r w:rsidR="00FB5F3D" w:rsidRPr="00677E9D">
        <w:rPr>
          <w:rFonts w:ascii="Times New Roman" w:hAnsi="Times New Roman"/>
          <w:color w:val="000000" w:themeColor="text1"/>
        </w:rPr>
        <w:t>loaded from</w:t>
      </w:r>
      <w:r w:rsidR="00FB5F3D" w:rsidRPr="007F7B2E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hyperlink r:id="rId8" w:history="1">
        <w:r w:rsidR="00FB5F3D" w:rsidRPr="007F7B2E">
          <w:rPr>
            <w:rStyle w:val="Hyperlink"/>
            <w:rFonts w:ascii="Times New Roman" w:hAnsi="Times New Roman"/>
            <w:sz w:val="20"/>
            <w:szCs w:val="20"/>
          </w:rPr>
          <w:t>\\</w:t>
        </w:r>
        <w:r w:rsidR="001F1228">
          <w:rPr>
            <w:rStyle w:val="Hyperlink"/>
            <w:rFonts w:ascii="Times New Roman" w:hAnsi="Times New Roman"/>
            <w:sz w:val="20"/>
            <w:szCs w:val="20"/>
          </w:rPr>
          <w:t>UVAAPADSQL50CCO</w:t>
        </w:r>
        <w:r w:rsidR="00FB5F3D" w:rsidRPr="007F7B2E">
          <w:rPr>
            <w:rStyle w:val="Hyperlink"/>
            <w:rFonts w:ascii="Times New Roman" w:hAnsi="Times New Roman"/>
            <w:sz w:val="20"/>
            <w:szCs w:val="20"/>
          </w:rPr>
          <w:t>\data\Coaching\Generic\Decrypt_Out\</w:t>
        </w:r>
      </w:hyperlink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68"/>
        <w:gridCol w:w="4435"/>
        <w:gridCol w:w="992"/>
        <w:gridCol w:w="634"/>
        <w:gridCol w:w="910"/>
        <w:gridCol w:w="616"/>
        <w:gridCol w:w="1600"/>
      </w:tblGrid>
      <w:tr w:rsidR="0053330A" w:rsidRPr="007F7B2E" w14:paraId="0ADF24AF" w14:textId="77777777" w:rsidTr="00E660B8">
        <w:trPr>
          <w:trHeight w:val="450"/>
        </w:trPr>
        <w:tc>
          <w:tcPr>
            <w:tcW w:w="368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41C071AD" w14:textId="77777777" w:rsidR="0053330A" w:rsidRPr="00677E9D" w:rsidRDefault="0053330A" w:rsidP="00A71CC9">
            <w:pPr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0ED5CC0C" w14:textId="77777777"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Metric/Report</w:t>
            </w:r>
          </w:p>
        </w:tc>
        <w:tc>
          <w:tcPr>
            <w:tcW w:w="992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3B01A5CD" w14:textId="77777777" w:rsidR="0053330A" w:rsidRPr="00677E9D" w:rsidRDefault="0053330A" w:rsidP="0053330A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Active Feed</w:t>
            </w:r>
          </w:p>
        </w:tc>
        <w:tc>
          <w:tcPr>
            <w:tcW w:w="634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49428137" w14:textId="77777777"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Code</w:t>
            </w:r>
          </w:p>
        </w:tc>
        <w:tc>
          <w:tcPr>
            <w:tcW w:w="910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1763E95C" w14:textId="77777777"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eCL Workflow</w:t>
            </w:r>
          </w:p>
        </w:tc>
        <w:tc>
          <w:tcPr>
            <w:tcW w:w="61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6EFC21BF" w14:textId="77777777"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Entry</w:t>
            </w:r>
          </w:p>
        </w:tc>
        <w:tc>
          <w:tcPr>
            <w:tcW w:w="1600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59A7867C" w14:textId="77777777"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Coaching Reason</w:t>
            </w:r>
          </w:p>
        </w:tc>
      </w:tr>
      <w:tr w:rsidR="0053330A" w:rsidRPr="007F7B2E" w14:paraId="7266B207" w14:textId="77777777" w:rsidTr="00E660B8">
        <w:trPr>
          <w:trHeight w:val="690"/>
        </w:trPr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2D8EF4B0" w14:textId="77777777" w:rsidR="0053330A" w:rsidRPr="00677E9D" w:rsidRDefault="0053330A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14:paraId="604DD6BB" w14:textId="77777777" w:rsidR="0053330A" w:rsidRPr="00677E9D" w:rsidRDefault="00B307B1" w:rsidP="003C2E2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="0094076B" w:rsidRPr="00677E9D">
              <w:rPr>
                <w:rFonts w:ascii="Times New Roman" w:hAnsi="Times New Roman"/>
                <w:color w:val="000000" w:themeColor="text1"/>
              </w:rPr>
              <w:t xml:space="preserve"> </w:t>
            </w:r>
            <w:r w:rsidR="00D91EE9" w:rsidRPr="00677E9D">
              <w:rPr>
                <w:rFonts w:ascii="Times New Roman" w:hAnsi="Times New Roman"/>
                <w:color w:val="000000" w:themeColor="text1"/>
              </w:rPr>
              <w:t xml:space="preserve">Other </w:t>
            </w:r>
            <w:r w:rsidR="0094076B" w:rsidRPr="00677E9D">
              <w:rPr>
                <w:rFonts w:ascii="Times New Roman" w:hAnsi="Times New Roman"/>
                <w:color w:val="000000" w:themeColor="text1"/>
              </w:rPr>
              <w:t>Report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2533B920" w14:textId="77777777"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 </w:t>
            </w:r>
            <w:r w:rsidR="00381B5A"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6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4C51B766" w14:textId="77777777" w:rsidR="0053330A" w:rsidRPr="00677E9D" w:rsidRDefault="0094076B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OTH</w:t>
            </w:r>
          </w:p>
        </w:tc>
        <w:tc>
          <w:tcPr>
            <w:tcW w:w="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75F5956D" w14:textId="77777777" w:rsidR="0053330A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</w:t>
            </w:r>
            <w:r w:rsidR="0053330A"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irect Coach</w:t>
            </w:r>
          </w:p>
        </w:tc>
        <w:tc>
          <w:tcPr>
            <w:tcW w:w="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69725A7A" w14:textId="77777777" w:rsidR="0053330A" w:rsidRPr="00677E9D" w:rsidRDefault="007C6827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6305D91A" w14:textId="7E54052D" w:rsidR="0053330A" w:rsidRPr="00677E9D" w:rsidRDefault="00E660B8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/>
                <w:color w:val="000000"/>
                <w:sz w:val="16"/>
                <w:szCs w:val="16"/>
              </w:rPr>
              <w:t>Value in Feed</w:t>
            </w:r>
            <w:r w:rsidR="0053330A"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  </w:t>
            </w:r>
          </w:p>
        </w:tc>
      </w:tr>
      <w:tr w:rsidR="00A3652D" w:rsidRPr="007F7B2E" w14:paraId="25BFBB2B" w14:textId="77777777" w:rsidTr="00E660B8">
        <w:trPr>
          <w:trHeight w:val="690"/>
        </w:trPr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8C8B2D9" w14:textId="77777777" w:rsidR="00A3652D" w:rsidRPr="00677E9D" w:rsidRDefault="00A3652D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768215DB" w14:textId="77777777" w:rsidR="00A3652D" w:rsidRPr="00677E9D" w:rsidRDefault="00D91EE9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Seasonal Employee Attendance R</w:t>
            </w:r>
            <w:r w:rsidR="00A3652D" w:rsidRPr="00677E9D">
              <w:rPr>
                <w:rFonts w:ascii="Times New Roman" w:hAnsi="Times New Roman"/>
                <w:color w:val="000000" w:themeColor="text1"/>
              </w:rPr>
              <w:t>eport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778D6964" w14:textId="77777777" w:rsidR="00A3652D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6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71124D5" w14:textId="77777777" w:rsidR="00A3652D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SEA</w:t>
            </w:r>
          </w:p>
        </w:tc>
        <w:tc>
          <w:tcPr>
            <w:tcW w:w="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7BEAA77" w14:textId="77777777" w:rsidR="00A3652D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89E5BB7" w14:textId="77777777" w:rsidR="00A3652D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E315611" w14:textId="77777777" w:rsidR="00A3652D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CCO Processes and Procedures</w:t>
            </w:r>
          </w:p>
        </w:tc>
      </w:tr>
      <w:tr w:rsidR="00D91EE9" w:rsidRPr="007F7B2E" w14:paraId="35C2F43B" w14:textId="77777777" w:rsidTr="00E660B8">
        <w:trPr>
          <w:trHeight w:val="690"/>
        </w:trPr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477C372A" w14:textId="77777777" w:rsidR="00D91EE9" w:rsidRPr="00677E9D" w:rsidRDefault="00D91EE9" w:rsidP="00D91EE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035D183C" w14:textId="77777777"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Attendance Discrepancy Report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5775E56" w14:textId="77777777"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6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F6AC6FB" w14:textId="77777777"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DTT</w:t>
            </w:r>
          </w:p>
        </w:tc>
        <w:tc>
          <w:tcPr>
            <w:tcW w:w="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E607ECC" w14:textId="77777777"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6ED3C71" w14:textId="77777777"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63476EB" w14:textId="77777777"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Attendance</w:t>
            </w:r>
          </w:p>
        </w:tc>
      </w:tr>
      <w:tr w:rsidR="00325B5B" w:rsidRPr="007F7B2E" w14:paraId="4B8EE9D7" w14:textId="77777777" w:rsidTr="00E660B8">
        <w:trPr>
          <w:trHeight w:val="690"/>
        </w:trPr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32053A1" w14:textId="77777777" w:rsidR="00325B5B" w:rsidRPr="00677E9D" w:rsidRDefault="00325B5B" w:rsidP="00325B5B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5A34F2F2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Weekly Attendance Opportunities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C59153E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6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4090B182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SEAA</w:t>
            </w:r>
          </w:p>
        </w:tc>
        <w:tc>
          <w:tcPr>
            <w:tcW w:w="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09F694BB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3B48EDE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0D9B8AF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Attendance</w:t>
            </w:r>
          </w:p>
        </w:tc>
      </w:tr>
      <w:tr w:rsidR="00325B5B" w:rsidRPr="007F7B2E" w14:paraId="37C96856" w14:textId="77777777" w:rsidTr="00E660B8">
        <w:trPr>
          <w:trHeight w:val="690"/>
        </w:trPr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44ADB5E5" w14:textId="77777777" w:rsidR="00325B5B" w:rsidRPr="00677E9D" w:rsidRDefault="00325B5B" w:rsidP="00325B5B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5727F565" w14:textId="77777777" w:rsidR="00325B5B" w:rsidRPr="00677E9D" w:rsidRDefault="00325B5B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 xml:space="preserve">Weekly Attendance </w:t>
            </w:r>
            <w:r w:rsidR="007F7B2E">
              <w:rPr>
                <w:rFonts w:ascii="Times New Roman" w:hAnsi="Times New Roman"/>
                <w:color w:val="000000" w:themeColor="text1"/>
              </w:rPr>
              <w:t>Reinforcement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2FE106A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6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7C87B7D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SEAR</w:t>
            </w:r>
          </w:p>
        </w:tc>
        <w:tc>
          <w:tcPr>
            <w:tcW w:w="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4136411A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96C625A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E0603B8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Attendance</w:t>
            </w:r>
          </w:p>
        </w:tc>
      </w:tr>
      <w:tr w:rsidR="00325B5B" w:rsidRPr="007F7B2E" w14:paraId="4AB81192" w14:textId="77777777" w:rsidTr="00E660B8">
        <w:trPr>
          <w:trHeight w:val="690"/>
        </w:trPr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44B47173" w14:textId="77777777" w:rsidR="00325B5B" w:rsidRPr="00677E9D" w:rsidRDefault="00325B5B" w:rsidP="00325B5B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lastRenderedPageBreak/>
              <w:t>6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59712A2F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Attendance Perfect Week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56C2C02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6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1E127E4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APW</w:t>
            </w:r>
          </w:p>
        </w:tc>
        <w:tc>
          <w:tcPr>
            <w:tcW w:w="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35C3FD2B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AD41BF6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764185D4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Attendance</w:t>
            </w:r>
          </w:p>
        </w:tc>
      </w:tr>
      <w:tr w:rsidR="00325B5B" w:rsidRPr="007F7B2E" w14:paraId="2498031A" w14:textId="77777777" w:rsidTr="00E660B8">
        <w:trPr>
          <w:trHeight w:val="690"/>
        </w:trPr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286FC1D" w14:textId="77777777" w:rsidR="00325B5B" w:rsidRPr="00677E9D" w:rsidRDefault="00325B5B" w:rsidP="00325B5B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5F82917E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Attendance Perfect Shifts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F146804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6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CE721BE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APS</w:t>
            </w:r>
          </w:p>
        </w:tc>
        <w:tc>
          <w:tcPr>
            <w:tcW w:w="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A064A06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E526D0C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B2E26EC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Attendance</w:t>
            </w:r>
          </w:p>
        </w:tc>
      </w:tr>
      <w:tr w:rsidR="00E660B8" w:rsidRPr="007F7B2E" w14:paraId="12618F75" w14:textId="77777777" w:rsidTr="00E660B8">
        <w:trPr>
          <w:trHeight w:val="690"/>
        </w:trPr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4A958E88" w14:textId="43C92850" w:rsidR="00E660B8" w:rsidRPr="00677E9D" w:rsidRDefault="00E660B8" w:rsidP="00E660B8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6689C58E" w14:textId="68B18142" w:rsidR="00E660B8" w:rsidRPr="00677E9D" w:rsidRDefault="00E660B8" w:rsidP="00E660B8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Survey Feed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4E6CC3BC" w14:textId="7CB8BC0B" w:rsidR="00E660B8" w:rsidRPr="00677E9D" w:rsidRDefault="00E660B8" w:rsidP="00E660B8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6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D9DD365" w14:textId="217C1930" w:rsidR="00E660B8" w:rsidRPr="00677E9D" w:rsidRDefault="00E660B8" w:rsidP="00E660B8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/>
                <w:color w:val="000000"/>
                <w:sz w:val="16"/>
                <w:szCs w:val="16"/>
              </w:rPr>
              <w:t>SUR</w:t>
            </w:r>
          </w:p>
        </w:tc>
        <w:tc>
          <w:tcPr>
            <w:tcW w:w="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AC3AA32" w14:textId="3BECCD34" w:rsidR="00E660B8" w:rsidRPr="00677E9D" w:rsidRDefault="00E660B8" w:rsidP="00E660B8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F653E91" w14:textId="06891AF6" w:rsidR="00E660B8" w:rsidRPr="00677E9D" w:rsidRDefault="00E660B8" w:rsidP="00E660B8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A1E2AED" w14:textId="55742396" w:rsidR="00E660B8" w:rsidRPr="00677E9D" w:rsidRDefault="00E660B8" w:rsidP="00E660B8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</w:tbl>
    <w:p w14:paraId="76BBCE57" w14:textId="77777777" w:rsidR="002C3B04" w:rsidRPr="00677E9D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14:paraId="1DE7CDE7" w14:textId="68E059EE" w:rsidR="00FB5F3D" w:rsidRPr="007F7B2E" w:rsidRDefault="00FB5F3D" w:rsidP="00FB5F3D">
      <w:pPr>
        <w:spacing w:after="0"/>
        <w:rPr>
          <w:rFonts w:ascii="Times New Roman" w:hAnsi="Times New Roman"/>
          <w:color w:val="000000" w:themeColor="text1"/>
        </w:rPr>
      </w:pPr>
      <w:r w:rsidRPr="007F7B2E">
        <w:rPr>
          <w:rFonts w:ascii="Times New Roman" w:hAnsi="Times New Roman"/>
          <w:color w:val="000000" w:themeColor="text1"/>
        </w:rPr>
        <w:t xml:space="preserve">Encrypted files are staged at </w:t>
      </w:r>
      <w:hyperlink r:id="rId9" w:history="1">
        <w:r w:rsidRPr="007F7B2E">
          <w:rPr>
            <w:rStyle w:val="Hyperlink"/>
            <w:rFonts w:ascii="Times New Roman" w:hAnsi="Times New Roman"/>
            <w:sz w:val="20"/>
            <w:szCs w:val="20"/>
          </w:rPr>
          <w:t>\\</w:t>
        </w:r>
        <w:r w:rsidR="001F1228">
          <w:rPr>
            <w:rStyle w:val="Hyperlink"/>
            <w:rFonts w:ascii="Times New Roman" w:hAnsi="Times New Roman"/>
            <w:sz w:val="20"/>
            <w:szCs w:val="20"/>
          </w:rPr>
          <w:t>UVAAPADSQL50CCO</w:t>
        </w:r>
        <w:r w:rsidRPr="007F7B2E">
          <w:rPr>
            <w:rStyle w:val="Hyperlink"/>
            <w:rFonts w:ascii="Times New Roman" w:hAnsi="Times New Roman"/>
            <w:sz w:val="20"/>
            <w:szCs w:val="20"/>
          </w:rPr>
          <w:t>\data\Coaching\Generic\Encrypt_Out</w:t>
        </w:r>
        <w:r w:rsidRPr="007F7B2E" w:rsidDel="00124D8C">
          <w:rPr>
            <w:rStyle w:val="Hyperlink"/>
            <w:rFonts w:ascii="Times New Roman" w:hAnsi="Times New Roman"/>
            <w:sz w:val="20"/>
            <w:szCs w:val="20"/>
          </w:rPr>
          <w:t xml:space="preserve"> </w:t>
        </w:r>
      </w:hyperlink>
      <w:r w:rsidRPr="007F7B2E">
        <w:rPr>
          <w:rFonts w:ascii="Times New Roman" w:hAnsi="Times New Roman"/>
          <w:sz w:val="20"/>
          <w:szCs w:val="20"/>
        </w:rPr>
        <w:t xml:space="preserve">with naming convention </w:t>
      </w:r>
      <w:r w:rsidRPr="00677E9D">
        <w:rPr>
          <w:rFonts w:ascii="Times New Roman" w:hAnsi="Times New Roman"/>
          <w:color w:val="000000" w:themeColor="text1"/>
        </w:rPr>
        <w:t>eCL_Generic_Feed_XXX[_ZZZ]&lt;YYYYMMDD&gt;.csv.</w:t>
      </w:r>
      <w:r w:rsidRPr="007F7B2E">
        <w:rPr>
          <w:rFonts w:ascii="Times New Roman" w:hAnsi="Times New Roman"/>
          <w:sz w:val="20"/>
          <w:szCs w:val="20"/>
        </w:rPr>
        <w:t>zip.encrypt until scheduled load time.</w:t>
      </w:r>
    </w:p>
    <w:p w14:paraId="60D2D8C7" w14:textId="77777777" w:rsidR="00A3652D" w:rsidRPr="00677E9D" w:rsidRDefault="00FB5F3D" w:rsidP="00A3652D">
      <w:pPr>
        <w:spacing w:after="0"/>
        <w:rPr>
          <w:rFonts w:ascii="Times New Roman" w:hAnsi="Times New Roman"/>
          <w:color w:val="000000" w:themeColor="text1"/>
        </w:rPr>
      </w:pPr>
      <w:r w:rsidRPr="007F7B2E">
        <w:rPr>
          <w:rFonts w:ascii="Times New Roman" w:hAnsi="Times New Roman"/>
          <w:color w:val="000000" w:themeColor="text1"/>
        </w:rPr>
        <w:t xml:space="preserve">Files are decrypted during the load process to naming convention </w:t>
      </w:r>
      <w:r w:rsidR="00A3652D" w:rsidRPr="00677E9D">
        <w:rPr>
          <w:rFonts w:ascii="Times New Roman" w:hAnsi="Times New Roman"/>
          <w:color w:val="000000" w:themeColor="text1"/>
        </w:rPr>
        <w:t>eCL_Generic_Feed_XXX</w:t>
      </w:r>
      <w:r w:rsidRPr="00677E9D">
        <w:rPr>
          <w:rFonts w:ascii="Times New Roman" w:hAnsi="Times New Roman"/>
          <w:color w:val="000000" w:themeColor="text1"/>
        </w:rPr>
        <w:t>[_ZZZ]&lt;</w:t>
      </w:r>
      <w:r w:rsidR="00A3652D" w:rsidRPr="00677E9D">
        <w:rPr>
          <w:rFonts w:ascii="Times New Roman" w:hAnsi="Times New Roman"/>
          <w:color w:val="000000" w:themeColor="text1"/>
        </w:rPr>
        <w:t xml:space="preserve">&lt;YYYYMMDD&gt;.csv  </w:t>
      </w:r>
      <w:r w:rsidRPr="00677E9D">
        <w:rPr>
          <w:rFonts w:ascii="Times New Roman" w:hAnsi="Times New Roman"/>
          <w:color w:val="000000" w:themeColor="text1"/>
        </w:rPr>
        <w:t>where</w:t>
      </w:r>
    </w:p>
    <w:p w14:paraId="13D33D89" w14:textId="77777777" w:rsidR="00A3652D" w:rsidRPr="00677E9D" w:rsidRDefault="00A3652D" w:rsidP="00A3652D">
      <w:pPr>
        <w:spacing w:after="0"/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>&lt;YYYYMMDD&gt; represents the Year, Month and Day</w:t>
      </w:r>
      <w:r w:rsidR="00FB5F3D" w:rsidRPr="00677E9D">
        <w:rPr>
          <w:rFonts w:ascii="Times New Roman" w:hAnsi="Times New Roman"/>
          <w:color w:val="000000" w:themeColor="text1"/>
        </w:rPr>
        <w:t xml:space="preserve"> and  </w:t>
      </w:r>
      <w:r w:rsidRPr="00677E9D">
        <w:rPr>
          <w:rFonts w:ascii="Times New Roman" w:hAnsi="Times New Roman"/>
          <w:color w:val="000000" w:themeColor="text1"/>
        </w:rPr>
        <w:t>XXX is the 3 letter OTH Report Code for the generic report and _ZZZ represents a specific Report Code</w:t>
      </w:r>
      <w:r w:rsidR="00FB5F3D" w:rsidRPr="00677E9D">
        <w:rPr>
          <w:rFonts w:ascii="Times New Roman" w:hAnsi="Times New Roman"/>
          <w:color w:val="000000" w:themeColor="text1"/>
        </w:rPr>
        <w:t>.</w:t>
      </w:r>
    </w:p>
    <w:p w14:paraId="29EC722F" w14:textId="77777777" w:rsidR="00A3652D" w:rsidRPr="00677E9D" w:rsidRDefault="00A3652D" w:rsidP="00A3652D">
      <w:pPr>
        <w:ind w:left="1440"/>
        <w:rPr>
          <w:rFonts w:ascii="Times New Roman" w:hAnsi="Times New Roman"/>
        </w:rPr>
      </w:pPr>
    </w:p>
    <w:p w14:paraId="6EE53E80" w14:textId="77777777" w:rsidR="007C6827" w:rsidRPr="00677E9D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B9BB500" w14:textId="77777777" w:rsidR="007C6827" w:rsidRPr="00677E9D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F7BAE9F" w14:textId="77777777" w:rsidR="007C6827" w:rsidRPr="00677E9D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6E6D9B6" w14:textId="77777777" w:rsidR="007C6827" w:rsidRPr="00677E9D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13AEDAF" w14:textId="77777777" w:rsidR="007C6827" w:rsidRPr="00677E9D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CBD5938" w14:textId="77777777" w:rsidR="009D1884" w:rsidRPr="00677E9D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9" w:name="_Toc17732987"/>
      <w:r w:rsidRPr="00677E9D">
        <w:rPr>
          <w:rFonts w:ascii="Times New Roman" w:hAnsi="Times New Roman" w:cs="Times New Roman"/>
          <w:color w:val="auto"/>
          <w:sz w:val="22"/>
          <w:szCs w:val="22"/>
        </w:rPr>
        <w:t>Module List</w:t>
      </w:r>
      <w:bookmarkEnd w:id="19"/>
    </w:p>
    <w:p w14:paraId="0714A2EC" w14:textId="77777777" w:rsidR="009D1884" w:rsidRPr="00677E9D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677E9D">
        <w:rPr>
          <w:rFonts w:ascii="Times New Roman" w:hAnsi="Times New Roman"/>
          <w:color w:val="000000" w:themeColor="text1"/>
          <w:sz w:val="20"/>
          <w:szCs w:val="20"/>
        </w:rPr>
        <w:t>SQL agent job</w:t>
      </w:r>
    </w:p>
    <w:p w14:paraId="3DBAE8AA" w14:textId="77777777" w:rsidR="009D1884" w:rsidRPr="00677E9D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677E9D">
        <w:rPr>
          <w:rFonts w:ascii="Times New Roman" w:hAnsi="Times New Roman"/>
          <w:color w:val="000000" w:themeColor="text1"/>
          <w:sz w:val="20"/>
          <w:szCs w:val="20"/>
        </w:rPr>
        <w:t>SSIS Package</w:t>
      </w:r>
    </w:p>
    <w:p w14:paraId="467C8CB0" w14:textId="77777777" w:rsidR="009D1884" w:rsidRPr="00677E9D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677E9D">
        <w:rPr>
          <w:rFonts w:ascii="Times New Roman" w:hAnsi="Times New Roman"/>
          <w:color w:val="000000" w:themeColor="text1"/>
          <w:sz w:val="20"/>
          <w:szCs w:val="20"/>
        </w:rPr>
        <w:t>Tables</w:t>
      </w:r>
    </w:p>
    <w:p w14:paraId="332E07FE" w14:textId="77777777" w:rsidR="009D1884" w:rsidRPr="00677E9D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677E9D">
        <w:rPr>
          <w:rFonts w:ascii="Times New Roman" w:hAnsi="Times New Roman"/>
          <w:color w:val="000000" w:themeColor="text1"/>
          <w:sz w:val="20"/>
          <w:szCs w:val="20"/>
        </w:rPr>
        <w:t xml:space="preserve">Procedures </w:t>
      </w:r>
    </w:p>
    <w:p w14:paraId="07F55CC4" w14:textId="77777777" w:rsidR="009D1884" w:rsidRPr="00677E9D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AF4753C" w14:textId="77777777" w:rsidR="009D1884" w:rsidRPr="00677E9D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F427B2E" w14:textId="77777777" w:rsidR="009D1884" w:rsidRPr="00677E9D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0" w:name="_Toc17732988"/>
      <w:r w:rsidRPr="00677E9D">
        <w:rPr>
          <w:rFonts w:ascii="Times New Roman" w:hAnsi="Times New Roman" w:cs="Times New Roman"/>
          <w:color w:val="auto"/>
          <w:sz w:val="22"/>
          <w:szCs w:val="22"/>
        </w:rPr>
        <w:t>Software and Hardware Interfaces</w:t>
      </w:r>
      <w:bookmarkEnd w:id="20"/>
    </w:p>
    <w:p w14:paraId="747C5B44" w14:textId="77777777" w:rsidR="009D1884" w:rsidRPr="00677E9D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21" w:name="_Toc17732989"/>
      <w:r w:rsidRPr="00677E9D">
        <w:rPr>
          <w:rFonts w:ascii="Times New Roman" w:hAnsi="Times New Roman" w:cs="Times New Roman"/>
          <w:color w:val="auto"/>
        </w:rPr>
        <w:t>Software</w:t>
      </w:r>
      <w:bookmarkEnd w:id="21"/>
    </w:p>
    <w:p w14:paraId="61C62B73" w14:textId="01E6FEFE" w:rsidR="00E41548" w:rsidRPr="007F7B2E" w:rsidRDefault="00E41548" w:rsidP="00E41548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7F7B2E">
        <w:rPr>
          <w:rFonts w:ascii="Times New Roman" w:hAnsi="Times New Roman"/>
          <w:color w:val="000000" w:themeColor="text1"/>
          <w:sz w:val="20"/>
          <w:szCs w:val="20"/>
        </w:rPr>
        <w:t xml:space="preserve">SQL </w:t>
      </w:r>
      <w:r w:rsidR="00171785" w:rsidRPr="002A770C">
        <w:rPr>
          <w:rFonts w:ascii="Times New Roman" w:hAnsi="Times New Roman"/>
          <w:color w:val="000000" w:themeColor="text1"/>
          <w:sz w:val="20"/>
          <w:szCs w:val="20"/>
        </w:rPr>
        <w:t>Server 201</w:t>
      </w:r>
      <w:r w:rsidR="00171785">
        <w:rPr>
          <w:rFonts w:ascii="Times New Roman" w:hAnsi="Times New Roman"/>
          <w:color w:val="000000" w:themeColor="text1"/>
          <w:sz w:val="20"/>
          <w:szCs w:val="20"/>
        </w:rPr>
        <w:t xml:space="preserve">9 </w:t>
      </w:r>
      <w:r w:rsidR="00171785" w:rsidRPr="002A770C">
        <w:rPr>
          <w:rFonts w:ascii="Times New Roman" w:hAnsi="Times New Roman"/>
          <w:color w:val="000000" w:themeColor="text1"/>
          <w:sz w:val="20"/>
          <w:szCs w:val="20"/>
        </w:rPr>
        <w:t>Suite</w:t>
      </w:r>
      <w:r w:rsidR="00171785">
        <w:rPr>
          <w:rFonts w:ascii="Times New Roman" w:hAnsi="Times New Roman"/>
          <w:color w:val="000000" w:themeColor="text1"/>
          <w:sz w:val="20"/>
          <w:szCs w:val="20"/>
        </w:rPr>
        <w:t xml:space="preserve"> (SSIS and SSRS)</w:t>
      </w:r>
    </w:p>
    <w:p w14:paraId="0A7DBC6A" w14:textId="77777777" w:rsidR="009D1884" w:rsidRPr="00677E9D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14:paraId="14B1D5A0" w14:textId="77777777" w:rsidR="009D1884" w:rsidRPr="00677E9D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22" w:name="_Toc17732990"/>
      <w:r w:rsidRPr="00677E9D">
        <w:rPr>
          <w:rFonts w:ascii="Times New Roman" w:hAnsi="Times New Roman" w:cs="Times New Roman"/>
          <w:color w:val="auto"/>
        </w:rPr>
        <w:t>Hardware</w:t>
      </w:r>
      <w:bookmarkEnd w:id="22"/>
    </w:p>
    <w:p w14:paraId="0FE3FB2B" w14:textId="77777777" w:rsidR="00171785" w:rsidRPr="002A770C" w:rsidRDefault="00171785" w:rsidP="0017178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bookmarkStart w:id="23" w:name="_Hlk69749483"/>
      <w:r>
        <w:rPr>
          <w:rFonts w:ascii="Times New Roman" w:hAnsi="Times New Roman"/>
          <w:color w:val="000000"/>
          <w:sz w:val="20"/>
          <w:szCs w:val="20"/>
        </w:rPr>
        <w:t>UVAADADSQL50CCO</w:t>
      </w:r>
      <w:r w:rsidRPr="002A770C">
        <w:rPr>
          <w:rFonts w:ascii="Times New Roman" w:hAnsi="Times New Roman"/>
          <w:color w:val="000000" w:themeColor="text1"/>
          <w:sz w:val="20"/>
          <w:szCs w:val="20"/>
        </w:rPr>
        <w:t>– Dev DB Server</w:t>
      </w:r>
    </w:p>
    <w:p w14:paraId="38276183" w14:textId="77777777" w:rsidR="00171785" w:rsidRPr="002A770C" w:rsidRDefault="00171785" w:rsidP="0017178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UVAADADSQL52CCO</w:t>
      </w:r>
      <w:r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A770C">
        <w:rPr>
          <w:rFonts w:ascii="Times New Roman" w:hAnsi="Times New Roman"/>
          <w:color w:val="000000" w:themeColor="text1"/>
          <w:sz w:val="20"/>
          <w:szCs w:val="20"/>
        </w:rPr>
        <w:t>– Test DB Server</w:t>
      </w:r>
    </w:p>
    <w:p w14:paraId="59D49D9A" w14:textId="77777777" w:rsidR="00171785" w:rsidRPr="002A770C" w:rsidRDefault="00171785" w:rsidP="0017178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UVAAPADSQL50CCO</w:t>
      </w:r>
      <w:r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A770C">
        <w:rPr>
          <w:rFonts w:ascii="Times New Roman" w:hAnsi="Times New Roman"/>
          <w:color w:val="000000" w:themeColor="text1"/>
          <w:sz w:val="20"/>
          <w:szCs w:val="20"/>
        </w:rPr>
        <w:t>– Prod Server</w:t>
      </w:r>
    </w:p>
    <w:p w14:paraId="4CAF13EE" w14:textId="6EFAD415" w:rsidR="00171785" w:rsidRPr="002A770C" w:rsidRDefault="00000000" w:rsidP="0017178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0" w:history="1">
        <w:r w:rsidR="00171785" w:rsidRPr="008D052F">
          <w:rPr>
            <w:rStyle w:val="Hyperlink"/>
            <w:rFonts w:ascii="Times New Roman" w:hAnsi="Times New Roman"/>
            <w:sz w:val="20"/>
            <w:szCs w:val="20"/>
          </w:rPr>
          <w:t>\\UVAADADSQL50CCO\Generic\</w:t>
        </w:r>
      </w:hyperlink>
      <w:r w:rsidR="00171785"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171785" w:rsidRPr="002A770C">
        <w:rPr>
          <w:rFonts w:ascii="Times New Roman" w:hAnsi="Times New Roman"/>
          <w:color w:val="000000" w:themeColor="text1"/>
          <w:sz w:val="20"/>
          <w:szCs w:val="20"/>
        </w:rPr>
        <w:t xml:space="preserve"> - Dev File staging share</w:t>
      </w:r>
    </w:p>
    <w:p w14:paraId="739C7C61" w14:textId="193A0E80" w:rsidR="00171785" w:rsidRPr="002A770C" w:rsidRDefault="00000000" w:rsidP="0017178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1" w:history="1">
        <w:r w:rsidR="00171785" w:rsidRPr="008D052F">
          <w:rPr>
            <w:rStyle w:val="Hyperlink"/>
            <w:rFonts w:ascii="Times New Roman" w:hAnsi="Times New Roman"/>
            <w:sz w:val="20"/>
            <w:szCs w:val="20"/>
          </w:rPr>
          <w:t>\\UVAADADSQL52CCO\Generic\</w:t>
        </w:r>
      </w:hyperlink>
      <w:r w:rsidR="00171785"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171785" w:rsidRPr="002A770C">
        <w:rPr>
          <w:rFonts w:ascii="Times New Roman" w:hAnsi="Times New Roman"/>
          <w:color w:val="000000" w:themeColor="text1"/>
          <w:sz w:val="20"/>
          <w:szCs w:val="20"/>
        </w:rPr>
        <w:t xml:space="preserve"> - Test File staging share</w:t>
      </w:r>
      <w:r w:rsidR="00171785"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</w:p>
    <w:p w14:paraId="555C9D28" w14:textId="322403F0" w:rsidR="00171785" w:rsidRPr="002A770C" w:rsidRDefault="00000000" w:rsidP="0017178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2" w:history="1">
        <w:r w:rsidR="005E1284" w:rsidRPr="008D052F">
          <w:rPr>
            <w:rStyle w:val="Hyperlink"/>
            <w:rFonts w:ascii="Times New Roman" w:hAnsi="Times New Roman"/>
            <w:sz w:val="20"/>
            <w:szCs w:val="20"/>
          </w:rPr>
          <w:t>\\UVAAPADSQL50CCO\Generic\</w:t>
        </w:r>
      </w:hyperlink>
      <w:r w:rsidR="00171785"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171785" w:rsidRPr="002A770C">
        <w:rPr>
          <w:rFonts w:ascii="Times New Roman" w:hAnsi="Times New Roman"/>
          <w:color w:val="000000" w:themeColor="text1"/>
          <w:sz w:val="20"/>
          <w:szCs w:val="20"/>
        </w:rPr>
        <w:t xml:space="preserve"> - Prod File staging share</w:t>
      </w:r>
    </w:p>
    <w:bookmarkEnd w:id="23"/>
    <w:p w14:paraId="6A2A06C3" w14:textId="77777777" w:rsidR="009D1884" w:rsidRPr="00677E9D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9526744" w14:textId="77777777" w:rsidR="009D1884" w:rsidRPr="00677E9D" w:rsidRDefault="009D1884" w:rsidP="0027630C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4" w:name="_Toc17732991"/>
      <w:r w:rsidRPr="00677E9D">
        <w:rPr>
          <w:rFonts w:ascii="Times New Roman" w:hAnsi="Times New Roman" w:cs="Times New Roman"/>
          <w:color w:val="auto"/>
          <w:sz w:val="22"/>
          <w:szCs w:val="22"/>
        </w:rPr>
        <w:t>Users</w:t>
      </w:r>
      <w:bookmarkEnd w:id="24"/>
      <w:r w:rsidRPr="00677E9D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p w14:paraId="19508248" w14:textId="77777777" w:rsidR="00C86D30" w:rsidRPr="00677E9D" w:rsidRDefault="00A71CC9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 xml:space="preserve">The first </w:t>
      </w:r>
      <w:r w:rsidR="00B41F6B" w:rsidRPr="00677E9D">
        <w:rPr>
          <w:rFonts w:ascii="Times New Roman" w:hAnsi="Times New Roman"/>
          <w:color w:val="000000" w:themeColor="text1"/>
        </w:rPr>
        <w:t xml:space="preserve">set of </w:t>
      </w:r>
      <w:r w:rsidRPr="00677E9D">
        <w:rPr>
          <w:rFonts w:ascii="Times New Roman" w:hAnsi="Times New Roman"/>
          <w:color w:val="000000" w:themeColor="text1"/>
        </w:rPr>
        <w:t>user</w:t>
      </w:r>
      <w:r w:rsidR="00B41F6B" w:rsidRPr="00677E9D">
        <w:rPr>
          <w:rFonts w:ascii="Times New Roman" w:hAnsi="Times New Roman"/>
          <w:color w:val="000000" w:themeColor="text1"/>
        </w:rPr>
        <w:t>s</w:t>
      </w:r>
      <w:r w:rsidRPr="00677E9D">
        <w:rPr>
          <w:rFonts w:ascii="Times New Roman" w:hAnsi="Times New Roman"/>
          <w:color w:val="000000" w:themeColor="text1"/>
        </w:rPr>
        <w:t xml:space="preserve"> for the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  <w:color w:val="000000" w:themeColor="text1"/>
        </w:rPr>
        <w:t xml:space="preserve"> records loaded into </w:t>
      </w:r>
      <w:r w:rsidR="00B41F6B" w:rsidRPr="00677E9D">
        <w:rPr>
          <w:rFonts w:ascii="Times New Roman" w:hAnsi="Times New Roman"/>
          <w:color w:val="000000" w:themeColor="text1"/>
        </w:rPr>
        <w:t xml:space="preserve">the eCL database are the CCO </w:t>
      </w:r>
      <w:r w:rsidR="007C6827" w:rsidRPr="00677E9D">
        <w:rPr>
          <w:rFonts w:ascii="Times New Roman" w:hAnsi="Times New Roman"/>
          <w:color w:val="000000" w:themeColor="text1"/>
        </w:rPr>
        <w:t>Supervisors</w:t>
      </w:r>
      <w:r w:rsidR="00B41F6B" w:rsidRPr="00677E9D">
        <w:rPr>
          <w:rFonts w:ascii="Times New Roman" w:hAnsi="Times New Roman"/>
          <w:color w:val="000000" w:themeColor="text1"/>
        </w:rPr>
        <w:t xml:space="preserve"> as all records have default state of ‘Pending </w:t>
      </w:r>
      <w:r w:rsidR="007C6827" w:rsidRPr="00677E9D">
        <w:rPr>
          <w:rFonts w:ascii="Times New Roman" w:hAnsi="Times New Roman"/>
          <w:color w:val="000000" w:themeColor="text1"/>
        </w:rPr>
        <w:t>Supervisor</w:t>
      </w:r>
      <w:r w:rsidR="00B41F6B" w:rsidRPr="00677E9D">
        <w:rPr>
          <w:rFonts w:ascii="Times New Roman" w:hAnsi="Times New Roman"/>
          <w:color w:val="000000" w:themeColor="text1"/>
        </w:rPr>
        <w:t xml:space="preserve"> Review’ at the time of the load.</w:t>
      </w:r>
    </w:p>
    <w:p w14:paraId="40A2D12F" w14:textId="77777777" w:rsidR="0094076B" w:rsidRPr="00677E9D" w:rsidRDefault="00B41F6B" w:rsidP="0094076B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 xml:space="preserve">After a </w:t>
      </w:r>
      <w:r w:rsidR="007C6827" w:rsidRPr="00677E9D">
        <w:rPr>
          <w:rFonts w:ascii="Times New Roman" w:hAnsi="Times New Roman"/>
          <w:color w:val="000000" w:themeColor="text1"/>
        </w:rPr>
        <w:t xml:space="preserve">Supervisor </w:t>
      </w:r>
      <w:r w:rsidR="0094076B" w:rsidRPr="00677E9D">
        <w:rPr>
          <w:rFonts w:ascii="Times New Roman" w:hAnsi="Times New Roman"/>
          <w:color w:val="000000" w:themeColor="text1"/>
        </w:rPr>
        <w:t>reviews the log, the logs goes to Pending Employee review and the Employee becomes the user.</w:t>
      </w:r>
    </w:p>
    <w:p w14:paraId="413FC76C" w14:textId="77777777" w:rsidR="00B41F6B" w:rsidRPr="00677E9D" w:rsidRDefault="00B41F6B" w:rsidP="0094076B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 xml:space="preserve">CCO Supervisors </w:t>
      </w:r>
      <w:r w:rsidR="007C6827" w:rsidRPr="00677E9D">
        <w:rPr>
          <w:rFonts w:ascii="Times New Roman" w:hAnsi="Times New Roman"/>
          <w:color w:val="000000" w:themeColor="text1"/>
        </w:rPr>
        <w:t>and Managers</w:t>
      </w:r>
      <w:r w:rsidR="0094076B" w:rsidRPr="00677E9D">
        <w:rPr>
          <w:rFonts w:ascii="Times New Roman" w:hAnsi="Times New Roman"/>
          <w:color w:val="000000" w:themeColor="text1"/>
        </w:rPr>
        <w:t xml:space="preserve"> and specific HR staff</w:t>
      </w:r>
      <w:r w:rsidR="007C6827" w:rsidRPr="00677E9D">
        <w:rPr>
          <w:rFonts w:ascii="Times New Roman" w:hAnsi="Times New Roman"/>
          <w:color w:val="000000" w:themeColor="text1"/>
        </w:rPr>
        <w:t xml:space="preserve"> </w:t>
      </w:r>
      <w:r w:rsidRPr="00677E9D">
        <w:rPr>
          <w:rFonts w:ascii="Times New Roman" w:hAnsi="Times New Roman"/>
          <w:color w:val="000000" w:themeColor="text1"/>
        </w:rPr>
        <w:t>will be able to access the logs from the historical Dashboards.</w:t>
      </w:r>
    </w:p>
    <w:p w14:paraId="46D261C9" w14:textId="77777777" w:rsidR="006F770C" w:rsidRPr="00677E9D" w:rsidRDefault="00743901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r w:rsidRPr="00677E9D">
        <w:rPr>
          <w:rFonts w:ascii="Times New Roman" w:hAnsi="Times New Roman"/>
          <w:color w:val="000000" w:themeColor="text1"/>
          <w:sz w:val="20"/>
          <w:szCs w:val="20"/>
        </w:rPr>
        <w:t xml:space="preserve">     </w:t>
      </w:r>
      <w:bookmarkStart w:id="25" w:name="_Toc17732992"/>
      <w:r w:rsidR="006F770C" w:rsidRPr="00677E9D">
        <w:rPr>
          <w:rFonts w:ascii="Times New Roman" w:hAnsi="Times New Roman" w:cs="Times New Roman"/>
          <w:color w:val="auto"/>
        </w:rPr>
        <w:t>Details</w:t>
      </w:r>
      <w:bookmarkEnd w:id="25"/>
    </w:p>
    <w:p w14:paraId="0FFE36E9" w14:textId="77777777" w:rsidR="006F770C" w:rsidRPr="00677E9D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14:paraId="268D48C9" w14:textId="77777777" w:rsidR="006F770C" w:rsidRPr="00677E9D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14:paraId="152E0D15" w14:textId="77777777" w:rsidR="0027630C" w:rsidRPr="00677E9D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26" w:name="_Toc387654370"/>
      <w:bookmarkStart w:id="27" w:name="_Toc387758815"/>
      <w:bookmarkStart w:id="28" w:name="_Toc387821326"/>
      <w:bookmarkStart w:id="29" w:name="_Toc387821375"/>
      <w:bookmarkStart w:id="30" w:name="_Toc430607220"/>
      <w:bookmarkStart w:id="31" w:name="_Toc430607321"/>
      <w:bookmarkStart w:id="32" w:name="_Toc430607359"/>
      <w:bookmarkStart w:id="33" w:name="_Toc469401001"/>
      <w:bookmarkStart w:id="34" w:name="_Toc503899836"/>
      <w:bookmarkStart w:id="35" w:name="_Toc17732993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14:paraId="22B88BBD" w14:textId="77777777" w:rsidR="0027630C" w:rsidRPr="00677E9D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36" w:name="_Toc387654371"/>
      <w:bookmarkStart w:id="37" w:name="_Toc387758816"/>
      <w:bookmarkStart w:id="38" w:name="_Toc387821327"/>
      <w:bookmarkStart w:id="39" w:name="_Toc387821376"/>
      <w:bookmarkStart w:id="40" w:name="_Toc430607221"/>
      <w:bookmarkStart w:id="41" w:name="_Toc430607322"/>
      <w:bookmarkStart w:id="42" w:name="_Toc430607360"/>
      <w:bookmarkStart w:id="43" w:name="_Toc469401002"/>
      <w:bookmarkStart w:id="44" w:name="_Toc503899837"/>
      <w:bookmarkStart w:id="45" w:name="_Toc17732994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1CD5927A" w14:textId="77777777" w:rsidR="006F770C" w:rsidRPr="00677E9D" w:rsidRDefault="006F770C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46" w:name="_Toc17732995"/>
      <w:r w:rsidRPr="00677E9D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46"/>
    </w:p>
    <w:p w14:paraId="48610A5E" w14:textId="77777777" w:rsidR="00381B5A" w:rsidRPr="00677E9D" w:rsidRDefault="00E64317" w:rsidP="00381B5A">
      <w:pPr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</w:rPr>
        <w:t>eCL_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="00D03711" w:rsidRPr="00677E9D">
        <w:rPr>
          <w:rFonts w:ascii="Times New Roman" w:hAnsi="Times New Roman"/>
        </w:rPr>
        <w:t xml:space="preserve"> </w:t>
      </w:r>
      <w:r w:rsidR="005C5F9F" w:rsidRPr="00677E9D">
        <w:rPr>
          <w:rFonts w:ascii="Times New Roman" w:hAnsi="Times New Roman"/>
        </w:rPr>
        <w:t>_</w:t>
      </w:r>
      <w:r w:rsidR="00381B5A" w:rsidRPr="00677E9D">
        <w:rPr>
          <w:rFonts w:ascii="Times New Roman" w:hAnsi="Times New Roman"/>
        </w:rPr>
        <w:t>Feed_xxx</w:t>
      </w:r>
      <w:r w:rsidR="00F56A29" w:rsidRPr="00677E9D">
        <w:rPr>
          <w:rFonts w:ascii="Times New Roman" w:hAnsi="Times New Roman"/>
        </w:rPr>
        <w:t>yyyymmdd</w:t>
      </w:r>
      <w:r w:rsidRPr="00677E9D">
        <w:rPr>
          <w:rFonts w:ascii="Times New Roman" w:hAnsi="Times New Roman"/>
        </w:rPr>
        <w:t xml:space="preserve">.csv </w:t>
      </w:r>
      <w:r w:rsidR="005C5F9F" w:rsidRPr="00677E9D">
        <w:rPr>
          <w:rFonts w:ascii="Times New Roman" w:hAnsi="Times New Roman"/>
        </w:rPr>
        <w:t xml:space="preserve"> is the naming convention for the feed</w:t>
      </w:r>
      <w:r w:rsidR="00381B5A" w:rsidRPr="00677E9D">
        <w:rPr>
          <w:rFonts w:ascii="Times New Roman" w:hAnsi="Times New Roman"/>
        </w:rPr>
        <w:t xml:space="preserve"> </w:t>
      </w:r>
      <w:r w:rsidR="00381B5A" w:rsidRPr="00677E9D">
        <w:rPr>
          <w:rFonts w:ascii="Times New Roman" w:hAnsi="Times New Roman"/>
          <w:color w:val="000000" w:themeColor="text1"/>
        </w:rPr>
        <w:t>where xxx is the 3 letter Report code.</w:t>
      </w:r>
    </w:p>
    <w:p w14:paraId="4DD78CE4" w14:textId="77777777" w:rsidR="00C74EEA" w:rsidRPr="00677E9D" w:rsidRDefault="00C74EEA" w:rsidP="00C5412A">
      <w:pPr>
        <w:spacing w:after="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Source s</w:t>
      </w:r>
      <w:r w:rsidR="00E64317" w:rsidRPr="00677E9D">
        <w:rPr>
          <w:rFonts w:ascii="Times New Roman" w:hAnsi="Times New Roman"/>
        </w:rPr>
        <w:t xml:space="preserve">ystem: </w:t>
      </w:r>
      <w:r w:rsidR="00374EA8" w:rsidRPr="00677E9D">
        <w:rPr>
          <w:rFonts w:ascii="Times New Roman" w:hAnsi="Times New Roman"/>
        </w:rPr>
        <w:t>NA</w:t>
      </w:r>
    </w:p>
    <w:p w14:paraId="6144F160" w14:textId="0C164B2C" w:rsidR="00C74EEA" w:rsidRPr="00677E9D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Staging location: </w:t>
      </w:r>
      <w:hyperlink r:id="rId13" w:history="1">
        <w:r w:rsidR="00FB5F3D" w:rsidRPr="00677E9D">
          <w:rPr>
            <w:rFonts w:ascii="Times New Roman" w:hAnsi="Times New Roman"/>
          </w:rPr>
          <w:t>\\</w:t>
        </w:r>
        <w:r w:rsidR="001F1228">
          <w:rPr>
            <w:rFonts w:ascii="Times New Roman" w:hAnsi="Times New Roman"/>
          </w:rPr>
          <w:t>UVAAPADSQL50CCO</w:t>
        </w:r>
        <w:r w:rsidR="00FB5F3D" w:rsidRPr="00677E9D">
          <w:rPr>
            <w:rFonts w:ascii="Times New Roman" w:hAnsi="Times New Roman"/>
          </w:rPr>
          <w:t>\data\</w:t>
        </w:r>
      </w:hyperlink>
      <w:r w:rsidR="00FB5F3D" w:rsidRPr="00677E9D">
        <w:rPr>
          <w:rFonts w:ascii="Times New Roman" w:hAnsi="Times New Roman"/>
        </w:rPr>
        <w:t>Coaching\</w:t>
      </w:r>
      <w:r w:rsidR="0094076B" w:rsidRPr="00677E9D">
        <w:rPr>
          <w:rFonts w:ascii="Times New Roman" w:hAnsi="Times New Roman"/>
        </w:rPr>
        <w:t>Gen</w:t>
      </w:r>
      <w:r w:rsidR="00FB5F3D" w:rsidRPr="00677E9D">
        <w:rPr>
          <w:rFonts w:ascii="Times New Roman" w:hAnsi="Times New Roman"/>
        </w:rPr>
        <w:t>eric</w:t>
      </w:r>
      <w:r w:rsidR="0094076B" w:rsidRPr="00677E9D">
        <w:rPr>
          <w:rFonts w:ascii="Times New Roman" w:hAnsi="Times New Roman"/>
        </w:rPr>
        <w:t>\</w:t>
      </w:r>
    </w:p>
    <w:p w14:paraId="2CECD4F4" w14:textId="77777777" w:rsidR="00E64317" w:rsidRPr="00677E9D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File name</w:t>
      </w:r>
      <w:r w:rsidR="00E64317" w:rsidRPr="00677E9D">
        <w:rPr>
          <w:rFonts w:ascii="Times New Roman" w:hAnsi="Times New Roman"/>
        </w:rPr>
        <w:t xml:space="preserve"> eCL_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="00D03711" w:rsidRPr="00677E9D">
        <w:rPr>
          <w:rFonts w:ascii="Times New Roman" w:hAnsi="Times New Roman"/>
        </w:rPr>
        <w:t xml:space="preserve"> </w:t>
      </w:r>
      <w:r w:rsidR="00E64317" w:rsidRPr="00677E9D">
        <w:rPr>
          <w:rFonts w:ascii="Times New Roman" w:hAnsi="Times New Roman"/>
        </w:rPr>
        <w:t>_</w:t>
      </w:r>
      <w:r w:rsidR="00381B5A" w:rsidRPr="00677E9D">
        <w:rPr>
          <w:rFonts w:ascii="Times New Roman" w:hAnsi="Times New Roman"/>
        </w:rPr>
        <w:t>Feed_xxx</w:t>
      </w:r>
      <w:r w:rsidR="00F56A29" w:rsidRPr="00677E9D">
        <w:rPr>
          <w:rFonts w:ascii="Times New Roman" w:hAnsi="Times New Roman"/>
        </w:rPr>
        <w:t>yyyymmdd</w:t>
      </w:r>
      <w:r w:rsidR="00E64317" w:rsidRPr="00677E9D">
        <w:rPr>
          <w:rFonts w:ascii="Times New Roman" w:hAnsi="Times New Roman"/>
        </w:rPr>
        <w:t xml:space="preserve">.csv </w:t>
      </w:r>
    </w:p>
    <w:p w14:paraId="14B26FC2" w14:textId="77777777" w:rsidR="00C74EEA" w:rsidRPr="00677E9D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Frequency: </w:t>
      </w:r>
      <w:r w:rsidR="0094076B" w:rsidRPr="00677E9D">
        <w:rPr>
          <w:rFonts w:ascii="Times New Roman" w:hAnsi="Times New Roman"/>
        </w:rPr>
        <w:t>Ad-hoc</w:t>
      </w:r>
    </w:p>
    <w:p w14:paraId="1C761429" w14:textId="77777777" w:rsidR="00C74EEA" w:rsidRPr="00677E9D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File arrival time: NA</w:t>
      </w:r>
    </w:p>
    <w:p w14:paraId="78F02296" w14:textId="77777777" w:rsidR="00C74EEA" w:rsidRPr="00677E9D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Destination Table: </w:t>
      </w:r>
      <w:r w:rsidR="00E64317" w:rsidRPr="00677E9D">
        <w:rPr>
          <w:rFonts w:ascii="Times New Roman" w:hAnsi="Times New Roman"/>
        </w:rPr>
        <w:t>Coaching_Log and Coaching_Log_Reason</w:t>
      </w:r>
    </w:p>
    <w:p w14:paraId="2F6BCF73" w14:textId="77777777" w:rsidR="00C74EEA" w:rsidRPr="00677E9D" w:rsidRDefault="00C74EEA" w:rsidP="00C74EE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6024B76" w14:textId="77777777" w:rsidR="0008338D" w:rsidRPr="00677E9D" w:rsidRDefault="0008338D" w:rsidP="0008338D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47" w:name="_Toc17732996"/>
      <w:r w:rsidRPr="00677E9D">
        <w:rPr>
          <w:rFonts w:ascii="Times New Roman" w:hAnsi="Times New Roman" w:cs="Times New Roman"/>
          <w:color w:val="auto"/>
        </w:rPr>
        <w:t>File layout and Mappings</w:t>
      </w:r>
      <w:bookmarkEnd w:id="47"/>
    </w:p>
    <w:p w14:paraId="3115E228" w14:textId="59073141" w:rsidR="0008338D" w:rsidRPr="00677E9D" w:rsidRDefault="00325B5B" w:rsidP="0008338D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Non OTH Files (DTT, SEA, SEAA, SEAR, AOS, APW</w:t>
      </w:r>
      <w:r w:rsidR="00E660B8">
        <w:rPr>
          <w:rFonts w:ascii="Times New Roman" w:hAnsi="Times New Roman"/>
          <w:b/>
        </w:rPr>
        <w:t>, SUR</w:t>
      </w:r>
      <w:r w:rsidRPr="00677E9D">
        <w:rPr>
          <w:rFonts w:ascii="Times New Roman" w:hAnsi="Times New Roman"/>
          <w:b/>
        </w:rPr>
        <w:t>)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68"/>
        <w:gridCol w:w="2347"/>
        <w:gridCol w:w="3150"/>
        <w:gridCol w:w="2785"/>
      </w:tblGrid>
      <w:tr w:rsidR="0008338D" w:rsidRPr="007F7B2E" w14:paraId="1E43F3E4" w14:textId="77777777" w:rsidTr="00A40171">
        <w:tc>
          <w:tcPr>
            <w:tcW w:w="1068" w:type="dxa"/>
          </w:tcPr>
          <w:p w14:paraId="2F91EEC6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Element #</w:t>
            </w:r>
          </w:p>
        </w:tc>
        <w:tc>
          <w:tcPr>
            <w:tcW w:w="2347" w:type="dxa"/>
          </w:tcPr>
          <w:p w14:paraId="0C81FE65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File Element</w:t>
            </w:r>
          </w:p>
        </w:tc>
        <w:tc>
          <w:tcPr>
            <w:tcW w:w="3150" w:type="dxa"/>
          </w:tcPr>
          <w:p w14:paraId="720921B6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Staging table</w:t>
            </w:r>
          </w:p>
          <w:p w14:paraId="635F25B9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[EC].[Generic_Coaching_Stage]</w:t>
            </w:r>
          </w:p>
        </w:tc>
        <w:tc>
          <w:tcPr>
            <w:tcW w:w="2785" w:type="dxa"/>
          </w:tcPr>
          <w:p w14:paraId="5437058B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Destination table(s)</w:t>
            </w:r>
          </w:p>
          <w:p w14:paraId="5DDC8F71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[EC].[Coaching_Log]CL</w:t>
            </w:r>
          </w:p>
          <w:p w14:paraId="7177DC1B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[EC].[Coaching_Log_Reason]CLR</w:t>
            </w:r>
          </w:p>
        </w:tc>
      </w:tr>
      <w:tr w:rsidR="0008338D" w:rsidRPr="007F7B2E" w14:paraId="137C63EE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043E0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8BE3F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numReportID</w:t>
            </w:r>
          </w:p>
        </w:tc>
        <w:tc>
          <w:tcPr>
            <w:tcW w:w="3150" w:type="dxa"/>
          </w:tcPr>
          <w:p w14:paraId="60573081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Report_ID</w:t>
            </w:r>
          </w:p>
        </w:tc>
        <w:tc>
          <w:tcPr>
            <w:tcW w:w="2785" w:type="dxa"/>
          </w:tcPr>
          <w:p w14:paraId="0BECB8DB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CL.numReportID</w:t>
            </w:r>
          </w:p>
        </w:tc>
      </w:tr>
      <w:tr w:rsidR="0008338D" w:rsidRPr="007F7B2E" w14:paraId="2BAAB856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2680C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E4BE2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strReportCode</w:t>
            </w:r>
          </w:p>
        </w:tc>
        <w:tc>
          <w:tcPr>
            <w:tcW w:w="3150" w:type="dxa"/>
          </w:tcPr>
          <w:p w14:paraId="2A21E76F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Report_Code</w:t>
            </w:r>
          </w:p>
        </w:tc>
        <w:tc>
          <w:tcPr>
            <w:tcW w:w="2785" w:type="dxa"/>
          </w:tcPr>
          <w:p w14:paraId="71B847FE" w14:textId="77777777" w:rsidR="0008338D" w:rsidRPr="00677E9D" w:rsidRDefault="0008338D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CL.strReportCode</w:t>
            </w:r>
          </w:p>
          <w:p w14:paraId="45AEBDBB" w14:textId="77777777" w:rsidR="00D91EE9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SEAyyyymmdd</w:t>
            </w:r>
          </w:p>
          <w:p w14:paraId="5BB17C7C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SEARyyyymmdd</w:t>
            </w:r>
          </w:p>
          <w:p w14:paraId="43017AD0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SEAAyyyymmdd</w:t>
            </w:r>
          </w:p>
          <w:p w14:paraId="2AD14845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DTTyyyymmdd</w:t>
            </w:r>
          </w:p>
          <w:p w14:paraId="39CE3637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APSyyyymmdd</w:t>
            </w:r>
          </w:p>
          <w:p w14:paraId="3702A9D5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APWyyyymmdd</w:t>
            </w:r>
          </w:p>
          <w:p w14:paraId="7C3A1FA6" w14:textId="77777777" w:rsidR="00325B5B" w:rsidRPr="00677E9D" w:rsidRDefault="00325B5B" w:rsidP="00A40171">
            <w:pPr>
              <w:rPr>
                <w:rFonts w:ascii="Times New Roman" w:hAnsi="Times New Roman"/>
                <w:sz w:val="20"/>
                <w:szCs w:val="20"/>
              </w:rPr>
            </w:pPr>
          </w:p>
          <w:p w14:paraId="5CDD2A40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CLR.SubCoachingReasonID(Derived</w:t>
            </w:r>
            <w:r w:rsidR="00325B5B" w:rsidRPr="00677E9D">
              <w:rPr>
                <w:rFonts w:ascii="Times New Roman" w:hAnsi="Times New Roman"/>
                <w:sz w:val="20"/>
                <w:szCs w:val="20"/>
              </w:rPr>
              <w:t xml:space="preserve"> from Report Code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)</w:t>
            </w:r>
          </w:p>
        </w:tc>
      </w:tr>
      <w:tr w:rsidR="0008338D" w:rsidRPr="007F7B2E" w14:paraId="20E6BABE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E81F9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D1947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strFormType</w:t>
            </w:r>
          </w:p>
        </w:tc>
        <w:tc>
          <w:tcPr>
            <w:tcW w:w="3150" w:type="dxa"/>
          </w:tcPr>
          <w:p w14:paraId="233FA13F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Form_Type</w:t>
            </w:r>
          </w:p>
        </w:tc>
        <w:tc>
          <w:tcPr>
            <w:tcW w:w="2785" w:type="dxa"/>
            <w:vMerge w:val="restart"/>
          </w:tcPr>
          <w:p w14:paraId="5B19A94E" w14:textId="77777777" w:rsidR="00D91EE9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CL.SourceID</w:t>
            </w:r>
            <w:r w:rsidR="009A28C9" w:rsidRPr="00677E9D">
              <w:rPr>
                <w:rFonts w:ascii="Times New Roman" w:hAnsi="Times New Roman"/>
                <w:sz w:val="20"/>
                <w:szCs w:val="20"/>
              </w:rPr>
              <w:t xml:space="preserve"> (Derived)</w:t>
            </w:r>
          </w:p>
          <w:p w14:paraId="0280F0C1" w14:textId="77777777" w:rsidR="0008338D" w:rsidRPr="00677E9D" w:rsidRDefault="009A28C9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 xml:space="preserve">DTT – Empower </w:t>
            </w:r>
          </w:p>
          <w:p w14:paraId="27A0C04E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OTH – From file</w:t>
            </w:r>
          </w:p>
          <w:p w14:paraId="5CFE3FE9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All Others – Internal CCO Reporting</w:t>
            </w:r>
          </w:p>
        </w:tc>
      </w:tr>
      <w:tr w:rsidR="0008338D" w:rsidRPr="007F7B2E" w14:paraId="36D53DC2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6D07B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8E723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strSource</w:t>
            </w:r>
          </w:p>
        </w:tc>
        <w:tc>
          <w:tcPr>
            <w:tcW w:w="3150" w:type="dxa"/>
          </w:tcPr>
          <w:p w14:paraId="5857E522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Source</w:t>
            </w:r>
          </w:p>
        </w:tc>
        <w:tc>
          <w:tcPr>
            <w:tcW w:w="2785" w:type="dxa"/>
            <w:vMerge/>
          </w:tcPr>
          <w:p w14:paraId="3EFE24C4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08338D" w:rsidRPr="007F7B2E" w14:paraId="127E81E4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F0B0D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7C7D1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strFormStatus</w:t>
            </w:r>
          </w:p>
        </w:tc>
        <w:tc>
          <w:tcPr>
            <w:tcW w:w="3150" w:type="dxa"/>
          </w:tcPr>
          <w:p w14:paraId="6FC96B73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Form_Status</w:t>
            </w:r>
          </w:p>
        </w:tc>
        <w:tc>
          <w:tcPr>
            <w:tcW w:w="2785" w:type="dxa"/>
          </w:tcPr>
          <w:p w14:paraId="1D2C0268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CL.StatusID(Derived)</w:t>
            </w:r>
          </w:p>
          <w:p w14:paraId="3C650B5A" w14:textId="77777777" w:rsidR="00325B5B" w:rsidRPr="00677E9D" w:rsidRDefault="00325B5B" w:rsidP="00325B5B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OTH – From file</w:t>
            </w:r>
          </w:p>
          <w:p w14:paraId="1618D391" w14:textId="77777777" w:rsidR="009A28C9" w:rsidRDefault="00325B5B" w:rsidP="009A28C9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 xml:space="preserve">All Others </w:t>
            </w:r>
            <w:r w:rsidR="009A28C9" w:rsidRPr="00677E9D">
              <w:rPr>
                <w:rFonts w:ascii="Times New Roman" w:hAnsi="Times New Roman"/>
                <w:sz w:val="20"/>
                <w:szCs w:val="20"/>
              </w:rPr>
              <w:t>– Pending Acknowledgement</w:t>
            </w:r>
          </w:p>
          <w:p w14:paraId="0B713EAF" w14:textId="77F40C0F" w:rsidR="00E660B8" w:rsidRPr="00677E9D" w:rsidRDefault="00E660B8" w:rsidP="009A28C9">
            <w:pPr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SUR -Pending Supervisor Review</w:t>
            </w:r>
          </w:p>
        </w:tc>
      </w:tr>
      <w:tr w:rsidR="0008338D" w:rsidRPr="007F7B2E" w14:paraId="57D7C397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9B1CA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6616F" w14:textId="77777777" w:rsidR="0008338D" w:rsidRPr="00677E9D" w:rsidRDefault="0008338D" w:rsidP="00A40171">
            <w:pPr>
              <w:rPr>
                <w:rFonts w:ascii="Times New Roman" w:hAnsi="Times New Roman"/>
                <w:b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EventDate</w:t>
            </w:r>
          </w:p>
        </w:tc>
        <w:tc>
          <w:tcPr>
            <w:tcW w:w="3150" w:type="dxa"/>
          </w:tcPr>
          <w:p w14:paraId="7944AB00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Event_Date</w:t>
            </w:r>
          </w:p>
        </w:tc>
        <w:tc>
          <w:tcPr>
            <w:tcW w:w="2785" w:type="dxa"/>
          </w:tcPr>
          <w:p w14:paraId="5A610A5F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CL.EventDate</w:t>
            </w:r>
          </w:p>
        </w:tc>
      </w:tr>
      <w:tr w:rsidR="0008338D" w:rsidRPr="007F7B2E" w14:paraId="2E90AC09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752F9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6C922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SubmittedDate</w:t>
            </w:r>
          </w:p>
        </w:tc>
        <w:tc>
          <w:tcPr>
            <w:tcW w:w="3150" w:type="dxa"/>
          </w:tcPr>
          <w:p w14:paraId="2E4F23C6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Submitted_Date</w:t>
            </w:r>
          </w:p>
        </w:tc>
        <w:tc>
          <w:tcPr>
            <w:tcW w:w="2785" w:type="dxa"/>
          </w:tcPr>
          <w:p w14:paraId="2D1C37AD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CL.submittedDate</w:t>
            </w:r>
          </w:p>
        </w:tc>
      </w:tr>
      <w:tr w:rsidR="0008338D" w:rsidRPr="007F7B2E" w14:paraId="61CAFCFB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493FB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E05A9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StartDate</w:t>
            </w:r>
          </w:p>
        </w:tc>
        <w:tc>
          <w:tcPr>
            <w:tcW w:w="3150" w:type="dxa"/>
          </w:tcPr>
          <w:p w14:paraId="013BF971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Start_Date</w:t>
            </w:r>
          </w:p>
        </w:tc>
        <w:tc>
          <w:tcPr>
            <w:tcW w:w="2785" w:type="dxa"/>
          </w:tcPr>
          <w:p w14:paraId="74DD1DBE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CL.StartDate</w:t>
            </w:r>
          </w:p>
        </w:tc>
      </w:tr>
      <w:tr w:rsidR="0008338D" w:rsidRPr="007F7B2E" w14:paraId="70C7B771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81169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0B606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strSubmitterName</w:t>
            </w:r>
          </w:p>
        </w:tc>
        <w:tc>
          <w:tcPr>
            <w:tcW w:w="3150" w:type="dxa"/>
          </w:tcPr>
          <w:p w14:paraId="4473C598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Submitter_Name</w:t>
            </w:r>
          </w:p>
        </w:tc>
        <w:tc>
          <w:tcPr>
            <w:tcW w:w="2785" w:type="dxa"/>
          </w:tcPr>
          <w:p w14:paraId="287021A6" w14:textId="687F84CC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CL.SubmitterID</w:t>
            </w:r>
            <w:r w:rsidR="00E660B8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(Derived)</w:t>
            </w:r>
          </w:p>
        </w:tc>
      </w:tr>
      <w:tr w:rsidR="0008338D" w:rsidRPr="007F7B2E" w14:paraId="6C7C7E25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55799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E51A3" w14:textId="77777777"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677E9D">
              <w:rPr>
                <w:sz w:val="20"/>
                <w:szCs w:val="20"/>
              </w:rPr>
              <w:t>strSubmitterEmail</w:t>
            </w:r>
          </w:p>
          <w:p w14:paraId="4DDEB7E0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150" w:type="dxa"/>
          </w:tcPr>
          <w:p w14:paraId="7440E84F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85" w:type="dxa"/>
          </w:tcPr>
          <w:p w14:paraId="791D1A07" w14:textId="77777777" w:rsidR="0008338D" w:rsidRPr="00677E9D" w:rsidRDefault="009A28C9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NA</w:t>
            </w:r>
          </w:p>
        </w:tc>
      </w:tr>
      <w:tr w:rsidR="0008338D" w:rsidRPr="007F7B2E" w14:paraId="13850A31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0382A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7A4A9" w14:textId="77777777"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677E9D">
              <w:rPr>
                <w:sz w:val="20"/>
                <w:szCs w:val="20"/>
              </w:rPr>
              <w:t>EmpID</w:t>
            </w:r>
          </w:p>
        </w:tc>
        <w:tc>
          <w:tcPr>
            <w:tcW w:w="3150" w:type="dxa"/>
          </w:tcPr>
          <w:p w14:paraId="76F4B58B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CSR_EMPID</w:t>
            </w:r>
          </w:p>
        </w:tc>
        <w:tc>
          <w:tcPr>
            <w:tcW w:w="2785" w:type="dxa"/>
          </w:tcPr>
          <w:p w14:paraId="24E580A5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CL.EmpID</w:t>
            </w:r>
          </w:p>
        </w:tc>
      </w:tr>
      <w:tr w:rsidR="0008338D" w:rsidRPr="007F7B2E" w14:paraId="1F2DFAE6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4C1E1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ECAE6" w14:textId="77777777"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677E9D">
              <w:rPr>
                <w:sz w:val="20"/>
                <w:szCs w:val="20"/>
              </w:rPr>
              <w:t>strCSRSite</w:t>
            </w:r>
          </w:p>
        </w:tc>
        <w:tc>
          <w:tcPr>
            <w:tcW w:w="3150" w:type="dxa"/>
          </w:tcPr>
          <w:p w14:paraId="36EAC4A1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CSR_Site</w:t>
            </w:r>
          </w:p>
        </w:tc>
        <w:tc>
          <w:tcPr>
            <w:tcW w:w="2785" w:type="dxa"/>
          </w:tcPr>
          <w:p w14:paraId="67861DB1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CL.SiteID(Derived)</w:t>
            </w:r>
          </w:p>
        </w:tc>
      </w:tr>
      <w:tr w:rsidR="0008338D" w:rsidRPr="007F7B2E" w14:paraId="133A0C08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F1D1A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C3639" w14:textId="77777777"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677E9D">
              <w:rPr>
                <w:sz w:val="20"/>
                <w:szCs w:val="20"/>
              </w:rPr>
              <w:t>strCoachReason_Current_Coaching_Initiatives</w:t>
            </w:r>
          </w:p>
        </w:tc>
        <w:tc>
          <w:tcPr>
            <w:tcW w:w="3150" w:type="dxa"/>
          </w:tcPr>
          <w:p w14:paraId="3689295C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strCoachReason_Current_Coaching_Initiatives</w:t>
            </w:r>
          </w:p>
        </w:tc>
        <w:tc>
          <w:tcPr>
            <w:tcW w:w="2785" w:type="dxa"/>
          </w:tcPr>
          <w:p w14:paraId="4704839E" w14:textId="77777777" w:rsidR="009A28C9" w:rsidRPr="00677E9D" w:rsidRDefault="0008338D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CLR.</w:t>
            </w:r>
            <w:r w:rsidR="00CF23BE" w:rsidRPr="007F7B2E">
              <w:rPr>
                <w:rFonts w:ascii="Times New Roman" w:hAnsi="Times New Roman"/>
                <w:sz w:val="20"/>
                <w:szCs w:val="20"/>
              </w:rPr>
              <w:t>value</w:t>
            </w:r>
          </w:p>
        </w:tc>
      </w:tr>
      <w:tr w:rsidR="0008338D" w:rsidRPr="007F7B2E" w14:paraId="29C33D37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C5B42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5D056" w14:textId="77777777"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677E9D">
              <w:rPr>
                <w:sz w:val="20"/>
                <w:szCs w:val="20"/>
              </w:rPr>
              <w:t>txtDescription</w:t>
            </w:r>
          </w:p>
        </w:tc>
        <w:tc>
          <w:tcPr>
            <w:tcW w:w="3150" w:type="dxa"/>
          </w:tcPr>
          <w:p w14:paraId="44C65985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TextDescription</w:t>
            </w:r>
          </w:p>
        </w:tc>
        <w:tc>
          <w:tcPr>
            <w:tcW w:w="2785" w:type="dxa"/>
          </w:tcPr>
          <w:p w14:paraId="08651AD6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CL.Description</w:t>
            </w:r>
          </w:p>
        </w:tc>
      </w:tr>
      <w:tr w:rsidR="0008338D" w:rsidRPr="007F7B2E" w14:paraId="43A827D4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026AB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8571A" w14:textId="77777777"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677E9D">
              <w:rPr>
                <w:sz w:val="20"/>
                <w:szCs w:val="20"/>
              </w:rPr>
              <w:t>strProgram</w:t>
            </w:r>
          </w:p>
        </w:tc>
        <w:tc>
          <w:tcPr>
            <w:tcW w:w="3150" w:type="dxa"/>
          </w:tcPr>
          <w:p w14:paraId="55221FEA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Program</w:t>
            </w:r>
          </w:p>
        </w:tc>
        <w:tc>
          <w:tcPr>
            <w:tcW w:w="2785" w:type="dxa"/>
          </w:tcPr>
          <w:p w14:paraId="192F38F1" w14:textId="1F8C03F4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CL.ProgramName</w:t>
            </w:r>
            <w:r w:rsidR="00E660B8" w:rsidRPr="00677E9D">
              <w:rPr>
                <w:rFonts w:ascii="Times New Roman" w:hAnsi="Times New Roman"/>
                <w:sz w:val="20"/>
                <w:szCs w:val="20"/>
              </w:rPr>
              <w:t>(Derived)</w:t>
            </w:r>
          </w:p>
        </w:tc>
      </w:tr>
    </w:tbl>
    <w:p w14:paraId="250CC549" w14:textId="77777777" w:rsidR="00CF23BE" w:rsidRPr="00677E9D" w:rsidRDefault="00CF23BE" w:rsidP="0008338D">
      <w:pPr>
        <w:rPr>
          <w:rFonts w:ascii="Times New Roman" w:hAnsi="Times New Roman"/>
        </w:rPr>
      </w:pPr>
    </w:p>
    <w:p w14:paraId="75F9501E" w14:textId="77777777" w:rsidR="00AF7A4C" w:rsidRPr="00677E9D" w:rsidRDefault="00AF7A4C" w:rsidP="00AF7A4C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OTH File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68"/>
        <w:gridCol w:w="2347"/>
        <w:gridCol w:w="3150"/>
        <w:gridCol w:w="2785"/>
      </w:tblGrid>
      <w:tr w:rsidR="00AF7A4C" w:rsidRPr="007F7B2E" w14:paraId="6DE67697" w14:textId="77777777" w:rsidTr="00A40171">
        <w:tc>
          <w:tcPr>
            <w:tcW w:w="1068" w:type="dxa"/>
          </w:tcPr>
          <w:p w14:paraId="78837D7D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Element #</w:t>
            </w:r>
          </w:p>
        </w:tc>
        <w:tc>
          <w:tcPr>
            <w:tcW w:w="2347" w:type="dxa"/>
          </w:tcPr>
          <w:p w14:paraId="67722882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File Element</w:t>
            </w:r>
          </w:p>
        </w:tc>
        <w:tc>
          <w:tcPr>
            <w:tcW w:w="3150" w:type="dxa"/>
          </w:tcPr>
          <w:p w14:paraId="2188E60F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Staging table</w:t>
            </w:r>
          </w:p>
          <w:p w14:paraId="1BEE9755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[EC].[Generic_Coaching_Stage]</w:t>
            </w:r>
          </w:p>
        </w:tc>
        <w:tc>
          <w:tcPr>
            <w:tcW w:w="2785" w:type="dxa"/>
          </w:tcPr>
          <w:p w14:paraId="2B304F1A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Destination table(s)</w:t>
            </w:r>
          </w:p>
          <w:p w14:paraId="77576D43" w14:textId="77777777" w:rsidR="00AF7A4C" w:rsidRPr="00677E9D" w:rsidRDefault="00AF7A4C" w:rsidP="00677E9D">
            <w:pPr>
              <w:spacing w:after="0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[EC].[Coaching_Log]CL</w:t>
            </w:r>
          </w:p>
          <w:p w14:paraId="700794DB" w14:textId="77777777" w:rsidR="00AF7A4C" w:rsidRPr="00677E9D" w:rsidRDefault="00AF7A4C" w:rsidP="00677E9D">
            <w:pPr>
              <w:spacing w:after="0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[EC].[Coaching_Log_Reason]CLR</w:t>
            </w:r>
          </w:p>
        </w:tc>
      </w:tr>
      <w:tr w:rsidR="00AF7A4C" w:rsidRPr="007F7B2E" w14:paraId="231A3D07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06163" w14:textId="77777777" w:rsidR="00AF7A4C" w:rsidRPr="007F7B2E" w:rsidRDefault="00AF7A4C" w:rsidP="00AF7A4C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4E769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numReportID</w:t>
            </w:r>
          </w:p>
        </w:tc>
        <w:tc>
          <w:tcPr>
            <w:tcW w:w="3150" w:type="dxa"/>
          </w:tcPr>
          <w:p w14:paraId="46AE75D2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Report_ID</w:t>
            </w:r>
          </w:p>
        </w:tc>
        <w:tc>
          <w:tcPr>
            <w:tcW w:w="2785" w:type="dxa"/>
          </w:tcPr>
          <w:p w14:paraId="2DEAC87D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CL.numReportID</w:t>
            </w:r>
          </w:p>
        </w:tc>
      </w:tr>
      <w:tr w:rsidR="00AF7A4C" w:rsidRPr="007F7B2E" w14:paraId="3A720CCB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3F24F" w14:textId="77777777" w:rsidR="00AF7A4C" w:rsidRPr="007F7B2E" w:rsidRDefault="00AF7A4C" w:rsidP="00AF7A4C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3A673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strReportCode</w:t>
            </w:r>
          </w:p>
        </w:tc>
        <w:tc>
          <w:tcPr>
            <w:tcW w:w="3150" w:type="dxa"/>
          </w:tcPr>
          <w:p w14:paraId="77657D3D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Report_Code</w:t>
            </w:r>
          </w:p>
        </w:tc>
        <w:tc>
          <w:tcPr>
            <w:tcW w:w="2785" w:type="dxa"/>
          </w:tcPr>
          <w:p w14:paraId="0B8289EB" w14:textId="77777777" w:rsidR="00AF7A4C" w:rsidRPr="00677E9D" w:rsidRDefault="00AF7A4C" w:rsidP="00677E9D">
            <w:pPr>
              <w:spacing w:after="0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CL.strReportCode</w:t>
            </w:r>
          </w:p>
          <w:p w14:paraId="29F1C07C" w14:textId="77777777" w:rsidR="00AF7A4C" w:rsidRPr="00677E9D" w:rsidRDefault="00AF7A4C" w:rsidP="00677E9D">
            <w:pPr>
              <w:spacing w:after="0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CLR.SubCoachingReasonID(Derived)</w:t>
            </w:r>
          </w:p>
        </w:tc>
      </w:tr>
      <w:tr w:rsidR="002C60A9" w:rsidRPr="007F7B2E" w14:paraId="270C0699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1A6FB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FBFDA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numModuleID</w:t>
            </w:r>
          </w:p>
        </w:tc>
        <w:tc>
          <w:tcPr>
            <w:tcW w:w="3150" w:type="dxa"/>
          </w:tcPr>
          <w:p w14:paraId="1B7FF1C7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Module_ID</w:t>
            </w:r>
          </w:p>
        </w:tc>
        <w:tc>
          <w:tcPr>
            <w:tcW w:w="2785" w:type="dxa"/>
          </w:tcPr>
          <w:p w14:paraId="166B2235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CL.ModuleID</w:t>
            </w:r>
          </w:p>
        </w:tc>
      </w:tr>
      <w:tr w:rsidR="002C60A9" w:rsidRPr="007F7B2E" w14:paraId="22938D4E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5F007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60B38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strFormType</w:t>
            </w:r>
          </w:p>
        </w:tc>
        <w:tc>
          <w:tcPr>
            <w:tcW w:w="3150" w:type="dxa"/>
          </w:tcPr>
          <w:p w14:paraId="0AD9328C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Form_Type</w:t>
            </w:r>
          </w:p>
        </w:tc>
        <w:tc>
          <w:tcPr>
            <w:tcW w:w="2785" w:type="dxa"/>
          </w:tcPr>
          <w:p w14:paraId="4974D81C" w14:textId="77777777" w:rsidR="002C60A9" w:rsidRPr="00677E9D" w:rsidRDefault="00CF23BE" w:rsidP="002C60A9">
            <w:pPr>
              <w:rPr>
                <w:rFonts w:ascii="Times New Roman" w:hAnsi="Times New Roman"/>
              </w:rPr>
            </w:pPr>
            <w:r w:rsidRPr="007F7B2E">
              <w:rPr>
                <w:rFonts w:ascii="Times New Roman" w:hAnsi="Times New Roman"/>
              </w:rPr>
              <w:t>NA</w:t>
            </w:r>
          </w:p>
        </w:tc>
      </w:tr>
      <w:tr w:rsidR="002C60A9" w:rsidRPr="007F7B2E" w14:paraId="4371C82E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0A8BA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5B4AC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numSourceID</w:t>
            </w:r>
          </w:p>
        </w:tc>
        <w:tc>
          <w:tcPr>
            <w:tcW w:w="3150" w:type="dxa"/>
          </w:tcPr>
          <w:p w14:paraId="4DA100CD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Source_ID</w:t>
            </w:r>
          </w:p>
        </w:tc>
        <w:tc>
          <w:tcPr>
            <w:tcW w:w="2785" w:type="dxa"/>
          </w:tcPr>
          <w:p w14:paraId="34A89BE7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CL.SourceID</w:t>
            </w:r>
          </w:p>
        </w:tc>
      </w:tr>
      <w:tr w:rsidR="002C60A9" w:rsidRPr="007F7B2E" w14:paraId="151A65D5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96FB0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EB11F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numisCSE</w:t>
            </w:r>
          </w:p>
        </w:tc>
        <w:tc>
          <w:tcPr>
            <w:tcW w:w="3150" w:type="dxa"/>
          </w:tcPr>
          <w:p w14:paraId="333DA13E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isCSE</w:t>
            </w:r>
          </w:p>
        </w:tc>
        <w:tc>
          <w:tcPr>
            <w:tcW w:w="2785" w:type="dxa"/>
          </w:tcPr>
          <w:p w14:paraId="5E5F9D17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CL.isCSE</w:t>
            </w:r>
          </w:p>
        </w:tc>
      </w:tr>
      <w:tr w:rsidR="002C60A9" w:rsidRPr="007F7B2E" w14:paraId="1FF79187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15420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52EDD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numStatusID</w:t>
            </w:r>
          </w:p>
        </w:tc>
        <w:tc>
          <w:tcPr>
            <w:tcW w:w="3150" w:type="dxa"/>
          </w:tcPr>
          <w:p w14:paraId="3EA38297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Status_ID</w:t>
            </w:r>
          </w:p>
        </w:tc>
        <w:tc>
          <w:tcPr>
            <w:tcW w:w="2785" w:type="dxa"/>
          </w:tcPr>
          <w:p w14:paraId="21D5BE70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CL.StatusID</w:t>
            </w:r>
          </w:p>
        </w:tc>
      </w:tr>
      <w:tr w:rsidR="002C60A9" w:rsidRPr="007F7B2E" w14:paraId="3212B57E" w14:textId="77777777" w:rsidTr="002C60A9">
        <w:trPr>
          <w:trHeight w:val="206"/>
        </w:trPr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69C6A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B8D6F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numCRID</w:t>
            </w:r>
          </w:p>
        </w:tc>
        <w:tc>
          <w:tcPr>
            <w:tcW w:w="3150" w:type="dxa"/>
          </w:tcPr>
          <w:p w14:paraId="386DD023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CoachingReason_ID</w:t>
            </w:r>
          </w:p>
        </w:tc>
        <w:tc>
          <w:tcPr>
            <w:tcW w:w="2785" w:type="dxa"/>
          </w:tcPr>
          <w:p w14:paraId="67D6AF5F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CLR.CoachingReasonID</w:t>
            </w:r>
          </w:p>
        </w:tc>
      </w:tr>
      <w:tr w:rsidR="002C60A9" w:rsidRPr="007F7B2E" w14:paraId="32E32C2B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95E6B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7F8D3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numSubCRID</w:t>
            </w:r>
          </w:p>
        </w:tc>
        <w:tc>
          <w:tcPr>
            <w:tcW w:w="3150" w:type="dxa"/>
          </w:tcPr>
          <w:p w14:paraId="48519B35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SubCoachingReason_ID</w:t>
            </w:r>
          </w:p>
        </w:tc>
        <w:tc>
          <w:tcPr>
            <w:tcW w:w="2785" w:type="dxa"/>
          </w:tcPr>
          <w:p w14:paraId="7DBC10F3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CLR.SubCoachingReasonID</w:t>
            </w:r>
          </w:p>
        </w:tc>
      </w:tr>
      <w:tr w:rsidR="002C60A9" w:rsidRPr="007F7B2E" w14:paraId="4EF981BF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24B0E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64555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Value</w:t>
            </w:r>
          </w:p>
        </w:tc>
        <w:tc>
          <w:tcPr>
            <w:tcW w:w="3150" w:type="dxa"/>
          </w:tcPr>
          <w:p w14:paraId="5BBEA146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Value</w:t>
            </w:r>
          </w:p>
        </w:tc>
        <w:tc>
          <w:tcPr>
            <w:tcW w:w="2785" w:type="dxa"/>
          </w:tcPr>
          <w:p w14:paraId="3B3DDAA3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CLR.Value</w:t>
            </w:r>
          </w:p>
        </w:tc>
      </w:tr>
      <w:tr w:rsidR="002C60A9" w:rsidRPr="007F7B2E" w14:paraId="5311A01D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350C1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DEA30" w14:textId="77777777" w:rsidR="002C60A9" w:rsidRPr="00677E9D" w:rsidRDefault="002C60A9" w:rsidP="002C60A9">
            <w:pPr>
              <w:rPr>
                <w:rFonts w:ascii="Times New Roman" w:hAnsi="Times New Roman"/>
                <w:b/>
              </w:rPr>
            </w:pPr>
            <w:r w:rsidRPr="00677E9D">
              <w:rPr>
                <w:rFonts w:ascii="Times New Roman" w:hAnsi="Times New Roman"/>
              </w:rPr>
              <w:t>EventDate</w:t>
            </w:r>
          </w:p>
        </w:tc>
        <w:tc>
          <w:tcPr>
            <w:tcW w:w="3150" w:type="dxa"/>
          </w:tcPr>
          <w:p w14:paraId="34BDE065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Event_date</w:t>
            </w:r>
          </w:p>
        </w:tc>
        <w:tc>
          <w:tcPr>
            <w:tcW w:w="2785" w:type="dxa"/>
          </w:tcPr>
          <w:p w14:paraId="73565BEE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CL.EventDate</w:t>
            </w:r>
          </w:p>
        </w:tc>
      </w:tr>
      <w:tr w:rsidR="002C60A9" w:rsidRPr="007F7B2E" w14:paraId="3AE2DAFE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84CAD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28861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EmpID</w:t>
            </w:r>
          </w:p>
        </w:tc>
        <w:tc>
          <w:tcPr>
            <w:tcW w:w="3150" w:type="dxa"/>
          </w:tcPr>
          <w:p w14:paraId="4596AA8F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CSR_EMPID</w:t>
            </w:r>
          </w:p>
        </w:tc>
        <w:tc>
          <w:tcPr>
            <w:tcW w:w="2785" w:type="dxa"/>
          </w:tcPr>
          <w:p w14:paraId="401A0811" w14:textId="77777777" w:rsidR="00CF23BE" w:rsidRPr="007F7B2E" w:rsidRDefault="00CF23BE" w:rsidP="00677E9D">
            <w:pPr>
              <w:spacing w:after="0"/>
              <w:rPr>
                <w:rFonts w:ascii="Times New Roman" w:hAnsi="Times New Roman"/>
              </w:rPr>
            </w:pPr>
            <w:r w:rsidRPr="007F7B2E">
              <w:rPr>
                <w:rFonts w:ascii="Times New Roman" w:hAnsi="Times New Roman"/>
              </w:rPr>
              <w:t>CL.Formname</w:t>
            </w:r>
          </w:p>
          <w:p w14:paraId="41B43F08" w14:textId="77777777" w:rsidR="002C60A9" w:rsidRPr="00677E9D" w:rsidRDefault="002C60A9" w:rsidP="00677E9D">
            <w:pPr>
              <w:spacing w:after="0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CL.EmpID</w:t>
            </w:r>
          </w:p>
        </w:tc>
      </w:tr>
      <w:tr w:rsidR="002C60A9" w:rsidRPr="007F7B2E" w14:paraId="25AFC7BF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807E2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3391F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LANID</w:t>
            </w:r>
          </w:p>
        </w:tc>
        <w:tc>
          <w:tcPr>
            <w:tcW w:w="3150" w:type="dxa"/>
          </w:tcPr>
          <w:p w14:paraId="44C35A2A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</w:p>
        </w:tc>
        <w:tc>
          <w:tcPr>
            <w:tcW w:w="2785" w:type="dxa"/>
          </w:tcPr>
          <w:p w14:paraId="1566D96C" w14:textId="77777777" w:rsidR="002C60A9" w:rsidRPr="00677E9D" w:rsidRDefault="00CF23BE" w:rsidP="002C60A9">
            <w:pPr>
              <w:rPr>
                <w:rFonts w:ascii="Times New Roman" w:hAnsi="Times New Roman"/>
              </w:rPr>
            </w:pPr>
            <w:r w:rsidRPr="007F7B2E">
              <w:rPr>
                <w:rFonts w:ascii="Times New Roman" w:hAnsi="Times New Roman"/>
              </w:rPr>
              <w:t>Not used</w:t>
            </w:r>
          </w:p>
        </w:tc>
      </w:tr>
      <w:tr w:rsidR="002C60A9" w:rsidRPr="007F7B2E" w14:paraId="65285E37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EB71D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3AD5F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SubmittedDate</w:t>
            </w:r>
          </w:p>
        </w:tc>
        <w:tc>
          <w:tcPr>
            <w:tcW w:w="3150" w:type="dxa"/>
          </w:tcPr>
          <w:p w14:paraId="0EEF0D8D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Submitted_Date</w:t>
            </w:r>
          </w:p>
        </w:tc>
        <w:tc>
          <w:tcPr>
            <w:tcW w:w="2785" w:type="dxa"/>
          </w:tcPr>
          <w:p w14:paraId="03E78D67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CL.SubmittedDate</w:t>
            </w:r>
          </w:p>
        </w:tc>
      </w:tr>
      <w:tr w:rsidR="002C60A9" w:rsidRPr="007F7B2E" w14:paraId="06402DFC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34DDA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E9748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StartDate</w:t>
            </w:r>
          </w:p>
        </w:tc>
        <w:tc>
          <w:tcPr>
            <w:tcW w:w="3150" w:type="dxa"/>
          </w:tcPr>
          <w:p w14:paraId="37BEA55C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Start_Date</w:t>
            </w:r>
          </w:p>
        </w:tc>
        <w:tc>
          <w:tcPr>
            <w:tcW w:w="2785" w:type="dxa"/>
          </w:tcPr>
          <w:p w14:paraId="27DA8C2C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CL.Start_Date</w:t>
            </w:r>
          </w:p>
        </w:tc>
      </w:tr>
      <w:tr w:rsidR="002C60A9" w:rsidRPr="007F7B2E" w14:paraId="26AFE21C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0C049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DA302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SubmitterID</w:t>
            </w:r>
          </w:p>
        </w:tc>
        <w:tc>
          <w:tcPr>
            <w:tcW w:w="3150" w:type="dxa"/>
          </w:tcPr>
          <w:p w14:paraId="4173728C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Submitter_ID</w:t>
            </w:r>
          </w:p>
        </w:tc>
        <w:tc>
          <w:tcPr>
            <w:tcW w:w="2785" w:type="dxa"/>
          </w:tcPr>
          <w:p w14:paraId="04FE3124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CL.SubmitterID</w:t>
            </w:r>
          </w:p>
        </w:tc>
      </w:tr>
      <w:tr w:rsidR="002C60A9" w:rsidRPr="007F7B2E" w14:paraId="6CEBBBC4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21035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49865" w14:textId="77777777" w:rsidR="002C60A9" w:rsidRPr="007F7B2E" w:rsidRDefault="002C60A9" w:rsidP="002C60A9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7F7B2E">
              <w:rPr>
                <w:sz w:val="22"/>
                <w:szCs w:val="22"/>
              </w:rPr>
              <w:t>txtDescription</w:t>
            </w:r>
          </w:p>
        </w:tc>
        <w:tc>
          <w:tcPr>
            <w:tcW w:w="3150" w:type="dxa"/>
          </w:tcPr>
          <w:p w14:paraId="47473E0C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TextDescription</w:t>
            </w:r>
          </w:p>
        </w:tc>
        <w:tc>
          <w:tcPr>
            <w:tcW w:w="2785" w:type="dxa"/>
          </w:tcPr>
          <w:p w14:paraId="132426A8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CL.Description</w:t>
            </w:r>
          </w:p>
        </w:tc>
      </w:tr>
      <w:tr w:rsidR="002C60A9" w:rsidRPr="007F7B2E" w14:paraId="78108DFF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F4C02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3C1AA" w14:textId="77777777" w:rsidR="002C60A9" w:rsidRPr="007F7B2E" w:rsidRDefault="002C60A9" w:rsidP="002C60A9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7F7B2E">
              <w:rPr>
                <w:sz w:val="22"/>
                <w:szCs w:val="22"/>
              </w:rPr>
              <w:t>EmailSent</w:t>
            </w:r>
          </w:p>
        </w:tc>
        <w:tc>
          <w:tcPr>
            <w:tcW w:w="3150" w:type="dxa"/>
          </w:tcPr>
          <w:p w14:paraId="4C0987E6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EmailSent</w:t>
            </w:r>
          </w:p>
        </w:tc>
        <w:tc>
          <w:tcPr>
            <w:tcW w:w="2785" w:type="dxa"/>
          </w:tcPr>
          <w:p w14:paraId="24AF6709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CL.EmailSent</w:t>
            </w:r>
          </w:p>
        </w:tc>
      </w:tr>
    </w:tbl>
    <w:p w14:paraId="2E2465A6" w14:textId="77777777" w:rsidR="00AF7A4C" w:rsidRPr="00677E9D" w:rsidRDefault="00AF7A4C" w:rsidP="00AF7A4C">
      <w:pPr>
        <w:rPr>
          <w:rFonts w:ascii="Times New Roman" w:hAnsi="Times New Roman"/>
        </w:rPr>
      </w:pPr>
    </w:p>
    <w:p w14:paraId="455C6E71" w14:textId="77777777" w:rsidR="0008338D" w:rsidRPr="00677E9D" w:rsidRDefault="0008338D" w:rsidP="0008338D">
      <w:pPr>
        <w:rPr>
          <w:rFonts w:ascii="Times New Roman" w:hAnsi="Times New Roman"/>
        </w:rPr>
      </w:pPr>
    </w:p>
    <w:p w14:paraId="0605B66D" w14:textId="77777777" w:rsidR="0008338D" w:rsidRPr="00677E9D" w:rsidRDefault="0008338D" w:rsidP="0008338D">
      <w:pPr>
        <w:rPr>
          <w:rFonts w:ascii="Times New Roman" w:hAnsi="Times New Roman"/>
        </w:rPr>
      </w:pPr>
    </w:p>
    <w:p w14:paraId="2434311E" w14:textId="77777777" w:rsidR="007B5133" w:rsidRPr="00677E9D" w:rsidRDefault="007B5133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48" w:name="_Toc503899840"/>
      <w:bookmarkStart w:id="49" w:name="_Toc503899841"/>
      <w:bookmarkStart w:id="50" w:name="_Toc503899842"/>
      <w:bookmarkStart w:id="51" w:name="_Toc503899843"/>
      <w:bookmarkStart w:id="52" w:name="_Toc503899844"/>
      <w:bookmarkStart w:id="53" w:name="_Toc503899845"/>
      <w:bookmarkStart w:id="54" w:name="_Toc503899846"/>
      <w:bookmarkStart w:id="55" w:name="_Toc503899847"/>
      <w:bookmarkStart w:id="56" w:name="_Toc503899848"/>
      <w:bookmarkStart w:id="57" w:name="_Toc503899849"/>
      <w:bookmarkStart w:id="58" w:name="_Toc1773299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r w:rsidRPr="00677E9D">
        <w:rPr>
          <w:rFonts w:ascii="Times New Roman" w:hAnsi="Times New Roman" w:cs="Times New Roman"/>
          <w:color w:val="auto"/>
          <w:sz w:val="22"/>
          <w:szCs w:val="22"/>
        </w:rPr>
        <w:t>Module Details</w:t>
      </w:r>
      <w:bookmarkEnd w:id="58"/>
    </w:p>
    <w:p w14:paraId="014D0440" w14:textId="77777777" w:rsidR="007B5133" w:rsidRPr="00677E9D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59" w:name="_Toc17732998"/>
      <w:r w:rsidRPr="00677E9D">
        <w:rPr>
          <w:rFonts w:ascii="Times New Roman" w:hAnsi="Times New Roman" w:cs="Times New Roman"/>
          <w:color w:val="auto"/>
        </w:rPr>
        <w:t>SQL agent job</w:t>
      </w:r>
      <w:bookmarkEnd w:id="59"/>
    </w:p>
    <w:p w14:paraId="02A8AF25" w14:textId="4E4E8909" w:rsidR="00E41548" w:rsidRPr="00677E9D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Production Instance : </w:t>
      </w:r>
      <w:r w:rsidR="001F1228">
        <w:rPr>
          <w:rFonts w:ascii="Times New Roman" w:hAnsi="Times New Roman"/>
        </w:rPr>
        <w:t>UVAAPADSQL50CCO</w:t>
      </w:r>
    </w:p>
    <w:p w14:paraId="1C53D225" w14:textId="77777777" w:rsidR="005C5900" w:rsidRPr="00677E9D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Production Job:  </w:t>
      </w:r>
      <w:r w:rsidR="00E41548" w:rsidRPr="00677E9D">
        <w:rPr>
          <w:rFonts w:ascii="Times New Roman" w:hAnsi="Times New Roman"/>
          <w:color w:val="000000" w:themeColor="text1"/>
        </w:rPr>
        <w:t>CoachingGenericLoad</w:t>
      </w:r>
    </w:p>
    <w:p w14:paraId="56B1A127" w14:textId="35EC04FF" w:rsidR="005C5900" w:rsidRPr="00677E9D" w:rsidRDefault="005C5900" w:rsidP="00E4154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Production Package: </w:t>
      </w:r>
      <w:hyperlink r:id="rId14" w:history="1">
        <w:r w:rsidR="00E41548" w:rsidRPr="00677E9D">
          <w:rPr>
            <w:rStyle w:val="Hyperlink"/>
            <w:rFonts w:ascii="Times New Roman" w:hAnsi="Times New Roman"/>
          </w:rPr>
          <w:t>\\</w:t>
        </w:r>
        <w:r w:rsidR="001F1228">
          <w:rPr>
            <w:rStyle w:val="Hyperlink"/>
            <w:rFonts w:ascii="Times New Roman" w:hAnsi="Times New Roman"/>
          </w:rPr>
          <w:t>UVAAPADSQL50CCO</w:t>
        </w:r>
        <w:r w:rsidR="00E41548" w:rsidRPr="00677E9D">
          <w:rPr>
            <w:rStyle w:val="Hyperlink"/>
            <w:rFonts w:ascii="Times New Roman" w:hAnsi="Times New Roman"/>
          </w:rPr>
          <w:t>\ssis\Coaching\Packages\</w:t>
        </w:r>
        <w:r w:rsidR="00B307B1" w:rsidRPr="00677E9D">
          <w:rPr>
            <w:rStyle w:val="Hyperlink"/>
            <w:rFonts w:ascii="Times New Roman" w:hAnsi="Times New Roman"/>
          </w:rPr>
          <w:t>Generic</w:t>
        </w:r>
        <w:r w:rsidR="00381B5A" w:rsidRPr="00677E9D">
          <w:rPr>
            <w:rStyle w:val="Hyperlink"/>
            <w:rFonts w:ascii="Times New Roman" w:hAnsi="Times New Roman"/>
          </w:rPr>
          <w:t xml:space="preserve"> _Coaching.dtsx</w:t>
        </w:r>
      </w:hyperlink>
    </w:p>
    <w:p w14:paraId="77804033" w14:textId="77777777" w:rsidR="00634B03" w:rsidRPr="00677E9D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Production Config File: Prod_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="00141B19" w:rsidRPr="00677E9D">
        <w:rPr>
          <w:rFonts w:ascii="Times New Roman" w:hAnsi="Times New Roman"/>
        </w:rPr>
        <w:t>_Coaching</w:t>
      </w:r>
      <w:r w:rsidRPr="00677E9D">
        <w:rPr>
          <w:rFonts w:ascii="Times New Roman" w:hAnsi="Times New Roman"/>
        </w:rPr>
        <w:t>.dtsConfig</w:t>
      </w:r>
    </w:p>
    <w:p w14:paraId="0E2BE3C2" w14:textId="77777777" w:rsidR="00634B03" w:rsidRPr="00677E9D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Owner: </w:t>
      </w:r>
      <w:r w:rsidR="00E41548" w:rsidRPr="00677E9D">
        <w:rPr>
          <w:rFonts w:ascii="Times New Roman" w:hAnsi="Times New Roman"/>
        </w:rPr>
        <w:t>ecljobowner</w:t>
      </w:r>
    </w:p>
    <w:p w14:paraId="44CD4D70" w14:textId="77777777" w:rsidR="00CF23BE" w:rsidRPr="007F7B2E" w:rsidRDefault="00634B03" w:rsidP="00CF23B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Run As: </w:t>
      </w:r>
      <w:r w:rsidR="00E41548" w:rsidRPr="007F7B2E">
        <w:rPr>
          <w:rFonts w:ascii="Times New Roman" w:hAnsi="Times New Roman"/>
        </w:rPr>
        <w:t xml:space="preserve">ECLProxy (ECL Credential using application service account </w:t>
      </w:r>
      <w:r w:rsidR="00CF23BE" w:rsidRPr="007F7B2E">
        <w:rPr>
          <w:rFonts w:ascii="Times New Roman" w:hAnsi="Times New Roman"/>
        </w:rPr>
        <w:t>SVC-F3420-APPECLP01)</w:t>
      </w:r>
    </w:p>
    <w:p w14:paraId="132091DD" w14:textId="77777777" w:rsidR="005C5900" w:rsidRPr="00677E9D" w:rsidRDefault="005C5900" w:rsidP="00CF23B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Schedule: </w:t>
      </w:r>
      <w:r w:rsidR="00E41548" w:rsidRPr="00677E9D">
        <w:rPr>
          <w:rFonts w:ascii="Times New Roman" w:hAnsi="Times New Roman"/>
        </w:rPr>
        <w:t xml:space="preserve">Tuesdays -   </w:t>
      </w:r>
      <w:r w:rsidR="00EC14B4" w:rsidRPr="00677E9D">
        <w:rPr>
          <w:rFonts w:ascii="Times New Roman" w:hAnsi="Times New Roman"/>
        </w:rPr>
        <w:t>On-demand</w:t>
      </w:r>
    </w:p>
    <w:p w14:paraId="63888C65" w14:textId="77777777" w:rsidR="005C5900" w:rsidRPr="00677E9D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Destination File Location: N/A</w:t>
      </w:r>
    </w:p>
    <w:p w14:paraId="087EF8FA" w14:textId="77777777" w:rsidR="00E42C88" w:rsidRPr="00677E9D" w:rsidRDefault="00E42C88" w:rsidP="00E42C8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A225315" w14:textId="77777777" w:rsidR="007B5133" w:rsidRPr="00677E9D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60" w:name="_Toc17732999"/>
      <w:r w:rsidRPr="00677E9D">
        <w:rPr>
          <w:rFonts w:ascii="Times New Roman" w:hAnsi="Times New Roman" w:cs="Times New Roman"/>
          <w:color w:val="auto"/>
        </w:rPr>
        <w:t>SSIS Package</w:t>
      </w:r>
      <w:bookmarkEnd w:id="60"/>
    </w:p>
    <w:p w14:paraId="61DA124F" w14:textId="77777777" w:rsidR="0008338D" w:rsidRPr="00677E9D" w:rsidRDefault="0008338D" w:rsidP="0008338D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05FD5E0F" w14:textId="77777777" w:rsidR="0008338D" w:rsidRPr="00677E9D" w:rsidRDefault="0008338D" w:rsidP="0008338D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640E1481" w14:textId="77777777" w:rsidR="0008338D" w:rsidRPr="00677E9D" w:rsidRDefault="0008338D" w:rsidP="0008338D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0B357567" w14:textId="77777777" w:rsidR="00E654C3" w:rsidRPr="00677E9D" w:rsidRDefault="00E654C3" w:rsidP="0008338D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Variables</w:t>
      </w:r>
    </w:p>
    <w:tbl>
      <w:tblPr>
        <w:tblStyle w:val="TableGrid"/>
        <w:tblW w:w="10345" w:type="dxa"/>
        <w:tblLayout w:type="fixed"/>
        <w:tblLook w:val="04A0" w:firstRow="1" w:lastRow="0" w:firstColumn="1" w:lastColumn="0" w:noHBand="0" w:noVBand="1"/>
      </w:tblPr>
      <w:tblGrid>
        <w:gridCol w:w="1795"/>
        <w:gridCol w:w="2070"/>
        <w:gridCol w:w="1080"/>
        <w:gridCol w:w="2700"/>
        <w:gridCol w:w="2700"/>
      </w:tblGrid>
      <w:tr w:rsidR="00E52DE0" w:rsidRPr="007F7B2E" w14:paraId="7FEC7366" w14:textId="77777777" w:rsidTr="00996760">
        <w:tc>
          <w:tcPr>
            <w:tcW w:w="1795" w:type="dxa"/>
          </w:tcPr>
          <w:p w14:paraId="1CE5B069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77E9D">
              <w:rPr>
                <w:rFonts w:ascii="Times New Roman" w:hAnsi="Times New Roman"/>
                <w:b/>
                <w:sz w:val="24"/>
                <w:szCs w:val="24"/>
              </w:rPr>
              <w:t>Name</w:t>
            </w:r>
          </w:p>
        </w:tc>
        <w:tc>
          <w:tcPr>
            <w:tcW w:w="2070" w:type="dxa"/>
          </w:tcPr>
          <w:p w14:paraId="32AD6444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77E9D">
              <w:rPr>
                <w:rFonts w:ascii="Times New Roman" w:hAnsi="Times New Roman"/>
                <w:b/>
                <w:sz w:val="24"/>
                <w:szCs w:val="24"/>
              </w:rPr>
              <w:t xml:space="preserve">Scope </w:t>
            </w:r>
          </w:p>
        </w:tc>
        <w:tc>
          <w:tcPr>
            <w:tcW w:w="1080" w:type="dxa"/>
          </w:tcPr>
          <w:p w14:paraId="40EC606A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77E9D">
              <w:rPr>
                <w:rFonts w:ascii="Times New Roman" w:hAnsi="Times New Roman"/>
                <w:b/>
                <w:sz w:val="24"/>
                <w:szCs w:val="24"/>
              </w:rPr>
              <w:t>Data</w:t>
            </w:r>
          </w:p>
          <w:p w14:paraId="473BA8EF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77E9D">
              <w:rPr>
                <w:rFonts w:ascii="Times New Roman" w:hAnsi="Times New Roman"/>
                <w:b/>
                <w:sz w:val="24"/>
                <w:szCs w:val="24"/>
              </w:rPr>
              <w:t>Type</w:t>
            </w:r>
          </w:p>
        </w:tc>
        <w:tc>
          <w:tcPr>
            <w:tcW w:w="2700" w:type="dxa"/>
          </w:tcPr>
          <w:p w14:paraId="56CCBE47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77E9D">
              <w:rPr>
                <w:rFonts w:ascii="Times New Roman" w:hAnsi="Times New Roman"/>
                <w:b/>
                <w:sz w:val="24"/>
                <w:szCs w:val="24"/>
              </w:rPr>
              <w:t>Value</w:t>
            </w:r>
          </w:p>
        </w:tc>
        <w:tc>
          <w:tcPr>
            <w:tcW w:w="2700" w:type="dxa"/>
          </w:tcPr>
          <w:p w14:paraId="07AC8163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F7B2E">
              <w:rPr>
                <w:rFonts w:ascii="Times New Roman" w:hAnsi="Times New Roman"/>
                <w:b/>
                <w:sz w:val="24"/>
                <w:szCs w:val="24"/>
              </w:rPr>
              <w:t>Evaluate As expression</w:t>
            </w:r>
          </w:p>
        </w:tc>
      </w:tr>
      <w:tr w:rsidR="00E52DE0" w:rsidRPr="007F7B2E" w14:paraId="12103F07" w14:textId="77777777" w:rsidTr="00996760">
        <w:trPr>
          <w:trHeight w:val="368"/>
        </w:trPr>
        <w:tc>
          <w:tcPr>
            <w:tcW w:w="1795" w:type="dxa"/>
          </w:tcPr>
          <w:p w14:paraId="2D14185A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DecryptedOutPath</w:t>
            </w:r>
          </w:p>
        </w:tc>
        <w:tc>
          <w:tcPr>
            <w:tcW w:w="2070" w:type="dxa"/>
          </w:tcPr>
          <w:p w14:paraId="76F6F7C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1080" w:type="dxa"/>
          </w:tcPr>
          <w:p w14:paraId="7B8B96C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35235CD4" w14:textId="3A88859A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\\</w:t>
            </w:r>
            <w:r w:rsidR="001F1228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\data\coaching\</w:t>
            </w: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\Decrypt_out\</w:t>
            </w:r>
          </w:p>
        </w:tc>
        <w:tc>
          <w:tcPr>
            <w:tcW w:w="2700" w:type="dxa"/>
          </w:tcPr>
          <w:p w14:paraId="28AD0E74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29EC12AE" w14:textId="77777777" w:rsidTr="00996760">
        <w:trPr>
          <w:trHeight w:val="368"/>
        </w:trPr>
        <w:tc>
          <w:tcPr>
            <w:tcW w:w="1795" w:type="dxa"/>
          </w:tcPr>
          <w:p w14:paraId="144E9C94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DecryptInPath</w:t>
            </w:r>
          </w:p>
        </w:tc>
        <w:tc>
          <w:tcPr>
            <w:tcW w:w="2070" w:type="dxa"/>
          </w:tcPr>
          <w:p w14:paraId="26D9939D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1080" w:type="dxa"/>
          </w:tcPr>
          <w:p w14:paraId="0400AA35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2700" w:type="dxa"/>
          </w:tcPr>
          <w:p w14:paraId="288E6143" w14:textId="227A2C0E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\\</w:t>
            </w:r>
            <w:r w:rsidR="001F1228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\data\coaching\</w:t>
            </w: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\Decrypt_i</w:t>
            </w:r>
            <w:r w:rsidRPr="007F7B2E">
              <w:rPr>
                <w:rFonts w:ascii="Times New Roman" w:hAnsi="Times New Roman"/>
                <w:sz w:val="20"/>
                <w:szCs w:val="20"/>
              </w:rPr>
              <w:lastRenderedPageBreak/>
              <w:t>n\</w:t>
            </w:r>
          </w:p>
        </w:tc>
        <w:tc>
          <w:tcPr>
            <w:tcW w:w="2700" w:type="dxa"/>
          </w:tcPr>
          <w:p w14:paraId="79360F0B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lastRenderedPageBreak/>
              <w:t>False</w:t>
            </w:r>
          </w:p>
        </w:tc>
      </w:tr>
      <w:tr w:rsidR="00E52DE0" w:rsidRPr="007F7B2E" w14:paraId="7FCCA0C9" w14:textId="77777777" w:rsidTr="00996760">
        <w:trPr>
          <w:trHeight w:val="368"/>
        </w:trPr>
        <w:tc>
          <w:tcPr>
            <w:tcW w:w="1795" w:type="dxa"/>
          </w:tcPr>
          <w:p w14:paraId="60957673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EncryptedBackupPath</w:t>
            </w:r>
          </w:p>
        </w:tc>
        <w:tc>
          <w:tcPr>
            <w:tcW w:w="2070" w:type="dxa"/>
          </w:tcPr>
          <w:p w14:paraId="60EE006D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1080" w:type="dxa"/>
          </w:tcPr>
          <w:p w14:paraId="25934FF5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1F6F353C" w14:textId="43F8D706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\\</w:t>
            </w:r>
            <w:r w:rsidR="001F1228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\data\coaching\</w:t>
            </w: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\\Backups\</w:t>
            </w:r>
          </w:p>
        </w:tc>
        <w:tc>
          <w:tcPr>
            <w:tcW w:w="2700" w:type="dxa"/>
          </w:tcPr>
          <w:p w14:paraId="085A005D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4A3B5BEE" w14:textId="77777777" w:rsidTr="00996760">
        <w:trPr>
          <w:trHeight w:val="368"/>
        </w:trPr>
        <w:tc>
          <w:tcPr>
            <w:tcW w:w="1795" w:type="dxa"/>
          </w:tcPr>
          <w:p w14:paraId="68413747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EncryptedOutPath</w:t>
            </w:r>
          </w:p>
        </w:tc>
        <w:tc>
          <w:tcPr>
            <w:tcW w:w="2070" w:type="dxa"/>
          </w:tcPr>
          <w:p w14:paraId="28F28D2A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1080" w:type="dxa"/>
          </w:tcPr>
          <w:p w14:paraId="7C1E4D16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3180341D" w14:textId="3C5DD506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\\</w:t>
            </w:r>
            <w:r w:rsidR="001F1228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\data\coaching\</w:t>
            </w: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\Encrypt_out\</w:t>
            </w:r>
          </w:p>
        </w:tc>
        <w:tc>
          <w:tcPr>
            <w:tcW w:w="2700" w:type="dxa"/>
          </w:tcPr>
          <w:p w14:paraId="1E5BFE66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7ECD7BE2" w14:textId="77777777" w:rsidTr="00996760">
        <w:trPr>
          <w:trHeight w:val="368"/>
        </w:trPr>
        <w:tc>
          <w:tcPr>
            <w:tcW w:w="1795" w:type="dxa"/>
          </w:tcPr>
          <w:p w14:paraId="6242A13C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EncryptInPath</w:t>
            </w:r>
          </w:p>
        </w:tc>
        <w:tc>
          <w:tcPr>
            <w:tcW w:w="2070" w:type="dxa"/>
          </w:tcPr>
          <w:p w14:paraId="31306A97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1080" w:type="dxa"/>
          </w:tcPr>
          <w:p w14:paraId="2975FCFF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2E7789D2" w14:textId="76C22AD5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\\</w:t>
            </w:r>
            <w:r w:rsidR="001F1228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\data\coaching\</w:t>
            </w: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\Encrypt_in\</w:t>
            </w:r>
          </w:p>
        </w:tc>
        <w:tc>
          <w:tcPr>
            <w:tcW w:w="2700" w:type="dxa"/>
          </w:tcPr>
          <w:p w14:paraId="3AEF0632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708744A4" w14:textId="77777777" w:rsidTr="00996760">
        <w:trPr>
          <w:trHeight w:val="368"/>
        </w:trPr>
        <w:tc>
          <w:tcPr>
            <w:tcW w:w="1795" w:type="dxa"/>
          </w:tcPr>
          <w:p w14:paraId="2C16977F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FailMessage</w:t>
            </w:r>
          </w:p>
        </w:tc>
        <w:tc>
          <w:tcPr>
            <w:tcW w:w="2070" w:type="dxa"/>
          </w:tcPr>
          <w:p w14:paraId="79BEA97E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1080" w:type="dxa"/>
          </w:tcPr>
          <w:p w14:paraId="2279361E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String</w:t>
            </w:r>
          </w:p>
        </w:tc>
        <w:tc>
          <w:tcPr>
            <w:tcW w:w="2700" w:type="dxa"/>
          </w:tcPr>
          <w:p w14:paraId="1F1DF3BE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 xml:space="preserve"> "Generic Coaching Load of file \"" + @[User::VarFileName] + "\"  failed in " +  @[User::VarDBName]+"."</w:t>
            </w:r>
          </w:p>
        </w:tc>
        <w:tc>
          <w:tcPr>
            <w:tcW w:w="2700" w:type="dxa"/>
          </w:tcPr>
          <w:p w14:paraId="5B1C878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True</w:t>
            </w:r>
          </w:p>
        </w:tc>
      </w:tr>
      <w:tr w:rsidR="00E52DE0" w:rsidRPr="007F7B2E" w14:paraId="00D05529" w14:textId="77777777" w:rsidTr="00996760">
        <w:trPr>
          <w:trHeight w:val="368"/>
        </w:trPr>
        <w:tc>
          <w:tcPr>
            <w:tcW w:w="1795" w:type="dxa"/>
          </w:tcPr>
          <w:p w14:paraId="10612D2F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StagedCount</w:t>
            </w:r>
          </w:p>
        </w:tc>
        <w:tc>
          <w:tcPr>
            <w:tcW w:w="2070" w:type="dxa"/>
          </w:tcPr>
          <w:p w14:paraId="7B0F233C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1080" w:type="dxa"/>
          </w:tcPr>
          <w:p w14:paraId="0EC7B9B9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2700" w:type="dxa"/>
          </w:tcPr>
          <w:p w14:paraId="1F2CAAAD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2700" w:type="dxa"/>
          </w:tcPr>
          <w:p w14:paraId="0F9C78BB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7C86C23E" w14:textId="77777777" w:rsidTr="00996760">
        <w:trPr>
          <w:trHeight w:val="368"/>
        </w:trPr>
        <w:tc>
          <w:tcPr>
            <w:tcW w:w="1795" w:type="dxa"/>
          </w:tcPr>
          <w:p w14:paraId="535FB459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RejectedCount</w:t>
            </w:r>
          </w:p>
        </w:tc>
        <w:tc>
          <w:tcPr>
            <w:tcW w:w="2070" w:type="dxa"/>
          </w:tcPr>
          <w:p w14:paraId="1996ABDA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1080" w:type="dxa"/>
          </w:tcPr>
          <w:p w14:paraId="444B904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2700" w:type="dxa"/>
          </w:tcPr>
          <w:p w14:paraId="21E9E116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2700" w:type="dxa"/>
          </w:tcPr>
          <w:p w14:paraId="246CC9CF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108BBEEF" w14:textId="77777777" w:rsidTr="00996760">
        <w:trPr>
          <w:trHeight w:val="368"/>
        </w:trPr>
        <w:tc>
          <w:tcPr>
            <w:tcW w:w="1795" w:type="dxa"/>
          </w:tcPr>
          <w:p w14:paraId="58D6BFA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LoadedCount</w:t>
            </w:r>
          </w:p>
        </w:tc>
        <w:tc>
          <w:tcPr>
            <w:tcW w:w="2070" w:type="dxa"/>
          </w:tcPr>
          <w:p w14:paraId="41826E1D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1080" w:type="dxa"/>
          </w:tcPr>
          <w:p w14:paraId="43C71438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2700" w:type="dxa"/>
          </w:tcPr>
          <w:p w14:paraId="475F7F56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2700" w:type="dxa"/>
          </w:tcPr>
          <w:p w14:paraId="35A4DBA9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3C802FAA" w14:textId="77777777" w:rsidTr="00996760">
        <w:trPr>
          <w:trHeight w:val="368"/>
        </w:trPr>
        <w:tc>
          <w:tcPr>
            <w:tcW w:w="1795" w:type="dxa"/>
          </w:tcPr>
          <w:p w14:paraId="5C2896D0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varDBName</w:t>
            </w:r>
          </w:p>
        </w:tc>
        <w:tc>
          <w:tcPr>
            <w:tcW w:w="2070" w:type="dxa"/>
          </w:tcPr>
          <w:p w14:paraId="1C2E880D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1080" w:type="dxa"/>
          </w:tcPr>
          <w:p w14:paraId="40261012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0F4368F8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Prod</w:t>
            </w:r>
          </w:p>
        </w:tc>
        <w:tc>
          <w:tcPr>
            <w:tcW w:w="2700" w:type="dxa"/>
          </w:tcPr>
          <w:p w14:paraId="281EB12F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37098377" w14:textId="77777777" w:rsidTr="00E52DE0">
        <w:trPr>
          <w:trHeight w:val="368"/>
        </w:trPr>
        <w:tc>
          <w:tcPr>
            <w:tcW w:w="1795" w:type="dxa"/>
          </w:tcPr>
          <w:p w14:paraId="1CB17390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varFileName</w:t>
            </w:r>
          </w:p>
        </w:tc>
        <w:tc>
          <w:tcPr>
            <w:tcW w:w="2070" w:type="dxa"/>
          </w:tcPr>
          <w:p w14:paraId="5EAB16E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1080" w:type="dxa"/>
          </w:tcPr>
          <w:p w14:paraId="64999F16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7478F7AA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5FC22B7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74270CAC" w14:textId="77777777" w:rsidTr="00E52DE0">
        <w:trPr>
          <w:trHeight w:val="368"/>
        </w:trPr>
        <w:tc>
          <w:tcPr>
            <w:tcW w:w="1795" w:type="dxa"/>
          </w:tcPr>
          <w:p w14:paraId="030537E9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varEncryptedFileName</w:t>
            </w:r>
          </w:p>
        </w:tc>
        <w:tc>
          <w:tcPr>
            <w:tcW w:w="2070" w:type="dxa"/>
          </w:tcPr>
          <w:p w14:paraId="7A3EAAA6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1080" w:type="dxa"/>
          </w:tcPr>
          <w:p w14:paraId="5125ADAC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2D848AB5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50CA18D2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23C73AAB" w14:textId="77777777" w:rsidTr="00E52DE0">
        <w:trPr>
          <w:trHeight w:val="368"/>
        </w:trPr>
        <w:tc>
          <w:tcPr>
            <w:tcW w:w="1795" w:type="dxa"/>
          </w:tcPr>
          <w:p w14:paraId="191E2144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varFailedFile</w:t>
            </w:r>
          </w:p>
        </w:tc>
        <w:tc>
          <w:tcPr>
            <w:tcW w:w="2070" w:type="dxa"/>
          </w:tcPr>
          <w:p w14:paraId="33EEEE1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1080" w:type="dxa"/>
          </w:tcPr>
          <w:p w14:paraId="702FDD23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7743752F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71F37472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187606" w:rsidRPr="007F7B2E" w14:paraId="63B6CDBE" w14:textId="77777777" w:rsidTr="00E52DE0">
        <w:trPr>
          <w:trHeight w:val="368"/>
        </w:trPr>
        <w:tc>
          <w:tcPr>
            <w:tcW w:w="1795" w:type="dxa"/>
          </w:tcPr>
          <w:p w14:paraId="2D227256" w14:textId="2BE1E1ED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FeedNotificationTo</w:t>
            </w:r>
          </w:p>
        </w:tc>
        <w:tc>
          <w:tcPr>
            <w:tcW w:w="2070" w:type="dxa"/>
          </w:tcPr>
          <w:p w14:paraId="1D891A45" w14:textId="6FCCB18E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1080" w:type="dxa"/>
          </w:tcPr>
          <w:p w14:paraId="2FC1986B" w14:textId="45F008AE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3101020F" w14:textId="77777777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0EB8D457" w14:textId="64CB9E43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187606" w:rsidRPr="007F7B2E" w14:paraId="72B486D8" w14:textId="77777777" w:rsidTr="00E52DE0">
        <w:trPr>
          <w:trHeight w:val="368"/>
        </w:trPr>
        <w:tc>
          <w:tcPr>
            <w:tcW w:w="1795" w:type="dxa"/>
          </w:tcPr>
          <w:p w14:paraId="1A900A81" w14:textId="09B09A0A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FeedNotificationCc</w:t>
            </w:r>
          </w:p>
        </w:tc>
        <w:tc>
          <w:tcPr>
            <w:tcW w:w="2070" w:type="dxa"/>
          </w:tcPr>
          <w:p w14:paraId="22EFC803" w14:textId="1AC47BD7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1080" w:type="dxa"/>
          </w:tcPr>
          <w:p w14:paraId="63D8EA10" w14:textId="2489E443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139852E3" w14:textId="77777777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55B09798" w14:textId="72836CA5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187606" w:rsidRPr="007F7B2E" w14:paraId="34F81AB1" w14:textId="77777777" w:rsidTr="00E52DE0">
        <w:trPr>
          <w:trHeight w:val="368"/>
        </w:trPr>
        <w:tc>
          <w:tcPr>
            <w:tcW w:w="1795" w:type="dxa"/>
          </w:tcPr>
          <w:p w14:paraId="12A60A80" w14:textId="2A089B24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FeedNotificationPOC1</w:t>
            </w:r>
          </w:p>
        </w:tc>
        <w:tc>
          <w:tcPr>
            <w:tcW w:w="2070" w:type="dxa"/>
          </w:tcPr>
          <w:p w14:paraId="06ED980F" w14:textId="7ECFA644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1080" w:type="dxa"/>
          </w:tcPr>
          <w:p w14:paraId="63EF3CD5" w14:textId="5906AB24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6BFD98DC" w14:textId="77777777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7ADE15D2" w14:textId="36EBDCE5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187606" w:rsidRPr="007F7B2E" w14:paraId="7B3294D1" w14:textId="77777777" w:rsidTr="00E52DE0">
        <w:trPr>
          <w:trHeight w:val="368"/>
        </w:trPr>
        <w:tc>
          <w:tcPr>
            <w:tcW w:w="1795" w:type="dxa"/>
          </w:tcPr>
          <w:p w14:paraId="2D24C674" w14:textId="07107096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FeedNotificationPOC2</w:t>
            </w:r>
          </w:p>
        </w:tc>
        <w:tc>
          <w:tcPr>
            <w:tcW w:w="2070" w:type="dxa"/>
          </w:tcPr>
          <w:p w14:paraId="76DE14EC" w14:textId="7F2A839F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1080" w:type="dxa"/>
          </w:tcPr>
          <w:p w14:paraId="40D59832" w14:textId="6FE064E2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5D3C96BF" w14:textId="77777777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786FFC65" w14:textId="118606D9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187606" w:rsidRPr="007F7B2E" w14:paraId="39AB1122" w14:textId="77777777" w:rsidTr="00E52DE0">
        <w:trPr>
          <w:trHeight w:val="368"/>
        </w:trPr>
        <w:tc>
          <w:tcPr>
            <w:tcW w:w="1795" w:type="dxa"/>
          </w:tcPr>
          <w:p w14:paraId="5E8405F1" w14:textId="1BB3482C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FeedNotificationBody</w:t>
            </w:r>
          </w:p>
        </w:tc>
        <w:tc>
          <w:tcPr>
            <w:tcW w:w="2070" w:type="dxa"/>
          </w:tcPr>
          <w:p w14:paraId="09E4DDAC" w14:textId="1D0873F5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</w:p>
        </w:tc>
        <w:tc>
          <w:tcPr>
            <w:tcW w:w="1080" w:type="dxa"/>
          </w:tcPr>
          <w:p w14:paraId="2C18D146" w14:textId="0E8B2605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510E3BE7" w14:textId="77777777" w:rsidR="00187606" w:rsidRPr="00187606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187606">
              <w:rPr>
                <w:rFonts w:ascii="Times New Roman" w:hAnsi="Times New Roman"/>
                <w:sz w:val="20"/>
                <w:szCs w:val="20"/>
              </w:rPr>
              <w:t xml:space="preserve">"Generic File " + @[User::VarFileName] + " was posted in 'xls(x)' format and could not be loaded into eCL." + "\n" + </w:t>
            </w:r>
          </w:p>
          <w:p w14:paraId="2A1CDAEC" w14:textId="77777777" w:rsidR="00187606" w:rsidRPr="00187606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187606">
              <w:rPr>
                <w:rFonts w:ascii="Times New Roman" w:hAnsi="Times New Roman"/>
                <w:sz w:val="20"/>
                <w:szCs w:val="20"/>
              </w:rPr>
              <w:t>"Please work with the feed providers to restage the file in '.csv' format." + "\n" +</w:t>
            </w:r>
          </w:p>
          <w:p w14:paraId="30074695" w14:textId="77777777" w:rsidR="00187606" w:rsidRPr="00187606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187606">
              <w:rPr>
                <w:rFonts w:ascii="Times New Roman" w:hAnsi="Times New Roman"/>
                <w:sz w:val="20"/>
                <w:szCs w:val="20"/>
              </w:rPr>
              <w:t xml:space="preserve">"Primary point of contact for file: " + </w:t>
            </w:r>
            <w:r w:rsidRPr="00187606">
              <w:rPr>
                <w:rFonts w:ascii="Times New Roman" w:hAnsi="Times New Roman"/>
                <w:sz w:val="20"/>
                <w:szCs w:val="20"/>
              </w:rPr>
              <w:lastRenderedPageBreak/>
              <w:t>RTRIM(@[User::FeedNotificationPOC1]) + " &amp; " +  "\n" +</w:t>
            </w:r>
          </w:p>
          <w:p w14:paraId="222B9A79" w14:textId="77777777" w:rsidR="00187606" w:rsidRPr="00187606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187606">
              <w:rPr>
                <w:rFonts w:ascii="Times New Roman" w:hAnsi="Times New Roman"/>
                <w:sz w:val="20"/>
                <w:szCs w:val="20"/>
              </w:rPr>
              <w:t>"Secondary point of contact for file: " + @[User::FeedNotificationPOC2] + ".\n"  + "\n" +</w:t>
            </w:r>
          </w:p>
          <w:p w14:paraId="7DD1CD59" w14:textId="77777777" w:rsidR="00187606" w:rsidRPr="00187606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187606">
              <w:rPr>
                <w:rFonts w:ascii="Times New Roman" w:hAnsi="Times New Roman"/>
                <w:sz w:val="20"/>
                <w:szCs w:val="20"/>
              </w:rPr>
              <w:t>"Thank you," + "\n" +</w:t>
            </w:r>
          </w:p>
          <w:p w14:paraId="4F213056" w14:textId="74BFD4C7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187606">
              <w:rPr>
                <w:rFonts w:ascii="Times New Roman" w:hAnsi="Times New Roman"/>
                <w:sz w:val="20"/>
                <w:szCs w:val="20"/>
              </w:rPr>
              <w:t>"eCoaching Log Team."</w:t>
            </w:r>
          </w:p>
        </w:tc>
        <w:tc>
          <w:tcPr>
            <w:tcW w:w="2700" w:type="dxa"/>
          </w:tcPr>
          <w:p w14:paraId="47483F24" w14:textId="1C6654FF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lastRenderedPageBreak/>
              <w:t>True</w:t>
            </w:r>
          </w:p>
        </w:tc>
      </w:tr>
      <w:tr w:rsidR="00DA14CF" w:rsidRPr="007F7B2E" w14:paraId="1DED8A93" w14:textId="77777777" w:rsidTr="00E52DE0">
        <w:trPr>
          <w:trHeight w:val="368"/>
          <w:ins w:id="61" w:author="Palacherla, Susmitha C" w:date="2023-12-29T14:07:00Z"/>
        </w:trPr>
        <w:tc>
          <w:tcPr>
            <w:tcW w:w="1795" w:type="dxa"/>
          </w:tcPr>
          <w:p w14:paraId="522CF32E" w14:textId="5D87AF83" w:rsidR="00DA14CF" w:rsidRDefault="00DA14CF" w:rsidP="00DA14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62" w:author="Palacherla, Susmitha C" w:date="2023-12-29T14:07:00Z"/>
                <w:rFonts w:ascii="Times New Roman" w:hAnsi="Times New Roman"/>
                <w:sz w:val="20"/>
                <w:szCs w:val="20"/>
              </w:rPr>
            </w:pPr>
            <w:ins w:id="63" w:author="Palacherla, Susmitha C" w:date="2023-12-29T14:07:00Z">
              <w:r w:rsidRPr="00813EBE">
                <w:rPr>
                  <w:rFonts w:asciiTheme="minorHAnsi" w:hAnsiTheme="minorHAnsi" w:cs="Arial"/>
                  <w:sz w:val="20"/>
                  <w:szCs w:val="20"/>
                </w:rPr>
                <w:t>VarUnexpectedFile</w:t>
              </w:r>
            </w:ins>
          </w:p>
        </w:tc>
        <w:tc>
          <w:tcPr>
            <w:tcW w:w="2070" w:type="dxa"/>
          </w:tcPr>
          <w:p w14:paraId="217A1690" w14:textId="0CF764D2" w:rsidR="00DA14CF" w:rsidRPr="00677E9D" w:rsidRDefault="00DA14CF" w:rsidP="00DA14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64" w:author="Palacherla, Susmitha C" w:date="2023-12-29T14:07:00Z"/>
                <w:rFonts w:ascii="Times New Roman" w:hAnsi="Times New Roman"/>
                <w:color w:val="000000" w:themeColor="text1"/>
              </w:rPr>
            </w:pPr>
            <w:ins w:id="65" w:author="Palacherla, Susmitha C" w:date="2023-12-29T14:08:00Z">
              <w:r w:rsidRPr="003B7E89">
                <w:rPr>
                  <w:rFonts w:ascii="Times New Roman" w:hAnsi="Times New Roman"/>
                  <w:color w:val="000000" w:themeColor="text1"/>
                </w:rPr>
                <w:t>Generic</w:t>
              </w:r>
              <w:r w:rsidRPr="003B7E89">
                <w:rPr>
                  <w:rFonts w:ascii="Times New Roman" w:hAnsi="Times New Roman"/>
                  <w:sz w:val="20"/>
                  <w:szCs w:val="20"/>
                </w:rPr>
                <w:t>_Coaching</w:t>
              </w:r>
            </w:ins>
          </w:p>
        </w:tc>
        <w:tc>
          <w:tcPr>
            <w:tcW w:w="1080" w:type="dxa"/>
          </w:tcPr>
          <w:p w14:paraId="63C04689" w14:textId="77C74286" w:rsidR="00DA14CF" w:rsidRPr="00C315A7" w:rsidRDefault="00DA14CF" w:rsidP="00DA14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66" w:author="Palacherla, Susmitha C" w:date="2023-12-29T14:07:00Z"/>
                <w:rFonts w:ascii="Times New Roman" w:hAnsi="Times New Roman"/>
                <w:sz w:val="20"/>
                <w:szCs w:val="20"/>
              </w:rPr>
            </w:pPr>
            <w:ins w:id="67" w:author="Palacherla, Susmitha C" w:date="2023-12-29T14:07:00Z">
              <w:r w:rsidRPr="00C315A7">
                <w:rPr>
                  <w:rFonts w:ascii="Times New Roman" w:hAnsi="Times New Roman"/>
                  <w:sz w:val="20"/>
                  <w:szCs w:val="20"/>
                </w:rPr>
                <w:t>String</w:t>
              </w:r>
            </w:ins>
          </w:p>
        </w:tc>
        <w:tc>
          <w:tcPr>
            <w:tcW w:w="2700" w:type="dxa"/>
          </w:tcPr>
          <w:p w14:paraId="625EE6C2" w14:textId="324FFB40" w:rsidR="00DA14CF" w:rsidRPr="00187606" w:rsidRDefault="00DA14CF" w:rsidP="00DA14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68" w:author="Palacherla, Susmitha C" w:date="2023-12-29T14:07:00Z"/>
                <w:rFonts w:ascii="Times New Roman" w:hAnsi="Times New Roman"/>
                <w:sz w:val="20"/>
                <w:szCs w:val="20"/>
              </w:rPr>
            </w:pPr>
            <w:ins w:id="69" w:author="Palacherla, Susmitha C" w:date="2023-12-29T14:07:00Z">
              <w:r w:rsidRPr="00813EBE">
                <w:rPr>
                  <w:rFonts w:asciiTheme="minorHAnsi" w:hAnsiTheme="minorHAnsi" w:cs="Arial"/>
                  <w:sz w:val="20"/>
                  <w:szCs w:val="20"/>
                </w:rPr>
                <w:t>@[User::DecryptedOutPath]+  @[User::VarFileName]</w:t>
              </w:r>
            </w:ins>
          </w:p>
        </w:tc>
        <w:tc>
          <w:tcPr>
            <w:tcW w:w="2700" w:type="dxa"/>
          </w:tcPr>
          <w:p w14:paraId="6DC79D61" w14:textId="1238FC2C" w:rsidR="00DA14CF" w:rsidRDefault="00DA14CF" w:rsidP="00DA14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70" w:author="Palacherla, Susmitha C" w:date="2023-12-29T14:07:00Z"/>
                <w:rFonts w:ascii="Times New Roman" w:hAnsi="Times New Roman"/>
                <w:sz w:val="20"/>
                <w:szCs w:val="20"/>
              </w:rPr>
            </w:pPr>
            <w:ins w:id="71" w:author="Palacherla, Susmitha C" w:date="2023-12-29T14:08:00Z">
              <w:r w:rsidRPr="00DA14CF">
                <w:rPr>
                  <w:rFonts w:ascii="Times New Roman" w:hAnsi="Times New Roman"/>
                  <w:sz w:val="20"/>
                  <w:szCs w:val="20"/>
                  <w:rPrChange w:id="72" w:author="Palacherla, Susmitha C" w:date="2023-12-29T14:08:00Z">
                    <w:rPr/>
                  </w:rPrChange>
                </w:rPr>
                <w:t>True</w:t>
              </w:r>
            </w:ins>
          </w:p>
        </w:tc>
      </w:tr>
      <w:tr w:rsidR="00DA14CF" w:rsidRPr="007F7B2E" w14:paraId="30D2BC05" w14:textId="77777777" w:rsidTr="00E52DE0">
        <w:trPr>
          <w:trHeight w:val="368"/>
          <w:ins w:id="73" w:author="Palacherla, Susmitha C" w:date="2023-12-29T14:07:00Z"/>
        </w:trPr>
        <w:tc>
          <w:tcPr>
            <w:tcW w:w="1795" w:type="dxa"/>
          </w:tcPr>
          <w:p w14:paraId="0EC7C953" w14:textId="4166A7BB" w:rsidR="00DA14CF" w:rsidRDefault="00DA14CF" w:rsidP="00DA14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74" w:author="Palacherla, Susmitha C" w:date="2023-12-29T14:07:00Z"/>
                <w:rFonts w:ascii="Times New Roman" w:hAnsi="Times New Roman"/>
                <w:sz w:val="20"/>
                <w:szCs w:val="20"/>
              </w:rPr>
            </w:pPr>
            <w:ins w:id="75" w:author="Palacherla, Susmitha C" w:date="2023-12-29T14:07:00Z">
              <w:r>
                <w:rPr>
                  <w:rFonts w:asciiTheme="minorHAnsi" w:hAnsiTheme="minorHAnsi" w:cs="Arial"/>
                  <w:sz w:val="20"/>
                  <w:szCs w:val="20"/>
                </w:rPr>
                <w:t>ReportCode</w:t>
              </w:r>
            </w:ins>
          </w:p>
        </w:tc>
        <w:tc>
          <w:tcPr>
            <w:tcW w:w="2070" w:type="dxa"/>
          </w:tcPr>
          <w:p w14:paraId="21833B4A" w14:textId="27F8A6AE" w:rsidR="00DA14CF" w:rsidRPr="00677E9D" w:rsidRDefault="00DA14CF" w:rsidP="00DA14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76" w:author="Palacherla, Susmitha C" w:date="2023-12-29T14:07:00Z"/>
                <w:rFonts w:ascii="Times New Roman" w:hAnsi="Times New Roman"/>
                <w:color w:val="000000" w:themeColor="text1"/>
              </w:rPr>
            </w:pPr>
            <w:ins w:id="77" w:author="Palacherla, Susmitha C" w:date="2023-12-29T14:08:00Z">
              <w:r w:rsidRPr="003B7E89">
                <w:rPr>
                  <w:rFonts w:ascii="Times New Roman" w:hAnsi="Times New Roman"/>
                  <w:color w:val="000000" w:themeColor="text1"/>
                </w:rPr>
                <w:t>Generic</w:t>
              </w:r>
              <w:r w:rsidRPr="003B7E89">
                <w:rPr>
                  <w:rFonts w:ascii="Times New Roman" w:hAnsi="Times New Roman"/>
                  <w:sz w:val="20"/>
                  <w:szCs w:val="20"/>
                </w:rPr>
                <w:t>_Coaching</w:t>
              </w:r>
            </w:ins>
          </w:p>
        </w:tc>
        <w:tc>
          <w:tcPr>
            <w:tcW w:w="1080" w:type="dxa"/>
          </w:tcPr>
          <w:p w14:paraId="428639F5" w14:textId="47D06AC8" w:rsidR="00DA14CF" w:rsidRPr="00C315A7" w:rsidRDefault="00DA14CF" w:rsidP="00DA14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78" w:author="Palacherla, Susmitha C" w:date="2023-12-29T14:07:00Z"/>
                <w:rFonts w:ascii="Times New Roman" w:hAnsi="Times New Roman"/>
                <w:sz w:val="20"/>
                <w:szCs w:val="20"/>
              </w:rPr>
            </w:pPr>
            <w:ins w:id="79" w:author="Palacherla, Susmitha C" w:date="2023-12-29T14:07:00Z">
              <w:r w:rsidRPr="00C315A7">
                <w:rPr>
                  <w:rFonts w:ascii="Times New Roman" w:hAnsi="Times New Roman"/>
                  <w:sz w:val="20"/>
                  <w:szCs w:val="20"/>
                </w:rPr>
                <w:t>String</w:t>
              </w:r>
            </w:ins>
          </w:p>
        </w:tc>
        <w:tc>
          <w:tcPr>
            <w:tcW w:w="2700" w:type="dxa"/>
          </w:tcPr>
          <w:p w14:paraId="326A4F0F" w14:textId="77777777" w:rsidR="00DA14CF" w:rsidRPr="00187606" w:rsidRDefault="00DA14CF" w:rsidP="00DA14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80" w:author="Palacherla, Susmitha C" w:date="2023-12-29T14:07:00Z"/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3367D13C" w14:textId="2F2ED237" w:rsidR="00DA14CF" w:rsidRDefault="00DA14CF" w:rsidP="00DA14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81" w:author="Palacherla, Susmitha C" w:date="2023-12-29T14:07:00Z"/>
                <w:rFonts w:ascii="Times New Roman" w:hAnsi="Times New Roman"/>
                <w:sz w:val="20"/>
                <w:szCs w:val="20"/>
              </w:rPr>
            </w:pPr>
            <w:ins w:id="82" w:author="Palacherla, Susmitha C" w:date="2023-12-29T14:08:00Z">
              <w:r w:rsidRPr="00DA14CF">
                <w:rPr>
                  <w:rFonts w:ascii="Times New Roman" w:hAnsi="Times New Roman"/>
                  <w:sz w:val="20"/>
                  <w:szCs w:val="20"/>
                  <w:rPrChange w:id="83" w:author="Palacherla, Susmitha C" w:date="2023-12-29T14:08:00Z">
                    <w:rPr/>
                  </w:rPrChange>
                </w:rPr>
                <w:t>False</w:t>
              </w:r>
            </w:ins>
          </w:p>
        </w:tc>
      </w:tr>
    </w:tbl>
    <w:p w14:paraId="76FFDE71" w14:textId="77777777" w:rsidR="00E654C3" w:rsidRPr="00677E9D" w:rsidRDefault="00E654C3" w:rsidP="00E654C3">
      <w:pPr>
        <w:rPr>
          <w:rFonts w:ascii="Times New Roman" w:hAnsi="Times New Roman"/>
          <w:b/>
        </w:rPr>
      </w:pPr>
    </w:p>
    <w:p w14:paraId="51058EE2" w14:textId="77777777" w:rsidR="00E654C3" w:rsidRPr="00677E9D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Connection Manager Entries</w:t>
      </w:r>
    </w:p>
    <w:p w14:paraId="5D475B6D" w14:textId="77777777" w:rsidR="00E654C3" w:rsidRPr="00677E9D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Destinationdb</w:t>
      </w:r>
    </w:p>
    <w:p w14:paraId="158B50F2" w14:textId="11F21D8D" w:rsidR="00E41548" w:rsidRPr="007F7B2E" w:rsidRDefault="00E41548" w:rsidP="00A20702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Dev – </w:t>
      </w:r>
      <w:r w:rsidR="00171785">
        <w:rPr>
          <w:rFonts w:ascii="Times New Roman" w:hAnsi="Times New Roman"/>
        </w:rPr>
        <w:t>UVAADADSQL50CCO</w:t>
      </w:r>
      <w:r w:rsidRPr="007F7B2E">
        <w:rPr>
          <w:rFonts w:ascii="Times New Roman" w:hAnsi="Times New Roman"/>
        </w:rPr>
        <w:t>DB – eCoachingdev</w:t>
      </w:r>
    </w:p>
    <w:p w14:paraId="1CAD206B" w14:textId="77777777" w:rsidR="00E41548" w:rsidRPr="007F7B2E" w:rsidRDefault="00E41548" w:rsidP="00A20702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7F7B2E">
        <w:rPr>
          <w:rFonts w:ascii="Times New Roman" w:hAnsi="Times New Roman"/>
        </w:rPr>
        <w:t>Test - F3420-ECLDBT01 DB – eCoachingtest</w:t>
      </w:r>
    </w:p>
    <w:p w14:paraId="38C16DCE" w14:textId="10645A8E" w:rsidR="00E41548" w:rsidRPr="007F7B2E" w:rsidRDefault="00E41548" w:rsidP="00A20702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Prod - </w:t>
      </w:r>
      <w:r w:rsidR="001F1228">
        <w:rPr>
          <w:rFonts w:ascii="Times New Roman" w:hAnsi="Times New Roman"/>
        </w:rPr>
        <w:t>UVAAPADSQL50CCO</w:t>
      </w:r>
      <w:r w:rsidRPr="007F7B2E">
        <w:rPr>
          <w:rFonts w:ascii="Times New Roman" w:hAnsi="Times New Roman"/>
        </w:rPr>
        <w:t xml:space="preserve"> – eCoaching</w:t>
      </w:r>
    </w:p>
    <w:p w14:paraId="6F9E55DE" w14:textId="77777777"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8512447" w14:textId="77777777"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BE990BC" w14:textId="77777777"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A624713" w14:textId="77777777" w:rsidR="00E654C3" w:rsidRPr="00677E9D" w:rsidRDefault="007F7B2E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color w:val="000000" w:themeColor="text1"/>
        </w:rPr>
        <w:t>NON-OTH</w:t>
      </w:r>
      <w:r w:rsidR="009A28C9" w:rsidRPr="00677E9D">
        <w:rPr>
          <w:rFonts w:ascii="Times New Roman" w:hAnsi="Times New Roman"/>
        </w:rPr>
        <w:t>_</w:t>
      </w:r>
      <w:r w:rsidR="00265092" w:rsidRPr="00677E9D">
        <w:rPr>
          <w:rFonts w:ascii="Times New Roman" w:hAnsi="Times New Roman"/>
        </w:rPr>
        <w:t>File</w:t>
      </w:r>
    </w:p>
    <w:p w14:paraId="074D8863" w14:textId="74F2B321" w:rsidR="00E654C3" w:rsidRPr="00677E9D" w:rsidRDefault="00E654C3" w:rsidP="00CF23BE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\</w:t>
      </w:r>
      <w:r w:rsidR="00CF23BE" w:rsidRPr="00677E9D">
        <w:rPr>
          <w:rFonts w:ascii="Times New Roman" w:hAnsi="Times New Roman"/>
        </w:rPr>
        <w:t>\</w:t>
      </w:r>
      <w:r w:rsidR="001F1228">
        <w:rPr>
          <w:rFonts w:ascii="Times New Roman" w:hAnsi="Times New Roman"/>
        </w:rPr>
        <w:t>UVAAPADSQL50CCO</w:t>
      </w:r>
      <w:r w:rsidR="00CF23BE" w:rsidRPr="00677E9D">
        <w:rPr>
          <w:rFonts w:ascii="Times New Roman" w:hAnsi="Times New Roman"/>
        </w:rPr>
        <w:t>\Data\Coaching\Generic</w:t>
      </w:r>
      <w:r w:rsidR="00CF23BE" w:rsidRPr="00677E9D" w:rsidDel="00CF23BE">
        <w:rPr>
          <w:rFonts w:ascii="Times New Roman" w:hAnsi="Times New Roman"/>
        </w:rPr>
        <w:t xml:space="preserve"> </w:t>
      </w:r>
      <w:r w:rsidRPr="00677E9D">
        <w:rPr>
          <w:rFonts w:ascii="Times New Roman" w:hAnsi="Times New Roman"/>
        </w:rPr>
        <w:t>\</w:t>
      </w:r>
      <w:r w:rsidR="008E59B7" w:rsidRPr="00677E9D">
        <w:rPr>
          <w:rFonts w:ascii="Times New Roman" w:hAnsi="Times New Roman"/>
        </w:rPr>
        <w:t>eCL_Generic_Feed_OTH_</w:t>
      </w:r>
      <w:r w:rsidR="009A28C9" w:rsidRPr="00677E9D">
        <w:rPr>
          <w:rFonts w:ascii="Times New Roman" w:hAnsi="Times New Roman"/>
        </w:rPr>
        <w:t>[DTT/</w:t>
      </w:r>
      <w:r w:rsidR="008E59B7" w:rsidRPr="00677E9D">
        <w:rPr>
          <w:rFonts w:ascii="Times New Roman" w:hAnsi="Times New Roman"/>
        </w:rPr>
        <w:t>SEA</w:t>
      </w:r>
      <w:r w:rsidR="00CF23BE" w:rsidRPr="00677E9D">
        <w:rPr>
          <w:rFonts w:ascii="Times New Roman" w:hAnsi="Times New Roman"/>
        </w:rPr>
        <w:t>/SEAA/SEAR/APS/APW</w:t>
      </w:r>
      <w:r w:rsidR="009A28C9" w:rsidRPr="00677E9D">
        <w:rPr>
          <w:rFonts w:ascii="Times New Roman" w:hAnsi="Times New Roman"/>
        </w:rPr>
        <w:t>]</w:t>
      </w:r>
      <w:r w:rsidR="008E59B7" w:rsidRPr="00677E9D">
        <w:rPr>
          <w:rFonts w:ascii="Times New Roman" w:hAnsi="Times New Roman"/>
        </w:rPr>
        <w:t>*.csv</w:t>
      </w:r>
    </w:p>
    <w:p w14:paraId="4475E155" w14:textId="77777777"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9524986" w14:textId="77777777" w:rsidR="00E654C3" w:rsidRPr="00677E9D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7164044E" wp14:editId="25062B6F">
            <wp:extent cx="3236976" cy="13716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9D1A" w14:textId="77777777" w:rsidR="00265092" w:rsidRPr="00677E9D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826DF5C" w14:textId="77777777" w:rsidR="00265092" w:rsidRPr="00677E9D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653C25B" w14:textId="77777777"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6541984" w14:textId="77777777" w:rsidR="00E654C3" w:rsidRPr="00677E9D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78BD07FA" wp14:editId="06E80D0A">
            <wp:extent cx="3044952" cy="27432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AB7A" w14:textId="77777777"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1B64EF3" w14:textId="77777777" w:rsidR="008E59B7" w:rsidRPr="00677E9D" w:rsidRDefault="008E59B7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FF7BC5" w14:textId="77777777" w:rsidR="008E59B7" w:rsidRPr="00677E9D" w:rsidRDefault="008E59B7" w:rsidP="008E59B7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  <w:color w:val="000000" w:themeColor="text1"/>
        </w:rPr>
        <w:t>OTH</w:t>
      </w:r>
      <w:r w:rsidRPr="00677E9D">
        <w:rPr>
          <w:rFonts w:ascii="Times New Roman" w:hAnsi="Times New Roman"/>
        </w:rPr>
        <w:t>_File</w:t>
      </w:r>
    </w:p>
    <w:p w14:paraId="193C16F3" w14:textId="1DCEE603" w:rsidR="008E59B7" w:rsidRPr="00677E9D" w:rsidRDefault="00CF23BE" w:rsidP="008E59B7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\\</w:t>
      </w:r>
      <w:r w:rsidR="001F1228">
        <w:rPr>
          <w:rFonts w:ascii="Times New Roman" w:hAnsi="Times New Roman"/>
        </w:rPr>
        <w:t>UVAAPADSQL50CCO</w:t>
      </w:r>
      <w:r w:rsidRPr="00677E9D">
        <w:rPr>
          <w:rFonts w:ascii="Times New Roman" w:hAnsi="Times New Roman"/>
        </w:rPr>
        <w:t>\Data\Coaching\Generic</w:t>
      </w:r>
      <w:r w:rsidR="008E59B7" w:rsidRPr="00677E9D">
        <w:rPr>
          <w:rFonts w:ascii="Times New Roman" w:hAnsi="Times New Roman"/>
        </w:rPr>
        <w:t>\eCL_Generic_Feed_OTH</w:t>
      </w:r>
      <w:r w:rsidRPr="00677E9D">
        <w:rPr>
          <w:rFonts w:ascii="Times New Roman" w:hAnsi="Times New Roman"/>
        </w:rPr>
        <w:t>20</w:t>
      </w:r>
      <w:r w:rsidR="008E59B7" w:rsidRPr="00677E9D">
        <w:rPr>
          <w:rFonts w:ascii="Times New Roman" w:hAnsi="Times New Roman"/>
        </w:rPr>
        <w:t>*.csv</w:t>
      </w:r>
    </w:p>
    <w:p w14:paraId="31492EB6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F91CC10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0F48FEFE" wp14:editId="7E6B1F40">
            <wp:extent cx="4087368" cy="173736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7368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7ABE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8C7D1AC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4C376B2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9AD61E2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6E9AD74E" wp14:editId="4542AB52">
            <wp:extent cx="2542032" cy="2286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203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DF10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FCA38FC" w14:textId="77777777" w:rsidR="008E59B7" w:rsidRPr="00677E9D" w:rsidRDefault="008E59B7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BF90306" w14:textId="77777777" w:rsidR="002E4C8D" w:rsidRPr="00677E9D" w:rsidRDefault="002E4C8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AF5D12C" w14:textId="77777777" w:rsidR="002E4C8D" w:rsidRPr="00677E9D" w:rsidRDefault="002E4C8D" w:rsidP="0099676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>Encrypted_File</w:t>
      </w:r>
    </w:p>
    <w:p w14:paraId="23667694" w14:textId="77777777" w:rsidR="002E4C8D" w:rsidRPr="007F7B2E" w:rsidRDefault="002E4C8D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7F7B2E">
        <w:rPr>
          <w:rFonts w:ascii="Times New Roman" w:hAnsi="Times New Roman"/>
        </w:rPr>
        <w:t>Expression: @[User::EncryptedOutPath]+  @[User::VarEncryptedFileName]</w:t>
      </w:r>
    </w:p>
    <w:p w14:paraId="2CDFCD54" w14:textId="77777777" w:rsidR="002E4C8D" w:rsidRPr="007F7B2E" w:rsidRDefault="002E4C8D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0D4E6E2" w14:textId="77777777" w:rsidR="002E4C8D" w:rsidRPr="007F7B2E" w:rsidRDefault="002E4C8D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2AA3E00" w14:textId="77777777" w:rsidR="002E4C8D" w:rsidRPr="00677E9D" w:rsidRDefault="002E4C8D" w:rsidP="0099676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>Failed_File</w:t>
      </w:r>
    </w:p>
    <w:p w14:paraId="78194DEE" w14:textId="77777777" w:rsidR="002E4C8D" w:rsidRPr="007F7B2E" w:rsidRDefault="002E4C8D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7F7B2E">
        <w:rPr>
          <w:rFonts w:ascii="Times New Roman" w:hAnsi="Times New Roman"/>
        </w:rPr>
        <w:t>Expression: @[User::DecryptedOutPath]+  @[User::VarFailedName</w:t>
      </w:r>
    </w:p>
    <w:p w14:paraId="7DCF8BAF" w14:textId="77777777" w:rsidR="00C35C7E" w:rsidRPr="007F7B2E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E2EABE4" w14:textId="77777777" w:rsidR="00C35C7E" w:rsidRPr="007F7B2E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F851248" w14:textId="77777777" w:rsidR="00C35C7E" w:rsidRPr="00677E9D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F1B46CC" w14:textId="77777777" w:rsidR="00265092" w:rsidRPr="00677E9D" w:rsidRDefault="00265092" w:rsidP="0099676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>SMTP Connection Manager</w:t>
      </w:r>
    </w:p>
    <w:p w14:paraId="447296A4" w14:textId="6F3F9789" w:rsidR="00A67A9C" w:rsidRPr="00677E9D" w:rsidRDefault="00F1107C" w:rsidP="00F1107C">
      <w:pPr>
        <w:ind w:left="2880"/>
        <w:rPr>
          <w:rFonts w:ascii="Times New Roman" w:hAnsi="Times New Roman"/>
          <w:noProof/>
        </w:rPr>
      </w:pPr>
      <w:r w:rsidRPr="00F1107C">
        <w:rPr>
          <w:rFonts w:ascii="Times New Roman" w:hAnsi="Times New Roman"/>
        </w:rPr>
        <w:t>smtpint.maxcorp.maximus</w:t>
      </w:r>
    </w:p>
    <w:p w14:paraId="7B09E079" w14:textId="4982DB01" w:rsidR="00C35C7E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84" w:author="Palacherla, Susmitha C" w:date="2023-12-29T14:10:00Z"/>
          <w:rFonts w:ascii="Times New Roman" w:hAnsi="Times New Roman"/>
          <w:b/>
          <w:sz w:val="24"/>
          <w:szCs w:val="24"/>
        </w:rPr>
      </w:pPr>
    </w:p>
    <w:p w14:paraId="3C18950C" w14:textId="51DD8805" w:rsidR="00DA14CF" w:rsidRDefault="00DA14CF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85" w:author="Palacherla, Susmitha C" w:date="2023-12-29T14:10:00Z"/>
          <w:rFonts w:ascii="Times New Roman" w:hAnsi="Times New Roman"/>
          <w:b/>
          <w:sz w:val="24"/>
          <w:szCs w:val="24"/>
        </w:rPr>
      </w:pPr>
    </w:p>
    <w:p w14:paraId="3AB81A4F" w14:textId="29AFFFB1" w:rsidR="00DA14CF" w:rsidRDefault="00DA14CF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86" w:author="Palacherla, Susmitha C" w:date="2023-12-29T14:10:00Z"/>
          <w:rFonts w:ascii="Times New Roman" w:hAnsi="Times New Roman"/>
          <w:b/>
          <w:sz w:val="24"/>
          <w:szCs w:val="24"/>
        </w:rPr>
      </w:pPr>
    </w:p>
    <w:p w14:paraId="5FF0FC52" w14:textId="0BC6726A" w:rsidR="00DA14CF" w:rsidRDefault="00DA14CF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87" w:author="Palacherla, Susmitha C" w:date="2023-12-29T14:10:00Z"/>
          <w:rFonts w:ascii="Times New Roman" w:hAnsi="Times New Roman"/>
          <w:b/>
          <w:sz w:val="24"/>
          <w:szCs w:val="24"/>
        </w:rPr>
      </w:pPr>
    </w:p>
    <w:p w14:paraId="57200D78" w14:textId="15420ECE" w:rsidR="00DA14CF" w:rsidRDefault="00DA14CF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88" w:author="Palacherla, Susmitha C" w:date="2023-12-29T14:10:00Z"/>
          <w:rFonts w:ascii="Times New Roman" w:hAnsi="Times New Roman"/>
          <w:b/>
          <w:sz w:val="24"/>
          <w:szCs w:val="24"/>
        </w:rPr>
      </w:pPr>
    </w:p>
    <w:p w14:paraId="223EAF0F" w14:textId="1A2C7960" w:rsidR="00DA14CF" w:rsidRDefault="00DA14CF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89" w:author="Palacherla, Susmitha C" w:date="2023-12-29T14:10:00Z"/>
          <w:rFonts w:ascii="Times New Roman" w:hAnsi="Times New Roman"/>
          <w:b/>
          <w:sz w:val="24"/>
          <w:szCs w:val="24"/>
        </w:rPr>
      </w:pPr>
    </w:p>
    <w:p w14:paraId="37391E89" w14:textId="110CD165" w:rsidR="00DA14CF" w:rsidRDefault="00DA14CF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90" w:author="Palacherla, Susmitha C" w:date="2023-12-29T14:10:00Z"/>
          <w:rFonts w:ascii="Times New Roman" w:hAnsi="Times New Roman"/>
          <w:b/>
          <w:sz w:val="24"/>
          <w:szCs w:val="24"/>
        </w:rPr>
      </w:pPr>
    </w:p>
    <w:p w14:paraId="33C9D946" w14:textId="50B4819A" w:rsidR="00DA14CF" w:rsidRDefault="00DA14CF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91" w:author="Palacherla, Susmitha C" w:date="2023-12-29T14:10:00Z"/>
          <w:rFonts w:ascii="Times New Roman" w:hAnsi="Times New Roman"/>
          <w:b/>
          <w:sz w:val="24"/>
          <w:szCs w:val="24"/>
        </w:rPr>
      </w:pPr>
    </w:p>
    <w:p w14:paraId="37DCCB4F" w14:textId="07698E49" w:rsidR="00DA14CF" w:rsidRDefault="00DA14CF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92" w:author="Palacherla, Susmitha C" w:date="2023-12-29T14:10:00Z"/>
          <w:rFonts w:ascii="Times New Roman" w:hAnsi="Times New Roman"/>
          <w:b/>
          <w:sz w:val="24"/>
          <w:szCs w:val="24"/>
        </w:rPr>
      </w:pPr>
    </w:p>
    <w:p w14:paraId="778429CF" w14:textId="2E9D860A" w:rsidR="00DA14CF" w:rsidRDefault="00DA14CF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93" w:author="Palacherla, Susmitha C" w:date="2023-12-29T14:10:00Z"/>
          <w:rFonts w:ascii="Times New Roman" w:hAnsi="Times New Roman"/>
          <w:b/>
          <w:sz w:val="24"/>
          <w:szCs w:val="24"/>
        </w:rPr>
      </w:pPr>
    </w:p>
    <w:p w14:paraId="6C2BFCAE" w14:textId="19E8457F" w:rsidR="00DA14CF" w:rsidRDefault="00DA14CF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94" w:author="Palacherla, Susmitha C" w:date="2023-12-29T14:10:00Z"/>
          <w:rFonts w:ascii="Times New Roman" w:hAnsi="Times New Roman"/>
          <w:b/>
          <w:sz w:val="24"/>
          <w:szCs w:val="24"/>
        </w:rPr>
      </w:pPr>
    </w:p>
    <w:p w14:paraId="7EBEDFB7" w14:textId="77777777" w:rsidR="00DA14CF" w:rsidRPr="00677E9D" w:rsidRDefault="00DA14C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4F58C6D" w14:textId="77777777" w:rsidR="00C35C7E" w:rsidRPr="00677E9D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B18FEDA" w14:textId="77777777" w:rsidR="00202048" w:rsidRPr="00677E9D" w:rsidRDefault="007A6434" w:rsidP="0099676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P</w:t>
      </w:r>
      <w:r w:rsidR="00932115" w:rsidRPr="00677E9D">
        <w:rPr>
          <w:rFonts w:ascii="Times New Roman" w:hAnsi="Times New Roman"/>
          <w:b/>
        </w:rPr>
        <w:t>ackage Content</w:t>
      </w:r>
      <w:r w:rsidR="00BE2E93" w:rsidRPr="00677E9D">
        <w:rPr>
          <w:rFonts w:ascii="Times New Roman" w:hAnsi="Times New Roman"/>
          <w:b/>
        </w:rPr>
        <w:t>(Control Flow)</w:t>
      </w:r>
    </w:p>
    <w:p w14:paraId="28F5AF16" w14:textId="77777777" w:rsidR="00997532" w:rsidRPr="00677E9D" w:rsidRDefault="009A28C9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noProof/>
        </w:rPr>
      </w:pPr>
      <w:r w:rsidRPr="00677E9D">
        <w:rPr>
          <w:rFonts w:ascii="Times New Roman" w:hAnsi="Times New Roman"/>
          <w:noProof/>
        </w:rPr>
        <w:t xml:space="preserve"> </w:t>
      </w:r>
    </w:p>
    <w:p w14:paraId="744ABA2D" w14:textId="3CCF0DA7" w:rsidR="00C35C7E" w:rsidRPr="00677E9D" w:rsidRDefault="00DA14CF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  <w:ins w:id="95" w:author="Palacherla, Susmitha C" w:date="2023-12-29T14:10:00Z">
        <w:r>
          <w:rPr>
            <w:noProof/>
          </w:rPr>
          <w:drawing>
            <wp:inline distT="0" distB="0" distL="0" distR="0" wp14:anchorId="42E2281A" wp14:editId="79293479">
              <wp:extent cx="5943600" cy="3064510"/>
              <wp:effectExtent l="0" t="0" r="0" b="254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0645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Del="00DA14CF">
          <w:rPr>
            <w:noProof/>
          </w:rPr>
          <w:t xml:space="preserve"> </w:t>
        </w:r>
      </w:ins>
      <w:del w:id="96" w:author="Palacherla, Susmitha C" w:date="2023-12-29T14:10:00Z">
        <w:r w:rsidR="00187606" w:rsidDel="00DA14CF">
          <w:rPr>
            <w:noProof/>
          </w:rPr>
          <w:drawing>
            <wp:inline distT="0" distB="0" distL="0" distR="0" wp14:anchorId="5DEECF66" wp14:editId="47EE959E">
              <wp:extent cx="6345936" cy="4572000"/>
              <wp:effectExtent l="0" t="0" r="0" b="0"/>
              <wp:docPr id="7" name="Picture 7" descr="Graphical user interface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Picture 7" descr="Graphical user interface&#10;&#10;Description automatically generated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45936" cy="4572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71D552B8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1FD35F25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0AF5E37D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1624EC1C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21829C68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072DD37F" w14:textId="77777777" w:rsidR="00C35C7E" w:rsidRPr="007F7B2E" w:rsidRDefault="00C35C7E">
      <w:pPr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Foreach Loop Container ( Decrypt and stage files)</w:t>
      </w:r>
    </w:p>
    <w:p w14:paraId="04176637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0B8EC81" w14:textId="77777777" w:rsidR="00C35C7E" w:rsidRPr="007F7B2E" w:rsidRDefault="00C35C7E" w:rsidP="00C35C7E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Summary of Steps</w:t>
      </w:r>
    </w:p>
    <w:p w14:paraId="2155BDE6" w14:textId="77777777" w:rsidR="00C35C7E" w:rsidRPr="007F7B2E" w:rsidRDefault="00C35C7E" w:rsidP="00C35C7E">
      <w:pPr>
        <w:numPr>
          <w:ilvl w:val="0"/>
          <w:numId w:val="11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 system task – Decrypt files</w:t>
      </w:r>
    </w:p>
    <w:p w14:paraId="7162DA66" w14:textId="77777777" w:rsidR="00C35C7E" w:rsidRPr="007F7B2E" w:rsidRDefault="00C35C7E" w:rsidP="00C35C7E">
      <w:pPr>
        <w:numPr>
          <w:ilvl w:val="0"/>
          <w:numId w:val="11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Script task - Pause 10 seconds</w:t>
      </w:r>
    </w:p>
    <w:p w14:paraId="78615D95" w14:textId="77777777" w:rsidR="00C35C7E" w:rsidRPr="007F7B2E" w:rsidRDefault="00C35C7E" w:rsidP="00C35C7E">
      <w:pPr>
        <w:numPr>
          <w:ilvl w:val="0"/>
          <w:numId w:val="11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 system task – Backup encrypted files</w:t>
      </w:r>
    </w:p>
    <w:p w14:paraId="4A5017F0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DB320EF" w14:textId="77777777" w:rsidR="00C35C7E" w:rsidRPr="007F7B2E" w:rsidRDefault="00C35C7E" w:rsidP="00C35C7E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Details</w:t>
      </w:r>
    </w:p>
    <w:p w14:paraId="5C036D5B" w14:textId="77777777" w:rsidR="00C35C7E" w:rsidRPr="007F7B2E" w:rsidRDefault="00C35C7E" w:rsidP="00C35C7E">
      <w:pPr>
        <w:spacing w:after="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Container: Foreach  File Loop </w:t>
      </w:r>
    </w:p>
    <w:p w14:paraId="0A8711B5" w14:textId="75A56870" w:rsidR="00C35C7E" w:rsidRPr="007F7B2E" w:rsidRDefault="00C35C7E" w:rsidP="00C35C7E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Folder: \\</w:t>
      </w:r>
      <w:r w:rsidR="001F1228">
        <w:rPr>
          <w:rFonts w:ascii="Times New Roman" w:hAnsi="Times New Roman"/>
        </w:rPr>
        <w:t>UVAAPADSQL50CCO</w:t>
      </w:r>
      <w:r w:rsidRPr="007F7B2E">
        <w:rPr>
          <w:rFonts w:ascii="Times New Roman" w:hAnsi="Times New Roman"/>
        </w:rPr>
        <w:t>\data\coaching\Generic\Encrypt_out\</w:t>
      </w:r>
    </w:p>
    <w:p w14:paraId="7ABEF177" w14:textId="6CF450AD" w:rsidR="00C35C7E" w:rsidDel="00AE57D4" w:rsidRDefault="00C35C7E" w:rsidP="00C35C7E">
      <w:pPr>
        <w:spacing w:after="0"/>
        <w:ind w:left="1080"/>
        <w:rPr>
          <w:del w:id="97" w:author="Palacherla, Susmitha C" w:date="2023-12-29T14:13:00Z"/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Files: </w:t>
      </w:r>
      <w:ins w:id="98" w:author="Palacherla, Susmitha C" w:date="2023-12-29T14:13:00Z">
        <w:r w:rsidR="00AE57D4" w:rsidRPr="003B4096">
          <w:rPr>
            <w:rFonts w:ascii="Times New Roman" w:hAnsi="Times New Roman"/>
          </w:rPr>
          <w:t>eCL</w:t>
        </w:r>
        <w:r w:rsidR="00AE57D4">
          <w:rPr>
            <w:rFonts w:ascii="Times New Roman" w:hAnsi="Times New Roman"/>
          </w:rPr>
          <w:t>_*</w:t>
        </w:r>
        <w:r w:rsidR="00AE57D4" w:rsidRPr="003B4096">
          <w:rPr>
            <w:rFonts w:ascii="Times New Roman" w:hAnsi="Times New Roman"/>
          </w:rPr>
          <w:t>.encrypt</w:t>
        </w:r>
        <w:r w:rsidR="00AE57D4" w:rsidRPr="007F7B2E" w:rsidDel="00AE57D4">
          <w:rPr>
            <w:rFonts w:ascii="Times New Roman" w:hAnsi="Times New Roman"/>
          </w:rPr>
          <w:t xml:space="preserve"> </w:t>
        </w:r>
      </w:ins>
      <w:del w:id="99" w:author="Palacherla, Susmitha C" w:date="2023-12-29T14:13:00Z">
        <w:r w:rsidRPr="007F7B2E" w:rsidDel="00AE57D4">
          <w:rPr>
            <w:rFonts w:ascii="Times New Roman" w:hAnsi="Times New Roman"/>
          </w:rPr>
          <w:delText>eCL*Generic_*.encrypt</w:delText>
        </w:r>
      </w:del>
    </w:p>
    <w:p w14:paraId="73C7F435" w14:textId="77777777" w:rsidR="00AE57D4" w:rsidRPr="007F7B2E" w:rsidRDefault="00AE57D4" w:rsidP="00C35C7E">
      <w:pPr>
        <w:spacing w:after="0"/>
        <w:ind w:left="1080"/>
        <w:rPr>
          <w:ins w:id="100" w:author="Palacherla, Susmitha C" w:date="2023-12-29T14:13:00Z"/>
          <w:rFonts w:ascii="Times New Roman" w:hAnsi="Times New Roman"/>
        </w:rPr>
      </w:pPr>
    </w:p>
    <w:p w14:paraId="0A426296" w14:textId="77777777" w:rsidR="00C35C7E" w:rsidRPr="007F7B2E" w:rsidRDefault="00C35C7E" w:rsidP="00C35C7E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Retrieve file name: Name and Extension</w:t>
      </w:r>
    </w:p>
    <w:p w14:paraId="2FCCCDD0" w14:textId="77777777" w:rsidR="00C35C7E" w:rsidRPr="007F7B2E" w:rsidRDefault="00C35C7E" w:rsidP="00C35C7E">
      <w:pPr>
        <w:spacing w:after="0"/>
        <w:ind w:left="1080"/>
        <w:rPr>
          <w:rFonts w:ascii="Times New Roman" w:hAnsi="Times New Roman"/>
        </w:rPr>
      </w:pPr>
    </w:p>
    <w:p w14:paraId="5F007CAD" w14:textId="77777777" w:rsidR="00C35C7E" w:rsidRPr="007F7B2E" w:rsidRDefault="00C35C7E" w:rsidP="00C35C7E">
      <w:pPr>
        <w:spacing w:after="0"/>
        <w:ind w:left="1080"/>
        <w:rPr>
          <w:rFonts w:ascii="Times New Roman" w:hAnsi="Times New Roman"/>
        </w:rPr>
      </w:pPr>
    </w:p>
    <w:p w14:paraId="30BBEA11" w14:textId="77777777" w:rsidR="00C35C7E" w:rsidRPr="007F7B2E" w:rsidRDefault="00C35C7E" w:rsidP="00C35C7E">
      <w:pPr>
        <w:spacing w:after="0"/>
        <w:ind w:left="1080"/>
        <w:rPr>
          <w:rFonts w:ascii="Times New Roman" w:hAnsi="Times New Roman"/>
        </w:rPr>
      </w:pPr>
    </w:p>
    <w:p w14:paraId="340F5343" w14:textId="77777777" w:rsidR="00C35C7E" w:rsidRPr="007F7B2E" w:rsidRDefault="00C35C7E" w:rsidP="00C35C7E">
      <w:pPr>
        <w:numPr>
          <w:ilvl w:val="0"/>
          <w:numId w:val="13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 system task – Decrypt files</w:t>
      </w:r>
    </w:p>
    <w:p w14:paraId="4AF9F6F3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t xml:space="preserve"> </w:t>
      </w:r>
      <w:r w:rsidRPr="00677E9D">
        <w:rPr>
          <w:rFonts w:ascii="Times New Roman" w:hAnsi="Times New Roman"/>
          <w:noProof/>
        </w:rPr>
        <w:drawing>
          <wp:inline distT="0" distB="0" distL="0" distR="0" wp14:anchorId="7E54B7FE" wp14:editId="13238FE6">
            <wp:extent cx="3602736" cy="18288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984C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3D769B83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A38CCD5" w14:textId="77777777" w:rsidR="00C35C7E" w:rsidRPr="007F7B2E" w:rsidRDefault="00C35C7E" w:rsidP="00C35C7E">
      <w:pPr>
        <w:numPr>
          <w:ilvl w:val="0"/>
          <w:numId w:val="13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Script  task- Pause 10 secs</w:t>
      </w:r>
    </w:p>
    <w:p w14:paraId="4016AB7F" w14:textId="77777777" w:rsidR="00C35C7E" w:rsidRPr="007F7B2E" w:rsidRDefault="00C35C7E" w:rsidP="00C35C7E">
      <w:pPr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56543183" wp14:editId="76FC48F3">
            <wp:extent cx="3520440" cy="91440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EFBE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</w:t>
      </w:r>
      <w:r w:rsidRPr="00677E9D">
        <w:rPr>
          <w:rFonts w:ascii="Times New Roman" w:hAnsi="Times New Roman"/>
          <w:color w:val="0000FF"/>
          <w:sz w:val="19"/>
          <w:szCs w:val="19"/>
        </w:rPr>
        <w:t>public</w:t>
      </w:r>
      <w:r w:rsidRPr="00677E9D">
        <w:rPr>
          <w:rFonts w:ascii="Times New Roman" w:hAnsi="Times New Roman"/>
          <w:color w:val="000000"/>
          <w:sz w:val="19"/>
          <w:szCs w:val="19"/>
        </w:rPr>
        <w:t xml:space="preserve"> </w:t>
      </w:r>
      <w:r w:rsidRPr="00677E9D">
        <w:rPr>
          <w:rFonts w:ascii="Times New Roman" w:hAnsi="Times New Roman"/>
          <w:color w:val="0000FF"/>
          <w:sz w:val="19"/>
          <w:szCs w:val="19"/>
        </w:rPr>
        <w:t>void</w:t>
      </w:r>
      <w:r w:rsidRPr="00677E9D">
        <w:rPr>
          <w:rFonts w:ascii="Times New Roman" w:hAnsi="Times New Roman"/>
          <w:color w:val="000000"/>
          <w:sz w:val="19"/>
          <w:szCs w:val="19"/>
        </w:rPr>
        <w:t xml:space="preserve"> Main()</w:t>
      </w:r>
    </w:p>
    <w:p w14:paraId="51A3263D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{</w:t>
      </w:r>
    </w:p>
    <w:p w14:paraId="7AFEC04F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r w:rsidRPr="00677E9D">
        <w:rPr>
          <w:rFonts w:ascii="Times New Roman" w:hAnsi="Times New Roman"/>
          <w:color w:val="008000"/>
          <w:sz w:val="19"/>
          <w:szCs w:val="19"/>
        </w:rPr>
        <w:t>// TODO: Add your code here</w:t>
      </w:r>
    </w:p>
    <w:p w14:paraId="1A2481D9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r w:rsidRPr="00677E9D">
        <w:rPr>
          <w:rFonts w:ascii="Times New Roman" w:hAnsi="Times New Roman"/>
          <w:color w:val="008000"/>
          <w:sz w:val="19"/>
          <w:szCs w:val="19"/>
        </w:rPr>
        <w:t>// Sleep for 10 seconds  (*1000)</w:t>
      </w:r>
    </w:p>
    <w:p w14:paraId="05963216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System.Threading.</w:t>
      </w:r>
      <w:r w:rsidRPr="00677E9D">
        <w:rPr>
          <w:rFonts w:ascii="Times New Roman" w:hAnsi="Times New Roman"/>
          <w:color w:val="2B91AF"/>
          <w:sz w:val="19"/>
          <w:szCs w:val="19"/>
        </w:rPr>
        <w:t>Thread</w:t>
      </w:r>
      <w:r w:rsidRPr="00677E9D">
        <w:rPr>
          <w:rFonts w:ascii="Times New Roman" w:hAnsi="Times New Roman"/>
          <w:color w:val="000000"/>
          <w:sz w:val="19"/>
          <w:szCs w:val="19"/>
        </w:rPr>
        <w:t>.Sleep(10000);</w:t>
      </w:r>
    </w:p>
    <w:p w14:paraId="6E0C17B5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Dts.TaskResult = (</w:t>
      </w:r>
      <w:r w:rsidRPr="00677E9D">
        <w:rPr>
          <w:rFonts w:ascii="Times New Roman" w:hAnsi="Times New Roman"/>
          <w:color w:val="0000FF"/>
          <w:sz w:val="19"/>
          <w:szCs w:val="19"/>
        </w:rPr>
        <w:t>int</w:t>
      </w:r>
      <w:r w:rsidRPr="00677E9D">
        <w:rPr>
          <w:rFonts w:ascii="Times New Roman" w:hAnsi="Times New Roman"/>
          <w:color w:val="000000"/>
          <w:sz w:val="19"/>
          <w:szCs w:val="19"/>
        </w:rPr>
        <w:t>)</w:t>
      </w:r>
      <w:r w:rsidRPr="00677E9D">
        <w:rPr>
          <w:rFonts w:ascii="Times New Roman" w:hAnsi="Times New Roman"/>
          <w:color w:val="2B91AF"/>
          <w:sz w:val="19"/>
          <w:szCs w:val="19"/>
        </w:rPr>
        <w:t>ScriptResults</w:t>
      </w:r>
      <w:r w:rsidRPr="00677E9D">
        <w:rPr>
          <w:rFonts w:ascii="Times New Roman" w:hAnsi="Times New Roman"/>
          <w:color w:val="000000"/>
          <w:sz w:val="19"/>
          <w:szCs w:val="19"/>
        </w:rPr>
        <w:t>.Success;</w:t>
      </w:r>
    </w:p>
    <w:p w14:paraId="60F670EA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}</w:t>
      </w:r>
    </w:p>
    <w:p w14:paraId="6956AC14" w14:textId="77777777" w:rsidR="00C35C7E" w:rsidRPr="007F7B2E" w:rsidRDefault="00C35C7E" w:rsidP="00C35C7E">
      <w:pPr>
        <w:rPr>
          <w:rFonts w:ascii="Times New Roman" w:hAnsi="Times New Roman"/>
        </w:rPr>
      </w:pPr>
    </w:p>
    <w:p w14:paraId="3D146AC2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350791B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142D879" w14:textId="77777777" w:rsidR="00C35C7E" w:rsidRPr="007F7B2E" w:rsidRDefault="00C35C7E" w:rsidP="00C35C7E">
      <w:pPr>
        <w:numPr>
          <w:ilvl w:val="0"/>
          <w:numId w:val="13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 System task – Backup Encrypted files</w:t>
      </w:r>
    </w:p>
    <w:p w14:paraId="0C7787BB" w14:textId="77777777" w:rsidR="00C35C7E" w:rsidRPr="007F7B2E" w:rsidRDefault="00C35C7E" w:rsidP="00C35C7E">
      <w:pPr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478794BA" wp14:editId="3761868D">
            <wp:extent cx="3959352" cy="1828800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E12F" w14:textId="77777777" w:rsidR="00AE57D4" w:rsidRPr="00AE57D4" w:rsidRDefault="00AE57D4" w:rsidP="00AE57D4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ins w:id="101" w:author="Palacherla, Susmitha C" w:date="2023-12-29T14:15:00Z"/>
          <w:rFonts w:ascii="Times New Roman" w:hAnsi="Times New Roman"/>
          <w:b/>
          <w:rPrChange w:id="102" w:author="Palacherla, Susmitha C" w:date="2023-12-29T14:15:00Z">
            <w:rPr>
              <w:ins w:id="103" w:author="Palacherla, Susmitha C" w:date="2023-12-29T14:15:00Z"/>
              <w:rFonts w:asciiTheme="minorHAnsi" w:hAnsiTheme="minorHAnsi" w:cs="Arial"/>
              <w:b/>
              <w:sz w:val="20"/>
              <w:szCs w:val="20"/>
            </w:rPr>
          </w:rPrChange>
        </w:rPr>
        <w:pPrChange w:id="104" w:author="Palacherla, Susmitha C" w:date="2023-12-29T14:15:00Z">
          <w:pPr>
            <w:pStyle w:val="ListParagraph"/>
            <w:widowControl w:val="0"/>
            <w:numPr>
              <w:ilvl w:val="4"/>
              <w:numId w:val="46"/>
            </w:numPr>
            <w:autoSpaceDE w:val="0"/>
            <w:autoSpaceDN w:val="0"/>
            <w:adjustRightInd w:val="0"/>
            <w:spacing w:after="0" w:line="240" w:lineRule="auto"/>
            <w:ind w:left="2232" w:hanging="792"/>
          </w:pPr>
        </w:pPrChange>
      </w:pPr>
      <w:ins w:id="105" w:author="Palacherla, Susmitha C" w:date="2023-12-29T14:15:00Z">
        <w:r w:rsidRPr="00AE57D4">
          <w:rPr>
            <w:rFonts w:ascii="Times New Roman" w:hAnsi="Times New Roman"/>
            <w:b/>
            <w:rPrChange w:id="106" w:author="Palacherla, Susmitha C" w:date="2023-12-29T14:15:00Z">
              <w:rPr>
                <w:rFonts w:asciiTheme="minorHAnsi" w:hAnsiTheme="minorHAnsi" w:cs="Arial"/>
                <w:b/>
                <w:sz w:val="20"/>
                <w:szCs w:val="20"/>
              </w:rPr>
            </w:rPrChange>
          </w:rPr>
          <w:t xml:space="preserve">For each Unexpected File </w:t>
        </w:r>
      </w:ins>
    </w:p>
    <w:p w14:paraId="4AEBD9F3" w14:textId="77777777" w:rsidR="00AE57D4" w:rsidRPr="003F421D" w:rsidRDefault="00AE57D4" w:rsidP="00AE57D4">
      <w:pPr>
        <w:rPr>
          <w:ins w:id="107" w:author="Palacherla, Susmitha C" w:date="2023-12-29T14:16:00Z"/>
          <w:rFonts w:asciiTheme="minorHAnsi" w:hAnsiTheme="minorHAnsi"/>
          <w:b/>
          <w:sz w:val="20"/>
          <w:szCs w:val="20"/>
        </w:rPr>
      </w:pPr>
      <w:ins w:id="108" w:author="Palacherla, Susmitha C" w:date="2023-12-29T14:16:00Z">
        <w:r w:rsidRPr="003F421D">
          <w:rPr>
            <w:rFonts w:asciiTheme="minorHAnsi" w:hAnsiTheme="minorHAnsi"/>
            <w:b/>
            <w:sz w:val="20"/>
            <w:szCs w:val="20"/>
          </w:rPr>
          <w:t>Summary of Steps</w:t>
        </w:r>
      </w:ins>
    </w:p>
    <w:p w14:paraId="5515252E" w14:textId="77777777" w:rsidR="00AE57D4" w:rsidRPr="00CA5EB0" w:rsidRDefault="00AE57D4" w:rsidP="00AE57D4">
      <w:pPr>
        <w:pStyle w:val="ListParagraph"/>
        <w:numPr>
          <w:ilvl w:val="0"/>
          <w:numId w:val="47"/>
        </w:numPr>
        <w:rPr>
          <w:ins w:id="109" w:author="Palacherla, Susmitha C" w:date="2023-12-29T14:16:00Z"/>
          <w:rFonts w:ascii="Times New Roman" w:hAnsi="Times New Roman"/>
        </w:rPr>
      </w:pPr>
      <w:bookmarkStart w:id="110" w:name="_Hlk154663788"/>
      <w:ins w:id="111" w:author="Palacherla, Susmitha C" w:date="2023-12-29T14:16:00Z">
        <w:r>
          <w:rPr>
            <w:rFonts w:ascii="Times New Roman" w:hAnsi="Times New Roman"/>
          </w:rPr>
          <w:t>SQL</w:t>
        </w:r>
        <w:r w:rsidRPr="00CA5EB0">
          <w:rPr>
            <w:rFonts w:ascii="Times New Roman" w:hAnsi="Times New Roman"/>
          </w:rPr>
          <w:t xml:space="preserve"> task – </w:t>
        </w:r>
        <w:r>
          <w:rPr>
            <w:rFonts w:ascii="Times New Roman" w:hAnsi="Times New Roman"/>
          </w:rPr>
          <w:t>Fetch Report Code</w:t>
        </w:r>
      </w:ins>
    </w:p>
    <w:p w14:paraId="274030C0" w14:textId="77777777" w:rsidR="00AE57D4" w:rsidRPr="00CA5EB0" w:rsidRDefault="00AE57D4" w:rsidP="00AE57D4">
      <w:pPr>
        <w:pStyle w:val="ListParagraph"/>
        <w:numPr>
          <w:ilvl w:val="0"/>
          <w:numId w:val="47"/>
        </w:numPr>
        <w:rPr>
          <w:ins w:id="112" w:author="Palacherla, Susmitha C" w:date="2023-12-29T14:16:00Z"/>
          <w:rFonts w:ascii="Times New Roman" w:hAnsi="Times New Roman"/>
        </w:rPr>
      </w:pPr>
      <w:ins w:id="113" w:author="Palacherla, Susmitha C" w:date="2023-12-29T14:16:00Z">
        <w:r>
          <w:rPr>
            <w:rFonts w:ascii="Times New Roman" w:hAnsi="Times New Roman"/>
          </w:rPr>
          <w:t>Email task – Send Notification</w:t>
        </w:r>
      </w:ins>
    </w:p>
    <w:p w14:paraId="649B03D3" w14:textId="77777777" w:rsidR="00AE57D4" w:rsidRPr="00CA5EB0" w:rsidRDefault="00AE57D4" w:rsidP="00AE57D4">
      <w:pPr>
        <w:pStyle w:val="ListParagraph"/>
        <w:numPr>
          <w:ilvl w:val="0"/>
          <w:numId w:val="47"/>
        </w:numPr>
        <w:rPr>
          <w:ins w:id="114" w:author="Palacherla, Susmitha C" w:date="2023-12-29T14:16:00Z"/>
          <w:rFonts w:ascii="Times New Roman" w:hAnsi="Times New Roman"/>
        </w:rPr>
      </w:pPr>
      <w:ins w:id="115" w:author="Palacherla, Susmitha C" w:date="2023-12-29T14:16:00Z">
        <w:r w:rsidRPr="00CA5EB0">
          <w:rPr>
            <w:rFonts w:ascii="Times New Roman" w:hAnsi="Times New Roman"/>
          </w:rPr>
          <w:t xml:space="preserve">File system task – </w:t>
        </w:r>
        <w:r>
          <w:rPr>
            <w:rFonts w:ascii="Times New Roman" w:hAnsi="Times New Roman"/>
          </w:rPr>
          <w:t>Delete File(s)</w:t>
        </w:r>
      </w:ins>
    </w:p>
    <w:bookmarkEnd w:id="110"/>
    <w:p w14:paraId="29EE99D5" w14:textId="77777777" w:rsidR="00AE57D4" w:rsidRPr="00CA5EB0" w:rsidRDefault="00AE57D4" w:rsidP="00AE57D4">
      <w:pPr>
        <w:widowControl w:val="0"/>
        <w:autoSpaceDE w:val="0"/>
        <w:autoSpaceDN w:val="0"/>
        <w:adjustRightInd w:val="0"/>
        <w:spacing w:after="0" w:line="240" w:lineRule="auto"/>
        <w:rPr>
          <w:ins w:id="116" w:author="Palacherla, Susmitha C" w:date="2023-12-29T14:16:00Z"/>
          <w:rFonts w:ascii="Times New Roman" w:hAnsi="Times New Roman"/>
          <w:b/>
          <w:sz w:val="24"/>
          <w:szCs w:val="24"/>
        </w:rPr>
      </w:pPr>
    </w:p>
    <w:p w14:paraId="41905499" w14:textId="77777777" w:rsidR="00AE57D4" w:rsidRPr="003F421D" w:rsidRDefault="00AE57D4" w:rsidP="00AE57D4">
      <w:pPr>
        <w:rPr>
          <w:ins w:id="117" w:author="Palacherla, Susmitha C" w:date="2023-12-29T14:16:00Z"/>
          <w:rFonts w:asciiTheme="minorHAnsi" w:hAnsiTheme="minorHAnsi"/>
          <w:b/>
          <w:sz w:val="20"/>
          <w:szCs w:val="20"/>
        </w:rPr>
      </w:pPr>
      <w:ins w:id="118" w:author="Palacherla, Susmitha C" w:date="2023-12-29T14:16:00Z">
        <w:r w:rsidRPr="003F421D">
          <w:rPr>
            <w:rFonts w:asciiTheme="minorHAnsi" w:hAnsiTheme="minorHAnsi"/>
            <w:b/>
            <w:sz w:val="20"/>
            <w:szCs w:val="20"/>
          </w:rPr>
          <w:t>Details</w:t>
        </w:r>
      </w:ins>
    </w:p>
    <w:p w14:paraId="590A51B7" w14:textId="77777777" w:rsidR="00AE57D4" w:rsidRPr="0095359C" w:rsidRDefault="00AE57D4" w:rsidP="00AE57D4">
      <w:pPr>
        <w:spacing w:after="0"/>
        <w:ind w:left="1080"/>
        <w:rPr>
          <w:ins w:id="119" w:author="Palacherla, Susmitha C" w:date="2023-12-29T14:16:00Z"/>
          <w:rFonts w:asciiTheme="minorHAnsi" w:hAnsiTheme="minorHAnsi"/>
          <w:sz w:val="20"/>
          <w:szCs w:val="20"/>
        </w:rPr>
      </w:pPr>
      <w:ins w:id="120" w:author="Palacherla, Susmitha C" w:date="2023-12-29T14:16:00Z">
        <w:r w:rsidRPr="0095359C">
          <w:rPr>
            <w:rFonts w:asciiTheme="minorHAnsi" w:hAnsiTheme="minorHAnsi"/>
            <w:sz w:val="20"/>
            <w:szCs w:val="20"/>
          </w:rPr>
          <w:t>Container: Foreach Loop</w:t>
        </w:r>
      </w:ins>
    </w:p>
    <w:p w14:paraId="7BEDB50A" w14:textId="552DC457" w:rsidR="00AE57D4" w:rsidRPr="0095359C" w:rsidRDefault="00AE57D4" w:rsidP="00AE57D4">
      <w:pPr>
        <w:spacing w:after="0"/>
        <w:ind w:left="1080"/>
        <w:rPr>
          <w:ins w:id="121" w:author="Palacherla, Susmitha C" w:date="2023-12-29T14:16:00Z"/>
          <w:rFonts w:asciiTheme="minorHAnsi" w:hAnsiTheme="minorHAnsi"/>
          <w:sz w:val="20"/>
          <w:szCs w:val="20"/>
        </w:rPr>
      </w:pPr>
      <w:ins w:id="122" w:author="Palacherla, Susmitha C" w:date="2023-12-29T14:16:00Z">
        <w:r w:rsidRPr="0095359C">
          <w:rPr>
            <w:rFonts w:asciiTheme="minorHAnsi" w:hAnsiTheme="minorHAnsi"/>
            <w:sz w:val="20"/>
            <w:szCs w:val="20"/>
          </w:rPr>
          <w:t xml:space="preserve">Folder: </w:t>
        </w:r>
        <w:r w:rsidRPr="00E705FE">
          <w:rPr>
            <w:rFonts w:asciiTheme="minorHAnsi" w:hAnsiTheme="minorHAnsi"/>
            <w:sz w:val="20"/>
            <w:szCs w:val="20"/>
          </w:rPr>
          <w:t>\\</w:t>
        </w:r>
        <w:r>
          <w:rPr>
            <w:rFonts w:asciiTheme="minorHAnsi" w:hAnsiTheme="minorHAnsi"/>
            <w:sz w:val="20"/>
            <w:szCs w:val="20"/>
          </w:rPr>
          <w:t>UVAADADSQL50CCO</w:t>
        </w:r>
        <w:r w:rsidRPr="00E705FE">
          <w:rPr>
            <w:rFonts w:asciiTheme="minorHAnsi" w:hAnsiTheme="minorHAnsi"/>
            <w:sz w:val="20"/>
            <w:szCs w:val="20"/>
          </w:rPr>
          <w:t>\data\coaching\</w:t>
        </w:r>
      </w:ins>
      <w:ins w:id="123" w:author="Palacherla, Susmitha C" w:date="2023-12-29T14:17:00Z">
        <w:r>
          <w:rPr>
            <w:rFonts w:asciiTheme="minorHAnsi" w:hAnsiTheme="minorHAnsi"/>
            <w:sz w:val="20"/>
            <w:szCs w:val="20"/>
          </w:rPr>
          <w:t>Generic</w:t>
        </w:r>
      </w:ins>
      <w:ins w:id="124" w:author="Palacherla, Susmitha C" w:date="2023-12-29T14:16:00Z">
        <w:r w:rsidRPr="00E705FE">
          <w:rPr>
            <w:rFonts w:asciiTheme="minorHAnsi" w:hAnsiTheme="minorHAnsi"/>
            <w:sz w:val="20"/>
            <w:szCs w:val="20"/>
          </w:rPr>
          <w:t>\Decrypt_out\</w:t>
        </w:r>
        <w:r w:rsidRPr="00E705FE" w:rsidDel="00E705FE">
          <w:rPr>
            <w:rFonts w:asciiTheme="minorHAnsi" w:hAnsiTheme="minorHAnsi"/>
            <w:sz w:val="20"/>
            <w:szCs w:val="20"/>
          </w:rPr>
          <w:t xml:space="preserve"> </w:t>
        </w:r>
      </w:ins>
    </w:p>
    <w:p w14:paraId="69473F7C" w14:textId="76C445FB" w:rsidR="00AE57D4" w:rsidRPr="0095359C" w:rsidRDefault="00AE57D4" w:rsidP="00AE57D4">
      <w:pPr>
        <w:spacing w:after="0"/>
        <w:ind w:left="1080"/>
        <w:rPr>
          <w:ins w:id="125" w:author="Palacherla, Susmitha C" w:date="2023-12-29T14:16:00Z"/>
          <w:rFonts w:asciiTheme="minorHAnsi" w:hAnsiTheme="minorHAnsi"/>
          <w:sz w:val="20"/>
          <w:szCs w:val="20"/>
        </w:rPr>
      </w:pPr>
      <w:ins w:id="126" w:author="Palacherla, Susmitha C" w:date="2023-12-29T14:16:00Z">
        <w:r w:rsidRPr="0095359C">
          <w:rPr>
            <w:rFonts w:asciiTheme="minorHAnsi" w:hAnsiTheme="minorHAnsi"/>
            <w:sz w:val="20"/>
            <w:szCs w:val="20"/>
          </w:rPr>
          <w:t>Files: eCL_</w:t>
        </w:r>
      </w:ins>
      <w:ins w:id="127" w:author="Palacherla, Susmitha C" w:date="2023-12-29T14:17:00Z">
        <w:r w:rsidRPr="0095359C">
          <w:rPr>
            <w:rFonts w:asciiTheme="minorHAnsi" w:hAnsiTheme="minorHAnsi"/>
            <w:sz w:val="20"/>
            <w:szCs w:val="20"/>
          </w:rPr>
          <w:t xml:space="preserve"> </w:t>
        </w:r>
      </w:ins>
      <w:ins w:id="128" w:author="Palacherla, Susmitha C" w:date="2023-12-29T14:16:00Z">
        <w:r w:rsidRPr="0095359C">
          <w:rPr>
            <w:rFonts w:asciiTheme="minorHAnsi" w:hAnsiTheme="minorHAnsi"/>
            <w:sz w:val="20"/>
            <w:szCs w:val="20"/>
          </w:rPr>
          <w:t>*.csv</w:t>
        </w:r>
      </w:ins>
    </w:p>
    <w:p w14:paraId="6D5B65D0" w14:textId="77777777" w:rsidR="00AE57D4" w:rsidRPr="00CA5EB0" w:rsidRDefault="00AE57D4" w:rsidP="00AE57D4">
      <w:pPr>
        <w:spacing w:after="0"/>
        <w:ind w:left="1080"/>
        <w:rPr>
          <w:ins w:id="129" w:author="Palacherla, Susmitha C" w:date="2023-12-29T14:16:00Z"/>
          <w:rFonts w:ascii="Times New Roman" w:hAnsi="Times New Roman"/>
        </w:rPr>
      </w:pPr>
      <w:ins w:id="130" w:author="Palacherla, Susmitha C" w:date="2023-12-29T14:16:00Z">
        <w:r>
          <w:rPr>
            <w:rFonts w:ascii="Times New Roman" w:hAnsi="Times New Roman"/>
          </w:rPr>
          <w:t>Retrieve file name: Name and Extension</w:t>
        </w:r>
      </w:ins>
    </w:p>
    <w:p w14:paraId="665DE0BC" w14:textId="77777777" w:rsidR="00AE57D4" w:rsidRPr="00CA5EB0" w:rsidRDefault="00AE57D4" w:rsidP="00AE57D4">
      <w:pPr>
        <w:spacing w:after="0"/>
        <w:ind w:left="1080"/>
        <w:rPr>
          <w:ins w:id="131" w:author="Palacherla, Susmitha C" w:date="2023-12-29T14:16:00Z"/>
          <w:rFonts w:ascii="Times New Roman" w:hAnsi="Times New Roman"/>
        </w:rPr>
      </w:pPr>
    </w:p>
    <w:p w14:paraId="3A837605" w14:textId="77777777" w:rsidR="00AE57D4" w:rsidRDefault="00AE57D4" w:rsidP="00AE57D4">
      <w:pPr>
        <w:spacing w:after="0"/>
        <w:ind w:left="1080"/>
        <w:rPr>
          <w:ins w:id="132" w:author="Palacherla, Susmitha C" w:date="2023-12-29T14:16:00Z"/>
          <w:rFonts w:ascii="Times New Roman" w:hAnsi="Times New Roman"/>
        </w:rPr>
      </w:pPr>
    </w:p>
    <w:p w14:paraId="605382F8" w14:textId="77777777" w:rsidR="00AE57D4" w:rsidRDefault="00AE57D4" w:rsidP="00AE57D4">
      <w:pPr>
        <w:pStyle w:val="ListParagraph"/>
        <w:numPr>
          <w:ilvl w:val="0"/>
          <w:numId w:val="48"/>
        </w:numPr>
        <w:rPr>
          <w:ins w:id="133" w:author="Palacherla, Susmitha C" w:date="2023-12-29T14:16:00Z"/>
          <w:rFonts w:ascii="Times New Roman" w:hAnsi="Times New Roman"/>
        </w:rPr>
      </w:pPr>
      <w:ins w:id="134" w:author="Palacherla, Susmitha C" w:date="2023-12-29T14:16:00Z">
        <w:r>
          <w:rPr>
            <w:rFonts w:ascii="Times New Roman" w:hAnsi="Times New Roman"/>
          </w:rPr>
          <w:t>SQL</w:t>
        </w:r>
        <w:r w:rsidRPr="00CA5EB0">
          <w:rPr>
            <w:rFonts w:ascii="Times New Roman" w:hAnsi="Times New Roman"/>
          </w:rPr>
          <w:t xml:space="preserve"> task – </w:t>
        </w:r>
        <w:r>
          <w:rPr>
            <w:rFonts w:ascii="Times New Roman" w:hAnsi="Times New Roman"/>
          </w:rPr>
          <w:t>Fetch Report Code</w:t>
        </w:r>
      </w:ins>
    </w:p>
    <w:p w14:paraId="7ED4462C" w14:textId="77777777" w:rsidR="00AE57D4" w:rsidRDefault="00AE57D4" w:rsidP="00AE57D4">
      <w:pPr>
        <w:rPr>
          <w:ins w:id="135" w:author="Palacherla, Susmitha C" w:date="2023-12-29T14:16:00Z"/>
          <w:rFonts w:ascii="Times New Roman" w:hAnsi="Times New Roman"/>
        </w:rPr>
      </w:pPr>
      <w:ins w:id="136" w:author="Palacherla, Susmitha C" w:date="2023-12-29T14:16:00Z">
        <w:r>
          <w:rPr>
            <w:noProof/>
          </w:rPr>
          <w:lastRenderedPageBreak/>
          <w:drawing>
            <wp:inline distT="0" distB="0" distL="0" distR="0" wp14:anchorId="191455C7" wp14:editId="3C2B60B3">
              <wp:extent cx="5943600" cy="4467225"/>
              <wp:effectExtent l="0" t="0" r="0" b="9525"/>
              <wp:docPr id="55" name="Picture 5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467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E4461F3" w14:textId="68670F2A" w:rsidR="00AE57D4" w:rsidRPr="00AE57D4" w:rsidRDefault="00AE57D4" w:rsidP="00AE57D4">
      <w:pPr>
        <w:rPr>
          <w:ins w:id="137" w:author="Palacherla, Susmitha C" w:date="2023-12-29T14:18:00Z"/>
          <w:rFonts w:ascii="Times New Roman" w:hAnsi="Times New Roman"/>
          <w:sz w:val="20"/>
          <w:szCs w:val="20"/>
        </w:rPr>
      </w:pPr>
      <w:ins w:id="138" w:author="Palacherla, Susmitha C" w:date="2023-12-29T14:18:00Z">
        <w:r w:rsidRPr="00AE57D4">
          <w:rPr>
            <w:rFonts w:ascii="Times New Roman" w:hAnsi="Times New Roman"/>
            <w:sz w:val="20"/>
            <w:szCs w:val="20"/>
          </w:rPr>
          <w:t xml:space="preserve">Declare @FileName nvarchar(100) , @FileName1 nvarchar(100) </w:t>
        </w:r>
      </w:ins>
    </w:p>
    <w:p w14:paraId="706E5E59" w14:textId="77777777" w:rsidR="00AE57D4" w:rsidRPr="00AE57D4" w:rsidRDefault="00AE57D4" w:rsidP="00AE57D4">
      <w:pPr>
        <w:rPr>
          <w:ins w:id="139" w:author="Palacherla, Susmitha C" w:date="2023-12-29T14:18:00Z"/>
          <w:rFonts w:ascii="Times New Roman" w:hAnsi="Times New Roman"/>
          <w:sz w:val="20"/>
          <w:szCs w:val="20"/>
        </w:rPr>
      </w:pPr>
    </w:p>
    <w:p w14:paraId="55266994" w14:textId="77777777" w:rsidR="00AE57D4" w:rsidRPr="00AE57D4" w:rsidRDefault="00AE57D4" w:rsidP="00AE57D4">
      <w:pPr>
        <w:rPr>
          <w:ins w:id="140" w:author="Palacherla, Susmitha C" w:date="2023-12-29T14:18:00Z"/>
          <w:rFonts w:ascii="Times New Roman" w:hAnsi="Times New Roman"/>
          <w:sz w:val="20"/>
          <w:szCs w:val="20"/>
        </w:rPr>
      </w:pPr>
      <w:ins w:id="141" w:author="Palacherla, Susmitha C" w:date="2023-12-29T14:18:00Z">
        <w:r w:rsidRPr="00AE57D4">
          <w:rPr>
            <w:rFonts w:ascii="Times New Roman" w:hAnsi="Times New Roman"/>
            <w:sz w:val="20"/>
            <w:szCs w:val="20"/>
          </w:rPr>
          <w:t>SELECT TOP 1 [ReportCode] FROM</w:t>
        </w:r>
      </w:ins>
    </w:p>
    <w:p w14:paraId="3DAD2650" w14:textId="77777777" w:rsidR="00AE57D4" w:rsidRPr="00AE57D4" w:rsidRDefault="00AE57D4" w:rsidP="00AE57D4">
      <w:pPr>
        <w:rPr>
          <w:ins w:id="142" w:author="Palacherla, Susmitha C" w:date="2023-12-29T14:18:00Z"/>
          <w:rFonts w:ascii="Times New Roman" w:hAnsi="Times New Roman"/>
          <w:sz w:val="20"/>
          <w:szCs w:val="20"/>
        </w:rPr>
      </w:pPr>
      <w:ins w:id="143" w:author="Palacherla, Susmitha C" w:date="2023-12-29T14:18:00Z">
        <w:r w:rsidRPr="00AE57D4">
          <w:rPr>
            <w:rFonts w:ascii="Times New Roman" w:hAnsi="Times New Roman"/>
            <w:sz w:val="20"/>
            <w:szCs w:val="20"/>
          </w:rPr>
          <w:t>(SELECT  TOP 1 [ReportCode] FROM [EC].[Feed_Contacts]</w:t>
        </w:r>
      </w:ins>
    </w:p>
    <w:p w14:paraId="36A392D8" w14:textId="77777777" w:rsidR="00AE57D4" w:rsidRPr="00AE57D4" w:rsidRDefault="00AE57D4" w:rsidP="00AE57D4">
      <w:pPr>
        <w:rPr>
          <w:ins w:id="144" w:author="Palacherla, Susmitha C" w:date="2023-12-29T14:18:00Z"/>
          <w:rFonts w:ascii="Times New Roman" w:hAnsi="Times New Roman"/>
          <w:sz w:val="20"/>
          <w:szCs w:val="20"/>
        </w:rPr>
      </w:pPr>
      <w:ins w:id="145" w:author="Palacherla, Susmitha C" w:date="2023-12-29T14:18:00Z">
        <w:r w:rsidRPr="00AE57D4">
          <w:rPr>
            <w:rFonts w:ascii="Times New Roman" w:hAnsi="Times New Roman"/>
            <w:sz w:val="20"/>
            <w:szCs w:val="20"/>
          </w:rPr>
          <w:t>WHERE (CHARINDEX([ReportCode], ? ) &gt; 0 AND CHARINDEX('Generic', ? ) &gt; 0)</w:t>
        </w:r>
      </w:ins>
    </w:p>
    <w:p w14:paraId="3C4542C2" w14:textId="77777777" w:rsidR="00AE57D4" w:rsidRPr="00AE57D4" w:rsidRDefault="00AE57D4" w:rsidP="00AE57D4">
      <w:pPr>
        <w:rPr>
          <w:ins w:id="146" w:author="Palacherla, Susmitha C" w:date="2023-12-29T14:18:00Z"/>
          <w:rFonts w:ascii="Times New Roman" w:hAnsi="Times New Roman"/>
          <w:sz w:val="20"/>
          <w:szCs w:val="20"/>
        </w:rPr>
      </w:pPr>
      <w:ins w:id="147" w:author="Palacherla, Susmitha C" w:date="2023-12-29T14:18:00Z">
        <w:r w:rsidRPr="00AE57D4">
          <w:rPr>
            <w:rFonts w:ascii="Times New Roman" w:hAnsi="Times New Roman"/>
            <w:sz w:val="20"/>
            <w:szCs w:val="20"/>
          </w:rPr>
          <w:t>UNION ALL</w:t>
        </w:r>
      </w:ins>
    </w:p>
    <w:p w14:paraId="481EE198" w14:textId="77777777" w:rsidR="00AE57D4" w:rsidRPr="00AE57D4" w:rsidRDefault="00AE57D4" w:rsidP="00AE57D4">
      <w:pPr>
        <w:rPr>
          <w:ins w:id="148" w:author="Palacherla, Susmitha C" w:date="2023-12-29T14:18:00Z"/>
          <w:rFonts w:ascii="Times New Roman" w:hAnsi="Times New Roman"/>
          <w:sz w:val="20"/>
          <w:szCs w:val="20"/>
        </w:rPr>
      </w:pPr>
      <w:ins w:id="149" w:author="Palacherla, Susmitha C" w:date="2023-12-29T14:18:00Z">
        <w:r w:rsidRPr="00AE57D4">
          <w:rPr>
            <w:rFonts w:ascii="Times New Roman" w:hAnsi="Times New Roman"/>
            <w:sz w:val="20"/>
            <w:szCs w:val="20"/>
          </w:rPr>
          <w:t>SELECT DISTINCT 'Unknown' AS [ReportCode] FROM [EC].[Feed_Contacts] ) pocs</w:t>
        </w:r>
      </w:ins>
    </w:p>
    <w:p w14:paraId="4F72CD8A" w14:textId="63C16B3E" w:rsidR="00AE57D4" w:rsidRDefault="00AE57D4" w:rsidP="00AE57D4">
      <w:pPr>
        <w:rPr>
          <w:ins w:id="150" w:author="Palacherla, Susmitha C" w:date="2023-12-29T14:16:00Z"/>
          <w:rFonts w:ascii="Times New Roman" w:hAnsi="Times New Roman"/>
        </w:rPr>
      </w:pPr>
      <w:ins w:id="151" w:author="Palacherla, Susmitha C" w:date="2023-12-29T14:18:00Z">
        <w:r w:rsidRPr="00AE57D4">
          <w:rPr>
            <w:rFonts w:ascii="Times New Roman" w:hAnsi="Times New Roman"/>
            <w:sz w:val="20"/>
            <w:szCs w:val="20"/>
          </w:rPr>
          <w:t>ORDER BY CASE WHEN  [ReportCode] = 'Unknown' THEN 2 ELSE 1 END</w:t>
        </w:r>
      </w:ins>
    </w:p>
    <w:p w14:paraId="024404CC" w14:textId="77777777" w:rsidR="00AE57D4" w:rsidRDefault="00AE57D4" w:rsidP="00AE57D4">
      <w:pPr>
        <w:rPr>
          <w:ins w:id="152" w:author="Palacherla, Susmitha C" w:date="2023-12-29T14:16:00Z"/>
          <w:rFonts w:ascii="Times New Roman" w:hAnsi="Times New Roman"/>
        </w:rPr>
      </w:pPr>
      <w:ins w:id="153" w:author="Palacherla, Susmitha C" w:date="2023-12-29T14:16:00Z">
        <w:r>
          <w:rPr>
            <w:noProof/>
          </w:rPr>
          <w:lastRenderedPageBreak/>
          <w:drawing>
            <wp:inline distT="0" distB="0" distL="0" distR="0" wp14:anchorId="67298FB6" wp14:editId="407B2D68">
              <wp:extent cx="5943600" cy="1899920"/>
              <wp:effectExtent l="0" t="0" r="0" b="5080"/>
              <wp:docPr id="56" name="Picture 5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8999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678BB89" w14:textId="77777777" w:rsidR="00AE57D4" w:rsidRDefault="00AE57D4" w:rsidP="00AE57D4">
      <w:pPr>
        <w:rPr>
          <w:ins w:id="154" w:author="Palacherla, Susmitha C" w:date="2023-12-29T14:16:00Z"/>
          <w:rFonts w:ascii="Times New Roman" w:hAnsi="Times New Roman"/>
        </w:rPr>
      </w:pPr>
      <w:ins w:id="155" w:author="Palacherla, Susmitha C" w:date="2023-12-29T14:16:00Z">
        <w:r>
          <w:rPr>
            <w:noProof/>
          </w:rPr>
          <w:drawing>
            <wp:inline distT="0" distB="0" distL="0" distR="0" wp14:anchorId="5089C506" wp14:editId="505853A4">
              <wp:extent cx="5943600" cy="1975485"/>
              <wp:effectExtent l="0" t="0" r="0" b="5715"/>
              <wp:docPr id="57" name="Picture 5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9754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0BF3DCD" w14:textId="77777777" w:rsidR="00AE57D4" w:rsidRDefault="00AE57D4" w:rsidP="00AE57D4">
      <w:pPr>
        <w:rPr>
          <w:ins w:id="156" w:author="Palacherla, Susmitha C" w:date="2023-12-29T14:16:00Z"/>
          <w:rFonts w:ascii="Times New Roman" w:hAnsi="Times New Roman"/>
        </w:rPr>
      </w:pPr>
    </w:p>
    <w:p w14:paraId="23B2D9CD" w14:textId="77777777" w:rsidR="00AE57D4" w:rsidRPr="00BB122D" w:rsidRDefault="00AE57D4" w:rsidP="00AE57D4">
      <w:pPr>
        <w:rPr>
          <w:ins w:id="157" w:author="Palacherla, Susmitha C" w:date="2023-12-29T14:16:00Z"/>
          <w:rFonts w:ascii="Times New Roman" w:hAnsi="Times New Roman"/>
        </w:rPr>
      </w:pPr>
    </w:p>
    <w:p w14:paraId="1F5A4D17" w14:textId="77777777" w:rsidR="00AE57D4" w:rsidRDefault="00AE57D4" w:rsidP="00AE57D4">
      <w:pPr>
        <w:pStyle w:val="ListParagraph"/>
        <w:numPr>
          <w:ilvl w:val="0"/>
          <w:numId w:val="48"/>
        </w:numPr>
        <w:rPr>
          <w:ins w:id="158" w:author="Palacherla, Susmitha C" w:date="2023-12-29T14:16:00Z"/>
          <w:rFonts w:ascii="Times New Roman" w:hAnsi="Times New Roman"/>
        </w:rPr>
      </w:pPr>
      <w:ins w:id="159" w:author="Palacherla, Susmitha C" w:date="2023-12-29T14:16:00Z">
        <w:r>
          <w:rPr>
            <w:rFonts w:ascii="Times New Roman" w:hAnsi="Times New Roman"/>
          </w:rPr>
          <w:t>Email task – Send Notification</w:t>
        </w:r>
      </w:ins>
    </w:p>
    <w:p w14:paraId="664C26FF" w14:textId="77777777" w:rsidR="00AE57D4" w:rsidRDefault="00AE57D4" w:rsidP="00AE57D4">
      <w:pPr>
        <w:rPr>
          <w:ins w:id="160" w:author="Palacherla, Susmitha C" w:date="2023-12-29T14:16:00Z"/>
          <w:rFonts w:ascii="Times New Roman" w:hAnsi="Times New Roman"/>
        </w:rPr>
      </w:pPr>
      <w:ins w:id="161" w:author="Palacherla, Susmitha C" w:date="2023-12-29T14:16:00Z">
        <w:r>
          <w:rPr>
            <w:noProof/>
          </w:rPr>
          <w:lastRenderedPageBreak/>
          <w:drawing>
            <wp:inline distT="0" distB="0" distL="0" distR="0" wp14:anchorId="678D99F6" wp14:editId="3E5854F9">
              <wp:extent cx="5943600" cy="1914525"/>
              <wp:effectExtent l="0" t="0" r="0" b="9525"/>
              <wp:docPr id="76" name="Picture 7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9145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280F4F5" w14:textId="63AFB6B9" w:rsidR="00AE57D4" w:rsidRDefault="00AE57D4" w:rsidP="00AE57D4">
      <w:pPr>
        <w:rPr>
          <w:ins w:id="162" w:author="Palacherla, Susmitha C" w:date="2023-12-29T14:16:00Z"/>
          <w:rFonts w:ascii="Times New Roman" w:hAnsi="Times New Roman"/>
        </w:rPr>
      </w:pPr>
      <w:ins w:id="163" w:author="Palacherla, Susmitha C" w:date="2023-12-29T14:19:00Z">
        <w:r>
          <w:rPr>
            <w:noProof/>
          </w:rPr>
          <w:drawing>
            <wp:inline distT="0" distB="0" distL="0" distR="0" wp14:anchorId="6701BC83" wp14:editId="354FB49E">
              <wp:extent cx="5943600" cy="2902585"/>
              <wp:effectExtent l="0" t="0" r="0" b="0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9025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8421931" w14:textId="46AD3E2E" w:rsidR="00AE57D4" w:rsidRDefault="00AE57D4" w:rsidP="00AE57D4">
      <w:pPr>
        <w:rPr>
          <w:ins w:id="164" w:author="Palacherla, Susmitha C" w:date="2023-12-29T14:16:00Z"/>
          <w:rFonts w:ascii="Times New Roman" w:hAnsi="Times New Roman"/>
        </w:rPr>
      </w:pPr>
      <w:ins w:id="165" w:author="Palacherla, Susmitha C" w:date="2023-12-29T14:20:00Z">
        <w:r>
          <w:rPr>
            <w:noProof/>
          </w:rPr>
          <w:lastRenderedPageBreak/>
          <w:drawing>
            <wp:inline distT="0" distB="0" distL="0" distR="0" wp14:anchorId="7F374C44" wp14:editId="79F9D506">
              <wp:extent cx="5943600" cy="2811145"/>
              <wp:effectExtent l="0" t="0" r="0" b="8255"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8111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ACD63DD" w14:textId="77777777" w:rsidR="00AE57D4" w:rsidRPr="00CA5EB0" w:rsidRDefault="00AE57D4" w:rsidP="00AE57D4">
      <w:pPr>
        <w:pStyle w:val="ListParagraph"/>
        <w:numPr>
          <w:ilvl w:val="0"/>
          <w:numId w:val="48"/>
        </w:numPr>
        <w:rPr>
          <w:ins w:id="166" w:author="Palacherla, Susmitha C" w:date="2023-12-29T14:16:00Z"/>
          <w:rFonts w:ascii="Times New Roman" w:hAnsi="Times New Roman"/>
        </w:rPr>
      </w:pPr>
      <w:ins w:id="167" w:author="Palacherla, Susmitha C" w:date="2023-12-29T14:16:00Z">
        <w:r w:rsidRPr="00CA5EB0">
          <w:rPr>
            <w:rFonts w:ascii="Times New Roman" w:hAnsi="Times New Roman"/>
          </w:rPr>
          <w:t xml:space="preserve">File system task – </w:t>
        </w:r>
        <w:r>
          <w:rPr>
            <w:rFonts w:ascii="Times New Roman" w:hAnsi="Times New Roman"/>
          </w:rPr>
          <w:t>Delete File(s)</w:t>
        </w:r>
      </w:ins>
    </w:p>
    <w:p w14:paraId="547CE0E3" w14:textId="77777777" w:rsidR="00AE57D4" w:rsidRPr="00CA5EB0" w:rsidRDefault="00AE57D4" w:rsidP="00AE57D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168" w:author="Palacherla, Susmitha C" w:date="2023-12-29T14:16:00Z"/>
          <w:rFonts w:ascii="Times New Roman" w:hAnsi="Times New Roman"/>
          <w:sz w:val="24"/>
          <w:szCs w:val="24"/>
        </w:rPr>
      </w:pPr>
      <w:ins w:id="169" w:author="Palacherla, Susmitha C" w:date="2023-12-29T14:16:00Z">
        <w:r w:rsidRPr="003B4096">
          <w:rPr>
            <w:noProof/>
          </w:rPr>
          <w:t xml:space="preserve"> </w:t>
        </w:r>
        <w:r>
          <w:rPr>
            <w:noProof/>
          </w:rPr>
          <w:drawing>
            <wp:inline distT="0" distB="0" distL="0" distR="0" wp14:anchorId="44D40220" wp14:editId="14625B7F">
              <wp:extent cx="5943600" cy="2382520"/>
              <wp:effectExtent l="0" t="0" r="0" b="0"/>
              <wp:docPr id="79" name="Picture 7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3825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5CC48DE" w14:textId="77777777" w:rsidR="00AE57D4" w:rsidRPr="00CA5EB0" w:rsidRDefault="00AE57D4" w:rsidP="00AE57D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170" w:author="Palacherla, Susmitha C" w:date="2023-12-29T14:16:00Z"/>
          <w:rFonts w:ascii="Times New Roman" w:hAnsi="Times New Roman"/>
          <w:sz w:val="24"/>
          <w:szCs w:val="24"/>
        </w:rPr>
      </w:pPr>
    </w:p>
    <w:p w14:paraId="609EC861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467A1AF6" w14:textId="77777777" w:rsidR="00997532" w:rsidRPr="00677E9D" w:rsidRDefault="00997532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55693485" w14:textId="77777777" w:rsidR="00997532" w:rsidRPr="00677E9D" w:rsidRDefault="00997532" w:rsidP="00AE57D4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  <w:pPrChange w:id="171" w:author="Palacherla, Susmitha C" w:date="2023-12-29T14:15:00Z">
          <w:pPr>
            <w:pStyle w:val="ListParagraph"/>
            <w:widowControl w:val="0"/>
            <w:numPr>
              <w:ilvl w:val="4"/>
              <w:numId w:val="46"/>
            </w:numPr>
            <w:autoSpaceDE w:val="0"/>
            <w:autoSpaceDN w:val="0"/>
            <w:adjustRightInd w:val="0"/>
            <w:spacing w:after="0" w:line="240" w:lineRule="auto"/>
            <w:ind w:left="2232" w:hanging="792"/>
          </w:pPr>
        </w:pPrChange>
      </w:pPr>
      <w:r w:rsidRPr="00677E9D">
        <w:rPr>
          <w:rFonts w:ascii="Times New Roman" w:hAnsi="Times New Roman"/>
          <w:b/>
        </w:rPr>
        <w:t xml:space="preserve">Foreach </w:t>
      </w:r>
      <w:r w:rsidR="000C1FAF" w:rsidRPr="00677E9D">
        <w:rPr>
          <w:rFonts w:ascii="Times New Roman" w:hAnsi="Times New Roman"/>
          <w:b/>
        </w:rPr>
        <w:t>NON-OTH</w:t>
      </w:r>
      <w:r w:rsidRPr="00677E9D">
        <w:rPr>
          <w:rFonts w:ascii="Times New Roman" w:hAnsi="Times New Roman"/>
          <w:b/>
        </w:rPr>
        <w:t xml:space="preserve"> File container</w:t>
      </w:r>
    </w:p>
    <w:p w14:paraId="4010B466" w14:textId="77777777" w:rsidR="00202048" w:rsidRPr="00677E9D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BE57DFA" w14:textId="77777777" w:rsidR="00F94DAF" w:rsidRPr="00677E9D" w:rsidRDefault="009A28C9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t xml:space="preserve"> </w:t>
      </w:r>
      <w:r w:rsidR="00C35C7E" w:rsidRPr="00677E9D">
        <w:rPr>
          <w:rFonts w:ascii="Times New Roman" w:hAnsi="Times New Roman"/>
          <w:noProof/>
        </w:rPr>
        <w:t xml:space="preserve"> </w:t>
      </w:r>
      <w:r w:rsidR="000C1FAF" w:rsidRPr="00677E9D">
        <w:rPr>
          <w:rFonts w:ascii="Times New Roman" w:hAnsi="Times New Roman"/>
          <w:noProof/>
        </w:rPr>
        <w:drawing>
          <wp:inline distT="0" distB="0" distL="0" distR="0" wp14:anchorId="3373A70A" wp14:editId="76DBFFF9">
            <wp:extent cx="1216152" cy="27432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161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C042" w14:textId="77777777" w:rsidR="00A52549" w:rsidRPr="00677E9D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CC24EAF" w14:textId="77777777" w:rsidR="001A6DE7" w:rsidRPr="00677E9D" w:rsidRDefault="001A6DE7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5517DF1" w14:textId="77777777" w:rsidR="007A6434" w:rsidRPr="00677E9D" w:rsidRDefault="007A643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25975BF" w14:textId="77777777" w:rsidR="007A6434" w:rsidRPr="00677E9D" w:rsidRDefault="007A643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D06E925" w14:textId="77777777" w:rsidR="001A6DE7" w:rsidRPr="00677E9D" w:rsidRDefault="001A6DE7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D2AF23A" w14:textId="77777777" w:rsidR="007931F8" w:rsidRPr="00677E9D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677E9D">
        <w:rPr>
          <w:rFonts w:ascii="Times New Roman" w:hAnsi="Times New Roman"/>
          <w:b/>
          <w:sz w:val="24"/>
          <w:szCs w:val="24"/>
        </w:rPr>
        <w:t>Workflow</w:t>
      </w:r>
    </w:p>
    <w:p w14:paraId="739B8757" w14:textId="77777777" w:rsidR="00494DF0" w:rsidRPr="00677E9D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0A40094" w14:textId="77777777" w:rsidR="00657231" w:rsidRPr="00677E9D" w:rsidRDefault="006C2E0E" w:rsidP="001A6D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For each</w:t>
      </w:r>
      <w:r w:rsidR="0084218D" w:rsidRPr="00677E9D">
        <w:rPr>
          <w:rFonts w:ascii="Times New Roman" w:hAnsi="Times New Roman"/>
          <w:b/>
        </w:rPr>
        <w:t xml:space="preserve"> </w:t>
      </w:r>
      <w:r w:rsidR="000C1FAF" w:rsidRPr="00677E9D">
        <w:rPr>
          <w:rFonts w:ascii="Times New Roman" w:hAnsi="Times New Roman"/>
          <w:b/>
          <w:color w:val="000000" w:themeColor="text1"/>
        </w:rPr>
        <w:t>NON-OTH</w:t>
      </w:r>
      <w:r w:rsidR="000C1FAF" w:rsidRPr="00677E9D">
        <w:rPr>
          <w:rFonts w:ascii="Times New Roman" w:hAnsi="Times New Roman"/>
          <w:b/>
        </w:rPr>
        <w:t xml:space="preserve"> </w:t>
      </w:r>
      <w:r w:rsidR="0084218D" w:rsidRPr="00677E9D">
        <w:rPr>
          <w:rFonts w:ascii="Times New Roman" w:hAnsi="Times New Roman"/>
          <w:b/>
        </w:rPr>
        <w:t xml:space="preserve">file in </w:t>
      </w:r>
      <w:r w:rsidR="001A6DE7" w:rsidRPr="00677E9D">
        <w:rPr>
          <w:rFonts w:ascii="Times New Roman" w:hAnsi="Times New Roman"/>
          <w:b/>
        </w:rPr>
        <w:t>s</w:t>
      </w:r>
      <w:r w:rsidR="0084218D" w:rsidRPr="00677E9D">
        <w:rPr>
          <w:rFonts w:ascii="Times New Roman" w:hAnsi="Times New Roman"/>
          <w:b/>
        </w:rPr>
        <w:t>taging directory</w:t>
      </w:r>
      <w:r w:rsidR="001A6DE7" w:rsidRPr="00677E9D">
        <w:rPr>
          <w:rFonts w:ascii="Times New Roman" w:hAnsi="Times New Roman"/>
          <w:b/>
        </w:rPr>
        <w:t xml:space="preserve"> w</w:t>
      </w:r>
      <w:r w:rsidR="0084218D" w:rsidRPr="00677E9D">
        <w:rPr>
          <w:rFonts w:ascii="Times New Roman" w:hAnsi="Times New Roman"/>
          <w:b/>
        </w:rPr>
        <w:t>orkflow</w:t>
      </w:r>
    </w:p>
    <w:p w14:paraId="1EB6FDDE" w14:textId="77777777" w:rsidR="0084218D" w:rsidRPr="00677E9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D35E7CA" w14:textId="77777777" w:rsidR="0084218D" w:rsidRPr="00677E9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80A2EC9" w14:textId="77777777" w:rsidR="004A6D60" w:rsidRPr="00677E9D" w:rsidRDefault="004A6D60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Container: Foreach </w:t>
      </w:r>
      <w:r w:rsidR="000C1FAF" w:rsidRPr="00677E9D">
        <w:rPr>
          <w:rFonts w:ascii="Times New Roman" w:hAnsi="Times New Roman"/>
        </w:rPr>
        <w:t>NON-OTH</w:t>
      </w:r>
      <w:r w:rsidR="001A6DE7" w:rsidRPr="00677E9D">
        <w:rPr>
          <w:rFonts w:ascii="Times New Roman" w:hAnsi="Times New Roman"/>
        </w:rPr>
        <w:t xml:space="preserve"> file</w:t>
      </w:r>
    </w:p>
    <w:p w14:paraId="49B1BF58" w14:textId="77777777" w:rsidR="001A6DE7" w:rsidRPr="00677E9D" w:rsidRDefault="001A6DE7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Collection</w:t>
      </w:r>
      <w:r w:rsidR="004A6D60" w:rsidRPr="00677E9D">
        <w:rPr>
          <w:rFonts w:ascii="Times New Roman" w:hAnsi="Times New Roman"/>
        </w:rPr>
        <w:t xml:space="preserve">: </w:t>
      </w:r>
    </w:p>
    <w:p w14:paraId="43066324" w14:textId="77777777" w:rsidR="001A6DE7" w:rsidRPr="00677E9D" w:rsidRDefault="001A6DE7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Enumerator: </w:t>
      </w:r>
      <w:r w:rsidR="00A52787" w:rsidRPr="00677E9D">
        <w:rPr>
          <w:rFonts w:ascii="Times New Roman" w:hAnsi="Times New Roman"/>
        </w:rPr>
        <w:t xml:space="preserve">Foreach </w:t>
      </w:r>
      <w:r w:rsidRPr="00677E9D">
        <w:rPr>
          <w:rFonts w:ascii="Times New Roman" w:hAnsi="Times New Roman"/>
        </w:rPr>
        <w:t>file enumerator</w:t>
      </w:r>
    </w:p>
    <w:p w14:paraId="6716438D" w14:textId="77777777" w:rsidR="001A6DE7" w:rsidRPr="00677E9D" w:rsidRDefault="001A6DE7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Expression: Directory: </w:t>
      </w:r>
      <w:r w:rsidR="00C35C7E" w:rsidRPr="00677E9D">
        <w:rPr>
          <w:rFonts w:ascii="Times New Roman" w:hAnsi="Times New Roman"/>
        </w:rPr>
        <w:t>@[User::DecryptedOutPath]</w:t>
      </w:r>
    </w:p>
    <w:p w14:paraId="5C2A7281" w14:textId="77777777" w:rsidR="004A6D60" w:rsidRPr="00677E9D" w:rsidRDefault="001A6DE7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Evaluates to: </w:t>
      </w:r>
      <w:r w:rsidR="00C35C7E" w:rsidRPr="00677E9D">
        <w:rPr>
          <w:rFonts w:ascii="Times New Roman" w:hAnsi="Times New Roman"/>
        </w:rPr>
        <w:t>\\f3420-ecldbd01\data\coaching\Generic\Decrypt_out\</w:t>
      </w:r>
    </w:p>
    <w:p w14:paraId="6377A97C" w14:textId="77777777" w:rsidR="004A6D60" w:rsidRPr="00677E9D" w:rsidRDefault="00F56A29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Files</w:t>
      </w:r>
      <w:r w:rsidR="004A6D60" w:rsidRPr="00677E9D">
        <w:rPr>
          <w:rFonts w:ascii="Times New Roman" w:hAnsi="Times New Roman"/>
        </w:rPr>
        <w:t xml:space="preserve">: </w:t>
      </w:r>
      <w:r w:rsidR="000C1FAF" w:rsidRPr="00677E9D">
        <w:rPr>
          <w:rFonts w:ascii="Times New Roman" w:hAnsi="Times New Roman"/>
        </w:rPr>
        <w:t>eCL_Generic_Feed_OTH_*.csv</w:t>
      </w:r>
      <w:r w:rsidR="000C1FAF" w:rsidRPr="00677E9D" w:rsidDel="000C1FAF">
        <w:rPr>
          <w:rFonts w:ascii="Times New Roman" w:hAnsi="Times New Roman"/>
        </w:rPr>
        <w:t xml:space="preserve"> </w:t>
      </w:r>
    </w:p>
    <w:p w14:paraId="00ADE619" w14:textId="77777777" w:rsidR="00C35C7E" w:rsidRPr="00677E9D" w:rsidRDefault="00C35C7E" w:rsidP="00C35C7E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Retrieve file name: Name and Extension</w:t>
      </w:r>
    </w:p>
    <w:p w14:paraId="2A60FDB6" w14:textId="77777777" w:rsidR="00C35C7E" w:rsidRPr="00677E9D" w:rsidRDefault="00C35C7E" w:rsidP="004A6D60">
      <w:pPr>
        <w:spacing w:after="0"/>
        <w:ind w:left="1080"/>
        <w:rPr>
          <w:rFonts w:ascii="Times New Roman" w:hAnsi="Times New Roman"/>
        </w:rPr>
      </w:pPr>
    </w:p>
    <w:p w14:paraId="65F20489" w14:textId="77777777" w:rsidR="004A6D60" w:rsidRPr="00677E9D" w:rsidRDefault="00C35C7E" w:rsidP="00A40171">
      <w:pPr>
        <w:spacing w:after="0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lastRenderedPageBreak/>
        <w:t xml:space="preserve"> </w:t>
      </w:r>
      <w:r w:rsidR="000C1FAF" w:rsidRPr="00677E9D">
        <w:rPr>
          <w:rFonts w:ascii="Times New Roman" w:hAnsi="Times New Roman"/>
          <w:noProof/>
        </w:rPr>
        <w:drawing>
          <wp:inline distT="0" distB="0" distL="0" distR="0" wp14:anchorId="70F7EF63" wp14:editId="72A79396">
            <wp:extent cx="4087368" cy="27432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73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E3D0" w14:textId="77777777" w:rsidR="004A6D60" w:rsidRPr="00677E9D" w:rsidRDefault="004A6D60" w:rsidP="004A6D60">
      <w:pPr>
        <w:spacing w:after="0"/>
        <w:ind w:left="1080"/>
        <w:rPr>
          <w:rFonts w:ascii="Times New Roman" w:hAnsi="Times New Roman"/>
        </w:rPr>
      </w:pPr>
    </w:p>
    <w:p w14:paraId="20C44AE0" w14:textId="77777777" w:rsidR="004A6D60" w:rsidRPr="00677E9D" w:rsidRDefault="004A6D60" w:rsidP="004A6D60">
      <w:pPr>
        <w:spacing w:after="0"/>
        <w:ind w:left="1080"/>
        <w:rPr>
          <w:rFonts w:ascii="Times New Roman" w:hAnsi="Times New Roman"/>
        </w:rPr>
      </w:pPr>
    </w:p>
    <w:p w14:paraId="25794293" w14:textId="77777777" w:rsidR="004A6D60" w:rsidRPr="00677E9D" w:rsidRDefault="004A6D60" w:rsidP="001A6DE7">
      <w:pPr>
        <w:spacing w:after="0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21D5CD9E" wp14:editId="223DDE13">
            <wp:extent cx="4233672" cy="1371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367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DB04" w14:textId="77777777" w:rsidR="004D3B66" w:rsidRPr="00677E9D" w:rsidRDefault="004D3B66" w:rsidP="004A6D60">
      <w:pPr>
        <w:spacing w:after="0"/>
        <w:ind w:left="1080"/>
        <w:rPr>
          <w:rFonts w:ascii="Times New Roman" w:hAnsi="Times New Roman"/>
        </w:rPr>
      </w:pPr>
    </w:p>
    <w:p w14:paraId="540E0B95" w14:textId="77777777" w:rsidR="00C35C7E" w:rsidRPr="00677E9D" w:rsidRDefault="00C35C7E" w:rsidP="004A6D60">
      <w:pPr>
        <w:spacing w:after="0"/>
        <w:ind w:left="1080"/>
        <w:rPr>
          <w:rFonts w:ascii="Times New Roman" w:hAnsi="Times New Roman"/>
        </w:rPr>
      </w:pPr>
    </w:p>
    <w:p w14:paraId="39DF38E2" w14:textId="77777777" w:rsidR="00C35C7E" w:rsidRPr="00677E9D" w:rsidRDefault="00C35C7E" w:rsidP="004A6D60">
      <w:pPr>
        <w:spacing w:after="0"/>
        <w:ind w:left="1080"/>
        <w:rPr>
          <w:rFonts w:ascii="Times New Roman" w:hAnsi="Times New Roman"/>
        </w:rPr>
      </w:pPr>
    </w:p>
    <w:p w14:paraId="43960334" w14:textId="77777777" w:rsidR="0084218D" w:rsidRPr="00677E9D" w:rsidRDefault="0084218D" w:rsidP="0084218D">
      <w:pPr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Summary of Steps</w:t>
      </w:r>
    </w:p>
    <w:p w14:paraId="6D05B835" w14:textId="77777777" w:rsidR="0084218D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Truncate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0F78ACB0" w14:textId="77777777" w:rsidR="0084218D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DFT – Stage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238590EA" w14:textId="77777777" w:rsidR="00F44E3B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</w:t>
      </w:r>
      <w:r w:rsidR="00A52787" w:rsidRPr="00677E9D">
        <w:rPr>
          <w:rFonts w:ascii="Times New Roman" w:hAnsi="Times New Roman"/>
        </w:rPr>
        <w:t>Update Staging table and Reject records</w:t>
      </w:r>
      <w:r w:rsidRPr="00677E9D">
        <w:rPr>
          <w:rFonts w:ascii="Times New Roman" w:hAnsi="Times New Roman"/>
        </w:rPr>
        <w:t xml:space="preserve"> </w:t>
      </w:r>
    </w:p>
    <w:p w14:paraId="56152498" w14:textId="77777777" w:rsidR="0084218D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Load </w:t>
      </w:r>
      <w:r w:rsidR="00611EE1" w:rsidRPr="00677E9D">
        <w:rPr>
          <w:rFonts w:ascii="Times New Roman" w:hAnsi="Times New Roman"/>
        </w:rPr>
        <w:t>C</w:t>
      </w:r>
      <w:r w:rsidRPr="00677E9D">
        <w:rPr>
          <w:rFonts w:ascii="Times New Roman" w:hAnsi="Times New Roman"/>
        </w:rPr>
        <w:t>oaching_Log and Coaching_Log_Reason tables</w:t>
      </w:r>
    </w:p>
    <w:p w14:paraId="0429AEEB" w14:textId="77777777" w:rsidR="0084218D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SQL task – Load File list table</w:t>
      </w:r>
    </w:p>
    <w:p w14:paraId="4E281CBA" w14:textId="77777777" w:rsidR="0084218D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File system task – Backup files to Backups directory</w:t>
      </w:r>
    </w:p>
    <w:p w14:paraId="73E2DD9D" w14:textId="77777777" w:rsidR="004D3B66" w:rsidRPr="00677E9D" w:rsidRDefault="004D3B66" w:rsidP="004A6D60">
      <w:pPr>
        <w:spacing w:after="0"/>
        <w:ind w:left="1080"/>
        <w:rPr>
          <w:rFonts w:ascii="Times New Roman" w:hAnsi="Times New Roman"/>
        </w:rPr>
      </w:pPr>
    </w:p>
    <w:p w14:paraId="615CCC44" w14:textId="77777777" w:rsidR="000C1FAF" w:rsidRPr="00677E9D" w:rsidRDefault="000C1FAF" w:rsidP="004A6D60">
      <w:pPr>
        <w:spacing w:after="0"/>
        <w:ind w:left="1080"/>
        <w:rPr>
          <w:rFonts w:ascii="Times New Roman" w:hAnsi="Times New Roman"/>
        </w:rPr>
      </w:pPr>
    </w:p>
    <w:p w14:paraId="40152CD6" w14:textId="77777777" w:rsidR="000C1FAF" w:rsidRPr="00677E9D" w:rsidRDefault="000C1FAF" w:rsidP="004A6D60">
      <w:pPr>
        <w:spacing w:after="0"/>
        <w:ind w:left="1080"/>
        <w:rPr>
          <w:rFonts w:ascii="Times New Roman" w:hAnsi="Times New Roman"/>
        </w:rPr>
      </w:pPr>
    </w:p>
    <w:p w14:paraId="0765E94F" w14:textId="77777777" w:rsidR="004D3B66" w:rsidRPr="00677E9D" w:rsidRDefault="0084218D" w:rsidP="0084218D">
      <w:pPr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Details of Steps</w:t>
      </w:r>
    </w:p>
    <w:p w14:paraId="6BB42DD3" w14:textId="77777777" w:rsidR="005F0717" w:rsidRPr="00677E9D" w:rsidRDefault="005F0717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Truncate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7A4EE558" w14:textId="77777777" w:rsidR="004D3B66" w:rsidRPr="00677E9D" w:rsidRDefault="000C1FAF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3A7D30CE" wp14:editId="6FC627A0">
            <wp:extent cx="1876425" cy="5905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5E2D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7846ABE7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Executes Truncate Table [EC].[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>_Coaching_Stage]</w:t>
      </w:r>
    </w:p>
    <w:p w14:paraId="4A3DA8AA" w14:textId="77777777" w:rsidR="005F0717" w:rsidRPr="00677E9D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Precedence Constraint Editor</w:t>
      </w:r>
    </w:p>
    <w:p w14:paraId="3A7C6364" w14:textId="77777777" w:rsidR="00611EE1" w:rsidRPr="00677E9D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9"/>
        <w:gridCol w:w="4781"/>
      </w:tblGrid>
      <w:tr w:rsidR="00611EE1" w:rsidRPr="007F7B2E" w14:paraId="244622AE" w14:textId="77777777" w:rsidTr="00677E9D">
        <w:tc>
          <w:tcPr>
            <w:tcW w:w="4569" w:type="dxa"/>
          </w:tcPr>
          <w:p w14:paraId="50FDC0CE" w14:textId="77777777"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>Evaluation Operation</w:t>
            </w:r>
          </w:p>
        </w:tc>
        <w:tc>
          <w:tcPr>
            <w:tcW w:w="4781" w:type="dxa"/>
          </w:tcPr>
          <w:p w14:paraId="31DA71A2" w14:textId="77777777"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>Constraint</w:t>
            </w:r>
          </w:p>
        </w:tc>
      </w:tr>
      <w:tr w:rsidR="00611EE1" w:rsidRPr="007F7B2E" w14:paraId="6F4F5A3F" w14:textId="77777777" w:rsidTr="00677E9D">
        <w:tc>
          <w:tcPr>
            <w:tcW w:w="4569" w:type="dxa"/>
          </w:tcPr>
          <w:p w14:paraId="31AD23FC" w14:textId="77777777"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 xml:space="preserve">Value </w:t>
            </w:r>
          </w:p>
        </w:tc>
        <w:tc>
          <w:tcPr>
            <w:tcW w:w="4781" w:type="dxa"/>
          </w:tcPr>
          <w:p w14:paraId="5A4A4BEB" w14:textId="77777777"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>Success</w:t>
            </w:r>
          </w:p>
        </w:tc>
      </w:tr>
      <w:tr w:rsidR="00611EE1" w:rsidRPr="007F7B2E" w14:paraId="57D7F7D3" w14:textId="77777777" w:rsidTr="00677E9D">
        <w:tc>
          <w:tcPr>
            <w:tcW w:w="4569" w:type="dxa"/>
          </w:tcPr>
          <w:p w14:paraId="524627F5" w14:textId="77777777"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>Multiple Constraints</w:t>
            </w:r>
          </w:p>
        </w:tc>
        <w:tc>
          <w:tcPr>
            <w:tcW w:w="4781" w:type="dxa"/>
          </w:tcPr>
          <w:p w14:paraId="6877D29E" w14:textId="77777777"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>Logical AND</w:t>
            </w:r>
          </w:p>
        </w:tc>
      </w:tr>
    </w:tbl>
    <w:p w14:paraId="134B403B" w14:textId="77777777" w:rsidR="00611EE1" w:rsidRPr="00677E9D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8EBE476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1CA85238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066EF89" w14:textId="77777777" w:rsidR="004D3B66" w:rsidRPr="00677E9D" w:rsidRDefault="004D3B66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DFT: Load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08000F4C" w14:textId="77777777" w:rsidR="004D3B66" w:rsidRPr="00677E9D" w:rsidRDefault="000C1FA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1FEB0855" wp14:editId="16AB6B3D">
            <wp:extent cx="1485900" cy="838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96C1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C3F1830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B8FA8DA" w14:textId="77777777" w:rsidR="004D3B66" w:rsidRPr="00677E9D" w:rsidRDefault="000C1FA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493DCC24" wp14:editId="62CD57C5">
            <wp:extent cx="1444752" cy="274320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447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AE13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C1BAF0D" w14:textId="77777777" w:rsidR="004D3B66" w:rsidRPr="00677E9D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Flat File source</w:t>
      </w:r>
    </w:p>
    <w:p w14:paraId="6D173646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E8A1BBF" w14:textId="77777777" w:rsidR="004D3B66" w:rsidRPr="00677E9D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7AAD0079" wp14:editId="59F80EFA">
            <wp:extent cx="2267712" cy="2286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6771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3772" w14:textId="77777777" w:rsidR="00EE5A65" w:rsidRPr="00677E9D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3F6C7B6" w14:textId="77777777" w:rsidR="004D3B66" w:rsidRPr="00677E9D" w:rsidRDefault="007A6434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D</w:t>
      </w:r>
      <w:r w:rsidR="004D3B66" w:rsidRPr="00677E9D">
        <w:rPr>
          <w:rFonts w:ascii="Times New Roman" w:hAnsi="Times New Roman"/>
        </w:rPr>
        <w:t>ata Conversion</w:t>
      </w:r>
    </w:p>
    <w:p w14:paraId="6D586CE7" w14:textId="77777777" w:rsidR="004D3B66" w:rsidRPr="00677E9D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1C6371C0" wp14:editId="2E0F9FED">
            <wp:extent cx="3310128" cy="3200400"/>
            <wp:effectExtent l="0" t="0" r="508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10128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C74F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0292965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625DFBC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604F32E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6F21B48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10D5E78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8EDD5BE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72DC40C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1C6E6A4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68AD2BC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6C32FC4" w14:textId="77777777" w:rsidR="004D3B66" w:rsidRPr="00677E9D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Row Count Transformation</w:t>
      </w:r>
    </w:p>
    <w:p w14:paraId="690C5841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9A29E97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28772463" wp14:editId="7DBBA2E8">
            <wp:extent cx="2734056" cy="22860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3405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CCB1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97B60DE" w14:textId="77777777" w:rsidR="004D3B66" w:rsidRPr="00677E9D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Oledb destination</w:t>
      </w:r>
    </w:p>
    <w:p w14:paraId="1D3FF1D4" w14:textId="77777777" w:rsidR="004D3B66" w:rsidRPr="00677E9D" w:rsidRDefault="00B307B1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2265A049" wp14:editId="2FC2C9B1">
            <wp:extent cx="3264408" cy="1828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44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08F0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FBCBE80" w14:textId="77777777" w:rsidR="004D3B66" w:rsidRPr="00677E9D" w:rsidRDefault="004D62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5EC0557A" wp14:editId="139C22C8">
            <wp:extent cx="3182112" cy="2743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8211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E9C6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6E93064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67EF16FD" wp14:editId="5A51DAEC">
            <wp:extent cx="3776472" cy="13716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647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2F8A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816985A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5DF78A8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9249534" w14:textId="77777777" w:rsidR="00611EE1" w:rsidRPr="00677E9D" w:rsidRDefault="004D3B66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Task: </w:t>
      </w:r>
      <w:r w:rsidR="00611EE1" w:rsidRPr="00677E9D">
        <w:rPr>
          <w:rFonts w:ascii="Times New Roman" w:hAnsi="Times New Roman"/>
        </w:rPr>
        <w:t>Update Staging table and Reject Records</w:t>
      </w:r>
    </w:p>
    <w:p w14:paraId="6B7CD35D" w14:textId="77777777" w:rsidR="00611EE1" w:rsidRPr="00677E9D" w:rsidRDefault="00611EE1" w:rsidP="00FB5F3D">
      <w:pPr>
        <w:rPr>
          <w:rFonts w:ascii="Times New Roman" w:hAnsi="Times New Roman"/>
        </w:rPr>
      </w:pPr>
    </w:p>
    <w:p w14:paraId="2EC59112" w14:textId="77777777" w:rsidR="004D3B66" w:rsidRPr="00677E9D" w:rsidRDefault="00FF1A5D" w:rsidP="00FB5F3D">
      <w:p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</w:t>
      </w:r>
    </w:p>
    <w:p w14:paraId="6C5B23CC" w14:textId="77777777" w:rsidR="00611EE1" w:rsidRPr="00677E9D" w:rsidRDefault="00611EE1" w:rsidP="00FB5F3D">
      <w:pPr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114888F9" wp14:editId="26BB67E3">
            <wp:extent cx="2029968" cy="1371600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29968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3527" w14:textId="77777777" w:rsidR="004D3B66" w:rsidRPr="00677E9D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7E8D487A" wp14:editId="0D22686F">
            <wp:extent cx="3346704" cy="182880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4670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16AC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59E7A7EA" w14:textId="77777777" w:rsidR="001822D4" w:rsidRPr="00677E9D" w:rsidRDefault="00611EE1" w:rsidP="001822D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7C0D2464" wp14:editId="1F3A07C4">
            <wp:extent cx="4325112" cy="1371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511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9746" w14:textId="77777777" w:rsidR="001822D4" w:rsidRPr="00677E9D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EB5150C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3F5452E" w14:textId="77777777" w:rsidR="0069149F" w:rsidRPr="00677E9D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36BA4B1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399EFDF" w14:textId="77777777" w:rsidR="00952CFB" w:rsidRPr="00677E9D" w:rsidRDefault="00952CF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3940220" w14:textId="77777777" w:rsidR="004D3B66" w:rsidRPr="00677E9D" w:rsidRDefault="004D3B66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SQL Task: Load Coaching_Log table</w:t>
      </w:r>
    </w:p>
    <w:p w14:paraId="30223D5F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C9944BF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1048B25D" wp14:editId="4FEF4A30">
            <wp:extent cx="2143125" cy="11811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280F" w14:textId="77777777"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sz w:val="24"/>
          <w:szCs w:val="24"/>
        </w:rPr>
        <w:t xml:space="preserve">SQLStatement: </w:t>
      </w:r>
      <w:r w:rsidR="00611EE1" w:rsidRPr="00677E9D">
        <w:rPr>
          <w:rFonts w:ascii="Times New Roman" w:hAnsi="Times New Roman"/>
          <w:sz w:val="24"/>
          <w:szCs w:val="24"/>
        </w:rPr>
        <w:t>Exec [EC].[sp_InsertInto_Coaching_Log_Generic] ? output</w:t>
      </w:r>
    </w:p>
    <w:p w14:paraId="07E084AB" w14:textId="77777777"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sz w:val="24"/>
          <w:szCs w:val="24"/>
        </w:rPr>
        <w:t xml:space="preserve">Parameter Mapping: </w:t>
      </w:r>
    </w:p>
    <w:p w14:paraId="4B4E56F5" w14:textId="77777777"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29FDFA51" wp14:editId="0F78B7F7">
            <wp:extent cx="5153025" cy="5429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CFBF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7B08496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9DB6328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077C855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E4D0D58" w14:textId="77777777" w:rsidR="004D3B66" w:rsidRPr="00677E9D" w:rsidRDefault="004D3B66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Task: Load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File List table</w:t>
      </w:r>
    </w:p>
    <w:p w14:paraId="3D059FBE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25363D99" wp14:editId="2CE5D945">
            <wp:extent cx="1733550" cy="6667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18E6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4C9DFBAE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08CCF8DF" wp14:editId="3A743D75">
            <wp:extent cx="2679192" cy="2286000"/>
            <wp:effectExtent l="0" t="0" r="698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7919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3107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51DECC2F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18667F0F" wp14:editId="2F2515DA">
            <wp:extent cx="2688336" cy="22860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8833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FD77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5D47A8A1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Executes the following sql</w:t>
      </w:r>
    </w:p>
    <w:p w14:paraId="211CFFA2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7087A6D7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677E9D">
        <w:rPr>
          <w:rFonts w:ascii="Times New Roman" w:hAnsi="Times New Roman"/>
          <w:sz w:val="20"/>
          <w:szCs w:val="20"/>
        </w:rPr>
        <w:t>INSERT INTO [EC].[</w:t>
      </w:r>
      <w:r w:rsidR="00B307B1" w:rsidRPr="00677E9D">
        <w:rPr>
          <w:rFonts w:ascii="Times New Roman" w:hAnsi="Times New Roman"/>
          <w:color w:val="000000" w:themeColor="text1"/>
          <w:sz w:val="20"/>
          <w:szCs w:val="20"/>
        </w:rPr>
        <w:t>Generic</w:t>
      </w:r>
      <w:r w:rsidR="00D03711" w:rsidRPr="00677E9D">
        <w:rPr>
          <w:rFonts w:ascii="Times New Roman" w:hAnsi="Times New Roman"/>
          <w:color w:val="000000" w:themeColor="text1"/>
          <w:sz w:val="20"/>
          <w:szCs w:val="20"/>
        </w:rPr>
        <w:t>_</w:t>
      </w:r>
      <w:r w:rsidRPr="00677E9D">
        <w:rPr>
          <w:rFonts w:ascii="Times New Roman" w:hAnsi="Times New Roman"/>
          <w:sz w:val="20"/>
          <w:szCs w:val="20"/>
        </w:rPr>
        <w:t>FileList]</w:t>
      </w:r>
    </w:p>
    <w:p w14:paraId="1F1880C4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677E9D">
        <w:rPr>
          <w:rFonts w:ascii="Times New Roman" w:hAnsi="Times New Roman"/>
          <w:sz w:val="20"/>
          <w:szCs w:val="20"/>
        </w:rPr>
        <w:t xml:space="preserve">           ([File_Name]</w:t>
      </w:r>
    </w:p>
    <w:p w14:paraId="0A10A005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677E9D">
        <w:rPr>
          <w:rFonts w:ascii="Times New Roman" w:hAnsi="Times New Roman"/>
          <w:sz w:val="20"/>
          <w:szCs w:val="20"/>
        </w:rPr>
        <w:t xml:space="preserve">           ,[File_LoadDate]</w:t>
      </w:r>
    </w:p>
    <w:p w14:paraId="3AD797DD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677E9D">
        <w:rPr>
          <w:rFonts w:ascii="Times New Roman" w:hAnsi="Times New Roman"/>
          <w:sz w:val="20"/>
          <w:szCs w:val="20"/>
        </w:rPr>
        <w:t xml:space="preserve">           ,[Count_Staged]</w:t>
      </w:r>
    </w:p>
    <w:p w14:paraId="7BE9CE07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677E9D">
        <w:rPr>
          <w:rFonts w:ascii="Times New Roman" w:hAnsi="Times New Roman"/>
          <w:sz w:val="20"/>
          <w:szCs w:val="20"/>
        </w:rPr>
        <w:t xml:space="preserve">           ,[Count_Loaded]</w:t>
      </w:r>
    </w:p>
    <w:p w14:paraId="5391CD17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677E9D">
        <w:rPr>
          <w:rFonts w:ascii="Times New Roman" w:hAnsi="Times New Roman"/>
          <w:sz w:val="20"/>
          <w:szCs w:val="20"/>
        </w:rPr>
        <w:t xml:space="preserve">            ,[Count_Rejected])</w:t>
      </w:r>
    </w:p>
    <w:p w14:paraId="1B75D096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677E9D">
        <w:rPr>
          <w:rFonts w:ascii="Times New Roman" w:hAnsi="Times New Roman"/>
          <w:sz w:val="20"/>
          <w:szCs w:val="20"/>
        </w:rPr>
        <w:t xml:space="preserve">  VALUES (?,GetDate(), ?, ?,?)</w:t>
      </w:r>
    </w:p>
    <w:p w14:paraId="11CFCD2E" w14:textId="77777777" w:rsidR="00455B85" w:rsidRPr="00677E9D" w:rsidRDefault="00455B85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</w:p>
    <w:p w14:paraId="6BFF2A83" w14:textId="77777777" w:rsidR="004D3B66" w:rsidRPr="00677E9D" w:rsidRDefault="00304E00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F</w:t>
      </w:r>
      <w:r w:rsidR="004D3B66" w:rsidRPr="00677E9D">
        <w:rPr>
          <w:rFonts w:ascii="Times New Roman" w:hAnsi="Times New Roman"/>
        </w:rPr>
        <w:t xml:space="preserve">ile System Task: </w:t>
      </w:r>
      <w:r w:rsidR="00455B85" w:rsidRPr="00677E9D">
        <w:rPr>
          <w:rFonts w:ascii="Times New Roman" w:hAnsi="Times New Roman"/>
        </w:rPr>
        <w:t>Delete File</w:t>
      </w:r>
    </w:p>
    <w:p w14:paraId="370EC466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C914A9B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3CC416E6" wp14:editId="49AF5311">
            <wp:extent cx="2381250" cy="800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F612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9D8019B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EC274E5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50B4A03" w14:textId="77777777" w:rsidR="004D3B66" w:rsidRPr="00677E9D" w:rsidRDefault="00455B8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66128106" wp14:editId="6EECB8D1">
            <wp:extent cx="3840480" cy="1371600"/>
            <wp:effectExtent l="0" t="0" r="762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203E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798CB7C" w14:textId="77777777" w:rsidR="001822D4" w:rsidRPr="00677E9D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BC3092D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443AE81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38A7CAE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2DDF5AE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826DF38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64E1400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C6227BC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C9B01B5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19D4F40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AF62391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FBF38EE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5F7F8B3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50CB6C7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3CCE2A2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61F41BC" w14:textId="77777777"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8299DD2" w14:textId="77777777"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F983092" w14:textId="77777777"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C8C1C1E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61F84E3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239D812" w14:textId="77777777" w:rsidR="001822D4" w:rsidRPr="00677E9D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023220D" w14:textId="77777777" w:rsidR="00455B85" w:rsidRPr="00677E9D" w:rsidRDefault="00455B8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EDE1BC5" w14:textId="77777777" w:rsidR="00455B85" w:rsidRPr="00677E9D" w:rsidRDefault="00455B8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9DC469C" w14:textId="77777777" w:rsidR="00F44E3B" w:rsidRPr="00677E9D" w:rsidRDefault="00F44E3B" w:rsidP="00AE57D4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  <w:pPrChange w:id="172" w:author="Palacherla, Susmitha C" w:date="2023-12-29T14:15:00Z">
          <w:pPr>
            <w:pStyle w:val="ListParagraph"/>
            <w:widowControl w:val="0"/>
            <w:numPr>
              <w:ilvl w:val="4"/>
              <w:numId w:val="46"/>
            </w:numPr>
            <w:autoSpaceDE w:val="0"/>
            <w:autoSpaceDN w:val="0"/>
            <w:adjustRightInd w:val="0"/>
            <w:spacing w:after="0" w:line="240" w:lineRule="auto"/>
            <w:ind w:left="2232" w:hanging="792"/>
          </w:pPr>
        </w:pPrChange>
      </w:pPr>
      <w:r w:rsidRPr="00677E9D">
        <w:rPr>
          <w:rFonts w:ascii="Times New Roman" w:hAnsi="Times New Roman"/>
          <w:b/>
        </w:rPr>
        <w:t xml:space="preserve">Foreach </w:t>
      </w:r>
      <w:r w:rsidR="00F76E75" w:rsidRPr="00677E9D">
        <w:rPr>
          <w:rFonts w:ascii="Times New Roman" w:hAnsi="Times New Roman"/>
          <w:b/>
        </w:rPr>
        <w:t xml:space="preserve">Generic </w:t>
      </w:r>
      <w:r w:rsidRPr="00677E9D">
        <w:rPr>
          <w:rFonts w:ascii="Times New Roman" w:hAnsi="Times New Roman"/>
          <w:b/>
        </w:rPr>
        <w:t>OTH File container</w:t>
      </w:r>
    </w:p>
    <w:p w14:paraId="528D93AE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C675F37" w14:textId="77777777" w:rsidR="00F44E3B" w:rsidRPr="00677E9D" w:rsidRDefault="00FE0F3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t xml:space="preserve"> </w:t>
      </w:r>
      <w:r w:rsidR="00E47CFF" w:rsidRPr="00677E9D">
        <w:rPr>
          <w:rFonts w:ascii="Times New Roman" w:hAnsi="Times New Roman"/>
          <w:noProof/>
        </w:rPr>
        <w:t xml:space="preserve"> </w:t>
      </w:r>
      <w:r w:rsidR="00E47CFF" w:rsidRPr="00677E9D">
        <w:rPr>
          <w:rFonts w:ascii="Times New Roman" w:hAnsi="Times New Roman"/>
          <w:noProof/>
        </w:rPr>
        <w:drawing>
          <wp:inline distT="0" distB="0" distL="0" distR="0" wp14:anchorId="0A7B0A83" wp14:editId="2D4EFC50">
            <wp:extent cx="2505075" cy="51720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9520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1B1C5CB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677E9D">
        <w:rPr>
          <w:rFonts w:ascii="Times New Roman" w:hAnsi="Times New Roman"/>
          <w:b/>
          <w:sz w:val="24"/>
          <w:szCs w:val="24"/>
        </w:rPr>
        <w:t>Workflow</w:t>
      </w:r>
    </w:p>
    <w:p w14:paraId="6BFDB610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F3E824A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 xml:space="preserve">For each </w:t>
      </w:r>
      <w:r w:rsidRPr="00677E9D">
        <w:rPr>
          <w:rFonts w:ascii="Times New Roman" w:hAnsi="Times New Roman"/>
          <w:b/>
          <w:color w:val="000000" w:themeColor="text1"/>
        </w:rPr>
        <w:t xml:space="preserve">OTH </w:t>
      </w:r>
      <w:r w:rsidRPr="00677E9D">
        <w:rPr>
          <w:rFonts w:ascii="Times New Roman" w:hAnsi="Times New Roman"/>
          <w:b/>
        </w:rPr>
        <w:t>file in staging directory workflow</w:t>
      </w:r>
    </w:p>
    <w:p w14:paraId="1C19421A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009A49B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5CFC9AE2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Container: Foreach OTH</w:t>
      </w:r>
      <w:r w:rsidR="00F76E75" w:rsidRPr="00677E9D">
        <w:rPr>
          <w:rFonts w:ascii="Times New Roman" w:hAnsi="Times New Roman"/>
        </w:rPr>
        <w:t xml:space="preserve"> </w:t>
      </w:r>
      <w:r w:rsidRPr="00677E9D">
        <w:rPr>
          <w:rFonts w:ascii="Times New Roman" w:hAnsi="Times New Roman"/>
        </w:rPr>
        <w:t>file</w:t>
      </w:r>
    </w:p>
    <w:p w14:paraId="61CEC25E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Collection: </w:t>
      </w:r>
    </w:p>
    <w:p w14:paraId="54036A10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Enumerator: Foreach file enumerator</w:t>
      </w:r>
    </w:p>
    <w:p w14:paraId="2208C074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lastRenderedPageBreak/>
        <w:t>Expression: Directory: @[User::FilePath]</w:t>
      </w:r>
    </w:p>
    <w:p w14:paraId="44CBF769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</w:rPr>
        <w:t>Evaluates to: \\vrivscors01\BCC Scorecards\Coaching\</w:t>
      </w:r>
      <w:r w:rsidRPr="00677E9D">
        <w:rPr>
          <w:rFonts w:ascii="Times New Roman" w:hAnsi="Times New Roman"/>
          <w:color w:val="000000" w:themeColor="text1"/>
        </w:rPr>
        <w:t>Generic</w:t>
      </w:r>
    </w:p>
    <w:p w14:paraId="5FDF45BE" w14:textId="77777777" w:rsidR="00E47CFF" w:rsidRPr="00677E9D" w:rsidRDefault="00E47CFF" w:rsidP="00E47CFF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Retrieve file name: Name and Extension</w:t>
      </w:r>
    </w:p>
    <w:p w14:paraId="1383789F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Files: </w:t>
      </w:r>
      <w:r w:rsidR="000C1FAF" w:rsidRPr="00677E9D">
        <w:rPr>
          <w:rFonts w:ascii="Times New Roman" w:hAnsi="Times New Roman"/>
        </w:rPr>
        <w:t>eCL_Generic_Feed_OTH20*.csv</w:t>
      </w:r>
      <w:r w:rsidR="000C1FAF" w:rsidRPr="00677E9D" w:rsidDel="000C1FAF">
        <w:rPr>
          <w:rFonts w:ascii="Times New Roman" w:hAnsi="Times New Roman"/>
        </w:rPr>
        <w:t xml:space="preserve"> </w:t>
      </w:r>
    </w:p>
    <w:p w14:paraId="35B72322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</w:p>
    <w:p w14:paraId="4DCBB21B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</w:p>
    <w:p w14:paraId="1A7C9F16" w14:textId="77777777" w:rsidR="00F44E3B" w:rsidRPr="00677E9D" w:rsidRDefault="00F44E3B" w:rsidP="00F44E3B">
      <w:pPr>
        <w:spacing w:after="0"/>
        <w:ind w:left="720"/>
        <w:rPr>
          <w:rFonts w:ascii="Times New Roman" w:hAnsi="Times New Roman"/>
        </w:rPr>
      </w:pPr>
    </w:p>
    <w:p w14:paraId="39EFCA56" w14:textId="77777777" w:rsidR="00F44E3B" w:rsidRPr="00677E9D" w:rsidRDefault="00F44E3B" w:rsidP="00F44E3B">
      <w:pPr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Summary of Steps</w:t>
      </w:r>
    </w:p>
    <w:p w14:paraId="3F3219B0" w14:textId="77777777" w:rsidR="00F44E3B" w:rsidRPr="00677E9D" w:rsidRDefault="00F44E3B" w:rsidP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Truncate </w:t>
      </w:r>
      <w:r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0010439E" w14:textId="77777777" w:rsidR="00F44E3B" w:rsidRPr="00677E9D" w:rsidRDefault="00F44E3B" w:rsidP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DFT – Stage </w:t>
      </w:r>
      <w:r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0AFEAD3D" w14:textId="77777777" w:rsidR="00F44E3B" w:rsidRPr="00677E9D" w:rsidRDefault="00F44E3B" w:rsidP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</w:t>
      </w:r>
      <w:r w:rsidR="00FE0F34" w:rsidRPr="00677E9D">
        <w:rPr>
          <w:rFonts w:ascii="Times New Roman" w:hAnsi="Times New Roman"/>
        </w:rPr>
        <w:t xml:space="preserve">Update Staging table and Reject records </w:t>
      </w:r>
      <w:r w:rsidRPr="00677E9D">
        <w:rPr>
          <w:rFonts w:ascii="Times New Roman" w:hAnsi="Times New Roman"/>
        </w:rPr>
        <w:t xml:space="preserve"> </w:t>
      </w:r>
    </w:p>
    <w:p w14:paraId="6748B069" w14:textId="77777777" w:rsidR="00F44E3B" w:rsidRPr="00677E9D" w:rsidRDefault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SQL task Load coaching_Log and Coaching_Log_Reason tables</w:t>
      </w:r>
    </w:p>
    <w:p w14:paraId="6AA49CEE" w14:textId="77777777" w:rsidR="00F44E3B" w:rsidRPr="00677E9D" w:rsidRDefault="00F44E3B" w:rsidP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SQL task – Load File list table</w:t>
      </w:r>
    </w:p>
    <w:p w14:paraId="48253698" w14:textId="77777777" w:rsidR="00F44E3B" w:rsidRPr="00677E9D" w:rsidRDefault="00F44E3B" w:rsidP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File system task – Backup files to Backups directory</w:t>
      </w:r>
    </w:p>
    <w:p w14:paraId="56AC40C8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</w:p>
    <w:p w14:paraId="293E1126" w14:textId="77777777" w:rsidR="00F44E3B" w:rsidRPr="00677E9D" w:rsidRDefault="00F44E3B" w:rsidP="00F44E3B">
      <w:pPr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Details of Steps</w:t>
      </w:r>
    </w:p>
    <w:p w14:paraId="4D24A623" w14:textId="77777777" w:rsidR="00F44E3B" w:rsidRPr="00677E9D" w:rsidRDefault="00F44E3B" w:rsidP="00F44E3B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Truncate </w:t>
      </w:r>
      <w:r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 – similar to </w:t>
      </w:r>
      <w:r w:rsidR="00FE0F34" w:rsidRPr="00677E9D">
        <w:rPr>
          <w:rFonts w:ascii="Times New Roman" w:hAnsi="Times New Roman"/>
        </w:rPr>
        <w:t>[</w:t>
      </w:r>
      <w:r w:rsidRPr="00677E9D">
        <w:rPr>
          <w:rFonts w:ascii="Times New Roman" w:hAnsi="Times New Roman"/>
        </w:rPr>
        <w:t>SEA</w:t>
      </w:r>
      <w:r w:rsidR="00FE0F34" w:rsidRPr="00677E9D">
        <w:rPr>
          <w:rFonts w:ascii="Times New Roman" w:hAnsi="Times New Roman"/>
        </w:rPr>
        <w:t>/DTT]</w:t>
      </w:r>
      <w:r w:rsidRPr="00677E9D">
        <w:rPr>
          <w:rFonts w:ascii="Times New Roman" w:hAnsi="Times New Roman"/>
        </w:rPr>
        <w:t xml:space="preserve"> file</w:t>
      </w:r>
      <w:r w:rsidR="00FE0F34" w:rsidRPr="00677E9D">
        <w:rPr>
          <w:rFonts w:ascii="Times New Roman" w:hAnsi="Times New Roman"/>
        </w:rPr>
        <w:t>s</w:t>
      </w:r>
    </w:p>
    <w:p w14:paraId="1206638F" w14:textId="77777777" w:rsidR="00FE0F34" w:rsidRPr="00677E9D" w:rsidRDefault="000C1FAF" w:rsidP="00FB5F3D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</w:t>
      </w:r>
      <w:r w:rsidR="00FE0F34" w:rsidRPr="00677E9D">
        <w:rPr>
          <w:rFonts w:ascii="Times New Roman" w:hAnsi="Times New Roman"/>
        </w:rPr>
        <w:t>Executes Truncate Table [EC].[</w:t>
      </w:r>
      <w:r w:rsidR="00FE0F34" w:rsidRPr="00677E9D">
        <w:rPr>
          <w:rFonts w:ascii="Times New Roman" w:hAnsi="Times New Roman"/>
          <w:color w:val="000000" w:themeColor="text1"/>
        </w:rPr>
        <w:t>Generic</w:t>
      </w:r>
      <w:r w:rsidR="00FE0F34" w:rsidRPr="00677E9D">
        <w:rPr>
          <w:rFonts w:ascii="Times New Roman" w:hAnsi="Times New Roman"/>
        </w:rPr>
        <w:t>_Coaching_Stage]</w:t>
      </w:r>
    </w:p>
    <w:p w14:paraId="1A262C6F" w14:textId="77777777" w:rsidR="00FE0F34" w:rsidRPr="00677E9D" w:rsidRDefault="00FE0F34" w:rsidP="00FB5F3D">
      <w:pPr>
        <w:rPr>
          <w:rFonts w:ascii="Times New Roman" w:hAnsi="Times New Roman"/>
        </w:rPr>
      </w:pPr>
    </w:p>
    <w:p w14:paraId="45835CBD" w14:textId="77777777" w:rsidR="00F44E3B" w:rsidRPr="00677E9D" w:rsidRDefault="00F44E3B" w:rsidP="00F44E3B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DFT: Load </w:t>
      </w:r>
      <w:r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5B89A443" w14:textId="77777777" w:rsidR="00F44E3B" w:rsidRPr="00677E9D" w:rsidRDefault="00FE0F3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t xml:space="preserve"> </w:t>
      </w:r>
      <w:r w:rsidRPr="00677E9D">
        <w:rPr>
          <w:rFonts w:ascii="Times New Roman" w:hAnsi="Times New Roman"/>
          <w:noProof/>
        </w:rPr>
        <w:drawing>
          <wp:inline distT="0" distB="0" distL="0" distR="0" wp14:anchorId="4A324FCB" wp14:editId="072C0A92">
            <wp:extent cx="1838325" cy="18764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83DE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322BA36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64E65EF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8A96422" w14:textId="77777777" w:rsidR="00F44E3B" w:rsidRPr="00677E9D" w:rsidRDefault="000C1FAF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3F9E4520" wp14:editId="35CEBE68">
            <wp:extent cx="1033272" cy="1828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2BD1" w14:textId="77777777" w:rsidR="00304E00" w:rsidRPr="00677E9D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E64C4FF" w14:textId="77777777" w:rsidR="00F44E3B" w:rsidRPr="00677E9D" w:rsidRDefault="00A31374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F</w:t>
      </w:r>
      <w:r w:rsidR="00F44E3B" w:rsidRPr="00677E9D">
        <w:rPr>
          <w:rFonts w:ascii="Times New Roman" w:hAnsi="Times New Roman"/>
        </w:rPr>
        <w:t>lat File source</w:t>
      </w:r>
    </w:p>
    <w:p w14:paraId="1AE63CD6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DB89B30" w14:textId="77777777" w:rsidR="00F44E3B" w:rsidRPr="00677E9D" w:rsidRDefault="00A3137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576B7731" wp14:editId="50C883B8">
            <wp:extent cx="2167128" cy="2743200"/>
            <wp:effectExtent l="0" t="0" r="508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6712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31D0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A51ED4E" w14:textId="77777777" w:rsidR="00F44E3B" w:rsidRPr="00677E9D" w:rsidRDefault="00304E00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D</w:t>
      </w:r>
      <w:r w:rsidR="00F44E3B" w:rsidRPr="00677E9D">
        <w:rPr>
          <w:rFonts w:ascii="Times New Roman" w:hAnsi="Times New Roman"/>
        </w:rPr>
        <w:t>ata Conversion</w:t>
      </w:r>
    </w:p>
    <w:p w14:paraId="54097CD0" w14:textId="77777777" w:rsidR="00F44E3B" w:rsidRPr="00677E9D" w:rsidRDefault="00A3137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3771F96B" wp14:editId="2A7A53F7">
            <wp:extent cx="4178808" cy="18288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788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093D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19D1C31" w14:textId="77777777" w:rsidR="00F44E3B" w:rsidRPr="00677E9D" w:rsidRDefault="000C1FAF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R</w:t>
      </w:r>
      <w:r w:rsidR="00F44E3B" w:rsidRPr="00677E9D">
        <w:rPr>
          <w:rFonts w:ascii="Times New Roman" w:hAnsi="Times New Roman"/>
        </w:rPr>
        <w:t>ow Count Transformation</w:t>
      </w:r>
    </w:p>
    <w:p w14:paraId="034F2BAB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F4AE484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31F3F942" wp14:editId="77AE1A3C">
            <wp:extent cx="3282696" cy="27432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8269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4D11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FF25DB4" w14:textId="77777777" w:rsidR="00F44E3B" w:rsidRPr="00677E9D" w:rsidRDefault="00F44E3B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Oledb destination</w:t>
      </w:r>
    </w:p>
    <w:p w14:paraId="0001A05B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6D317804" wp14:editId="1DD613FC">
            <wp:extent cx="3264408" cy="1828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44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6DFE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F95862F" w14:textId="77777777" w:rsidR="00F44E3B" w:rsidRPr="00677E9D" w:rsidRDefault="00A3137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38C97EFE" wp14:editId="2519A4F3">
            <wp:extent cx="2231136" cy="27432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3113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A9C4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302A53C" w14:textId="77777777" w:rsidR="00F44E3B" w:rsidRPr="00677E9D" w:rsidRDefault="00F44E3B" w:rsidP="00677E9D">
      <w:pPr>
        <w:pStyle w:val="ListParagraph"/>
        <w:numPr>
          <w:ilvl w:val="0"/>
          <w:numId w:val="31"/>
        </w:numPr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Task: </w:t>
      </w:r>
      <w:r w:rsidR="00FE0F34" w:rsidRPr="00677E9D">
        <w:rPr>
          <w:rFonts w:ascii="Times New Roman" w:hAnsi="Times New Roman"/>
        </w:rPr>
        <w:t xml:space="preserve">Update staging table and reject records </w:t>
      </w:r>
    </w:p>
    <w:p w14:paraId="7789D140" w14:textId="77777777" w:rsidR="00FE0F34" w:rsidRPr="00677E9D" w:rsidRDefault="00FE0F34" w:rsidP="00677E9D">
      <w:pPr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SQLStatement: Exec [EC].[sp_Update_Generic_Coaching_Stage] ? output</w:t>
      </w:r>
    </w:p>
    <w:p w14:paraId="7D2D7803" w14:textId="77777777" w:rsidR="00FE0F34" w:rsidRPr="00677E9D" w:rsidRDefault="00FE0F34" w:rsidP="00677E9D">
      <w:pPr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Parameter mapping: </w:t>
      </w:r>
    </w:p>
    <w:p w14:paraId="5461FD5B" w14:textId="77777777" w:rsidR="00FE0F34" w:rsidRPr="00677E9D" w:rsidRDefault="00FE0F34" w:rsidP="00677E9D">
      <w:pPr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63D9CD7A" wp14:editId="35AC9AEF">
            <wp:extent cx="3867912" cy="5486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67912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660C" w14:textId="77777777" w:rsidR="00F44E3B" w:rsidRPr="00677E9D" w:rsidRDefault="000C1FAF" w:rsidP="00F44E3B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S</w:t>
      </w:r>
      <w:r w:rsidR="00F44E3B" w:rsidRPr="00677E9D">
        <w:rPr>
          <w:rFonts w:ascii="Times New Roman" w:hAnsi="Times New Roman"/>
        </w:rPr>
        <w:t>QL Task: Load Coaching_Log table</w:t>
      </w:r>
    </w:p>
    <w:p w14:paraId="3DF4B9F8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39C0A5F4" wp14:editId="2EAB6765">
            <wp:extent cx="1664208" cy="9144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64208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303D" w14:textId="77777777" w:rsidR="006E2ECD" w:rsidRPr="00677E9D" w:rsidRDefault="006E2ECD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03A8980" w14:textId="77777777" w:rsidR="006E2ECD" w:rsidRPr="00677E9D" w:rsidRDefault="006E2ECD" w:rsidP="00FB5F3D">
      <w:pPr>
        <w:rPr>
          <w:rFonts w:ascii="Times New Roman" w:hAnsi="Times New Roman"/>
        </w:rPr>
      </w:pPr>
      <w:r w:rsidRPr="00677E9D">
        <w:rPr>
          <w:rFonts w:ascii="Times New Roman" w:hAnsi="Times New Roman"/>
        </w:rPr>
        <w:t>SQLStatement: Exec [EC].[sp_InsertInto_Coaching_Log_</w:t>
      </w:r>
      <w:r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>]? output</w:t>
      </w:r>
    </w:p>
    <w:p w14:paraId="20B9B85D" w14:textId="77777777" w:rsidR="006E2ECD" w:rsidRPr="00677E9D" w:rsidRDefault="006E2ECD" w:rsidP="00FB5F3D">
      <w:pPr>
        <w:tabs>
          <w:tab w:val="left" w:pos="7480"/>
        </w:tabs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Parameter mapping: </w:t>
      </w:r>
    </w:p>
    <w:p w14:paraId="0FE2787E" w14:textId="77777777" w:rsidR="006E2ECD" w:rsidRPr="00677E9D" w:rsidRDefault="006E2ECD" w:rsidP="00FB5F3D">
      <w:pPr>
        <w:tabs>
          <w:tab w:val="left" w:pos="7480"/>
        </w:tabs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00AA5ACC" wp14:editId="2269F411">
            <wp:extent cx="3648456" cy="548640"/>
            <wp:effectExtent l="0" t="0" r="9525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48456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E9D">
        <w:rPr>
          <w:rFonts w:ascii="Times New Roman" w:hAnsi="Times New Roman"/>
        </w:rPr>
        <w:tab/>
      </w:r>
    </w:p>
    <w:p w14:paraId="7E352FCB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9777D86" w14:textId="77777777" w:rsidR="00F44E3B" w:rsidRPr="00677E9D" w:rsidRDefault="00F44E3B" w:rsidP="00125963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Task: Load </w:t>
      </w:r>
      <w:r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File List table</w:t>
      </w:r>
    </w:p>
    <w:p w14:paraId="58176468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55C4ED3E" wp14:editId="7ECE4A49">
            <wp:extent cx="1733550" cy="6667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C4BF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384F9A7F" w14:textId="77777777" w:rsidR="00F44E3B" w:rsidRPr="00677E9D" w:rsidRDefault="00E47CFF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4B04C41C" wp14:editId="10E44E1A">
            <wp:extent cx="3758184" cy="27432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5818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BC12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EC9F8C0" w14:textId="77777777" w:rsidR="00E47CFF" w:rsidRPr="00677E9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INSERT INTO [EC].[Generic_FileList]</w:t>
      </w:r>
    </w:p>
    <w:p w14:paraId="75589B0A" w14:textId="77777777" w:rsidR="00E47CFF" w:rsidRPr="00677E9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lastRenderedPageBreak/>
        <w:t xml:space="preserve">           ([File_Name]</w:t>
      </w:r>
    </w:p>
    <w:p w14:paraId="6340BECC" w14:textId="77777777" w:rsidR="00E47CFF" w:rsidRPr="00677E9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          ,[File_LoadDate]</w:t>
      </w:r>
    </w:p>
    <w:p w14:paraId="45E4952A" w14:textId="77777777" w:rsidR="00E47CFF" w:rsidRPr="00677E9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          ,[Count_Staged]</w:t>
      </w:r>
    </w:p>
    <w:p w14:paraId="6D3B4C2A" w14:textId="77777777" w:rsidR="00E47CFF" w:rsidRPr="00677E9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          ,[Count_Loaded]</w:t>
      </w:r>
    </w:p>
    <w:p w14:paraId="16E5D448" w14:textId="77777777" w:rsidR="00E47CFF" w:rsidRPr="00677E9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           ,[Count_Rejected])</w:t>
      </w:r>
    </w:p>
    <w:p w14:paraId="0A0D8CBA" w14:textId="77777777" w:rsidR="00E47CFF" w:rsidRPr="00677E9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 VALUES (?,GetDate(), ?, ?,?)</w:t>
      </w:r>
    </w:p>
    <w:p w14:paraId="44DC6262" w14:textId="77777777" w:rsidR="00E47CFF" w:rsidRPr="00677E9D" w:rsidRDefault="00E47CFF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5B726E3" w14:textId="77777777" w:rsidR="00E47CFF" w:rsidRPr="00677E9D" w:rsidRDefault="00E47CFF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2194EC73" wp14:editId="693FC9AC">
            <wp:extent cx="2889504" cy="914400"/>
            <wp:effectExtent l="0" t="0" r="635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8950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B1C5" w14:textId="77777777" w:rsidR="00E47CFF" w:rsidRPr="00677E9D" w:rsidRDefault="00E47CFF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EBFD491" w14:textId="77777777" w:rsidR="00F44E3B" w:rsidRPr="00677E9D" w:rsidRDefault="00F44E3B" w:rsidP="00F44E3B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File System Task: </w:t>
      </w:r>
      <w:r w:rsidR="00455B85" w:rsidRPr="00677E9D">
        <w:rPr>
          <w:rFonts w:ascii="Times New Roman" w:hAnsi="Times New Roman"/>
        </w:rPr>
        <w:t>Delete File</w:t>
      </w:r>
    </w:p>
    <w:p w14:paraId="304A9E36" w14:textId="77777777" w:rsidR="00E47CFF" w:rsidRPr="00677E9D" w:rsidRDefault="00E47CFF" w:rsidP="00996760">
      <w:p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              </w:t>
      </w:r>
      <w:r w:rsidRPr="00677E9D">
        <w:rPr>
          <w:rFonts w:ascii="Times New Roman" w:hAnsi="Times New Roman"/>
          <w:noProof/>
        </w:rPr>
        <w:drawing>
          <wp:inline distT="0" distB="0" distL="0" distR="0" wp14:anchorId="4F28B9C7" wp14:editId="686BEF84">
            <wp:extent cx="4453128" cy="1828800"/>
            <wp:effectExtent l="0" t="0" r="508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531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47CC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E633034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E3D2596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AD7DE82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67FF42D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75C718BE" w14:textId="77777777" w:rsidR="00562F06" w:rsidRPr="007F7B2E" w:rsidRDefault="00562F06" w:rsidP="00AE57D4">
      <w:pPr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/>
          <w:b/>
        </w:rPr>
        <w:pPrChange w:id="173" w:author="Palacherla, Susmitha C" w:date="2023-12-29T14:15:00Z">
          <w:pPr>
            <w:widowControl w:val="0"/>
            <w:numPr>
              <w:ilvl w:val="4"/>
              <w:numId w:val="46"/>
            </w:numPr>
            <w:autoSpaceDE w:val="0"/>
            <w:autoSpaceDN w:val="0"/>
            <w:adjustRightInd w:val="0"/>
            <w:spacing w:after="0" w:line="240" w:lineRule="auto"/>
            <w:ind w:left="2232" w:hanging="792"/>
            <w:contextualSpacing/>
          </w:pPr>
        </w:pPrChange>
      </w:pPr>
      <w:r w:rsidRPr="007F7B2E">
        <w:rPr>
          <w:rFonts w:ascii="Times New Roman" w:hAnsi="Times New Roman"/>
          <w:b/>
        </w:rPr>
        <w:t>For</w:t>
      </w:r>
      <w:r w:rsidR="0052207E" w:rsidRPr="007F7B2E">
        <w:rPr>
          <w:rFonts w:ascii="Times New Roman" w:hAnsi="Times New Roman"/>
          <w:b/>
        </w:rPr>
        <w:t xml:space="preserve"> </w:t>
      </w:r>
      <w:r w:rsidRPr="007F7B2E">
        <w:rPr>
          <w:rFonts w:ascii="Times New Roman" w:hAnsi="Times New Roman"/>
          <w:b/>
        </w:rPr>
        <w:t>each Loop Container ( Encrypt failed files)</w:t>
      </w:r>
    </w:p>
    <w:p w14:paraId="720D2C47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E689859" w14:textId="77777777" w:rsidR="00562F06" w:rsidRPr="007F7B2E" w:rsidRDefault="00562F06" w:rsidP="00562F06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Summary of Steps</w:t>
      </w:r>
    </w:p>
    <w:p w14:paraId="0DA99894" w14:textId="77777777" w:rsidR="00562F06" w:rsidRPr="007F7B2E" w:rsidRDefault="00562F06" w:rsidP="00562F06">
      <w:pPr>
        <w:numPr>
          <w:ilvl w:val="0"/>
          <w:numId w:val="39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File system task – Encrypt failed files </w:t>
      </w:r>
    </w:p>
    <w:p w14:paraId="3E4F1E30" w14:textId="77777777" w:rsidR="00562F06" w:rsidRPr="007F7B2E" w:rsidRDefault="00562F06" w:rsidP="00562F06">
      <w:pPr>
        <w:numPr>
          <w:ilvl w:val="0"/>
          <w:numId w:val="39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Script task - Pause 10 seconds</w:t>
      </w:r>
    </w:p>
    <w:p w14:paraId="7C45E8A8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0FB7157" w14:textId="77777777" w:rsidR="00562F06" w:rsidRPr="007F7B2E" w:rsidRDefault="00562F06" w:rsidP="00562F06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Details</w:t>
      </w:r>
    </w:p>
    <w:p w14:paraId="6937D744" w14:textId="77777777" w:rsidR="00562F06" w:rsidRPr="007F7B2E" w:rsidRDefault="00562F06" w:rsidP="00562F06">
      <w:pPr>
        <w:spacing w:after="0"/>
        <w:rPr>
          <w:rFonts w:ascii="Times New Roman" w:hAnsi="Times New Roman"/>
        </w:rPr>
      </w:pPr>
      <w:r w:rsidRPr="007F7B2E">
        <w:rPr>
          <w:rFonts w:ascii="Times New Roman" w:hAnsi="Times New Roman"/>
        </w:rPr>
        <w:lastRenderedPageBreak/>
        <w:t>Container: For</w:t>
      </w:r>
      <w:r w:rsidR="0052207E" w:rsidRPr="007F7B2E">
        <w:rPr>
          <w:rFonts w:ascii="Times New Roman" w:hAnsi="Times New Roman"/>
        </w:rPr>
        <w:t xml:space="preserve"> each </w:t>
      </w:r>
      <w:r w:rsidRPr="007F7B2E">
        <w:rPr>
          <w:rFonts w:ascii="Times New Roman" w:hAnsi="Times New Roman"/>
        </w:rPr>
        <w:t xml:space="preserve">File Loop </w:t>
      </w:r>
    </w:p>
    <w:p w14:paraId="1E4A428B" w14:textId="77777777" w:rsidR="00562F06" w:rsidRPr="007F7B2E" w:rsidRDefault="00562F06" w:rsidP="00562F06">
      <w:pPr>
        <w:spacing w:after="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                   Precedence Constraint - Completion</w:t>
      </w:r>
    </w:p>
    <w:p w14:paraId="21E7851F" w14:textId="65A492B0" w:rsidR="00562F06" w:rsidRPr="007F7B2E" w:rsidRDefault="00562F06" w:rsidP="00562F06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Folder: \\</w:t>
      </w:r>
      <w:r w:rsidR="001F1228">
        <w:rPr>
          <w:rFonts w:ascii="Times New Roman" w:hAnsi="Times New Roman"/>
        </w:rPr>
        <w:t>UVAAPADSQL50CCO</w:t>
      </w:r>
      <w:r w:rsidRPr="007F7B2E">
        <w:rPr>
          <w:rFonts w:ascii="Times New Roman" w:hAnsi="Times New Roman"/>
        </w:rPr>
        <w:t>\data\coaching\</w:t>
      </w:r>
      <w:r w:rsidR="0052207E" w:rsidRPr="007F7B2E">
        <w:rPr>
          <w:rFonts w:ascii="Times New Roman" w:hAnsi="Times New Roman"/>
        </w:rPr>
        <w:t>Generic</w:t>
      </w:r>
      <w:r w:rsidRPr="007F7B2E">
        <w:rPr>
          <w:rFonts w:ascii="Times New Roman" w:hAnsi="Times New Roman"/>
        </w:rPr>
        <w:t>\Decrypt_out\</w:t>
      </w:r>
    </w:p>
    <w:p w14:paraId="49EAB9B2" w14:textId="77777777" w:rsidR="00562F06" w:rsidRPr="007F7B2E" w:rsidRDefault="00562F06" w:rsidP="00562F06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Files: eCL*.csv</w:t>
      </w:r>
    </w:p>
    <w:p w14:paraId="4CE2CDC9" w14:textId="77777777" w:rsidR="00562F06" w:rsidRPr="007F7B2E" w:rsidRDefault="00562F06" w:rsidP="00562F06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Retrieve file name: Name and Extension</w:t>
      </w:r>
    </w:p>
    <w:p w14:paraId="33FD75FB" w14:textId="77777777" w:rsidR="00562F06" w:rsidRPr="007F7B2E" w:rsidRDefault="00562F06" w:rsidP="00562F06">
      <w:pPr>
        <w:spacing w:after="0"/>
        <w:ind w:left="1080"/>
        <w:rPr>
          <w:rFonts w:ascii="Times New Roman" w:hAnsi="Times New Roman"/>
        </w:rPr>
      </w:pPr>
    </w:p>
    <w:p w14:paraId="1DA3EF7C" w14:textId="77777777" w:rsidR="00562F06" w:rsidRPr="007F7B2E" w:rsidRDefault="00562F06" w:rsidP="00562F06">
      <w:pPr>
        <w:numPr>
          <w:ilvl w:val="0"/>
          <w:numId w:val="40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 system task – Encrypt files</w:t>
      </w:r>
    </w:p>
    <w:p w14:paraId="35271E98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t xml:space="preserve"> </w:t>
      </w:r>
      <w:r w:rsidRPr="00677E9D">
        <w:rPr>
          <w:rFonts w:ascii="Times New Roman" w:hAnsi="Times New Roman"/>
          <w:noProof/>
        </w:rPr>
        <w:drawing>
          <wp:inline distT="0" distB="0" distL="0" distR="0" wp14:anchorId="0FD08E32" wp14:editId="4EEBD593">
            <wp:extent cx="3493008" cy="18288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930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900D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411C0C9A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C1C4D87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14D72F3A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1E3B8F3A" w14:textId="77777777" w:rsidR="00562F06" w:rsidRPr="007F7B2E" w:rsidRDefault="00562F06" w:rsidP="00562F06">
      <w:pPr>
        <w:numPr>
          <w:ilvl w:val="0"/>
          <w:numId w:val="40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Script  task- Pause 10 secs</w:t>
      </w:r>
    </w:p>
    <w:p w14:paraId="6DF25EA9" w14:textId="77777777" w:rsidR="00562F06" w:rsidRPr="007F7B2E" w:rsidRDefault="00562F06" w:rsidP="00562F06">
      <w:pPr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486D5832" wp14:editId="25DD504E">
            <wp:extent cx="4762500" cy="12382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7B40" w14:textId="77777777"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</w:t>
      </w:r>
      <w:r w:rsidRPr="00677E9D">
        <w:rPr>
          <w:rFonts w:ascii="Times New Roman" w:hAnsi="Times New Roman"/>
          <w:color w:val="0000FF"/>
          <w:sz w:val="19"/>
          <w:szCs w:val="19"/>
        </w:rPr>
        <w:t>public</w:t>
      </w:r>
      <w:r w:rsidRPr="00677E9D">
        <w:rPr>
          <w:rFonts w:ascii="Times New Roman" w:hAnsi="Times New Roman"/>
          <w:color w:val="000000"/>
          <w:sz w:val="19"/>
          <w:szCs w:val="19"/>
        </w:rPr>
        <w:t xml:space="preserve"> </w:t>
      </w:r>
      <w:r w:rsidRPr="00677E9D">
        <w:rPr>
          <w:rFonts w:ascii="Times New Roman" w:hAnsi="Times New Roman"/>
          <w:color w:val="0000FF"/>
          <w:sz w:val="19"/>
          <w:szCs w:val="19"/>
        </w:rPr>
        <w:t>void</w:t>
      </w:r>
      <w:r w:rsidRPr="00677E9D">
        <w:rPr>
          <w:rFonts w:ascii="Times New Roman" w:hAnsi="Times New Roman"/>
          <w:color w:val="000000"/>
          <w:sz w:val="19"/>
          <w:szCs w:val="19"/>
        </w:rPr>
        <w:t xml:space="preserve"> Main()</w:t>
      </w:r>
    </w:p>
    <w:p w14:paraId="0D52F17D" w14:textId="77777777"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{</w:t>
      </w:r>
    </w:p>
    <w:p w14:paraId="4206F478" w14:textId="77777777"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r w:rsidRPr="00677E9D">
        <w:rPr>
          <w:rFonts w:ascii="Times New Roman" w:hAnsi="Times New Roman"/>
          <w:color w:val="008000"/>
          <w:sz w:val="19"/>
          <w:szCs w:val="19"/>
        </w:rPr>
        <w:t>// TODO: Add your code here</w:t>
      </w:r>
    </w:p>
    <w:p w14:paraId="1FDD71F1" w14:textId="77777777"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r w:rsidRPr="00677E9D">
        <w:rPr>
          <w:rFonts w:ascii="Times New Roman" w:hAnsi="Times New Roman"/>
          <w:color w:val="008000"/>
          <w:sz w:val="19"/>
          <w:szCs w:val="19"/>
        </w:rPr>
        <w:t>// Sleep for 10 seconds  (*1000)</w:t>
      </w:r>
    </w:p>
    <w:p w14:paraId="0D68F5EF" w14:textId="77777777"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System.Threading.</w:t>
      </w:r>
      <w:r w:rsidRPr="00677E9D">
        <w:rPr>
          <w:rFonts w:ascii="Times New Roman" w:hAnsi="Times New Roman"/>
          <w:color w:val="2B91AF"/>
          <w:sz w:val="19"/>
          <w:szCs w:val="19"/>
        </w:rPr>
        <w:t>Thread</w:t>
      </w:r>
      <w:r w:rsidRPr="00677E9D">
        <w:rPr>
          <w:rFonts w:ascii="Times New Roman" w:hAnsi="Times New Roman"/>
          <w:color w:val="000000"/>
          <w:sz w:val="19"/>
          <w:szCs w:val="19"/>
        </w:rPr>
        <w:t>.Sleep(10000);</w:t>
      </w:r>
    </w:p>
    <w:p w14:paraId="0EAF7AF7" w14:textId="77777777"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Dts.TaskResult = (</w:t>
      </w:r>
      <w:r w:rsidRPr="00677E9D">
        <w:rPr>
          <w:rFonts w:ascii="Times New Roman" w:hAnsi="Times New Roman"/>
          <w:color w:val="0000FF"/>
          <w:sz w:val="19"/>
          <w:szCs w:val="19"/>
        </w:rPr>
        <w:t>int</w:t>
      </w:r>
      <w:r w:rsidRPr="00677E9D">
        <w:rPr>
          <w:rFonts w:ascii="Times New Roman" w:hAnsi="Times New Roman"/>
          <w:color w:val="000000"/>
          <w:sz w:val="19"/>
          <w:szCs w:val="19"/>
        </w:rPr>
        <w:t>)</w:t>
      </w:r>
      <w:r w:rsidRPr="00677E9D">
        <w:rPr>
          <w:rFonts w:ascii="Times New Roman" w:hAnsi="Times New Roman"/>
          <w:color w:val="2B91AF"/>
          <w:sz w:val="19"/>
          <w:szCs w:val="19"/>
        </w:rPr>
        <w:t>ScriptResults</w:t>
      </w:r>
      <w:r w:rsidRPr="00677E9D">
        <w:rPr>
          <w:rFonts w:ascii="Times New Roman" w:hAnsi="Times New Roman"/>
          <w:color w:val="000000"/>
          <w:sz w:val="19"/>
          <w:szCs w:val="19"/>
        </w:rPr>
        <w:t>.Success;</w:t>
      </w:r>
    </w:p>
    <w:p w14:paraId="7D0CFE7D" w14:textId="43CA8034" w:rsidR="00562F06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}</w:t>
      </w:r>
    </w:p>
    <w:p w14:paraId="4AA52E52" w14:textId="4752B0AA" w:rsidR="00187606" w:rsidRDefault="001876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</w:p>
    <w:p w14:paraId="4A504312" w14:textId="777443E1" w:rsidR="00187606" w:rsidRDefault="001876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</w:p>
    <w:p w14:paraId="5DAD0C50" w14:textId="78E55BB2" w:rsidR="00187606" w:rsidRPr="007F7B2E" w:rsidRDefault="00187606" w:rsidP="00AE57D4">
      <w:pPr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/>
          <w:b/>
        </w:rPr>
        <w:pPrChange w:id="174" w:author="Palacherla, Susmitha C" w:date="2023-12-29T14:15:00Z">
          <w:pPr>
            <w:widowControl w:val="0"/>
            <w:numPr>
              <w:ilvl w:val="4"/>
              <w:numId w:val="46"/>
            </w:numPr>
            <w:autoSpaceDE w:val="0"/>
            <w:autoSpaceDN w:val="0"/>
            <w:adjustRightInd w:val="0"/>
            <w:spacing w:after="0" w:line="240" w:lineRule="auto"/>
            <w:ind w:left="2232" w:hanging="792"/>
            <w:contextualSpacing/>
          </w:pPr>
        </w:pPrChange>
      </w:pPr>
      <w:r w:rsidRPr="007F7B2E">
        <w:rPr>
          <w:rFonts w:ascii="Times New Roman" w:hAnsi="Times New Roman"/>
          <w:b/>
        </w:rPr>
        <w:t xml:space="preserve">For each Loop Container ( </w:t>
      </w:r>
      <w:r>
        <w:rPr>
          <w:rFonts w:ascii="Times New Roman" w:hAnsi="Times New Roman"/>
          <w:b/>
        </w:rPr>
        <w:t>xls(x) files</w:t>
      </w:r>
      <w:r w:rsidRPr="007F7B2E">
        <w:rPr>
          <w:rFonts w:ascii="Times New Roman" w:hAnsi="Times New Roman"/>
          <w:b/>
        </w:rPr>
        <w:t>)</w:t>
      </w:r>
    </w:p>
    <w:p w14:paraId="52BE4722" w14:textId="77777777" w:rsidR="00187606" w:rsidRPr="007F7B2E" w:rsidRDefault="00187606" w:rsidP="0018760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8BBB6AB" w14:textId="77777777" w:rsidR="00187606" w:rsidRPr="007F7B2E" w:rsidRDefault="00187606" w:rsidP="00187606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Summary of Steps</w:t>
      </w:r>
    </w:p>
    <w:p w14:paraId="045BBDBA" w14:textId="57FDB3CB" w:rsidR="00187606" w:rsidRPr="007F7B2E" w:rsidRDefault="00187606" w:rsidP="00E660B8">
      <w:pPr>
        <w:numPr>
          <w:ilvl w:val="0"/>
          <w:numId w:val="41"/>
        </w:num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SQL</w:t>
      </w:r>
      <w:r w:rsidRPr="007F7B2E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Fetch Contacts</w:t>
      </w:r>
      <w:r w:rsidRPr="007F7B2E">
        <w:rPr>
          <w:rFonts w:ascii="Times New Roman" w:hAnsi="Times New Roman"/>
        </w:rPr>
        <w:t xml:space="preserve"> </w:t>
      </w:r>
    </w:p>
    <w:p w14:paraId="4E8A48DC" w14:textId="3A7E5484" w:rsidR="00187606" w:rsidRPr="007F7B2E" w:rsidRDefault="00D607CF" w:rsidP="00E660B8">
      <w:pPr>
        <w:numPr>
          <w:ilvl w:val="0"/>
          <w:numId w:val="41"/>
        </w:num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Send Mail Task</w:t>
      </w:r>
      <w:r w:rsidR="00187606" w:rsidRPr="007F7B2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–</w:t>
      </w:r>
      <w:r w:rsidR="00187606" w:rsidRPr="007F7B2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Send Notification</w:t>
      </w:r>
    </w:p>
    <w:p w14:paraId="2A19F3EB" w14:textId="77777777" w:rsidR="00187606" w:rsidRPr="007F7B2E" w:rsidRDefault="00187606" w:rsidP="0018760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0AF4999" w14:textId="77777777" w:rsidR="00187606" w:rsidRPr="007F7B2E" w:rsidRDefault="00187606" w:rsidP="00187606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Details</w:t>
      </w:r>
    </w:p>
    <w:p w14:paraId="1FA75A83" w14:textId="77777777" w:rsidR="00187606" w:rsidRPr="007F7B2E" w:rsidRDefault="00187606" w:rsidP="00187606">
      <w:pPr>
        <w:spacing w:after="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Container: For each File Loop </w:t>
      </w:r>
    </w:p>
    <w:p w14:paraId="72480497" w14:textId="77777777" w:rsidR="00187606" w:rsidRPr="007F7B2E" w:rsidRDefault="00187606" w:rsidP="00187606">
      <w:pPr>
        <w:spacing w:after="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                   Precedence Constraint - Completion</w:t>
      </w:r>
    </w:p>
    <w:p w14:paraId="2BEF1FF8" w14:textId="69A62D9E" w:rsidR="00D607CF" w:rsidRDefault="00187606" w:rsidP="00187606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Folder: </w:t>
      </w:r>
      <w:hyperlink r:id="rId63" w:history="1">
        <w:r w:rsidR="00D607CF" w:rsidRPr="00D90ED2">
          <w:rPr>
            <w:rStyle w:val="Hyperlink"/>
            <w:rFonts w:ascii="Times New Roman" w:hAnsi="Times New Roman"/>
          </w:rPr>
          <w:t>\\UVAADADSQL50CCO\data\coaching\Generic\Decrypt_out\</w:t>
        </w:r>
      </w:hyperlink>
      <w:r w:rsidR="00D607CF">
        <w:rPr>
          <w:rFonts w:ascii="Times New Roman" w:hAnsi="Times New Roman"/>
        </w:rPr>
        <w:t xml:space="preserve"> Derived from Expression for Foreach File enumerator</w:t>
      </w:r>
    </w:p>
    <w:p w14:paraId="59589D01" w14:textId="73DC0FB3" w:rsidR="00D607CF" w:rsidRDefault="00D607CF" w:rsidP="00187606">
      <w:pPr>
        <w:spacing w:after="0"/>
        <w:ind w:left="108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C533D76" wp14:editId="7298225D">
            <wp:extent cx="4151376" cy="914400"/>
            <wp:effectExtent l="0" t="0" r="1905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5137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FFE8" w14:textId="7A80558C" w:rsidR="00187606" w:rsidRPr="007F7B2E" w:rsidRDefault="00187606" w:rsidP="00187606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Files: </w:t>
      </w:r>
      <w:r w:rsidR="00D607CF" w:rsidRPr="00D607CF">
        <w:rPr>
          <w:rFonts w:ascii="Times New Roman" w:hAnsi="Times New Roman"/>
        </w:rPr>
        <w:t>eCL_*.xls*</w:t>
      </w:r>
    </w:p>
    <w:p w14:paraId="094A301D" w14:textId="77777777" w:rsidR="00187606" w:rsidRPr="007F7B2E" w:rsidRDefault="00187606" w:rsidP="00187606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Retrieve file name: Name and Extension</w:t>
      </w:r>
    </w:p>
    <w:p w14:paraId="7E249149" w14:textId="77777777" w:rsidR="00187606" w:rsidRPr="007F7B2E" w:rsidRDefault="00187606" w:rsidP="00187606">
      <w:pPr>
        <w:spacing w:after="0"/>
        <w:ind w:left="1080"/>
        <w:rPr>
          <w:rFonts w:ascii="Times New Roman" w:hAnsi="Times New Roman"/>
        </w:rPr>
      </w:pPr>
    </w:p>
    <w:p w14:paraId="33834C89" w14:textId="77777777" w:rsidR="00D607CF" w:rsidRPr="007F7B2E" w:rsidRDefault="00D607CF" w:rsidP="00E660B8">
      <w:pPr>
        <w:numPr>
          <w:ilvl w:val="0"/>
          <w:numId w:val="43"/>
        </w:num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SQL</w:t>
      </w:r>
      <w:r w:rsidRPr="007F7B2E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Fetch Contacts</w:t>
      </w:r>
      <w:r w:rsidRPr="007F7B2E">
        <w:rPr>
          <w:rFonts w:ascii="Times New Roman" w:hAnsi="Times New Roman"/>
        </w:rPr>
        <w:t xml:space="preserve"> </w:t>
      </w:r>
    </w:p>
    <w:p w14:paraId="3B629B54" w14:textId="0BA84B3F" w:rsidR="00187606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General</w:t>
      </w:r>
    </w:p>
    <w:p w14:paraId="525B66F5" w14:textId="42971F49" w:rsidR="006B3A27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Result Set – Single Row</w:t>
      </w:r>
    </w:p>
    <w:p w14:paraId="3A981B4C" w14:textId="40960CC2" w:rsidR="006B3A27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Connection Type – OLE DB</w:t>
      </w:r>
    </w:p>
    <w:p w14:paraId="57744518" w14:textId="5DC0D896" w:rsidR="006B3A27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Connection – destinationdb</w:t>
      </w:r>
    </w:p>
    <w:p w14:paraId="6C8902EF" w14:textId="77777777" w:rsidR="006B3A27" w:rsidRPr="006B3A27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 xml:space="preserve">SQL Statement - </w:t>
      </w:r>
      <w:r w:rsidRPr="006B3A27">
        <w:rPr>
          <w:rFonts w:ascii="Times New Roman" w:hAnsi="Times New Roman"/>
          <w:noProof/>
        </w:rPr>
        <w:t xml:space="preserve">Declare @FileName nvarchar(100) </w:t>
      </w:r>
    </w:p>
    <w:p w14:paraId="5F42694F" w14:textId="77777777" w:rsidR="006B3A27" w:rsidRPr="006B3A27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</w:p>
    <w:p w14:paraId="11CED77D" w14:textId="77777777" w:rsidR="006B3A27" w:rsidRPr="006B3A27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SELECT TOP 1 PrimaryPOC, SecondaryPOC FROM</w:t>
      </w:r>
    </w:p>
    <w:p w14:paraId="472D9D71" w14:textId="77777777" w:rsidR="006B3A27" w:rsidRPr="006B3A27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(SELECT TOP 1 PrimaryPOC, SecondaryPOC FROM [EC].[Feed_Contacts]</w:t>
      </w:r>
    </w:p>
    <w:p w14:paraId="3BFDD962" w14:textId="77777777" w:rsidR="006B3A27" w:rsidRPr="006B3A27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WHERE CHARINDEX([ReportCode], ? ) &gt; 0</w:t>
      </w:r>
    </w:p>
    <w:p w14:paraId="14895C92" w14:textId="77777777" w:rsidR="006B3A27" w:rsidRPr="006B3A27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UNION ALL</w:t>
      </w:r>
    </w:p>
    <w:p w14:paraId="74B109F4" w14:textId="77777777" w:rsidR="006B3A27" w:rsidRPr="006B3A27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SELECT DISTINCT 'Unknown' AS PrimaryPOC, 'Unknown'  AS SecondaryPOC FROM [EC].[Feed_Contacts]) pocs</w:t>
      </w:r>
    </w:p>
    <w:p w14:paraId="76BE8DF0" w14:textId="1EBD4B28" w:rsidR="006B3A27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ORDER BY CASE WHEN PrimaryPOC = 'Unknown' THEN 2 ELSE 1 END</w:t>
      </w:r>
    </w:p>
    <w:p w14:paraId="5EF8F906" w14:textId="7BA208F7" w:rsidR="006B3A27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 xml:space="preserve">                        </w:t>
      </w:r>
    </w:p>
    <w:p w14:paraId="123EF18E" w14:textId="05742B2D" w:rsidR="006B3A27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 xml:space="preserve">    Parameter Mapping</w:t>
      </w:r>
    </w:p>
    <w:p w14:paraId="322611B6" w14:textId="77777777" w:rsidR="006B3A27" w:rsidRPr="007F7B2E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t xml:space="preserve">      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9"/>
        <w:gridCol w:w="1789"/>
        <w:gridCol w:w="1837"/>
        <w:gridCol w:w="1818"/>
        <w:gridCol w:w="1797"/>
      </w:tblGrid>
      <w:tr w:rsidR="006B3A27" w14:paraId="27C2F71E" w14:textId="77777777" w:rsidTr="006B3A27">
        <w:tc>
          <w:tcPr>
            <w:tcW w:w="1870" w:type="dxa"/>
          </w:tcPr>
          <w:p w14:paraId="49ED2D1E" w14:textId="58CB649F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Variable Name</w:t>
            </w:r>
          </w:p>
        </w:tc>
        <w:tc>
          <w:tcPr>
            <w:tcW w:w="1870" w:type="dxa"/>
          </w:tcPr>
          <w:p w14:paraId="2AE8B363" w14:textId="52E4D76C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Direction</w:t>
            </w:r>
          </w:p>
        </w:tc>
        <w:tc>
          <w:tcPr>
            <w:tcW w:w="1870" w:type="dxa"/>
          </w:tcPr>
          <w:p w14:paraId="3C36AE7D" w14:textId="425AC6C1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Data Type</w:t>
            </w:r>
          </w:p>
        </w:tc>
        <w:tc>
          <w:tcPr>
            <w:tcW w:w="1870" w:type="dxa"/>
          </w:tcPr>
          <w:p w14:paraId="18D0BCDE" w14:textId="40C7B2A7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Parameter Name</w:t>
            </w:r>
          </w:p>
        </w:tc>
        <w:tc>
          <w:tcPr>
            <w:tcW w:w="1870" w:type="dxa"/>
          </w:tcPr>
          <w:p w14:paraId="1AEA40C1" w14:textId="727F02A7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Parameter Size</w:t>
            </w:r>
          </w:p>
        </w:tc>
      </w:tr>
      <w:tr w:rsidR="006B3A27" w14:paraId="49FEF896" w14:textId="77777777" w:rsidTr="006B3A27">
        <w:tc>
          <w:tcPr>
            <w:tcW w:w="1870" w:type="dxa"/>
          </w:tcPr>
          <w:p w14:paraId="7D8F0CEA" w14:textId="1600CFE2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User::VarFileName</w:t>
            </w:r>
          </w:p>
        </w:tc>
        <w:tc>
          <w:tcPr>
            <w:tcW w:w="1870" w:type="dxa"/>
          </w:tcPr>
          <w:p w14:paraId="73EF7719" w14:textId="67FE9C3C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Input</w:t>
            </w:r>
          </w:p>
        </w:tc>
        <w:tc>
          <w:tcPr>
            <w:tcW w:w="1870" w:type="dxa"/>
          </w:tcPr>
          <w:p w14:paraId="44B8F14B" w14:textId="3F197982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NVARCHAR</w:t>
            </w:r>
          </w:p>
        </w:tc>
        <w:tc>
          <w:tcPr>
            <w:tcW w:w="1870" w:type="dxa"/>
          </w:tcPr>
          <w:p w14:paraId="060DA3CA" w14:textId="1AA50521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@FileName</w:t>
            </w:r>
          </w:p>
        </w:tc>
        <w:tc>
          <w:tcPr>
            <w:tcW w:w="1870" w:type="dxa"/>
          </w:tcPr>
          <w:p w14:paraId="5451322E" w14:textId="4DA941C7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100</w:t>
            </w:r>
          </w:p>
        </w:tc>
      </w:tr>
    </w:tbl>
    <w:p w14:paraId="27ABD130" w14:textId="1E0EA03D" w:rsidR="006B3A27" w:rsidRPr="007F7B2E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0EDB8FC" w14:textId="50F73283" w:rsidR="00187606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Result Set</w:t>
      </w:r>
    </w:p>
    <w:p w14:paraId="36599D1D" w14:textId="155B0E6A" w:rsidR="006B3A27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B3A27" w14:paraId="400367C2" w14:textId="77777777" w:rsidTr="006B3A27">
        <w:tc>
          <w:tcPr>
            <w:tcW w:w="4675" w:type="dxa"/>
          </w:tcPr>
          <w:p w14:paraId="048B6A52" w14:textId="1A9392E7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Result Name</w:t>
            </w:r>
          </w:p>
        </w:tc>
        <w:tc>
          <w:tcPr>
            <w:tcW w:w="4675" w:type="dxa"/>
          </w:tcPr>
          <w:p w14:paraId="737A906C" w14:textId="42E1AFE0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Variable Name</w:t>
            </w:r>
          </w:p>
        </w:tc>
      </w:tr>
      <w:tr w:rsidR="006B3A27" w14:paraId="7731A29A" w14:textId="77777777" w:rsidTr="006B3A27">
        <w:tc>
          <w:tcPr>
            <w:tcW w:w="4675" w:type="dxa"/>
          </w:tcPr>
          <w:p w14:paraId="5DB0664D" w14:textId="59D2756B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PrimaryPOC</w:t>
            </w:r>
          </w:p>
        </w:tc>
        <w:tc>
          <w:tcPr>
            <w:tcW w:w="4675" w:type="dxa"/>
          </w:tcPr>
          <w:p w14:paraId="5351763B" w14:textId="27F86B11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3A27">
              <w:rPr>
                <w:rFonts w:ascii="Times New Roman" w:hAnsi="Times New Roman"/>
                <w:sz w:val="24"/>
                <w:szCs w:val="24"/>
              </w:rPr>
              <w:t>User::FeedNotificationPOC1</w:t>
            </w:r>
          </w:p>
        </w:tc>
      </w:tr>
      <w:tr w:rsidR="006B3A27" w14:paraId="13AE8C49" w14:textId="77777777" w:rsidTr="006B3A27">
        <w:tc>
          <w:tcPr>
            <w:tcW w:w="4675" w:type="dxa"/>
          </w:tcPr>
          <w:p w14:paraId="4637E0BC" w14:textId="6314411E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SecondaryPOC</w:t>
            </w:r>
          </w:p>
        </w:tc>
        <w:tc>
          <w:tcPr>
            <w:tcW w:w="4675" w:type="dxa"/>
          </w:tcPr>
          <w:p w14:paraId="68B570A0" w14:textId="404B78F2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3A27">
              <w:rPr>
                <w:rFonts w:ascii="Times New Roman" w:hAnsi="Times New Roman"/>
                <w:sz w:val="24"/>
                <w:szCs w:val="24"/>
              </w:rPr>
              <w:t>User::FeedNotificationPOC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</w:tbl>
    <w:p w14:paraId="6144AE74" w14:textId="77777777" w:rsidR="006B3A27" w:rsidRPr="007F7B2E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ADE82B9" w14:textId="77777777" w:rsidR="00187606" w:rsidRPr="007F7B2E" w:rsidRDefault="00187606" w:rsidP="001876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5549D19E" w14:textId="77777777" w:rsidR="00187606" w:rsidRPr="007F7B2E" w:rsidRDefault="00187606" w:rsidP="001876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BFB6F25" w14:textId="77777777" w:rsidR="00187606" w:rsidRPr="007F7B2E" w:rsidRDefault="00187606" w:rsidP="001876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29E58B7" w14:textId="77777777" w:rsidR="00044403" w:rsidRPr="007F7B2E" w:rsidRDefault="00044403" w:rsidP="00044403">
      <w:pPr>
        <w:numPr>
          <w:ilvl w:val="0"/>
          <w:numId w:val="43"/>
        </w:num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Send Mail Task</w:t>
      </w:r>
      <w:r w:rsidRPr="007F7B2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–</w:t>
      </w:r>
      <w:r w:rsidRPr="007F7B2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Send Notification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1"/>
        <w:gridCol w:w="2221"/>
        <w:gridCol w:w="2838"/>
      </w:tblGrid>
      <w:tr w:rsidR="004E0728" w14:paraId="1D83054E" w14:textId="77777777" w:rsidTr="00E660B8">
        <w:tc>
          <w:tcPr>
            <w:tcW w:w="2151" w:type="dxa"/>
          </w:tcPr>
          <w:p w14:paraId="117DDAC2" w14:textId="7EDFD0D5" w:rsidR="004E0728" w:rsidRDefault="004E0728" w:rsidP="0018760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Property</w:t>
            </w:r>
          </w:p>
        </w:tc>
        <w:tc>
          <w:tcPr>
            <w:tcW w:w="2221" w:type="dxa"/>
          </w:tcPr>
          <w:p w14:paraId="243DECDB" w14:textId="5F22E872" w:rsidR="004E0728" w:rsidRDefault="004E0728" w:rsidP="0018760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Source</w:t>
            </w:r>
          </w:p>
        </w:tc>
        <w:tc>
          <w:tcPr>
            <w:tcW w:w="2838" w:type="dxa"/>
          </w:tcPr>
          <w:p w14:paraId="76B4547A" w14:textId="6F070926" w:rsidR="004E0728" w:rsidRDefault="004E0728" w:rsidP="0018760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Expression/Value</w:t>
            </w:r>
          </w:p>
        </w:tc>
      </w:tr>
      <w:tr w:rsidR="004E0728" w14:paraId="6EC3C044" w14:textId="77777777" w:rsidTr="00E660B8">
        <w:tc>
          <w:tcPr>
            <w:tcW w:w="2151" w:type="dxa"/>
          </w:tcPr>
          <w:p w14:paraId="18C94568" w14:textId="64050AE2" w:rsidR="004E0728" w:rsidRDefault="004E0728" w:rsidP="0018760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SmtpConnection</w:t>
            </w:r>
          </w:p>
        </w:tc>
        <w:tc>
          <w:tcPr>
            <w:tcW w:w="2221" w:type="dxa"/>
          </w:tcPr>
          <w:p w14:paraId="7C786B1D" w14:textId="2414A857" w:rsidR="004E0728" w:rsidRDefault="004E0728" w:rsidP="0018760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Connection Manager</w:t>
            </w:r>
          </w:p>
        </w:tc>
        <w:tc>
          <w:tcPr>
            <w:tcW w:w="2838" w:type="dxa"/>
          </w:tcPr>
          <w:p w14:paraId="32B22A8D" w14:textId="00611EDD" w:rsidR="004E0728" w:rsidRDefault="004E0728" w:rsidP="00187606">
            <w:pPr>
              <w:rPr>
                <w:rFonts w:ascii="Times New Roman" w:hAnsi="Times New Roman"/>
              </w:rPr>
            </w:pPr>
            <w:r w:rsidRPr="004E0728">
              <w:rPr>
                <w:rFonts w:ascii="Times New Roman" w:hAnsi="Times New Roman"/>
              </w:rPr>
              <w:t>SMTP Connection Manager</w:t>
            </w:r>
          </w:p>
        </w:tc>
      </w:tr>
      <w:tr w:rsidR="004E0728" w14:paraId="5E08564B" w14:textId="77777777" w:rsidTr="00E660B8">
        <w:tc>
          <w:tcPr>
            <w:tcW w:w="2151" w:type="dxa"/>
          </w:tcPr>
          <w:p w14:paraId="05CA40A6" w14:textId="5A365DEA" w:rsidR="004E0728" w:rsidRDefault="004E0728" w:rsidP="0018760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From</w:t>
            </w:r>
          </w:p>
        </w:tc>
        <w:tc>
          <w:tcPr>
            <w:tcW w:w="2221" w:type="dxa"/>
          </w:tcPr>
          <w:p w14:paraId="3B1EDA00" w14:textId="42AD1C9E" w:rsidR="004E0728" w:rsidRDefault="004E0728" w:rsidP="0018760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Expression(FromLine)</w:t>
            </w:r>
          </w:p>
        </w:tc>
        <w:tc>
          <w:tcPr>
            <w:tcW w:w="2838" w:type="dxa"/>
          </w:tcPr>
          <w:p w14:paraId="299E0699" w14:textId="72A18058" w:rsidR="004E0728" w:rsidRDefault="004E0728" w:rsidP="00187606">
            <w:pPr>
              <w:rPr>
                <w:rFonts w:ascii="Times New Roman" w:hAnsi="Times New Roman"/>
              </w:rPr>
            </w:pPr>
            <w:r w:rsidRPr="004E0728">
              <w:rPr>
                <w:rFonts w:ascii="Times New Roman" w:hAnsi="Times New Roman"/>
              </w:rPr>
              <w:t>"eCoaching" +  @[User::VarDBName] + "@Maximus.com"</w:t>
            </w:r>
          </w:p>
        </w:tc>
      </w:tr>
      <w:tr w:rsidR="004E0728" w14:paraId="1A344E02" w14:textId="77777777" w:rsidTr="00E660B8">
        <w:tc>
          <w:tcPr>
            <w:tcW w:w="2151" w:type="dxa"/>
          </w:tcPr>
          <w:p w14:paraId="0EDA809C" w14:textId="560001DE" w:rsidR="004E0728" w:rsidRDefault="004E0728" w:rsidP="004E0728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To</w:t>
            </w:r>
          </w:p>
        </w:tc>
        <w:tc>
          <w:tcPr>
            <w:tcW w:w="2221" w:type="dxa"/>
          </w:tcPr>
          <w:p w14:paraId="6F849665" w14:textId="343E7D70" w:rsidR="004E0728" w:rsidRDefault="004E0728" w:rsidP="004E0728">
            <w:pPr>
              <w:rPr>
                <w:rFonts w:ascii="Times New Roman" w:hAnsi="Times New Roman"/>
              </w:rPr>
            </w:pPr>
            <w:r w:rsidRPr="00CE62F6">
              <w:rPr>
                <w:rFonts w:ascii="Times New Roman" w:hAnsi="Times New Roman"/>
              </w:rPr>
              <w:t>Expression(</w:t>
            </w:r>
            <w:r>
              <w:rPr>
                <w:rFonts w:ascii="Times New Roman" w:hAnsi="Times New Roman"/>
              </w:rPr>
              <w:t>to</w:t>
            </w:r>
            <w:r w:rsidRPr="00CE62F6">
              <w:rPr>
                <w:rFonts w:ascii="Times New Roman" w:hAnsi="Times New Roman"/>
              </w:rPr>
              <w:t>Line)</w:t>
            </w:r>
          </w:p>
        </w:tc>
        <w:tc>
          <w:tcPr>
            <w:tcW w:w="2838" w:type="dxa"/>
          </w:tcPr>
          <w:p w14:paraId="4C8A8399" w14:textId="3E189917" w:rsidR="004E0728" w:rsidRDefault="00776BD3" w:rsidP="004E0728">
            <w:pPr>
              <w:rPr>
                <w:rFonts w:ascii="Times New Roman" w:hAnsi="Times New Roman"/>
              </w:rPr>
            </w:pPr>
            <w:r w:rsidRPr="00776BD3">
              <w:rPr>
                <w:rFonts w:ascii="Times New Roman" w:hAnsi="Times New Roman"/>
              </w:rPr>
              <w:t>@[User::FeedNotificationTo]</w:t>
            </w:r>
          </w:p>
        </w:tc>
      </w:tr>
      <w:tr w:rsidR="004E0728" w14:paraId="215E902C" w14:textId="77777777" w:rsidTr="00E660B8">
        <w:tc>
          <w:tcPr>
            <w:tcW w:w="2151" w:type="dxa"/>
          </w:tcPr>
          <w:p w14:paraId="71C5C8F0" w14:textId="02EADABE" w:rsidR="004E0728" w:rsidRDefault="004E0728" w:rsidP="004E0728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Cc</w:t>
            </w:r>
          </w:p>
        </w:tc>
        <w:tc>
          <w:tcPr>
            <w:tcW w:w="2221" w:type="dxa"/>
          </w:tcPr>
          <w:p w14:paraId="4BBA9B1E" w14:textId="7123CC85" w:rsidR="004E0728" w:rsidRDefault="004E0728" w:rsidP="004E0728">
            <w:pPr>
              <w:rPr>
                <w:rFonts w:ascii="Times New Roman" w:hAnsi="Times New Roman"/>
              </w:rPr>
            </w:pPr>
            <w:r w:rsidRPr="00CE62F6">
              <w:rPr>
                <w:rFonts w:ascii="Times New Roman" w:hAnsi="Times New Roman"/>
              </w:rPr>
              <w:t>Expression(</w:t>
            </w:r>
            <w:r>
              <w:rPr>
                <w:rFonts w:ascii="Times New Roman" w:hAnsi="Times New Roman"/>
              </w:rPr>
              <w:t>Cc</w:t>
            </w:r>
            <w:r w:rsidRPr="00CE62F6">
              <w:rPr>
                <w:rFonts w:ascii="Times New Roman" w:hAnsi="Times New Roman"/>
              </w:rPr>
              <w:t>Line)</w:t>
            </w:r>
          </w:p>
        </w:tc>
        <w:tc>
          <w:tcPr>
            <w:tcW w:w="2838" w:type="dxa"/>
          </w:tcPr>
          <w:p w14:paraId="50DDB885" w14:textId="1BF45CB6" w:rsidR="004E0728" w:rsidRDefault="004E0728" w:rsidP="004E0728">
            <w:pPr>
              <w:rPr>
                <w:rFonts w:ascii="Times New Roman" w:hAnsi="Times New Roman"/>
              </w:rPr>
            </w:pPr>
            <w:r w:rsidRPr="004E0728">
              <w:rPr>
                <w:rFonts w:ascii="Times New Roman" w:hAnsi="Times New Roman"/>
              </w:rPr>
              <w:t>@[User::FeedNotificationCc]</w:t>
            </w:r>
          </w:p>
        </w:tc>
      </w:tr>
      <w:tr w:rsidR="004E0728" w14:paraId="569E1AF8" w14:textId="77777777" w:rsidTr="00E660B8">
        <w:tc>
          <w:tcPr>
            <w:tcW w:w="2151" w:type="dxa"/>
          </w:tcPr>
          <w:p w14:paraId="151A57B7" w14:textId="3AE40EA6" w:rsidR="004E0728" w:rsidRDefault="004E0728" w:rsidP="0018760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Subject</w:t>
            </w:r>
          </w:p>
        </w:tc>
        <w:tc>
          <w:tcPr>
            <w:tcW w:w="2221" w:type="dxa"/>
          </w:tcPr>
          <w:p w14:paraId="2EA3BDA8" w14:textId="776CCA47" w:rsidR="004E0728" w:rsidRDefault="004E0728" w:rsidP="0018760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Hardcoded Value</w:t>
            </w:r>
          </w:p>
        </w:tc>
        <w:tc>
          <w:tcPr>
            <w:tcW w:w="2838" w:type="dxa"/>
          </w:tcPr>
          <w:p w14:paraId="5AAF9605" w14:textId="3B7E2208" w:rsidR="004E0728" w:rsidRDefault="004E0728" w:rsidP="00187606">
            <w:pPr>
              <w:rPr>
                <w:rFonts w:ascii="Times New Roman" w:hAnsi="Times New Roman"/>
              </w:rPr>
            </w:pPr>
            <w:r w:rsidRPr="004E0728">
              <w:rPr>
                <w:rFonts w:ascii="Times New Roman" w:hAnsi="Times New Roman"/>
              </w:rPr>
              <w:t>CCO Generic eCoaching Feed Format Issue</w:t>
            </w:r>
          </w:p>
        </w:tc>
      </w:tr>
      <w:tr w:rsidR="004E0728" w14:paraId="6C1CE779" w14:textId="77777777" w:rsidTr="00E660B8">
        <w:tc>
          <w:tcPr>
            <w:tcW w:w="2151" w:type="dxa"/>
          </w:tcPr>
          <w:p w14:paraId="0341D780" w14:textId="03AE87CE" w:rsidR="004E0728" w:rsidRDefault="004E0728" w:rsidP="0018760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Message Source</w:t>
            </w:r>
          </w:p>
        </w:tc>
        <w:tc>
          <w:tcPr>
            <w:tcW w:w="2221" w:type="dxa"/>
          </w:tcPr>
          <w:p w14:paraId="0FF4EC7F" w14:textId="086B6BE8" w:rsidR="004E0728" w:rsidRDefault="004E0728" w:rsidP="0018760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Variable</w:t>
            </w:r>
          </w:p>
        </w:tc>
        <w:tc>
          <w:tcPr>
            <w:tcW w:w="2838" w:type="dxa"/>
          </w:tcPr>
          <w:p w14:paraId="422170F2" w14:textId="59B1DBCE" w:rsidR="004E0728" w:rsidRDefault="004E0728" w:rsidP="00187606">
            <w:pPr>
              <w:rPr>
                <w:rFonts w:ascii="Times New Roman" w:hAnsi="Times New Roman"/>
              </w:rPr>
            </w:pPr>
            <w:r w:rsidRPr="004E0728">
              <w:rPr>
                <w:rFonts w:ascii="Times New Roman" w:hAnsi="Times New Roman"/>
              </w:rPr>
              <w:t>User::FeedNotificationBody</w:t>
            </w:r>
          </w:p>
        </w:tc>
      </w:tr>
    </w:tbl>
    <w:p w14:paraId="02E2B935" w14:textId="46C944D1" w:rsidR="00187606" w:rsidRPr="007F7B2E" w:rsidRDefault="00187606" w:rsidP="00187606">
      <w:pPr>
        <w:ind w:left="720"/>
        <w:rPr>
          <w:rFonts w:ascii="Times New Roman" w:hAnsi="Times New Roman"/>
        </w:rPr>
      </w:pPr>
    </w:p>
    <w:p w14:paraId="02CC244A" w14:textId="6242D6D0" w:rsidR="00187606" w:rsidRPr="00677E9D" w:rsidRDefault="00187606" w:rsidP="0004440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</w:t>
      </w:r>
    </w:p>
    <w:p w14:paraId="425CFE3B" w14:textId="77777777" w:rsidR="00187606" w:rsidRPr="00677E9D" w:rsidRDefault="001876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</w:p>
    <w:p w14:paraId="768BFA6B" w14:textId="77777777" w:rsidR="00BE2E93" w:rsidRPr="00677E9D" w:rsidRDefault="00304E00" w:rsidP="00AE57D4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  <w:pPrChange w:id="175" w:author="Palacherla, Susmitha C" w:date="2023-12-29T14:15:00Z">
          <w:pPr>
            <w:pStyle w:val="ListParagraph"/>
            <w:widowControl w:val="0"/>
            <w:numPr>
              <w:ilvl w:val="3"/>
              <w:numId w:val="46"/>
            </w:numPr>
            <w:autoSpaceDE w:val="0"/>
            <w:autoSpaceDN w:val="0"/>
            <w:adjustRightInd w:val="0"/>
            <w:spacing w:after="0" w:line="240" w:lineRule="auto"/>
            <w:ind w:left="1728" w:hanging="648"/>
          </w:pPr>
        </w:pPrChange>
      </w:pPr>
      <w:r w:rsidRPr="00677E9D">
        <w:rPr>
          <w:rFonts w:ascii="Times New Roman" w:hAnsi="Times New Roman"/>
          <w:b/>
        </w:rPr>
        <w:t>P</w:t>
      </w:r>
      <w:r w:rsidR="00BE2E93" w:rsidRPr="00677E9D">
        <w:rPr>
          <w:rFonts w:ascii="Times New Roman" w:hAnsi="Times New Roman"/>
          <w:b/>
        </w:rPr>
        <w:t>ackage Content(Event Handlers)</w:t>
      </w:r>
    </w:p>
    <w:p w14:paraId="7312C232" w14:textId="77777777" w:rsidR="004D3B66" w:rsidRPr="00677E9D" w:rsidRDefault="004D3B66" w:rsidP="004A6D60">
      <w:pPr>
        <w:spacing w:after="0"/>
        <w:ind w:left="1080"/>
        <w:rPr>
          <w:rFonts w:ascii="Times New Roman" w:hAnsi="Times New Roman"/>
        </w:rPr>
      </w:pPr>
    </w:p>
    <w:p w14:paraId="31B0E496" w14:textId="77777777" w:rsidR="007931F8" w:rsidRPr="00677E9D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6A3E2209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Executables: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="00D03711" w:rsidRPr="00677E9D">
        <w:rPr>
          <w:rFonts w:ascii="Times New Roman" w:hAnsi="Times New Roman"/>
          <w:color w:val="000000" w:themeColor="text1"/>
        </w:rPr>
        <w:t xml:space="preserve"> </w:t>
      </w:r>
      <w:r w:rsidR="00E44A57" w:rsidRPr="00677E9D">
        <w:rPr>
          <w:rFonts w:ascii="Times New Roman" w:hAnsi="Times New Roman"/>
        </w:rPr>
        <w:t>_Coaching</w:t>
      </w:r>
    </w:p>
    <w:p w14:paraId="6CACA169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r w:rsidRPr="00677E9D">
        <w:rPr>
          <w:rFonts w:ascii="Times New Roman" w:hAnsi="Times New Roman"/>
        </w:rPr>
        <w:t>EventHandler: OntaskFailed</w:t>
      </w:r>
    </w:p>
    <w:p w14:paraId="35B939CC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1DEB1C4E" w14:textId="77777777" w:rsidR="00E44A57" w:rsidRPr="00677E9D" w:rsidRDefault="00E44A57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5FA9A3F7" w14:textId="77777777" w:rsidR="00E44A57" w:rsidRPr="00677E9D" w:rsidRDefault="004D62E8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365E8785" wp14:editId="6381C238">
            <wp:extent cx="3922776" cy="1828800"/>
            <wp:effectExtent l="0" t="0" r="190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2277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2D73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5D504BC6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6C77D134" w14:textId="77777777" w:rsidR="0095088D" w:rsidRPr="00677E9D" w:rsidRDefault="0095088D" w:rsidP="00677E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t xml:space="preserve"> </w:t>
      </w:r>
      <w:r w:rsidRPr="00677E9D">
        <w:rPr>
          <w:rFonts w:ascii="Times New Roman" w:hAnsi="Times New Roman"/>
          <w:noProof/>
        </w:rPr>
        <w:drawing>
          <wp:inline distT="0" distB="0" distL="0" distR="0" wp14:anchorId="0404D46F" wp14:editId="485663FD">
            <wp:extent cx="5138928" cy="1828800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389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B5C5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5C72667" w14:textId="77777777" w:rsidR="0095088D" w:rsidRPr="00677E9D" w:rsidRDefault="00B307B1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3546CD8F" wp14:editId="7848A8F5">
            <wp:extent cx="3410712" cy="1828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FD1C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DB2DDC9" w14:textId="77777777" w:rsidR="002326CC" w:rsidRPr="00677E9D" w:rsidRDefault="002326C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76" w:name="_Toc17733000"/>
      <w:r w:rsidRPr="00677E9D">
        <w:rPr>
          <w:rFonts w:ascii="Times New Roman" w:hAnsi="Times New Roman" w:cs="Times New Roman"/>
          <w:color w:val="auto"/>
        </w:rPr>
        <w:lastRenderedPageBreak/>
        <w:t>Tables</w:t>
      </w:r>
      <w:bookmarkEnd w:id="176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7F7B2E" w14:paraId="201A05DD" w14:textId="77777777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71F32DDA" w14:textId="77777777" w:rsidR="002326CC" w:rsidRPr="00677E9D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1932E920" w14:textId="77777777" w:rsidR="002326CC" w:rsidRPr="00677E9D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677E9D">
              <w:rPr>
                <w:rFonts w:ascii="Times New Roman" w:hAnsi="Times New Roman"/>
                <w:b/>
                <w:bCs/>
              </w:rPr>
              <w:t>Table Name</w:t>
            </w:r>
          </w:p>
          <w:p w14:paraId="51263DE0" w14:textId="77777777" w:rsidR="002326CC" w:rsidRPr="00677E9D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43209EA1" w14:textId="77777777" w:rsidR="002326CC" w:rsidRPr="00677E9D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677E9D">
              <w:rPr>
                <w:rFonts w:ascii="Times New Roman" w:hAnsi="Times New Roman"/>
                <w:b/>
                <w:bCs/>
              </w:rPr>
              <w:t>Table Description</w:t>
            </w:r>
          </w:p>
          <w:p w14:paraId="557261AD" w14:textId="77777777" w:rsidR="002326CC" w:rsidRPr="00677E9D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7F7B2E" w14:paraId="5B458729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5FA4DC" w14:textId="77777777" w:rsidR="00C006AB" w:rsidRPr="00677E9D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6D4460E3" w14:textId="77777777" w:rsidR="00C006AB" w:rsidRPr="00677E9D" w:rsidRDefault="00B307B1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Generic</w:t>
            </w:r>
            <w:r w:rsidR="00C006AB" w:rsidRPr="00677E9D">
              <w:rPr>
                <w:rFonts w:ascii="Times New Roman" w:hAnsi="Times New Roman"/>
              </w:rPr>
              <w:t>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345E3EA" w14:textId="77777777" w:rsidR="00C006AB" w:rsidRPr="00677E9D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Table used for staging the </w:t>
            </w:r>
            <w:r w:rsidR="00B307B1" w:rsidRPr="00677E9D">
              <w:rPr>
                <w:rFonts w:ascii="Times New Roman" w:hAnsi="Times New Roman"/>
              </w:rPr>
              <w:t>Generic</w:t>
            </w:r>
            <w:r w:rsidRPr="00677E9D">
              <w:rPr>
                <w:rFonts w:ascii="Times New Roman" w:hAnsi="Times New Roman"/>
              </w:rPr>
              <w:t xml:space="preserve"> records during the insert into Coaching_Log table.</w:t>
            </w:r>
          </w:p>
        </w:tc>
      </w:tr>
      <w:tr w:rsidR="00C006AB" w:rsidRPr="007F7B2E" w14:paraId="7626C5E4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5F132D" w14:textId="77777777" w:rsidR="00C006AB" w:rsidRPr="00677E9D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7B6F72AC" w14:textId="77777777" w:rsidR="00C006AB" w:rsidRPr="00677E9D" w:rsidRDefault="00B307B1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Generic</w:t>
            </w:r>
            <w:r w:rsidR="00C006AB" w:rsidRPr="00677E9D">
              <w:rPr>
                <w:rFonts w:ascii="Times New Roman" w:hAnsi="Times New Roman"/>
              </w:rPr>
              <w:t>_Coaching_Rejected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D8F1BB4" w14:textId="77777777" w:rsidR="00C006AB" w:rsidRPr="00677E9D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Table used for storing the rejected </w:t>
            </w:r>
            <w:r w:rsidR="00B307B1" w:rsidRPr="00677E9D">
              <w:rPr>
                <w:rFonts w:ascii="Times New Roman" w:hAnsi="Times New Roman"/>
              </w:rPr>
              <w:t>Generic</w:t>
            </w:r>
            <w:r w:rsidRPr="00677E9D">
              <w:rPr>
                <w:rFonts w:ascii="Times New Roman" w:hAnsi="Times New Roman"/>
              </w:rPr>
              <w:t xml:space="preserve"> records during the insert into Coaching_Log table. Logs are rejected when an incoming Lan ID does not exist in the Employee_Hierarchy table.</w:t>
            </w:r>
          </w:p>
        </w:tc>
      </w:tr>
      <w:tr w:rsidR="00C006AB" w:rsidRPr="007F7B2E" w14:paraId="52A7AB9A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82C59F" w14:textId="77777777" w:rsidR="00C006AB" w:rsidRPr="00677E9D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5BE44019" w14:textId="77777777" w:rsidR="00C006AB" w:rsidRPr="00677E9D" w:rsidRDefault="00B307B1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Generic</w:t>
            </w:r>
            <w:r w:rsidR="00C006AB" w:rsidRPr="00677E9D">
              <w:rPr>
                <w:rFonts w:ascii="Times New Roman" w:hAnsi="Times New Roman"/>
              </w:rPr>
              <w:t>_Coaching_Fact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E7BE907" w14:textId="77777777" w:rsidR="00C006AB" w:rsidRPr="00677E9D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Table used for storing </w:t>
            </w:r>
            <w:r w:rsidR="00B307B1" w:rsidRPr="00677E9D">
              <w:rPr>
                <w:rFonts w:ascii="Times New Roman" w:hAnsi="Times New Roman"/>
              </w:rPr>
              <w:t>Generic</w:t>
            </w:r>
            <w:r w:rsidRPr="00677E9D">
              <w:rPr>
                <w:rFonts w:ascii="Times New Roman" w:hAnsi="Times New Roman"/>
              </w:rPr>
              <w:t xml:space="preserve"> source records loaded into the Coaching Log table.</w:t>
            </w:r>
          </w:p>
        </w:tc>
      </w:tr>
      <w:tr w:rsidR="00C006AB" w:rsidRPr="007F7B2E" w14:paraId="739B485F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6F08AB" w14:textId="77777777" w:rsidR="00C006AB" w:rsidRPr="00677E9D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0FAC33CF" w14:textId="77777777" w:rsidR="00C006AB" w:rsidRPr="00677E9D" w:rsidRDefault="00B307B1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Generic</w:t>
            </w:r>
            <w:r w:rsidR="00C006AB" w:rsidRPr="00677E9D">
              <w:rPr>
                <w:rFonts w:ascii="Times New Roman" w:hAnsi="Times New Roman"/>
              </w:rPr>
              <w:t>_FileList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C4C3BB4" w14:textId="77777777" w:rsidR="00C006AB" w:rsidRPr="00677E9D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Table used for storing the </w:t>
            </w:r>
            <w:r w:rsidR="00B307B1" w:rsidRPr="00677E9D">
              <w:rPr>
                <w:rFonts w:ascii="Times New Roman" w:hAnsi="Times New Roman"/>
              </w:rPr>
              <w:t>Generic</w:t>
            </w:r>
            <w:r w:rsidRPr="00677E9D">
              <w:rPr>
                <w:rFonts w:ascii="Times New Roman" w:hAnsi="Times New Roman"/>
              </w:rPr>
              <w:t xml:space="preserve"> file names and Load dates.</w:t>
            </w:r>
          </w:p>
        </w:tc>
      </w:tr>
    </w:tbl>
    <w:p w14:paraId="27345881" w14:textId="77777777" w:rsidR="002326CC" w:rsidRPr="00677E9D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 w:rsidRPr="00677E9D">
        <w:rPr>
          <w:rFonts w:ascii="Times New Roman" w:hAnsi="Times New Roman"/>
          <w:noProof/>
        </w:rPr>
        <w:t>Table structure and details  in document: eCoaching_Database_DD.docx</w:t>
      </w:r>
    </w:p>
    <w:p w14:paraId="1E34073C" w14:textId="77777777" w:rsidR="002326CC" w:rsidRPr="00677E9D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4D064F61" w14:textId="77777777" w:rsidR="005E5CD7" w:rsidRPr="00677E9D" w:rsidRDefault="00360E8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77" w:name="_Toc17733001"/>
      <w:r w:rsidRPr="00677E9D">
        <w:rPr>
          <w:rFonts w:ascii="Times New Roman" w:hAnsi="Times New Roman" w:cs="Times New Roman"/>
          <w:color w:val="auto"/>
        </w:rPr>
        <w:lastRenderedPageBreak/>
        <w:t>Procedures</w:t>
      </w:r>
      <w:bookmarkEnd w:id="177"/>
      <w:r w:rsidRPr="00677E9D">
        <w:rPr>
          <w:rFonts w:ascii="Times New Roman" w:hAnsi="Times New Roman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7F7B2E" w14:paraId="7476F235" w14:textId="77777777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06201A21" w14:textId="77777777" w:rsidR="005E5CD7" w:rsidRPr="00677E9D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189707F5" w14:textId="77777777" w:rsidR="005E5CD7" w:rsidRPr="00677E9D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677E9D">
              <w:rPr>
                <w:rFonts w:ascii="Times New Roman" w:hAnsi="Times New Roman"/>
                <w:b/>
                <w:bCs/>
              </w:rPr>
              <w:t>Procedure Name</w:t>
            </w:r>
          </w:p>
          <w:p w14:paraId="7518FCAB" w14:textId="77777777" w:rsidR="005E5CD7" w:rsidRPr="00677E9D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5AA234F0" w14:textId="77777777" w:rsidR="005E5CD7" w:rsidRPr="00677E9D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677E9D">
              <w:rPr>
                <w:rFonts w:ascii="Times New Roman" w:hAnsi="Times New Roman"/>
                <w:b/>
                <w:bCs/>
              </w:rPr>
              <w:t>Usage</w:t>
            </w:r>
          </w:p>
          <w:p w14:paraId="1BD5CF1B" w14:textId="77777777" w:rsidR="005E5CD7" w:rsidRPr="00677E9D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7F7B2E" w14:paraId="3E310DD1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36CC53" w14:textId="77777777" w:rsidR="00C006AB" w:rsidRPr="00677E9D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B494360" w14:textId="77777777" w:rsidR="00C006AB" w:rsidRPr="00677E9D" w:rsidRDefault="004D62E8" w:rsidP="0095088D">
            <w:pPr>
              <w:rPr>
                <w:rFonts w:ascii="Times New Roman" w:hAnsi="Times New Roman"/>
                <w:color w:val="000000"/>
              </w:rPr>
            </w:pPr>
            <w:r w:rsidRPr="00677E9D">
              <w:rPr>
                <w:rFonts w:ascii="Times New Roman" w:hAnsi="Times New Roman"/>
                <w:color w:val="000000"/>
              </w:rPr>
              <w:t>sp_InsertInto_Coaching_Log_</w:t>
            </w:r>
            <w:r w:rsidR="00B307B1" w:rsidRPr="00677E9D">
              <w:rPr>
                <w:rFonts w:ascii="Times New Roman" w:hAnsi="Times New Roman"/>
                <w:color w:val="000000" w:themeColor="text1"/>
              </w:rPr>
              <w:t>Generic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4AA8EB2" w14:textId="77777777" w:rsidR="00C006AB" w:rsidRPr="00677E9D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Load: </w:t>
            </w:r>
            <w:r w:rsidR="00B307B1" w:rsidRPr="00677E9D">
              <w:rPr>
                <w:rFonts w:ascii="Times New Roman" w:hAnsi="Times New Roman"/>
              </w:rPr>
              <w:t>Generic</w:t>
            </w:r>
            <w:r w:rsidRPr="00677E9D">
              <w:rPr>
                <w:rFonts w:ascii="Times New Roman" w:hAnsi="Times New Roman"/>
              </w:rPr>
              <w:t xml:space="preserve"> Data</w:t>
            </w:r>
          </w:p>
        </w:tc>
      </w:tr>
      <w:tr w:rsidR="006E2ECD" w:rsidRPr="007F7B2E" w14:paraId="7E62768F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EBEBE1" w14:textId="77777777" w:rsidR="006E2ECD" w:rsidRPr="00677E9D" w:rsidRDefault="006E2ECD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C51897" w14:textId="77777777" w:rsidR="006E2ECD" w:rsidRPr="00677E9D" w:rsidRDefault="006E2ECD" w:rsidP="0095088D">
            <w:pPr>
              <w:rPr>
                <w:rFonts w:ascii="Times New Roman" w:hAnsi="Times New Roman"/>
                <w:color w:val="000000"/>
              </w:rPr>
            </w:pPr>
            <w:r w:rsidRPr="00677E9D">
              <w:rPr>
                <w:rFonts w:ascii="Times New Roman" w:hAnsi="Times New Roman"/>
                <w:color w:val="000000"/>
              </w:rPr>
              <w:t>sp_Update_Generic_Coaching_Stage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F4D2A73" w14:textId="77777777" w:rsidR="006E2ECD" w:rsidRPr="00677E9D" w:rsidRDefault="006E2EC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Load: Populate attributes like lanid, site, program, Module etc </w:t>
            </w:r>
          </w:p>
        </w:tc>
      </w:tr>
      <w:tr w:rsidR="006E2ECD" w:rsidRPr="007F7B2E" w14:paraId="126045FB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6B44A9" w14:textId="77777777" w:rsidR="006E2ECD" w:rsidRPr="00677E9D" w:rsidRDefault="006E2ECD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35D2DA" w14:textId="77777777" w:rsidR="006E2ECD" w:rsidRPr="00677E9D" w:rsidRDefault="006E2ECD" w:rsidP="0095088D">
            <w:pPr>
              <w:rPr>
                <w:rFonts w:ascii="Times New Roman" w:hAnsi="Times New Roman"/>
                <w:color w:val="000000"/>
              </w:rPr>
            </w:pPr>
            <w:r w:rsidRPr="00677E9D">
              <w:rPr>
                <w:rFonts w:ascii="Times New Roman" w:hAnsi="Times New Roman"/>
                <w:color w:val="000000"/>
              </w:rPr>
              <w:t>sp_InsertInto_Generic_Rejected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13E6A54D" w14:textId="77777777" w:rsidR="006E2ECD" w:rsidRPr="00677E9D" w:rsidRDefault="006E2ECD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Load: Reject records that do not belong to valid Active employee record for required Module.</w:t>
            </w:r>
          </w:p>
        </w:tc>
      </w:tr>
    </w:tbl>
    <w:p w14:paraId="12695AD8" w14:textId="77777777" w:rsidR="008A093F" w:rsidRPr="00677E9D" w:rsidRDefault="008A093F" w:rsidP="008A093F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78" w:name="_Toc17733002"/>
      <w:r w:rsidRPr="00677E9D">
        <w:rPr>
          <w:rFonts w:ascii="Times New Roman" w:hAnsi="Times New Roman" w:cs="Times New Roman"/>
          <w:color w:val="auto"/>
        </w:rPr>
        <w:t>Functions</w:t>
      </w:r>
      <w:bookmarkEnd w:id="178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8A093F" w:rsidRPr="007F7B2E" w14:paraId="467C3419" w14:textId="77777777" w:rsidTr="007C6827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6ECECDD5" w14:textId="77777777" w:rsidR="008A093F" w:rsidRPr="00677E9D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0EBB5B85" w14:textId="77777777" w:rsidR="008A093F" w:rsidRPr="00677E9D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677E9D">
              <w:rPr>
                <w:rFonts w:ascii="Times New Roman" w:hAnsi="Times New Roman"/>
                <w:b/>
                <w:bCs/>
              </w:rPr>
              <w:t>FunctionName</w:t>
            </w:r>
          </w:p>
          <w:p w14:paraId="44B2A999" w14:textId="77777777" w:rsidR="008A093F" w:rsidRPr="00677E9D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152139D6" w14:textId="77777777" w:rsidR="008A093F" w:rsidRPr="00677E9D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677E9D">
              <w:rPr>
                <w:rFonts w:ascii="Times New Roman" w:hAnsi="Times New Roman"/>
                <w:b/>
                <w:bCs/>
              </w:rPr>
              <w:t>Usage</w:t>
            </w:r>
          </w:p>
          <w:p w14:paraId="36B485C2" w14:textId="77777777" w:rsidR="008A093F" w:rsidRPr="00677E9D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8A093F" w:rsidRPr="007F7B2E" w14:paraId="63C67A70" w14:textId="77777777" w:rsidTr="007C6827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E78E02" w14:textId="77777777" w:rsidR="008A093F" w:rsidRPr="00677E9D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F3F9DEC" w14:textId="77777777" w:rsidR="008A093F" w:rsidRPr="00677E9D" w:rsidRDefault="00952CFB" w:rsidP="007C6827">
            <w:pPr>
              <w:rPr>
                <w:rFonts w:ascii="Times New Roman" w:hAnsi="Times New Roman"/>
                <w:color w:val="000000"/>
              </w:rPr>
            </w:pPr>
            <w:r w:rsidRPr="00677E9D">
              <w:rPr>
                <w:rFonts w:ascii="Times New Roman" w:hAnsi="Times New Roman"/>
                <w:color w:val="000000"/>
              </w:rPr>
              <w:t>fn_intModuleIDFromEmpID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069A2D3F" w14:textId="77777777" w:rsidR="008A093F" w:rsidRPr="00677E9D" w:rsidRDefault="00952CFB" w:rsidP="007C6827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Load: Generic Data</w:t>
            </w:r>
          </w:p>
        </w:tc>
      </w:tr>
      <w:tr w:rsidR="006E2ECD" w:rsidRPr="007F7B2E" w14:paraId="0170433D" w14:textId="77777777" w:rsidTr="007C6827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540F80" w14:textId="77777777" w:rsidR="006E2ECD" w:rsidRPr="00677E9D" w:rsidRDefault="006E2ECD" w:rsidP="007C6827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3E38228" w14:textId="77777777" w:rsidR="006E2ECD" w:rsidRPr="00677E9D" w:rsidRDefault="006E2ECD" w:rsidP="007C6827">
            <w:pPr>
              <w:rPr>
                <w:rFonts w:ascii="Times New Roman" w:hAnsi="Times New Roman"/>
                <w:color w:val="000000"/>
              </w:rPr>
            </w:pPr>
            <w:r w:rsidRPr="00677E9D">
              <w:rPr>
                <w:rFonts w:ascii="Times New Roman" w:hAnsi="Times New Roman"/>
                <w:color w:val="000000"/>
              </w:rPr>
              <w:t>n_intSubCoachReasonIDFromRptCode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0A051E83" w14:textId="77777777" w:rsidR="006E2ECD" w:rsidRPr="00677E9D" w:rsidRDefault="006E2ECD" w:rsidP="007C6827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Load: Determine subcoachingReasonID</w:t>
            </w:r>
          </w:p>
        </w:tc>
      </w:tr>
    </w:tbl>
    <w:p w14:paraId="4AD01EC0" w14:textId="229032D6" w:rsidR="0017605E" w:rsidRDefault="0017605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0FAFEBB" w14:textId="1EB3A774" w:rsidR="00570D8A" w:rsidRDefault="00570D8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Config File</w:t>
      </w:r>
    </w:p>
    <w:p w14:paraId="6D2BD7B1" w14:textId="2C2B2035" w:rsidR="00570D8A" w:rsidRDefault="00570D8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70D8A" w14:paraId="025BD830" w14:textId="77777777" w:rsidTr="00570D8A">
        <w:tc>
          <w:tcPr>
            <w:tcW w:w="9350" w:type="dxa"/>
          </w:tcPr>
          <w:p w14:paraId="2DC56593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&lt;?xml version="1.0"?&gt;</w:t>
            </w:r>
          </w:p>
          <w:p w14:paraId="08D6843C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&lt;DTSConfiguration&gt;</w:t>
            </w:r>
          </w:p>
          <w:p w14:paraId="289B9E62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&lt;DTSConfigurationHeading&gt;</w:t>
            </w:r>
          </w:p>
          <w:p w14:paraId="7517CBFF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&lt;DTSConfigurationFileInfo GeneratedBy="VNGT\palasu" GeneratedFromPackageName="Generic_Coaching" GeneratedFromPackageID="{E06F982C-6879-4C25-91F4-285295F2FB4D}" GeneratedDate="3/30/2021 10:40:14 AM"/&gt;</w:t>
            </w:r>
          </w:p>
          <w:p w14:paraId="2CF9F0E5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&lt;/DTSConfigurationHeading&gt;</w:t>
            </w:r>
          </w:p>
          <w:p w14:paraId="0B9B5364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&lt;Configuration ConfiguredType="Property" Path="\Package.Connections[destnationdb].Properties[InitialCatalog]" ValueType="String"&gt;&lt;ConfiguredValue&gt;eCoaching&lt;/ConfiguredValue&gt;&lt;/Configuration&gt;</w:t>
            </w:r>
          </w:p>
          <w:p w14:paraId="60DAE0C5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&lt;Configuration ConfiguredType="Property" Path="\Package.Connections[destnationdb].Properties[ServerName]" ValueType="String"&gt;&lt;ConfiguredValue&gt;UVAAPADSQL50CCO&lt;/ConfiguredValue&gt;&lt;/Conf</w:t>
            </w:r>
            <w:r w:rsidRPr="00570D8A">
              <w:rPr>
                <w:rFonts w:ascii="Times New Roman" w:hAnsi="Times New Roman"/>
                <w:sz w:val="24"/>
                <w:szCs w:val="24"/>
              </w:rPr>
              <w:lastRenderedPageBreak/>
              <w:t>iguration&gt;</w:t>
            </w:r>
          </w:p>
          <w:p w14:paraId="47EDBD4F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&lt;Configuration ConfiguredType="Property" Path="\Package.Connections[SMTP Connection Manager].Properties[SmtpServer]" ValueType="String"&gt;&lt;ConfiguredValue&gt;smtpint.maxcorp.maximus&lt;/ConfiguredValue&gt;&lt;/Configuration&gt;</w:t>
            </w:r>
          </w:p>
          <w:p w14:paraId="06844E14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&lt;Configuration ConfiguredType="Property" Path="\Package.Variables[User::FailMessage].Properties[Value]" ValueType="String"&gt;&lt;ConfiguredValue&gt;Generic Coaching Load failed in Prod&lt;/ConfiguredValue&gt;&lt;/Configuration&gt;</w:t>
            </w:r>
          </w:p>
          <w:p w14:paraId="1CB40898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&lt;Configuration ConfiguredType="Property" Path="\Package.Variables[User::DecryptedOutPath].Properties[Value]" ValueType="String"&gt;&lt;ConfiguredValue&gt;\\UVAAPADSQL50CCO\data\coaching\Generic\Decrypt_out\&lt;/ConfiguredValue&gt;&lt;/Configuration&gt;</w:t>
            </w:r>
          </w:p>
          <w:p w14:paraId="41BA72F4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&lt;Configuration ConfiguredType="Property" Path="\Package.Variables[User::DecryptInPath].Properties[Value]" ValueType="String"&gt;&lt;ConfiguredValue&gt;\\UVAAPADSQL50CCO\data\coaching\Generic\Decrypt_in\&lt;/ConfiguredValue&gt;&lt;/Configuration&gt;</w:t>
            </w:r>
          </w:p>
          <w:p w14:paraId="28D8DC46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&lt;Configuration ConfiguredType="Property" Path="\Package.Variables[User::EncryptedBackupPath].Properties[Value]" ValueType="String"&gt;&lt;ConfiguredValue&gt;\\UVAAPADSQL50CCO\data\coaching\Generic\Backups\&lt;/ConfiguredValue&gt;&lt;/Configuration&gt;</w:t>
            </w:r>
          </w:p>
          <w:p w14:paraId="228736E8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&lt;Configuration ConfiguredType="Property" Path="\Package.Variables[User::EncryptedOutPath].Properties[Value]" ValueType="String"&gt;&lt;ConfiguredValue&gt;\\UVAAPADSQL50CCO\data\coaching\Generic\Encrypt_out\&lt;/ConfiguredValue&gt;&lt;/Configuration&gt;</w:t>
            </w:r>
          </w:p>
          <w:p w14:paraId="38523514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&lt;Configuration ConfiguredType="Property" Path="\Package.Variables[User::EncryptInPath].Properties[Value]" ValueType="String"&gt;&lt;ConfiguredValue&gt;\\UVAAPADSQL50CCO\data\coaching\Generic\Encrypt_in\&lt;/ConfiguredValue&gt;&lt;/Configuration&gt;</w:t>
            </w:r>
          </w:p>
          <w:p w14:paraId="44CB0F17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&lt;Configuration ConfiguredType="Property" Path="\Package.Variables[User::FeedNotificationCc].Properties[Value]" ValueType="String"&gt;&lt;ConfiguredValue&gt;LiliHuang@maximus.com;DavidLHinman@maximus.com&lt;/ConfiguredValue&gt;&lt;/Configuration&gt;</w:t>
            </w:r>
          </w:p>
          <w:p w14:paraId="3D0EC27E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&lt;Configuration ConfiguredType="Property" Path="\Package.Variables[User::FeedNotificationTo].Properties[Value]" ValueType="String"&gt;&lt;ConfiguredValue&gt;susmithacpalacherla@maximus.com&lt;/ConfiguredValue&gt;&lt;/Configuration&gt;</w:t>
            </w:r>
          </w:p>
          <w:p w14:paraId="7A482D24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 xml:space="preserve">&lt;Configuration ConfiguredType="Property" Path="\Package.Variables[User::VarDBName].Properties[Value]" </w:t>
            </w:r>
            <w:r w:rsidRPr="00570D8A">
              <w:rPr>
                <w:rFonts w:ascii="Times New Roman" w:hAnsi="Times New Roman"/>
                <w:sz w:val="24"/>
                <w:szCs w:val="24"/>
              </w:rPr>
              <w:lastRenderedPageBreak/>
              <w:t>ValueType="String"&gt;&lt;ConfiguredValue&gt;Prod&lt;/ConfiguredValue&gt;&lt;/Configuration&gt;</w:t>
            </w:r>
          </w:p>
          <w:p w14:paraId="3DF8C852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&lt;Configuration ConfiguredType="Property" Path="\Package.EventHandlers[OnTaskFailed]\Send Mail Task.Properties[CCLine]" ValueType="String"&gt;&lt;ConfiguredValue&gt;SusmithaCPalacherla@maximus.com&lt;/ConfiguredValue&gt;&lt;/Configuration&gt;</w:t>
            </w:r>
          </w:p>
          <w:p w14:paraId="0C29D094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&lt;Configuration ConfiguredType="Property" Path="\Package.EventHandlers[OnTaskFailed]\Send Mail Task.Properties[FromLine]" ValueType="String"&gt;&lt;ConfiguredValue&gt;eCoaching@maximus.com&lt;/ConfiguredValue&gt;&lt;/Configuration&gt;</w:t>
            </w:r>
          </w:p>
          <w:p w14:paraId="3B3368A0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&lt;Configuration ConfiguredType="Property" Path="\Package.EventHandlers[OnTaskFailed]\Send Mail Task.Properties[Subject]" ValueType="String"&gt;&lt;ConfiguredValue&gt;Generic Coaching Load Failed&lt;/ConfiguredValue&gt;&lt;/Configuration&gt;</w:t>
            </w:r>
          </w:p>
          <w:p w14:paraId="3E419811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&lt;Configuration ConfiguredType="Property" Path="\Package.EventHandlers[OnTaskFailed]\Send Mail Task.Properties[ToLine]" ValueType="String"&gt;&lt;ConfiguredValue&gt;SusmithaCPalacherla@maximus.com;LiliHuang@maximus.com;DavidLHinman@maximus.com&lt;/ConfiguredValue&gt;&lt;/Configuration&gt;</w:t>
            </w:r>
          </w:p>
          <w:p w14:paraId="5FE57F91" w14:textId="7573AB20" w:rsid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&lt;/DTSConfiguration&gt;</w:t>
            </w:r>
          </w:p>
        </w:tc>
      </w:tr>
    </w:tbl>
    <w:p w14:paraId="0B5E6A27" w14:textId="77777777" w:rsidR="00570D8A" w:rsidRPr="00677E9D" w:rsidRDefault="00570D8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sectPr w:rsidR="00570D8A" w:rsidRPr="00677E9D" w:rsidSect="00D47089">
      <w:headerReference w:type="default" r:id="rId68"/>
      <w:footerReference w:type="default" r:id="rId69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30A123" w14:textId="77777777" w:rsidR="00A64E7A" w:rsidRDefault="00A64E7A" w:rsidP="009F2A51">
      <w:pPr>
        <w:spacing w:after="0" w:line="240" w:lineRule="auto"/>
      </w:pPr>
      <w:r>
        <w:separator/>
      </w:r>
    </w:p>
  </w:endnote>
  <w:endnote w:type="continuationSeparator" w:id="0">
    <w:p w14:paraId="42393B4B" w14:textId="77777777" w:rsidR="00A64E7A" w:rsidRDefault="00A64E7A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02905" w14:textId="77777777" w:rsidR="0063496D" w:rsidRDefault="0063496D" w:rsidP="0063496D">
    <w:pPr>
      <w:pStyle w:val="Footertext1"/>
      <w:rPr>
        <w:color w:val="FFFFFF"/>
      </w:rPr>
    </w:pPr>
    <w:r>
      <w:t>This document contains confidential and proprietary information,</w:t>
    </w:r>
  </w:p>
  <w:p w14:paraId="51626DF2" w14:textId="7B658ECA" w:rsidR="0063496D" w:rsidRDefault="0063496D" w:rsidP="0063496D">
    <w:pPr>
      <w:pStyle w:val="Footertext2"/>
      <w:rPr>
        <w:color w:val="FFFFFF"/>
      </w:rPr>
    </w:pPr>
    <w:r>
      <w:t>Which shall not be used, disclosed, or reproduced for any purpose other than the conduct of</w:t>
    </w:r>
    <w:r w:rsidR="00677E9D">
      <w:t xml:space="preserve"> company</w:t>
    </w:r>
    <w:r>
      <w:t xml:space="preserve"> business affairs.</w:t>
    </w:r>
  </w:p>
  <w:p w14:paraId="4820C18B" w14:textId="78579B89" w:rsidR="0063496D" w:rsidRPr="000C47F2" w:rsidRDefault="0063496D" w:rsidP="0063496D">
    <w:pPr>
      <w:pStyle w:val="Footer"/>
    </w:pPr>
    <w:r w:rsidRPr="000C47F2">
      <w:t xml:space="preserve">Revised </w:t>
    </w:r>
    <w:r>
      <w:fldChar w:fldCharType="begin"/>
    </w:r>
    <w:r>
      <w:instrText xml:space="preserve"> DATE \@ "M/d/yyyy" </w:instrText>
    </w:r>
    <w:r>
      <w:fldChar w:fldCharType="separate"/>
    </w:r>
    <w:r w:rsidR="00DA14CF">
      <w:rPr>
        <w:noProof/>
      </w:rPr>
      <w:t>12/29/2023</w:t>
    </w:r>
    <w:r>
      <w:fldChar w:fldCharType="end"/>
    </w:r>
    <w:r>
      <w:tab/>
    </w:r>
    <w:r>
      <w:tab/>
    </w:r>
    <w:r w:rsidRPr="000C47F2">
      <w:t xml:space="preserve">Page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PAGE </w:instrText>
    </w:r>
    <w:r w:rsidRPr="000C47F2">
      <w:rPr>
        <w:rStyle w:val="PageNumber"/>
      </w:rPr>
      <w:fldChar w:fldCharType="separate"/>
    </w:r>
    <w:r w:rsidR="00677E9D">
      <w:rPr>
        <w:rStyle w:val="PageNumber"/>
        <w:noProof/>
      </w:rPr>
      <w:t>21</w:t>
    </w:r>
    <w:r w:rsidRPr="000C47F2">
      <w:rPr>
        <w:rStyle w:val="PageNumber"/>
      </w:rPr>
      <w:fldChar w:fldCharType="end"/>
    </w:r>
    <w:r w:rsidRPr="000C47F2">
      <w:rPr>
        <w:rStyle w:val="PageNumber"/>
      </w:rPr>
      <w:t xml:space="preserve"> of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NUMPAGES </w:instrText>
    </w:r>
    <w:r w:rsidRPr="000C47F2">
      <w:rPr>
        <w:rStyle w:val="PageNumber"/>
      </w:rPr>
      <w:fldChar w:fldCharType="separate"/>
    </w:r>
    <w:r w:rsidR="00677E9D">
      <w:rPr>
        <w:rStyle w:val="PageNumber"/>
        <w:noProof/>
      </w:rPr>
      <w:t>37</w:t>
    </w:r>
    <w:r w:rsidRPr="000C47F2">
      <w:rPr>
        <w:rStyle w:val="PageNumber"/>
      </w:rPr>
      <w:fldChar w:fldCharType="end"/>
    </w:r>
  </w:p>
  <w:p w14:paraId="2BADC92A" w14:textId="77777777" w:rsidR="0063496D" w:rsidRDefault="0063496D">
    <w:pPr>
      <w:pStyle w:val="Footer"/>
    </w:pPr>
  </w:p>
  <w:p w14:paraId="450B17AA" w14:textId="77777777" w:rsidR="0063496D" w:rsidRDefault="0063496D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6ADD01" w14:textId="77777777" w:rsidR="00A64E7A" w:rsidRDefault="00A64E7A" w:rsidP="009F2A51">
      <w:pPr>
        <w:spacing w:after="0" w:line="240" w:lineRule="auto"/>
      </w:pPr>
      <w:r>
        <w:separator/>
      </w:r>
    </w:p>
  </w:footnote>
  <w:footnote w:type="continuationSeparator" w:id="0">
    <w:p w14:paraId="232B9290" w14:textId="77777777" w:rsidR="00A64E7A" w:rsidRDefault="00A64E7A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18BBC" w14:textId="77777777" w:rsidR="0063496D" w:rsidRDefault="0063496D" w:rsidP="0063496D">
    <w:pPr>
      <w:pStyle w:val="Header"/>
    </w:pPr>
    <w:r>
      <w:t>eCoaching Log System</w:t>
    </w:r>
  </w:p>
  <w:p w14:paraId="697A8BBA" w14:textId="77777777" w:rsidR="0063496D" w:rsidRDefault="0063496D">
    <w:pPr>
      <w:pStyle w:val="Header"/>
    </w:pPr>
  </w:p>
  <w:p w14:paraId="1D4F5615" w14:textId="77777777" w:rsidR="0063496D" w:rsidRDefault="0063496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B7CC3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C4F54DA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966BCD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FBD0856"/>
    <w:multiLevelType w:val="hybridMultilevel"/>
    <w:tmpl w:val="9E36F8F0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0D026DA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44438B2"/>
    <w:multiLevelType w:val="hybridMultilevel"/>
    <w:tmpl w:val="52C241A2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8116EC8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9" w15:restartNumberingAfterBreak="0">
    <w:nsid w:val="1AA318A7"/>
    <w:multiLevelType w:val="multilevel"/>
    <w:tmpl w:val="E3D615A6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5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3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5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440"/>
      </w:pPr>
      <w:rPr>
        <w:rFonts w:hint="default"/>
      </w:rPr>
    </w:lvl>
  </w:abstractNum>
  <w:abstractNum w:abstractNumId="10" w15:restartNumberingAfterBreak="0">
    <w:nsid w:val="1C546F72"/>
    <w:multiLevelType w:val="hybridMultilevel"/>
    <w:tmpl w:val="52C241A2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1BA0516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2042D89"/>
    <w:multiLevelType w:val="hybridMultilevel"/>
    <w:tmpl w:val="9E36F8F0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65138D1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67D3D49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74716CE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A65175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305E3A6F"/>
    <w:multiLevelType w:val="hybridMultilevel"/>
    <w:tmpl w:val="0F40768E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2232265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9F11BE5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CA95A04"/>
    <w:multiLevelType w:val="hybridMultilevel"/>
    <w:tmpl w:val="0FE8B334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3D5A7376"/>
    <w:multiLevelType w:val="hybridMultilevel"/>
    <w:tmpl w:val="977E3F6A"/>
    <w:lvl w:ilvl="0" w:tplc="3EA258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25" w15:restartNumberingAfterBreak="0">
    <w:nsid w:val="46934421"/>
    <w:multiLevelType w:val="hybridMultilevel"/>
    <w:tmpl w:val="977E3F6A"/>
    <w:lvl w:ilvl="0" w:tplc="3EA258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4A13C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FBE6D4F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4FF36030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45C25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FA80D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60572D94"/>
    <w:multiLevelType w:val="hybridMultilevel"/>
    <w:tmpl w:val="977E3F6A"/>
    <w:lvl w:ilvl="0" w:tplc="3EA258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B05B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649F65D1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66C777E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6FA4FB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72A0E6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613F4D"/>
    <w:multiLevelType w:val="hybridMultilevel"/>
    <w:tmpl w:val="5FD4D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42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3" w15:restartNumberingAfterBreak="0">
    <w:nsid w:val="7F0D5DB7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054957472">
    <w:abstractNumId w:val="30"/>
  </w:num>
  <w:num w:numId="2" w16cid:durableId="522943964">
    <w:abstractNumId w:val="31"/>
  </w:num>
  <w:num w:numId="3" w16cid:durableId="1462769001">
    <w:abstractNumId w:val="8"/>
  </w:num>
  <w:num w:numId="4" w16cid:durableId="255939475">
    <w:abstractNumId w:val="24"/>
  </w:num>
  <w:num w:numId="5" w16cid:durableId="758020884">
    <w:abstractNumId w:val="19"/>
  </w:num>
  <w:num w:numId="6" w16cid:durableId="1928029983">
    <w:abstractNumId w:val="42"/>
  </w:num>
  <w:num w:numId="7" w16cid:durableId="1772313495">
    <w:abstractNumId w:val="41"/>
  </w:num>
  <w:num w:numId="8" w16cid:durableId="967589977">
    <w:abstractNumId w:val="1"/>
  </w:num>
  <w:num w:numId="9" w16cid:durableId="12742435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410590066">
    <w:abstractNumId w:val="40"/>
  </w:num>
  <w:num w:numId="11" w16cid:durableId="324093832">
    <w:abstractNumId w:val="16"/>
  </w:num>
  <w:num w:numId="12" w16cid:durableId="1649430668">
    <w:abstractNumId w:val="39"/>
  </w:num>
  <w:num w:numId="13" w16cid:durableId="246037750">
    <w:abstractNumId w:val="2"/>
  </w:num>
  <w:num w:numId="14" w16cid:durableId="139544320">
    <w:abstractNumId w:val="26"/>
  </w:num>
  <w:num w:numId="15" w16cid:durableId="249431714">
    <w:abstractNumId w:val="35"/>
  </w:num>
  <w:num w:numId="16" w16cid:durableId="265583615">
    <w:abstractNumId w:val="20"/>
  </w:num>
  <w:num w:numId="17" w16cid:durableId="618266673">
    <w:abstractNumId w:val="27"/>
  </w:num>
  <w:num w:numId="18" w16cid:durableId="1133137569">
    <w:abstractNumId w:val="15"/>
  </w:num>
  <w:num w:numId="19" w16cid:durableId="1674255841">
    <w:abstractNumId w:val="3"/>
  </w:num>
  <w:num w:numId="20" w16cid:durableId="754672071">
    <w:abstractNumId w:val="37"/>
  </w:num>
  <w:num w:numId="21" w16cid:durableId="1369601887">
    <w:abstractNumId w:val="34"/>
  </w:num>
  <w:num w:numId="22" w16cid:durableId="1187523934">
    <w:abstractNumId w:val="13"/>
  </w:num>
  <w:num w:numId="23" w16cid:durableId="2011787260">
    <w:abstractNumId w:val="36"/>
  </w:num>
  <w:num w:numId="24" w16cid:durableId="1689604709">
    <w:abstractNumId w:val="32"/>
  </w:num>
  <w:num w:numId="25" w16cid:durableId="1086656997">
    <w:abstractNumId w:val="1"/>
  </w:num>
  <w:num w:numId="26" w16cid:durableId="1744373495">
    <w:abstractNumId w:val="1"/>
  </w:num>
  <w:num w:numId="27" w16cid:durableId="1122924481">
    <w:abstractNumId w:val="33"/>
  </w:num>
  <w:num w:numId="28" w16cid:durableId="1812602212">
    <w:abstractNumId w:val="1"/>
  </w:num>
  <w:num w:numId="29" w16cid:durableId="1519393194">
    <w:abstractNumId w:val="23"/>
  </w:num>
  <w:num w:numId="30" w16cid:durableId="1121846788">
    <w:abstractNumId w:val="25"/>
  </w:num>
  <w:num w:numId="31" w16cid:durableId="814948823">
    <w:abstractNumId w:val="0"/>
  </w:num>
  <w:num w:numId="32" w16cid:durableId="283662214">
    <w:abstractNumId w:val="11"/>
  </w:num>
  <w:num w:numId="33" w16cid:durableId="652829200">
    <w:abstractNumId w:val="21"/>
  </w:num>
  <w:num w:numId="34" w16cid:durableId="1413040764">
    <w:abstractNumId w:val="14"/>
  </w:num>
  <w:num w:numId="35" w16cid:durableId="2042239917">
    <w:abstractNumId w:val="9"/>
  </w:num>
  <w:num w:numId="36" w16cid:durableId="450822352">
    <w:abstractNumId w:val="38"/>
  </w:num>
  <w:num w:numId="37" w16cid:durableId="387459721">
    <w:abstractNumId w:val="7"/>
  </w:num>
  <w:num w:numId="38" w16cid:durableId="1747413397">
    <w:abstractNumId w:val="28"/>
  </w:num>
  <w:num w:numId="39" w16cid:durableId="1289430736">
    <w:abstractNumId w:val="5"/>
  </w:num>
  <w:num w:numId="40" w16cid:durableId="1149440039">
    <w:abstractNumId w:val="43"/>
  </w:num>
  <w:num w:numId="41" w16cid:durableId="1698501045">
    <w:abstractNumId w:val="12"/>
  </w:num>
  <w:num w:numId="42" w16cid:durableId="1937790346">
    <w:abstractNumId w:val="22"/>
  </w:num>
  <w:num w:numId="43" w16cid:durableId="848569214">
    <w:abstractNumId w:val="18"/>
  </w:num>
  <w:num w:numId="44" w16cid:durableId="1051736110">
    <w:abstractNumId w:val="4"/>
  </w:num>
  <w:num w:numId="45" w16cid:durableId="236865439">
    <w:abstractNumId w:val="17"/>
  </w:num>
  <w:num w:numId="46" w16cid:durableId="951937072">
    <w:abstractNumId w:val="29"/>
  </w:num>
  <w:num w:numId="47" w16cid:durableId="142740395">
    <w:abstractNumId w:val="10"/>
  </w:num>
  <w:num w:numId="48" w16cid:durableId="1246695219">
    <w:abstractNumId w:val="6"/>
  </w:num>
  <w:numIdMacAtCleanup w:val="1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lacherla, Susmitha C">
    <w15:presenceInfo w15:providerId="AD" w15:userId="S::susmithacpalacherla@maximus.com::aca56eee-8690-4e75-b830-7830b36a59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2977"/>
    <w:rsid w:val="00014CA1"/>
    <w:rsid w:val="00022CCE"/>
    <w:rsid w:val="00024AB2"/>
    <w:rsid w:val="00026033"/>
    <w:rsid w:val="00026536"/>
    <w:rsid w:val="0004360A"/>
    <w:rsid w:val="00044403"/>
    <w:rsid w:val="0004503A"/>
    <w:rsid w:val="00060E62"/>
    <w:rsid w:val="0008338D"/>
    <w:rsid w:val="00087E58"/>
    <w:rsid w:val="00096C08"/>
    <w:rsid w:val="000B5EF7"/>
    <w:rsid w:val="000C1C25"/>
    <w:rsid w:val="000C1FAF"/>
    <w:rsid w:val="000C3865"/>
    <w:rsid w:val="000E074D"/>
    <w:rsid w:val="000E23FA"/>
    <w:rsid w:val="000E56D1"/>
    <w:rsid w:val="000E616C"/>
    <w:rsid w:val="001009FB"/>
    <w:rsid w:val="00111203"/>
    <w:rsid w:val="00122711"/>
    <w:rsid w:val="00123944"/>
    <w:rsid w:val="00125963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3B48"/>
    <w:rsid w:val="00166258"/>
    <w:rsid w:val="00170D44"/>
    <w:rsid w:val="00171785"/>
    <w:rsid w:val="0017605E"/>
    <w:rsid w:val="001822D4"/>
    <w:rsid w:val="00187606"/>
    <w:rsid w:val="00190085"/>
    <w:rsid w:val="001A6DE7"/>
    <w:rsid w:val="001B35F6"/>
    <w:rsid w:val="001B4454"/>
    <w:rsid w:val="001B4BE1"/>
    <w:rsid w:val="001E1452"/>
    <w:rsid w:val="001F1228"/>
    <w:rsid w:val="00202048"/>
    <w:rsid w:val="002074EC"/>
    <w:rsid w:val="00212A21"/>
    <w:rsid w:val="00213A1B"/>
    <w:rsid w:val="00217802"/>
    <w:rsid w:val="00217E7F"/>
    <w:rsid w:val="00223064"/>
    <w:rsid w:val="002326CC"/>
    <w:rsid w:val="002431EB"/>
    <w:rsid w:val="00253844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3B04"/>
    <w:rsid w:val="002C60A9"/>
    <w:rsid w:val="002C7772"/>
    <w:rsid w:val="002D04EF"/>
    <w:rsid w:val="002D5D3B"/>
    <w:rsid w:val="002E4C8D"/>
    <w:rsid w:val="002F47D9"/>
    <w:rsid w:val="002F5746"/>
    <w:rsid w:val="002F6E4C"/>
    <w:rsid w:val="003011AB"/>
    <w:rsid w:val="00304E00"/>
    <w:rsid w:val="00304EEA"/>
    <w:rsid w:val="00320E41"/>
    <w:rsid w:val="00323C43"/>
    <w:rsid w:val="00325B5B"/>
    <w:rsid w:val="00336F14"/>
    <w:rsid w:val="003376CE"/>
    <w:rsid w:val="00350946"/>
    <w:rsid w:val="00360E8C"/>
    <w:rsid w:val="00360EAA"/>
    <w:rsid w:val="00374EA8"/>
    <w:rsid w:val="00381B5A"/>
    <w:rsid w:val="0038466D"/>
    <w:rsid w:val="0039003A"/>
    <w:rsid w:val="00392241"/>
    <w:rsid w:val="0039269B"/>
    <w:rsid w:val="003A4653"/>
    <w:rsid w:val="003B75E1"/>
    <w:rsid w:val="003C2E27"/>
    <w:rsid w:val="003D2977"/>
    <w:rsid w:val="00401F64"/>
    <w:rsid w:val="004020EE"/>
    <w:rsid w:val="004150EA"/>
    <w:rsid w:val="0044630D"/>
    <w:rsid w:val="00452D84"/>
    <w:rsid w:val="00455B85"/>
    <w:rsid w:val="00481F6E"/>
    <w:rsid w:val="00490C4F"/>
    <w:rsid w:val="0049254A"/>
    <w:rsid w:val="00494DF0"/>
    <w:rsid w:val="004A132D"/>
    <w:rsid w:val="004A3F12"/>
    <w:rsid w:val="004A51E8"/>
    <w:rsid w:val="004A6695"/>
    <w:rsid w:val="004A6D60"/>
    <w:rsid w:val="004B13B0"/>
    <w:rsid w:val="004B24AD"/>
    <w:rsid w:val="004C315A"/>
    <w:rsid w:val="004C48CE"/>
    <w:rsid w:val="004D3B66"/>
    <w:rsid w:val="004D62E8"/>
    <w:rsid w:val="004E0728"/>
    <w:rsid w:val="004E3D97"/>
    <w:rsid w:val="004F3646"/>
    <w:rsid w:val="004F7CB4"/>
    <w:rsid w:val="00504005"/>
    <w:rsid w:val="00514612"/>
    <w:rsid w:val="0052207E"/>
    <w:rsid w:val="0053330A"/>
    <w:rsid w:val="00562F06"/>
    <w:rsid w:val="00570D8A"/>
    <w:rsid w:val="00572F34"/>
    <w:rsid w:val="00574DF5"/>
    <w:rsid w:val="005858ED"/>
    <w:rsid w:val="00594E71"/>
    <w:rsid w:val="005A139D"/>
    <w:rsid w:val="005A64FA"/>
    <w:rsid w:val="005A6695"/>
    <w:rsid w:val="005B36FF"/>
    <w:rsid w:val="005C259C"/>
    <w:rsid w:val="005C3398"/>
    <w:rsid w:val="005C34A1"/>
    <w:rsid w:val="005C5900"/>
    <w:rsid w:val="005C5F9F"/>
    <w:rsid w:val="005E1284"/>
    <w:rsid w:val="005E5CD7"/>
    <w:rsid w:val="005E7200"/>
    <w:rsid w:val="005F0717"/>
    <w:rsid w:val="00605458"/>
    <w:rsid w:val="00611EE1"/>
    <w:rsid w:val="00623B88"/>
    <w:rsid w:val="00632F9F"/>
    <w:rsid w:val="0063496D"/>
    <w:rsid w:val="00634B03"/>
    <w:rsid w:val="006411BC"/>
    <w:rsid w:val="00657231"/>
    <w:rsid w:val="006633D7"/>
    <w:rsid w:val="00677E9D"/>
    <w:rsid w:val="00681BE6"/>
    <w:rsid w:val="006913F0"/>
    <w:rsid w:val="0069149F"/>
    <w:rsid w:val="00695E80"/>
    <w:rsid w:val="006A5813"/>
    <w:rsid w:val="006B3A27"/>
    <w:rsid w:val="006C2E0E"/>
    <w:rsid w:val="006E2ECD"/>
    <w:rsid w:val="006F770C"/>
    <w:rsid w:val="00714708"/>
    <w:rsid w:val="00717898"/>
    <w:rsid w:val="00720707"/>
    <w:rsid w:val="00732F3C"/>
    <w:rsid w:val="00736BF7"/>
    <w:rsid w:val="00737890"/>
    <w:rsid w:val="00743901"/>
    <w:rsid w:val="0074547D"/>
    <w:rsid w:val="00750891"/>
    <w:rsid w:val="00751D89"/>
    <w:rsid w:val="00756BEE"/>
    <w:rsid w:val="0076086A"/>
    <w:rsid w:val="00776BD3"/>
    <w:rsid w:val="00780774"/>
    <w:rsid w:val="00780B5B"/>
    <w:rsid w:val="007931F8"/>
    <w:rsid w:val="00794A10"/>
    <w:rsid w:val="007A2AFC"/>
    <w:rsid w:val="007A4F1A"/>
    <w:rsid w:val="007A6434"/>
    <w:rsid w:val="007B18A0"/>
    <w:rsid w:val="007B21AB"/>
    <w:rsid w:val="007B3C9C"/>
    <w:rsid w:val="007B5133"/>
    <w:rsid w:val="007B6A67"/>
    <w:rsid w:val="007C480A"/>
    <w:rsid w:val="007C6827"/>
    <w:rsid w:val="007D2F58"/>
    <w:rsid w:val="007E4ABC"/>
    <w:rsid w:val="007E660F"/>
    <w:rsid w:val="007F0FE6"/>
    <w:rsid w:val="007F36E6"/>
    <w:rsid w:val="007F7B2E"/>
    <w:rsid w:val="008160B2"/>
    <w:rsid w:val="008212C1"/>
    <w:rsid w:val="00835C80"/>
    <w:rsid w:val="00836621"/>
    <w:rsid w:val="0084218D"/>
    <w:rsid w:val="008576A7"/>
    <w:rsid w:val="00860DD5"/>
    <w:rsid w:val="0086140F"/>
    <w:rsid w:val="008705BE"/>
    <w:rsid w:val="00876FE2"/>
    <w:rsid w:val="00881025"/>
    <w:rsid w:val="00893F30"/>
    <w:rsid w:val="00894FF0"/>
    <w:rsid w:val="008A093F"/>
    <w:rsid w:val="008C2FA7"/>
    <w:rsid w:val="008C584B"/>
    <w:rsid w:val="008C7271"/>
    <w:rsid w:val="008D184D"/>
    <w:rsid w:val="008E59B7"/>
    <w:rsid w:val="00907C2C"/>
    <w:rsid w:val="0091231B"/>
    <w:rsid w:val="009152BD"/>
    <w:rsid w:val="00926339"/>
    <w:rsid w:val="00932115"/>
    <w:rsid w:val="009330C3"/>
    <w:rsid w:val="00934089"/>
    <w:rsid w:val="0094076B"/>
    <w:rsid w:val="00946573"/>
    <w:rsid w:val="0095088D"/>
    <w:rsid w:val="00950B2C"/>
    <w:rsid w:val="00952CFB"/>
    <w:rsid w:val="009773E7"/>
    <w:rsid w:val="00987C80"/>
    <w:rsid w:val="00996760"/>
    <w:rsid w:val="00997532"/>
    <w:rsid w:val="00997A45"/>
    <w:rsid w:val="009A28C9"/>
    <w:rsid w:val="009A4223"/>
    <w:rsid w:val="009D1884"/>
    <w:rsid w:val="009D447D"/>
    <w:rsid w:val="009E6009"/>
    <w:rsid w:val="009F2A51"/>
    <w:rsid w:val="009F77F3"/>
    <w:rsid w:val="00A0454C"/>
    <w:rsid w:val="00A1321B"/>
    <w:rsid w:val="00A204D3"/>
    <w:rsid w:val="00A20702"/>
    <w:rsid w:val="00A31374"/>
    <w:rsid w:val="00A34C11"/>
    <w:rsid w:val="00A3652D"/>
    <w:rsid w:val="00A40171"/>
    <w:rsid w:val="00A440F9"/>
    <w:rsid w:val="00A45C57"/>
    <w:rsid w:val="00A47122"/>
    <w:rsid w:val="00A51C37"/>
    <w:rsid w:val="00A52549"/>
    <w:rsid w:val="00A52787"/>
    <w:rsid w:val="00A52BA3"/>
    <w:rsid w:val="00A64E7A"/>
    <w:rsid w:val="00A67A9C"/>
    <w:rsid w:val="00A71CC9"/>
    <w:rsid w:val="00A76B23"/>
    <w:rsid w:val="00A819D3"/>
    <w:rsid w:val="00A83894"/>
    <w:rsid w:val="00A912FD"/>
    <w:rsid w:val="00A93379"/>
    <w:rsid w:val="00A96E41"/>
    <w:rsid w:val="00AC3ED7"/>
    <w:rsid w:val="00AC6E0C"/>
    <w:rsid w:val="00AD2DB5"/>
    <w:rsid w:val="00AE4184"/>
    <w:rsid w:val="00AE57D4"/>
    <w:rsid w:val="00AE6907"/>
    <w:rsid w:val="00AF7A4C"/>
    <w:rsid w:val="00B148DC"/>
    <w:rsid w:val="00B15619"/>
    <w:rsid w:val="00B17252"/>
    <w:rsid w:val="00B307B1"/>
    <w:rsid w:val="00B41F6B"/>
    <w:rsid w:val="00B7425F"/>
    <w:rsid w:val="00B853DF"/>
    <w:rsid w:val="00B91071"/>
    <w:rsid w:val="00B925BE"/>
    <w:rsid w:val="00B94B3A"/>
    <w:rsid w:val="00B97A0A"/>
    <w:rsid w:val="00BA7B09"/>
    <w:rsid w:val="00BB7F0B"/>
    <w:rsid w:val="00BD2C9B"/>
    <w:rsid w:val="00BE2E93"/>
    <w:rsid w:val="00C006AB"/>
    <w:rsid w:val="00C103E4"/>
    <w:rsid w:val="00C1092A"/>
    <w:rsid w:val="00C17305"/>
    <w:rsid w:val="00C20D15"/>
    <w:rsid w:val="00C228D9"/>
    <w:rsid w:val="00C3167F"/>
    <w:rsid w:val="00C35C7E"/>
    <w:rsid w:val="00C35E45"/>
    <w:rsid w:val="00C3714E"/>
    <w:rsid w:val="00C478C6"/>
    <w:rsid w:val="00C53166"/>
    <w:rsid w:val="00C5412A"/>
    <w:rsid w:val="00C57C3E"/>
    <w:rsid w:val="00C66923"/>
    <w:rsid w:val="00C70210"/>
    <w:rsid w:val="00C74EEA"/>
    <w:rsid w:val="00C84DC7"/>
    <w:rsid w:val="00C86D30"/>
    <w:rsid w:val="00C87602"/>
    <w:rsid w:val="00CC4682"/>
    <w:rsid w:val="00CC7EAF"/>
    <w:rsid w:val="00CD7CE3"/>
    <w:rsid w:val="00CE328F"/>
    <w:rsid w:val="00CF23BE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5629C"/>
    <w:rsid w:val="00D607CF"/>
    <w:rsid w:val="00D62E27"/>
    <w:rsid w:val="00D63E6E"/>
    <w:rsid w:val="00D74D2B"/>
    <w:rsid w:val="00D74FAF"/>
    <w:rsid w:val="00D82A66"/>
    <w:rsid w:val="00D908D7"/>
    <w:rsid w:val="00D91EE9"/>
    <w:rsid w:val="00D93C14"/>
    <w:rsid w:val="00DA072F"/>
    <w:rsid w:val="00DA14CF"/>
    <w:rsid w:val="00DA3001"/>
    <w:rsid w:val="00DC43BA"/>
    <w:rsid w:val="00DC6A7C"/>
    <w:rsid w:val="00DD0B27"/>
    <w:rsid w:val="00DF2948"/>
    <w:rsid w:val="00E0110B"/>
    <w:rsid w:val="00E012D4"/>
    <w:rsid w:val="00E101A1"/>
    <w:rsid w:val="00E26657"/>
    <w:rsid w:val="00E3438D"/>
    <w:rsid w:val="00E3461D"/>
    <w:rsid w:val="00E36F9D"/>
    <w:rsid w:val="00E41548"/>
    <w:rsid w:val="00E42C88"/>
    <w:rsid w:val="00E44A57"/>
    <w:rsid w:val="00E47CFF"/>
    <w:rsid w:val="00E5171C"/>
    <w:rsid w:val="00E527C0"/>
    <w:rsid w:val="00E52DE0"/>
    <w:rsid w:val="00E55462"/>
    <w:rsid w:val="00E64317"/>
    <w:rsid w:val="00E654C3"/>
    <w:rsid w:val="00E660B8"/>
    <w:rsid w:val="00E66759"/>
    <w:rsid w:val="00E67201"/>
    <w:rsid w:val="00E80010"/>
    <w:rsid w:val="00E83C44"/>
    <w:rsid w:val="00E97561"/>
    <w:rsid w:val="00EA7EB2"/>
    <w:rsid w:val="00EC14B4"/>
    <w:rsid w:val="00EC642C"/>
    <w:rsid w:val="00ED034D"/>
    <w:rsid w:val="00ED0CDF"/>
    <w:rsid w:val="00ED77B9"/>
    <w:rsid w:val="00EE06FD"/>
    <w:rsid w:val="00EE25CC"/>
    <w:rsid w:val="00EE5A65"/>
    <w:rsid w:val="00F00100"/>
    <w:rsid w:val="00F056A7"/>
    <w:rsid w:val="00F1107C"/>
    <w:rsid w:val="00F44E3B"/>
    <w:rsid w:val="00F50BAE"/>
    <w:rsid w:val="00F56A29"/>
    <w:rsid w:val="00F75AE8"/>
    <w:rsid w:val="00F76E75"/>
    <w:rsid w:val="00F8420E"/>
    <w:rsid w:val="00F85550"/>
    <w:rsid w:val="00F92AFA"/>
    <w:rsid w:val="00F94DAF"/>
    <w:rsid w:val="00FA6FC3"/>
    <w:rsid w:val="00FB1E19"/>
    <w:rsid w:val="00FB4D2F"/>
    <w:rsid w:val="00FB5F3D"/>
    <w:rsid w:val="00FC3DCF"/>
    <w:rsid w:val="00FC4A35"/>
    <w:rsid w:val="00FE0A8B"/>
    <w:rsid w:val="00FE0F34"/>
    <w:rsid w:val="00FE56FB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572C756"/>
  <w15:docId w15:val="{794A802F-4FA9-4854-BC29-9F56301A4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9F2A51"/>
    <w:rPr>
      <w:rFonts w:cs="Times New Roman"/>
    </w:rPr>
  </w:style>
  <w:style w:type="character" w:styleId="PageNumber">
    <w:name w:val="page number"/>
    <w:basedOn w:val="DefaultParagraphFont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  <w:style w:type="paragraph" w:customStyle="1" w:styleId="TableText">
    <w:name w:val="Table Text"/>
    <w:basedOn w:val="Normal"/>
    <w:rsid w:val="00014CA1"/>
    <w:pPr>
      <w:spacing w:after="0" w:line="240" w:lineRule="auto"/>
    </w:pPr>
    <w:rPr>
      <w:rFonts w:ascii="Times New Roman" w:hAnsi="Times New Roman"/>
      <w:b/>
      <w:szCs w:val="20"/>
    </w:rPr>
  </w:style>
  <w:style w:type="paragraph" w:styleId="NormalWeb">
    <w:name w:val="Normal (Web)"/>
    <w:basedOn w:val="Normal"/>
    <w:uiPriority w:val="99"/>
    <w:rsid w:val="00014CA1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Footertext1">
    <w:name w:val="Footer text 1"/>
    <w:basedOn w:val="Footer"/>
    <w:rsid w:val="0063496D"/>
    <w:pPr>
      <w:tabs>
        <w:tab w:val="clear" w:pos="4680"/>
        <w:tab w:val="clear" w:pos="9360"/>
      </w:tabs>
      <w:spacing w:before="120" w:after="0" w:line="240" w:lineRule="auto"/>
      <w:jc w:val="center"/>
    </w:pPr>
    <w:rPr>
      <w:rFonts w:ascii="CG Times" w:hAnsi="CG Times" w:cs="Vrinda"/>
      <w:sz w:val="18"/>
      <w:szCs w:val="18"/>
    </w:rPr>
  </w:style>
  <w:style w:type="paragraph" w:customStyle="1" w:styleId="Footertext2">
    <w:name w:val="Footer text 2"/>
    <w:basedOn w:val="Footer"/>
    <w:rsid w:val="0063496D"/>
    <w:pPr>
      <w:tabs>
        <w:tab w:val="clear" w:pos="4680"/>
        <w:tab w:val="clear" w:pos="9360"/>
      </w:tabs>
      <w:spacing w:after="0" w:line="240" w:lineRule="auto"/>
      <w:jc w:val="center"/>
    </w:pPr>
    <w:rPr>
      <w:rFonts w:ascii="CG Times" w:hAnsi="CG Times" w:cs="Vrinda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171785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5C259C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hyperlink" Target="file:///\\UVAADADSQL50CCO\data\coaching\Generic\Decrypt_out\" TargetMode="External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yperlink" Target="file:///\\UVAADADSQL52CCO\Generic\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5.png"/><Relationship Id="rId14" Type="http://schemas.openxmlformats.org/officeDocument/2006/relationships/hyperlink" Target="file:///\\VDENSSDBP07\scorecard-ssis\Coaching\Training%20_Coaching.dtsx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49.png"/><Relationship Id="rId69" Type="http://schemas.openxmlformats.org/officeDocument/2006/relationships/footer" Target="footer1.xml"/><Relationship Id="rId8" Type="http://schemas.openxmlformats.org/officeDocument/2006/relationships/hyperlink" Target="file:///\\f3420-ecldbp01\data\Coaching\Generic\Decrypt_Out\" TargetMode="External"/><Relationship Id="rId51" Type="http://schemas.openxmlformats.org/officeDocument/2006/relationships/image" Target="media/image37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file:///\\UVAAPADSQL50CCO\Generic\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yperlink" Target="file:///\\UVAADADSQL50CCO\Generic\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hyperlink" Target="file:///\\f3420-ecldbp01\data\Coaching\Generic\Encrypt_Out%20" TargetMode="External"/><Relationship Id="rId13" Type="http://schemas.openxmlformats.org/officeDocument/2006/relationships/hyperlink" Target="file:///\\F3420-ECLDBP01\data\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FC6168-A5FB-4DD5-84D6-4E3EDABB2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46</Pages>
  <Words>3561</Words>
  <Characters>20301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23815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</cp:lastModifiedBy>
  <cp:revision>28</cp:revision>
  <dcterms:created xsi:type="dcterms:W3CDTF">2017-09-11T09:24:00Z</dcterms:created>
  <dcterms:modified xsi:type="dcterms:W3CDTF">2023-12-29T19:20:00Z</dcterms:modified>
</cp:coreProperties>
</file>