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21E80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7518CE0B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53A56904" w14:textId="77777777" w:rsidR="00577E97" w:rsidRPr="007665CA" w:rsidRDefault="00577E97" w:rsidP="00020AAA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0BBAA363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121AB3C8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2CD538A" w14:textId="77777777" w:rsidR="009F2A51" w:rsidRPr="002431EB" w:rsidRDefault="009F2A51" w:rsidP="009F2A51">
      <w:pPr>
        <w:ind w:right="-270"/>
        <w:jc w:val="center"/>
      </w:pPr>
    </w:p>
    <w:p w14:paraId="2A0AB498" w14:textId="3837A48D"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 w:cs="Arial"/>
          <w:b/>
          <w:sz w:val="32"/>
        </w:rPr>
        <w:t>eCoaching_</w:t>
      </w:r>
      <w:r w:rsidR="00D03711">
        <w:rPr>
          <w:rFonts w:ascii="Arial" w:hAnsi="Arial" w:cs="Arial"/>
          <w:b/>
          <w:sz w:val="32"/>
        </w:rPr>
        <w:t>Training</w:t>
      </w:r>
      <w:r>
        <w:rPr>
          <w:rFonts w:ascii="Arial" w:hAnsi="Arial" w:cs="Arial"/>
          <w:b/>
          <w:sz w:val="32"/>
        </w:rPr>
        <w:t>_Load</w:t>
      </w:r>
      <w:proofErr w:type="spellEnd"/>
    </w:p>
    <w:p w14:paraId="77BEEE6D" w14:textId="77777777"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14:paraId="72CDC92D" w14:textId="77777777"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14:paraId="5BABADAB" w14:textId="77777777" w:rsidR="009F2A51" w:rsidRPr="002431EB" w:rsidRDefault="009F2A51" w:rsidP="009F2A51">
      <w:pPr>
        <w:ind w:right="-270"/>
      </w:pPr>
    </w:p>
    <w:p w14:paraId="64326FBB" w14:textId="77777777"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780"/>
      </w:tblGrid>
      <w:tr w:rsidR="009F2A51" w:rsidRPr="00D37C04" w14:paraId="07D0F11A" w14:textId="77777777" w:rsidTr="006F6200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DF54760" w14:textId="77777777"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5C02409" w14:textId="77777777"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78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77335857" w14:textId="77777777"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AC33AE" w:rsidRPr="00D37C04" w14:paraId="5CFB3626" w14:textId="77777777" w:rsidTr="006F6200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5BE30B5" w14:textId="3ECB7B31" w:rsidR="00AC33AE" w:rsidRPr="00FF578D" w:rsidRDefault="00AC33AE" w:rsidP="00AC33AE">
            <w:pPr>
              <w:ind w:right="-270"/>
              <w:jc w:val="center"/>
              <w:rPr>
                <w:rFonts w:ascii="Times New Roman (PCL6)" w:hAnsi="Times New Roman (PCL6)"/>
              </w:rPr>
            </w:pPr>
            <w:ins w:id="0" w:author="Palacherla, Susmitha C" w:date="2021-04-19T18:22:00Z">
              <w:r>
                <w:rPr>
                  <w:rFonts w:ascii="Times New Roman" w:hAnsi="Times New Roman"/>
                </w:rPr>
                <w:t>4/19/2021</w:t>
              </w:r>
            </w:ins>
            <w:del w:id="1" w:author="Palacherla, Susmitha C" w:date="2021-04-19T18:22:00Z">
              <w:r w:rsidDel="00CC6DDB">
                <w:rPr>
                  <w:rFonts w:ascii="Times New Roman (PCL6)" w:hAnsi="Times New Roman (PCL6)"/>
                </w:rPr>
                <w:delText>7/31/2020</w:delText>
              </w:r>
            </w:del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1C5F8DC9" w14:textId="77777777" w:rsidR="00AC33AE" w:rsidRPr="00D37C04" w:rsidRDefault="00AC33AE" w:rsidP="00AC33AE">
            <w:pPr>
              <w:ind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78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8CF1F94" w14:textId="3C345DA6" w:rsidR="00AC33AE" w:rsidRPr="00D37C04" w:rsidRDefault="00AC33AE" w:rsidP="00AC33AE">
            <w:pPr>
              <w:ind w:right="-270"/>
              <w:rPr>
                <w:rFonts w:ascii="Times New Roman (PCL6)" w:hAnsi="Times New Roman (PCL6)"/>
              </w:rPr>
            </w:pPr>
            <w:ins w:id="2" w:author="Palacherla, Susmitha C" w:date="2021-04-19T18:22:00Z">
              <w:r w:rsidRPr="000E2E23">
                <w:rPr>
                  <w:rFonts w:ascii="Times New Roman" w:hAnsi="Times New Roman"/>
                  <w:sz w:val="24"/>
                </w:rPr>
                <w:t>TFS 20677 -  AD island to AD AWS environment changes</w:t>
              </w:r>
              <w:r>
                <w:rPr>
                  <w:rFonts w:ascii="Times New Roman" w:hAnsi="Times New Roman"/>
                  <w:sz w:val="24"/>
                </w:rPr>
                <w:t>.</w:t>
              </w:r>
            </w:ins>
            <w:del w:id="3" w:author="Palacherla, Susmitha C" w:date="2021-04-19T18:22:00Z">
              <w:r w:rsidRPr="00AC33AE" w:rsidDel="00CC6DDB">
                <w:rPr>
                  <w:rFonts w:ascii="Times New Roman (PCL6)" w:hAnsi="Times New Roman (PCL6)"/>
                </w:rPr>
                <w:delText>TFS 17716 - Removed company specific references</w:delText>
              </w:r>
            </w:del>
          </w:p>
        </w:tc>
      </w:tr>
    </w:tbl>
    <w:p w14:paraId="2C59314A" w14:textId="77777777"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14:paraId="74C4A36B" w14:textId="77777777"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2A4B81B8" wp14:editId="2DBC3348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9F5953" id="Line 3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0" allowOverlap="1" wp14:anchorId="280816EB" wp14:editId="5963ECF7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CC4EA0" id="Line 4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7C6827" w:rsidRPr="00AC33AE">
        <w:rPr>
          <w:rFonts w:ascii="Times New Roman (PCL6)" w:hAnsi="Times New Roman (PCL6)"/>
          <w:b w:val="0"/>
          <w:sz w:val="20"/>
        </w:rPr>
        <w:t>03/</w:t>
      </w:r>
      <w:r w:rsidR="00A440F9" w:rsidRPr="00AC33AE">
        <w:rPr>
          <w:rFonts w:ascii="Times New Roman (PCL6)" w:hAnsi="Times New Roman (PCL6)"/>
          <w:b w:val="0"/>
          <w:sz w:val="20"/>
        </w:rPr>
        <w:t>23</w:t>
      </w:r>
      <w:r w:rsidR="007C6827" w:rsidRPr="00AC33AE">
        <w:rPr>
          <w:rFonts w:ascii="Times New Roman (PCL6)" w:hAnsi="Times New Roman (PCL6)"/>
          <w:b w:val="0"/>
          <w:sz w:val="20"/>
        </w:rPr>
        <w:t>/2016</w:t>
      </w:r>
    </w:p>
    <w:p w14:paraId="36BE4146" w14:textId="77777777"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14:paraId="3BDAE895" w14:textId="77777777"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14:paraId="581960E9" w14:textId="77777777"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0" allowOverlap="1" wp14:anchorId="6986B764" wp14:editId="7036543D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8BDEEC" id="Line 5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60A7C11B" w14:textId="77777777"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14:paraId="1EA80952" w14:textId="77777777"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6F4A8AFD" wp14:editId="19C2FC3B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0A6395" id="Line 6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685321B2" wp14:editId="5840A7B1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F2F365" id="Line 7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14:paraId="2F7A4078" w14:textId="77777777"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14:paraId="0007FF7C" w14:textId="77777777"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14:paraId="4DE0DAE3" w14:textId="77777777"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14:paraId="1E0C0548" w14:textId="77777777" w:rsidTr="00A45C57">
        <w:trPr>
          <w:tblHeader/>
        </w:trPr>
        <w:tc>
          <w:tcPr>
            <w:tcW w:w="1440" w:type="dxa"/>
            <w:shd w:val="solid" w:color="auto" w:fill="000000"/>
          </w:tcPr>
          <w:p w14:paraId="463A2210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F39A0FF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20E220AB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14:paraId="2AFF48B1" w14:textId="77777777" w:rsidTr="00A45C57">
        <w:tc>
          <w:tcPr>
            <w:tcW w:w="1440" w:type="dxa"/>
          </w:tcPr>
          <w:p w14:paraId="4E3367BC" w14:textId="77777777" w:rsidR="009F2A51" w:rsidRPr="00FF578D" w:rsidRDefault="007C6827" w:rsidP="00A440F9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03/</w:t>
            </w:r>
            <w:r w:rsidR="00A440F9">
              <w:rPr>
                <w:rFonts w:ascii="Times New Roman (PCL6)" w:hAnsi="Times New Roman (PCL6)"/>
              </w:rPr>
              <w:t>23</w:t>
            </w:r>
            <w:r>
              <w:rPr>
                <w:rFonts w:ascii="Times New Roman (PCL6)" w:hAnsi="Times New Roman (PCL6)"/>
              </w:rPr>
              <w:t>/2016</w:t>
            </w:r>
          </w:p>
        </w:tc>
        <w:tc>
          <w:tcPr>
            <w:tcW w:w="5238" w:type="dxa"/>
          </w:tcPr>
          <w:p w14:paraId="251F6334" w14:textId="77777777" w:rsidR="009F2A51" w:rsidRPr="00D37C04" w:rsidRDefault="00A67A9C" w:rsidP="00A440F9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 xml:space="preserve">. TFS </w:t>
            </w:r>
            <w:r w:rsidR="00A440F9">
              <w:t>2283.</w:t>
            </w:r>
          </w:p>
        </w:tc>
        <w:tc>
          <w:tcPr>
            <w:tcW w:w="2790" w:type="dxa"/>
          </w:tcPr>
          <w:p w14:paraId="402D7571" w14:textId="77777777"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CA2A9D" w:rsidRPr="00D37C04" w14:paraId="15ECE7F0" w14:textId="77777777" w:rsidTr="00A45C57">
        <w:tc>
          <w:tcPr>
            <w:tcW w:w="1440" w:type="dxa"/>
          </w:tcPr>
          <w:p w14:paraId="1E948392" w14:textId="77777777" w:rsidR="00CA2A9D" w:rsidRPr="00D37C04" w:rsidRDefault="00CA2A9D" w:rsidP="00CA2A9D">
            <w:pPr>
              <w:pStyle w:val="hdr1"/>
              <w:ind w:left="0"/>
              <w:jc w:val="left"/>
            </w:pPr>
            <w:r>
              <w:t>8/14/2017</w:t>
            </w:r>
          </w:p>
        </w:tc>
        <w:tc>
          <w:tcPr>
            <w:tcW w:w="5238" w:type="dxa"/>
          </w:tcPr>
          <w:p w14:paraId="428846A4" w14:textId="77777777" w:rsidR="00CA2A9D" w:rsidRPr="00D37C04" w:rsidRDefault="00CA2A9D" w:rsidP="00CA2A9D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2.0 TFS 7105 – Upgrade to SQL Server 2012</w:t>
            </w:r>
          </w:p>
        </w:tc>
        <w:tc>
          <w:tcPr>
            <w:tcW w:w="2790" w:type="dxa"/>
          </w:tcPr>
          <w:p w14:paraId="010AC9D0" w14:textId="77777777" w:rsidR="00CA2A9D" w:rsidRPr="00D37C04" w:rsidRDefault="00CA2A9D" w:rsidP="00CA2A9D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6F6200" w:rsidRPr="00D37C04" w14:paraId="44A02E34" w14:textId="77777777" w:rsidTr="00A53AE3">
        <w:tc>
          <w:tcPr>
            <w:tcW w:w="1440" w:type="dxa"/>
          </w:tcPr>
          <w:p w14:paraId="3C8A9E95" w14:textId="77777777" w:rsidR="006F6200" w:rsidRPr="00D37C04" w:rsidRDefault="006F6200" w:rsidP="006F6200">
            <w:pPr>
              <w:pStyle w:val="hdr1"/>
              <w:ind w:left="0"/>
              <w:jc w:val="left"/>
            </w:pPr>
            <w:r>
              <w:t>12/28/2017</w:t>
            </w:r>
          </w:p>
        </w:tc>
        <w:tc>
          <w:tcPr>
            <w:tcW w:w="5238" w:type="dxa"/>
          </w:tcPr>
          <w:p w14:paraId="2CF2888B" w14:textId="77777777" w:rsidR="006F6200" w:rsidRPr="00D37C04" w:rsidRDefault="006F6200" w:rsidP="006F6200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3.0 TFS 7854 – Encryption related changes for feed files and staging tables</w:t>
            </w:r>
          </w:p>
        </w:tc>
        <w:tc>
          <w:tcPr>
            <w:tcW w:w="2790" w:type="dxa"/>
          </w:tcPr>
          <w:p w14:paraId="6F6D0686" w14:textId="77777777" w:rsidR="006F6200" w:rsidRPr="00D37C04" w:rsidRDefault="006F6200" w:rsidP="006F6200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A53AE3" w:rsidRPr="00D37C04" w14:paraId="7D37F5A3" w14:textId="77777777" w:rsidTr="00A45C57">
        <w:tc>
          <w:tcPr>
            <w:tcW w:w="1440" w:type="dxa"/>
          </w:tcPr>
          <w:p w14:paraId="50194D8B" w14:textId="77777777" w:rsidR="00A53AE3" w:rsidRPr="00D37C04" w:rsidRDefault="00A53AE3" w:rsidP="00A53AE3">
            <w:pPr>
              <w:pStyle w:val="hdr1"/>
              <w:ind w:left="0"/>
              <w:jc w:val="left"/>
            </w:pPr>
            <w:r>
              <w:t>07/10/2019</w:t>
            </w:r>
          </w:p>
        </w:tc>
        <w:tc>
          <w:tcPr>
            <w:tcW w:w="5238" w:type="dxa"/>
          </w:tcPr>
          <w:p w14:paraId="75C0A05D" w14:textId="77777777" w:rsidR="00A53AE3" w:rsidRPr="00D37C04" w:rsidRDefault="00A53AE3" w:rsidP="00A53AE3">
            <w:pPr>
              <w:pStyle w:val="hdr1"/>
              <w:ind w:left="0"/>
              <w:jc w:val="left"/>
            </w:pPr>
            <w:r>
              <w:t xml:space="preserve">4.0 </w:t>
            </w:r>
            <w:r w:rsidRPr="00185D0F">
              <w:t>TFS 14706 - Switch smtpout.gdit.com to ironport.maximus.com</w:t>
            </w:r>
          </w:p>
        </w:tc>
        <w:tc>
          <w:tcPr>
            <w:tcW w:w="2790" w:type="dxa"/>
          </w:tcPr>
          <w:p w14:paraId="79D50BF0" w14:textId="77777777" w:rsidR="00A53AE3" w:rsidRPr="00D37C04" w:rsidRDefault="00A53AE3" w:rsidP="00A53AE3">
            <w:pPr>
              <w:pStyle w:val="hdr1"/>
              <w:ind w:left="0"/>
              <w:jc w:val="left"/>
            </w:pPr>
            <w:r w:rsidRPr="002A770C">
              <w:t>Susmitha Palacherla</w:t>
            </w:r>
          </w:p>
        </w:tc>
      </w:tr>
      <w:tr w:rsidR="00577E97" w:rsidRPr="00D37C04" w14:paraId="6CF102BD" w14:textId="77777777" w:rsidTr="00A45C57">
        <w:tc>
          <w:tcPr>
            <w:tcW w:w="1440" w:type="dxa"/>
          </w:tcPr>
          <w:p w14:paraId="66D76D5E" w14:textId="77777777" w:rsidR="00577E97" w:rsidRPr="00D37C04" w:rsidRDefault="00577E97" w:rsidP="00577E97">
            <w:pPr>
              <w:pStyle w:val="hdr1"/>
              <w:ind w:left="0"/>
              <w:jc w:val="left"/>
            </w:pPr>
            <w:r>
              <w:t>7/29/2020</w:t>
            </w:r>
          </w:p>
        </w:tc>
        <w:tc>
          <w:tcPr>
            <w:tcW w:w="5238" w:type="dxa"/>
          </w:tcPr>
          <w:p w14:paraId="718B926D" w14:textId="06BCA0DF" w:rsidR="00577E97" w:rsidRPr="00D37C04" w:rsidRDefault="00577E97" w:rsidP="00577E97">
            <w:pPr>
              <w:pStyle w:val="hdr1"/>
              <w:ind w:left="0"/>
              <w:jc w:val="left"/>
            </w:pPr>
            <w:r w:rsidRPr="00585627">
              <w:t xml:space="preserve">TFS 17716 - Removed company specific references </w:t>
            </w:r>
          </w:p>
        </w:tc>
        <w:tc>
          <w:tcPr>
            <w:tcW w:w="2790" w:type="dxa"/>
          </w:tcPr>
          <w:p w14:paraId="127D534A" w14:textId="77777777" w:rsidR="00577E97" w:rsidRPr="00D37C04" w:rsidRDefault="00577E97" w:rsidP="00577E97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9F2A51" w:rsidRPr="00D37C04" w14:paraId="59F84011" w14:textId="77777777" w:rsidTr="00A45C57">
        <w:tc>
          <w:tcPr>
            <w:tcW w:w="1440" w:type="dxa"/>
          </w:tcPr>
          <w:p w14:paraId="75030A16" w14:textId="37443B52" w:rsidR="009F2A51" w:rsidRPr="00D37C04" w:rsidRDefault="003755A8" w:rsidP="00A45C57">
            <w:pPr>
              <w:pStyle w:val="hdr1"/>
              <w:ind w:left="0"/>
              <w:jc w:val="left"/>
            </w:pPr>
            <w:ins w:id="4" w:author="Palacherla, Susmitha C" w:date="2021-04-19T18:38:00Z">
              <w:r>
                <w:t>4/19/2021</w:t>
              </w:r>
            </w:ins>
          </w:p>
        </w:tc>
        <w:tc>
          <w:tcPr>
            <w:tcW w:w="5238" w:type="dxa"/>
          </w:tcPr>
          <w:p w14:paraId="10A6F0E5" w14:textId="463790E6" w:rsidR="009F2A51" w:rsidRPr="00D37C04" w:rsidRDefault="003755A8" w:rsidP="003755A8">
            <w:pPr>
              <w:pStyle w:val="hdr1"/>
              <w:ind w:left="0"/>
              <w:jc w:val="left"/>
            </w:pPr>
            <w:ins w:id="5" w:author="Palacherla, Susmitha C" w:date="2021-04-19T18:38:00Z">
              <w:r>
                <w:t>TFS 20677 -  AD island to AD AWS environment changes</w:t>
              </w:r>
            </w:ins>
          </w:p>
        </w:tc>
        <w:tc>
          <w:tcPr>
            <w:tcW w:w="2790" w:type="dxa"/>
          </w:tcPr>
          <w:p w14:paraId="6F744141" w14:textId="7075D127" w:rsidR="009F2A51" w:rsidRPr="00D37C04" w:rsidRDefault="003755A8" w:rsidP="00A45C57">
            <w:pPr>
              <w:pStyle w:val="hdr1"/>
              <w:ind w:left="0"/>
              <w:jc w:val="left"/>
            </w:pPr>
            <w:ins w:id="6" w:author="Palacherla, Susmitha C" w:date="2021-04-19T18:38:00Z">
              <w:r w:rsidRPr="00585627">
                <w:t>Susmitha Palacherla</w:t>
              </w:r>
            </w:ins>
          </w:p>
        </w:tc>
      </w:tr>
      <w:tr w:rsidR="009F2A51" w:rsidRPr="00D37C04" w14:paraId="238CD401" w14:textId="77777777" w:rsidTr="00A45C57">
        <w:tc>
          <w:tcPr>
            <w:tcW w:w="1440" w:type="dxa"/>
          </w:tcPr>
          <w:p w14:paraId="23BEA3EB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63A33CBF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085E4514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14:paraId="6CADE5A1" w14:textId="77777777" w:rsidR="009F2A51" w:rsidRPr="002431EB" w:rsidRDefault="009F2A51" w:rsidP="009F2A51">
      <w:pPr>
        <w:pStyle w:val="BodyText"/>
      </w:pPr>
    </w:p>
    <w:p w14:paraId="664F4553" w14:textId="77777777"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7" w:name="_Toc434743870"/>
      <w:r w:rsidRPr="002431EB">
        <w:br w:type="page"/>
      </w:r>
      <w:bookmarkEnd w:id="7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A237A77" w14:textId="77777777" w:rsidR="00481F6E" w:rsidRDefault="00481F6E">
          <w:pPr>
            <w:pStyle w:val="TOCHeading"/>
          </w:pPr>
          <w:r>
            <w:t>Contents</w:t>
          </w:r>
        </w:p>
        <w:p w14:paraId="0E1DDDA2" w14:textId="77777777" w:rsidR="00FE68F9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71877" w:history="1">
            <w:r w:rsidR="00FE68F9" w:rsidRPr="00E11935">
              <w:rPr>
                <w:rStyle w:val="Hyperlink"/>
                <w:noProof/>
              </w:rPr>
              <w:t>1.</w:t>
            </w:r>
            <w:r w:rsidR="00FE68F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E68F9" w:rsidRPr="00E11935">
              <w:rPr>
                <w:rStyle w:val="Hyperlink"/>
                <w:noProof/>
              </w:rPr>
              <w:t>Overview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_Toc503971877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4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2ACC3E62" w14:textId="77777777" w:rsidR="00FE68F9" w:rsidRDefault="003E20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78" w:history="1">
            <w:r w:rsidR="00FE68F9" w:rsidRPr="00E11935">
              <w:rPr>
                <w:rStyle w:val="Hyperlink"/>
                <w:rFonts w:ascii="Calibri" w:hAnsi="Calibri"/>
                <w:noProof/>
              </w:rPr>
              <w:t>1.1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Project Description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_Toc503971878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4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788207B8" w14:textId="77777777" w:rsidR="00FE68F9" w:rsidRDefault="003E20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79" w:history="1">
            <w:r w:rsidR="00FE68F9" w:rsidRPr="00E11935">
              <w:rPr>
                <w:rStyle w:val="Hyperlink"/>
                <w:rFonts w:ascii="Calibri" w:hAnsi="Calibri"/>
                <w:noProof/>
              </w:rPr>
              <w:t>1.2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Document Scope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_Toc503971879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4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2F6F210B" w14:textId="77777777" w:rsidR="00FE68F9" w:rsidRDefault="003E20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0" w:history="1">
            <w:r w:rsidR="00FE68F9" w:rsidRPr="00E11935">
              <w:rPr>
                <w:rStyle w:val="Hyperlink"/>
                <w:rFonts w:ascii="Calibri" w:hAnsi="Calibri"/>
                <w:noProof/>
              </w:rPr>
              <w:t>1.3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Source Files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_Toc503971880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4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55537EEF" w14:textId="77777777" w:rsidR="00FE68F9" w:rsidRDefault="003E20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1" w:history="1">
            <w:r w:rsidR="00FE68F9" w:rsidRPr="00E11935">
              <w:rPr>
                <w:rStyle w:val="Hyperlink"/>
                <w:rFonts w:ascii="Calibri" w:hAnsi="Calibri"/>
                <w:noProof/>
              </w:rPr>
              <w:t>1.4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Module List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_Toc503971881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7F396BCA" w14:textId="77777777" w:rsidR="00FE68F9" w:rsidRDefault="003E20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2" w:history="1">
            <w:r w:rsidR="00FE68F9" w:rsidRPr="00E11935">
              <w:rPr>
                <w:rStyle w:val="Hyperlink"/>
                <w:rFonts w:ascii="Calibri" w:hAnsi="Calibri"/>
                <w:noProof/>
              </w:rPr>
              <w:t>1.5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_Toc503971882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58E923D6" w14:textId="77777777" w:rsidR="00FE68F9" w:rsidRDefault="003E20E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83" w:history="1">
            <w:r w:rsidR="00FE68F9" w:rsidRPr="00E11935">
              <w:rPr>
                <w:rStyle w:val="Hyperlink"/>
                <w:noProof/>
              </w:rPr>
              <w:t>1.5.1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noProof/>
              </w:rPr>
              <w:t>Software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_Toc503971883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0310A189" w14:textId="77777777" w:rsidR="00FE68F9" w:rsidRDefault="003E20E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84" w:history="1">
            <w:r w:rsidR="00FE68F9" w:rsidRPr="00E11935">
              <w:rPr>
                <w:rStyle w:val="Hyperlink"/>
                <w:noProof/>
              </w:rPr>
              <w:t>1.5.2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noProof/>
              </w:rPr>
              <w:t>Hardware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_Toc503971884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3011C19D" w14:textId="77777777" w:rsidR="00FE68F9" w:rsidRDefault="003E20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5" w:history="1">
            <w:r w:rsidR="00FE68F9" w:rsidRPr="00E11935">
              <w:rPr>
                <w:rStyle w:val="Hyperlink"/>
                <w:rFonts w:ascii="Calibri" w:hAnsi="Calibri"/>
                <w:noProof/>
              </w:rPr>
              <w:t>1.6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Users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_Toc503971885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343D6A65" w14:textId="77777777" w:rsidR="00FE68F9" w:rsidRDefault="003E20E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971886" w:history="1">
            <w:r w:rsidR="00FE68F9" w:rsidRPr="00E11935">
              <w:rPr>
                <w:rStyle w:val="Hyperlink"/>
                <w:noProof/>
              </w:rPr>
              <w:t>2.</w:t>
            </w:r>
            <w:r w:rsidR="00FE68F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E68F9" w:rsidRPr="00E11935">
              <w:rPr>
                <w:rStyle w:val="Hyperlink"/>
                <w:noProof/>
              </w:rPr>
              <w:t>Details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_Toc503971886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6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332784AD" w14:textId="77777777" w:rsidR="00FE68F9" w:rsidRDefault="003E20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9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2.1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Source Files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_Toc503971889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6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0E19AE7A" w14:textId="77777777" w:rsidR="00FE68F9" w:rsidRDefault="003E20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90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2.2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Module Details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_Toc503971890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6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0A4738B1" w14:textId="77777777" w:rsidR="00FE68F9" w:rsidRDefault="003E20E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1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2.2.1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SQL agent job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_Toc503971891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6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6956A4E2" w14:textId="77777777" w:rsidR="00FE68F9" w:rsidRDefault="003E20E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2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2.2.2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SSIS Package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_Toc503971892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6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3C004FFD" w14:textId="77777777" w:rsidR="00FE68F9" w:rsidRDefault="003E20E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3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2.2.3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Tables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_Toc503971893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25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7309673C" w14:textId="77777777" w:rsidR="00FE68F9" w:rsidRDefault="003E20E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4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2.2.4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Procedures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_Toc503971894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25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4ACA7031" w14:textId="77777777" w:rsidR="00FE68F9" w:rsidRDefault="003E20E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5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2.2.5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Functions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_Toc503971895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25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533EEA55" w14:textId="77777777"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14:paraId="2FB09340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240DC5F5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3F701B53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AD51864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6C159AFA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3E7632E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2ED4A704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2F180CFC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8B6F2CB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2D8D2805" w14:textId="77777777"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8" w:name="_Toc503971877"/>
      <w:r w:rsidRPr="0027630C">
        <w:rPr>
          <w:color w:val="auto"/>
        </w:rPr>
        <w:lastRenderedPageBreak/>
        <w:t>Overview</w:t>
      </w:r>
      <w:bookmarkEnd w:id="8"/>
    </w:p>
    <w:p w14:paraId="1B450C3A" w14:textId="77777777"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9" w:name="_Toc503971878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9"/>
    </w:p>
    <w:p w14:paraId="42F2E0B1" w14:textId="77777777"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exists.  It provides a method to </w:t>
      </w:r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make a determination</w:t>
      </w:r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>
        <w:rPr>
          <w:rFonts w:asciiTheme="minorHAnsi" w:hAnsiTheme="minorHAnsi" w:cs="Segoe UI"/>
          <w:color w:val="000000" w:themeColor="text1"/>
        </w:rPr>
        <w:t xml:space="preserve"> feed contains records for 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TQC GDIT verified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 when prescribed length of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 session is completed much sooner than expected.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are created by the</w:t>
      </w:r>
      <w:r w:rsidR="00026536">
        <w:rPr>
          <w:rFonts w:asciiTheme="minorHAnsi" w:hAnsiTheme="minorHAnsi" w:cs="Segoe UI"/>
          <w:color w:val="000000" w:themeColor="text1"/>
        </w:rPr>
        <w:t xml:space="preserve"> </w:t>
      </w:r>
      <w:r w:rsidR="007C6827">
        <w:rPr>
          <w:rFonts w:asciiTheme="minorHAnsi" w:hAnsiTheme="minorHAnsi" w:cs="Segoe UI"/>
          <w:color w:val="000000" w:themeColor="text1"/>
        </w:rPr>
        <w:t>Quality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team which </w:t>
      </w:r>
      <w:r w:rsidR="00026536">
        <w:rPr>
          <w:rFonts w:asciiTheme="minorHAnsi" w:hAnsiTheme="minorHAnsi" w:cs="Segoe UI"/>
          <w:color w:val="000000" w:themeColor="text1"/>
        </w:rPr>
        <w:t>identifies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thresholds and exceptions that require coaching or further research by Call Center </w:t>
      </w:r>
      <w:r w:rsidR="007C6827">
        <w:rPr>
          <w:rFonts w:asciiTheme="minorHAnsi" w:hAnsiTheme="minorHAnsi" w:cs="Segoe UI"/>
          <w:color w:val="000000" w:themeColor="text1"/>
        </w:rPr>
        <w:t xml:space="preserve">Supervisors.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All items are entered into the </w:t>
      </w:r>
      <w:r w:rsidR="007C6827">
        <w:rPr>
          <w:rFonts w:asciiTheme="minorHAnsi" w:hAnsiTheme="minorHAnsi" w:cs="Segoe UI"/>
          <w:color w:val="000000" w:themeColor="text1"/>
        </w:rPr>
        <w:t xml:space="preserve">eCL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via a data feed. Utilizing the eCL </w:t>
      </w:r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work-flow</w:t>
      </w:r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, items can be tracked from start to finish to verify if items have been addressed. The eCL will also provide reporting on the number of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</w:t>
      </w:r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entered into</w:t>
      </w:r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the system, the number coached, pending coaching, pending review or reasons why coaching was not required.</w:t>
      </w:r>
    </w:p>
    <w:p w14:paraId="7AA2B50C" w14:textId="77777777"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14:paraId="4F0889E4" w14:textId="77777777"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0" w:name="_Toc503971879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10"/>
    </w:p>
    <w:p w14:paraId="159EC579" w14:textId="77777777"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provided by the</w:t>
      </w:r>
      <w:r w:rsidR="00381B5A">
        <w:rPr>
          <w:rFonts w:asciiTheme="minorHAnsi" w:hAnsiTheme="minorHAnsi" w:cs="Segoe UI"/>
          <w:color w:val="000000" w:themeColor="text1"/>
        </w:rPr>
        <w:t xml:space="preserve"> Training and Development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team into the eCoaching database. Once the reports are loaded into the database the logs are tracked through the workflow like any Coaching log entered from the web interface.</w:t>
      </w:r>
    </w:p>
    <w:p w14:paraId="070A7E0A" w14:textId="77777777"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14:paraId="3891F942" w14:textId="77777777"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14:paraId="53143896" w14:textId="77777777"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1" w:name="_Toc503971880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11"/>
    </w:p>
    <w:p w14:paraId="49CBA3A4" w14:textId="77777777" w:rsidR="006F6200" w:rsidRPr="006F6200" w:rsidRDefault="006F6200" w:rsidP="006F6200">
      <w:pPr>
        <w:spacing w:after="0"/>
        <w:rPr>
          <w:rFonts w:ascii="Times New Roman" w:hAnsi="Times New Roman"/>
          <w:color w:val="000000" w:themeColor="text1"/>
        </w:rPr>
      </w:pPr>
      <w:r w:rsidRPr="006F6200">
        <w:rPr>
          <w:rFonts w:ascii="Times New Roman" w:hAnsi="Times New Roman"/>
          <w:color w:val="000000" w:themeColor="text1"/>
        </w:rPr>
        <w:t xml:space="preserve">The table below shows </w:t>
      </w:r>
      <w:proofErr w:type="gramStart"/>
      <w:r w:rsidRPr="006F6200">
        <w:rPr>
          <w:rFonts w:ascii="Times New Roman" w:hAnsi="Times New Roman"/>
          <w:color w:val="000000" w:themeColor="text1"/>
        </w:rPr>
        <w:t>all of</w:t>
      </w:r>
      <w:proofErr w:type="gramEnd"/>
      <w:r w:rsidRPr="006F6200">
        <w:rPr>
          <w:rFonts w:ascii="Times New Roman" w:hAnsi="Times New Roman"/>
          <w:color w:val="000000" w:themeColor="text1"/>
        </w:rPr>
        <w:t xml:space="preserve"> the </w:t>
      </w:r>
      <w:r>
        <w:rPr>
          <w:rFonts w:ascii="Times New Roman" w:hAnsi="Times New Roman"/>
          <w:color w:val="000000" w:themeColor="text1"/>
        </w:rPr>
        <w:t>Training</w:t>
      </w:r>
      <w:r w:rsidRPr="006F6200">
        <w:rPr>
          <w:rFonts w:ascii="Times New Roman" w:hAnsi="Times New Roman"/>
          <w:color w:val="000000" w:themeColor="text1"/>
        </w:rPr>
        <w:t xml:space="preserve"> report types that can arrive as feeds. Currently active feeds are marked by an ‘X’ in the table below. </w:t>
      </w:r>
    </w:p>
    <w:p w14:paraId="2451998E" w14:textId="3A94D580" w:rsidR="006F6200" w:rsidRPr="006F6200" w:rsidRDefault="006F6200" w:rsidP="006F6200">
      <w:pPr>
        <w:spacing w:after="0"/>
        <w:rPr>
          <w:rFonts w:ascii="Times New Roman" w:hAnsi="Times New Roman"/>
          <w:color w:val="000000" w:themeColor="text1"/>
        </w:rPr>
      </w:pPr>
      <w:r w:rsidRPr="006F6200">
        <w:rPr>
          <w:rFonts w:ascii="Times New Roman" w:hAnsi="Times New Roman"/>
          <w:color w:val="000000" w:themeColor="text1"/>
        </w:rPr>
        <w:t xml:space="preserve">Encrypted files are staged at  </w:t>
      </w:r>
      <w:r w:rsidRPr="006F620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3E20E9">
        <w:fldChar w:fldCharType="begin"/>
      </w:r>
      <w:r w:rsidR="003E20E9">
        <w:instrText xml:space="preserve"> HYPERLINK "file:///\\\\f3420-ecldbp01\\data\\Coaching\\Training\\Encrypt_Out%20" </w:instrText>
      </w:r>
      <w:r w:rsidR="003E20E9">
        <w:fldChar w:fldCharType="separate"/>
      </w:r>
      <w:r w:rsidRPr="00700164">
        <w:rPr>
          <w:rStyle w:val="Hyperlink"/>
          <w:rFonts w:ascii="Times New Roman" w:hAnsi="Times New Roman"/>
          <w:sz w:val="20"/>
          <w:szCs w:val="20"/>
        </w:rPr>
        <w:t>\\</w:t>
      </w:r>
      <w:del w:id="12" w:author="Palacherla, Susmitha C" w:date="2021-04-20T08:10:00Z">
        <w:r w:rsidRPr="00700164" w:rsidDel="0006028F">
          <w:rPr>
            <w:rStyle w:val="Hyperlink"/>
            <w:rFonts w:ascii="Times New Roman" w:hAnsi="Times New Roman"/>
            <w:sz w:val="20"/>
            <w:szCs w:val="20"/>
          </w:rPr>
          <w:delText>f3420-ecldbp01</w:delText>
        </w:r>
      </w:del>
      <w:ins w:id="13" w:author="Palacherla, Susmitha C" w:date="2021-04-20T08:10:00Z">
        <w:r w:rsidR="0006028F">
          <w:rPr>
            <w:rStyle w:val="Hyperlink"/>
            <w:rFonts w:ascii="Times New Roman" w:hAnsi="Times New Roman"/>
            <w:sz w:val="20"/>
            <w:szCs w:val="20"/>
          </w:rPr>
          <w:t>UVAAPADSQL50CCO</w:t>
        </w:r>
      </w:ins>
      <w:r w:rsidRPr="00700164">
        <w:rPr>
          <w:rStyle w:val="Hyperlink"/>
          <w:rFonts w:ascii="Times New Roman" w:hAnsi="Times New Roman"/>
          <w:sz w:val="20"/>
          <w:szCs w:val="20"/>
        </w:rPr>
        <w:t>\data\Coaching\Training\Encrypt_Out</w:t>
      </w:r>
      <w:r w:rsidRPr="00700164" w:rsidDel="00124D8C">
        <w:rPr>
          <w:rStyle w:val="Hyperlink"/>
          <w:rFonts w:ascii="Times New Roman" w:hAnsi="Times New Roman"/>
          <w:sz w:val="20"/>
          <w:szCs w:val="20"/>
        </w:rPr>
        <w:t xml:space="preserve"> </w:t>
      </w:r>
      <w:r w:rsidR="003E20E9">
        <w:rPr>
          <w:rStyle w:val="Hyperlink"/>
          <w:rFonts w:ascii="Times New Roman" w:hAnsi="Times New Roman"/>
          <w:sz w:val="20"/>
          <w:szCs w:val="20"/>
        </w:rPr>
        <w:fldChar w:fldCharType="end"/>
      </w:r>
      <w:r w:rsidRPr="006F6200">
        <w:rPr>
          <w:rFonts w:ascii="Times New Roman" w:hAnsi="Times New Roman"/>
          <w:sz w:val="20"/>
          <w:szCs w:val="20"/>
        </w:rPr>
        <w:t xml:space="preserve">with naming convention </w:t>
      </w:r>
      <w:proofErr w:type="spellStart"/>
      <w:r>
        <w:rPr>
          <w:rFonts w:ascii="Times New Roman" w:hAnsi="Times New Roman"/>
          <w:sz w:val="20"/>
          <w:szCs w:val="20"/>
        </w:rPr>
        <w:t>eCL_Training</w:t>
      </w:r>
      <w:r w:rsidRPr="006F6200">
        <w:rPr>
          <w:rFonts w:ascii="Times New Roman" w:hAnsi="Times New Roman"/>
          <w:sz w:val="20"/>
          <w:szCs w:val="20"/>
        </w:rPr>
        <w:t>_Feed</w:t>
      </w:r>
      <w:r>
        <w:rPr>
          <w:rFonts w:ascii="Times New Roman" w:hAnsi="Times New Roman"/>
          <w:color w:val="000000" w:themeColor="text1"/>
        </w:rPr>
        <w:t>_XX</w:t>
      </w:r>
      <w:r w:rsidRPr="006F6200">
        <w:rPr>
          <w:rFonts w:ascii="Times New Roman" w:hAnsi="Times New Roman"/>
          <w:color w:val="000000" w:themeColor="text1"/>
        </w:rPr>
        <w:t>Xyyyymmdd</w:t>
      </w:r>
      <w:r w:rsidRPr="006F6200">
        <w:rPr>
          <w:rFonts w:ascii="Times New Roman" w:hAnsi="Times New Roman"/>
          <w:sz w:val="20"/>
          <w:szCs w:val="20"/>
        </w:rPr>
        <w:t>.csv.zip.encrypt</w:t>
      </w:r>
      <w:proofErr w:type="spellEnd"/>
      <w:r w:rsidRPr="006F6200">
        <w:rPr>
          <w:rFonts w:ascii="Times New Roman" w:hAnsi="Times New Roman"/>
          <w:sz w:val="20"/>
          <w:szCs w:val="20"/>
        </w:rPr>
        <w:t xml:space="preserve"> until scheduled load time.</w:t>
      </w:r>
    </w:p>
    <w:p w14:paraId="697CA14B" w14:textId="2F5E7393" w:rsidR="006F6200" w:rsidRPr="006F6200" w:rsidRDefault="006F6200" w:rsidP="006F6200">
      <w:pPr>
        <w:spacing w:after="0"/>
        <w:rPr>
          <w:rFonts w:ascii="Times New Roman" w:hAnsi="Times New Roman"/>
          <w:color w:val="000000" w:themeColor="text1"/>
          <w:sz w:val="20"/>
          <w:szCs w:val="20"/>
        </w:rPr>
      </w:pPr>
      <w:r w:rsidRPr="006F6200">
        <w:rPr>
          <w:rFonts w:ascii="Times New Roman" w:hAnsi="Times New Roman"/>
          <w:color w:val="000000" w:themeColor="text1"/>
        </w:rPr>
        <w:t>Files are decrypted during the load process to naming convention eCL_</w:t>
      </w:r>
      <w:r>
        <w:rPr>
          <w:rFonts w:ascii="Times New Roman" w:hAnsi="Times New Roman"/>
          <w:color w:val="000000" w:themeColor="text1"/>
        </w:rPr>
        <w:t>Training</w:t>
      </w:r>
      <w:r w:rsidRPr="006F6200">
        <w:rPr>
          <w:rFonts w:ascii="Times New Roman" w:hAnsi="Times New Roman"/>
          <w:color w:val="000000" w:themeColor="text1"/>
        </w:rPr>
        <w:t>_Feed_XX</w:t>
      </w:r>
      <w:r>
        <w:rPr>
          <w:rFonts w:ascii="Times New Roman" w:hAnsi="Times New Roman"/>
          <w:color w:val="000000" w:themeColor="text1"/>
        </w:rPr>
        <w:t>X</w:t>
      </w:r>
      <w:r w:rsidRPr="006F6200">
        <w:rPr>
          <w:rFonts w:ascii="Times New Roman" w:hAnsi="Times New Roman"/>
          <w:color w:val="000000" w:themeColor="text1"/>
        </w:rPr>
        <w:t>yyyymmdd.csv and placed in directory</w:t>
      </w:r>
      <w:r w:rsidRPr="006F620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3E20E9">
        <w:fldChar w:fldCharType="begin"/>
      </w:r>
      <w:r w:rsidR="003E20E9">
        <w:instrText xml:space="preserve"> HYPERLINK "file:///\\\\f3420-ecldbp01\\data\\Coaching\\Training\\Decrypt_Out%20" </w:instrText>
      </w:r>
      <w:r w:rsidR="003E20E9">
        <w:fldChar w:fldCharType="separate"/>
      </w:r>
      <w:r w:rsidRPr="00700164">
        <w:rPr>
          <w:rStyle w:val="Hyperlink"/>
          <w:rFonts w:ascii="Times New Roman" w:hAnsi="Times New Roman"/>
          <w:sz w:val="20"/>
          <w:szCs w:val="20"/>
        </w:rPr>
        <w:t>\\</w:t>
      </w:r>
      <w:del w:id="14" w:author="Palacherla, Susmitha C" w:date="2021-04-20T08:10:00Z">
        <w:r w:rsidRPr="00700164" w:rsidDel="0006028F">
          <w:rPr>
            <w:rStyle w:val="Hyperlink"/>
            <w:rFonts w:ascii="Times New Roman" w:hAnsi="Times New Roman"/>
            <w:sz w:val="20"/>
            <w:szCs w:val="20"/>
          </w:rPr>
          <w:delText>f3420-ecldbp01</w:delText>
        </w:r>
      </w:del>
      <w:ins w:id="15" w:author="Palacherla, Susmitha C" w:date="2021-04-20T08:10:00Z">
        <w:r w:rsidR="0006028F">
          <w:rPr>
            <w:rStyle w:val="Hyperlink"/>
            <w:rFonts w:ascii="Times New Roman" w:hAnsi="Times New Roman"/>
            <w:sz w:val="20"/>
            <w:szCs w:val="20"/>
          </w:rPr>
          <w:t>UVAAPADSQL50CCO</w:t>
        </w:r>
      </w:ins>
      <w:r w:rsidRPr="00700164">
        <w:rPr>
          <w:rStyle w:val="Hyperlink"/>
          <w:rFonts w:ascii="Times New Roman" w:hAnsi="Times New Roman"/>
          <w:sz w:val="20"/>
          <w:szCs w:val="20"/>
        </w:rPr>
        <w:t>\data\Coaching\Training\Decrypt_Out</w:t>
      </w:r>
      <w:r w:rsidRPr="00700164" w:rsidDel="00124D8C">
        <w:rPr>
          <w:rStyle w:val="Hyperlink"/>
          <w:rFonts w:ascii="Times New Roman" w:hAnsi="Times New Roman"/>
          <w:sz w:val="20"/>
          <w:szCs w:val="20"/>
        </w:rPr>
        <w:t xml:space="preserve"> </w:t>
      </w:r>
      <w:r w:rsidR="003E20E9">
        <w:rPr>
          <w:rStyle w:val="Hyperlink"/>
          <w:rFonts w:ascii="Times New Roman" w:hAnsi="Times New Roman"/>
          <w:sz w:val="20"/>
          <w:szCs w:val="20"/>
        </w:rPr>
        <w:fldChar w:fldCharType="end"/>
      </w:r>
      <w:r w:rsidRPr="006F6200">
        <w:rPr>
          <w:rFonts w:ascii="Times New Roman" w:hAnsi="Times New Roman"/>
          <w:sz w:val="20"/>
          <w:szCs w:val="20"/>
        </w:rPr>
        <w:t>from where they get loaded.</w:t>
      </w:r>
    </w:p>
    <w:p w14:paraId="6D44A9BD" w14:textId="77777777"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79"/>
        <w:gridCol w:w="4435"/>
        <w:gridCol w:w="1043"/>
        <w:gridCol w:w="554"/>
        <w:gridCol w:w="876"/>
        <w:gridCol w:w="569"/>
        <w:gridCol w:w="1699"/>
      </w:tblGrid>
      <w:tr w:rsidR="0053330A" w:rsidRPr="007E2C75" w14:paraId="5B654EC8" w14:textId="77777777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7E309C49" w14:textId="77777777"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9E89AA0" w14:textId="77777777"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B80BA93" w14:textId="77777777"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74827A0F" w14:textId="77777777"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4C91776D" w14:textId="77777777"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39F72AF" w14:textId="77777777"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6FF4E23" w14:textId="77777777"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14:paraId="222B553C" w14:textId="77777777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88C4617" w14:textId="77777777"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1869CEBA" w14:textId="77777777" w:rsidR="0053330A" w:rsidRPr="007E2C75" w:rsidRDefault="00D03711" w:rsidP="003C2E27">
            <w:pPr>
              <w:spacing w:after="0" w:line="240" w:lineRule="auto"/>
              <w:rPr>
                <w:color w:val="00000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="0053330A" w:rsidRPr="007E2C75">
              <w:rPr>
                <w:color w:val="000000"/>
              </w:rPr>
              <w:t xml:space="preserve">: </w:t>
            </w:r>
            <w:r w:rsidR="007C6827">
              <w:rPr>
                <w:color w:val="000000"/>
              </w:rPr>
              <w:t>Short Duration Reporting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E2C7E67" w14:textId="77777777" w:rsidR="0053330A" w:rsidRPr="007E2C75" w:rsidRDefault="006F6200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7BF9FE2C" w14:textId="77777777" w:rsidR="0053330A" w:rsidRPr="007E2C75" w:rsidRDefault="00D03711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SDR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4098C623" w14:textId="77777777"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3FF5F2C6" w14:textId="77777777"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96F6966" w14:textId="77777777"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381B5A" w:rsidRPr="007E2C75" w14:paraId="50CDA841" w14:textId="77777777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37196D7" w14:textId="77777777" w:rsidR="00381B5A" w:rsidRPr="007E2C75" w:rsidRDefault="00381B5A" w:rsidP="006F6200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lastRenderedPageBreak/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67B4B136" w14:textId="77777777" w:rsidR="00381B5A" w:rsidRPr="007E2C75" w:rsidRDefault="00381B5A" w:rsidP="00381B5A">
            <w:pPr>
              <w:spacing w:after="0" w:line="240" w:lineRule="auto"/>
              <w:rPr>
                <w:color w:val="00000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7E2C75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Overdue Training 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9FF4F3E" w14:textId="77777777" w:rsidR="00381B5A" w:rsidRPr="007E2C75" w:rsidRDefault="00381B5A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 w:rsidR="006F6200"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28FC334" w14:textId="77777777"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ODT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0409F40" w14:textId="77777777"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A2A0962" w14:textId="77777777"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9B6B1BE" w14:textId="77777777"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</w:tbl>
    <w:p w14:paraId="7CBCA478" w14:textId="77777777"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14:paraId="6BFE8E25" w14:textId="77777777"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1FA019B4" w14:textId="77777777"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5C06D665" w14:textId="77777777"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0D5BCFE3" w14:textId="77777777"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16430039" w14:textId="77777777"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236C4C7F" w14:textId="77777777"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0CBF6A0C" w14:textId="77777777"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6" w:name="_Toc503971881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16"/>
    </w:p>
    <w:p w14:paraId="265413E5" w14:textId="77777777"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14:paraId="028C0140" w14:textId="77777777"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14:paraId="5018AB8C" w14:textId="77777777"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14:paraId="5D79F5A6" w14:textId="77777777"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14:paraId="2AD1BF57" w14:textId="77777777"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BA644DF" w14:textId="77777777"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4ACF7CD" w14:textId="77777777"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7" w:name="_Toc503971882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17"/>
    </w:p>
    <w:p w14:paraId="3AAB56AE" w14:textId="77777777" w:rsidR="009D1884" w:rsidRPr="0027630C" w:rsidRDefault="009D1884" w:rsidP="0027630C">
      <w:pPr>
        <w:pStyle w:val="Heading3"/>
        <w:rPr>
          <w:color w:val="auto"/>
        </w:rPr>
      </w:pPr>
      <w:bookmarkStart w:id="18" w:name="_Toc503971883"/>
      <w:r w:rsidRPr="0027630C">
        <w:rPr>
          <w:color w:val="auto"/>
        </w:rPr>
        <w:t>Software</w:t>
      </w:r>
      <w:bookmarkEnd w:id="18"/>
    </w:p>
    <w:p w14:paraId="5A291791" w14:textId="651F63CC" w:rsidR="00CA2A9D" w:rsidRPr="00257251" w:rsidRDefault="00CA2A9D" w:rsidP="00CA2A9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SQL </w:t>
      </w:r>
      <w:ins w:id="19" w:author="Palacherla, Susmitha C" w:date="2021-04-19T18:26:00Z">
        <w:r w:rsidR="00AC33AE" w:rsidRPr="002A770C">
          <w:rPr>
            <w:rFonts w:ascii="Times New Roman" w:hAnsi="Times New Roman"/>
            <w:color w:val="000000" w:themeColor="text1"/>
            <w:sz w:val="20"/>
            <w:szCs w:val="20"/>
          </w:rPr>
          <w:t>Server 201</w:t>
        </w:r>
        <w:r w:rsidR="00AC33AE">
          <w:rPr>
            <w:rFonts w:ascii="Times New Roman" w:hAnsi="Times New Roman"/>
            <w:color w:val="000000" w:themeColor="text1"/>
            <w:sz w:val="20"/>
            <w:szCs w:val="20"/>
          </w:rPr>
          <w:t xml:space="preserve">9 </w:t>
        </w:r>
        <w:r w:rsidR="00AC33AE" w:rsidRPr="002A770C">
          <w:rPr>
            <w:rFonts w:ascii="Times New Roman" w:hAnsi="Times New Roman"/>
            <w:color w:val="000000" w:themeColor="text1"/>
            <w:sz w:val="20"/>
            <w:szCs w:val="20"/>
          </w:rPr>
          <w:t>Suite</w:t>
        </w:r>
        <w:r w:rsidR="00AC33AE">
          <w:rPr>
            <w:rFonts w:ascii="Times New Roman" w:hAnsi="Times New Roman"/>
            <w:color w:val="000000" w:themeColor="text1"/>
            <w:sz w:val="20"/>
            <w:szCs w:val="20"/>
          </w:rPr>
          <w:t xml:space="preserve"> (SSIS and SSRS)</w:t>
        </w:r>
      </w:ins>
      <w:del w:id="20" w:author="Palacherla, Susmitha C" w:date="2021-04-19T18:26:00Z">
        <w:r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>Server 20</w:delText>
        </w:r>
        <w:r w:rsidDel="00AC33AE">
          <w:rPr>
            <w:rFonts w:ascii="Times New Roman" w:hAnsi="Times New Roman"/>
            <w:color w:val="000000" w:themeColor="text1"/>
            <w:sz w:val="20"/>
            <w:szCs w:val="20"/>
          </w:rPr>
          <w:delText>12</w:delText>
        </w:r>
        <w:r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SP</w:delText>
        </w:r>
        <w:r w:rsidDel="00AC33AE">
          <w:rPr>
            <w:rFonts w:ascii="Times New Roman" w:hAnsi="Times New Roman"/>
            <w:color w:val="000000" w:themeColor="text1"/>
            <w:sz w:val="20"/>
            <w:szCs w:val="20"/>
          </w:rPr>
          <w:delText>3</w:delText>
        </w:r>
        <w:r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Suite</w:delText>
        </w:r>
      </w:del>
    </w:p>
    <w:p w14:paraId="757A0504" w14:textId="77777777"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14:paraId="651F6782" w14:textId="77777777" w:rsidR="009D1884" w:rsidRPr="0027630C" w:rsidRDefault="009D1884" w:rsidP="0027630C">
      <w:pPr>
        <w:pStyle w:val="Heading3"/>
        <w:rPr>
          <w:color w:val="auto"/>
        </w:rPr>
      </w:pPr>
      <w:bookmarkStart w:id="21" w:name="_Toc503971884"/>
      <w:r w:rsidRPr="0027630C">
        <w:rPr>
          <w:color w:val="auto"/>
        </w:rPr>
        <w:t>Hardware</w:t>
      </w:r>
      <w:bookmarkEnd w:id="21"/>
    </w:p>
    <w:p w14:paraId="00D2C637" w14:textId="560BB3E8" w:rsidR="00CA2A9D" w:rsidRPr="00810310" w:rsidDel="00AC33AE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22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23" w:author="Palacherla, Susmitha C" w:date="2021-04-19T18:28:00Z">
        <w:r w:rsidRPr="00810310" w:rsidDel="00AC33AE">
          <w:rPr>
            <w:rFonts w:ascii="Arial" w:hAnsi="Arial" w:cs="Arial"/>
            <w:color w:val="000000"/>
            <w:sz w:val="20"/>
            <w:szCs w:val="20"/>
          </w:rPr>
          <w:delText>F3420-ECLDBD01</w:delText>
        </w:r>
        <w:r w:rsidRPr="00810310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</w:del>
      <w:del w:id="24" w:author="Palacherla, Susmitha C" w:date="2021-04-19T18:33:00Z">
        <w:r w:rsidRPr="00810310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– Dev DB </w:delText>
        </w:r>
        <w:r w:rsidDel="00AC33AE">
          <w:rPr>
            <w:rFonts w:ascii="Times New Roman" w:hAnsi="Times New Roman"/>
            <w:color w:val="000000" w:themeColor="text1"/>
            <w:sz w:val="20"/>
            <w:szCs w:val="20"/>
          </w:rPr>
          <w:delText>Server</w:delText>
        </w:r>
      </w:del>
    </w:p>
    <w:p w14:paraId="4EB9A0DC" w14:textId="77777777" w:rsidR="00AC33AE" w:rsidRPr="002A770C" w:rsidRDefault="00AC33AE" w:rsidP="00AC33A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25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bookmarkStart w:id="26" w:name="_Hlk69749483"/>
      <w:ins w:id="27" w:author="Palacherla, Susmitha C" w:date="2021-04-19T18:33:00Z">
        <w:r>
          <w:rPr>
            <w:rFonts w:ascii="Times New Roman" w:hAnsi="Times New Roman"/>
            <w:color w:val="000000"/>
            <w:sz w:val="20"/>
            <w:szCs w:val="20"/>
          </w:rPr>
          <w:t>UVAADADSQL50CCO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Dev DB Server</w:t>
        </w:r>
      </w:ins>
    </w:p>
    <w:p w14:paraId="425CF2F6" w14:textId="77777777" w:rsidR="00AC33AE" w:rsidRPr="002A770C" w:rsidRDefault="00AC33AE" w:rsidP="00AC33A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28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29" w:author="Palacherla, Susmitha C" w:date="2021-04-19T18:33:00Z">
        <w:r>
          <w:rPr>
            <w:rFonts w:ascii="Times New Roman" w:hAnsi="Times New Roman"/>
            <w:color w:val="000000"/>
            <w:sz w:val="20"/>
            <w:szCs w:val="20"/>
          </w:rPr>
          <w:t>UVAADADSQL52CCO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Test DB Server</w:t>
        </w:r>
      </w:ins>
    </w:p>
    <w:p w14:paraId="02E19572" w14:textId="77777777" w:rsidR="00AC33AE" w:rsidRPr="002A770C" w:rsidRDefault="00AC33AE" w:rsidP="00AC33A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0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31" w:author="Palacherla, Susmitha C" w:date="2021-04-19T18:33:00Z">
        <w:r>
          <w:rPr>
            <w:rFonts w:ascii="Times New Roman" w:hAnsi="Times New Roman"/>
            <w:color w:val="000000"/>
            <w:sz w:val="20"/>
            <w:szCs w:val="20"/>
          </w:rPr>
          <w:t>UVAAPADSQL50CCO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Prod Server</w:t>
        </w:r>
      </w:ins>
    </w:p>
    <w:p w14:paraId="232EF43B" w14:textId="40C93D79" w:rsidR="00AC33AE" w:rsidRPr="002A770C" w:rsidRDefault="00AC33AE" w:rsidP="00AC33A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2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33" w:author="Palacherla, Susmitha C" w:date="2021-04-19T18:38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AC33AE">
          <w:rPr>
            <w:rFonts w:ascii="Times New Roman" w:hAnsi="Times New Roman"/>
            <w:sz w:val="20"/>
            <w:szCs w:val="20"/>
          </w:rPr>
          <w:instrText>\</w:instrText>
        </w:r>
      </w:ins>
      <w:ins w:id="34" w:author="Palacherla, Susmitha C" w:date="2021-04-19T18:33:00Z">
        <w:r w:rsidRPr="00AC33AE">
          <w:rPr>
            <w:rPrChange w:id="35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36" w:author="Palacherla, Susmitha C" w:date="2021-04-19T18:38:00Z">
        <w:r w:rsidRPr="00AC33AE">
          <w:rPr>
            <w:rFonts w:ascii="Times New Roman" w:hAnsi="Times New Roman"/>
            <w:sz w:val="20"/>
            <w:szCs w:val="20"/>
          </w:rPr>
          <w:instrText>\</w:instrText>
        </w:r>
      </w:ins>
      <w:ins w:id="37" w:author="Palacherla, Susmitha C" w:date="2021-04-19T18:33:00Z">
        <w:r w:rsidRPr="00AC33AE">
          <w:rPr>
            <w:rPrChange w:id="38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\UVAADADSQL50CCO</w:instrText>
        </w:r>
      </w:ins>
      <w:ins w:id="39" w:author="Palacherla, Susmitha C" w:date="2021-04-19T18:38:00Z">
        <w:r w:rsidRPr="00AC33AE">
          <w:rPr>
            <w:rFonts w:ascii="Times New Roman" w:hAnsi="Times New Roman"/>
            <w:sz w:val="20"/>
            <w:szCs w:val="20"/>
          </w:rPr>
          <w:instrText>\</w:instrText>
        </w:r>
      </w:ins>
      <w:ins w:id="40" w:author="Palacherla, Susmitha C" w:date="2021-04-19T18:33:00Z">
        <w:r w:rsidRPr="00AC33AE">
          <w:rPr>
            <w:rPrChange w:id="41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42" w:author="Palacherla, Susmitha C" w:date="2021-04-19T18:37:00Z">
        <w:r w:rsidRPr="00AC33AE">
          <w:rPr>
            <w:rPrChange w:id="43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Tra</w:instrText>
        </w:r>
      </w:ins>
      <w:ins w:id="44" w:author="Palacherla, Susmitha C" w:date="2021-04-19T18:38:00Z">
        <w:r w:rsidRPr="00AC33AE">
          <w:rPr>
            <w:rPrChange w:id="45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ining</w:instrText>
        </w:r>
        <w:r w:rsidRPr="00AC33AE">
          <w:rPr>
            <w:rFonts w:ascii="Times New Roman" w:hAnsi="Times New Roman"/>
            <w:sz w:val="20"/>
            <w:szCs w:val="20"/>
          </w:rPr>
          <w:instrText>\</w:instrText>
        </w:r>
      </w:ins>
      <w:ins w:id="46" w:author="Palacherla, Susmitha C" w:date="2021-04-19T18:33:00Z">
        <w:r w:rsidRPr="00AC33AE">
          <w:rPr>
            <w:rPrChange w:id="47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48" w:author="Palacherla, Susmitha C" w:date="2021-04-19T18:38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49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\\UVAADADSQL50CCO\</w:t>
        </w:r>
      </w:ins>
      <w:ins w:id="50" w:author="Palacherla, Susmitha C" w:date="2021-04-19T18:37:00Z">
        <w:r w:rsidRPr="008D052F">
          <w:rPr>
            <w:rStyle w:val="Hyperlink"/>
            <w:rFonts w:ascii="Times New Roman" w:hAnsi="Times New Roman"/>
            <w:sz w:val="20"/>
            <w:szCs w:val="20"/>
          </w:rPr>
          <w:t>Tra</w:t>
        </w:r>
      </w:ins>
      <w:ins w:id="51" w:author="Palacherla, Susmitha C" w:date="2021-04-19T18:38:00Z">
        <w:r w:rsidRPr="008D052F">
          <w:rPr>
            <w:rStyle w:val="Hyperlink"/>
            <w:rFonts w:ascii="Times New Roman" w:hAnsi="Times New Roman"/>
            <w:sz w:val="20"/>
            <w:szCs w:val="20"/>
          </w:rPr>
          <w:t>ining</w:t>
        </w:r>
      </w:ins>
      <w:ins w:id="52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53" w:author="Palacherla, Susmitha C" w:date="2021-04-19T18:38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54" w:author="Palacherla, Susmitha C" w:date="2021-04-19T18:33:00Z"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Dev File staging share</w:t>
        </w:r>
      </w:ins>
    </w:p>
    <w:p w14:paraId="5B5C4FA7" w14:textId="5B12A9C2" w:rsidR="00AC33AE" w:rsidRPr="002A770C" w:rsidRDefault="00AC33AE" w:rsidP="00AC33A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55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56" w:author="Palacherla, Susmitha C" w:date="2021-04-19T18:38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AC33AE">
          <w:rPr>
            <w:rFonts w:ascii="Times New Roman" w:hAnsi="Times New Roman"/>
            <w:sz w:val="20"/>
            <w:szCs w:val="20"/>
          </w:rPr>
          <w:instrText>\</w:instrText>
        </w:r>
      </w:ins>
      <w:ins w:id="57" w:author="Palacherla, Susmitha C" w:date="2021-04-19T18:33:00Z">
        <w:r w:rsidRPr="00AC33AE">
          <w:rPr>
            <w:rPrChange w:id="58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59" w:author="Palacherla, Susmitha C" w:date="2021-04-19T18:38:00Z">
        <w:r w:rsidRPr="00AC33AE">
          <w:rPr>
            <w:rFonts w:ascii="Times New Roman" w:hAnsi="Times New Roman"/>
            <w:sz w:val="20"/>
            <w:szCs w:val="20"/>
          </w:rPr>
          <w:instrText>\</w:instrText>
        </w:r>
      </w:ins>
      <w:ins w:id="60" w:author="Palacherla, Susmitha C" w:date="2021-04-19T18:33:00Z">
        <w:r w:rsidRPr="00AC33AE">
          <w:rPr>
            <w:rPrChange w:id="61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\UVAADADSQL52CCO</w:instrText>
        </w:r>
      </w:ins>
      <w:ins w:id="62" w:author="Palacherla, Susmitha C" w:date="2021-04-19T18:38:00Z">
        <w:r w:rsidRPr="00AC33AE">
          <w:rPr>
            <w:rFonts w:ascii="Times New Roman" w:hAnsi="Times New Roman"/>
            <w:sz w:val="20"/>
            <w:szCs w:val="20"/>
          </w:rPr>
          <w:instrText>\</w:instrText>
        </w:r>
      </w:ins>
      <w:ins w:id="63" w:author="Palacherla, Susmitha C" w:date="2021-04-19T18:33:00Z">
        <w:r w:rsidRPr="00AC33AE">
          <w:rPr>
            <w:rPrChange w:id="64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65" w:author="Palacherla, Susmitha C" w:date="2021-04-19T18:38:00Z">
        <w:r w:rsidRPr="00AC33AE">
          <w:rPr>
            <w:rPrChange w:id="66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Training</w:instrText>
        </w:r>
        <w:r w:rsidRPr="00AC33AE">
          <w:rPr>
            <w:rFonts w:ascii="Times New Roman" w:hAnsi="Times New Roman"/>
            <w:sz w:val="20"/>
            <w:szCs w:val="20"/>
          </w:rPr>
          <w:instrText>\</w:instrText>
        </w:r>
      </w:ins>
      <w:ins w:id="67" w:author="Palacherla, Susmitha C" w:date="2021-04-19T18:33:00Z">
        <w:r w:rsidRPr="00AC33AE">
          <w:rPr>
            <w:rPrChange w:id="68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69" w:author="Palacherla, Susmitha C" w:date="2021-04-19T18:38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70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\\UVAADADSQL52CCO\</w:t>
        </w:r>
      </w:ins>
      <w:ins w:id="71" w:author="Palacherla, Susmitha C" w:date="2021-04-19T18:38:00Z">
        <w:r w:rsidRPr="008D052F">
          <w:rPr>
            <w:rStyle w:val="Hyperlink"/>
            <w:rFonts w:ascii="Times New Roman" w:hAnsi="Times New Roman"/>
            <w:sz w:val="20"/>
            <w:szCs w:val="20"/>
          </w:rPr>
          <w:t>Training</w:t>
        </w:r>
      </w:ins>
      <w:ins w:id="72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73" w:author="Palacherla, Susmitha C" w:date="2021-04-19T18:38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74" w:author="Palacherla, Susmitha C" w:date="2021-04-19T18:33:00Z"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Test File staging share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</w:ins>
    </w:p>
    <w:p w14:paraId="7F68B0CD" w14:textId="40D29B43" w:rsidR="00AC33AE" w:rsidRPr="002A770C" w:rsidRDefault="003755A8" w:rsidP="00AC33A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75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76" w:author="Palacherla, Susmitha C" w:date="2021-04-19T18:38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3755A8">
          <w:rPr>
            <w:rFonts w:ascii="Times New Roman" w:hAnsi="Times New Roman"/>
            <w:sz w:val="20"/>
            <w:szCs w:val="20"/>
          </w:rPr>
          <w:instrText>\</w:instrText>
        </w:r>
      </w:ins>
      <w:ins w:id="77" w:author="Palacherla, Susmitha C" w:date="2021-04-19T18:33:00Z">
        <w:r w:rsidRPr="003755A8">
          <w:rPr>
            <w:rPrChange w:id="78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79" w:author="Palacherla, Susmitha C" w:date="2021-04-19T18:38:00Z">
        <w:r w:rsidRPr="003755A8">
          <w:rPr>
            <w:rFonts w:ascii="Times New Roman" w:hAnsi="Times New Roman"/>
            <w:sz w:val="20"/>
            <w:szCs w:val="20"/>
          </w:rPr>
          <w:instrText>\</w:instrText>
        </w:r>
      </w:ins>
      <w:ins w:id="80" w:author="Palacherla, Susmitha C" w:date="2021-04-19T18:33:00Z">
        <w:r w:rsidRPr="003755A8">
          <w:rPr>
            <w:rPrChange w:id="81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\UVAAPADSQL50CCO</w:instrText>
        </w:r>
      </w:ins>
      <w:ins w:id="82" w:author="Palacherla, Susmitha C" w:date="2021-04-19T18:38:00Z">
        <w:r w:rsidRPr="003755A8">
          <w:rPr>
            <w:rFonts w:ascii="Times New Roman" w:hAnsi="Times New Roman"/>
            <w:sz w:val="20"/>
            <w:szCs w:val="20"/>
          </w:rPr>
          <w:instrText>\</w:instrText>
        </w:r>
      </w:ins>
      <w:ins w:id="83" w:author="Palacherla, Susmitha C" w:date="2021-04-19T18:33:00Z">
        <w:r w:rsidRPr="003755A8">
          <w:rPr>
            <w:rPrChange w:id="84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85" w:author="Palacherla, Susmitha C" w:date="2021-04-19T18:38:00Z">
        <w:r w:rsidRPr="003755A8">
          <w:rPr>
            <w:rPrChange w:id="86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Training</w:instrText>
        </w:r>
        <w:r w:rsidRPr="003755A8">
          <w:rPr>
            <w:rFonts w:ascii="Times New Roman" w:hAnsi="Times New Roman"/>
            <w:sz w:val="20"/>
            <w:szCs w:val="20"/>
          </w:rPr>
          <w:instrText>\</w:instrText>
        </w:r>
      </w:ins>
      <w:ins w:id="87" w:author="Palacherla, Susmitha C" w:date="2021-04-19T18:33:00Z">
        <w:r w:rsidRPr="003755A8">
          <w:rPr>
            <w:rPrChange w:id="88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89" w:author="Palacherla, Susmitha C" w:date="2021-04-19T18:38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90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\\UVAAPADSQL50CCO\</w:t>
        </w:r>
      </w:ins>
      <w:ins w:id="91" w:author="Palacherla, Susmitha C" w:date="2021-04-19T18:38:00Z">
        <w:r w:rsidRPr="008D052F">
          <w:rPr>
            <w:rStyle w:val="Hyperlink"/>
            <w:rFonts w:ascii="Times New Roman" w:hAnsi="Times New Roman"/>
            <w:sz w:val="20"/>
            <w:szCs w:val="20"/>
          </w:rPr>
          <w:t>Training</w:t>
        </w:r>
      </w:ins>
      <w:ins w:id="92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93" w:author="Palacherla, Susmitha C" w:date="2021-04-19T18:38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94" w:author="Palacherla, Susmitha C" w:date="2021-04-19T18:33:00Z">
        <w:r w:rsidR="00AC33AE"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="00AC33AE"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Prod File staging share</w:t>
        </w:r>
      </w:ins>
    </w:p>
    <w:bookmarkEnd w:id="26"/>
    <w:p w14:paraId="310AD33E" w14:textId="08A36B39" w:rsidR="00CA2A9D" w:rsidRPr="00257251" w:rsidDel="00AC33AE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95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96" w:author="Palacherla, Susmitha C" w:date="2021-04-19T18:33:00Z">
        <w:r w:rsidRPr="002A21C8" w:rsidDel="00AC33AE">
          <w:rPr>
            <w:rFonts w:ascii="Arial" w:hAnsi="Arial" w:cs="Arial"/>
            <w:color w:val="000000"/>
            <w:sz w:val="20"/>
            <w:szCs w:val="20"/>
          </w:rPr>
          <w:delText>F3420-ECLDB</w:delText>
        </w:r>
        <w:r w:rsidDel="00AC33AE">
          <w:rPr>
            <w:rFonts w:ascii="Arial" w:hAnsi="Arial" w:cs="Arial"/>
            <w:color w:val="000000"/>
            <w:sz w:val="20"/>
            <w:szCs w:val="20"/>
          </w:rPr>
          <w:delText>T</w:delText>
        </w:r>
        <w:r w:rsidRPr="002A21C8" w:rsidDel="00AC33AE">
          <w:rPr>
            <w:rFonts w:ascii="Arial" w:hAnsi="Arial" w:cs="Arial"/>
            <w:color w:val="000000"/>
            <w:sz w:val="20"/>
            <w:szCs w:val="20"/>
          </w:rPr>
          <w:delText>01</w:delText>
        </w:r>
        <w:r w:rsidRPr="002A21C8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– Test DB </w:delText>
        </w:r>
        <w:r w:rsidDel="00AC33AE">
          <w:rPr>
            <w:rFonts w:ascii="Times New Roman" w:hAnsi="Times New Roman"/>
            <w:color w:val="000000" w:themeColor="text1"/>
            <w:sz w:val="20"/>
            <w:szCs w:val="20"/>
          </w:rPr>
          <w:delText>Server</w:delText>
        </w:r>
      </w:del>
    </w:p>
    <w:p w14:paraId="0756D243" w14:textId="18A3A616" w:rsidR="00CA2A9D" w:rsidDel="00AC33AE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97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98" w:author="Palacherla, Susmitha C" w:date="2021-04-19T18:33:00Z">
        <w:r w:rsidDel="00AC33AE">
          <w:rPr>
            <w:rFonts w:ascii="Arial" w:hAnsi="Arial" w:cs="Arial"/>
            <w:color w:val="000000"/>
            <w:sz w:val="20"/>
            <w:szCs w:val="20"/>
          </w:rPr>
          <w:delText>F3420-ECLDBP</w:delText>
        </w:r>
        <w:r w:rsidRPr="002A21C8" w:rsidDel="00AC33AE">
          <w:rPr>
            <w:rFonts w:ascii="Arial" w:hAnsi="Arial" w:cs="Arial"/>
            <w:color w:val="000000"/>
            <w:sz w:val="20"/>
            <w:szCs w:val="20"/>
          </w:rPr>
          <w:delText>01</w:delText>
        </w:r>
        <w:r w:rsidRPr="002A21C8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– </w:delText>
        </w:r>
        <w:r w:rsidDel="00AC33AE">
          <w:rPr>
            <w:rFonts w:ascii="Times New Roman" w:hAnsi="Times New Roman"/>
            <w:color w:val="000000" w:themeColor="text1"/>
            <w:sz w:val="20"/>
            <w:szCs w:val="20"/>
          </w:rPr>
          <w:delText>Prod Server</w:delText>
        </w:r>
      </w:del>
    </w:p>
    <w:p w14:paraId="28CD0010" w14:textId="34D43D16" w:rsidR="00CA2A9D" w:rsidDel="00AC33AE" w:rsidRDefault="005B36EC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99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100" w:author="Palacherla, Susmitha C" w:date="2021-04-19T18:33:00Z">
        <w:r w:rsidDel="00AC33AE">
          <w:fldChar w:fldCharType="begin"/>
        </w:r>
        <w:r w:rsidDel="00AC33AE">
          <w:delInstrText xml:space="preserve"> HYPERLINK "file:///\\\\F3420-ECLDBD01\\data\\" </w:delInstrText>
        </w:r>
        <w:r w:rsidDel="00AC33AE">
          <w:fldChar w:fldCharType="separate"/>
        </w:r>
        <w:r w:rsidR="00CA2A9D" w:rsidDel="00AC33AE">
          <w:rPr>
            <w:rStyle w:val="Hyperlink"/>
            <w:rFonts w:ascii="Arial" w:hAnsi="Arial" w:cs="Arial"/>
            <w:sz w:val="20"/>
            <w:szCs w:val="20"/>
          </w:rPr>
          <w:delText>\\F3420-ECLDBD01\data\</w:delText>
        </w:r>
        <w:r w:rsidDel="00AC33AE">
          <w:rPr>
            <w:rStyle w:val="Hyperlink"/>
            <w:rFonts w:ascii="Arial" w:hAnsi="Arial" w:cs="Arial"/>
            <w:sz w:val="20"/>
            <w:szCs w:val="20"/>
          </w:rPr>
          <w:fldChar w:fldCharType="end"/>
        </w:r>
        <w:r w:rsidR="00CA2A9D"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CA2A9D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- Dev File staging share</w:delText>
        </w:r>
      </w:del>
    </w:p>
    <w:p w14:paraId="5B882BFB" w14:textId="33745B3B" w:rsidR="00CA2A9D" w:rsidRPr="00257251" w:rsidDel="00AC33AE" w:rsidRDefault="005B36EC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1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102" w:author="Palacherla, Susmitha C" w:date="2021-04-19T18:33:00Z">
        <w:r w:rsidDel="00AC33AE">
          <w:fldChar w:fldCharType="begin"/>
        </w:r>
        <w:r w:rsidDel="00AC33AE">
          <w:delInstrText xml:space="preserve"> HYPERLINK "file:///\\\\F3420-ECLDBT01\\data\\" </w:delInstrText>
        </w:r>
        <w:r w:rsidDel="00AC33AE">
          <w:fldChar w:fldCharType="separate"/>
        </w:r>
        <w:r w:rsidR="00CA2A9D" w:rsidDel="00AC33AE">
          <w:rPr>
            <w:rStyle w:val="Hyperlink"/>
            <w:rFonts w:ascii="Arial" w:hAnsi="Arial" w:cs="Arial"/>
            <w:sz w:val="20"/>
            <w:szCs w:val="20"/>
          </w:rPr>
          <w:delText>\\F3420-ECLDBT01\data\</w:delText>
        </w:r>
        <w:r w:rsidDel="00AC33AE">
          <w:rPr>
            <w:rStyle w:val="Hyperlink"/>
            <w:rFonts w:ascii="Arial" w:hAnsi="Arial" w:cs="Arial"/>
            <w:sz w:val="20"/>
            <w:szCs w:val="20"/>
          </w:rPr>
          <w:fldChar w:fldCharType="end"/>
        </w:r>
        <w:r w:rsidR="00CA2A9D"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CA2A9D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- Test</w:delText>
        </w:r>
        <w:r w:rsidR="00CA2A9D" w:rsidRPr="00810310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CA2A9D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>File staging share</w:delText>
        </w:r>
        <w:r w:rsidR="00CA2A9D"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</w:del>
    </w:p>
    <w:p w14:paraId="120C2D4A" w14:textId="52096D79" w:rsidR="00CA2A9D" w:rsidRPr="00257251" w:rsidDel="00AC33AE" w:rsidRDefault="005B36EC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3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104" w:author="Palacherla, Susmitha C" w:date="2021-04-19T18:33:00Z">
        <w:r w:rsidDel="00AC33AE">
          <w:fldChar w:fldCharType="begin"/>
        </w:r>
        <w:r w:rsidDel="00AC33AE">
          <w:delInstrText xml:space="preserve"> HYPERLINK "file:///\\\\F3420-ECLDBP01\\data\\" </w:delInstrText>
        </w:r>
        <w:r w:rsidDel="00AC33AE">
          <w:fldChar w:fldCharType="separate"/>
        </w:r>
        <w:r w:rsidR="006F6200" w:rsidRPr="00700164" w:rsidDel="00AC33AE">
          <w:rPr>
            <w:rStyle w:val="Hyperlink"/>
            <w:rFonts w:ascii="Arial" w:hAnsi="Arial" w:cs="Arial"/>
            <w:sz w:val="20"/>
            <w:szCs w:val="20"/>
          </w:rPr>
          <w:delText>\\F3420-ECLDBP01\data\</w:delText>
        </w:r>
        <w:r w:rsidDel="00AC33AE">
          <w:rPr>
            <w:rStyle w:val="Hyperlink"/>
            <w:rFonts w:ascii="Arial" w:hAnsi="Arial" w:cs="Arial"/>
            <w:sz w:val="20"/>
            <w:szCs w:val="20"/>
          </w:rPr>
          <w:fldChar w:fldCharType="end"/>
        </w:r>
        <w:r w:rsidR="006F6200"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6F6200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CA2A9D"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- </w:delText>
        </w:r>
        <w:r w:rsidR="00CA2A9D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Prod </w:delText>
        </w:r>
        <w:r w:rsidR="00CA2A9D"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>File staging share</w:delText>
        </w:r>
      </w:del>
    </w:p>
    <w:p w14:paraId="78323DA8" w14:textId="77777777"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3A7444B3" w14:textId="77777777"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197C6BCF" w14:textId="77777777"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05" w:name="_Toc503971885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05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14:paraId="5540A370" w14:textId="77777777"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eCL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as all records have default state of ‘Pending </w:t>
      </w:r>
      <w:r w:rsidR="007C6827">
        <w:rPr>
          <w:rFonts w:asciiTheme="minorHAnsi" w:hAnsiTheme="minorHAnsi" w:cs="Segoe UI"/>
          <w:color w:val="000000" w:themeColor="text1"/>
        </w:rPr>
        <w:t>Supervisor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Review’ at the time of the load.</w:t>
      </w:r>
    </w:p>
    <w:p w14:paraId="2BCAE538" w14:textId="77777777"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After a </w:t>
      </w:r>
      <w:r w:rsidR="007C6827">
        <w:rPr>
          <w:rFonts w:asciiTheme="minorHAnsi" w:hAnsiTheme="minorHAnsi" w:cs="Segoe UI"/>
          <w:color w:val="000000" w:themeColor="text1"/>
        </w:rPr>
        <w:t xml:space="preserve">Supervisor </w:t>
      </w:r>
      <w:r w:rsidRPr="00026536">
        <w:rPr>
          <w:rFonts w:asciiTheme="minorHAnsi" w:hAnsiTheme="minorHAnsi" w:cs="Segoe UI"/>
          <w:color w:val="000000" w:themeColor="text1"/>
        </w:rPr>
        <w:t>reviews the log and determines that a Coaching is required the log gets assigned to the CSRs and they become the users.</w:t>
      </w:r>
    </w:p>
    <w:p w14:paraId="21C84D8B" w14:textId="77777777"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lastRenderedPageBreak/>
        <w:t xml:space="preserve">CCO Supervisors </w:t>
      </w:r>
      <w:r w:rsidR="007C6827">
        <w:rPr>
          <w:rFonts w:asciiTheme="minorHAnsi" w:hAnsiTheme="minorHAnsi" w:cs="Segoe UI"/>
          <w:color w:val="000000" w:themeColor="text1"/>
        </w:rPr>
        <w:t xml:space="preserve">and Managers </w:t>
      </w:r>
      <w:r w:rsidRPr="00026536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14:paraId="1C5389D1" w14:textId="77777777"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14:paraId="4BDAD2DE" w14:textId="77777777"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24D8747A" w14:textId="77777777"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06" w:name="_Toc503971886"/>
      <w:r w:rsidRPr="0027630C">
        <w:rPr>
          <w:color w:val="auto"/>
        </w:rPr>
        <w:t>Details</w:t>
      </w:r>
      <w:bookmarkEnd w:id="106"/>
    </w:p>
    <w:p w14:paraId="1EF94064" w14:textId="77777777"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14:paraId="5B280E86" w14:textId="77777777"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14:paraId="2AC20E7C" w14:textId="77777777"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07" w:name="_Toc387654370"/>
      <w:bookmarkStart w:id="108" w:name="_Toc387758815"/>
      <w:bookmarkStart w:id="109" w:name="_Toc387821326"/>
      <w:bookmarkStart w:id="110" w:name="_Toc387821375"/>
      <w:bookmarkStart w:id="111" w:name="_Toc430607220"/>
      <w:bookmarkStart w:id="112" w:name="_Toc430607321"/>
      <w:bookmarkStart w:id="113" w:name="_Toc430607359"/>
      <w:bookmarkStart w:id="114" w:name="_Toc503971887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14:paraId="71B282C9" w14:textId="77777777"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15" w:name="_Toc387654371"/>
      <w:bookmarkStart w:id="116" w:name="_Toc387758816"/>
      <w:bookmarkStart w:id="117" w:name="_Toc387821327"/>
      <w:bookmarkStart w:id="118" w:name="_Toc387821376"/>
      <w:bookmarkStart w:id="119" w:name="_Toc430607221"/>
      <w:bookmarkStart w:id="120" w:name="_Toc430607322"/>
      <w:bookmarkStart w:id="121" w:name="_Toc430607360"/>
      <w:bookmarkStart w:id="122" w:name="_Toc503971888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</w:p>
    <w:p w14:paraId="68504DC1" w14:textId="77777777"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123" w:name="_Toc503971889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123"/>
    </w:p>
    <w:p w14:paraId="6BC3E550" w14:textId="77777777" w:rsidR="00381B5A" w:rsidRDefault="00E64317" w:rsidP="00381B5A">
      <w:pPr>
        <w:rPr>
          <w:rFonts w:asciiTheme="minorHAnsi" w:hAnsiTheme="minorHAnsi" w:cs="Segoe UI"/>
          <w:color w:val="000000" w:themeColor="text1"/>
        </w:rPr>
      </w:pPr>
      <w:proofErr w:type="spellStart"/>
      <w:r w:rsidRPr="00997A45">
        <w:t>eCL_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proofErr w:type="spellEnd"/>
      <w:r w:rsidR="00D03711">
        <w:t xml:space="preserve"> </w:t>
      </w:r>
      <w:r w:rsidR="005C5F9F">
        <w:t>_</w:t>
      </w:r>
      <w:r w:rsidR="00381B5A">
        <w:t>Feed_xxx</w:t>
      </w:r>
      <w:r w:rsidR="00F56A29" w:rsidRPr="00997A45">
        <w:t>yyyymmdd</w:t>
      </w:r>
      <w:r w:rsidRPr="00997A45">
        <w:t xml:space="preserve">.csv </w:t>
      </w:r>
      <w:r w:rsidR="005C5F9F">
        <w:t xml:space="preserve"> is the naming convention for the feed</w:t>
      </w:r>
      <w:r w:rsidR="00381B5A">
        <w:t xml:space="preserve"> </w:t>
      </w:r>
      <w:r w:rsidR="00381B5A">
        <w:rPr>
          <w:rFonts w:asciiTheme="minorHAnsi" w:hAnsiTheme="minorHAnsi" w:cs="Segoe UI"/>
          <w:color w:val="000000" w:themeColor="text1"/>
        </w:rPr>
        <w:t>where xxx is the 3 letter Report code.</w:t>
      </w:r>
    </w:p>
    <w:p w14:paraId="55412619" w14:textId="77777777" w:rsidR="006F770C" w:rsidRPr="00997A45" w:rsidRDefault="006F770C" w:rsidP="00C5412A">
      <w:pPr>
        <w:spacing w:after="0"/>
      </w:pPr>
    </w:p>
    <w:p w14:paraId="3F5F669F" w14:textId="77777777" w:rsidR="00C74EEA" w:rsidRDefault="00C74EEA" w:rsidP="00C5412A">
      <w:pPr>
        <w:spacing w:after="0"/>
      </w:pPr>
      <w:r>
        <w:t xml:space="preserve">Description: </w:t>
      </w:r>
      <w:r w:rsidR="00AD2DB5">
        <w:t>F</w:t>
      </w:r>
      <w:r w:rsidR="00E64317">
        <w:t>ile</w:t>
      </w:r>
      <w:r w:rsidR="00AD2DB5">
        <w:t>s contain</w:t>
      </w:r>
      <w:r w:rsidR="00E64317">
        <w:t xml:space="preserve"> records </w:t>
      </w:r>
      <w:r w:rsidR="00F56A29">
        <w:t xml:space="preserve">for agents that </w:t>
      </w:r>
      <w:r w:rsidR="00381B5A">
        <w:t>fall below the required</w:t>
      </w:r>
      <w:r w:rsidR="00E64317">
        <w:t xml:space="preserve"> threshold</w:t>
      </w:r>
      <w:r w:rsidR="005C5F9F">
        <w:t xml:space="preserve"> time</w:t>
      </w:r>
      <w:r w:rsidR="00AD2DB5">
        <w:t>s</w:t>
      </w:r>
      <w:r w:rsidR="00E64317">
        <w:t xml:space="preserve"> </w:t>
      </w:r>
      <w:r w:rsidR="005C5F9F">
        <w:t xml:space="preserve">to complete a required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5C5F9F">
        <w:t xml:space="preserve"> in TQC</w:t>
      </w:r>
      <w:r w:rsidR="00AD2DB5">
        <w:t xml:space="preserve"> or are past due on a required Training.</w:t>
      </w:r>
      <w:r w:rsidR="005C5F9F">
        <w:t xml:space="preserve"> </w:t>
      </w:r>
      <w:r w:rsidR="00E64317">
        <w:t xml:space="preserve">The </w:t>
      </w:r>
      <w:r w:rsidR="00381B5A">
        <w:t>Training and Development</w:t>
      </w:r>
      <w:r w:rsidR="00E64317">
        <w:t xml:space="preserve"> team captures records that </w:t>
      </w:r>
      <w:r w:rsidR="00AD2DB5">
        <w:t>meet the above conditions and generate files for them</w:t>
      </w:r>
      <w:r w:rsidR="00E64317">
        <w:t xml:space="preserve">. Once the feed </w:t>
      </w:r>
      <w:r w:rsidR="00381B5A">
        <w:t>are</w:t>
      </w:r>
      <w:r w:rsidR="00E64317">
        <w:t xml:space="preserve"> loaded into eCL the </w:t>
      </w:r>
      <w:r w:rsidR="005C5F9F">
        <w:rPr>
          <w:rFonts w:asciiTheme="minorHAnsi" w:hAnsiTheme="minorHAnsi" w:cs="Segoe UI"/>
          <w:color w:val="000000" w:themeColor="text1"/>
        </w:rPr>
        <w:t>Supervisor</w:t>
      </w:r>
      <w:r w:rsidR="00AD2DB5">
        <w:rPr>
          <w:rFonts w:asciiTheme="minorHAnsi" w:hAnsiTheme="minorHAnsi" w:cs="Segoe UI"/>
          <w:color w:val="000000" w:themeColor="text1"/>
        </w:rPr>
        <w:t>s</w:t>
      </w:r>
      <w:r w:rsidR="00E64317">
        <w:t xml:space="preserve"> </w:t>
      </w:r>
      <w:proofErr w:type="gramStart"/>
      <w:r w:rsidR="00E64317">
        <w:t>have the opportunity to</w:t>
      </w:r>
      <w:proofErr w:type="gramEnd"/>
      <w:r w:rsidR="00E64317">
        <w:t xml:space="preserve"> determine if a Coaching is needed or additional research is needed.</w:t>
      </w:r>
    </w:p>
    <w:p w14:paraId="49F0BDEC" w14:textId="77777777" w:rsidR="00C74EEA" w:rsidRDefault="00C74EEA" w:rsidP="00C5412A">
      <w:pPr>
        <w:spacing w:after="0"/>
      </w:pPr>
      <w:r>
        <w:t>Source s</w:t>
      </w:r>
      <w:r w:rsidR="00E64317">
        <w:t xml:space="preserve">ystem: </w:t>
      </w:r>
      <w:r w:rsidR="005C5F9F">
        <w:t>TQC</w:t>
      </w:r>
    </w:p>
    <w:p w14:paraId="33B2F09C" w14:textId="558489AB" w:rsidR="006F6200" w:rsidRDefault="00C74EEA" w:rsidP="006F620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r w:rsidR="003E20E9">
        <w:fldChar w:fldCharType="begin"/>
      </w:r>
      <w:r w:rsidR="003E20E9">
        <w:instrText xml:space="preserve"> HYPERLINK "file:///\\\\f3420-ecldbp01\\data\\Coaching\\Training\\Decrypt_Out\\" </w:instrText>
      </w:r>
      <w:r w:rsidR="003E20E9">
        <w:fldChar w:fldCharType="separate"/>
      </w:r>
      <w:r w:rsidR="006F6200" w:rsidRPr="00700164">
        <w:rPr>
          <w:rStyle w:val="Hyperlink"/>
        </w:rPr>
        <w:t>\\</w:t>
      </w:r>
      <w:del w:id="124" w:author="Palacherla, Susmitha C" w:date="2021-04-20T08:10:00Z">
        <w:r w:rsidR="006F6200" w:rsidRPr="00700164" w:rsidDel="0006028F">
          <w:rPr>
            <w:rStyle w:val="Hyperlink"/>
          </w:rPr>
          <w:delText>f3420-ecldbp01</w:delText>
        </w:r>
      </w:del>
      <w:ins w:id="125" w:author="Palacherla, Susmitha C" w:date="2021-04-20T08:10:00Z">
        <w:r w:rsidR="0006028F">
          <w:rPr>
            <w:rStyle w:val="Hyperlink"/>
          </w:rPr>
          <w:t>UVAAPADSQL50CCO</w:t>
        </w:r>
      </w:ins>
      <w:r w:rsidR="006F6200" w:rsidRPr="00700164">
        <w:rPr>
          <w:rStyle w:val="Hyperlink"/>
        </w:rPr>
        <w:t>\data\Coaching\Training\Decrypt_Out\</w:t>
      </w:r>
      <w:r w:rsidR="003E20E9">
        <w:rPr>
          <w:rStyle w:val="Hyperlink"/>
        </w:rPr>
        <w:fldChar w:fldCharType="end"/>
      </w:r>
    </w:p>
    <w:p w14:paraId="72C55D65" w14:textId="77777777"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proofErr w:type="spellStart"/>
      <w:r w:rsidR="00E64317">
        <w:t>eCL_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proofErr w:type="spellEnd"/>
      <w:r w:rsidR="00D03711">
        <w:t xml:space="preserve"> </w:t>
      </w:r>
      <w:r w:rsidR="00E64317">
        <w:t>_</w:t>
      </w:r>
      <w:r w:rsidR="00381B5A">
        <w:t>Feed_xxx</w:t>
      </w:r>
      <w:r w:rsidR="00F56A29">
        <w:t>yyyymmdd</w:t>
      </w:r>
      <w:r w:rsidR="00E64317">
        <w:t xml:space="preserve">.csv </w:t>
      </w:r>
    </w:p>
    <w:p w14:paraId="189CEBE5" w14:textId="77777777"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3C2E27">
        <w:t>File is expected to be placed on the share on Thursday</w:t>
      </w:r>
      <w:r w:rsidR="007A4F1A">
        <w:t>s</w:t>
      </w:r>
    </w:p>
    <w:p w14:paraId="571281F0" w14:textId="77777777"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14:paraId="7C0FB48B" w14:textId="77777777"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r w:rsidR="00E64317">
        <w:t>Coaching_Log and Coaching_Log_Reason</w:t>
      </w:r>
    </w:p>
    <w:p w14:paraId="018E28F8" w14:textId="77777777"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14:paraId="45C657EF" w14:textId="77777777" w:rsidR="006F770C" w:rsidRPr="006F770C" w:rsidRDefault="006F770C" w:rsidP="006F770C"/>
    <w:p w14:paraId="65283B3F" w14:textId="77777777"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126" w:name="_Toc503971890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126"/>
    </w:p>
    <w:p w14:paraId="5375D9DE" w14:textId="77777777"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127" w:name="_Toc503971891"/>
      <w:r w:rsidRPr="0027630C">
        <w:rPr>
          <w:rFonts w:ascii="Calibri" w:hAnsi="Calibri" w:cs="Times New Roman"/>
          <w:color w:val="auto"/>
        </w:rPr>
        <w:t>SQL agent job</w:t>
      </w:r>
      <w:bookmarkEnd w:id="127"/>
    </w:p>
    <w:p w14:paraId="6B340EC2" w14:textId="58A258F6"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Instance : </w:t>
      </w:r>
      <w:del w:id="128" w:author="Palacherla, Susmitha C" w:date="2021-04-20T08:10:00Z">
        <w:r w:rsidR="00CA2A9D" w:rsidDel="0006028F">
          <w:rPr>
            <w:rFonts w:ascii="Times New Roman" w:hAnsi="Times New Roman"/>
          </w:rPr>
          <w:delText>F3420-ECLDBP01</w:delText>
        </w:r>
      </w:del>
      <w:ins w:id="129" w:author="Palacherla, Susmitha C" w:date="2021-04-20T08:10:00Z">
        <w:r w:rsidR="0006028F">
          <w:rPr>
            <w:rFonts w:ascii="Times New Roman" w:hAnsi="Times New Roman"/>
          </w:rPr>
          <w:t>UVAAPADSQL50CCO</w:t>
        </w:r>
      </w:ins>
    </w:p>
    <w:p w14:paraId="47272502" w14:textId="77777777"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r w:rsidR="00141B19">
        <w:t>Coaching</w:t>
      </w:r>
      <w:r w:rsidR="00CA2A9D">
        <w:t>TrainingLoad</w:t>
      </w:r>
    </w:p>
    <w:p w14:paraId="43C3935F" w14:textId="673BA829" w:rsidR="005C5900" w:rsidRDefault="005C5900" w:rsidP="00CA2A9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r w:rsidR="003E20E9">
        <w:fldChar w:fldCharType="begin"/>
      </w:r>
      <w:r w:rsidR="003E20E9">
        <w:instrText xml:space="preserve"> HYPERLINK "file:///\\\\VDENSSDBP07\\scorecard-ssis\\Coaching\\Training%20_Coaching.dtsx" </w:instrText>
      </w:r>
      <w:r w:rsidR="003E20E9">
        <w:fldChar w:fldCharType="separate"/>
      </w:r>
      <w:r w:rsidR="00CA2A9D" w:rsidRPr="00CA2A9D">
        <w:rPr>
          <w:rStyle w:val="Hyperlink"/>
        </w:rPr>
        <w:t>\\</w:t>
      </w:r>
      <w:del w:id="130" w:author="Palacherla, Susmitha C" w:date="2021-04-20T08:10:00Z">
        <w:r w:rsidR="00CA2A9D" w:rsidRPr="00CA2A9D" w:rsidDel="0006028F">
          <w:rPr>
            <w:rStyle w:val="Hyperlink"/>
          </w:rPr>
          <w:delText>F3420-ECLDBP01</w:delText>
        </w:r>
      </w:del>
      <w:ins w:id="131" w:author="Palacherla, Susmitha C" w:date="2021-04-20T08:10:00Z">
        <w:r w:rsidR="0006028F">
          <w:rPr>
            <w:rStyle w:val="Hyperlink"/>
          </w:rPr>
          <w:t>UVAAPADSQL50CCO</w:t>
        </w:r>
      </w:ins>
      <w:r w:rsidR="00CA2A9D" w:rsidRPr="00CA2A9D">
        <w:rPr>
          <w:rStyle w:val="Hyperlink"/>
        </w:rPr>
        <w:t>\ssis\Coaching\Packages\</w:t>
      </w:r>
      <w:r w:rsidR="00381B5A" w:rsidRPr="008034F9">
        <w:rPr>
          <w:rStyle w:val="Hyperlink"/>
          <w:rFonts w:asciiTheme="minorHAnsi" w:hAnsiTheme="minorHAnsi" w:cs="Segoe UI"/>
        </w:rPr>
        <w:t>Training</w:t>
      </w:r>
      <w:r w:rsidR="00381B5A" w:rsidRPr="008034F9">
        <w:rPr>
          <w:rStyle w:val="Hyperlink"/>
        </w:rPr>
        <w:t xml:space="preserve"> _</w:t>
      </w:r>
      <w:proofErr w:type="spellStart"/>
      <w:r w:rsidR="00381B5A" w:rsidRPr="008034F9">
        <w:rPr>
          <w:rStyle w:val="Hyperlink"/>
        </w:rPr>
        <w:t>Coaching.dtsx</w:t>
      </w:r>
      <w:proofErr w:type="spellEnd"/>
      <w:r w:rsidR="003E20E9">
        <w:rPr>
          <w:rStyle w:val="Hyperlink"/>
        </w:rPr>
        <w:fldChar w:fldCharType="end"/>
      </w:r>
    </w:p>
    <w:p w14:paraId="40F96E97" w14:textId="77777777"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Config File: </w:t>
      </w:r>
      <w:proofErr w:type="spellStart"/>
      <w:r w:rsidRPr="00634B03">
        <w:t>Prod_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41B19">
        <w:t>_Coaching</w:t>
      </w:r>
      <w:r w:rsidRPr="00634B03">
        <w:t>.dtsConfig</w:t>
      </w:r>
      <w:proofErr w:type="spellEnd"/>
    </w:p>
    <w:p w14:paraId="3C1470D8" w14:textId="77777777"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 w:rsidR="00CA2A9D">
        <w:t>ecljobsowner</w:t>
      </w:r>
      <w:proofErr w:type="spellEnd"/>
    </w:p>
    <w:p w14:paraId="7739EE13" w14:textId="15FD553A"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lastRenderedPageBreak/>
        <w:t xml:space="preserve">Run As: </w:t>
      </w:r>
      <w:proofErr w:type="spellStart"/>
      <w:r w:rsidR="00CA2A9D">
        <w:rPr>
          <w:rFonts w:ascii="Times New Roman" w:hAnsi="Times New Roman"/>
        </w:rPr>
        <w:t>ECLProxy</w:t>
      </w:r>
      <w:proofErr w:type="spellEnd"/>
      <w:r w:rsidR="00CA2A9D">
        <w:rPr>
          <w:rFonts w:ascii="Times New Roman" w:hAnsi="Times New Roman"/>
        </w:rPr>
        <w:t xml:space="preserve"> (ECL Credential using application service account </w:t>
      </w:r>
      <w:del w:id="132" w:author="Palacherla, Susmitha C" w:date="2021-04-20T08:11:00Z">
        <w:r w:rsidR="00CA2A9D" w:rsidDel="0006028F">
          <w:rPr>
            <w:rFonts w:ascii="Times New Roman" w:hAnsi="Times New Roman"/>
          </w:rPr>
          <w:delText>VNGT\SVC-SQLECLP01</w:delText>
        </w:r>
      </w:del>
      <w:ins w:id="133" w:author="Palacherla, Susmitha C" w:date="2021-04-20T08:11:00Z">
        <w:r w:rsidR="0006028F">
          <w:rPr>
            <w:rFonts w:ascii="Times New Roman" w:hAnsi="Times New Roman"/>
          </w:rPr>
          <w:t>AD\SVC-F3420-APPECLP01</w:t>
        </w:r>
      </w:ins>
    </w:p>
    <w:p w14:paraId="046F466B" w14:textId="77777777"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5C5F9F">
        <w:t>Fridays</w:t>
      </w:r>
      <w:r w:rsidRPr="005C5900">
        <w:t xml:space="preserve">  </w:t>
      </w:r>
      <w:r w:rsidR="005C5F9F">
        <w:t>8:00</w:t>
      </w:r>
      <w:r w:rsidR="004A6695">
        <w:t xml:space="preserve"> AM EST IF Files exist to be loaded</w:t>
      </w:r>
    </w:p>
    <w:p w14:paraId="3BED1F8F" w14:textId="77777777"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14:paraId="12E07CA1" w14:textId="77777777"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14:paraId="4919F17F" w14:textId="77777777"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134" w:name="_Toc503971892"/>
      <w:r w:rsidRPr="0027630C">
        <w:rPr>
          <w:rFonts w:ascii="Calibri" w:hAnsi="Calibri" w:cs="Times New Roman"/>
          <w:color w:val="auto"/>
        </w:rPr>
        <w:t>SSIS Package</w:t>
      </w:r>
      <w:bookmarkEnd w:id="134"/>
    </w:p>
    <w:p w14:paraId="03527A25" w14:textId="77777777"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14:paraId="0E248B3A" w14:textId="77777777"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14:paraId="2AFDE2E0" w14:textId="77777777"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14:paraId="68F57BB2" w14:textId="77777777"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14:paraId="2C975114" w14:textId="77777777" w:rsidR="00E654C3" w:rsidRPr="00E654C3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5"/>
        <w:gridCol w:w="1595"/>
        <w:gridCol w:w="1102"/>
        <w:gridCol w:w="5134"/>
      </w:tblGrid>
      <w:tr w:rsidR="00E42C88" w14:paraId="62516700" w14:textId="77777777" w:rsidTr="004A52C4">
        <w:tc>
          <w:tcPr>
            <w:tcW w:w="1985" w:type="dxa"/>
          </w:tcPr>
          <w:p w14:paraId="440E37F1" w14:textId="77777777"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533" w:type="dxa"/>
          </w:tcPr>
          <w:p w14:paraId="708503EC" w14:textId="77777777"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961" w:type="dxa"/>
          </w:tcPr>
          <w:p w14:paraId="39F459BD" w14:textId="77777777"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4097" w:type="dxa"/>
          </w:tcPr>
          <w:p w14:paraId="6E237BCD" w14:textId="77777777"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6F6200" w14:paraId="111E309E" w14:textId="77777777" w:rsidTr="004A52C4">
        <w:trPr>
          <w:trHeight w:val="368"/>
        </w:trPr>
        <w:tc>
          <w:tcPr>
            <w:tcW w:w="1985" w:type="dxa"/>
          </w:tcPr>
          <w:p w14:paraId="67E94AD5" w14:textId="77777777"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533" w:type="dxa"/>
          </w:tcPr>
          <w:p w14:paraId="7BE8B36E" w14:textId="77777777"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961" w:type="dxa"/>
          </w:tcPr>
          <w:p w14:paraId="29386BF0" w14:textId="77777777"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14:paraId="74919C18" w14:textId="76AF2214"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del w:id="135" w:author="Palacherla, Susmitha C" w:date="2021-04-20T08:10:00Z">
              <w:r w:rsidRPr="007362D2" w:rsidDel="0006028F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06028F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7362D2" w:rsidDel="0006028F">
                <w:rPr>
                  <w:rFonts w:ascii="Times New Roman" w:hAnsi="Times New Roman"/>
                  <w:sz w:val="20"/>
                  <w:szCs w:val="20"/>
                </w:rPr>
                <w:delText>01</w:delText>
              </w:r>
            </w:del>
            <w:ins w:id="136" w:author="Palacherla, Susmitha C" w:date="2021-04-20T08:10:00Z">
              <w:r w:rsidR="0006028F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7362D2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TRAINING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6F6200" w14:paraId="11291FB8" w14:textId="77777777" w:rsidTr="004A52C4">
        <w:trPr>
          <w:trHeight w:val="368"/>
        </w:trPr>
        <w:tc>
          <w:tcPr>
            <w:tcW w:w="1985" w:type="dxa"/>
          </w:tcPr>
          <w:p w14:paraId="4E3BE674" w14:textId="77777777"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533" w:type="dxa"/>
          </w:tcPr>
          <w:p w14:paraId="6B04CDCC" w14:textId="77777777" w:rsidR="006F6200" w:rsidRDefault="006F6200" w:rsidP="006F6200">
            <w:proofErr w:type="spellStart"/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961" w:type="dxa"/>
          </w:tcPr>
          <w:p w14:paraId="32580D43" w14:textId="77777777" w:rsidR="006F6200" w:rsidRDefault="006F6200" w:rsidP="006F6200"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14:paraId="77018A72" w14:textId="37BB5CC4"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del w:id="137" w:author="Palacherla, Susmitha C" w:date="2021-04-20T08:10:00Z">
              <w:r w:rsidRPr="007362D2" w:rsidDel="0006028F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06028F">
                <w:rPr>
                  <w:rFonts w:ascii="Times New Roman" w:hAnsi="Times New Roman"/>
                  <w:sz w:val="20"/>
                  <w:szCs w:val="20"/>
                </w:rPr>
                <w:delText>p01</w:delText>
              </w:r>
            </w:del>
            <w:ins w:id="138" w:author="Palacherla, Susmitha C" w:date="2021-04-20T08:10:00Z">
              <w:r w:rsidR="0006028F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>
              <w:rPr>
                <w:rFonts w:ascii="Times New Roman" w:hAnsi="Times New Roman"/>
                <w:sz w:val="20"/>
                <w:szCs w:val="20"/>
              </w:rPr>
              <w:t>\data\coaching\TRAINING\Decrypt_in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6F6200" w14:paraId="15DFEEE9" w14:textId="77777777" w:rsidTr="004A52C4">
        <w:trPr>
          <w:trHeight w:val="368"/>
        </w:trPr>
        <w:tc>
          <w:tcPr>
            <w:tcW w:w="1985" w:type="dxa"/>
          </w:tcPr>
          <w:p w14:paraId="71B28353" w14:textId="77777777"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  <w:proofErr w:type="spellEnd"/>
          </w:p>
        </w:tc>
        <w:tc>
          <w:tcPr>
            <w:tcW w:w="2533" w:type="dxa"/>
          </w:tcPr>
          <w:p w14:paraId="6864EACE" w14:textId="77777777" w:rsidR="006F6200" w:rsidRDefault="006F6200" w:rsidP="006F6200">
            <w:proofErr w:type="spellStart"/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961" w:type="dxa"/>
          </w:tcPr>
          <w:p w14:paraId="0290D128" w14:textId="77777777" w:rsidR="006F6200" w:rsidRDefault="006F6200" w:rsidP="006F6200"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14:paraId="08B4A9BA" w14:textId="29E29CA7"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del w:id="139" w:author="Palacherla, Susmitha C" w:date="2021-04-20T08:10:00Z">
              <w:r w:rsidRPr="005E52B7" w:rsidDel="0006028F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06028F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5E52B7" w:rsidDel="0006028F">
                <w:rPr>
                  <w:rFonts w:ascii="Times New Roman" w:hAnsi="Times New Roman"/>
                  <w:sz w:val="20"/>
                  <w:szCs w:val="20"/>
                </w:rPr>
                <w:delText>01</w:delText>
              </w:r>
            </w:del>
            <w:ins w:id="140" w:author="Palacherla, Susmitha C" w:date="2021-04-20T08:10:00Z">
              <w:r w:rsidR="0006028F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TRAINING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\Backups\</w:t>
            </w:r>
          </w:p>
        </w:tc>
      </w:tr>
      <w:tr w:rsidR="006F6200" w14:paraId="54E46FDC" w14:textId="77777777" w:rsidTr="004A52C4">
        <w:trPr>
          <w:trHeight w:val="368"/>
        </w:trPr>
        <w:tc>
          <w:tcPr>
            <w:tcW w:w="1985" w:type="dxa"/>
          </w:tcPr>
          <w:p w14:paraId="4ADD1CCD" w14:textId="77777777"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EncryptedOutPath</w:t>
            </w:r>
            <w:proofErr w:type="spellEnd"/>
          </w:p>
        </w:tc>
        <w:tc>
          <w:tcPr>
            <w:tcW w:w="2533" w:type="dxa"/>
          </w:tcPr>
          <w:p w14:paraId="1FA6CFF6" w14:textId="77777777" w:rsidR="006F6200" w:rsidRDefault="006F6200" w:rsidP="006F6200">
            <w:proofErr w:type="spellStart"/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961" w:type="dxa"/>
          </w:tcPr>
          <w:p w14:paraId="5D84C650" w14:textId="77777777" w:rsidR="006F6200" w:rsidRDefault="006F6200" w:rsidP="006F6200"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14:paraId="49B8E2DF" w14:textId="75A07726"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del w:id="141" w:author="Palacherla, Susmitha C" w:date="2021-04-20T08:10:00Z">
              <w:r w:rsidRPr="005E52B7" w:rsidDel="0006028F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06028F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5E52B7" w:rsidDel="0006028F">
                <w:rPr>
                  <w:rFonts w:ascii="Times New Roman" w:hAnsi="Times New Roman"/>
                  <w:sz w:val="20"/>
                  <w:szCs w:val="20"/>
                </w:rPr>
                <w:delText>01</w:delText>
              </w:r>
            </w:del>
            <w:ins w:id="142" w:author="Palacherla, Susmitha C" w:date="2021-04-20T08:10:00Z">
              <w:r w:rsidR="0006028F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TRAINING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6F6200" w14:paraId="2F493097" w14:textId="77777777" w:rsidTr="004A52C4">
        <w:trPr>
          <w:trHeight w:val="368"/>
        </w:trPr>
        <w:tc>
          <w:tcPr>
            <w:tcW w:w="1985" w:type="dxa"/>
          </w:tcPr>
          <w:p w14:paraId="5AA42582" w14:textId="77777777"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  <w:proofErr w:type="spellEnd"/>
          </w:p>
        </w:tc>
        <w:tc>
          <w:tcPr>
            <w:tcW w:w="2533" w:type="dxa"/>
          </w:tcPr>
          <w:p w14:paraId="663FDD37" w14:textId="77777777" w:rsidR="006F6200" w:rsidRDefault="006F6200" w:rsidP="006F6200">
            <w:proofErr w:type="spellStart"/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961" w:type="dxa"/>
          </w:tcPr>
          <w:p w14:paraId="3B1683E3" w14:textId="77777777" w:rsidR="006F6200" w:rsidRDefault="006F6200" w:rsidP="006F6200"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14:paraId="69CE6D6F" w14:textId="2807EDC2"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del w:id="143" w:author="Palacherla, Susmitha C" w:date="2021-04-20T08:10:00Z">
              <w:r w:rsidRPr="005E52B7" w:rsidDel="0006028F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06028F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5E52B7" w:rsidDel="0006028F">
                <w:rPr>
                  <w:rFonts w:ascii="Times New Roman" w:hAnsi="Times New Roman"/>
                  <w:sz w:val="20"/>
                  <w:szCs w:val="20"/>
                </w:rPr>
                <w:delText>01</w:delText>
              </w:r>
            </w:del>
            <w:ins w:id="144" w:author="Palacherla, Susmitha C" w:date="2021-04-20T08:10:00Z">
              <w:r w:rsidR="0006028F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TRAINING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D03711" w14:paraId="5E4F0CB8" w14:textId="77777777" w:rsidTr="004A52C4">
        <w:trPr>
          <w:trHeight w:val="368"/>
        </w:trPr>
        <w:tc>
          <w:tcPr>
            <w:tcW w:w="1985" w:type="dxa"/>
          </w:tcPr>
          <w:p w14:paraId="25D9CE99" w14:textId="77777777"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2533" w:type="dxa"/>
          </w:tcPr>
          <w:p w14:paraId="2FD790D6" w14:textId="77777777" w:rsidR="00D03711" w:rsidRDefault="00D03711">
            <w:proofErr w:type="spellStart"/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961" w:type="dxa"/>
          </w:tcPr>
          <w:p w14:paraId="7BDC1FA1" w14:textId="77777777" w:rsidR="00D03711" w:rsidRDefault="00D03711" w:rsidP="0095088D">
            <w:r>
              <w:t>String</w:t>
            </w:r>
          </w:p>
        </w:tc>
        <w:tc>
          <w:tcPr>
            <w:tcW w:w="4097" w:type="dxa"/>
          </w:tcPr>
          <w:p w14:paraId="46B6650A" w14:textId="77777777" w:rsidR="00D03711" w:rsidRPr="00836621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6F6200" w:rsidRPr="006F6200">
              <w:rPr>
                <w:rFonts w:asciiTheme="minorHAnsi" w:hAnsiTheme="minorHAnsi" w:cs="Segoe UI"/>
                <w:color w:val="000000" w:themeColor="text1"/>
              </w:rPr>
              <w:t>"Training Coaching Load of file \"" + @[</w:t>
            </w:r>
            <w:proofErr w:type="gramStart"/>
            <w:r w:rsidR="006F6200" w:rsidRPr="006F6200">
              <w:rPr>
                <w:rFonts w:asciiTheme="minorHAnsi" w:hAnsiTheme="minorHAnsi" w:cs="Segoe UI"/>
                <w:color w:val="000000" w:themeColor="text1"/>
              </w:rPr>
              <w:t>User::</w:t>
            </w:r>
            <w:proofErr w:type="gramEnd"/>
            <w:r w:rsidR="006F6200" w:rsidRPr="006F6200">
              <w:rPr>
                <w:rFonts w:asciiTheme="minorHAnsi" w:hAnsiTheme="minorHAnsi" w:cs="Segoe UI"/>
                <w:color w:val="000000" w:themeColor="text1"/>
              </w:rPr>
              <w:t>VarFileName] + "\"  failed in " +  @[User::VarDBName]+"."</w:t>
            </w:r>
          </w:p>
        </w:tc>
      </w:tr>
      <w:tr w:rsidR="00D03711" w14:paraId="0B735A39" w14:textId="77777777" w:rsidTr="004A52C4">
        <w:trPr>
          <w:trHeight w:val="368"/>
        </w:trPr>
        <w:tc>
          <w:tcPr>
            <w:tcW w:w="1985" w:type="dxa"/>
          </w:tcPr>
          <w:p w14:paraId="19A7D1C0" w14:textId="77777777"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2533" w:type="dxa"/>
          </w:tcPr>
          <w:p w14:paraId="56268399" w14:textId="77777777" w:rsidR="00D03711" w:rsidRDefault="00D03711">
            <w:proofErr w:type="spellStart"/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961" w:type="dxa"/>
          </w:tcPr>
          <w:p w14:paraId="1E935E0C" w14:textId="77777777"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097" w:type="dxa"/>
          </w:tcPr>
          <w:p w14:paraId="168BC78E" w14:textId="77777777"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14:paraId="60DBDFA6" w14:textId="77777777" w:rsidTr="004A52C4">
        <w:trPr>
          <w:trHeight w:val="368"/>
        </w:trPr>
        <w:tc>
          <w:tcPr>
            <w:tcW w:w="1985" w:type="dxa"/>
          </w:tcPr>
          <w:p w14:paraId="6358E2B2" w14:textId="77777777"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533" w:type="dxa"/>
          </w:tcPr>
          <w:p w14:paraId="63FDA406" w14:textId="77777777" w:rsidR="00D03711" w:rsidRDefault="00D03711">
            <w:proofErr w:type="spellStart"/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961" w:type="dxa"/>
          </w:tcPr>
          <w:p w14:paraId="148A6076" w14:textId="77777777"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097" w:type="dxa"/>
          </w:tcPr>
          <w:p w14:paraId="1BA34006" w14:textId="77777777"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14:paraId="232727F2" w14:textId="77777777" w:rsidTr="004A52C4">
        <w:trPr>
          <w:trHeight w:val="368"/>
        </w:trPr>
        <w:tc>
          <w:tcPr>
            <w:tcW w:w="1985" w:type="dxa"/>
          </w:tcPr>
          <w:p w14:paraId="6E1FC95B" w14:textId="77777777"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2533" w:type="dxa"/>
          </w:tcPr>
          <w:p w14:paraId="547C9108" w14:textId="77777777" w:rsidR="00D03711" w:rsidRDefault="00D03711">
            <w:proofErr w:type="spellStart"/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961" w:type="dxa"/>
          </w:tcPr>
          <w:p w14:paraId="49D4CC2D" w14:textId="77777777"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097" w:type="dxa"/>
          </w:tcPr>
          <w:p w14:paraId="03A9C640" w14:textId="77777777"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4A52C4" w14:paraId="25458629" w14:textId="77777777" w:rsidTr="004A52C4">
        <w:trPr>
          <w:trHeight w:val="368"/>
        </w:trPr>
        <w:tc>
          <w:tcPr>
            <w:tcW w:w="1985" w:type="dxa"/>
          </w:tcPr>
          <w:p w14:paraId="30342636" w14:textId="77777777"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2533" w:type="dxa"/>
          </w:tcPr>
          <w:p w14:paraId="5BAAC167" w14:textId="77777777"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961" w:type="dxa"/>
          </w:tcPr>
          <w:p w14:paraId="40CA79D0" w14:textId="77777777"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t>String</w:t>
            </w:r>
          </w:p>
        </w:tc>
        <w:tc>
          <w:tcPr>
            <w:tcW w:w="4097" w:type="dxa"/>
          </w:tcPr>
          <w:p w14:paraId="32B001E5" w14:textId="77777777" w:rsidR="004A52C4" w:rsidRPr="00836621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4A52C4" w14:paraId="5A143BC0" w14:textId="77777777" w:rsidTr="004A52C4">
        <w:trPr>
          <w:trHeight w:val="368"/>
        </w:trPr>
        <w:tc>
          <w:tcPr>
            <w:tcW w:w="1985" w:type="dxa"/>
          </w:tcPr>
          <w:p w14:paraId="77388FCF" w14:textId="77777777"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533" w:type="dxa"/>
          </w:tcPr>
          <w:p w14:paraId="4FF1EBE3" w14:textId="77777777" w:rsidR="004A52C4" w:rsidRPr="000B3D60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proofErr w:type="spellStart"/>
            <w:r w:rsidRPr="007A4B5C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7A4B5C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961" w:type="dxa"/>
          </w:tcPr>
          <w:p w14:paraId="0EF34EB1" w14:textId="77777777"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14:paraId="271E8D02" w14:textId="77777777"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A52C4" w14:paraId="4F03FD0A" w14:textId="77777777" w:rsidTr="004A52C4">
        <w:trPr>
          <w:trHeight w:val="368"/>
        </w:trPr>
        <w:tc>
          <w:tcPr>
            <w:tcW w:w="1985" w:type="dxa"/>
          </w:tcPr>
          <w:p w14:paraId="55450D2A" w14:textId="77777777"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lastRenderedPageBreak/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  <w:proofErr w:type="spellEnd"/>
          </w:p>
        </w:tc>
        <w:tc>
          <w:tcPr>
            <w:tcW w:w="2533" w:type="dxa"/>
          </w:tcPr>
          <w:p w14:paraId="5516EAFC" w14:textId="77777777" w:rsidR="004A52C4" w:rsidRPr="000B3D60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proofErr w:type="spellStart"/>
            <w:r w:rsidRPr="007A4B5C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7A4B5C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961" w:type="dxa"/>
          </w:tcPr>
          <w:p w14:paraId="6B41A082" w14:textId="77777777"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14:paraId="4FB788B2" w14:textId="77777777"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70F4372" w14:textId="77777777" w:rsidR="00E654C3" w:rsidRDefault="00E654C3" w:rsidP="00E654C3">
      <w:pPr>
        <w:rPr>
          <w:b/>
        </w:rPr>
      </w:pPr>
    </w:p>
    <w:p w14:paraId="4F9B4BF2" w14:textId="77777777"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14:paraId="13BD7376" w14:textId="77777777"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14:paraId="66032299" w14:textId="1E74CFEA" w:rsidR="00CA2A9D" w:rsidRPr="00257251" w:rsidRDefault="00CA2A9D" w:rsidP="00CA2A9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del w:id="145" w:author="Palacherla, Susmitha C" w:date="2021-04-19T18:28:00Z">
        <w:r w:rsidDel="00AC33AE">
          <w:rPr>
            <w:rFonts w:ascii="Times New Roman" w:hAnsi="Times New Roman"/>
          </w:rPr>
          <w:delText>F3420-ECLDBD01</w:delText>
        </w:r>
        <w:r w:rsidRPr="00257251" w:rsidDel="00AC33AE">
          <w:rPr>
            <w:rFonts w:ascii="Times New Roman" w:hAnsi="Times New Roman"/>
          </w:rPr>
          <w:delText xml:space="preserve"> </w:delText>
        </w:r>
      </w:del>
      <w:ins w:id="146" w:author="Palacherla, Susmitha C" w:date="2021-04-19T18:28:00Z">
        <w:r w:rsidR="00AC33AE">
          <w:rPr>
            <w:rFonts w:ascii="Times New Roman" w:hAnsi="Times New Roman"/>
          </w:rPr>
          <w:t>UVAADADSQL50CCO</w:t>
        </w:r>
      </w:ins>
      <w:r w:rsidRPr="00257251">
        <w:rPr>
          <w:rFonts w:ascii="Times New Roman" w:hAnsi="Times New Roman"/>
        </w:rPr>
        <w:t xml:space="preserve">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14:paraId="21533248" w14:textId="77777777" w:rsidR="00CA2A9D" w:rsidRPr="00257251" w:rsidRDefault="00CA2A9D" w:rsidP="00CA2A9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14:paraId="0FBCC0D0" w14:textId="5338F62E" w:rsidR="00CA2A9D" w:rsidRPr="00257251" w:rsidRDefault="00CA2A9D" w:rsidP="00CA2A9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del w:id="147" w:author="Palacherla, Susmitha C" w:date="2021-04-20T08:10:00Z">
        <w:r w:rsidDel="0006028F">
          <w:rPr>
            <w:rFonts w:ascii="Times New Roman" w:hAnsi="Times New Roman"/>
          </w:rPr>
          <w:delText>F3420-ECLDBP01</w:delText>
        </w:r>
      </w:del>
      <w:ins w:id="148" w:author="Palacherla, Susmitha C" w:date="2021-04-20T08:10:00Z">
        <w:r w:rsidR="0006028F">
          <w:rPr>
            <w:rFonts w:ascii="Times New Roman" w:hAnsi="Times New Roman"/>
          </w:rPr>
          <w:t>UVAAPADSQL50CCO</w:t>
        </w:r>
      </w:ins>
      <w:r w:rsidRPr="00257251">
        <w:rPr>
          <w:rFonts w:ascii="Times New Roman" w:hAnsi="Times New Roman"/>
        </w:rPr>
        <w:t xml:space="preserve"> – eCoaching</w:t>
      </w:r>
    </w:p>
    <w:p w14:paraId="573D9812" w14:textId="77777777"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14:paraId="70FFC054" w14:textId="77777777"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14:paraId="1E8255E5" w14:textId="77777777"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14:paraId="092603F1" w14:textId="77777777" w:rsidR="00E654C3" w:rsidRDefault="00D03711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Segoe UI"/>
          <w:color w:val="000000" w:themeColor="text1"/>
        </w:rPr>
        <w:t xml:space="preserve">Training </w:t>
      </w:r>
      <w:r w:rsidR="00265092">
        <w:rPr>
          <w:rFonts w:asciiTheme="minorHAnsi" w:hAnsiTheme="minorHAnsi" w:cs="Arial"/>
        </w:rPr>
        <w:t>_File</w:t>
      </w:r>
    </w:p>
    <w:p w14:paraId="1271EE8C" w14:textId="77777777" w:rsidR="00E654C3" w:rsidRDefault="004A52C4" w:rsidP="00A53AE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Connection String Expression: </w:t>
      </w:r>
      <w:r w:rsidRPr="004A52C4">
        <w:rPr>
          <w:rFonts w:asciiTheme="minorHAnsi" w:hAnsiTheme="minorHAnsi" w:cs="Arial"/>
        </w:rPr>
        <w:t>@[</w:t>
      </w:r>
      <w:proofErr w:type="gramStart"/>
      <w:r w:rsidRPr="004A52C4">
        <w:rPr>
          <w:rFonts w:asciiTheme="minorHAnsi" w:hAnsiTheme="minorHAnsi" w:cs="Arial"/>
        </w:rPr>
        <w:t>User::</w:t>
      </w:r>
      <w:proofErr w:type="gramEnd"/>
      <w:r w:rsidRPr="004A52C4">
        <w:rPr>
          <w:rFonts w:asciiTheme="minorHAnsi" w:hAnsiTheme="minorHAnsi" w:cs="Arial"/>
        </w:rPr>
        <w:t>DecryptedOutPath] + @[User::VarFileName]</w:t>
      </w:r>
      <w:r w:rsidR="00E654C3" w:rsidRPr="00A53AE3">
        <w:rPr>
          <w:rFonts w:asciiTheme="minorHAnsi" w:hAnsiTheme="minorHAnsi" w:cs="Arial"/>
        </w:rPr>
        <w:t xml:space="preserve"> </w:t>
      </w:r>
    </w:p>
    <w:p w14:paraId="37D93AF7" w14:textId="77777777" w:rsidR="004A52C4" w:rsidRDefault="004A52C4" w:rsidP="00A53AE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Theme="minorHAnsi" w:hAnsiTheme="minorHAnsi" w:cs="Arial"/>
        </w:rPr>
      </w:pPr>
    </w:p>
    <w:p w14:paraId="23B7E1DC" w14:textId="77777777" w:rsidR="004A52C4" w:rsidRPr="00A53AE3" w:rsidRDefault="004A52C4" w:rsidP="00A53AE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Theme="minorHAnsi" w:hAnsiTheme="minorHAnsi" w:cs="Arial"/>
        </w:rPr>
      </w:pPr>
    </w:p>
    <w:p w14:paraId="60607D60" w14:textId="77777777" w:rsidR="004A52C4" w:rsidRDefault="004A52C4" w:rsidP="004A52C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Segoe UI"/>
          <w:color w:val="000000" w:themeColor="text1"/>
        </w:rPr>
        <w:t xml:space="preserve">Encrypted </w:t>
      </w:r>
      <w:r>
        <w:rPr>
          <w:rFonts w:asciiTheme="minorHAnsi" w:hAnsiTheme="minorHAnsi" w:cs="Arial"/>
        </w:rPr>
        <w:t>_File</w:t>
      </w:r>
    </w:p>
    <w:p w14:paraId="70B6BE83" w14:textId="77777777" w:rsidR="004A52C4" w:rsidRPr="00273931" w:rsidRDefault="004A52C4" w:rsidP="004A52C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Connection String Expression: </w:t>
      </w:r>
      <w:r w:rsidRPr="004A52C4">
        <w:rPr>
          <w:rFonts w:asciiTheme="minorHAnsi" w:hAnsiTheme="minorHAnsi" w:cs="Arial"/>
        </w:rPr>
        <w:t>@[</w:t>
      </w:r>
      <w:proofErr w:type="gramStart"/>
      <w:r w:rsidRPr="004A52C4">
        <w:rPr>
          <w:rFonts w:asciiTheme="minorHAnsi" w:hAnsiTheme="minorHAnsi" w:cs="Arial"/>
        </w:rPr>
        <w:t>User::</w:t>
      </w:r>
      <w:proofErr w:type="gramEnd"/>
      <w:r w:rsidRPr="004A52C4">
        <w:rPr>
          <w:rFonts w:asciiTheme="minorHAnsi" w:hAnsiTheme="minorHAnsi" w:cs="Arial"/>
        </w:rPr>
        <w:t>EncryptedOutPath]+  @[User::VarEncryptedFileName]</w:t>
      </w:r>
    </w:p>
    <w:p w14:paraId="2DB7A459" w14:textId="77777777"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14:paraId="7928AE70" w14:textId="77777777"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14:paraId="28B9032A" w14:textId="77777777" w:rsidR="00265092" w:rsidRPr="00265092" w:rsidRDefault="004A52C4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S</w:t>
      </w:r>
      <w:r w:rsidR="00265092" w:rsidRPr="00265092">
        <w:rPr>
          <w:rFonts w:asciiTheme="minorHAnsi" w:hAnsiTheme="minorHAnsi" w:cs="Arial"/>
        </w:rPr>
        <w:t>MTP Connection Manager</w:t>
      </w:r>
    </w:p>
    <w:p w14:paraId="5CBB1B21" w14:textId="77777777" w:rsidR="00A67A9C" w:rsidRPr="00C57F4D" w:rsidRDefault="00A53AE3" w:rsidP="001009FB">
      <w:pPr>
        <w:ind w:left="2880"/>
      </w:pPr>
      <w:r>
        <w:t>ironport.maximus.com</w:t>
      </w:r>
    </w:p>
    <w:p w14:paraId="110C95A9" w14:textId="77777777"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2AD6319D" w14:textId="77777777" w:rsidR="00A67A9C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36E1F12" wp14:editId="72AAD359">
            <wp:extent cx="2825496" cy="18288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16DE" w14:textId="77777777"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2D8C43C0" w14:textId="77777777"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90FF563" w14:textId="77777777" w:rsidR="00202048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</w:t>
      </w:r>
      <w:r w:rsidR="00BE2E93">
        <w:rPr>
          <w:rFonts w:asciiTheme="minorHAnsi" w:hAnsiTheme="minorHAnsi" w:cs="Arial"/>
          <w:b/>
        </w:rPr>
        <w:t>(Control Flow)</w:t>
      </w:r>
    </w:p>
    <w:p w14:paraId="7445D298" w14:textId="77777777" w:rsidR="004A52C4" w:rsidRPr="00A53AE3" w:rsidRDefault="004A52C4" w:rsidP="00A53AE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14:paraId="35AD0655" w14:textId="77777777" w:rsidR="00202048" w:rsidRDefault="004A52C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7AE70F" wp14:editId="6BFEE950">
            <wp:extent cx="4837176" cy="3657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C11F" w14:textId="77777777" w:rsidR="00F94DAF" w:rsidRDefault="00F94DA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1B759EBA" w14:textId="77777777" w:rsidR="004A52C4" w:rsidRDefault="004A52C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0A56FE98" w14:textId="77777777" w:rsidR="004A52C4" w:rsidRDefault="004A52C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671C976" w14:textId="77777777"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164A8F35" w14:textId="77777777"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14:paraId="4564A7D7" w14:textId="77777777"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187B6CD" w14:textId="77777777" w:rsidR="001141A8" w:rsidRDefault="001141A8" w:rsidP="001141A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 xml:space="preserve">Foreach </w:t>
      </w:r>
      <w:r>
        <w:rPr>
          <w:rFonts w:ascii="Times New Roman" w:hAnsi="Times New Roman"/>
          <w:b/>
        </w:rPr>
        <w:t>Loop Container ( Decrypt and stage files)</w:t>
      </w:r>
    </w:p>
    <w:p w14:paraId="0E7CAC32" w14:textId="77777777" w:rsidR="001141A8" w:rsidRPr="001141A8" w:rsidRDefault="001141A8" w:rsidP="001141A8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                   </w:t>
      </w:r>
      <w:r w:rsidRPr="001141A8">
        <w:rPr>
          <w:rFonts w:ascii="Times New Roman" w:hAnsi="Times New Roman"/>
        </w:rPr>
        <w:t xml:space="preserve">Container: For each  File Loop </w:t>
      </w:r>
    </w:p>
    <w:p w14:paraId="5FE6A5D8" w14:textId="4B492039" w:rsidR="001141A8" w:rsidRPr="001141A8" w:rsidRDefault="001141A8" w:rsidP="001141A8">
      <w:pPr>
        <w:spacing w:after="0"/>
        <w:ind w:left="1080"/>
        <w:rPr>
          <w:rFonts w:ascii="Times New Roman" w:hAnsi="Times New Roman"/>
        </w:rPr>
      </w:pPr>
      <w:r w:rsidRPr="001141A8">
        <w:rPr>
          <w:rFonts w:ascii="Times New Roman" w:hAnsi="Times New Roman"/>
        </w:rPr>
        <w:t>Folder: \\</w:t>
      </w:r>
      <w:del w:id="149" w:author="Palacherla, Susmitha C" w:date="2021-04-20T08:10:00Z">
        <w:r w:rsidRPr="001141A8" w:rsidDel="0006028F">
          <w:rPr>
            <w:rFonts w:ascii="Times New Roman" w:hAnsi="Times New Roman"/>
          </w:rPr>
          <w:delText>f3420-ecldbp01</w:delText>
        </w:r>
      </w:del>
      <w:ins w:id="150" w:author="Palacherla, Susmitha C" w:date="2021-04-20T08:10:00Z">
        <w:r w:rsidR="0006028F">
          <w:rPr>
            <w:rFonts w:ascii="Times New Roman" w:hAnsi="Times New Roman"/>
          </w:rPr>
          <w:t>UVAAPADSQL50CCO</w:t>
        </w:r>
      </w:ins>
      <w:r w:rsidRPr="001141A8">
        <w:rPr>
          <w:rFonts w:ascii="Times New Roman" w:hAnsi="Times New Roman"/>
        </w:rPr>
        <w:t>\data\coaching\</w:t>
      </w:r>
      <w:r>
        <w:rPr>
          <w:rFonts w:ascii="Times New Roman" w:hAnsi="Times New Roman"/>
        </w:rPr>
        <w:t>Training</w:t>
      </w:r>
      <w:r w:rsidRPr="001141A8">
        <w:rPr>
          <w:rFonts w:ascii="Times New Roman" w:hAnsi="Times New Roman"/>
        </w:rPr>
        <w:t>\Encrypt_out\</w:t>
      </w:r>
    </w:p>
    <w:p w14:paraId="2E754BB4" w14:textId="77777777" w:rsidR="001141A8" w:rsidRPr="001141A8" w:rsidRDefault="001141A8" w:rsidP="001141A8">
      <w:pPr>
        <w:spacing w:after="0"/>
        <w:ind w:left="1080"/>
        <w:rPr>
          <w:rFonts w:ascii="Times New Roman" w:hAnsi="Times New Roman"/>
        </w:rPr>
      </w:pPr>
      <w:r w:rsidRPr="001141A8">
        <w:rPr>
          <w:rFonts w:ascii="Times New Roman" w:hAnsi="Times New Roman"/>
        </w:rPr>
        <w:t xml:space="preserve">Files: eCL* </w:t>
      </w:r>
      <w:r>
        <w:rPr>
          <w:rFonts w:ascii="Times New Roman" w:hAnsi="Times New Roman"/>
        </w:rPr>
        <w:t>Training</w:t>
      </w:r>
      <w:r w:rsidRPr="001141A8">
        <w:rPr>
          <w:rFonts w:ascii="Times New Roman" w:hAnsi="Times New Roman"/>
        </w:rPr>
        <w:t xml:space="preserve"> _*.encrypt</w:t>
      </w:r>
    </w:p>
    <w:p w14:paraId="64E5F202" w14:textId="77777777" w:rsidR="001141A8" w:rsidRPr="001141A8" w:rsidRDefault="001141A8" w:rsidP="001141A8">
      <w:pPr>
        <w:spacing w:after="0"/>
        <w:ind w:left="1080"/>
        <w:rPr>
          <w:rFonts w:ascii="Times New Roman" w:hAnsi="Times New Roman"/>
        </w:rPr>
      </w:pPr>
      <w:r w:rsidRPr="001141A8">
        <w:rPr>
          <w:rFonts w:ascii="Times New Roman" w:hAnsi="Times New Roman"/>
        </w:rPr>
        <w:t>Retrieve file name: Name and Extension</w:t>
      </w:r>
    </w:p>
    <w:p w14:paraId="64822AB7" w14:textId="77777777" w:rsidR="001141A8" w:rsidRPr="00A53AE3" w:rsidRDefault="001141A8" w:rsidP="00A53AE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0AD8F36" w14:textId="77777777" w:rsidR="001141A8" w:rsidRPr="001141A8" w:rsidRDefault="001141A8" w:rsidP="001141A8">
      <w:pPr>
        <w:rPr>
          <w:rFonts w:ascii="Times New Roman" w:hAnsi="Times New Roman"/>
          <w:b/>
        </w:rPr>
      </w:pPr>
      <w:r w:rsidRPr="001141A8">
        <w:rPr>
          <w:rFonts w:ascii="Times New Roman" w:hAnsi="Times New Roman"/>
          <w:b/>
        </w:rPr>
        <w:t>Summary of Steps</w:t>
      </w:r>
    </w:p>
    <w:p w14:paraId="4D5BF790" w14:textId="77777777" w:rsidR="001141A8" w:rsidRPr="001141A8" w:rsidRDefault="001141A8" w:rsidP="001141A8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File system task – Decrypt files</w:t>
      </w:r>
    </w:p>
    <w:p w14:paraId="5C352D59" w14:textId="77777777" w:rsidR="001141A8" w:rsidRPr="001141A8" w:rsidRDefault="001141A8" w:rsidP="001141A8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Script task - Pause 10 seconds</w:t>
      </w:r>
    </w:p>
    <w:p w14:paraId="7F198798" w14:textId="77777777" w:rsidR="001141A8" w:rsidRPr="001141A8" w:rsidRDefault="001141A8" w:rsidP="001141A8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File system task – Backup encrypted files</w:t>
      </w:r>
    </w:p>
    <w:p w14:paraId="1173D160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3340CCB" w14:textId="77777777" w:rsidR="001141A8" w:rsidRPr="001141A8" w:rsidRDefault="001141A8" w:rsidP="001141A8">
      <w:pPr>
        <w:rPr>
          <w:rFonts w:ascii="Times New Roman" w:hAnsi="Times New Roman"/>
          <w:b/>
        </w:rPr>
      </w:pPr>
      <w:r w:rsidRPr="001141A8">
        <w:rPr>
          <w:rFonts w:ascii="Times New Roman" w:hAnsi="Times New Roman"/>
          <w:b/>
        </w:rPr>
        <w:lastRenderedPageBreak/>
        <w:t>Details</w:t>
      </w:r>
    </w:p>
    <w:p w14:paraId="1EDB9513" w14:textId="77777777" w:rsidR="001141A8" w:rsidRPr="001141A8" w:rsidRDefault="001141A8" w:rsidP="001141A8">
      <w:pPr>
        <w:numPr>
          <w:ilvl w:val="0"/>
          <w:numId w:val="13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F</w:t>
      </w:r>
      <w:r w:rsidRPr="001141A8">
        <w:rPr>
          <w:rFonts w:ascii="Times New Roman" w:hAnsi="Times New Roman"/>
        </w:rPr>
        <w:t>ile system task – Decrypt files</w:t>
      </w:r>
    </w:p>
    <w:p w14:paraId="68F2BEC2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1141A8">
        <w:rPr>
          <w:noProof/>
        </w:rPr>
        <w:t xml:space="preserve"> </w:t>
      </w:r>
      <w:r w:rsidRPr="001141A8">
        <w:rPr>
          <w:noProof/>
        </w:rPr>
        <w:drawing>
          <wp:inline distT="0" distB="0" distL="0" distR="0" wp14:anchorId="2D498B1D" wp14:editId="796AA47C">
            <wp:extent cx="5648325" cy="28670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15E8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68E41AC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A7A1589" w14:textId="77777777"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8990F7E" w14:textId="77777777"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2F45619" w14:textId="77777777"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297EA8E" w14:textId="77777777"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90E0B87" w14:textId="77777777"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ADCE787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7AAFA57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5529C59" w14:textId="77777777" w:rsidR="001141A8" w:rsidRPr="001141A8" w:rsidRDefault="001141A8" w:rsidP="001141A8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Script  task- Pause 10 secs</w:t>
      </w:r>
    </w:p>
    <w:p w14:paraId="1D44B36A" w14:textId="77777777" w:rsidR="001141A8" w:rsidRPr="001141A8" w:rsidRDefault="001141A8" w:rsidP="001141A8">
      <w:pPr>
        <w:ind w:left="720"/>
        <w:rPr>
          <w:rFonts w:ascii="Times New Roman" w:hAnsi="Times New Roman"/>
        </w:rPr>
      </w:pPr>
      <w:r w:rsidRPr="001141A8">
        <w:rPr>
          <w:noProof/>
        </w:rPr>
        <w:drawing>
          <wp:inline distT="0" distB="0" distL="0" distR="0" wp14:anchorId="0B3517CB" wp14:editId="0EDE8C35">
            <wp:extent cx="4762500" cy="1238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9C02" w14:textId="77777777"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141A8">
        <w:rPr>
          <w:rFonts w:ascii="Consolas" w:hAnsi="Consolas" w:cs="Consolas"/>
          <w:color w:val="0000FF"/>
          <w:sz w:val="19"/>
          <w:szCs w:val="19"/>
        </w:rPr>
        <w:t>public</w:t>
      </w:r>
      <w:r w:rsidRPr="001141A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41A8">
        <w:rPr>
          <w:rFonts w:ascii="Consolas" w:hAnsi="Consolas" w:cs="Consolas"/>
          <w:color w:val="0000FF"/>
          <w:sz w:val="19"/>
          <w:szCs w:val="19"/>
        </w:rPr>
        <w:t>void</w:t>
      </w:r>
      <w:r w:rsidRPr="001141A8"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72A4E2E6" w14:textId="77777777"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A17A3B" w14:textId="77777777"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1141A8"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5FDAF9D4" w14:textId="77777777"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141A8"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6EAF3665" w14:textId="77777777"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1141A8">
        <w:rPr>
          <w:rFonts w:ascii="Consolas" w:hAnsi="Consolas" w:cs="Consolas"/>
          <w:color w:val="000000"/>
          <w:sz w:val="19"/>
          <w:szCs w:val="19"/>
        </w:rPr>
        <w:t>System.Threading.</w:t>
      </w:r>
      <w:r w:rsidRPr="001141A8">
        <w:rPr>
          <w:rFonts w:ascii="Consolas" w:hAnsi="Consolas" w:cs="Consolas"/>
          <w:color w:val="2B91AF"/>
          <w:sz w:val="19"/>
          <w:szCs w:val="19"/>
        </w:rPr>
        <w:t>Thread</w:t>
      </w:r>
      <w:r w:rsidRPr="001141A8"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 w:rsidRPr="001141A8">
        <w:rPr>
          <w:rFonts w:ascii="Consolas" w:hAnsi="Consolas" w:cs="Consolas"/>
          <w:color w:val="000000"/>
          <w:sz w:val="19"/>
          <w:szCs w:val="19"/>
        </w:rPr>
        <w:t>(10000</w:t>
      </w:r>
      <w:proofErr w:type="gramStart"/>
      <w:r w:rsidRPr="001141A8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2C6AE9C" w14:textId="77777777"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1141A8"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 w:rsidRPr="001141A8">
        <w:rPr>
          <w:rFonts w:ascii="Consolas" w:hAnsi="Consolas" w:cs="Consolas"/>
          <w:color w:val="000000"/>
          <w:sz w:val="19"/>
          <w:szCs w:val="19"/>
        </w:rPr>
        <w:t xml:space="preserve"> = (</w:t>
      </w:r>
      <w:r w:rsidRPr="001141A8">
        <w:rPr>
          <w:rFonts w:ascii="Consolas" w:hAnsi="Consolas" w:cs="Consolas"/>
          <w:color w:val="0000FF"/>
          <w:sz w:val="19"/>
          <w:szCs w:val="19"/>
        </w:rPr>
        <w:t>int</w:t>
      </w:r>
      <w:r w:rsidRPr="001141A8"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 w:rsidRPr="001141A8">
        <w:rPr>
          <w:rFonts w:ascii="Consolas" w:hAnsi="Consolas" w:cs="Consolas"/>
          <w:color w:val="2B91AF"/>
          <w:sz w:val="19"/>
          <w:szCs w:val="19"/>
        </w:rPr>
        <w:t>ScriptResults</w:t>
      </w:r>
      <w:r w:rsidRPr="001141A8">
        <w:rPr>
          <w:rFonts w:ascii="Consolas" w:hAnsi="Consolas" w:cs="Consolas"/>
          <w:color w:val="000000"/>
          <w:sz w:val="19"/>
          <w:szCs w:val="19"/>
        </w:rPr>
        <w:t>.</w:t>
      </w:r>
      <w:proofErr w:type="gramStart"/>
      <w:r w:rsidRPr="001141A8">
        <w:rPr>
          <w:rFonts w:ascii="Consolas" w:hAnsi="Consolas" w:cs="Consolas"/>
          <w:color w:val="000000"/>
          <w:sz w:val="19"/>
          <w:szCs w:val="19"/>
        </w:rPr>
        <w:t>Success</w:t>
      </w:r>
      <w:proofErr w:type="spellEnd"/>
      <w:r w:rsidRPr="001141A8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B25827F" w14:textId="77777777"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90C0439" w14:textId="77777777" w:rsidR="001141A8" w:rsidRPr="001141A8" w:rsidRDefault="001141A8" w:rsidP="001141A8">
      <w:pPr>
        <w:rPr>
          <w:rFonts w:ascii="Times New Roman" w:hAnsi="Times New Roman"/>
        </w:rPr>
      </w:pPr>
    </w:p>
    <w:p w14:paraId="3D0AE07D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552F6D2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AD3C735" w14:textId="77777777" w:rsidR="001141A8" w:rsidRPr="001141A8" w:rsidRDefault="001141A8" w:rsidP="001141A8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File System task – Backup Encrypted files</w:t>
      </w:r>
    </w:p>
    <w:p w14:paraId="698E0BD3" w14:textId="77777777" w:rsidR="001141A8" w:rsidRPr="001141A8" w:rsidRDefault="001141A8" w:rsidP="001141A8">
      <w:pPr>
        <w:ind w:left="720"/>
        <w:rPr>
          <w:rFonts w:ascii="Times New Roman" w:hAnsi="Times New Roman"/>
        </w:rPr>
      </w:pPr>
      <w:r w:rsidRPr="001141A8">
        <w:rPr>
          <w:noProof/>
        </w:rPr>
        <w:drawing>
          <wp:inline distT="0" distB="0" distL="0" distR="0" wp14:anchorId="0AB58F58" wp14:editId="7248DE62">
            <wp:extent cx="5734050" cy="2647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9A1D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CECF2B3" w14:textId="77777777"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277E49" w14:textId="77777777"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24BEBC" w14:textId="77777777"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B63B31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9099B3F" w14:textId="77777777" w:rsidR="001141A8" w:rsidRPr="00A53AE3" w:rsidRDefault="001141A8" w:rsidP="00A53AE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14:paraId="70958E8F" w14:textId="77777777"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14:paraId="348AF983" w14:textId="77777777" w:rsidR="001141A8" w:rsidRDefault="001141A8" w:rsidP="001141A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</w:t>
      </w:r>
      <w:r w:rsidRPr="0084218D">
        <w:rPr>
          <w:rFonts w:asciiTheme="minorHAnsi" w:hAnsiTheme="minorHAnsi" w:cs="Arial"/>
          <w:b/>
        </w:rPr>
        <w:t xml:space="preserve"> </w:t>
      </w:r>
      <w:r w:rsidRPr="00D03711">
        <w:rPr>
          <w:rFonts w:asciiTheme="minorHAnsi" w:hAnsiTheme="minorHAnsi" w:cs="Segoe UI"/>
          <w:b/>
          <w:color w:val="000000" w:themeColor="text1"/>
        </w:rPr>
        <w:t>Training</w:t>
      </w:r>
      <w:r w:rsidRPr="0084218D">
        <w:rPr>
          <w:rFonts w:asciiTheme="minorHAnsi" w:hAnsiTheme="minorHAnsi" w:cs="Arial"/>
          <w:b/>
        </w:rPr>
        <w:t xml:space="preserve"> file in Staging directory </w:t>
      </w:r>
      <w:r>
        <w:rPr>
          <w:rFonts w:asciiTheme="minorHAnsi" w:hAnsiTheme="minorHAnsi" w:cs="Arial"/>
          <w:b/>
        </w:rPr>
        <w:t xml:space="preserve"> Workflow</w:t>
      </w:r>
    </w:p>
    <w:p w14:paraId="5292F047" w14:textId="77777777"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14:paraId="6A18BDE4" w14:textId="77777777" w:rsidR="004A6D60" w:rsidRPr="004A6D60" w:rsidRDefault="004A6D60" w:rsidP="004A6D60">
      <w:pPr>
        <w:spacing w:after="0"/>
        <w:ind w:left="1080"/>
      </w:pPr>
      <w:r w:rsidRPr="004A6D60">
        <w:t>Container: Foreach Loop</w:t>
      </w:r>
    </w:p>
    <w:p w14:paraId="5239B575" w14:textId="77777777" w:rsidR="004A6D60" w:rsidRPr="004A6D60" w:rsidRDefault="00F56A29" w:rsidP="004A6D60">
      <w:pPr>
        <w:spacing w:after="0"/>
        <w:ind w:left="1080"/>
      </w:pPr>
      <w:r>
        <w:t>Folder</w:t>
      </w:r>
      <w:r w:rsidR="004A6D60" w:rsidRPr="004A6D60">
        <w:t>: \\vrivscors01\BCC Scorecards\Coaching\</w:t>
      </w:r>
      <w:r w:rsidR="00D03711">
        <w:rPr>
          <w:rFonts w:asciiTheme="minorHAnsi" w:hAnsiTheme="minorHAnsi" w:cs="Segoe UI"/>
          <w:color w:val="000000" w:themeColor="text1"/>
        </w:rPr>
        <w:t>Training</w:t>
      </w:r>
    </w:p>
    <w:p w14:paraId="0AF33D59" w14:textId="77777777" w:rsidR="004A6D60" w:rsidRDefault="00F56A29" w:rsidP="004A6D60">
      <w:pPr>
        <w:spacing w:after="0"/>
        <w:ind w:left="1080"/>
      </w:pPr>
      <w:r>
        <w:t>Files</w:t>
      </w:r>
      <w:r w:rsidR="004A6D60" w:rsidRPr="004A6D60">
        <w:t xml:space="preserve">: </w:t>
      </w:r>
      <w:proofErr w:type="spellStart"/>
      <w:r w:rsidR="004A6D60" w:rsidRPr="004A6D60">
        <w:t>eCL_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proofErr w:type="spellEnd"/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39269B">
        <w:t>_</w:t>
      </w:r>
      <w:r w:rsidR="00381B5A">
        <w:t>Feed_</w:t>
      </w:r>
      <w:r w:rsidR="004A6D60" w:rsidRPr="004A6D60">
        <w:t>*.csv</w:t>
      </w:r>
    </w:p>
    <w:p w14:paraId="30852BC4" w14:textId="77777777" w:rsidR="004A6D60" w:rsidRDefault="004A6D60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70885760" wp14:editId="398CEECB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CD06" w14:textId="77777777" w:rsidR="004A6D60" w:rsidRDefault="004A6D60" w:rsidP="004A6D60">
      <w:pPr>
        <w:spacing w:after="0"/>
        <w:ind w:left="1080"/>
      </w:pPr>
    </w:p>
    <w:p w14:paraId="3A8262AE" w14:textId="77777777" w:rsidR="004A6D60" w:rsidRDefault="001141A8" w:rsidP="004A6D60">
      <w:pPr>
        <w:spacing w:after="0"/>
        <w:ind w:left="1080"/>
      </w:pPr>
      <w:r w:rsidRPr="001141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B1B164" wp14:editId="31EF4CC1">
            <wp:extent cx="5943600" cy="34537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7EA9" w14:textId="77777777" w:rsidR="004A6D60" w:rsidRDefault="004A6D60" w:rsidP="004A6D60">
      <w:pPr>
        <w:spacing w:after="0"/>
        <w:ind w:left="1080"/>
      </w:pPr>
    </w:p>
    <w:p w14:paraId="0ED7DDE2" w14:textId="77777777" w:rsidR="004A6D60" w:rsidRDefault="004A6D60" w:rsidP="004A6D60">
      <w:pPr>
        <w:spacing w:after="0"/>
        <w:ind w:left="1080"/>
      </w:pPr>
    </w:p>
    <w:p w14:paraId="0A67DB55" w14:textId="77777777" w:rsidR="004A6D60" w:rsidRDefault="004A6D60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446052AB" wp14:editId="3E5039B2">
            <wp:extent cx="5943600" cy="192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F025" w14:textId="77777777" w:rsidR="004D3B66" w:rsidRDefault="004D3B66" w:rsidP="004A6D60">
      <w:pPr>
        <w:spacing w:after="0"/>
        <w:ind w:left="1080"/>
      </w:pPr>
    </w:p>
    <w:p w14:paraId="74EA91FB" w14:textId="77777777" w:rsidR="004D3B66" w:rsidRDefault="004D3B66" w:rsidP="004A6D60">
      <w:pPr>
        <w:spacing w:after="0"/>
        <w:ind w:left="1080"/>
      </w:pPr>
    </w:p>
    <w:p w14:paraId="65EF4284" w14:textId="77777777" w:rsidR="0039269B" w:rsidRDefault="0039269B" w:rsidP="004A6D60">
      <w:pPr>
        <w:spacing w:after="0"/>
        <w:ind w:left="1080"/>
      </w:pPr>
    </w:p>
    <w:p w14:paraId="26D7B75E" w14:textId="77777777" w:rsidR="0039269B" w:rsidRDefault="0039269B" w:rsidP="004A6D60">
      <w:pPr>
        <w:spacing w:after="0"/>
        <w:ind w:left="1080"/>
      </w:pPr>
    </w:p>
    <w:p w14:paraId="3CA25CD4" w14:textId="77777777" w:rsidR="0039269B" w:rsidRDefault="0039269B" w:rsidP="004A6D60">
      <w:pPr>
        <w:spacing w:after="0"/>
        <w:ind w:left="1080"/>
      </w:pPr>
    </w:p>
    <w:p w14:paraId="3BCFF606" w14:textId="77777777" w:rsidR="0039269B" w:rsidRDefault="0039269B" w:rsidP="004A6D60">
      <w:pPr>
        <w:spacing w:after="0"/>
        <w:ind w:left="1080"/>
      </w:pPr>
    </w:p>
    <w:p w14:paraId="341E292F" w14:textId="77777777" w:rsidR="0084218D" w:rsidRPr="00494DF0" w:rsidRDefault="0084218D" w:rsidP="0084218D">
      <w:pPr>
        <w:rPr>
          <w:b/>
        </w:rPr>
      </w:pPr>
      <w:r w:rsidRPr="00494DF0">
        <w:rPr>
          <w:b/>
        </w:rPr>
        <w:t>Summary of Steps</w:t>
      </w:r>
    </w:p>
    <w:p w14:paraId="041EC439" w14:textId="77777777" w:rsidR="0084218D" w:rsidRDefault="0084218D" w:rsidP="00A53AE3">
      <w:pPr>
        <w:pStyle w:val="ListParagraph"/>
        <w:numPr>
          <w:ilvl w:val="0"/>
          <w:numId w:val="25"/>
        </w:numPr>
      </w:pPr>
      <w:r>
        <w:t xml:space="preserve">SQL task – Truncate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14:paraId="2B5A7183" w14:textId="77777777" w:rsidR="0084218D" w:rsidRDefault="0084218D" w:rsidP="00A53AE3">
      <w:pPr>
        <w:pStyle w:val="ListParagraph"/>
        <w:numPr>
          <w:ilvl w:val="0"/>
          <w:numId w:val="25"/>
        </w:numPr>
      </w:pPr>
      <w:r>
        <w:t xml:space="preserve">DFT – </w:t>
      </w:r>
      <w:r w:rsidR="001141A8">
        <w:t>Load</w:t>
      </w:r>
      <w:r>
        <w:t xml:space="preserve">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14:paraId="47C167E9" w14:textId="77777777" w:rsidR="0084218D" w:rsidRDefault="0084218D" w:rsidP="00A53AE3">
      <w:pPr>
        <w:pStyle w:val="ListParagraph"/>
        <w:numPr>
          <w:ilvl w:val="0"/>
          <w:numId w:val="25"/>
        </w:numPr>
      </w:pPr>
      <w:r>
        <w:t xml:space="preserve">SQL task – </w:t>
      </w:r>
      <w:r w:rsidR="001141A8">
        <w:t>Update Staging table and reject logs</w:t>
      </w:r>
    </w:p>
    <w:p w14:paraId="61BC2DC2" w14:textId="77777777" w:rsidR="0084218D" w:rsidRDefault="0084218D" w:rsidP="00A53AE3">
      <w:pPr>
        <w:pStyle w:val="ListParagraph"/>
        <w:numPr>
          <w:ilvl w:val="0"/>
          <w:numId w:val="25"/>
        </w:numPr>
      </w:pPr>
      <w:r>
        <w:t xml:space="preserve">SQL task Load </w:t>
      </w:r>
      <w:proofErr w:type="spellStart"/>
      <w:r>
        <w:t>coaching_Log</w:t>
      </w:r>
      <w:proofErr w:type="spellEnd"/>
      <w:r>
        <w:t xml:space="preserve"> and Coaching_Log_Reason tables</w:t>
      </w:r>
    </w:p>
    <w:p w14:paraId="0B345CB2" w14:textId="77777777" w:rsidR="0084218D" w:rsidRDefault="0084218D" w:rsidP="00A53AE3">
      <w:pPr>
        <w:pStyle w:val="ListParagraph"/>
        <w:numPr>
          <w:ilvl w:val="0"/>
          <w:numId w:val="25"/>
        </w:numPr>
      </w:pPr>
      <w:r>
        <w:t>SQL task – Load File list table</w:t>
      </w:r>
    </w:p>
    <w:p w14:paraId="72D4DDBF" w14:textId="77777777" w:rsidR="0084218D" w:rsidRDefault="0084218D" w:rsidP="00A53AE3">
      <w:pPr>
        <w:pStyle w:val="ListParagraph"/>
        <w:numPr>
          <w:ilvl w:val="0"/>
          <w:numId w:val="25"/>
        </w:numPr>
      </w:pPr>
      <w:r>
        <w:t xml:space="preserve">File system task – Backup files to </w:t>
      </w:r>
      <w:proofErr w:type="gramStart"/>
      <w:r>
        <w:t>Backups</w:t>
      </w:r>
      <w:proofErr w:type="gramEnd"/>
      <w:r>
        <w:t xml:space="preserve"> directory</w:t>
      </w:r>
    </w:p>
    <w:p w14:paraId="6B4BD45B" w14:textId="77777777" w:rsidR="004D3B66" w:rsidRDefault="004D3B66" w:rsidP="004A6D60">
      <w:pPr>
        <w:spacing w:after="0"/>
        <w:ind w:left="1080"/>
      </w:pPr>
    </w:p>
    <w:p w14:paraId="571E9D85" w14:textId="77777777"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14:paraId="4C8DD7E6" w14:textId="77777777" w:rsidR="005F0717" w:rsidRDefault="005F0717" w:rsidP="00A53AE3">
      <w:pPr>
        <w:pStyle w:val="ListParagraph"/>
        <w:numPr>
          <w:ilvl w:val="0"/>
          <w:numId w:val="26"/>
        </w:numPr>
      </w:pPr>
      <w:r>
        <w:t xml:space="preserve">SQL task – Truncate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14:paraId="78A07190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C237C2" wp14:editId="03E1DC01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8771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0D25C3B5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[EC].[</w:t>
      </w:r>
      <w:r w:rsidR="00D03711">
        <w:rPr>
          <w:rFonts w:asciiTheme="minorHAnsi" w:hAnsiTheme="minorHAnsi" w:cs="Segoe UI"/>
          <w:color w:val="000000" w:themeColor="text1"/>
        </w:rPr>
        <w:t>Traini</w:t>
      </w:r>
      <w:r w:rsidR="004F3646">
        <w:rPr>
          <w:rFonts w:asciiTheme="minorHAnsi" w:hAnsiTheme="minorHAnsi" w:cs="Segoe UI"/>
          <w:color w:val="000000" w:themeColor="text1"/>
        </w:rPr>
        <w:t>ng</w:t>
      </w:r>
      <w:r w:rsidRPr="005F0717">
        <w:rPr>
          <w:rFonts w:asciiTheme="minorHAnsi" w:hAnsiTheme="minorHAnsi" w:cs="Arial"/>
        </w:rPr>
        <w:t>_Coaching_Stage]</w:t>
      </w:r>
    </w:p>
    <w:p w14:paraId="7CD1BF6E" w14:textId="77777777"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14:paraId="15A9E682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31FCD355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4B443001" w14:textId="77777777" w:rsidR="001141A8" w:rsidRPr="00C703E2" w:rsidRDefault="001141A8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11F2852F" w14:textId="77777777" w:rsidR="004D3B66" w:rsidRPr="005F0717" w:rsidRDefault="004D3B66" w:rsidP="00A53AE3">
      <w:pPr>
        <w:pStyle w:val="ListParagraph"/>
        <w:numPr>
          <w:ilvl w:val="0"/>
          <w:numId w:val="26"/>
        </w:numPr>
      </w:pPr>
      <w:r w:rsidRPr="005F0717">
        <w:t xml:space="preserve">DFT: Load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5F0717">
        <w:t xml:space="preserve"> staging table</w:t>
      </w:r>
    </w:p>
    <w:p w14:paraId="1FEC285A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C1D3A1" wp14:editId="48E082FB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DB16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DE5C565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2D26479" w14:textId="77777777"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0DB990" wp14:editId="7194B61B">
            <wp:extent cx="4124325" cy="4410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32F3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1606892" w14:textId="77777777"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lastRenderedPageBreak/>
        <w:t>Flat File source</w:t>
      </w:r>
    </w:p>
    <w:p w14:paraId="2A989024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9DE8C85" w14:textId="77777777" w:rsidR="004D3B66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1B201E" wp14:editId="38AC17E9">
            <wp:extent cx="3630168" cy="365760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01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A32F" w14:textId="77777777"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1E069C" wp14:editId="43F054A8">
            <wp:extent cx="5541264" cy="365760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126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05E3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3D5497B4" w14:textId="77777777"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714C9DBE" w14:textId="77777777" w:rsidR="00AE4184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EC7D88" wp14:editId="0C98B5B5">
            <wp:extent cx="5943600" cy="31349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7B8F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82CE867" w14:textId="77777777"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7F986D" wp14:editId="0F0765DE">
            <wp:extent cx="4672584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8DE2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13C0879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71DB6B0" w14:textId="77777777"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Data Conversion</w:t>
      </w:r>
    </w:p>
    <w:p w14:paraId="59F668A2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D1901DD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3697485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FA7E81D" w14:textId="77777777"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DBA814" wp14:editId="6ACBC41B">
            <wp:extent cx="3794760" cy="36576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5331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1042A2F" w14:textId="77777777" w:rsidR="004D3B66" w:rsidRDefault="00AE4184" w:rsidP="00AE418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14:paraId="77D32D6E" w14:textId="77777777" w:rsidR="00AE4184" w:rsidRPr="00AE4184" w:rsidRDefault="00AE4184" w:rsidP="00AE4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262F2C88" wp14:editId="7ACC2675">
            <wp:extent cx="5321808" cy="27432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18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C56D" w14:textId="77777777"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lastRenderedPageBreak/>
        <w:t>Row Count Transformation</w:t>
      </w:r>
    </w:p>
    <w:p w14:paraId="62DCD929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D83EFC2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EC5A88" wp14:editId="7A59C8FA">
            <wp:extent cx="4370832" cy="3657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083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B499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5CA4A97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C9C6A1A" w14:textId="77777777"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14:paraId="179F7330" w14:textId="77777777"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801A27" wp14:editId="0A782369">
            <wp:extent cx="3895344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C922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ABB0F3D" w14:textId="77777777"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F3336F" wp14:editId="3608FD52">
            <wp:extent cx="3282696" cy="36576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9AF5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3F99653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EAFE05" wp14:editId="7F1FC760">
            <wp:extent cx="5943600" cy="21583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C896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1042BE9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8156893" w14:textId="77777777"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859D4EC" w14:textId="77777777"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94A55F2" w14:textId="77777777"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3D01A8E" w14:textId="77777777"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19773CE" w14:textId="77777777"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A4284D9" w14:textId="77777777"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4EF389A" w14:textId="77777777"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85B0F29" w14:textId="77777777" w:rsidR="001141A8" w:rsidRPr="005F0717" w:rsidRDefault="001141A8" w:rsidP="001141A8">
      <w:pPr>
        <w:pStyle w:val="ListParagraph"/>
        <w:numPr>
          <w:ilvl w:val="0"/>
          <w:numId w:val="26"/>
        </w:numPr>
      </w:pPr>
      <w:r w:rsidRPr="005F0717">
        <w:t xml:space="preserve">SQL Task: </w:t>
      </w:r>
      <w:r w:rsidR="00FE68F9">
        <w:t>Update Staging Table and Reject Logs</w:t>
      </w:r>
    </w:p>
    <w:p w14:paraId="08617FF9" w14:textId="77777777" w:rsidR="004D3B66" w:rsidRPr="00A53AE3" w:rsidRDefault="00FE68F9" w:rsidP="00A53AE3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              </w:t>
      </w:r>
      <w:r w:rsidRPr="00A53AE3">
        <w:t xml:space="preserve"> Exec [EC].[sp_Update_Training_Coaching_Stage] ? output</w:t>
      </w:r>
    </w:p>
    <w:p w14:paraId="1F773266" w14:textId="77777777"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14:paraId="3AD53CB6" w14:textId="77777777"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14:paraId="2186DACD" w14:textId="77777777" w:rsidR="004D3B66" w:rsidRPr="005F0717" w:rsidRDefault="004D3B66" w:rsidP="00A53AE3">
      <w:pPr>
        <w:pStyle w:val="ListParagraph"/>
        <w:numPr>
          <w:ilvl w:val="0"/>
          <w:numId w:val="26"/>
        </w:numPr>
      </w:pPr>
      <w:r w:rsidRPr="005F0717">
        <w:t>SQL Task: Load Coaching_Log table</w:t>
      </w:r>
    </w:p>
    <w:p w14:paraId="4D84A54A" w14:textId="77777777"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4C5F846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30AB9C" wp14:editId="43342B5B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80F3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BA9DD4B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Exec [EC].[sp_InsertInto_Coaching_Log_</w:t>
      </w:r>
      <w:r w:rsidR="00D03711" w:rsidRPr="00D03711">
        <w:rPr>
          <w:rFonts w:asciiTheme="minorHAnsi" w:hAnsiTheme="minorHAnsi" w:cs="Segoe UI"/>
          <w:color w:val="000000" w:themeColor="text1"/>
        </w:rPr>
        <w:t xml:space="preserve">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D329A1">
        <w:t>]</w:t>
      </w:r>
    </w:p>
    <w:p w14:paraId="4E9B591E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8B6A9B1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298C451" w14:textId="77777777" w:rsidR="004D3B66" w:rsidRDefault="001900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37017ED" wp14:editId="3E52CA8C">
            <wp:extent cx="5212080" cy="36576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292C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6285D59" w14:textId="77777777"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591C312" w14:textId="77777777"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3F57C07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BA4075E" w14:textId="77777777" w:rsidR="004D3B66" w:rsidRPr="005F0717" w:rsidRDefault="004D3B66" w:rsidP="00A53AE3">
      <w:pPr>
        <w:pStyle w:val="ListParagraph"/>
        <w:numPr>
          <w:ilvl w:val="0"/>
          <w:numId w:val="26"/>
        </w:numPr>
      </w:pPr>
      <w:r w:rsidRPr="005F0717">
        <w:t xml:space="preserve">SQL Task: Load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5F0717">
        <w:t xml:space="preserve"> File List table</w:t>
      </w:r>
    </w:p>
    <w:p w14:paraId="2EBB4710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312279" wp14:editId="3D04259E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0734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1FFB404B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04DE2E07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5A987F89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23F7F0" wp14:editId="75EB8E59">
            <wp:extent cx="4306824" cy="3657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682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7F11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14:paraId="62546FE9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the following sql</w:t>
      </w:r>
    </w:p>
    <w:p w14:paraId="5C563B73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14:paraId="733383A4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14:paraId="1A4E14C1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INSERT INTO [EC].[</w:t>
      </w:r>
      <w:r w:rsidR="00D03711">
        <w:rPr>
          <w:rFonts w:asciiTheme="minorHAnsi" w:hAnsiTheme="minorHAnsi" w:cs="Segoe UI"/>
          <w:color w:val="000000" w:themeColor="text1"/>
        </w:rPr>
        <w:t>Training_</w:t>
      </w:r>
      <w:r w:rsidRPr="00D329A1">
        <w:t>FileList]</w:t>
      </w:r>
    </w:p>
    <w:p w14:paraId="407EF26D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([File_Name]</w:t>
      </w:r>
    </w:p>
    <w:p w14:paraId="61270FEB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,[File_LoadDate]</w:t>
      </w:r>
    </w:p>
    <w:p w14:paraId="329A9FC9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,[Count_Staged]</w:t>
      </w:r>
    </w:p>
    <w:p w14:paraId="70F0ADB2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,[Count_Loaded]</w:t>
      </w:r>
    </w:p>
    <w:p w14:paraId="5C447109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 ,[Count_Rejected])</w:t>
      </w:r>
    </w:p>
    <w:p w14:paraId="48B14B59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VALUES </w:t>
      </w:r>
      <w:proofErr w:type="gramStart"/>
      <w:r w:rsidRPr="00D329A1">
        <w:t>(?,</w:t>
      </w:r>
      <w:proofErr w:type="spellStart"/>
      <w:proofErr w:type="gramEnd"/>
      <w:r w:rsidRPr="00D329A1">
        <w:t>GetDate</w:t>
      </w:r>
      <w:proofErr w:type="spellEnd"/>
      <w:r w:rsidRPr="00D329A1">
        <w:t>(), ?, ?,?)</w:t>
      </w:r>
    </w:p>
    <w:p w14:paraId="54A47072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437A9A75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51845A90" w14:textId="77777777" w:rsidR="004D3B66" w:rsidRPr="00E60F7F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D931AE8" w14:textId="77777777" w:rsidR="004D3B66" w:rsidRPr="005F0717" w:rsidRDefault="004D3B66" w:rsidP="00A53AE3">
      <w:pPr>
        <w:pStyle w:val="ListParagraph"/>
        <w:numPr>
          <w:ilvl w:val="0"/>
          <w:numId w:val="26"/>
        </w:numPr>
      </w:pPr>
      <w:r w:rsidRPr="005F0717">
        <w:t xml:space="preserve">File System Task: </w:t>
      </w:r>
      <w:r w:rsidR="00FE68F9">
        <w:t>Delete loaded file</w:t>
      </w:r>
    </w:p>
    <w:p w14:paraId="6F7C12E4" w14:textId="77777777"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5EDA227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C0D634" wp14:editId="48E67C0E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663F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7C93B95" w14:textId="77777777" w:rsidR="004D3B66" w:rsidRPr="00C242D2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E68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3205E5" wp14:editId="1318EFBF">
            <wp:extent cx="4133088" cy="18288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7B8C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D33A171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0C5685B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0415215" w14:textId="77777777" w:rsidR="00FE68F9" w:rsidRDefault="00FE68F9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 Loop: Encrypt Failed Files</w:t>
      </w:r>
      <w:r w:rsidRPr="0084218D">
        <w:rPr>
          <w:rFonts w:asciiTheme="minorHAnsi" w:hAnsiTheme="minorHAnsi" w:cs="Arial"/>
          <w:b/>
        </w:rPr>
        <w:t xml:space="preserve"> </w:t>
      </w:r>
    </w:p>
    <w:p w14:paraId="14F6E678" w14:textId="77777777"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 xml:space="preserve">Container: For each  File Loop </w:t>
      </w:r>
    </w:p>
    <w:p w14:paraId="5EF4405D" w14:textId="77777777"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>Precedence Constraint - Completion</w:t>
      </w:r>
    </w:p>
    <w:p w14:paraId="5B562785" w14:textId="4F65F88F"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>Folder: \\</w:t>
      </w:r>
      <w:del w:id="151" w:author="Palacherla, Susmitha C" w:date="2021-04-20T08:10:00Z">
        <w:r w:rsidRPr="00A53AE3" w:rsidDel="0006028F">
          <w:rPr>
            <w:rFonts w:ascii="Times New Roman" w:hAnsi="Times New Roman"/>
          </w:rPr>
          <w:delText>f3420-ecldbp01</w:delText>
        </w:r>
      </w:del>
      <w:ins w:id="152" w:author="Palacherla, Susmitha C" w:date="2021-04-20T08:10:00Z">
        <w:r w:rsidR="0006028F">
          <w:rPr>
            <w:rFonts w:ascii="Times New Roman" w:hAnsi="Times New Roman"/>
          </w:rPr>
          <w:t>UVAAPADSQL50CCO</w:t>
        </w:r>
      </w:ins>
      <w:r w:rsidRPr="00A53AE3">
        <w:rPr>
          <w:rFonts w:ascii="Times New Roman" w:hAnsi="Times New Roman"/>
        </w:rPr>
        <w:t>\data\coaching\ETS\Decrypt_out\</w:t>
      </w:r>
    </w:p>
    <w:p w14:paraId="1336FD33" w14:textId="77777777"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>Files: eCL*.csv</w:t>
      </w:r>
    </w:p>
    <w:p w14:paraId="3F9C45E0" w14:textId="77777777"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>Retrieve file name: Name and Extension</w:t>
      </w:r>
    </w:p>
    <w:p w14:paraId="69316CA0" w14:textId="77777777"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821368E" w14:textId="77777777" w:rsidR="00FE68F9" w:rsidRPr="00FE68F9" w:rsidRDefault="00FE68F9" w:rsidP="00A53AE3">
      <w:pPr>
        <w:ind w:left="1080"/>
        <w:rPr>
          <w:rFonts w:ascii="Times New Roman" w:hAnsi="Times New Roman"/>
          <w:b/>
        </w:rPr>
      </w:pPr>
      <w:r w:rsidRPr="00FE68F9">
        <w:rPr>
          <w:rFonts w:ascii="Times New Roman" w:hAnsi="Times New Roman"/>
          <w:b/>
        </w:rPr>
        <w:t>Summary of Steps</w:t>
      </w:r>
    </w:p>
    <w:p w14:paraId="1D36A5CD" w14:textId="77777777" w:rsidR="00FE68F9" w:rsidRPr="00FE68F9" w:rsidRDefault="00FE68F9" w:rsidP="00FE68F9">
      <w:pPr>
        <w:numPr>
          <w:ilvl w:val="0"/>
          <w:numId w:val="29"/>
        </w:numPr>
        <w:contextualSpacing/>
        <w:rPr>
          <w:rFonts w:ascii="Times New Roman" w:hAnsi="Times New Roman"/>
        </w:rPr>
      </w:pPr>
      <w:r w:rsidRPr="00FE68F9">
        <w:rPr>
          <w:rFonts w:ascii="Times New Roman" w:hAnsi="Times New Roman"/>
        </w:rPr>
        <w:t xml:space="preserve">File system task – Encrypt failed files </w:t>
      </w:r>
    </w:p>
    <w:p w14:paraId="5483767F" w14:textId="77777777" w:rsidR="00FE68F9" w:rsidRPr="00FE68F9" w:rsidRDefault="00FE68F9" w:rsidP="00FE68F9">
      <w:pPr>
        <w:numPr>
          <w:ilvl w:val="0"/>
          <w:numId w:val="29"/>
        </w:numPr>
        <w:contextualSpacing/>
        <w:rPr>
          <w:rFonts w:ascii="Times New Roman" w:hAnsi="Times New Roman"/>
        </w:rPr>
      </w:pPr>
      <w:r w:rsidRPr="00FE68F9">
        <w:rPr>
          <w:rFonts w:ascii="Times New Roman" w:hAnsi="Times New Roman"/>
        </w:rPr>
        <w:t>Script task - Pause 10 seconds</w:t>
      </w:r>
    </w:p>
    <w:p w14:paraId="5265DBD9" w14:textId="77777777"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8AFFB62" w14:textId="77777777"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24BB97E" w14:textId="77777777"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E17D6EA" w14:textId="77777777"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39C9511" w14:textId="77777777"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90F97A7" w14:textId="77777777"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639996A" w14:textId="77777777"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ABF56BE" w14:textId="77777777" w:rsidR="00FE68F9" w:rsidRPr="00FE68F9" w:rsidRDefault="00FE68F9" w:rsidP="00A53AE3">
      <w:pPr>
        <w:ind w:left="1080"/>
        <w:rPr>
          <w:rFonts w:ascii="Times New Roman" w:hAnsi="Times New Roman"/>
          <w:b/>
        </w:rPr>
      </w:pPr>
      <w:r w:rsidRPr="00FE68F9">
        <w:rPr>
          <w:rFonts w:ascii="Times New Roman" w:hAnsi="Times New Roman"/>
          <w:b/>
        </w:rPr>
        <w:t>Details</w:t>
      </w:r>
    </w:p>
    <w:p w14:paraId="796F8BB0" w14:textId="77777777" w:rsidR="00FE68F9" w:rsidRPr="00FE68F9" w:rsidRDefault="00FE68F9" w:rsidP="00FE68F9">
      <w:pPr>
        <w:numPr>
          <w:ilvl w:val="0"/>
          <w:numId w:val="30"/>
        </w:numPr>
        <w:contextualSpacing/>
        <w:rPr>
          <w:rFonts w:ascii="Times New Roman" w:hAnsi="Times New Roman"/>
        </w:rPr>
      </w:pPr>
      <w:r w:rsidRPr="00FE68F9">
        <w:rPr>
          <w:rFonts w:ascii="Times New Roman" w:hAnsi="Times New Roman"/>
        </w:rPr>
        <w:lastRenderedPageBreak/>
        <w:t>File system task – Encrypt files</w:t>
      </w:r>
    </w:p>
    <w:p w14:paraId="474EE8E1" w14:textId="77777777"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FE68F9">
        <w:rPr>
          <w:noProof/>
        </w:rPr>
        <w:t xml:space="preserve"> </w:t>
      </w:r>
      <w:r w:rsidRPr="00FE68F9">
        <w:rPr>
          <w:noProof/>
        </w:rPr>
        <w:drawing>
          <wp:inline distT="0" distB="0" distL="0" distR="0" wp14:anchorId="3EB225CA" wp14:editId="53608116">
            <wp:extent cx="5230368" cy="2743200"/>
            <wp:effectExtent l="0" t="0" r="889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03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E903" w14:textId="77777777"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D1FF9CC" w14:textId="77777777"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EBEDB8F" w14:textId="77777777" w:rsidR="00FE68F9" w:rsidRPr="00FE68F9" w:rsidRDefault="00FE68F9" w:rsidP="00FE68F9">
      <w:pPr>
        <w:numPr>
          <w:ilvl w:val="0"/>
          <w:numId w:val="30"/>
        </w:numPr>
        <w:contextualSpacing/>
        <w:rPr>
          <w:rFonts w:ascii="Times New Roman" w:hAnsi="Times New Roman"/>
        </w:rPr>
      </w:pPr>
      <w:r w:rsidRPr="00FE68F9">
        <w:rPr>
          <w:rFonts w:ascii="Times New Roman" w:hAnsi="Times New Roman"/>
        </w:rPr>
        <w:t>Script  task- Pause 10 secs</w:t>
      </w:r>
    </w:p>
    <w:p w14:paraId="4AF9A543" w14:textId="77777777" w:rsidR="00FE68F9" w:rsidRPr="00FE68F9" w:rsidRDefault="00FE68F9" w:rsidP="00FE68F9">
      <w:pPr>
        <w:ind w:left="720"/>
        <w:rPr>
          <w:rFonts w:ascii="Times New Roman" w:hAnsi="Times New Roman"/>
        </w:rPr>
      </w:pPr>
      <w:r w:rsidRPr="00FE68F9">
        <w:rPr>
          <w:noProof/>
        </w:rPr>
        <w:drawing>
          <wp:inline distT="0" distB="0" distL="0" distR="0" wp14:anchorId="38450681" wp14:editId="4B1750B7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CA89" w14:textId="77777777"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E68F9">
        <w:rPr>
          <w:rFonts w:ascii="Consolas" w:hAnsi="Consolas" w:cs="Consolas"/>
          <w:color w:val="0000FF"/>
          <w:sz w:val="19"/>
          <w:szCs w:val="19"/>
        </w:rPr>
        <w:t>public</w:t>
      </w:r>
      <w:r w:rsidRPr="00FE68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E68F9">
        <w:rPr>
          <w:rFonts w:ascii="Consolas" w:hAnsi="Consolas" w:cs="Consolas"/>
          <w:color w:val="0000FF"/>
          <w:sz w:val="19"/>
          <w:szCs w:val="19"/>
        </w:rPr>
        <w:t>void</w:t>
      </w:r>
      <w:r w:rsidRPr="00FE68F9"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1E77E9C0" w14:textId="77777777"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94F2784" w14:textId="77777777"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E68F9"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6CABD8B4" w14:textId="77777777"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E68F9"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17A56502" w14:textId="77777777"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FE68F9">
        <w:rPr>
          <w:rFonts w:ascii="Consolas" w:hAnsi="Consolas" w:cs="Consolas"/>
          <w:color w:val="000000"/>
          <w:sz w:val="19"/>
          <w:szCs w:val="19"/>
        </w:rPr>
        <w:t>System.Threading.</w:t>
      </w:r>
      <w:r w:rsidRPr="00FE68F9">
        <w:rPr>
          <w:rFonts w:ascii="Consolas" w:hAnsi="Consolas" w:cs="Consolas"/>
          <w:color w:val="2B91AF"/>
          <w:sz w:val="19"/>
          <w:szCs w:val="19"/>
        </w:rPr>
        <w:t>Thread</w:t>
      </w:r>
      <w:r w:rsidRPr="00FE68F9"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 w:rsidRPr="00FE68F9">
        <w:rPr>
          <w:rFonts w:ascii="Consolas" w:hAnsi="Consolas" w:cs="Consolas"/>
          <w:color w:val="000000"/>
          <w:sz w:val="19"/>
          <w:szCs w:val="19"/>
        </w:rPr>
        <w:t>(10000</w:t>
      </w:r>
      <w:proofErr w:type="gramStart"/>
      <w:r w:rsidRPr="00FE68F9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F20BBB1" w14:textId="77777777"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FE68F9"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 w:rsidRPr="00FE68F9">
        <w:rPr>
          <w:rFonts w:ascii="Consolas" w:hAnsi="Consolas" w:cs="Consolas"/>
          <w:color w:val="000000"/>
          <w:sz w:val="19"/>
          <w:szCs w:val="19"/>
        </w:rPr>
        <w:t xml:space="preserve"> = (</w:t>
      </w:r>
      <w:r w:rsidRPr="00FE68F9">
        <w:rPr>
          <w:rFonts w:ascii="Consolas" w:hAnsi="Consolas" w:cs="Consolas"/>
          <w:color w:val="0000FF"/>
          <w:sz w:val="19"/>
          <w:szCs w:val="19"/>
        </w:rPr>
        <w:t>int</w:t>
      </w:r>
      <w:r w:rsidRPr="00FE68F9"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 w:rsidRPr="00FE68F9">
        <w:rPr>
          <w:rFonts w:ascii="Consolas" w:hAnsi="Consolas" w:cs="Consolas"/>
          <w:color w:val="2B91AF"/>
          <w:sz w:val="19"/>
          <w:szCs w:val="19"/>
        </w:rPr>
        <w:t>ScriptResults</w:t>
      </w:r>
      <w:r w:rsidRPr="00FE68F9">
        <w:rPr>
          <w:rFonts w:ascii="Consolas" w:hAnsi="Consolas" w:cs="Consolas"/>
          <w:color w:val="000000"/>
          <w:sz w:val="19"/>
          <w:szCs w:val="19"/>
        </w:rPr>
        <w:t>.</w:t>
      </w:r>
      <w:proofErr w:type="gramStart"/>
      <w:r w:rsidRPr="00FE68F9">
        <w:rPr>
          <w:rFonts w:ascii="Consolas" w:hAnsi="Consolas" w:cs="Consolas"/>
          <w:color w:val="000000"/>
          <w:sz w:val="19"/>
          <w:szCs w:val="19"/>
        </w:rPr>
        <w:t>Success</w:t>
      </w:r>
      <w:proofErr w:type="spellEnd"/>
      <w:r w:rsidRPr="00FE68F9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5CD5774" w14:textId="77777777"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1A0FB66" w14:textId="77777777" w:rsidR="00FE68F9" w:rsidRPr="00FE68F9" w:rsidRDefault="00FE68F9" w:rsidP="00FE68F9">
      <w:pPr>
        <w:rPr>
          <w:rFonts w:ascii="Times New Roman" w:hAnsi="Times New Roman"/>
        </w:rPr>
      </w:pPr>
    </w:p>
    <w:p w14:paraId="67D92E00" w14:textId="77777777"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1C6ADD0" w14:textId="77777777"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E06C90D" w14:textId="77777777"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55BABF3" w14:textId="77777777"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8E053E9" w14:textId="77777777"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0FFC1D2" w14:textId="77777777"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EBB8DA0" w14:textId="77777777" w:rsidR="00BE2E93" w:rsidRPr="00932115" w:rsidRDefault="00BE2E93" w:rsidP="00FE68F9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Content(Event Handlers)</w:t>
      </w:r>
    </w:p>
    <w:p w14:paraId="1C35022D" w14:textId="77777777" w:rsidR="004D3B66" w:rsidRPr="004A6D60" w:rsidRDefault="004D3B66" w:rsidP="004A6D60">
      <w:pPr>
        <w:spacing w:after="0"/>
        <w:ind w:left="1080"/>
      </w:pPr>
    </w:p>
    <w:p w14:paraId="38A14407" w14:textId="77777777"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1DBB858E" w14:textId="77777777"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r w:rsidR="00D03711">
        <w:rPr>
          <w:rFonts w:asciiTheme="minorHAnsi" w:hAnsiTheme="minorHAnsi" w:cs="Segoe UI"/>
          <w:color w:val="000000" w:themeColor="text1"/>
        </w:rPr>
        <w:t xml:space="preserve">Training </w:t>
      </w:r>
      <w:r w:rsidR="00E44A57">
        <w:rPr>
          <w:rFonts w:asciiTheme="minorHAnsi" w:hAnsiTheme="minorHAnsi" w:cs="Arial"/>
        </w:rPr>
        <w:t>_Coaching</w:t>
      </w:r>
    </w:p>
    <w:p w14:paraId="3DFF573A" w14:textId="77777777"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14:paraId="07C22038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3D5AB725" w14:textId="77777777"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5C30E620" w14:textId="77777777" w:rsidR="00E44A57" w:rsidRDefault="00F92AFA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804BC1" wp14:editId="4CE70BB2">
            <wp:extent cx="4838700" cy="3048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31BD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24F610E1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0EF24CD3" w14:textId="77777777" w:rsidR="0095088D" w:rsidRPr="00D329A1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t xml:space="preserve"> </w:t>
      </w:r>
    </w:p>
    <w:p w14:paraId="007A0044" w14:textId="77777777" w:rsidR="0095088D" w:rsidRPr="001A3FAA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368DA5D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88DFB53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B88AAC" wp14:editId="00ACCE9E">
            <wp:extent cx="5943600" cy="2115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86C8" w14:textId="77777777"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5126226" w14:textId="77777777" w:rsidR="0095088D" w:rsidRDefault="00F92AFA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7F269E" wp14:editId="28F93D1D">
            <wp:extent cx="5943600" cy="29267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2E2F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E94ADDF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8DF13F6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10D96F0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1645578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12FC618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0CF56F8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D48302C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56CFE25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15EBC83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3A72DD15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63985341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65BEE2A4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67099B59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76998324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7A48E5CC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59A4CEB3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229A9227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1EE5B5F1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6D8194DF" w14:textId="77777777" w:rsidR="0095088D" w:rsidRPr="005858E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1F39234E" w14:textId="77777777"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6E0C1736" w14:textId="77777777"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60E37571" w14:textId="77777777"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111D4F96" w14:textId="77777777"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2C82F7AC" w14:textId="77777777"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153" w:name="_Toc503971893"/>
      <w:r w:rsidRPr="0027630C">
        <w:rPr>
          <w:rFonts w:ascii="Calibri" w:hAnsi="Calibri" w:cs="Times New Roman"/>
          <w:color w:val="auto"/>
        </w:rPr>
        <w:t>Tables</w:t>
      </w:r>
      <w:bookmarkEnd w:id="153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14:paraId="09CBEF45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37645495" w14:textId="77777777"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1F0D9C77" w14:textId="77777777"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14:paraId="68384DE1" w14:textId="77777777"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5310A9F9" w14:textId="77777777"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14:paraId="41558B40" w14:textId="77777777"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14:paraId="1AE9113C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A6D573" w14:textId="77777777"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6E577D22" w14:textId="77777777"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D6871F8" w14:textId="77777777"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records during the insert into Coaching_Log table.</w:t>
            </w:r>
          </w:p>
        </w:tc>
      </w:tr>
      <w:tr w:rsidR="00C006AB" w:rsidRPr="00E5799B" w14:paraId="7651882A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46F1FA" w14:textId="77777777"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0EBDF318" w14:textId="77777777"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8238928" w14:textId="77777777"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E5799B" w14:paraId="6D1F56B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E19BC9" w14:textId="77777777"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5A22307B" w14:textId="77777777" w:rsidR="00C006A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CAABCF1" w14:textId="77777777"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14:paraId="692356A1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4EC3B5" w14:textId="77777777"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6B6E220" w14:textId="77777777"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10DCAA0" w14:textId="77777777"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14:paraId="0BBF5E05" w14:textId="77777777"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14:paraId="47869F23" w14:textId="77777777"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1293D9D5" w14:textId="77777777"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154" w:name="_Toc503971894"/>
      <w:r w:rsidRPr="0027630C">
        <w:rPr>
          <w:rFonts w:ascii="Calibri" w:hAnsi="Calibri" w:cs="Times New Roman"/>
          <w:color w:val="auto"/>
        </w:rPr>
        <w:lastRenderedPageBreak/>
        <w:t>Procedures</w:t>
      </w:r>
      <w:bookmarkEnd w:id="154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14:paraId="488F958F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4D188B3B" w14:textId="77777777"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41A241E2" w14:textId="77777777"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14:paraId="08C640B7" w14:textId="77777777"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38AD5624" w14:textId="77777777"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14:paraId="6CCE7C9D" w14:textId="77777777"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14:paraId="33FBC35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6978F9" w14:textId="77777777"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52C31F" w14:textId="77777777" w:rsidR="00C006AB" w:rsidRDefault="00C006AB" w:rsidP="0095088D">
            <w:pPr>
              <w:rPr>
                <w:color w:val="000000"/>
              </w:rPr>
            </w:pPr>
            <w:r>
              <w:rPr>
                <w:color w:val="000000"/>
              </w:rPr>
              <w:t>sp_InsertInto_Coaching_Log_</w:t>
            </w:r>
            <w:r w:rsid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6144DDB" w14:textId="77777777"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  <w:tr w:rsidR="00FE68F9" w:rsidRPr="00E5799B" w14:paraId="51260371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81D950" w14:textId="77777777" w:rsidR="00FE68F9" w:rsidRDefault="00FE68F9" w:rsidP="00FE68F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C7AC3CD" w14:textId="77777777" w:rsidR="00FE68F9" w:rsidRDefault="00FE68F9" w:rsidP="00FE68F9">
            <w:pPr>
              <w:rPr>
                <w:color w:val="000000"/>
              </w:rPr>
            </w:pPr>
            <w:r w:rsidRPr="00FE68F9">
              <w:rPr>
                <w:color w:val="000000"/>
              </w:rPr>
              <w:t>sp_Update_Training_Coaching_Stage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CB68557" w14:textId="77777777" w:rsidR="00FE68F9" w:rsidRDefault="00FE68F9" w:rsidP="00FE68F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</w:tbl>
    <w:p w14:paraId="3A5EDFAA" w14:textId="77777777"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155" w:name="_Toc503971895"/>
      <w:r>
        <w:rPr>
          <w:rFonts w:ascii="Calibri" w:hAnsi="Calibri" w:cs="Times New Roman"/>
          <w:color w:val="auto"/>
        </w:rPr>
        <w:t>Functions</w:t>
      </w:r>
      <w:bookmarkEnd w:id="155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14:paraId="0535E50D" w14:textId="77777777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64B75FE3" w14:textId="77777777"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69E66D37" w14:textId="77777777"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  <w:proofErr w:type="spellEnd"/>
          </w:p>
          <w:p w14:paraId="47F8CA72" w14:textId="77777777"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2E7B4DBC" w14:textId="77777777"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14:paraId="4B61E25D" w14:textId="77777777"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14:paraId="51D88055" w14:textId="77777777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A0E056" w14:textId="77777777"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CB416C" w14:textId="77777777" w:rsidR="008A093F" w:rsidRDefault="008A093F" w:rsidP="007C6827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599A193" w14:textId="77777777" w:rsidR="008A093F" w:rsidRDefault="008A093F" w:rsidP="007C6827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14:paraId="79C02759" w14:textId="77777777" w:rsidR="0017605E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proofErr w:type="spellStart"/>
      <w:r w:rsidR="00D329A1" w:rsidRPr="00D329A1">
        <w:t>eCoaching_</w:t>
      </w:r>
      <w:r w:rsidR="00F92AFA" w:rsidRPr="00F92AFA">
        <w:rPr>
          <w:rFonts w:ascii="Arial" w:hAnsi="Arial" w:cs="Arial"/>
        </w:rPr>
        <w:t>Training</w:t>
      </w:r>
      <w:r w:rsidR="00F92AFA">
        <w:rPr>
          <w:rFonts w:ascii="Arial" w:hAnsi="Arial" w:cs="Arial"/>
        </w:rPr>
        <w:t>_Load_Create</w:t>
      </w:r>
      <w:proofErr w:type="spellEnd"/>
    </w:p>
    <w:p w14:paraId="5BB285CE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AC40F11" w14:textId="77777777"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E82FA34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1C5A6D6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69E22A8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BA44260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7934852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84A5DC2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7FBD1F1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2B1C4B1" w14:textId="77777777"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8D3B8B4" w14:textId="77777777"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D61BBA3" w14:textId="77777777"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9684BC9" w14:textId="77777777"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1302340" w14:textId="77777777"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EC54828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16E14C0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71EEB03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82A7CB9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0FFAC9C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B8DA9A0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4B12781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B456B89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13B4149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944512D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CEB2C60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512309E" w14:textId="77777777"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5E0241E" w14:textId="77777777"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2D68385" w14:textId="77777777"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A803904" w14:textId="77777777"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4183508" w14:textId="77777777"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FB740EF" w14:textId="77777777"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442E02C" w14:textId="77777777"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49EDF8A" w14:textId="77777777"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DF265A7" w14:textId="77777777"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732C488" w14:textId="77777777"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1AA81D4" w14:textId="77777777"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543757D" w14:textId="77777777"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7FEFD39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C45521D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A6C1DA5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0BA0733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BB31B93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135AD66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349D11D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1E7FBB6" w14:textId="77777777"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BB0409A" w14:textId="77777777"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3AB507A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E3B2DF6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F5F27CF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0870A31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79EB30C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E47A483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D7EDE33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71F359A" w14:textId="77777777"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3581E26" w14:textId="77777777"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6898367" w14:textId="77777777"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482D9F8" w14:textId="77777777"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AF0A083" w14:textId="77777777"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C4A9BE0" w14:textId="77777777"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54ADBDC" w14:textId="77777777"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3E14796" w14:textId="77777777"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48415F8" w14:textId="77777777"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3FFD0" w14:textId="77777777" w:rsidR="003E20E9" w:rsidRDefault="003E20E9" w:rsidP="009F2A51">
      <w:pPr>
        <w:spacing w:after="0" w:line="240" w:lineRule="auto"/>
      </w:pPr>
      <w:r>
        <w:separator/>
      </w:r>
    </w:p>
  </w:endnote>
  <w:endnote w:type="continuationSeparator" w:id="0">
    <w:p w14:paraId="52E17FFB" w14:textId="77777777" w:rsidR="003E20E9" w:rsidRDefault="003E20E9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altName w:val="Palatino Linotyp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58B2B" w14:textId="77777777" w:rsidR="00020AAA" w:rsidRDefault="00020A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3A45A" w14:textId="77777777" w:rsidR="00577E97" w:rsidRDefault="00577E97" w:rsidP="00577E97">
    <w:pPr>
      <w:pStyle w:val="Footertext1"/>
      <w:rPr>
        <w:color w:val="FFFFFF"/>
      </w:rPr>
    </w:pPr>
    <w:r>
      <w:t>This document contains confidential and proprietary information,</w:t>
    </w:r>
  </w:p>
  <w:p w14:paraId="2404D70E" w14:textId="0D7439FF" w:rsidR="00577E97" w:rsidRDefault="00577E97" w:rsidP="00577E97">
    <w:pPr>
      <w:pStyle w:val="Footertext2"/>
      <w:rPr>
        <w:color w:val="FFFFFF"/>
      </w:rPr>
    </w:pPr>
    <w:r>
      <w:t xml:space="preserve">Which shall not be used, disclosed, or reproduced for any purpose other than the conduct of </w:t>
    </w:r>
    <w:r w:rsidR="00020AAA">
      <w:t>company</w:t>
    </w:r>
    <w:r>
      <w:t xml:space="preserve"> business affairs.</w:t>
    </w:r>
  </w:p>
  <w:p w14:paraId="68BAFD10" w14:textId="0DD411DD" w:rsidR="00577E97" w:rsidRPr="000C47F2" w:rsidRDefault="00577E97" w:rsidP="00577E97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ins w:id="156" w:author="Palacherla, Susmitha C" w:date="2021-04-20T08:10:00Z">
      <w:r w:rsidR="0006028F">
        <w:rPr>
          <w:noProof/>
        </w:rPr>
        <w:t>4/20/2021</w:t>
      </w:r>
    </w:ins>
    <w:del w:id="157" w:author="Palacherla, Susmitha C" w:date="2021-04-20T08:10:00Z">
      <w:r w:rsidR="00AC33AE" w:rsidDel="0006028F">
        <w:rPr>
          <w:noProof/>
        </w:rPr>
        <w:delText>4/19/2021</w:delText>
      </w:r>
    </w:del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020AAA">
      <w:rPr>
        <w:rStyle w:val="PageNumber"/>
        <w:noProof/>
      </w:rPr>
      <w:t>1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020AAA">
      <w:rPr>
        <w:rStyle w:val="PageNumber"/>
        <w:noProof/>
      </w:rPr>
      <w:t>32</w:t>
    </w:r>
    <w:r w:rsidRPr="000C47F2">
      <w:rPr>
        <w:rStyle w:val="PageNumber"/>
      </w:rPr>
      <w:fldChar w:fldCharType="end"/>
    </w:r>
  </w:p>
  <w:p w14:paraId="688B4BDE" w14:textId="77777777" w:rsidR="00577E97" w:rsidRDefault="00577E97">
    <w:pPr>
      <w:pStyle w:val="Footer"/>
    </w:pPr>
  </w:p>
  <w:p w14:paraId="42EA638F" w14:textId="77777777" w:rsidR="006F6200" w:rsidRDefault="006F6200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C11B6" w14:textId="77777777" w:rsidR="00020AAA" w:rsidRDefault="00020A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620D2" w14:textId="77777777" w:rsidR="003E20E9" w:rsidRDefault="003E20E9" w:rsidP="009F2A51">
      <w:pPr>
        <w:spacing w:after="0" w:line="240" w:lineRule="auto"/>
      </w:pPr>
      <w:r>
        <w:separator/>
      </w:r>
    </w:p>
  </w:footnote>
  <w:footnote w:type="continuationSeparator" w:id="0">
    <w:p w14:paraId="0AD46B48" w14:textId="77777777" w:rsidR="003E20E9" w:rsidRDefault="003E20E9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4DC9F" w14:textId="77777777" w:rsidR="00020AAA" w:rsidRDefault="00020A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E840B" w14:textId="77777777" w:rsidR="00577E97" w:rsidRDefault="00577E97" w:rsidP="00577E97">
    <w:pPr>
      <w:pStyle w:val="Header"/>
    </w:pPr>
    <w:r>
      <w:t>eCoaching Log System</w:t>
    </w:r>
  </w:p>
  <w:p w14:paraId="366C66A6" w14:textId="77777777" w:rsidR="00577E97" w:rsidRDefault="00577E97">
    <w:pPr>
      <w:pStyle w:val="Header"/>
    </w:pPr>
  </w:p>
  <w:p w14:paraId="77AAC12C" w14:textId="77777777" w:rsidR="00577E97" w:rsidRDefault="00577E9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7BE29" w14:textId="77777777" w:rsidR="00020AAA" w:rsidRDefault="00020A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9F54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1C30143C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4197176"/>
    <w:multiLevelType w:val="hybridMultilevel"/>
    <w:tmpl w:val="E87ED7F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0777434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17"/>
  </w:num>
  <w:num w:numId="3">
    <w:abstractNumId w:val="5"/>
  </w:num>
  <w:num w:numId="4">
    <w:abstractNumId w:val="13"/>
  </w:num>
  <w:num w:numId="5">
    <w:abstractNumId w:val="10"/>
  </w:num>
  <w:num w:numId="6">
    <w:abstractNumId w:val="27"/>
  </w:num>
  <w:num w:numId="7">
    <w:abstractNumId w:val="26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5"/>
  </w:num>
  <w:num w:numId="11">
    <w:abstractNumId w:val="9"/>
  </w:num>
  <w:num w:numId="12">
    <w:abstractNumId w:val="24"/>
  </w:num>
  <w:num w:numId="13">
    <w:abstractNumId w:val="1"/>
  </w:num>
  <w:num w:numId="14">
    <w:abstractNumId w:val="14"/>
  </w:num>
  <w:num w:numId="15">
    <w:abstractNumId w:val="21"/>
  </w:num>
  <w:num w:numId="16">
    <w:abstractNumId w:val="11"/>
  </w:num>
  <w:num w:numId="17">
    <w:abstractNumId w:val="15"/>
  </w:num>
  <w:num w:numId="18">
    <w:abstractNumId w:val="8"/>
  </w:num>
  <w:num w:numId="19">
    <w:abstractNumId w:val="3"/>
  </w:num>
  <w:num w:numId="20">
    <w:abstractNumId w:val="23"/>
  </w:num>
  <w:num w:numId="21">
    <w:abstractNumId w:val="20"/>
  </w:num>
  <w:num w:numId="22">
    <w:abstractNumId w:val="7"/>
  </w:num>
  <w:num w:numId="23">
    <w:abstractNumId w:val="22"/>
  </w:num>
  <w:num w:numId="24">
    <w:abstractNumId w:val="18"/>
  </w:num>
  <w:num w:numId="25">
    <w:abstractNumId w:val="19"/>
  </w:num>
  <w:num w:numId="26">
    <w:abstractNumId w:val="12"/>
  </w:num>
  <w:num w:numId="27">
    <w:abstractNumId w:val="6"/>
  </w:num>
  <w:num w:numId="28">
    <w:abstractNumId w:val="2"/>
  </w:num>
  <w:num w:numId="29">
    <w:abstractNumId w:val="4"/>
  </w:num>
  <w:num w:numId="30">
    <w:abstractNumId w:val="28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D2977"/>
    <w:rsid w:val="00020AAA"/>
    <w:rsid w:val="00022CCE"/>
    <w:rsid w:val="00024AB2"/>
    <w:rsid w:val="00026033"/>
    <w:rsid w:val="00026536"/>
    <w:rsid w:val="0004360A"/>
    <w:rsid w:val="00047512"/>
    <w:rsid w:val="0006028F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141A8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605E"/>
    <w:rsid w:val="001822D4"/>
    <w:rsid w:val="00190085"/>
    <w:rsid w:val="001B35F6"/>
    <w:rsid w:val="001B4454"/>
    <w:rsid w:val="001B4BE1"/>
    <w:rsid w:val="001E1452"/>
    <w:rsid w:val="00202048"/>
    <w:rsid w:val="002074EC"/>
    <w:rsid w:val="00213A1B"/>
    <w:rsid w:val="00217802"/>
    <w:rsid w:val="00217E7F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7772"/>
    <w:rsid w:val="002D5D3B"/>
    <w:rsid w:val="002F47D9"/>
    <w:rsid w:val="002F5746"/>
    <w:rsid w:val="003011AB"/>
    <w:rsid w:val="00304EEA"/>
    <w:rsid w:val="00320E41"/>
    <w:rsid w:val="00323C43"/>
    <w:rsid w:val="003376CE"/>
    <w:rsid w:val="00350946"/>
    <w:rsid w:val="00360E8C"/>
    <w:rsid w:val="00360EAA"/>
    <w:rsid w:val="003755A8"/>
    <w:rsid w:val="00381B5A"/>
    <w:rsid w:val="0038466D"/>
    <w:rsid w:val="0039003A"/>
    <w:rsid w:val="00392241"/>
    <w:rsid w:val="0039269B"/>
    <w:rsid w:val="003B3D30"/>
    <w:rsid w:val="003B75E1"/>
    <w:rsid w:val="003C2E27"/>
    <w:rsid w:val="003D2977"/>
    <w:rsid w:val="003E20E9"/>
    <w:rsid w:val="00401F64"/>
    <w:rsid w:val="004020EE"/>
    <w:rsid w:val="004150EA"/>
    <w:rsid w:val="00452D84"/>
    <w:rsid w:val="00481F6E"/>
    <w:rsid w:val="00490C4F"/>
    <w:rsid w:val="0049254A"/>
    <w:rsid w:val="00494DF0"/>
    <w:rsid w:val="004A132D"/>
    <w:rsid w:val="004A51E8"/>
    <w:rsid w:val="004A52C4"/>
    <w:rsid w:val="004A6695"/>
    <w:rsid w:val="004A6D60"/>
    <w:rsid w:val="004B13B0"/>
    <w:rsid w:val="004B24AD"/>
    <w:rsid w:val="004C48CE"/>
    <w:rsid w:val="004D3B66"/>
    <w:rsid w:val="004E3D97"/>
    <w:rsid w:val="004E4E02"/>
    <w:rsid w:val="004F3646"/>
    <w:rsid w:val="004F7CB4"/>
    <w:rsid w:val="00504005"/>
    <w:rsid w:val="00514612"/>
    <w:rsid w:val="0053330A"/>
    <w:rsid w:val="00572F34"/>
    <w:rsid w:val="00574DF5"/>
    <w:rsid w:val="00577E97"/>
    <w:rsid w:val="005858ED"/>
    <w:rsid w:val="005A139D"/>
    <w:rsid w:val="005A64FA"/>
    <w:rsid w:val="005A6695"/>
    <w:rsid w:val="005B36EC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33D7"/>
    <w:rsid w:val="00681BE6"/>
    <w:rsid w:val="006913F0"/>
    <w:rsid w:val="0069149F"/>
    <w:rsid w:val="00695E80"/>
    <w:rsid w:val="006A5813"/>
    <w:rsid w:val="006C2E0E"/>
    <w:rsid w:val="006F6200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8212C1"/>
    <w:rsid w:val="00835C80"/>
    <w:rsid w:val="00836621"/>
    <w:rsid w:val="0084218D"/>
    <w:rsid w:val="008576A7"/>
    <w:rsid w:val="00860DD5"/>
    <w:rsid w:val="008705BE"/>
    <w:rsid w:val="00876FE2"/>
    <w:rsid w:val="00881025"/>
    <w:rsid w:val="00894FF0"/>
    <w:rsid w:val="008A093F"/>
    <w:rsid w:val="008C2FA7"/>
    <w:rsid w:val="008C584B"/>
    <w:rsid w:val="008D184D"/>
    <w:rsid w:val="0091231B"/>
    <w:rsid w:val="009152BD"/>
    <w:rsid w:val="00926339"/>
    <w:rsid w:val="00932115"/>
    <w:rsid w:val="009330C3"/>
    <w:rsid w:val="00934089"/>
    <w:rsid w:val="00946573"/>
    <w:rsid w:val="0095088D"/>
    <w:rsid w:val="00950B2C"/>
    <w:rsid w:val="009773E7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53AE3"/>
    <w:rsid w:val="00A67A9C"/>
    <w:rsid w:val="00A71CC9"/>
    <w:rsid w:val="00A76B23"/>
    <w:rsid w:val="00A912FD"/>
    <w:rsid w:val="00A93379"/>
    <w:rsid w:val="00A96E41"/>
    <w:rsid w:val="00AC33AE"/>
    <w:rsid w:val="00AC3ED7"/>
    <w:rsid w:val="00AC6E0C"/>
    <w:rsid w:val="00AD2DB5"/>
    <w:rsid w:val="00AE4184"/>
    <w:rsid w:val="00AE6907"/>
    <w:rsid w:val="00B148DC"/>
    <w:rsid w:val="00B15619"/>
    <w:rsid w:val="00B17252"/>
    <w:rsid w:val="00B41F6B"/>
    <w:rsid w:val="00B7425F"/>
    <w:rsid w:val="00B77958"/>
    <w:rsid w:val="00B853DF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A2A9D"/>
    <w:rsid w:val="00CC4682"/>
    <w:rsid w:val="00CD7CE3"/>
    <w:rsid w:val="00CE328F"/>
    <w:rsid w:val="00CF3A70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908D7"/>
    <w:rsid w:val="00D93C14"/>
    <w:rsid w:val="00DA3001"/>
    <w:rsid w:val="00DC43BA"/>
    <w:rsid w:val="00DD0B27"/>
    <w:rsid w:val="00DF2948"/>
    <w:rsid w:val="00E0110B"/>
    <w:rsid w:val="00E012D4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C642C"/>
    <w:rsid w:val="00EE06FD"/>
    <w:rsid w:val="00EE25CC"/>
    <w:rsid w:val="00EE5A65"/>
    <w:rsid w:val="00F00100"/>
    <w:rsid w:val="00F056A7"/>
    <w:rsid w:val="00F35244"/>
    <w:rsid w:val="00F50BAE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8F9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1CB9508"/>
  <w15:docId w15:val="{494D5C9F-1BFB-4D77-BAAC-9AFA10080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Footertext1">
    <w:name w:val="Footer text 1"/>
    <w:basedOn w:val="Footer"/>
    <w:rsid w:val="00577E97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577E97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AC33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9E50A5-D3D9-4846-BCB6-E94ADE25D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1406</TotalTime>
  <Pages>1</Pages>
  <Words>1928</Words>
  <Characters>10995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12898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71</cp:revision>
  <dcterms:created xsi:type="dcterms:W3CDTF">2014-05-14T02:00:00Z</dcterms:created>
  <dcterms:modified xsi:type="dcterms:W3CDTF">2021-04-20T12:11:00Z</dcterms:modified>
</cp:coreProperties>
</file>