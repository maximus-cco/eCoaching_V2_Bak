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D03711">
        <w:rPr>
          <w:rFonts w:ascii="Arial" w:hAnsi="Arial" w:cs="Arial"/>
          <w:b/>
          <w:sz w:val="32"/>
        </w:rPr>
        <w:t>Training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780"/>
      </w:tblGrid>
      <w:tr w:rsidR="009F2A51" w:rsidRPr="00D37C04" w:rsidTr="006F6200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78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6F6200" w:rsidRPr="00D37C04" w:rsidTr="006F6200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6F6200" w:rsidRPr="00FF578D" w:rsidRDefault="006F6200" w:rsidP="006F6200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1" w:author="Palacherla, Susmitha C (NONUS)" w:date="2018-01-17T16:19:00Z">
              <w:r>
                <w:rPr>
                  <w:rFonts w:ascii="Times New Roman (PCL6)" w:hAnsi="Times New Roman (PCL6)"/>
                </w:rPr>
                <w:t>12/28/2017</w:t>
              </w:r>
            </w:ins>
            <w:del w:id="2" w:author="Palacherla, Susmitha C (NONUS)" w:date="2018-01-17T16:19:00Z">
              <w:r w:rsidDel="002C1CB1">
                <w:rPr>
                  <w:rFonts w:ascii="Times New Roman (PCL6)" w:hAnsi="Times New Roman (PCL6)"/>
                </w:rPr>
                <w:delText>8/14/2017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6F6200" w:rsidRPr="00D37C04" w:rsidRDefault="006F6200" w:rsidP="006F6200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78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6F6200" w:rsidRPr="00D37C04" w:rsidRDefault="006F6200" w:rsidP="006F6200">
            <w:pPr>
              <w:ind w:right="-270"/>
              <w:rPr>
                <w:rFonts w:ascii="Times New Roman (PCL6)" w:hAnsi="Times New Roman (PCL6)"/>
              </w:rPr>
            </w:pPr>
            <w:ins w:id="3" w:author="Palacherla, Susmitha C (NONUS)" w:date="2018-01-17T16:19:00Z">
              <w:r>
                <w:rPr>
                  <w:rFonts w:ascii="Times New Roman (PCL6)" w:hAnsi="Times New Roman (PCL6)"/>
                </w:rPr>
                <w:t>TFS 7854 – Encryption related changes for feed files and staging tables</w:t>
              </w:r>
            </w:ins>
            <w:del w:id="4" w:author="Palacherla, Susmitha C (NONUS)" w:date="2018-01-17T16:19:00Z">
              <w:r w:rsidDel="002C1CB1">
                <w:rPr>
                  <w:rFonts w:ascii="Times New Roman (PCL6)" w:hAnsi="Times New Roman (PCL6)"/>
                </w:rPr>
                <w:delText>TFS 7105 – Upgrade to SQL Server 2012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5426A6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CC35E6" id="Line 4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7C6827" w:rsidRPr="007C6827">
        <w:rPr>
          <w:rFonts w:ascii="Times New Roman (PCL6)" w:hAnsi="Times New Roman (PCL6)"/>
          <w:b w:val="0"/>
        </w:rPr>
        <w:t>03/</w:t>
      </w:r>
      <w:r w:rsidR="00A440F9">
        <w:rPr>
          <w:rFonts w:ascii="Times New Roman (PCL6)" w:hAnsi="Times New Roman (PCL6)"/>
          <w:b w:val="0"/>
        </w:rPr>
        <w:t>23</w:t>
      </w:r>
      <w:r w:rsidR="007C6827" w:rsidRPr="007C6827">
        <w:rPr>
          <w:rFonts w:ascii="Times New Roman (PCL6)" w:hAnsi="Times New Roman (PCL6)"/>
          <w:b w:val="0"/>
        </w:rPr>
        <w:t>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5CDFED" id="Line 5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DE1DFE" id="Line 6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56AADF" id="Line 7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  <w:tblGridChange w:id="5">
          <w:tblGrid>
            <w:gridCol w:w="1440"/>
            <w:gridCol w:w="5238"/>
            <w:gridCol w:w="2790"/>
          </w:tblGrid>
        </w:tblGridChange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7C6827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03/</w:t>
            </w:r>
            <w:r w:rsidR="00A440F9">
              <w:rPr>
                <w:rFonts w:ascii="Times New Roman (PCL6)" w:hAnsi="Times New Roman (PCL6)"/>
              </w:rPr>
              <w:t>23</w:t>
            </w:r>
            <w:r>
              <w:rPr>
                <w:rFonts w:ascii="Times New Roman (PCL6)" w:hAnsi="Times New Roman (PCL6)"/>
              </w:rPr>
              <w:t>/2016</w:t>
            </w:r>
          </w:p>
        </w:tc>
        <w:tc>
          <w:tcPr>
            <w:tcW w:w="5238" w:type="dxa"/>
          </w:tcPr>
          <w:p w:rsidR="009F2A51" w:rsidRPr="00D37C04" w:rsidRDefault="00A67A9C" w:rsidP="00A440F9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TFS </w:t>
            </w:r>
            <w:r w:rsidR="00A440F9">
              <w:t>2283.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A2A9D" w:rsidRPr="00D37C04" w:rsidTr="00A45C57">
        <w:tc>
          <w:tcPr>
            <w:tcW w:w="1440" w:type="dxa"/>
          </w:tcPr>
          <w:p w:rsidR="00CA2A9D" w:rsidRPr="00D37C04" w:rsidRDefault="00CA2A9D" w:rsidP="00CA2A9D">
            <w:pPr>
              <w:pStyle w:val="hdr1"/>
              <w:ind w:left="0"/>
              <w:jc w:val="left"/>
            </w:pPr>
            <w:r>
              <w:t>8/14/2017</w:t>
            </w:r>
          </w:p>
        </w:tc>
        <w:tc>
          <w:tcPr>
            <w:tcW w:w="5238" w:type="dxa"/>
          </w:tcPr>
          <w:p w:rsidR="00CA2A9D" w:rsidRPr="00D37C04" w:rsidRDefault="00CA2A9D" w:rsidP="00CA2A9D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2.0 TFS 7105 – Upgrade to SQL Server 2012</w:t>
            </w:r>
          </w:p>
        </w:tc>
        <w:tc>
          <w:tcPr>
            <w:tcW w:w="2790" w:type="dxa"/>
          </w:tcPr>
          <w:p w:rsidR="00CA2A9D" w:rsidRPr="00D37C04" w:rsidRDefault="00CA2A9D" w:rsidP="00CA2A9D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6F6200" w:rsidRPr="00D37C04" w:rsidTr="006F6200">
        <w:tblPrEx>
          <w:tblW w:w="0" w:type="auto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6" w:author="Palacherla, Susmitha C (NONUS)" w:date="2018-01-17T16:19:00Z">
            <w:tblPrEx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c>
          <w:tcPr>
            <w:tcW w:w="1440" w:type="dxa"/>
            <w:tcPrChange w:id="7" w:author="Palacherla, Susmitha C (NONUS)" w:date="2018-01-17T16:19:00Z">
              <w:tcPr>
                <w:tcW w:w="1440" w:type="dxa"/>
              </w:tcPr>
            </w:tcPrChange>
          </w:tcPr>
          <w:p w:rsidR="006F6200" w:rsidRPr="00D37C04" w:rsidRDefault="006F6200" w:rsidP="006F6200">
            <w:pPr>
              <w:pStyle w:val="hdr1"/>
              <w:ind w:left="0"/>
              <w:jc w:val="left"/>
            </w:pPr>
            <w:ins w:id="8" w:author="Palacherla, Susmitha C (NONUS)" w:date="2018-01-17T16:19:00Z">
              <w:r>
                <w:t>12/28/2017</w:t>
              </w:r>
            </w:ins>
          </w:p>
        </w:tc>
        <w:tc>
          <w:tcPr>
            <w:tcW w:w="5238" w:type="dxa"/>
            <w:tcPrChange w:id="9" w:author="Palacherla, Susmitha C (NONUS)" w:date="2018-01-17T16:19:00Z">
              <w:tcPr>
                <w:tcW w:w="5238" w:type="dxa"/>
              </w:tcPr>
            </w:tcPrChange>
          </w:tcPr>
          <w:p w:rsidR="006F6200" w:rsidRPr="00D37C04" w:rsidRDefault="006F6200" w:rsidP="006F6200">
            <w:pPr>
              <w:pStyle w:val="hdr1"/>
              <w:ind w:left="0"/>
              <w:jc w:val="left"/>
            </w:pPr>
            <w:ins w:id="10" w:author="Palacherla, Susmitha C (NONUS)" w:date="2018-01-17T16:19:00Z">
              <w:r>
                <w:rPr>
                  <w:rFonts w:ascii="Times New Roman (PCL6)" w:hAnsi="Times New Roman (PCL6)"/>
                </w:rPr>
                <w:t>3.0 TFS 7854 – Encryption related changes for feed files and staging tables</w:t>
              </w:r>
            </w:ins>
          </w:p>
        </w:tc>
        <w:tc>
          <w:tcPr>
            <w:tcW w:w="2790" w:type="dxa"/>
            <w:tcPrChange w:id="11" w:author="Palacherla, Susmitha C (NONUS)" w:date="2018-01-17T16:19:00Z">
              <w:tcPr>
                <w:tcW w:w="2790" w:type="dxa"/>
                <w:vAlign w:val="bottom"/>
              </w:tcPr>
            </w:tcPrChange>
          </w:tcPr>
          <w:p w:rsidR="006F6200" w:rsidRPr="00D37C04" w:rsidRDefault="006F6200" w:rsidP="006F6200">
            <w:pPr>
              <w:pStyle w:val="hdr1"/>
              <w:ind w:left="0"/>
              <w:jc w:val="left"/>
            </w:pPr>
            <w:ins w:id="12" w:author="Palacherla, Susmitha C (NONUS)" w:date="2018-01-17T16:19:00Z">
              <w:r w:rsidRPr="00257251">
                <w:t>Susmitha Palacherla</w:t>
              </w:r>
            </w:ins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97A45" w:rsidRPr="00D37C04" w:rsidRDefault="00997A45" w:rsidP="00997A45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3" w:name="_Toc434743870"/>
      <w:r w:rsidRPr="002431EB">
        <w:br w:type="page"/>
      </w:r>
      <w:bookmarkEnd w:id="13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  <w:bookmarkStart w:id="14" w:name="_GoBack"/>
          <w:bookmarkEnd w:id="14"/>
        </w:p>
        <w:p w:rsidR="00FE68F9" w:rsidRDefault="00481F6E">
          <w:pPr>
            <w:pStyle w:val="TOC1"/>
            <w:tabs>
              <w:tab w:val="left" w:pos="440"/>
              <w:tab w:val="right" w:leader="dot" w:pos="9350"/>
            </w:tabs>
            <w:rPr>
              <w:ins w:id="15" w:author="Palacherla, Susmitha C (NONUS)" w:date="2018-01-17T17:02:00Z"/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16" w:author="Palacherla, Susmitha C (NONUS)" w:date="2018-01-17T17:02:00Z">
            <w:r w:rsidR="00FE68F9" w:rsidRPr="00E11935">
              <w:rPr>
                <w:rStyle w:val="Hyperlink"/>
                <w:noProof/>
              </w:rPr>
              <w:fldChar w:fldCharType="begin"/>
            </w:r>
            <w:r w:rsidR="00FE68F9" w:rsidRPr="00E11935">
              <w:rPr>
                <w:rStyle w:val="Hyperlink"/>
                <w:noProof/>
              </w:rPr>
              <w:instrText xml:space="preserve"> </w:instrText>
            </w:r>
            <w:r w:rsidR="00FE68F9">
              <w:rPr>
                <w:noProof/>
              </w:rPr>
              <w:instrText>HYPERLINK \l "_Toc503971877"</w:instrText>
            </w:r>
            <w:r w:rsidR="00FE68F9" w:rsidRPr="00E11935">
              <w:rPr>
                <w:rStyle w:val="Hyperlink"/>
                <w:noProof/>
              </w:rPr>
              <w:instrText xml:space="preserve"> </w:instrText>
            </w:r>
            <w:r w:rsidR="00FE68F9" w:rsidRPr="00E11935">
              <w:rPr>
                <w:rStyle w:val="Hyperlink"/>
                <w:noProof/>
              </w:rPr>
            </w:r>
            <w:r w:rsidR="00FE68F9" w:rsidRPr="00E11935">
              <w:rPr>
                <w:rStyle w:val="Hyperlink"/>
                <w:noProof/>
              </w:rPr>
              <w:fldChar w:fldCharType="separate"/>
            </w:r>
            <w:r w:rsidR="00FE68F9" w:rsidRPr="00E11935">
              <w:rPr>
                <w:rStyle w:val="Hyperlink"/>
                <w:noProof/>
              </w:rPr>
              <w:t>1.</w:t>
            </w:r>
            <w:r w:rsidR="00FE68F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E68F9" w:rsidRPr="00E11935">
              <w:rPr>
                <w:rStyle w:val="Hyperlink"/>
                <w:noProof/>
              </w:rPr>
              <w:t>Overview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_Toc503971877 \h </w:instrText>
            </w:r>
            <w:r w:rsidR="00FE68F9">
              <w:rPr>
                <w:noProof/>
                <w:webHidden/>
              </w:rPr>
            </w:r>
          </w:ins>
          <w:r w:rsidR="00FE68F9">
            <w:rPr>
              <w:noProof/>
              <w:webHidden/>
            </w:rPr>
            <w:fldChar w:fldCharType="separate"/>
          </w:r>
          <w:ins w:id="17" w:author="Palacherla, Susmitha C (NONUS)" w:date="2018-01-17T17:02:00Z">
            <w:r w:rsidR="00FE68F9">
              <w:rPr>
                <w:noProof/>
                <w:webHidden/>
              </w:rPr>
              <w:t>4</w:t>
            </w:r>
            <w:r w:rsidR="00FE68F9">
              <w:rPr>
                <w:noProof/>
                <w:webHidden/>
              </w:rPr>
              <w:fldChar w:fldCharType="end"/>
            </w:r>
            <w:r w:rsidR="00FE68F9" w:rsidRPr="00E11935">
              <w:rPr>
                <w:rStyle w:val="Hyperlink"/>
                <w:noProof/>
              </w:rPr>
              <w:fldChar w:fldCharType="end"/>
            </w:r>
          </w:ins>
        </w:p>
        <w:p w:rsidR="00FE68F9" w:rsidRDefault="00FE68F9">
          <w:pPr>
            <w:pStyle w:val="TOC2"/>
            <w:tabs>
              <w:tab w:val="left" w:pos="880"/>
              <w:tab w:val="right" w:leader="dot" w:pos="9350"/>
            </w:tabs>
            <w:rPr>
              <w:ins w:id="18" w:author="Palacherla, Susmitha C (NONUS)" w:date="2018-01-17T17:02:00Z"/>
              <w:noProof/>
              <w:lang w:eastAsia="en-US"/>
            </w:rPr>
          </w:pPr>
          <w:ins w:id="19" w:author="Palacherla, Susmitha C (NONUS)" w:date="2018-01-17T17:02:00Z">
            <w:r w:rsidRPr="00E11935">
              <w:rPr>
                <w:rStyle w:val="Hyperlink"/>
                <w:noProof/>
              </w:rPr>
              <w:fldChar w:fldCharType="begin"/>
            </w:r>
            <w:r w:rsidRPr="00E1193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"_Toc503971878"</w:instrText>
            </w:r>
            <w:r w:rsidRPr="00E11935">
              <w:rPr>
                <w:rStyle w:val="Hyperlink"/>
                <w:noProof/>
              </w:rPr>
              <w:instrText xml:space="preserve"> </w:instrText>
            </w:r>
            <w:r w:rsidRPr="00E11935">
              <w:rPr>
                <w:rStyle w:val="Hyperlink"/>
                <w:noProof/>
              </w:rPr>
            </w:r>
            <w:r w:rsidRPr="00E11935">
              <w:rPr>
                <w:rStyle w:val="Hyperlink"/>
                <w:noProof/>
              </w:rPr>
              <w:fldChar w:fldCharType="separate"/>
            </w:r>
            <w:r w:rsidRPr="00E11935">
              <w:rPr>
                <w:rStyle w:val="Hyperlink"/>
                <w:rFonts w:ascii="Calibri" w:hAnsi="Calibri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_Toc503971878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" w:author="Palacherla, Susmitha C (NONUS)" w:date="2018-01-17T17:02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E11935">
              <w:rPr>
                <w:rStyle w:val="Hyperlink"/>
                <w:noProof/>
              </w:rPr>
              <w:fldChar w:fldCharType="end"/>
            </w:r>
          </w:ins>
        </w:p>
        <w:p w:rsidR="00FE68F9" w:rsidRDefault="00FE68F9">
          <w:pPr>
            <w:pStyle w:val="TOC2"/>
            <w:tabs>
              <w:tab w:val="left" w:pos="880"/>
              <w:tab w:val="right" w:leader="dot" w:pos="9350"/>
            </w:tabs>
            <w:rPr>
              <w:ins w:id="21" w:author="Palacherla, Susmitha C (NONUS)" w:date="2018-01-17T17:02:00Z"/>
              <w:noProof/>
              <w:lang w:eastAsia="en-US"/>
            </w:rPr>
          </w:pPr>
          <w:ins w:id="22" w:author="Palacherla, Susmitha C (NONUS)" w:date="2018-01-17T17:02:00Z">
            <w:r w:rsidRPr="00E11935">
              <w:rPr>
                <w:rStyle w:val="Hyperlink"/>
                <w:noProof/>
              </w:rPr>
              <w:fldChar w:fldCharType="begin"/>
            </w:r>
            <w:r w:rsidRPr="00E1193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"_Toc503971879"</w:instrText>
            </w:r>
            <w:r w:rsidRPr="00E11935">
              <w:rPr>
                <w:rStyle w:val="Hyperlink"/>
                <w:noProof/>
              </w:rPr>
              <w:instrText xml:space="preserve"> </w:instrText>
            </w:r>
            <w:r w:rsidRPr="00E11935">
              <w:rPr>
                <w:rStyle w:val="Hyperlink"/>
                <w:noProof/>
              </w:rPr>
            </w:r>
            <w:r w:rsidRPr="00E11935">
              <w:rPr>
                <w:rStyle w:val="Hyperlink"/>
                <w:noProof/>
              </w:rPr>
              <w:fldChar w:fldCharType="separate"/>
            </w:r>
            <w:r w:rsidRPr="00E11935">
              <w:rPr>
                <w:rStyle w:val="Hyperlink"/>
                <w:rFonts w:ascii="Calibri" w:hAnsi="Calibri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_Toc503971879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" w:author="Palacherla, Susmitha C (NONUS)" w:date="2018-01-17T17:02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E11935">
              <w:rPr>
                <w:rStyle w:val="Hyperlink"/>
                <w:noProof/>
              </w:rPr>
              <w:fldChar w:fldCharType="end"/>
            </w:r>
          </w:ins>
        </w:p>
        <w:p w:rsidR="00FE68F9" w:rsidRDefault="00FE68F9">
          <w:pPr>
            <w:pStyle w:val="TOC2"/>
            <w:tabs>
              <w:tab w:val="left" w:pos="880"/>
              <w:tab w:val="right" w:leader="dot" w:pos="9350"/>
            </w:tabs>
            <w:rPr>
              <w:ins w:id="24" w:author="Palacherla, Susmitha C (NONUS)" w:date="2018-01-17T17:02:00Z"/>
              <w:noProof/>
              <w:lang w:eastAsia="en-US"/>
            </w:rPr>
          </w:pPr>
          <w:ins w:id="25" w:author="Palacherla, Susmitha C (NONUS)" w:date="2018-01-17T17:02:00Z">
            <w:r w:rsidRPr="00E11935">
              <w:rPr>
                <w:rStyle w:val="Hyperlink"/>
                <w:noProof/>
              </w:rPr>
              <w:fldChar w:fldCharType="begin"/>
            </w:r>
            <w:r w:rsidRPr="00E1193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"_Toc503971880"</w:instrText>
            </w:r>
            <w:r w:rsidRPr="00E11935">
              <w:rPr>
                <w:rStyle w:val="Hyperlink"/>
                <w:noProof/>
              </w:rPr>
              <w:instrText xml:space="preserve"> </w:instrText>
            </w:r>
            <w:r w:rsidRPr="00E11935">
              <w:rPr>
                <w:rStyle w:val="Hyperlink"/>
                <w:noProof/>
              </w:rPr>
            </w:r>
            <w:r w:rsidRPr="00E11935">
              <w:rPr>
                <w:rStyle w:val="Hyperlink"/>
                <w:noProof/>
              </w:rPr>
              <w:fldChar w:fldCharType="separate"/>
            </w:r>
            <w:r w:rsidRPr="00E11935">
              <w:rPr>
                <w:rStyle w:val="Hyperlink"/>
                <w:rFonts w:ascii="Calibri" w:hAnsi="Calibri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_Toc503971880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6" w:author="Palacherla, Susmitha C (NONUS)" w:date="2018-01-17T17:02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E11935">
              <w:rPr>
                <w:rStyle w:val="Hyperlink"/>
                <w:noProof/>
              </w:rPr>
              <w:fldChar w:fldCharType="end"/>
            </w:r>
          </w:ins>
        </w:p>
        <w:p w:rsidR="00FE68F9" w:rsidRDefault="00FE68F9">
          <w:pPr>
            <w:pStyle w:val="TOC2"/>
            <w:tabs>
              <w:tab w:val="left" w:pos="880"/>
              <w:tab w:val="right" w:leader="dot" w:pos="9350"/>
            </w:tabs>
            <w:rPr>
              <w:ins w:id="27" w:author="Palacherla, Susmitha C (NONUS)" w:date="2018-01-17T17:02:00Z"/>
              <w:noProof/>
              <w:lang w:eastAsia="en-US"/>
            </w:rPr>
          </w:pPr>
          <w:ins w:id="28" w:author="Palacherla, Susmitha C (NONUS)" w:date="2018-01-17T17:02:00Z">
            <w:r w:rsidRPr="00E11935">
              <w:rPr>
                <w:rStyle w:val="Hyperlink"/>
                <w:noProof/>
              </w:rPr>
              <w:fldChar w:fldCharType="begin"/>
            </w:r>
            <w:r w:rsidRPr="00E1193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"_Toc503971881"</w:instrText>
            </w:r>
            <w:r w:rsidRPr="00E11935">
              <w:rPr>
                <w:rStyle w:val="Hyperlink"/>
                <w:noProof/>
              </w:rPr>
              <w:instrText xml:space="preserve"> </w:instrText>
            </w:r>
            <w:r w:rsidRPr="00E11935">
              <w:rPr>
                <w:rStyle w:val="Hyperlink"/>
                <w:noProof/>
              </w:rPr>
            </w:r>
            <w:r w:rsidRPr="00E11935">
              <w:rPr>
                <w:rStyle w:val="Hyperlink"/>
                <w:noProof/>
              </w:rPr>
              <w:fldChar w:fldCharType="separate"/>
            </w:r>
            <w:r w:rsidRPr="00E11935">
              <w:rPr>
                <w:rStyle w:val="Hyperlink"/>
                <w:rFonts w:ascii="Calibri" w:hAnsi="Calibri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_Toc503971881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9" w:author="Palacherla, Susmitha C (NONUS)" w:date="2018-01-17T17:02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E11935">
              <w:rPr>
                <w:rStyle w:val="Hyperlink"/>
                <w:noProof/>
              </w:rPr>
              <w:fldChar w:fldCharType="end"/>
            </w:r>
          </w:ins>
        </w:p>
        <w:p w:rsidR="00FE68F9" w:rsidRDefault="00FE68F9">
          <w:pPr>
            <w:pStyle w:val="TOC2"/>
            <w:tabs>
              <w:tab w:val="left" w:pos="880"/>
              <w:tab w:val="right" w:leader="dot" w:pos="9350"/>
            </w:tabs>
            <w:rPr>
              <w:ins w:id="30" w:author="Palacherla, Susmitha C (NONUS)" w:date="2018-01-17T17:02:00Z"/>
              <w:noProof/>
              <w:lang w:eastAsia="en-US"/>
            </w:rPr>
          </w:pPr>
          <w:ins w:id="31" w:author="Palacherla, Susmitha C (NONUS)" w:date="2018-01-17T17:02:00Z">
            <w:r w:rsidRPr="00E11935">
              <w:rPr>
                <w:rStyle w:val="Hyperlink"/>
                <w:noProof/>
              </w:rPr>
              <w:fldChar w:fldCharType="begin"/>
            </w:r>
            <w:r w:rsidRPr="00E1193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"_Toc503971882"</w:instrText>
            </w:r>
            <w:r w:rsidRPr="00E11935">
              <w:rPr>
                <w:rStyle w:val="Hyperlink"/>
                <w:noProof/>
              </w:rPr>
              <w:instrText xml:space="preserve"> </w:instrText>
            </w:r>
            <w:r w:rsidRPr="00E11935">
              <w:rPr>
                <w:rStyle w:val="Hyperlink"/>
                <w:noProof/>
              </w:rPr>
            </w:r>
            <w:r w:rsidRPr="00E11935">
              <w:rPr>
                <w:rStyle w:val="Hyperlink"/>
                <w:noProof/>
              </w:rPr>
              <w:fldChar w:fldCharType="separate"/>
            </w:r>
            <w:r w:rsidRPr="00E11935">
              <w:rPr>
                <w:rStyle w:val="Hyperlink"/>
                <w:rFonts w:ascii="Calibri" w:hAnsi="Calibri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_Toc503971882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2" w:author="Palacherla, Susmitha C (NONUS)" w:date="2018-01-17T17:02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E11935">
              <w:rPr>
                <w:rStyle w:val="Hyperlink"/>
                <w:noProof/>
              </w:rPr>
              <w:fldChar w:fldCharType="end"/>
            </w:r>
          </w:ins>
        </w:p>
        <w:p w:rsidR="00FE68F9" w:rsidRDefault="00FE68F9">
          <w:pPr>
            <w:pStyle w:val="TOC3"/>
            <w:tabs>
              <w:tab w:val="left" w:pos="1320"/>
              <w:tab w:val="right" w:leader="dot" w:pos="9350"/>
            </w:tabs>
            <w:rPr>
              <w:ins w:id="33" w:author="Palacherla, Susmitha C (NONUS)" w:date="2018-01-17T17:02:00Z"/>
              <w:noProof/>
              <w:lang w:eastAsia="en-US"/>
            </w:rPr>
          </w:pPr>
          <w:ins w:id="34" w:author="Palacherla, Susmitha C (NONUS)" w:date="2018-01-17T17:02:00Z">
            <w:r w:rsidRPr="00E11935">
              <w:rPr>
                <w:rStyle w:val="Hyperlink"/>
                <w:noProof/>
              </w:rPr>
              <w:fldChar w:fldCharType="begin"/>
            </w:r>
            <w:r w:rsidRPr="00E1193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"_Toc503971883"</w:instrText>
            </w:r>
            <w:r w:rsidRPr="00E11935">
              <w:rPr>
                <w:rStyle w:val="Hyperlink"/>
                <w:noProof/>
              </w:rPr>
              <w:instrText xml:space="preserve"> </w:instrText>
            </w:r>
            <w:r w:rsidRPr="00E11935">
              <w:rPr>
                <w:rStyle w:val="Hyperlink"/>
                <w:noProof/>
              </w:rPr>
            </w:r>
            <w:r w:rsidRPr="00E11935">
              <w:rPr>
                <w:rStyle w:val="Hyperlink"/>
                <w:noProof/>
              </w:rPr>
              <w:fldChar w:fldCharType="separate"/>
            </w:r>
            <w:r w:rsidRPr="00E11935">
              <w:rPr>
                <w:rStyle w:val="Hyperlink"/>
                <w:noProof/>
              </w:rPr>
              <w:t>1.5.1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_Toc503971883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5" w:author="Palacherla, Susmitha C (NONUS)" w:date="2018-01-17T17:02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E11935">
              <w:rPr>
                <w:rStyle w:val="Hyperlink"/>
                <w:noProof/>
              </w:rPr>
              <w:fldChar w:fldCharType="end"/>
            </w:r>
          </w:ins>
        </w:p>
        <w:p w:rsidR="00FE68F9" w:rsidRDefault="00FE68F9">
          <w:pPr>
            <w:pStyle w:val="TOC3"/>
            <w:tabs>
              <w:tab w:val="left" w:pos="1320"/>
              <w:tab w:val="right" w:leader="dot" w:pos="9350"/>
            </w:tabs>
            <w:rPr>
              <w:ins w:id="36" w:author="Palacherla, Susmitha C (NONUS)" w:date="2018-01-17T17:02:00Z"/>
              <w:noProof/>
              <w:lang w:eastAsia="en-US"/>
            </w:rPr>
          </w:pPr>
          <w:ins w:id="37" w:author="Palacherla, Susmitha C (NONUS)" w:date="2018-01-17T17:02:00Z">
            <w:r w:rsidRPr="00E11935">
              <w:rPr>
                <w:rStyle w:val="Hyperlink"/>
                <w:noProof/>
              </w:rPr>
              <w:fldChar w:fldCharType="begin"/>
            </w:r>
            <w:r w:rsidRPr="00E1193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"_Toc503971884"</w:instrText>
            </w:r>
            <w:r w:rsidRPr="00E11935">
              <w:rPr>
                <w:rStyle w:val="Hyperlink"/>
                <w:noProof/>
              </w:rPr>
              <w:instrText xml:space="preserve"> </w:instrText>
            </w:r>
            <w:r w:rsidRPr="00E11935">
              <w:rPr>
                <w:rStyle w:val="Hyperlink"/>
                <w:noProof/>
              </w:rPr>
            </w:r>
            <w:r w:rsidRPr="00E11935">
              <w:rPr>
                <w:rStyle w:val="Hyperlink"/>
                <w:noProof/>
              </w:rPr>
              <w:fldChar w:fldCharType="separate"/>
            </w:r>
            <w:r w:rsidRPr="00E11935">
              <w:rPr>
                <w:rStyle w:val="Hyperlink"/>
                <w:noProof/>
              </w:rPr>
              <w:t>1.5.2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_Toc503971884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8" w:author="Palacherla, Susmitha C (NONUS)" w:date="2018-01-17T17:02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E11935">
              <w:rPr>
                <w:rStyle w:val="Hyperlink"/>
                <w:noProof/>
              </w:rPr>
              <w:fldChar w:fldCharType="end"/>
            </w:r>
          </w:ins>
        </w:p>
        <w:p w:rsidR="00FE68F9" w:rsidRDefault="00FE68F9">
          <w:pPr>
            <w:pStyle w:val="TOC2"/>
            <w:tabs>
              <w:tab w:val="left" w:pos="880"/>
              <w:tab w:val="right" w:leader="dot" w:pos="9350"/>
            </w:tabs>
            <w:rPr>
              <w:ins w:id="39" w:author="Palacherla, Susmitha C (NONUS)" w:date="2018-01-17T17:02:00Z"/>
              <w:noProof/>
              <w:lang w:eastAsia="en-US"/>
            </w:rPr>
          </w:pPr>
          <w:ins w:id="40" w:author="Palacherla, Susmitha C (NONUS)" w:date="2018-01-17T17:02:00Z">
            <w:r w:rsidRPr="00E11935">
              <w:rPr>
                <w:rStyle w:val="Hyperlink"/>
                <w:noProof/>
              </w:rPr>
              <w:fldChar w:fldCharType="begin"/>
            </w:r>
            <w:r w:rsidRPr="00E1193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"_Toc503971885"</w:instrText>
            </w:r>
            <w:r w:rsidRPr="00E11935">
              <w:rPr>
                <w:rStyle w:val="Hyperlink"/>
                <w:noProof/>
              </w:rPr>
              <w:instrText xml:space="preserve"> </w:instrText>
            </w:r>
            <w:r w:rsidRPr="00E11935">
              <w:rPr>
                <w:rStyle w:val="Hyperlink"/>
                <w:noProof/>
              </w:rPr>
            </w:r>
            <w:r w:rsidRPr="00E11935">
              <w:rPr>
                <w:rStyle w:val="Hyperlink"/>
                <w:noProof/>
              </w:rPr>
              <w:fldChar w:fldCharType="separate"/>
            </w:r>
            <w:r w:rsidRPr="00E11935">
              <w:rPr>
                <w:rStyle w:val="Hyperlink"/>
                <w:rFonts w:ascii="Calibri" w:hAnsi="Calibri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_Toc503971885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1" w:author="Palacherla, Susmitha C (NONUS)" w:date="2018-01-17T17:02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E11935">
              <w:rPr>
                <w:rStyle w:val="Hyperlink"/>
                <w:noProof/>
              </w:rPr>
              <w:fldChar w:fldCharType="end"/>
            </w:r>
          </w:ins>
        </w:p>
        <w:p w:rsidR="00FE68F9" w:rsidRDefault="00FE68F9">
          <w:pPr>
            <w:pStyle w:val="TOC1"/>
            <w:tabs>
              <w:tab w:val="left" w:pos="440"/>
              <w:tab w:val="right" w:leader="dot" w:pos="9350"/>
            </w:tabs>
            <w:rPr>
              <w:ins w:id="42" w:author="Palacherla, Susmitha C (NONUS)" w:date="2018-01-17T17:02:00Z"/>
              <w:rFonts w:asciiTheme="minorHAnsi" w:eastAsiaTheme="minorEastAsia" w:hAnsiTheme="minorHAnsi" w:cstheme="minorBidi"/>
              <w:noProof/>
            </w:rPr>
          </w:pPr>
          <w:ins w:id="43" w:author="Palacherla, Susmitha C (NONUS)" w:date="2018-01-17T17:02:00Z">
            <w:r w:rsidRPr="00E11935">
              <w:rPr>
                <w:rStyle w:val="Hyperlink"/>
                <w:noProof/>
              </w:rPr>
              <w:fldChar w:fldCharType="begin"/>
            </w:r>
            <w:r w:rsidRPr="00E1193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"_Toc503971886"</w:instrText>
            </w:r>
            <w:r w:rsidRPr="00E11935">
              <w:rPr>
                <w:rStyle w:val="Hyperlink"/>
                <w:noProof/>
              </w:rPr>
              <w:instrText xml:space="preserve"> </w:instrText>
            </w:r>
            <w:r w:rsidRPr="00E11935">
              <w:rPr>
                <w:rStyle w:val="Hyperlink"/>
                <w:noProof/>
              </w:rPr>
            </w:r>
            <w:r w:rsidRPr="00E11935">
              <w:rPr>
                <w:rStyle w:val="Hyperlink"/>
                <w:noProof/>
              </w:rPr>
              <w:fldChar w:fldCharType="separate"/>
            </w:r>
            <w:r w:rsidRPr="00E1193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11935">
              <w:rPr>
                <w:rStyle w:val="Hyperlink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_Toc503971886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4" w:author="Palacherla, Susmitha C (NONUS)" w:date="2018-01-17T17:02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E11935">
              <w:rPr>
                <w:rStyle w:val="Hyperlink"/>
                <w:noProof/>
              </w:rPr>
              <w:fldChar w:fldCharType="end"/>
            </w:r>
          </w:ins>
        </w:p>
        <w:p w:rsidR="00FE68F9" w:rsidRDefault="00FE68F9">
          <w:pPr>
            <w:pStyle w:val="TOC2"/>
            <w:tabs>
              <w:tab w:val="left" w:pos="880"/>
              <w:tab w:val="right" w:leader="dot" w:pos="9350"/>
            </w:tabs>
            <w:rPr>
              <w:ins w:id="45" w:author="Palacherla, Susmitha C (NONUS)" w:date="2018-01-17T17:02:00Z"/>
              <w:noProof/>
              <w:lang w:eastAsia="en-US"/>
            </w:rPr>
          </w:pPr>
          <w:ins w:id="46" w:author="Palacherla, Susmitha C (NONUS)" w:date="2018-01-17T17:02:00Z">
            <w:r w:rsidRPr="00E11935">
              <w:rPr>
                <w:rStyle w:val="Hyperlink"/>
                <w:noProof/>
              </w:rPr>
              <w:fldChar w:fldCharType="begin"/>
            </w:r>
            <w:r w:rsidRPr="00E1193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"_Toc503971889"</w:instrText>
            </w:r>
            <w:r w:rsidRPr="00E11935">
              <w:rPr>
                <w:rStyle w:val="Hyperlink"/>
                <w:noProof/>
              </w:rPr>
              <w:instrText xml:space="preserve"> </w:instrText>
            </w:r>
            <w:r w:rsidRPr="00E11935">
              <w:rPr>
                <w:rStyle w:val="Hyperlink"/>
                <w:noProof/>
              </w:rPr>
            </w:r>
            <w:r w:rsidRPr="00E11935">
              <w:rPr>
                <w:rStyle w:val="Hyperlink"/>
                <w:noProof/>
              </w:rPr>
              <w:fldChar w:fldCharType="separate"/>
            </w:r>
            <w:r w:rsidRPr="00E11935">
              <w:rPr>
                <w:rStyle w:val="Hyperlink"/>
                <w:rFonts w:ascii="Calibri" w:hAnsi="Calibri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_Toc503971889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7" w:author="Palacherla, Susmitha C (NONUS)" w:date="2018-01-17T17:02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E11935">
              <w:rPr>
                <w:rStyle w:val="Hyperlink"/>
                <w:noProof/>
              </w:rPr>
              <w:fldChar w:fldCharType="end"/>
            </w:r>
          </w:ins>
        </w:p>
        <w:p w:rsidR="00FE68F9" w:rsidRDefault="00FE68F9">
          <w:pPr>
            <w:pStyle w:val="TOC2"/>
            <w:tabs>
              <w:tab w:val="left" w:pos="880"/>
              <w:tab w:val="right" w:leader="dot" w:pos="9350"/>
            </w:tabs>
            <w:rPr>
              <w:ins w:id="48" w:author="Palacherla, Susmitha C (NONUS)" w:date="2018-01-17T17:02:00Z"/>
              <w:noProof/>
              <w:lang w:eastAsia="en-US"/>
            </w:rPr>
          </w:pPr>
          <w:ins w:id="49" w:author="Palacherla, Susmitha C (NONUS)" w:date="2018-01-17T17:02:00Z">
            <w:r w:rsidRPr="00E11935">
              <w:rPr>
                <w:rStyle w:val="Hyperlink"/>
                <w:noProof/>
              </w:rPr>
              <w:fldChar w:fldCharType="begin"/>
            </w:r>
            <w:r w:rsidRPr="00E1193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"_Toc503971890"</w:instrText>
            </w:r>
            <w:r w:rsidRPr="00E11935">
              <w:rPr>
                <w:rStyle w:val="Hyperlink"/>
                <w:noProof/>
              </w:rPr>
              <w:instrText xml:space="preserve"> </w:instrText>
            </w:r>
            <w:r w:rsidRPr="00E11935">
              <w:rPr>
                <w:rStyle w:val="Hyperlink"/>
                <w:noProof/>
              </w:rPr>
            </w:r>
            <w:r w:rsidRPr="00E11935">
              <w:rPr>
                <w:rStyle w:val="Hyperlink"/>
                <w:noProof/>
              </w:rPr>
              <w:fldChar w:fldCharType="separate"/>
            </w:r>
            <w:r w:rsidRPr="00E11935">
              <w:rPr>
                <w:rStyle w:val="Hyperlink"/>
                <w:rFonts w:ascii="Calibri" w:hAnsi="Calibri"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Module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_Toc503971890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0" w:author="Palacherla, Susmitha C (NONUS)" w:date="2018-01-17T17:02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E11935">
              <w:rPr>
                <w:rStyle w:val="Hyperlink"/>
                <w:noProof/>
              </w:rPr>
              <w:fldChar w:fldCharType="end"/>
            </w:r>
          </w:ins>
        </w:p>
        <w:p w:rsidR="00FE68F9" w:rsidRDefault="00FE68F9">
          <w:pPr>
            <w:pStyle w:val="TOC3"/>
            <w:tabs>
              <w:tab w:val="left" w:pos="1320"/>
              <w:tab w:val="right" w:leader="dot" w:pos="9350"/>
            </w:tabs>
            <w:rPr>
              <w:ins w:id="51" w:author="Palacherla, Susmitha C (NONUS)" w:date="2018-01-17T17:02:00Z"/>
              <w:noProof/>
              <w:lang w:eastAsia="en-US"/>
            </w:rPr>
          </w:pPr>
          <w:ins w:id="52" w:author="Palacherla, Susmitha C (NONUS)" w:date="2018-01-17T17:02:00Z">
            <w:r w:rsidRPr="00E11935">
              <w:rPr>
                <w:rStyle w:val="Hyperlink"/>
                <w:noProof/>
              </w:rPr>
              <w:fldChar w:fldCharType="begin"/>
            </w:r>
            <w:r w:rsidRPr="00E1193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"_Toc503971891"</w:instrText>
            </w:r>
            <w:r w:rsidRPr="00E11935">
              <w:rPr>
                <w:rStyle w:val="Hyperlink"/>
                <w:noProof/>
              </w:rPr>
              <w:instrText xml:space="preserve"> </w:instrText>
            </w:r>
            <w:r w:rsidRPr="00E11935">
              <w:rPr>
                <w:rStyle w:val="Hyperlink"/>
                <w:noProof/>
              </w:rPr>
            </w:r>
            <w:r w:rsidRPr="00E11935">
              <w:rPr>
                <w:rStyle w:val="Hyperlink"/>
                <w:noProof/>
              </w:rPr>
              <w:fldChar w:fldCharType="separate"/>
            </w:r>
            <w:r w:rsidRPr="00E11935">
              <w:rPr>
                <w:rStyle w:val="Hyperlink"/>
                <w:rFonts w:ascii="Calibri" w:hAnsi="Calibri"/>
                <w:noProof/>
              </w:rPr>
              <w:t>2.2.1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_Toc503971891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3" w:author="Palacherla, Susmitha C (NONUS)" w:date="2018-01-17T17:02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E11935">
              <w:rPr>
                <w:rStyle w:val="Hyperlink"/>
                <w:noProof/>
              </w:rPr>
              <w:fldChar w:fldCharType="end"/>
            </w:r>
          </w:ins>
        </w:p>
        <w:p w:rsidR="00FE68F9" w:rsidRDefault="00FE68F9">
          <w:pPr>
            <w:pStyle w:val="TOC3"/>
            <w:tabs>
              <w:tab w:val="left" w:pos="1320"/>
              <w:tab w:val="right" w:leader="dot" w:pos="9350"/>
            </w:tabs>
            <w:rPr>
              <w:ins w:id="54" w:author="Palacherla, Susmitha C (NONUS)" w:date="2018-01-17T17:02:00Z"/>
              <w:noProof/>
              <w:lang w:eastAsia="en-US"/>
            </w:rPr>
          </w:pPr>
          <w:ins w:id="55" w:author="Palacherla, Susmitha C (NONUS)" w:date="2018-01-17T17:02:00Z">
            <w:r w:rsidRPr="00E11935">
              <w:rPr>
                <w:rStyle w:val="Hyperlink"/>
                <w:noProof/>
              </w:rPr>
              <w:fldChar w:fldCharType="begin"/>
            </w:r>
            <w:r w:rsidRPr="00E1193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"_Toc503971892"</w:instrText>
            </w:r>
            <w:r w:rsidRPr="00E11935">
              <w:rPr>
                <w:rStyle w:val="Hyperlink"/>
                <w:noProof/>
              </w:rPr>
              <w:instrText xml:space="preserve"> </w:instrText>
            </w:r>
            <w:r w:rsidRPr="00E11935">
              <w:rPr>
                <w:rStyle w:val="Hyperlink"/>
                <w:noProof/>
              </w:rPr>
            </w:r>
            <w:r w:rsidRPr="00E11935">
              <w:rPr>
                <w:rStyle w:val="Hyperlink"/>
                <w:noProof/>
              </w:rPr>
              <w:fldChar w:fldCharType="separate"/>
            </w:r>
            <w:r w:rsidRPr="00E11935">
              <w:rPr>
                <w:rStyle w:val="Hyperlink"/>
                <w:rFonts w:ascii="Calibri" w:hAnsi="Calibri"/>
                <w:noProof/>
              </w:rPr>
              <w:t>2.2.2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_Toc503971892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6" w:author="Palacherla, Susmitha C (NONUS)" w:date="2018-01-17T17:02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E11935">
              <w:rPr>
                <w:rStyle w:val="Hyperlink"/>
                <w:noProof/>
              </w:rPr>
              <w:fldChar w:fldCharType="end"/>
            </w:r>
          </w:ins>
        </w:p>
        <w:p w:rsidR="00FE68F9" w:rsidRDefault="00FE68F9">
          <w:pPr>
            <w:pStyle w:val="TOC3"/>
            <w:tabs>
              <w:tab w:val="left" w:pos="1320"/>
              <w:tab w:val="right" w:leader="dot" w:pos="9350"/>
            </w:tabs>
            <w:rPr>
              <w:ins w:id="57" w:author="Palacherla, Susmitha C (NONUS)" w:date="2018-01-17T17:02:00Z"/>
              <w:noProof/>
              <w:lang w:eastAsia="en-US"/>
            </w:rPr>
          </w:pPr>
          <w:ins w:id="58" w:author="Palacherla, Susmitha C (NONUS)" w:date="2018-01-17T17:02:00Z">
            <w:r w:rsidRPr="00E11935">
              <w:rPr>
                <w:rStyle w:val="Hyperlink"/>
                <w:noProof/>
              </w:rPr>
              <w:fldChar w:fldCharType="begin"/>
            </w:r>
            <w:r w:rsidRPr="00E1193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"_Toc503971893"</w:instrText>
            </w:r>
            <w:r w:rsidRPr="00E11935">
              <w:rPr>
                <w:rStyle w:val="Hyperlink"/>
                <w:noProof/>
              </w:rPr>
              <w:instrText xml:space="preserve"> </w:instrText>
            </w:r>
            <w:r w:rsidRPr="00E11935">
              <w:rPr>
                <w:rStyle w:val="Hyperlink"/>
                <w:noProof/>
              </w:rPr>
            </w:r>
            <w:r w:rsidRPr="00E11935">
              <w:rPr>
                <w:rStyle w:val="Hyperlink"/>
                <w:noProof/>
              </w:rPr>
              <w:fldChar w:fldCharType="separate"/>
            </w:r>
            <w:r w:rsidRPr="00E11935">
              <w:rPr>
                <w:rStyle w:val="Hyperlink"/>
                <w:rFonts w:ascii="Calibri" w:hAnsi="Calibri"/>
                <w:noProof/>
              </w:rPr>
              <w:t>2.2.3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_Toc503971893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9" w:author="Palacherla, Susmitha C (NONUS)" w:date="2018-01-17T17:02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E11935">
              <w:rPr>
                <w:rStyle w:val="Hyperlink"/>
                <w:noProof/>
              </w:rPr>
              <w:fldChar w:fldCharType="end"/>
            </w:r>
          </w:ins>
        </w:p>
        <w:p w:rsidR="00FE68F9" w:rsidRDefault="00FE68F9">
          <w:pPr>
            <w:pStyle w:val="TOC3"/>
            <w:tabs>
              <w:tab w:val="left" w:pos="1320"/>
              <w:tab w:val="right" w:leader="dot" w:pos="9350"/>
            </w:tabs>
            <w:rPr>
              <w:ins w:id="60" w:author="Palacherla, Susmitha C (NONUS)" w:date="2018-01-17T17:02:00Z"/>
              <w:noProof/>
              <w:lang w:eastAsia="en-US"/>
            </w:rPr>
          </w:pPr>
          <w:ins w:id="61" w:author="Palacherla, Susmitha C (NONUS)" w:date="2018-01-17T17:02:00Z">
            <w:r w:rsidRPr="00E11935">
              <w:rPr>
                <w:rStyle w:val="Hyperlink"/>
                <w:noProof/>
              </w:rPr>
              <w:fldChar w:fldCharType="begin"/>
            </w:r>
            <w:r w:rsidRPr="00E1193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"_Toc503971894"</w:instrText>
            </w:r>
            <w:r w:rsidRPr="00E11935">
              <w:rPr>
                <w:rStyle w:val="Hyperlink"/>
                <w:noProof/>
              </w:rPr>
              <w:instrText xml:space="preserve"> </w:instrText>
            </w:r>
            <w:r w:rsidRPr="00E11935">
              <w:rPr>
                <w:rStyle w:val="Hyperlink"/>
                <w:noProof/>
              </w:rPr>
            </w:r>
            <w:r w:rsidRPr="00E11935">
              <w:rPr>
                <w:rStyle w:val="Hyperlink"/>
                <w:noProof/>
              </w:rPr>
              <w:fldChar w:fldCharType="separate"/>
            </w:r>
            <w:r w:rsidRPr="00E11935">
              <w:rPr>
                <w:rStyle w:val="Hyperlink"/>
                <w:rFonts w:ascii="Calibri" w:hAnsi="Calibri"/>
                <w:noProof/>
              </w:rPr>
              <w:t>2.2.4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_Toc503971894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2" w:author="Palacherla, Susmitha C (NONUS)" w:date="2018-01-17T17:02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E11935">
              <w:rPr>
                <w:rStyle w:val="Hyperlink"/>
                <w:noProof/>
              </w:rPr>
              <w:fldChar w:fldCharType="end"/>
            </w:r>
          </w:ins>
        </w:p>
        <w:p w:rsidR="00FE68F9" w:rsidRDefault="00FE68F9">
          <w:pPr>
            <w:pStyle w:val="TOC3"/>
            <w:tabs>
              <w:tab w:val="left" w:pos="1320"/>
              <w:tab w:val="right" w:leader="dot" w:pos="9350"/>
            </w:tabs>
            <w:rPr>
              <w:ins w:id="63" w:author="Palacherla, Susmitha C (NONUS)" w:date="2018-01-17T17:02:00Z"/>
              <w:noProof/>
              <w:lang w:eastAsia="en-US"/>
            </w:rPr>
          </w:pPr>
          <w:ins w:id="64" w:author="Palacherla, Susmitha C (NONUS)" w:date="2018-01-17T17:02:00Z">
            <w:r w:rsidRPr="00E11935">
              <w:rPr>
                <w:rStyle w:val="Hyperlink"/>
                <w:noProof/>
              </w:rPr>
              <w:fldChar w:fldCharType="begin"/>
            </w:r>
            <w:r w:rsidRPr="00E1193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"_Toc503971895"</w:instrText>
            </w:r>
            <w:r w:rsidRPr="00E11935">
              <w:rPr>
                <w:rStyle w:val="Hyperlink"/>
                <w:noProof/>
              </w:rPr>
              <w:instrText xml:space="preserve"> </w:instrText>
            </w:r>
            <w:r w:rsidRPr="00E11935">
              <w:rPr>
                <w:rStyle w:val="Hyperlink"/>
                <w:noProof/>
              </w:rPr>
            </w:r>
            <w:r w:rsidRPr="00E11935">
              <w:rPr>
                <w:rStyle w:val="Hyperlink"/>
                <w:noProof/>
              </w:rPr>
              <w:fldChar w:fldCharType="separate"/>
            </w:r>
            <w:r w:rsidRPr="00E11935">
              <w:rPr>
                <w:rStyle w:val="Hyperlink"/>
                <w:rFonts w:ascii="Calibri" w:hAnsi="Calibri"/>
                <w:noProof/>
              </w:rPr>
              <w:t>2.2.5</w:t>
            </w:r>
            <w:r>
              <w:rPr>
                <w:noProof/>
                <w:lang w:eastAsia="en-US"/>
              </w:rPr>
              <w:tab/>
            </w:r>
            <w:r w:rsidRPr="00E11935">
              <w:rPr>
                <w:rStyle w:val="Hyperlink"/>
                <w:rFonts w:ascii="Calibri" w:hAnsi="Calibri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_Toc503971895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5" w:author="Palacherla, Susmitha C (NONUS)" w:date="2018-01-17T17:02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E11935">
              <w:rPr>
                <w:rStyle w:val="Hyperlink"/>
                <w:noProof/>
              </w:rPr>
              <w:fldChar w:fldCharType="end"/>
            </w:r>
          </w:ins>
        </w:p>
        <w:p w:rsidR="00C5412A" w:rsidDel="00FE68F9" w:rsidRDefault="00C5412A">
          <w:pPr>
            <w:pStyle w:val="TOC1"/>
            <w:tabs>
              <w:tab w:val="left" w:pos="440"/>
              <w:tab w:val="right" w:leader="dot" w:pos="9350"/>
            </w:tabs>
            <w:rPr>
              <w:del w:id="66" w:author="Palacherla, Susmitha C (NONUS)" w:date="2018-01-17T17:02:00Z"/>
              <w:rFonts w:asciiTheme="minorHAnsi" w:eastAsiaTheme="minorEastAsia" w:hAnsiTheme="minorHAnsi" w:cstheme="minorBidi"/>
              <w:noProof/>
            </w:rPr>
          </w:pPr>
          <w:del w:id="67" w:author="Palacherla, Susmitha C (NONUS)" w:date="2018-01-17T17:02:00Z">
            <w:r w:rsidRPr="00FE68F9" w:rsidDel="00FE68F9">
              <w:rPr>
                <w:noProof/>
                <w:rPrChange w:id="68" w:author="Palacherla, Susmitha C (NONUS)" w:date="2018-01-17T17:02:00Z">
                  <w:rPr>
                    <w:rStyle w:val="Hyperlink"/>
                    <w:noProof/>
                  </w:rPr>
                </w:rPrChange>
              </w:rPr>
              <w:delText>1.</w:delText>
            </w:r>
            <w:r w:rsidDel="00FE68F9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E68F9" w:rsidDel="00FE68F9">
              <w:rPr>
                <w:noProof/>
                <w:rPrChange w:id="69" w:author="Palacherla, Susmitha C (NONUS)" w:date="2018-01-17T17:02:00Z">
                  <w:rPr>
                    <w:rStyle w:val="Hyperlink"/>
                    <w:noProof/>
                  </w:rPr>
                </w:rPrChange>
              </w:rPr>
              <w:delText>Overview</w:delText>
            </w:r>
            <w:r w:rsidDel="00FE68F9">
              <w:rPr>
                <w:noProof/>
                <w:webHidden/>
              </w:rPr>
              <w:tab/>
              <w:delText>4</w:delText>
            </w:r>
          </w:del>
        </w:p>
        <w:p w:rsidR="00C5412A" w:rsidDel="00FE68F9" w:rsidRDefault="00C5412A">
          <w:pPr>
            <w:pStyle w:val="TOC2"/>
            <w:tabs>
              <w:tab w:val="left" w:pos="880"/>
              <w:tab w:val="right" w:leader="dot" w:pos="9350"/>
            </w:tabs>
            <w:rPr>
              <w:del w:id="70" w:author="Palacherla, Susmitha C (NONUS)" w:date="2018-01-17T17:02:00Z"/>
              <w:noProof/>
              <w:lang w:eastAsia="en-US"/>
            </w:rPr>
          </w:pPr>
          <w:del w:id="71" w:author="Palacherla, Susmitha C (NONUS)" w:date="2018-01-17T17:02:00Z">
            <w:r w:rsidRPr="00FE68F9" w:rsidDel="00FE68F9">
              <w:rPr>
                <w:rFonts w:ascii="Calibri" w:hAnsi="Calibri" w:cs="Times New Roman"/>
                <w:noProof/>
                <w:rPrChange w:id="72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1.1</w:delText>
            </w:r>
            <w:r w:rsidDel="00FE68F9">
              <w:rPr>
                <w:noProof/>
                <w:lang w:eastAsia="en-US"/>
              </w:rPr>
              <w:tab/>
            </w:r>
            <w:r w:rsidRPr="00FE68F9" w:rsidDel="00FE68F9">
              <w:rPr>
                <w:rFonts w:ascii="Calibri" w:hAnsi="Calibri" w:cs="Times New Roman"/>
                <w:noProof/>
                <w:rPrChange w:id="73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Project Description</w:delText>
            </w:r>
            <w:r w:rsidDel="00FE68F9">
              <w:rPr>
                <w:noProof/>
                <w:webHidden/>
              </w:rPr>
              <w:tab/>
              <w:delText>4</w:delText>
            </w:r>
          </w:del>
        </w:p>
        <w:p w:rsidR="00C5412A" w:rsidDel="00FE68F9" w:rsidRDefault="00C5412A">
          <w:pPr>
            <w:pStyle w:val="TOC2"/>
            <w:tabs>
              <w:tab w:val="left" w:pos="880"/>
              <w:tab w:val="right" w:leader="dot" w:pos="9350"/>
            </w:tabs>
            <w:rPr>
              <w:del w:id="74" w:author="Palacherla, Susmitha C (NONUS)" w:date="2018-01-17T17:02:00Z"/>
              <w:noProof/>
              <w:lang w:eastAsia="en-US"/>
            </w:rPr>
          </w:pPr>
          <w:del w:id="75" w:author="Palacherla, Susmitha C (NONUS)" w:date="2018-01-17T17:02:00Z">
            <w:r w:rsidRPr="00FE68F9" w:rsidDel="00FE68F9">
              <w:rPr>
                <w:rFonts w:ascii="Calibri" w:hAnsi="Calibri" w:cs="Times New Roman"/>
                <w:noProof/>
                <w:rPrChange w:id="76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1.2</w:delText>
            </w:r>
            <w:r w:rsidDel="00FE68F9">
              <w:rPr>
                <w:noProof/>
                <w:lang w:eastAsia="en-US"/>
              </w:rPr>
              <w:tab/>
            </w:r>
            <w:r w:rsidRPr="00FE68F9" w:rsidDel="00FE68F9">
              <w:rPr>
                <w:rFonts w:ascii="Calibri" w:hAnsi="Calibri" w:cs="Times New Roman"/>
                <w:noProof/>
                <w:rPrChange w:id="77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Document Scope</w:delText>
            </w:r>
            <w:r w:rsidDel="00FE68F9">
              <w:rPr>
                <w:noProof/>
                <w:webHidden/>
              </w:rPr>
              <w:tab/>
              <w:delText>4</w:delText>
            </w:r>
          </w:del>
        </w:p>
        <w:p w:rsidR="00C5412A" w:rsidDel="00FE68F9" w:rsidRDefault="00C5412A">
          <w:pPr>
            <w:pStyle w:val="TOC2"/>
            <w:tabs>
              <w:tab w:val="left" w:pos="880"/>
              <w:tab w:val="right" w:leader="dot" w:pos="9350"/>
            </w:tabs>
            <w:rPr>
              <w:del w:id="78" w:author="Palacherla, Susmitha C (NONUS)" w:date="2018-01-17T17:02:00Z"/>
              <w:noProof/>
              <w:lang w:eastAsia="en-US"/>
            </w:rPr>
          </w:pPr>
          <w:del w:id="79" w:author="Palacherla, Susmitha C (NONUS)" w:date="2018-01-17T17:02:00Z">
            <w:r w:rsidRPr="00FE68F9" w:rsidDel="00FE68F9">
              <w:rPr>
                <w:rFonts w:ascii="Calibri" w:hAnsi="Calibri" w:cs="Times New Roman"/>
                <w:noProof/>
                <w:rPrChange w:id="80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1.3</w:delText>
            </w:r>
            <w:r w:rsidDel="00FE68F9">
              <w:rPr>
                <w:noProof/>
                <w:lang w:eastAsia="en-US"/>
              </w:rPr>
              <w:tab/>
            </w:r>
            <w:r w:rsidRPr="00FE68F9" w:rsidDel="00FE68F9">
              <w:rPr>
                <w:rFonts w:ascii="Calibri" w:hAnsi="Calibri" w:cs="Times New Roman"/>
                <w:noProof/>
                <w:rPrChange w:id="81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Source Files</w:delText>
            </w:r>
            <w:r w:rsidDel="00FE68F9">
              <w:rPr>
                <w:noProof/>
                <w:webHidden/>
              </w:rPr>
              <w:tab/>
              <w:delText>4</w:delText>
            </w:r>
          </w:del>
        </w:p>
        <w:p w:rsidR="00C5412A" w:rsidDel="00FE68F9" w:rsidRDefault="00C5412A">
          <w:pPr>
            <w:pStyle w:val="TOC2"/>
            <w:tabs>
              <w:tab w:val="left" w:pos="880"/>
              <w:tab w:val="right" w:leader="dot" w:pos="9350"/>
            </w:tabs>
            <w:rPr>
              <w:del w:id="82" w:author="Palacherla, Susmitha C (NONUS)" w:date="2018-01-17T17:02:00Z"/>
              <w:noProof/>
              <w:lang w:eastAsia="en-US"/>
            </w:rPr>
          </w:pPr>
          <w:del w:id="83" w:author="Palacherla, Susmitha C (NONUS)" w:date="2018-01-17T17:02:00Z">
            <w:r w:rsidRPr="00FE68F9" w:rsidDel="00FE68F9">
              <w:rPr>
                <w:rFonts w:ascii="Calibri" w:hAnsi="Calibri" w:cs="Times New Roman"/>
                <w:noProof/>
                <w:rPrChange w:id="84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1.4</w:delText>
            </w:r>
            <w:r w:rsidDel="00FE68F9">
              <w:rPr>
                <w:noProof/>
                <w:lang w:eastAsia="en-US"/>
              </w:rPr>
              <w:tab/>
            </w:r>
            <w:r w:rsidRPr="00FE68F9" w:rsidDel="00FE68F9">
              <w:rPr>
                <w:rFonts w:ascii="Calibri" w:hAnsi="Calibri" w:cs="Times New Roman"/>
                <w:noProof/>
                <w:rPrChange w:id="85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Module List</w:delText>
            </w:r>
            <w:r w:rsidDel="00FE68F9">
              <w:rPr>
                <w:noProof/>
                <w:webHidden/>
              </w:rPr>
              <w:tab/>
              <w:delText>6</w:delText>
            </w:r>
          </w:del>
        </w:p>
        <w:p w:rsidR="00C5412A" w:rsidDel="00FE68F9" w:rsidRDefault="00C5412A">
          <w:pPr>
            <w:pStyle w:val="TOC2"/>
            <w:tabs>
              <w:tab w:val="left" w:pos="880"/>
              <w:tab w:val="right" w:leader="dot" w:pos="9350"/>
            </w:tabs>
            <w:rPr>
              <w:del w:id="86" w:author="Palacherla, Susmitha C (NONUS)" w:date="2018-01-17T17:02:00Z"/>
              <w:noProof/>
              <w:lang w:eastAsia="en-US"/>
            </w:rPr>
          </w:pPr>
          <w:del w:id="87" w:author="Palacherla, Susmitha C (NONUS)" w:date="2018-01-17T17:02:00Z">
            <w:r w:rsidRPr="00FE68F9" w:rsidDel="00FE68F9">
              <w:rPr>
                <w:rFonts w:ascii="Calibri" w:hAnsi="Calibri" w:cs="Times New Roman"/>
                <w:noProof/>
                <w:rPrChange w:id="88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1.5</w:delText>
            </w:r>
            <w:r w:rsidDel="00FE68F9">
              <w:rPr>
                <w:noProof/>
                <w:lang w:eastAsia="en-US"/>
              </w:rPr>
              <w:tab/>
            </w:r>
            <w:r w:rsidRPr="00FE68F9" w:rsidDel="00FE68F9">
              <w:rPr>
                <w:rFonts w:ascii="Calibri" w:hAnsi="Calibri" w:cs="Times New Roman"/>
                <w:noProof/>
                <w:rPrChange w:id="89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Software and Hardware Interfaces</w:delText>
            </w:r>
            <w:r w:rsidDel="00FE68F9">
              <w:rPr>
                <w:noProof/>
                <w:webHidden/>
              </w:rPr>
              <w:tab/>
              <w:delText>6</w:delText>
            </w:r>
          </w:del>
        </w:p>
        <w:p w:rsidR="00C5412A" w:rsidDel="00FE68F9" w:rsidRDefault="00C5412A">
          <w:pPr>
            <w:pStyle w:val="TOC3"/>
            <w:tabs>
              <w:tab w:val="left" w:pos="1320"/>
              <w:tab w:val="right" w:leader="dot" w:pos="9350"/>
            </w:tabs>
            <w:rPr>
              <w:del w:id="90" w:author="Palacherla, Susmitha C (NONUS)" w:date="2018-01-17T17:02:00Z"/>
              <w:noProof/>
              <w:lang w:eastAsia="en-US"/>
            </w:rPr>
          </w:pPr>
          <w:del w:id="91" w:author="Palacherla, Susmitha C (NONUS)" w:date="2018-01-17T17:02:00Z">
            <w:r w:rsidRPr="00FE68F9" w:rsidDel="00FE68F9">
              <w:rPr>
                <w:rFonts w:cs="Times New Roman"/>
                <w:noProof/>
                <w:rPrChange w:id="92" w:author="Palacherla, Susmitha C (NONUS)" w:date="2018-01-17T17:02:00Z">
                  <w:rPr>
                    <w:rStyle w:val="Hyperlink"/>
                    <w:noProof/>
                  </w:rPr>
                </w:rPrChange>
              </w:rPr>
              <w:delText>1.5.1</w:delText>
            </w:r>
            <w:r w:rsidDel="00FE68F9">
              <w:rPr>
                <w:noProof/>
                <w:lang w:eastAsia="en-US"/>
              </w:rPr>
              <w:tab/>
            </w:r>
            <w:r w:rsidRPr="00FE68F9" w:rsidDel="00FE68F9">
              <w:rPr>
                <w:rFonts w:cs="Times New Roman"/>
                <w:noProof/>
                <w:rPrChange w:id="93" w:author="Palacherla, Susmitha C (NONUS)" w:date="2018-01-17T17:02:00Z">
                  <w:rPr>
                    <w:rStyle w:val="Hyperlink"/>
                    <w:noProof/>
                  </w:rPr>
                </w:rPrChange>
              </w:rPr>
              <w:delText>Software</w:delText>
            </w:r>
            <w:r w:rsidDel="00FE68F9">
              <w:rPr>
                <w:noProof/>
                <w:webHidden/>
              </w:rPr>
              <w:tab/>
              <w:delText>6</w:delText>
            </w:r>
          </w:del>
        </w:p>
        <w:p w:rsidR="00C5412A" w:rsidDel="00FE68F9" w:rsidRDefault="00C5412A">
          <w:pPr>
            <w:pStyle w:val="TOC3"/>
            <w:tabs>
              <w:tab w:val="left" w:pos="1320"/>
              <w:tab w:val="right" w:leader="dot" w:pos="9350"/>
            </w:tabs>
            <w:rPr>
              <w:del w:id="94" w:author="Palacherla, Susmitha C (NONUS)" w:date="2018-01-17T17:02:00Z"/>
              <w:noProof/>
              <w:lang w:eastAsia="en-US"/>
            </w:rPr>
          </w:pPr>
          <w:del w:id="95" w:author="Palacherla, Susmitha C (NONUS)" w:date="2018-01-17T17:02:00Z">
            <w:r w:rsidRPr="00FE68F9" w:rsidDel="00FE68F9">
              <w:rPr>
                <w:rFonts w:cs="Times New Roman"/>
                <w:noProof/>
                <w:rPrChange w:id="96" w:author="Palacherla, Susmitha C (NONUS)" w:date="2018-01-17T17:02:00Z">
                  <w:rPr>
                    <w:rStyle w:val="Hyperlink"/>
                    <w:noProof/>
                  </w:rPr>
                </w:rPrChange>
              </w:rPr>
              <w:delText>1.5.2</w:delText>
            </w:r>
            <w:r w:rsidDel="00FE68F9">
              <w:rPr>
                <w:noProof/>
                <w:lang w:eastAsia="en-US"/>
              </w:rPr>
              <w:tab/>
            </w:r>
            <w:r w:rsidRPr="00FE68F9" w:rsidDel="00FE68F9">
              <w:rPr>
                <w:rFonts w:cs="Times New Roman"/>
                <w:noProof/>
                <w:rPrChange w:id="97" w:author="Palacherla, Susmitha C (NONUS)" w:date="2018-01-17T17:02:00Z">
                  <w:rPr>
                    <w:rStyle w:val="Hyperlink"/>
                    <w:noProof/>
                  </w:rPr>
                </w:rPrChange>
              </w:rPr>
              <w:delText>Hardware</w:delText>
            </w:r>
            <w:r w:rsidDel="00FE68F9">
              <w:rPr>
                <w:noProof/>
                <w:webHidden/>
              </w:rPr>
              <w:tab/>
              <w:delText>6</w:delText>
            </w:r>
          </w:del>
        </w:p>
        <w:p w:rsidR="00C5412A" w:rsidDel="00FE68F9" w:rsidRDefault="00C5412A">
          <w:pPr>
            <w:pStyle w:val="TOC2"/>
            <w:tabs>
              <w:tab w:val="left" w:pos="880"/>
              <w:tab w:val="right" w:leader="dot" w:pos="9350"/>
            </w:tabs>
            <w:rPr>
              <w:del w:id="98" w:author="Palacherla, Susmitha C (NONUS)" w:date="2018-01-17T17:02:00Z"/>
              <w:noProof/>
              <w:lang w:eastAsia="en-US"/>
            </w:rPr>
          </w:pPr>
          <w:del w:id="99" w:author="Palacherla, Susmitha C (NONUS)" w:date="2018-01-17T17:02:00Z">
            <w:r w:rsidRPr="00FE68F9" w:rsidDel="00FE68F9">
              <w:rPr>
                <w:rFonts w:ascii="Calibri" w:hAnsi="Calibri" w:cs="Times New Roman"/>
                <w:noProof/>
                <w:rPrChange w:id="100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1.6</w:delText>
            </w:r>
            <w:r w:rsidDel="00FE68F9">
              <w:rPr>
                <w:noProof/>
                <w:lang w:eastAsia="en-US"/>
              </w:rPr>
              <w:tab/>
            </w:r>
            <w:r w:rsidRPr="00FE68F9" w:rsidDel="00FE68F9">
              <w:rPr>
                <w:rFonts w:ascii="Calibri" w:hAnsi="Calibri" w:cs="Times New Roman"/>
                <w:noProof/>
                <w:rPrChange w:id="101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Users</w:delText>
            </w:r>
            <w:r w:rsidDel="00FE68F9">
              <w:rPr>
                <w:noProof/>
                <w:webHidden/>
              </w:rPr>
              <w:tab/>
              <w:delText>6</w:delText>
            </w:r>
          </w:del>
        </w:p>
        <w:p w:rsidR="00C5412A" w:rsidDel="00FE68F9" w:rsidRDefault="00C5412A">
          <w:pPr>
            <w:pStyle w:val="TOC1"/>
            <w:tabs>
              <w:tab w:val="left" w:pos="440"/>
              <w:tab w:val="right" w:leader="dot" w:pos="9350"/>
            </w:tabs>
            <w:rPr>
              <w:del w:id="102" w:author="Palacherla, Susmitha C (NONUS)" w:date="2018-01-17T17:02:00Z"/>
              <w:rFonts w:asciiTheme="minorHAnsi" w:eastAsiaTheme="minorEastAsia" w:hAnsiTheme="minorHAnsi" w:cstheme="minorBidi"/>
              <w:noProof/>
            </w:rPr>
          </w:pPr>
          <w:del w:id="103" w:author="Palacherla, Susmitha C (NONUS)" w:date="2018-01-17T17:02:00Z">
            <w:r w:rsidRPr="00FE68F9" w:rsidDel="00FE68F9">
              <w:rPr>
                <w:noProof/>
                <w:rPrChange w:id="104" w:author="Palacherla, Susmitha C (NONUS)" w:date="2018-01-17T17:02:00Z">
                  <w:rPr>
                    <w:rStyle w:val="Hyperlink"/>
                    <w:noProof/>
                  </w:rPr>
                </w:rPrChange>
              </w:rPr>
              <w:delText>2.</w:delText>
            </w:r>
            <w:r w:rsidDel="00FE68F9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E68F9" w:rsidDel="00FE68F9">
              <w:rPr>
                <w:noProof/>
                <w:rPrChange w:id="105" w:author="Palacherla, Susmitha C (NONUS)" w:date="2018-01-17T17:02:00Z">
                  <w:rPr>
                    <w:rStyle w:val="Hyperlink"/>
                    <w:noProof/>
                  </w:rPr>
                </w:rPrChange>
              </w:rPr>
              <w:delText>Details</w:delText>
            </w:r>
            <w:r w:rsidDel="00FE68F9">
              <w:rPr>
                <w:noProof/>
                <w:webHidden/>
              </w:rPr>
              <w:tab/>
              <w:delText>6</w:delText>
            </w:r>
          </w:del>
        </w:p>
        <w:p w:rsidR="00C5412A" w:rsidDel="00FE68F9" w:rsidRDefault="00C5412A">
          <w:pPr>
            <w:pStyle w:val="TOC2"/>
            <w:tabs>
              <w:tab w:val="left" w:pos="880"/>
              <w:tab w:val="right" w:leader="dot" w:pos="9350"/>
            </w:tabs>
            <w:rPr>
              <w:del w:id="106" w:author="Palacherla, Susmitha C (NONUS)" w:date="2018-01-17T17:02:00Z"/>
              <w:noProof/>
              <w:lang w:eastAsia="en-US"/>
            </w:rPr>
          </w:pPr>
          <w:del w:id="107" w:author="Palacherla, Susmitha C (NONUS)" w:date="2018-01-17T17:02:00Z">
            <w:r w:rsidRPr="00FE68F9" w:rsidDel="00FE68F9">
              <w:rPr>
                <w:rFonts w:ascii="Calibri" w:hAnsi="Calibri" w:cs="Times New Roman"/>
                <w:noProof/>
                <w:rPrChange w:id="108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2.1</w:delText>
            </w:r>
            <w:r w:rsidDel="00FE68F9">
              <w:rPr>
                <w:noProof/>
                <w:lang w:eastAsia="en-US"/>
              </w:rPr>
              <w:tab/>
            </w:r>
            <w:r w:rsidRPr="00FE68F9" w:rsidDel="00FE68F9">
              <w:rPr>
                <w:rFonts w:ascii="Calibri" w:hAnsi="Calibri" w:cs="Times New Roman"/>
                <w:noProof/>
                <w:rPrChange w:id="109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Source Files</w:delText>
            </w:r>
            <w:r w:rsidDel="00FE68F9">
              <w:rPr>
                <w:noProof/>
                <w:webHidden/>
              </w:rPr>
              <w:tab/>
              <w:delText>6</w:delText>
            </w:r>
          </w:del>
        </w:p>
        <w:p w:rsidR="00C5412A" w:rsidDel="00FE68F9" w:rsidRDefault="00C5412A">
          <w:pPr>
            <w:pStyle w:val="TOC2"/>
            <w:tabs>
              <w:tab w:val="left" w:pos="880"/>
              <w:tab w:val="right" w:leader="dot" w:pos="9350"/>
            </w:tabs>
            <w:rPr>
              <w:del w:id="110" w:author="Palacherla, Susmitha C (NONUS)" w:date="2018-01-17T17:02:00Z"/>
              <w:noProof/>
              <w:lang w:eastAsia="en-US"/>
            </w:rPr>
          </w:pPr>
          <w:del w:id="111" w:author="Palacherla, Susmitha C (NONUS)" w:date="2018-01-17T17:02:00Z">
            <w:r w:rsidRPr="00FE68F9" w:rsidDel="00FE68F9">
              <w:rPr>
                <w:rFonts w:ascii="Calibri" w:hAnsi="Calibri" w:cs="Times New Roman"/>
                <w:noProof/>
                <w:rPrChange w:id="112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</w:delText>
            </w:r>
            <w:r w:rsidDel="00FE68F9">
              <w:rPr>
                <w:noProof/>
                <w:lang w:eastAsia="en-US"/>
              </w:rPr>
              <w:tab/>
            </w:r>
            <w:r w:rsidRPr="00FE68F9" w:rsidDel="00FE68F9">
              <w:rPr>
                <w:rFonts w:ascii="Calibri" w:hAnsi="Calibri" w:cs="Times New Roman"/>
                <w:noProof/>
                <w:rPrChange w:id="113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Module Details</w:delText>
            </w:r>
            <w:r w:rsidDel="00FE68F9">
              <w:rPr>
                <w:noProof/>
                <w:webHidden/>
              </w:rPr>
              <w:tab/>
              <w:delText>7</w:delText>
            </w:r>
          </w:del>
        </w:p>
        <w:p w:rsidR="00C5412A" w:rsidDel="00FE68F9" w:rsidRDefault="00C5412A">
          <w:pPr>
            <w:pStyle w:val="TOC3"/>
            <w:tabs>
              <w:tab w:val="left" w:pos="1320"/>
              <w:tab w:val="right" w:leader="dot" w:pos="9350"/>
            </w:tabs>
            <w:rPr>
              <w:del w:id="114" w:author="Palacherla, Susmitha C (NONUS)" w:date="2018-01-17T17:02:00Z"/>
              <w:noProof/>
              <w:lang w:eastAsia="en-US"/>
            </w:rPr>
          </w:pPr>
          <w:del w:id="115" w:author="Palacherla, Susmitha C (NONUS)" w:date="2018-01-17T17:02:00Z">
            <w:r w:rsidRPr="00FE68F9" w:rsidDel="00FE68F9">
              <w:rPr>
                <w:rFonts w:ascii="Calibri" w:hAnsi="Calibri" w:cs="Times New Roman"/>
                <w:noProof/>
                <w:rPrChange w:id="116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2.2.1</w:delText>
            </w:r>
            <w:r w:rsidDel="00FE68F9">
              <w:rPr>
                <w:noProof/>
                <w:lang w:eastAsia="en-US"/>
              </w:rPr>
              <w:tab/>
            </w:r>
            <w:r w:rsidRPr="00FE68F9" w:rsidDel="00FE68F9">
              <w:rPr>
                <w:rFonts w:ascii="Calibri" w:hAnsi="Calibri" w:cs="Times New Roman"/>
                <w:noProof/>
                <w:rPrChange w:id="117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SQL agent job</w:delText>
            </w:r>
            <w:r w:rsidDel="00FE68F9">
              <w:rPr>
                <w:noProof/>
                <w:webHidden/>
              </w:rPr>
              <w:tab/>
              <w:delText>7</w:delText>
            </w:r>
          </w:del>
        </w:p>
        <w:p w:rsidR="00C5412A" w:rsidDel="00FE68F9" w:rsidRDefault="00C5412A">
          <w:pPr>
            <w:pStyle w:val="TOC3"/>
            <w:tabs>
              <w:tab w:val="left" w:pos="1320"/>
              <w:tab w:val="right" w:leader="dot" w:pos="9350"/>
            </w:tabs>
            <w:rPr>
              <w:del w:id="118" w:author="Palacherla, Susmitha C (NONUS)" w:date="2018-01-17T17:02:00Z"/>
              <w:noProof/>
              <w:lang w:eastAsia="en-US"/>
            </w:rPr>
          </w:pPr>
          <w:del w:id="119" w:author="Palacherla, Susmitha C (NONUS)" w:date="2018-01-17T17:02:00Z">
            <w:r w:rsidRPr="00FE68F9" w:rsidDel="00FE68F9">
              <w:rPr>
                <w:rFonts w:ascii="Calibri" w:hAnsi="Calibri" w:cs="Times New Roman"/>
                <w:noProof/>
                <w:rPrChange w:id="120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2.2.2</w:delText>
            </w:r>
            <w:r w:rsidDel="00FE68F9">
              <w:rPr>
                <w:noProof/>
                <w:lang w:eastAsia="en-US"/>
              </w:rPr>
              <w:tab/>
            </w:r>
            <w:r w:rsidRPr="00FE68F9" w:rsidDel="00FE68F9">
              <w:rPr>
                <w:rFonts w:ascii="Calibri" w:hAnsi="Calibri" w:cs="Times New Roman"/>
                <w:noProof/>
                <w:rPrChange w:id="121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SSIS Package</w:delText>
            </w:r>
            <w:r w:rsidDel="00FE68F9">
              <w:rPr>
                <w:noProof/>
                <w:webHidden/>
              </w:rPr>
              <w:tab/>
              <w:delText>7</w:delText>
            </w:r>
          </w:del>
        </w:p>
        <w:p w:rsidR="00C5412A" w:rsidDel="00FE68F9" w:rsidRDefault="00C5412A">
          <w:pPr>
            <w:pStyle w:val="TOC3"/>
            <w:tabs>
              <w:tab w:val="left" w:pos="1320"/>
              <w:tab w:val="right" w:leader="dot" w:pos="9350"/>
            </w:tabs>
            <w:rPr>
              <w:del w:id="122" w:author="Palacherla, Susmitha C (NONUS)" w:date="2018-01-17T17:02:00Z"/>
              <w:noProof/>
              <w:lang w:eastAsia="en-US"/>
            </w:rPr>
          </w:pPr>
          <w:del w:id="123" w:author="Palacherla, Susmitha C (NONUS)" w:date="2018-01-17T17:02:00Z">
            <w:r w:rsidRPr="00FE68F9" w:rsidDel="00FE68F9">
              <w:rPr>
                <w:rFonts w:ascii="Calibri" w:hAnsi="Calibri" w:cs="Times New Roman"/>
                <w:noProof/>
                <w:rPrChange w:id="124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2.2.3</w:delText>
            </w:r>
            <w:r w:rsidDel="00FE68F9">
              <w:rPr>
                <w:noProof/>
                <w:lang w:eastAsia="en-US"/>
              </w:rPr>
              <w:tab/>
            </w:r>
            <w:r w:rsidRPr="00FE68F9" w:rsidDel="00FE68F9">
              <w:rPr>
                <w:rFonts w:ascii="Calibri" w:hAnsi="Calibri" w:cs="Times New Roman"/>
                <w:noProof/>
                <w:rPrChange w:id="125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Tables</w:delText>
            </w:r>
            <w:r w:rsidDel="00FE68F9">
              <w:rPr>
                <w:noProof/>
                <w:webHidden/>
              </w:rPr>
              <w:tab/>
              <w:delText>82</w:delText>
            </w:r>
          </w:del>
        </w:p>
        <w:p w:rsidR="00C5412A" w:rsidDel="00FE68F9" w:rsidRDefault="00C5412A">
          <w:pPr>
            <w:pStyle w:val="TOC3"/>
            <w:tabs>
              <w:tab w:val="left" w:pos="1320"/>
              <w:tab w:val="right" w:leader="dot" w:pos="9350"/>
            </w:tabs>
            <w:rPr>
              <w:del w:id="126" w:author="Palacherla, Susmitha C (NONUS)" w:date="2018-01-17T17:02:00Z"/>
              <w:noProof/>
              <w:lang w:eastAsia="en-US"/>
            </w:rPr>
          </w:pPr>
          <w:del w:id="127" w:author="Palacherla, Susmitha C (NONUS)" w:date="2018-01-17T17:02:00Z">
            <w:r w:rsidRPr="00FE68F9" w:rsidDel="00FE68F9">
              <w:rPr>
                <w:rFonts w:ascii="Calibri" w:hAnsi="Calibri" w:cs="Times New Roman"/>
                <w:noProof/>
                <w:rPrChange w:id="128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2.2.4</w:delText>
            </w:r>
            <w:r w:rsidDel="00FE68F9">
              <w:rPr>
                <w:noProof/>
                <w:lang w:eastAsia="en-US"/>
              </w:rPr>
              <w:tab/>
            </w:r>
            <w:r w:rsidRPr="00FE68F9" w:rsidDel="00FE68F9">
              <w:rPr>
                <w:rFonts w:ascii="Calibri" w:hAnsi="Calibri" w:cs="Times New Roman"/>
                <w:noProof/>
                <w:rPrChange w:id="129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Procedures</w:delText>
            </w:r>
            <w:r w:rsidDel="00FE68F9">
              <w:rPr>
                <w:noProof/>
                <w:webHidden/>
              </w:rPr>
              <w:tab/>
              <w:delText>82</w:delText>
            </w:r>
          </w:del>
        </w:p>
        <w:p w:rsidR="00C5412A" w:rsidDel="00FE68F9" w:rsidRDefault="00C5412A">
          <w:pPr>
            <w:pStyle w:val="TOC3"/>
            <w:tabs>
              <w:tab w:val="left" w:pos="1320"/>
              <w:tab w:val="right" w:leader="dot" w:pos="9350"/>
            </w:tabs>
            <w:rPr>
              <w:del w:id="130" w:author="Palacherla, Susmitha C (NONUS)" w:date="2018-01-17T17:02:00Z"/>
              <w:noProof/>
              <w:lang w:eastAsia="en-US"/>
            </w:rPr>
          </w:pPr>
          <w:del w:id="131" w:author="Palacherla, Susmitha C (NONUS)" w:date="2018-01-17T17:02:00Z">
            <w:r w:rsidRPr="00FE68F9" w:rsidDel="00FE68F9">
              <w:rPr>
                <w:rFonts w:ascii="Calibri" w:hAnsi="Calibri" w:cs="Times New Roman"/>
                <w:noProof/>
                <w:rPrChange w:id="132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2.2.5</w:delText>
            </w:r>
            <w:r w:rsidDel="00FE68F9">
              <w:rPr>
                <w:noProof/>
                <w:lang w:eastAsia="en-US"/>
              </w:rPr>
              <w:tab/>
            </w:r>
            <w:r w:rsidRPr="00FE68F9" w:rsidDel="00FE68F9">
              <w:rPr>
                <w:rFonts w:ascii="Calibri" w:hAnsi="Calibri" w:cs="Times New Roman"/>
                <w:noProof/>
                <w:rPrChange w:id="133" w:author="Palacherla, Susmitha C (NONUS)" w:date="2018-01-17T17:02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Functions</w:delText>
            </w:r>
            <w:r w:rsidDel="00FE68F9">
              <w:rPr>
                <w:noProof/>
                <w:webHidden/>
              </w:rPr>
              <w:tab/>
              <w:delText>82</w:delText>
            </w:r>
          </w:del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34" w:name="_Toc503971877"/>
      <w:r w:rsidRPr="0027630C">
        <w:rPr>
          <w:color w:val="auto"/>
        </w:rPr>
        <w:lastRenderedPageBreak/>
        <w:t>Overview</w:t>
      </w:r>
      <w:bookmarkEnd w:id="134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35" w:name="_Toc503971878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135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>
        <w:rPr>
          <w:rFonts w:asciiTheme="minorHAnsi" w:hAnsiTheme="minorHAnsi" w:cs="Segoe UI"/>
          <w:color w:val="000000" w:themeColor="text1"/>
        </w:rPr>
        <w:t xml:space="preserve"> feed contains records for 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TQC GDIT verified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 when prescribed length of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 session is completed much sooner than expected.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are created by the</w:t>
      </w:r>
      <w:r w:rsidR="00026536">
        <w:rPr>
          <w:rFonts w:asciiTheme="minorHAnsi" w:hAnsiTheme="minorHAnsi" w:cs="Segoe UI"/>
          <w:color w:val="000000" w:themeColor="text1"/>
        </w:rPr>
        <w:t xml:space="preserve"> </w:t>
      </w:r>
      <w:r w:rsidR="007C6827">
        <w:rPr>
          <w:rFonts w:asciiTheme="minorHAnsi" w:hAnsiTheme="minorHAnsi" w:cs="Segoe UI"/>
          <w:color w:val="000000" w:themeColor="text1"/>
        </w:rPr>
        <w:t>Quality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which </w:t>
      </w:r>
      <w:r w:rsidR="00026536">
        <w:rPr>
          <w:rFonts w:asciiTheme="minorHAnsi" w:hAnsiTheme="minorHAnsi" w:cs="Segoe UI"/>
          <w:color w:val="000000" w:themeColor="text1"/>
        </w:rPr>
        <w:t>identifies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thresholds and exceptions that require coaching or further research by Call Center </w:t>
      </w:r>
      <w:r w:rsidR="007C6827">
        <w:rPr>
          <w:rFonts w:asciiTheme="minorHAnsi" w:hAnsiTheme="minorHAnsi" w:cs="Segoe UI"/>
          <w:color w:val="000000" w:themeColor="text1"/>
        </w:rPr>
        <w:t xml:space="preserve">Supervisors.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All items are entered into the </w:t>
      </w:r>
      <w:proofErr w:type="gramStart"/>
      <w:r w:rsidR="007C6827">
        <w:rPr>
          <w:rFonts w:asciiTheme="minorHAnsi" w:hAnsiTheme="minorHAnsi" w:cs="Segoe UI"/>
          <w:color w:val="000000" w:themeColor="text1"/>
        </w:rPr>
        <w:t>eCL</w:t>
      </w:r>
      <w:proofErr w:type="gramEnd"/>
      <w:r w:rsidR="007C6827">
        <w:rPr>
          <w:rFonts w:asciiTheme="minorHAnsi" w:hAnsiTheme="minorHAnsi" w:cs="Segoe UI"/>
          <w:color w:val="000000" w:themeColor="text1"/>
        </w:rPr>
        <w:t xml:space="preserve">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via a data feed. Utilizing the </w:t>
      </w:r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work-flow, items can be tracked from start to finish to verify if items have been addressed. The eCL will also provide reporting on the number of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entered into the system, the number coached, pending coaching, pending review or reasons why coaching was not required.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36" w:name="_Toc503971879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136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provided by the</w:t>
      </w:r>
      <w:r w:rsidR="00381B5A">
        <w:rPr>
          <w:rFonts w:asciiTheme="minorHAnsi" w:hAnsiTheme="minorHAnsi" w:cs="Segoe UI"/>
          <w:color w:val="000000" w:themeColor="text1"/>
        </w:rPr>
        <w:t xml:space="preserve"> Training and Development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into the eCoaching database.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37" w:name="_Toc503971880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137"/>
    </w:p>
    <w:p w:rsidR="007C6827" w:rsidDel="006F6200" w:rsidRDefault="007C6827" w:rsidP="0053330A">
      <w:pPr>
        <w:rPr>
          <w:del w:id="138" w:author="Palacherla, Susmitha C (NONUS)" w:date="2018-01-17T16:20:00Z"/>
          <w:rFonts w:asciiTheme="minorHAnsi" w:hAnsiTheme="minorHAnsi" w:cs="Segoe UI"/>
          <w:color w:val="000000" w:themeColor="text1"/>
        </w:rPr>
      </w:pPr>
      <w:del w:id="139" w:author="Palacherla, Susmitha C (NONUS)" w:date="2018-01-17T16:20:00Z">
        <w:r w:rsidDel="006F6200">
          <w:rPr>
            <w:rFonts w:asciiTheme="minorHAnsi" w:hAnsiTheme="minorHAnsi" w:cs="Segoe UI"/>
            <w:color w:val="000000" w:themeColor="text1"/>
          </w:rPr>
          <w:delText xml:space="preserve">The table below shows </w:delText>
        </w:r>
        <w:r w:rsidR="0053330A" w:rsidRPr="00026536" w:rsidDel="006F6200">
          <w:rPr>
            <w:rFonts w:asciiTheme="minorHAnsi" w:hAnsiTheme="minorHAnsi" w:cs="Segoe UI"/>
            <w:color w:val="000000" w:themeColor="text1"/>
          </w:rPr>
          <w:delText xml:space="preserve">the </w:delText>
        </w:r>
        <w:r w:rsidDel="006F6200">
          <w:rPr>
            <w:rFonts w:asciiTheme="minorHAnsi" w:hAnsiTheme="minorHAnsi" w:cs="Segoe UI"/>
            <w:color w:val="000000" w:themeColor="text1"/>
          </w:rPr>
          <w:delText xml:space="preserve">attributes for the </w:delText>
        </w:r>
        <w:r w:rsidR="00D03711" w:rsidRPr="00D03711" w:rsidDel="006F6200">
          <w:rPr>
            <w:rFonts w:asciiTheme="minorHAnsi" w:hAnsiTheme="minorHAnsi" w:cs="Segoe UI"/>
            <w:color w:val="000000" w:themeColor="text1"/>
          </w:rPr>
          <w:delText>Training</w:delText>
        </w:r>
        <w:r w:rsidR="0053330A" w:rsidRPr="00026536" w:rsidDel="006F6200">
          <w:rPr>
            <w:rFonts w:asciiTheme="minorHAnsi" w:hAnsiTheme="minorHAnsi" w:cs="Segoe UI"/>
            <w:color w:val="000000" w:themeColor="text1"/>
          </w:rPr>
          <w:delText xml:space="preserve"> report</w:delText>
        </w:r>
        <w:r w:rsidR="00381B5A" w:rsidDel="006F6200">
          <w:rPr>
            <w:rFonts w:asciiTheme="minorHAnsi" w:hAnsiTheme="minorHAnsi" w:cs="Segoe UI"/>
            <w:color w:val="000000" w:themeColor="text1"/>
          </w:rPr>
          <w:delText>s</w:delText>
        </w:r>
        <w:r w:rsidDel="006F6200">
          <w:rPr>
            <w:rFonts w:asciiTheme="minorHAnsi" w:hAnsiTheme="minorHAnsi" w:cs="Segoe UI"/>
            <w:color w:val="000000" w:themeColor="text1"/>
          </w:rPr>
          <w:delText>.</w:delText>
        </w:r>
        <w:r w:rsidR="0053330A" w:rsidRPr="00026536" w:rsidDel="006F6200">
          <w:rPr>
            <w:rFonts w:asciiTheme="minorHAnsi" w:hAnsiTheme="minorHAnsi" w:cs="Segoe UI"/>
            <w:color w:val="000000" w:themeColor="text1"/>
          </w:rPr>
          <w:delText xml:space="preserve"> </w:delText>
        </w:r>
      </w:del>
    </w:p>
    <w:p w:rsidR="006F6200" w:rsidRPr="006F6200" w:rsidRDefault="0053330A" w:rsidP="006F6200">
      <w:pPr>
        <w:spacing w:after="0"/>
        <w:rPr>
          <w:ins w:id="140" w:author="Palacherla, Susmitha C (NONUS)" w:date="2018-01-17T16:20:00Z"/>
          <w:rFonts w:ascii="Times New Roman" w:hAnsi="Times New Roman"/>
          <w:color w:val="000000" w:themeColor="text1"/>
        </w:rPr>
      </w:pPr>
      <w:del w:id="141" w:author="Palacherla, Susmitha C (NONUS)" w:date="2018-01-17T16:20:00Z">
        <w:r w:rsidRPr="00026536" w:rsidDel="006F6200">
          <w:rPr>
            <w:rFonts w:asciiTheme="minorHAnsi" w:hAnsiTheme="minorHAnsi" w:cs="Segoe UI"/>
            <w:color w:val="000000" w:themeColor="text1"/>
          </w:rPr>
          <w:delText>Files</w:delText>
        </w:r>
      </w:del>
      <w:ins w:id="142" w:author="Palacherla, Susmitha C (NONUS)" w:date="2018-01-17T16:20:00Z">
        <w:r w:rsidR="006F6200" w:rsidRPr="006F6200">
          <w:rPr>
            <w:rFonts w:ascii="Times New Roman" w:hAnsi="Times New Roman"/>
            <w:color w:val="000000" w:themeColor="text1"/>
          </w:rPr>
          <w:t xml:space="preserve">The table below shows all of the </w:t>
        </w:r>
        <w:r w:rsidR="006F6200">
          <w:rPr>
            <w:rFonts w:ascii="Times New Roman" w:hAnsi="Times New Roman"/>
            <w:color w:val="000000" w:themeColor="text1"/>
          </w:rPr>
          <w:t>Training</w:t>
        </w:r>
        <w:r w:rsidR="006F6200" w:rsidRPr="006F6200">
          <w:rPr>
            <w:rFonts w:ascii="Times New Roman" w:hAnsi="Times New Roman"/>
            <w:color w:val="000000" w:themeColor="text1"/>
          </w:rPr>
          <w:t xml:space="preserve"> report types that can arrive as feeds. Currently active feeds are marked by an ‘X’ in the table below. </w:t>
        </w:r>
      </w:ins>
    </w:p>
    <w:p w:rsidR="006F6200" w:rsidRPr="006F6200" w:rsidRDefault="006F6200" w:rsidP="006F6200">
      <w:pPr>
        <w:spacing w:after="0"/>
        <w:rPr>
          <w:ins w:id="143" w:author="Palacherla, Susmitha C (NONUS)" w:date="2018-01-17T16:20:00Z"/>
          <w:rFonts w:ascii="Times New Roman" w:hAnsi="Times New Roman"/>
          <w:color w:val="000000" w:themeColor="text1"/>
        </w:rPr>
      </w:pPr>
      <w:ins w:id="144" w:author="Palacherla, Susmitha C (NONUS)" w:date="2018-01-17T16:20:00Z">
        <w:r w:rsidRPr="006F6200">
          <w:rPr>
            <w:rFonts w:ascii="Times New Roman" w:hAnsi="Times New Roman"/>
            <w:color w:val="000000" w:themeColor="text1"/>
          </w:rPr>
          <w:t xml:space="preserve">Encrypted files are staged at  </w:t>
        </w:r>
        <w:r w:rsidRPr="006F620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  <w:ins w:id="145" w:author="Palacherla, Susmitha C (NONUS)" w:date="2018-01-17T16:21:00Z">
        <w:r>
          <w:rPr>
            <w:rFonts w:ascii="Times New Roman" w:hAnsi="Times New Roman"/>
            <w:color w:val="0000FF"/>
            <w:sz w:val="20"/>
            <w:szCs w:val="20"/>
            <w:u w:val="single"/>
          </w:rPr>
          <w:fldChar w:fldCharType="begin"/>
        </w:r>
        <w:r>
          <w:rPr>
            <w:rFonts w:ascii="Times New Roman" w:hAnsi="Times New Roman"/>
            <w:color w:val="0000FF"/>
            <w:sz w:val="20"/>
            <w:szCs w:val="20"/>
            <w:u w:val="single"/>
          </w:rPr>
          <w:instrText xml:space="preserve"> HYPERLINK "</w:instrText>
        </w:r>
      </w:ins>
      <w:ins w:id="146" w:author="Palacherla, Susmitha C (NONUS)" w:date="2018-01-17T16:20:00Z">
        <w:r w:rsidRPr="006F6200">
          <w:rPr>
            <w:rFonts w:ascii="Times New Roman" w:hAnsi="Times New Roman"/>
            <w:color w:val="0000FF"/>
            <w:sz w:val="20"/>
            <w:szCs w:val="20"/>
            <w:u w:val="single"/>
          </w:rPr>
          <w:instrText>\\\\f3420-ecldbp01\\data\\Coaching\\</w:instrText>
        </w:r>
      </w:ins>
      <w:ins w:id="147" w:author="Palacherla, Susmitha C (NONUS)" w:date="2018-01-17T16:21:00Z">
        <w:r>
          <w:rPr>
            <w:rFonts w:ascii="Times New Roman" w:hAnsi="Times New Roman"/>
            <w:color w:val="0000FF"/>
            <w:sz w:val="20"/>
            <w:szCs w:val="20"/>
            <w:u w:val="single"/>
          </w:rPr>
          <w:instrText>Training</w:instrText>
        </w:r>
      </w:ins>
      <w:ins w:id="148" w:author="Palacherla, Susmitha C (NONUS)" w:date="2018-01-17T16:20:00Z">
        <w:r w:rsidRPr="006F6200">
          <w:rPr>
            <w:rFonts w:ascii="Times New Roman" w:hAnsi="Times New Roman"/>
            <w:color w:val="0000FF"/>
            <w:sz w:val="20"/>
            <w:szCs w:val="20"/>
            <w:u w:val="single"/>
          </w:rPr>
          <w:instrText>\\Encrypt_Out</w:instrText>
        </w:r>
        <w:r w:rsidRPr="006F6200" w:rsidDel="00124D8C">
          <w:rPr>
            <w:rFonts w:ascii="Times New Roman" w:hAnsi="Times New Roman"/>
            <w:color w:val="0000FF"/>
            <w:sz w:val="20"/>
            <w:szCs w:val="20"/>
            <w:u w:val="single"/>
          </w:rPr>
          <w:instrText xml:space="preserve"> </w:instrText>
        </w:r>
      </w:ins>
      <w:ins w:id="149" w:author="Palacherla, Susmitha C (NONUS)" w:date="2018-01-17T16:21:00Z">
        <w:r>
          <w:rPr>
            <w:rFonts w:ascii="Times New Roman" w:hAnsi="Times New Roman"/>
            <w:color w:val="0000FF"/>
            <w:sz w:val="20"/>
            <w:szCs w:val="20"/>
            <w:u w:val="single"/>
          </w:rPr>
          <w:instrText xml:space="preserve">" </w:instrText>
        </w:r>
        <w:r>
          <w:rPr>
            <w:rFonts w:ascii="Times New Roman" w:hAnsi="Times New Roman"/>
            <w:color w:val="0000FF"/>
            <w:sz w:val="20"/>
            <w:szCs w:val="20"/>
            <w:u w:val="single"/>
          </w:rPr>
          <w:fldChar w:fldCharType="separate"/>
        </w:r>
      </w:ins>
      <w:ins w:id="150" w:author="Palacherla, Susmitha C (NONUS)" w:date="2018-01-17T16:20:00Z">
        <w:r w:rsidRPr="00700164">
          <w:rPr>
            <w:rStyle w:val="Hyperlink"/>
            <w:rFonts w:ascii="Times New Roman" w:hAnsi="Times New Roman"/>
            <w:sz w:val="20"/>
            <w:szCs w:val="20"/>
          </w:rPr>
          <w:t>\\f3420-ecldbp01\data\Coaching\</w:t>
        </w:r>
      </w:ins>
      <w:ins w:id="151" w:author="Palacherla, Susmitha C (NONUS)" w:date="2018-01-17T16:21:00Z">
        <w:r w:rsidRPr="00700164">
          <w:rPr>
            <w:rStyle w:val="Hyperlink"/>
            <w:rFonts w:ascii="Times New Roman" w:hAnsi="Times New Roman"/>
            <w:sz w:val="20"/>
            <w:szCs w:val="20"/>
          </w:rPr>
          <w:t>Training</w:t>
        </w:r>
      </w:ins>
      <w:ins w:id="152" w:author="Palacherla, Susmitha C (NONUS)" w:date="2018-01-17T16:20:00Z">
        <w:r w:rsidRPr="00700164">
          <w:rPr>
            <w:rStyle w:val="Hyperlink"/>
            <w:rFonts w:ascii="Times New Roman" w:hAnsi="Times New Roman"/>
            <w:sz w:val="20"/>
            <w:szCs w:val="20"/>
          </w:rPr>
          <w:t>\Encrypt_Out</w:t>
        </w:r>
        <w:r w:rsidRPr="00700164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ins>
      <w:ins w:id="153" w:author="Palacherla, Susmitha C (NONUS)" w:date="2018-01-17T16:21:00Z">
        <w:r>
          <w:rPr>
            <w:rFonts w:ascii="Times New Roman" w:hAnsi="Times New Roman"/>
            <w:color w:val="0000FF"/>
            <w:sz w:val="20"/>
            <w:szCs w:val="20"/>
            <w:u w:val="single"/>
          </w:rPr>
          <w:fldChar w:fldCharType="end"/>
        </w:r>
      </w:ins>
      <w:ins w:id="154" w:author="Palacherla, Susmitha C (NONUS)" w:date="2018-01-17T16:20:00Z">
        <w:r w:rsidRPr="006F6200">
          <w:rPr>
            <w:rFonts w:ascii="Times New Roman" w:hAnsi="Times New Roman"/>
            <w:sz w:val="20"/>
            <w:szCs w:val="20"/>
          </w:rPr>
          <w:t xml:space="preserve">with naming convention </w:t>
        </w:r>
        <w:proofErr w:type="spellStart"/>
        <w:r>
          <w:rPr>
            <w:rFonts w:ascii="Times New Roman" w:hAnsi="Times New Roman"/>
            <w:sz w:val="20"/>
            <w:szCs w:val="20"/>
          </w:rPr>
          <w:t>eCL_Training</w:t>
        </w:r>
        <w:r w:rsidRPr="006F6200">
          <w:rPr>
            <w:rFonts w:ascii="Times New Roman" w:hAnsi="Times New Roman"/>
            <w:sz w:val="20"/>
            <w:szCs w:val="20"/>
          </w:rPr>
          <w:t>_Feed</w:t>
        </w:r>
        <w:r>
          <w:rPr>
            <w:rFonts w:ascii="Times New Roman" w:hAnsi="Times New Roman"/>
            <w:color w:val="000000" w:themeColor="text1"/>
          </w:rPr>
          <w:t>_XX</w:t>
        </w:r>
        <w:r w:rsidRPr="006F6200">
          <w:rPr>
            <w:rFonts w:ascii="Times New Roman" w:hAnsi="Times New Roman"/>
            <w:color w:val="000000" w:themeColor="text1"/>
          </w:rPr>
          <w:t>Xyyyymmdd</w:t>
        </w:r>
        <w:r w:rsidRPr="006F6200">
          <w:rPr>
            <w:rFonts w:ascii="Times New Roman" w:hAnsi="Times New Roman"/>
            <w:sz w:val="20"/>
            <w:szCs w:val="20"/>
          </w:rPr>
          <w:t>.csv.zip.encrypt</w:t>
        </w:r>
        <w:proofErr w:type="spellEnd"/>
        <w:r w:rsidRPr="006F6200">
          <w:rPr>
            <w:rFonts w:ascii="Times New Roman" w:hAnsi="Times New Roman"/>
            <w:sz w:val="20"/>
            <w:szCs w:val="20"/>
          </w:rPr>
          <w:t xml:space="preserve"> until scheduled load time.</w:t>
        </w:r>
      </w:ins>
    </w:p>
    <w:p w:rsidR="006F6200" w:rsidRPr="006F6200" w:rsidRDefault="006F6200" w:rsidP="006F6200">
      <w:pPr>
        <w:spacing w:after="0"/>
        <w:rPr>
          <w:ins w:id="155" w:author="Palacherla, Susmitha C (NONUS)" w:date="2018-01-17T16:20:00Z"/>
          <w:rFonts w:ascii="Times New Roman" w:hAnsi="Times New Roman"/>
          <w:color w:val="000000" w:themeColor="text1"/>
          <w:sz w:val="20"/>
          <w:szCs w:val="20"/>
        </w:rPr>
      </w:pPr>
      <w:ins w:id="156" w:author="Palacherla, Susmitha C (NONUS)" w:date="2018-01-17T16:20:00Z">
        <w:r w:rsidRPr="006F6200">
          <w:rPr>
            <w:rFonts w:ascii="Times New Roman" w:hAnsi="Times New Roman"/>
            <w:color w:val="000000" w:themeColor="text1"/>
          </w:rPr>
          <w:t>Files are decrypted during the load process to naming convention eCL_</w:t>
        </w:r>
      </w:ins>
      <w:ins w:id="157" w:author="Palacherla, Susmitha C (NONUS)" w:date="2018-01-17T16:21:00Z">
        <w:r>
          <w:rPr>
            <w:rFonts w:ascii="Times New Roman" w:hAnsi="Times New Roman"/>
            <w:color w:val="000000" w:themeColor="text1"/>
          </w:rPr>
          <w:t>Training</w:t>
        </w:r>
      </w:ins>
      <w:ins w:id="158" w:author="Palacherla, Susmitha C (NONUS)" w:date="2018-01-17T16:20:00Z">
        <w:r w:rsidRPr="006F6200">
          <w:rPr>
            <w:rFonts w:ascii="Times New Roman" w:hAnsi="Times New Roman"/>
            <w:color w:val="000000" w:themeColor="text1"/>
          </w:rPr>
          <w:t>_Feed_XX</w:t>
        </w:r>
        <w:r>
          <w:rPr>
            <w:rFonts w:ascii="Times New Roman" w:hAnsi="Times New Roman"/>
            <w:color w:val="000000" w:themeColor="text1"/>
          </w:rPr>
          <w:t>X</w:t>
        </w:r>
        <w:r w:rsidRPr="006F6200">
          <w:rPr>
            <w:rFonts w:ascii="Times New Roman" w:hAnsi="Times New Roman"/>
            <w:color w:val="000000" w:themeColor="text1"/>
          </w:rPr>
          <w:t>yyyymmdd.csv and placed in directory</w:t>
        </w:r>
        <w:r w:rsidRPr="006F620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  <w:ins w:id="159" w:author="Palacherla, Susmitha C (NONUS)" w:date="2018-01-17T16:22:00Z">
        <w:r>
          <w:rPr>
            <w:rFonts w:ascii="Times New Roman" w:hAnsi="Times New Roman"/>
            <w:color w:val="0000FF"/>
            <w:sz w:val="20"/>
            <w:szCs w:val="20"/>
            <w:u w:val="single"/>
          </w:rPr>
          <w:fldChar w:fldCharType="begin"/>
        </w:r>
        <w:r>
          <w:rPr>
            <w:rFonts w:ascii="Times New Roman" w:hAnsi="Times New Roman"/>
            <w:color w:val="0000FF"/>
            <w:sz w:val="20"/>
            <w:szCs w:val="20"/>
            <w:u w:val="single"/>
          </w:rPr>
          <w:instrText xml:space="preserve"> HYPERLINK "</w:instrText>
        </w:r>
      </w:ins>
      <w:ins w:id="160" w:author="Palacherla, Susmitha C (NONUS)" w:date="2018-01-17T16:20:00Z">
        <w:r w:rsidRPr="006F6200">
          <w:rPr>
            <w:rFonts w:ascii="Times New Roman" w:hAnsi="Times New Roman"/>
            <w:color w:val="0000FF"/>
            <w:sz w:val="20"/>
            <w:szCs w:val="20"/>
            <w:u w:val="single"/>
          </w:rPr>
          <w:instrText>\\\\f3420-ecldbp01\\data\\Coaching\\</w:instrText>
        </w:r>
      </w:ins>
      <w:ins w:id="161" w:author="Palacherla, Susmitha C (NONUS)" w:date="2018-01-17T16:22:00Z">
        <w:r>
          <w:rPr>
            <w:rFonts w:ascii="Times New Roman" w:hAnsi="Times New Roman"/>
            <w:color w:val="0000FF"/>
            <w:sz w:val="20"/>
            <w:szCs w:val="20"/>
            <w:u w:val="single"/>
          </w:rPr>
          <w:instrText>Training</w:instrText>
        </w:r>
      </w:ins>
      <w:ins w:id="162" w:author="Palacherla, Susmitha C (NONUS)" w:date="2018-01-17T16:20:00Z">
        <w:r w:rsidRPr="006F6200">
          <w:rPr>
            <w:rFonts w:ascii="Times New Roman" w:hAnsi="Times New Roman"/>
            <w:color w:val="0000FF"/>
            <w:sz w:val="20"/>
            <w:szCs w:val="20"/>
            <w:u w:val="single"/>
          </w:rPr>
          <w:instrText>\\Decrypt_Out</w:instrText>
        </w:r>
        <w:r w:rsidRPr="006F6200" w:rsidDel="00124D8C">
          <w:rPr>
            <w:rFonts w:ascii="Times New Roman" w:hAnsi="Times New Roman"/>
            <w:color w:val="0000FF"/>
            <w:sz w:val="20"/>
            <w:szCs w:val="20"/>
            <w:u w:val="single"/>
          </w:rPr>
          <w:instrText xml:space="preserve"> </w:instrText>
        </w:r>
      </w:ins>
      <w:ins w:id="163" w:author="Palacherla, Susmitha C (NONUS)" w:date="2018-01-17T16:22:00Z">
        <w:r>
          <w:rPr>
            <w:rFonts w:ascii="Times New Roman" w:hAnsi="Times New Roman"/>
            <w:color w:val="0000FF"/>
            <w:sz w:val="20"/>
            <w:szCs w:val="20"/>
            <w:u w:val="single"/>
          </w:rPr>
          <w:instrText xml:space="preserve">" </w:instrText>
        </w:r>
        <w:r>
          <w:rPr>
            <w:rFonts w:ascii="Times New Roman" w:hAnsi="Times New Roman"/>
            <w:color w:val="0000FF"/>
            <w:sz w:val="20"/>
            <w:szCs w:val="20"/>
            <w:u w:val="single"/>
          </w:rPr>
          <w:fldChar w:fldCharType="separate"/>
        </w:r>
      </w:ins>
      <w:ins w:id="164" w:author="Palacherla, Susmitha C (NONUS)" w:date="2018-01-17T16:20:00Z">
        <w:r w:rsidRPr="00700164">
          <w:rPr>
            <w:rStyle w:val="Hyperlink"/>
            <w:rFonts w:ascii="Times New Roman" w:hAnsi="Times New Roman"/>
            <w:sz w:val="20"/>
            <w:szCs w:val="20"/>
          </w:rPr>
          <w:t>\\f3420-ecldbp01\data\Coaching\</w:t>
        </w:r>
      </w:ins>
      <w:ins w:id="165" w:author="Palacherla, Susmitha C (NONUS)" w:date="2018-01-17T16:22:00Z">
        <w:r w:rsidRPr="00700164">
          <w:rPr>
            <w:rStyle w:val="Hyperlink"/>
            <w:rFonts w:ascii="Times New Roman" w:hAnsi="Times New Roman"/>
            <w:sz w:val="20"/>
            <w:szCs w:val="20"/>
          </w:rPr>
          <w:t>Training</w:t>
        </w:r>
      </w:ins>
      <w:ins w:id="166" w:author="Palacherla, Susmitha C (NONUS)" w:date="2018-01-17T16:20:00Z">
        <w:r w:rsidRPr="00700164">
          <w:rPr>
            <w:rStyle w:val="Hyperlink"/>
            <w:rFonts w:ascii="Times New Roman" w:hAnsi="Times New Roman"/>
            <w:sz w:val="20"/>
            <w:szCs w:val="20"/>
          </w:rPr>
          <w:t>\Decrypt_Out</w:t>
        </w:r>
        <w:r w:rsidRPr="00700164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ins>
      <w:ins w:id="167" w:author="Palacherla, Susmitha C (NONUS)" w:date="2018-01-17T16:22:00Z">
        <w:r>
          <w:rPr>
            <w:rFonts w:ascii="Times New Roman" w:hAnsi="Times New Roman"/>
            <w:color w:val="0000FF"/>
            <w:sz w:val="20"/>
            <w:szCs w:val="20"/>
            <w:u w:val="single"/>
          </w:rPr>
          <w:fldChar w:fldCharType="end"/>
        </w:r>
      </w:ins>
      <w:ins w:id="168" w:author="Palacherla, Susmitha C (NONUS)" w:date="2018-01-17T16:20:00Z">
        <w:r w:rsidRPr="006F6200">
          <w:rPr>
            <w:rFonts w:ascii="Times New Roman" w:hAnsi="Times New Roman"/>
            <w:sz w:val="20"/>
            <w:szCs w:val="20"/>
          </w:rPr>
          <w:t>from where they get loaded.</w:t>
        </w:r>
      </w:ins>
    </w:p>
    <w:p w:rsidR="007C6827" w:rsidDel="006F6200" w:rsidRDefault="0053330A" w:rsidP="0053330A">
      <w:pPr>
        <w:rPr>
          <w:del w:id="169" w:author="Palacherla, Susmitha C (NONUS)" w:date="2018-01-17T16:22:00Z"/>
          <w:rFonts w:asciiTheme="minorHAnsi" w:hAnsiTheme="minorHAnsi" w:cs="Segoe UI"/>
          <w:color w:val="000000" w:themeColor="text1"/>
        </w:rPr>
      </w:pPr>
      <w:del w:id="170" w:author="Palacherla, Susmitha C (NONUS)" w:date="2018-01-17T16:22:00Z">
        <w:r w:rsidRPr="00026536" w:rsidDel="006F6200">
          <w:rPr>
            <w:rFonts w:asciiTheme="minorHAnsi" w:hAnsiTheme="minorHAnsi" w:cs="Segoe UI"/>
            <w:color w:val="000000" w:themeColor="text1"/>
          </w:rPr>
          <w:delText xml:space="preserve"> have a naming convention eCL_</w:delText>
        </w:r>
        <w:r w:rsidR="00D03711" w:rsidRPr="00D03711" w:rsidDel="006F6200">
          <w:rPr>
            <w:rFonts w:asciiTheme="minorHAnsi" w:hAnsiTheme="minorHAnsi" w:cs="Segoe UI"/>
            <w:color w:val="000000" w:themeColor="text1"/>
          </w:rPr>
          <w:delText>Training</w:delText>
        </w:r>
        <w:r w:rsidR="00D03711" w:rsidRPr="00026536" w:rsidDel="006F6200">
          <w:rPr>
            <w:rFonts w:asciiTheme="minorHAnsi" w:hAnsiTheme="minorHAnsi" w:cs="Segoe UI"/>
            <w:color w:val="000000" w:themeColor="text1"/>
          </w:rPr>
          <w:delText xml:space="preserve"> </w:delText>
        </w:r>
        <w:r w:rsidRPr="00026536" w:rsidDel="006F6200">
          <w:rPr>
            <w:rFonts w:asciiTheme="minorHAnsi" w:hAnsiTheme="minorHAnsi" w:cs="Segoe UI"/>
            <w:color w:val="000000" w:themeColor="text1"/>
          </w:rPr>
          <w:delText>_</w:delText>
        </w:r>
        <w:r w:rsidR="00381B5A" w:rsidDel="006F6200">
          <w:rPr>
            <w:rFonts w:asciiTheme="minorHAnsi" w:hAnsiTheme="minorHAnsi" w:cs="Segoe UI"/>
            <w:color w:val="000000" w:themeColor="text1"/>
          </w:rPr>
          <w:delText>Feed_</w:delText>
        </w:r>
        <w:r w:rsidR="00381B5A" w:rsidRPr="00381B5A" w:rsidDel="006F6200">
          <w:rPr>
            <w:rFonts w:asciiTheme="minorHAnsi" w:hAnsiTheme="minorHAnsi" w:cs="Segoe UI"/>
            <w:b/>
            <w:color w:val="000000" w:themeColor="text1"/>
          </w:rPr>
          <w:delText>xxx</w:delText>
        </w:r>
        <w:r w:rsidR="00F56A29" w:rsidDel="006F6200">
          <w:rPr>
            <w:rFonts w:asciiTheme="minorHAnsi" w:hAnsiTheme="minorHAnsi" w:cs="Segoe UI"/>
            <w:color w:val="000000" w:themeColor="text1"/>
          </w:rPr>
          <w:delText>yyyymmdd</w:delText>
        </w:r>
        <w:r w:rsidRPr="00026536" w:rsidDel="006F6200">
          <w:rPr>
            <w:rFonts w:asciiTheme="minorHAnsi" w:hAnsiTheme="minorHAnsi" w:cs="Segoe UI"/>
            <w:color w:val="000000" w:themeColor="text1"/>
          </w:rPr>
          <w:delText xml:space="preserve">.csv </w:delText>
        </w:r>
        <w:r w:rsidR="00381B5A" w:rsidDel="006F6200">
          <w:rPr>
            <w:rFonts w:asciiTheme="minorHAnsi" w:hAnsiTheme="minorHAnsi" w:cs="Segoe UI"/>
            <w:color w:val="000000" w:themeColor="text1"/>
          </w:rPr>
          <w:delText xml:space="preserve"> where xxx is the 3 letter Report code.</w:delText>
        </w:r>
      </w:del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del w:id="171" w:author="Palacherla, Susmitha C (NONUS)" w:date="2018-01-17T16:22:00Z">
        <w:r w:rsidRPr="00026536" w:rsidDel="006F6200">
          <w:rPr>
            <w:rFonts w:asciiTheme="minorHAnsi" w:hAnsiTheme="minorHAnsi" w:cs="Segoe UI"/>
            <w:color w:val="000000" w:themeColor="text1"/>
          </w:rPr>
          <w:delText>Files are staged at</w:delText>
        </w:r>
        <w:r w:rsidDel="006F6200">
          <w:rPr>
            <w:rFonts w:ascii="Verdana" w:hAnsi="Verdana" w:cs="Segoe UI"/>
            <w:color w:val="000000" w:themeColor="text1"/>
            <w:sz w:val="20"/>
            <w:szCs w:val="20"/>
          </w:rPr>
          <w:delText xml:space="preserve"> </w:delText>
        </w:r>
        <w:r w:rsidR="006F6200" w:rsidDel="006F6200">
          <w:fldChar w:fldCharType="begin"/>
        </w:r>
        <w:r w:rsidR="006F6200" w:rsidDel="006F6200">
          <w:delInstrText xml:space="preserve"> HYPERLINK "file:///\\\\VRIVSCORS01\\BCC%20Scorecards\\Coaching\\Training\\" </w:delInstrText>
        </w:r>
        <w:r w:rsidR="006F6200" w:rsidDel="006F6200">
          <w:fldChar w:fldCharType="separate"/>
        </w:r>
        <w:r w:rsidR="00381B5A" w:rsidRPr="008034F9" w:rsidDel="006F6200">
          <w:rPr>
            <w:rStyle w:val="Hyperlink"/>
            <w:rFonts w:ascii="Verdana" w:hAnsi="Verdana" w:cs="Segoe UI"/>
            <w:sz w:val="20"/>
            <w:szCs w:val="20"/>
          </w:rPr>
          <w:delText>\\VRIVSCORS01\BCC Scorecards\Coaching\</w:delText>
        </w:r>
        <w:r w:rsidR="00381B5A" w:rsidRPr="008034F9" w:rsidDel="006F6200">
          <w:rPr>
            <w:rStyle w:val="Hyperlink"/>
            <w:rFonts w:asciiTheme="minorHAnsi" w:hAnsiTheme="minorHAnsi" w:cs="Segoe UI"/>
          </w:rPr>
          <w:delText>Training</w:delText>
        </w:r>
        <w:r w:rsidR="00381B5A" w:rsidRPr="008034F9" w:rsidDel="006F6200">
          <w:rPr>
            <w:rStyle w:val="Hyperlink"/>
            <w:rFonts w:ascii="Verdana" w:hAnsi="Verdana" w:cs="Segoe UI"/>
            <w:sz w:val="20"/>
            <w:szCs w:val="20"/>
          </w:rPr>
          <w:delText>\</w:delText>
        </w:r>
        <w:r w:rsidR="006F6200" w:rsidDel="006F6200">
          <w:rPr>
            <w:rStyle w:val="Hyperlink"/>
            <w:rFonts w:ascii="Verdana" w:hAnsi="Verdana" w:cs="Segoe UI"/>
            <w:sz w:val="20"/>
            <w:szCs w:val="20"/>
          </w:rPr>
          <w:fldChar w:fldCharType="end"/>
        </w:r>
      </w:del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1043"/>
        <w:gridCol w:w="554"/>
        <w:gridCol w:w="876"/>
        <w:gridCol w:w="569"/>
        <w:gridCol w:w="1699"/>
      </w:tblGrid>
      <w:tr w:rsidR="0053330A" w:rsidRPr="007E2C75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D03711" w:rsidP="003C2E27">
            <w:pPr>
              <w:spacing w:after="0" w:line="240" w:lineRule="auto"/>
              <w:rPr>
                <w:color w:val="00000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="0053330A" w:rsidRPr="007E2C75">
              <w:rPr>
                <w:color w:val="000000"/>
              </w:rPr>
              <w:t xml:space="preserve">: </w:t>
            </w:r>
            <w:r w:rsidR="007C6827">
              <w:rPr>
                <w:color w:val="000000"/>
              </w:rPr>
              <w:t>Short Duration Reporting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del w:id="172" w:author="Palacherla, Susmitha C (NONUS)" w:date="2018-01-17T16:21:00Z">
              <w:r w:rsidRPr="007E2C75" w:rsidDel="006F6200">
                <w:rPr>
                  <w:rFonts w:cstheme="minorHAnsi"/>
                  <w:color w:val="000000"/>
                  <w:sz w:val="16"/>
                  <w:szCs w:val="16"/>
                </w:rPr>
                <w:delText> </w:delText>
              </w:r>
              <w:r w:rsidR="00381B5A" w:rsidDel="006F6200">
                <w:rPr>
                  <w:rFonts w:cstheme="minorHAnsi"/>
                  <w:color w:val="000000"/>
                  <w:sz w:val="16"/>
                  <w:szCs w:val="16"/>
                </w:rPr>
                <w:delText>Y</w:delText>
              </w:r>
            </w:del>
            <w:ins w:id="173" w:author="Palacherla, Susmitha C (NONUS)" w:date="2018-01-17T16:21:00Z">
              <w:r w:rsidR="006F6200">
                <w:rPr>
                  <w:rFonts w:cstheme="minorHAnsi"/>
                  <w:color w:val="000000"/>
                  <w:sz w:val="16"/>
                  <w:szCs w:val="16"/>
                </w:rPr>
                <w:t>x</w:t>
              </w:r>
            </w:ins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D03711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SDR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381B5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6F6200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81B5A" w:rsidRPr="007E2C75" w:rsidRDefault="00381B5A" w:rsidP="00381B5A">
            <w:pPr>
              <w:spacing w:after="0" w:line="240" w:lineRule="auto"/>
              <w:rPr>
                <w:color w:val="00000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7E2C75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Overdue Training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  <w:pPrChange w:id="174" w:author="Palacherla, Susmitha C (NONUS)" w:date="2018-01-17T16:22:00Z">
                <w:pPr>
                  <w:spacing w:after="0" w:line="240" w:lineRule="auto"/>
                </w:pPr>
              </w:pPrChange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del w:id="175" w:author="Palacherla, Susmitha C (NONUS)" w:date="2018-01-17T16:22:00Z">
              <w:r w:rsidDel="006F6200">
                <w:rPr>
                  <w:rFonts w:cstheme="minorHAnsi"/>
                  <w:color w:val="000000"/>
                  <w:sz w:val="16"/>
                  <w:szCs w:val="16"/>
                </w:rPr>
                <w:delText>Y</w:delText>
              </w:r>
            </w:del>
            <w:ins w:id="176" w:author="Palacherla, Susmitha C (NONUS)" w:date="2018-01-17T16:22:00Z">
              <w:r w:rsidR="006F6200">
                <w:rPr>
                  <w:rFonts w:cstheme="minorHAnsi"/>
                  <w:color w:val="000000"/>
                  <w:sz w:val="16"/>
                  <w:szCs w:val="16"/>
                </w:rPr>
                <w:t>x</w:t>
              </w:r>
            </w:ins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ODT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77" w:name="_Toc503971881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177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78" w:name="_Toc503971882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178"/>
    </w:p>
    <w:p w:rsidR="009D1884" w:rsidRPr="0027630C" w:rsidRDefault="009D1884" w:rsidP="0027630C">
      <w:pPr>
        <w:pStyle w:val="Heading3"/>
        <w:rPr>
          <w:color w:val="auto"/>
        </w:rPr>
      </w:pPr>
      <w:bookmarkStart w:id="179" w:name="_Toc503971883"/>
      <w:r w:rsidRPr="0027630C">
        <w:rPr>
          <w:color w:val="auto"/>
        </w:rPr>
        <w:t>Software</w:t>
      </w:r>
      <w:bookmarkEnd w:id="179"/>
    </w:p>
    <w:p w:rsidR="00CA2A9D" w:rsidRPr="00257251" w:rsidRDefault="00CA2A9D" w:rsidP="00CA2A9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180" w:name="_Toc503971884"/>
      <w:r w:rsidRPr="0027630C">
        <w:rPr>
          <w:color w:val="auto"/>
        </w:rPr>
        <w:t>Hardware</w:t>
      </w:r>
      <w:bookmarkEnd w:id="180"/>
    </w:p>
    <w:p w:rsidR="00CA2A9D" w:rsidRPr="00810310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CA2A9D" w:rsidRPr="00257251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CA2A9D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CA2A9D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9" w:history="1">
        <w:r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CA2A9D" w:rsidRPr="00257251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CA2A9D" w:rsidRPr="00257251" w:rsidRDefault="006F6200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ins w:id="181" w:author="Palacherla, Susmitha C (NONUS)" w:date="2018-01-17T16:23:00Z">
        <w:r>
          <w:rPr>
            <w:rFonts w:ascii="Arial" w:hAnsi="Arial" w:cs="Arial"/>
            <w:color w:val="000000"/>
            <w:sz w:val="20"/>
            <w:szCs w:val="20"/>
          </w:rPr>
          <w:fldChar w:fldCharType="begin"/>
        </w:r>
        <w:r>
          <w:rPr>
            <w:rFonts w:ascii="Arial" w:hAnsi="Arial" w:cs="Arial"/>
            <w:color w:val="000000"/>
            <w:sz w:val="20"/>
            <w:szCs w:val="20"/>
          </w:rPr>
          <w:instrText xml:space="preserve"> HYPERLINK "</w:instrText>
        </w:r>
      </w:ins>
      <w:ins w:id="182" w:author="Palacherla, Susmitha C (NONUS)" w:date="2018-01-17T16:22:00Z">
        <w:r w:rsidRPr="006F6200">
          <w:rPr>
            <w:rFonts w:ascii="Arial" w:hAnsi="Arial" w:cs="Arial"/>
            <w:color w:val="000000"/>
            <w:sz w:val="20"/>
            <w:szCs w:val="20"/>
            <w:rPrChange w:id="183" w:author="Palacherla, Susmitha C (NONUS)" w:date="2018-01-17T16:23:00Z">
              <w:rPr>
                <w:rFonts w:ascii="Arial" w:hAnsi="Arial" w:cs="Arial"/>
                <w:color w:val="000000"/>
                <w:sz w:val="20"/>
                <w:szCs w:val="20"/>
              </w:rPr>
            </w:rPrChange>
          </w:rPr>
          <w:instrText>\</w:instrText>
        </w:r>
        <w:r w:rsidRPr="006F6200">
          <w:rPr>
            <w:rFonts w:ascii="Arial" w:hAnsi="Arial" w:cs="Arial"/>
            <w:color w:val="000000"/>
            <w:sz w:val="20"/>
            <w:szCs w:val="20"/>
            <w:rPrChange w:id="184" w:author="Palacherla, Susmitha C (NONUS)" w:date="2018-01-17T16:23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instrText>\</w:instrText>
        </w:r>
        <w:r w:rsidRPr="006F6200">
          <w:rPr>
            <w:rFonts w:ascii="Arial" w:hAnsi="Arial" w:cs="Arial"/>
            <w:color w:val="000000"/>
            <w:sz w:val="20"/>
            <w:szCs w:val="20"/>
            <w:rPrChange w:id="185" w:author="Palacherla, Susmitha C (NONUS)" w:date="2018-01-17T16:23:00Z">
              <w:rPr>
                <w:rFonts w:ascii="Arial" w:hAnsi="Arial" w:cs="Arial"/>
                <w:color w:val="000000"/>
                <w:sz w:val="20"/>
                <w:szCs w:val="20"/>
              </w:rPr>
            </w:rPrChange>
          </w:rPr>
          <w:instrText>\</w:instrText>
        </w:r>
        <w:r w:rsidRPr="006F6200">
          <w:rPr>
            <w:rFonts w:ascii="Arial" w:hAnsi="Arial" w:cs="Arial"/>
            <w:color w:val="000000"/>
            <w:sz w:val="20"/>
            <w:szCs w:val="20"/>
            <w:rPrChange w:id="186" w:author="Palacherla, Susmitha C (NONUS)" w:date="2018-01-17T16:23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instrText>\F3420-ECLDB</w:instrText>
        </w:r>
      </w:ins>
      <w:ins w:id="187" w:author="Palacherla, Susmitha C (NONUS)" w:date="2018-01-17T16:23:00Z">
        <w:r w:rsidRPr="006F6200">
          <w:rPr>
            <w:rFonts w:ascii="Arial" w:hAnsi="Arial" w:cs="Arial"/>
            <w:color w:val="000000"/>
            <w:sz w:val="20"/>
            <w:szCs w:val="20"/>
            <w:rPrChange w:id="188" w:author="Palacherla, Susmitha C (NONUS)" w:date="2018-01-17T16:23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instrText>P</w:instrText>
        </w:r>
      </w:ins>
      <w:ins w:id="189" w:author="Palacherla, Susmitha C (NONUS)" w:date="2018-01-17T16:22:00Z">
        <w:r w:rsidRPr="006F6200">
          <w:rPr>
            <w:rFonts w:ascii="Arial" w:hAnsi="Arial" w:cs="Arial"/>
            <w:color w:val="000000"/>
            <w:sz w:val="20"/>
            <w:szCs w:val="20"/>
            <w:rPrChange w:id="190" w:author="Palacherla, Susmitha C (NONUS)" w:date="2018-01-17T16:23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instrText>01</w:instrText>
        </w:r>
        <w:r w:rsidRPr="006F6200">
          <w:rPr>
            <w:rFonts w:ascii="Arial" w:hAnsi="Arial" w:cs="Arial"/>
            <w:color w:val="000000"/>
            <w:sz w:val="20"/>
            <w:szCs w:val="20"/>
            <w:rPrChange w:id="191" w:author="Palacherla, Susmitha C (NONUS)" w:date="2018-01-17T16:23:00Z">
              <w:rPr>
                <w:rFonts w:ascii="Arial" w:hAnsi="Arial" w:cs="Arial"/>
                <w:color w:val="000000"/>
                <w:sz w:val="20"/>
                <w:szCs w:val="20"/>
              </w:rPr>
            </w:rPrChange>
          </w:rPr>
          <w:instrText>\</w:instrText>
        </w:r>
        <w:r w:rsidRPr="006F6200">
          <w:rPr>
            <w:rFonts w:ascii="Arial" w:hAnsi="Arial" w:cs="Arial"/>
            <w:color w:val="000000"/>
            <w:sz w:val="20"/>
            <w:szCs w:val="20"/>
            <w:rPrChange w:id="192" w:author="Palacherla, Susmitha C (NONUS)" w:date="2018-01-17T16:23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instrText>\data</w:instrText>
        </w:r>
        <w:r w:rsidRPr="006F6200">
          <w:rPr>
            <w:rFonts w:ascii="Arial" w:hAnsi="Arial" w:cs="Arial"/>
            <w:color w:val="000000"/>
            <w:sz w:val="20"/>
            <w:szCs w:val="20"/>
            <w:rPrChange w:id="193" w:author="Palacherla, Susmitha C (NONUS)" w:date="2018-01-17T16:23:00Z">
              <w:rPr>
                <w:rFonts w:ascii="Arial" w:hAnsi="Arial" w:cs="Arial"/>
                <w:color w:val="000000"/>
                <w:sz w:val="20"/>
                <w:szCs w:val="20"/>
              </w:rPr>
            </w:rPrChange>
          </w:rPr>
          <w:instrText>\</w:instrText>
        </w:r>
        <w:r w:rsidRPr="006F6200">
          <w:rPr>
            <w:rFonts w:ascii="Arial" w:hAnsi="Arial" w:cs="Arial"/>
            <w:color w:val="000000"/>
            <w:sz w:val="20"/>
            <w:szCs w:val="20"/>
            <w:rPrChange w:id="194" w:author="Palacherla, Susmitha C (NONUS)" w:date="2018-01-17T16:23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instrText>\</w:instrText>
        </w:r>
      </w:ins>
      <w:ins w:id="195" w:author="Palacherla, Susmitha C (NONUS)" w:date="2018-01-17T16:23:00Z">
        <w:r>
          <w:rPr>
            <w:rFonts w:ascii="Arial" w:hAnsi="Arial" w:cs="Arial"/>
            <w:color w:val="000000"/>
            <w:sz w:val="20"/>
            <w:szCs w:val="20"/>
          </w:rPr>
          <w:instrText xml:space="preserve">" </w:instrText>
        </w:r>
        <w:r>
          <w:rPr>
            <w:rFonts w:ascii="Arial" w:hAnsi="Arial" w:cs="Arial"/>
            <w:color w:val="000000"/>
            <w:sz w:val="20"/>
            <w:szCs w:val="20"/>
          </w:rPr>
          <w:fldChar w:fldCharType="separate"/>
        </w:r>
      </w:ins>
      <w:ins w:id="196" w:author="Palacherla, Susmitha C (NONUS)" w:date="2018-01-17T16:22:00Z">
        <w:r w:rsidRPr="00700164">
          <w:rPr>
            <w:rStyle w:val="Hyperlink"/>
            <w:rFonts w:ascii="Arial" w:hAnsi="Arial" w:cs="Arial"/>
            <w:sz w:val="20"/>
            <w:szCs w:val="20"/>
            <w:rPrChange w:id="197" w:author="Palacherla, Susmitha C (NONUS)" w:date="2018-01-17T16:23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t>\\F3420-ECLDB</w:t>
        </w:r>
      </w:ins>
      <w:ins w:id="198" w:author="Palacherla, Susmitha C (NONUS)" w:date="2018-01-17T16:23:00Z">
        <w:r w:rsidRPr="00700164">
          <w:rPr>
            <w:rStyle w:val="Hyperlink"/>
            <w:rFonts w:ascii="Arial" w:hAnsi="Arial" w:cs="Arial"/>
            <w:sz w:val="20"/>
            <w:szCs w:val="20"/>
            <w:rPrChange w:id="199" w:author="Palacherla, Susmitha C (NONUS)" w:date="2018-01-17T16:23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t>P</w:t>
        </w:r>
      </w:ins>
      <w:ins w:id="200" w:author="Palacherla, Susmitha C (NONUS)" w:date="2018-01-17T16:22:00Z">
        <w:r w:rsidRPr="00700164">
          <w:rPr>
            <w:rStyle w:val="Hyperlink"/>
            <w:rFonts w:ascii="Arial" w:hAnsi="Arial" w:cs="Arial"/>
            <w:sz w:val="20"/>
            <w:szCs w:val="20"/>
            <w:rPrChange w:id="201" w:author="Palacherla, Susmitha C (NONUS)" w:date="2018-01-17T16:23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t>01\data\</w:t>
        </w:r>
      </w:ins>
      <w:ins w:id="202" w:author="Palacherla, Susmitha C (NONUS)" w:date="2018-01-17T16:23:00Z">
        <w:r>
          <w:rPr>
            <w:rFonts w:ascii="Arial" w:hAnsi="Arial" w:cs="Arial"/>
            <w:color w:val="000000"/>
            <w:sz w:val="20"/>
            <w:szCs w:val="20"/>
          </w:rPr>
          <w:fldChar w:fldCharType="end"/>
        </w:r>
      </w:ins>
      <w:ins w:id="203" w:author="Palacherla, Susmitha C (NONUS)" w:date="2018-01-17T16:22:00Z">
        <w:r w:rsidRPr="00257251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  <w:del w:id="204" w:author="Palacherla, Susmitha C (NONUS)" w:date="2018-01-17T16:22:00Z">
        <w:r w:rsidR="00CA2A9D" w:rsidDel="006F6200">
          <w:fldChar w:fldCharType="begin"/>
        </w:r>
        <w:r w:rsidR="00CA2A9D" w:rsidDel="006F6200">
          <w:delInstrText xml:space="preserve"> HYPERLINK "file:///\\\\VRIVSCORS01\\BCC%20Scorecards\\" </w:delInstrText>
        </w:r>
        <w:r w:rsidR="00CA2A9D" w:rsidDel="006F6200">
          <w:fldChar w:fldCharType="separate"/>
        </w:r>
        <w:r w:rsidR="00CA2A9D" w:rsidRPr="00257251" w:rsidDel="006F6200">
          <w:rPr>
            <w:rStyle w:val="Hyperlink"/>
            <w:rFonts w:ascii="Times New Roman" w:hAnsi="Times New Roman"/>
            <w:sz w:val="20"/>
            <w:szCs w:val="20"/>
          </w:rPr>
          <w:delText>\\VRIVSCORS01\BCC Scorecards\</w:delText>
        </w:r>
        <w:r w:rsidR="00CA2A9D" w:rsidDel="006F6200">
          <w:rPr>
            <w:rStyle w:val="Hyperlink"/>
            <w:rFonts w:ascii="Times New Roman" w:hAnsi="Times New Roman"/>
            <w:sz w:val="20"/>
            <w:szCs w:val="20"/>
          </w:rPr>
          <w:fldChar w:fldCharType="end"/>
        </w:r>
        <w:r w:rsidR="00CA2A9D" w:rsidRPr="00257251" w:rsidDel="006F6200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</w:del>
      <w:r w:rsidR="00CA2A9D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- </w:t>
      </w:r>
      <w:r w:rsidR="00CA2A9D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CA2A9D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05" w:name="_Toc503971885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205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eCL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7C6827">
        <w:rPr>
          <w:rFonts w:asciiTheme="minorHAnsi" w:hAnsiTheme="minorHAnsi" w:cs="Segoe UI"/>
          <w:color w:val="000000" w:themeColor="text1"/>
        </w:rPr>
        <w:t>Supervisor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After a </w:t>
      </w:r>
      <w:r w:rsidR="007C6827">
        <w:rPr>
          <w:rFonts w:asciiTheme="minorHAnsi" w:hAnsiTheme="minorHAnsi" w:cs="Segoe UI"/>
          <w:color w:val="000000" w:themeColor="text1"/>
        </w:rPr>
        <w:t xml:space="preserve">Supervisor </w:t>
      </w:r>
      <w:r w:rsidRPr="00026536">
        <w:rPr>
          <w:rFonts w:asciiTheme="minorHAnsi" w:hAnsiTheme="minorHAnsi" w:cs="Segoe UI"/>
          <w:color w:val="000000" w:themeColor="text1"/>
        </w:rPr>
        <w:t>reviews the log and determines that a Coaching is required the log gets assigned to the CSRs and they become the users.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>
        <w:rPr>
          <w:rFonts w:asciiTheme="minorHAnsi" w:hAnsiTheme="minorHAnsi" w:cs="Segoe UI"/>
          <w:color w:val="000000" w:themeColor="text1"/>
        </w:rPr>
        <w:t xml:space="preserve">and Managers </w:t>
      </w:r>
      <w:r w:rsidRPr="00026536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06" w:name="_Toc503971886"/>
      <w:r w:rsidRPr="0027630C">
        <w:rPr>
          <w:color w:val="auto"/>
        </w:rPr>
        <w:lastRenderedPageBreak/>
        <w:t>Details</w:t>
      </w:r>
      <w:bookmarkEnd w:id="206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207" w:name="_Toc387654370"/>
      <w:bookmarkStart w:id="208" w:name="_Toc387758815"/>
      <w:bookmarkStart w:id="209" w:name="_Toc387821326"/>
      <w:bookmarkStart w:id="210" w:name="_Toc387821375"/>
      <w:bookmarkStart w:id="211" w:name="_Toc430607220"/>
      <w:bookmarkStart w:id="212" w:name="_Toc430607321"/>
      <w:bookmarkStart w:id="213" w:name="_Toc430607359"/>
      <w:bookmarkStart w:id="214" w:name="_Toc503971887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215" w:name="_Toc387654371"/>
      <w:bookmarkStart w:id="216" w:name="_Toc387758816"/>
      <w:bookmarkStart w:id="217" w:name="_Toc387821327"/>
      <w:bookmarkStart w:id="218" w:name="_Toc387821376"/>
      <w:bookmarkStart w:id="219" w:name="_Toc430607221"/>
      <w:bookmarkStart w:id="220" w:name="_Toc430607322"/>
      <w:bookmarkStart w:id="221" w:name="_Toc430607360"/>
      <w:bookmarkStart w:id="222" w:name="_Toc503971888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23" w:name="_Toc503971889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23"/>
    </w:p>
    <w:p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proofErr w:type="spellStart"/>
      <w:r w:rsidRPr="00997A45">
        <w:t>eCL_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proofErr w:type="spellEnd"/>
      <w:r w:rsidR="00D03711">
        <w:t xml:space="preserve"> </w:t>
      </w:r>
      <w:r w:rsidR="005C5F9F">
        <w:t>_</w:t>
      </w:r>
      <w:r w:rsidR="00381B5A">
        <w:t>Feed_</w:t>
      </w:r>
      <w:proofErr w:type="gramStart"/>
      <w:r w:rsidR="00381B5A">
        <w:t>xxx</w:t>
      </w:r>
      <w:r w:rsidR="00F56A29" w:rsidRPr="00997A45">
        <w:t>yyyymmdd</w:t>
      </w:r>
      <w:r w:rsidRPr="00997A45">
        <w:t xml:space="preserve">.csv </w:t>
      </w:r>
      <w:r w:rsidR="005C5F9F">
        <w:t xml:space="preserve"> is</w:t>
      </w:r>
      <w:proofErr w:type="gramEnd"/>
      <w:r w:rsidR="005C5F9F">
        <w:t xml:space="preserve">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:rsidR="006F770C" w:rsidRPr="00997A45" w:rsidRDefault="006F770C" w:rsidP="00C5412A">
      <w:pPr>
        <w:spacing w:after="0"/>
      </w:pPr>
    </w:p>
    <w:p w:rsidR="00C74EEA" w:rsidRDefault="00C74EEA" w:rsidP="00C5412A">
      <w:pPr>
        <w:spacing w:after="0"/>
      </w:pPr>
      <w:r>
        <w:t xml:space="preserve">Description: </w:t>
      </w:r>
      <w:r w:rsidR="00AD2DB5">
        <w:t>F</w:t>
      </w:r>
      <w:r w:rsidR="00E64317">
        <w:t>ile</w:t>
      </w:r>
      <w:r w:rsidR="00AD2DB5">
        <w:t>s contain</w:t>
      </w:r>
      <w:r w:rsidR="00E64317">
        <w:t xml:space="preserve"> records </w:t>
      </w:r>
      <w:r w:rsidR="00F56A29">
        <w:t xml:space="preserve">for agents that </w:t>
      </w:r>
      <w:r w:rsidR="00381B5A">
        <w:t>fall below the required</w:t>
      </w:r>
      <w:r w:rsidR="00E64317">
        <w:t xml:space="preserve"> threshold</w:t>
      </w:r>
      <w:r w:rsidR="005C5F9F">
        <w:t xml:space="preserve"> time</w:t>
      </w:r>
      <w:r w:rsidR="00AD2DB5">
        <w:t>s</w:t>
      </w:r>
      <w:r w:rsidR="00E64317">
        <w:t xml:space="preserve"> </w:t>
      </w:r>
      <w:r w:rsidR="005C5F9F">
        <w:t xml:space="preserve">to complete a required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5C5F9F">
        <w:t xml:space="preserve"> in TQC</w:t>
      </w:r>
      <w:r w:rsidR="00AD2DB5">
        <w:t xml:space="preserve"> or are past due on a required Training.</w:t>
      </w:r>
      <w:r w:rsidR="005C5F9F">
        <w:t xml:space="preserve"> </w:t>
      </w:r>
      <w:r w:rsidR="00E64317">
        <w:t xml:space="preserve">The </w:t>
      </w:r>
      <w:r w:rsidR="00381B5A">
        <w:t>Training and Development</w:t>
      </w:r>
      <w:r w:rsidR="00E64317">
        <w:t xml:space="preserve"> team captures records that </w:t>
      </w:r>
      <w:r w:rsidR="00AD2DB5">
        <w:t>meet the above conditions and generate files for them</w:t>
      </w:r>
      <w:r w:rsidR="00E64317">
        <w:t xml:space="preserve">. Once the feed </w:t>
      </w:r>
      <w:r w:rsidR="00381B5A">
        <w:t>are</w:t>
      </w:r>
      <w:r w:rsidR="00E64317">
        <w:t xml:space="preserve"> loaded into </w:t>
      </w:r>
      <w:proofErr w:type="gramStart"/>
      <w:r w:rsidR="00E64317">
        <w:t>eCL</w:t>
      </w:r>
      <w:proofErr w:type="gramEnd"/>
      <w:r w:rsidR="00E64317">
        <w:t xml:space="preserve"> the </w:t>
      </w:r>
      <w:r w:rsidR="005C5F9F">
        <w:rPr>
          <w:rFonts w:asciiTheme="minorHAnsi" w:hAnsiTheme="minorHAnsi" w:cs="Segoe UI"/>
          <w:color w:val="000000" w:themeColor="text1"/>
        </w:rPr>
        <w:t>Supervisor</w:t>
      </w:r>
      <w:r w:rsidR="00AD2DB5">
        <w:rPr>
          <w:rFonts w:asciiTheme="minorHAnsi" w:hAnsiTheme="minorHAnsi" w:cs="Segoe UI"/>
          <w:color w:val="000000" w:themeColor="text1"/>
        </w:rPr>
        <w:t>s</w:t>
      </w:r>
      <w:r w:rsidR="00E64317">
        <w:t xml:space="preserve"> have the opportunity to determine if a Coaching is needed or additional research is needed.</w:t>
      </w:r>
    </w:p>
    <w:p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5C5F9F">
        <w:t>TQC</w:t>
      </w:r>
    </w:p>
    <w:p w:rsidR="006F6200" w:rsidRDefault="00C74EEA" w:rsidP="006F620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ins w:id="224" w:author="Palacherla, Susmitha C (NONUS)" w:date="2018-01-17T16:23:00Z"/>
        </w:rPr>
      </w:pPr>
      <w:r>
        <w:t xml:space="preserve">Staging location: </w:t>
      </w:r>
      <w:ins w:id="225" w:author="Palacherla, Susmitha C (NONUS)" w:date="2018-01-17T16:23:00Z">
        <w:r w:rsidR="006F6200">
          <w:fldChar w:fldCharType="begin"/>
        </w:r>
        <w:r w:rsidR="006F6200">
          <w:instrText xml:space="preserve"> HYPERLINK "</w:instrText>
        </w:r>
        <w:r w:rsidR="006F6200" w:rsidRPr="006F6200">
          <w:instrText>\\\\f3420-ecldbp01\\data\\Coaching\\Training\\Decrypt_Out</w:instrText>
        </w:r>
        <w:r w:rsidR="006F6200">
          <w:instrText xml:space="preserve">\\" </w:instrText>
        </w:r>
        <w:r w:rsidR="006F6200">
          <w:fldChar w:fldCharType="separate"/>
        </w:r>
        <w:r w:rsidR="006F6200" w:rsidRPr="00700164">
          <w:rPr>
            <w:rStyle w:val="Hyperlink"/>
          </w:rPr>
          <w:t>\\f3420-ecldbp01\data\Coaching\Training\Decrypt_Out\</w:t>
        </w:r>
        <w:r w:rsidR="006F6200">
          <w:fldChar w:fldCharType="end"/>
        </w:r>
      </w:ins>
    </w:p>
    <w:p w:rsidR="00C74EEA" w:rsidRPr="00D03711" w:rsidDel="006F6200" w:rsidRDefault="006F6200" w:rsidP="006F620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del w:id="226" w:author="Palacherla, Susmitha C (NONUS)" w:date="2018-01-17T16:23:00Z"/>
        </w:rPr>
      </w:pPr>
      <w:del w:id="227" w:author="Palacherla, Susmitha C (NONUS)" w:date="2018-01-17T16:23:00Z">
        <w:r w:rsidDel="006F6200">
          <w:fldChar w:fldCharType="begin"/>
        </w:r>
        <w:r w:rsidDel="006F6200">
          <w:delInstrText xml:space="preserve"> HYPERLINK "file:///\\\\vrivscors01\\BCC%20Scorecards\\Coaching\\Training\\" </w:delInstrText>
        </w:r>
        <w:r w:rsidDel="006F6200">
          <w:fldChar w:fldCharType="separate"/>
        </w:r>
        <w:r w:rsidR="00D03711" w:rsidRPr="008034F9" w:rsidDel="006F6200">
          <w:rPr>
            <w:rStyle w:val="Hyperlink"/>
          </w:rPr>
          <w:delText>\\vrivscors01\BCC Scorecards\Coaching\</w:delText>
        </w:r>
        <w:r w:rsidR="00D03711" w:rsidRPr="008034F9" w:rsidDel="006F6200">
          <w:rPr>
            <w:rStyle w:val="Hyperlink"/>
            <w:rFonts w:asciiTheme="minorHAnsi" w:hAnsiTheme="minorHAnsi" w:cs="Segoe UI"/>
          </w:rPr>
          <w:delText>Training\</w:delText>
        </w:r>
        <w:r w:rsidDel="006F6200">
          <w:rPr>
            <w:rStyle w:val="Hyperlink"/>
            <w:rFonts w:asciiTheme="minorHAnsi" w:hAnsiTheme="minorHAnsi" w:cs="Segoe UI"/>
          </w:rPr>
          <w:fldChar w:fldCharType="end"/>
        </w:r>
      </w:del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proofErr w:type="spellStart"/>
      <w:r w:rsidR="00E64317">
        <w:t>eCL_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proofErr w:type="spellEnd"/>
      <w:r w:rsidR="00D03711">
        <w:t xml:space="preserve"> 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3C2E27">
        <w:t>File is expected to be placed on the share on Thursday</w:t>
      </w:r>
      <w:r w:rsidR="007A4F1A">
        <w:t>s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28" w:name="_Toc503971890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28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29" w:name="_Toc503971891"/>
      <w:r w:rsidRPr="0027630C">
        <w:rPr>
          <w:rFonts w:ascii="Calibri" w:hAnsi="Calibri" w:cs="Times New Roman"/>
          <w:color w:val="auto"/>
        </w:rPr>
        <w:t>SQL agent job</w:t>
      </w:r>
      <w:bookmarkEnd w:id="229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Instance : </w:t>
      </w:r>
      <w:r w:rsidR="00CA2A9D">
        <w:rPr>
          <w:rFonts w:ascii="Times New Roman" w:hAnsi="Times New Roman"/>
        </w:rPr>
        <w:t>F3420-ECLDBP01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141B19">
        <w:t>Coaching</w:t>
      </w:r>
      <w:r w:rsidR="00CA2A9D">
        <w:t>TrainingLoad</w:t>
      </w:r>
      <w:proofErr w:type="spellEnd"/>
    </w:p>
    <w:p w:rsidR="005C5900" w:rsidRDefault="005C5900" w:rsidP="00CA2A9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1" w:history="1">
        <w:r w:rsidR="00CA2A9D" w:rsidRPr="00CA2A9D">
          <w:rPr>
            <w:rStyle w:val="Hyperlink"/>
          </w:rPr>
          <w:t>\\F3420-ECLDBP01\ssis\Coaching\Packages\</w:t>
        </w:r>
        <w:r w:rsidR="00381B5A" w:rsidRPr="008034F9">
          <w:rPr>
            <w:rStyle w:val="Hyperlink"/>
            <w:rFonts w:asciiTheme="minorHAnsi" w:hAnsiTheme="minorHAnsi" w:cs="Segoe UI"/>
          </w:rPr>
          <w:t>Training</w:t>
        </w:r>
        <w:r w:rsidR="00381B5A" w:rsidRPr="008034F9">
          <w:rPr>
            <w:rStyle w:val="Hyperlink"/>
          </w:rPr>
          <w:t xml:space="preserve"> _</w:t>
        </w:r>
        <w:proofErr w:type="spellStart"/>
        <w:r w:rsidR="00381B5A" w:rsidRPr="008034F9">
          <w:rPr>
            <w:rStyle w:val="Hyperlink"/>
          </w:rPr>
          <w:t>Coaching.dtsx</w:t>
        </w:r>
        <w:proofErr w:type="spellEnd"/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 w:rsidR="00CA2A9D">
        <w:t>ecljobsowner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 w:rsidR="00CA2A9D">
        <w:rPr>
          <w:rFonts w:ascii="Times New Roman" w:hAnsi="Times New Roman"/>
        </w:rPr>
        <w:t>ECLProxy</w:t>
      </w:r>
      <w:proofErr w:type="spellEnd"/>
      <w:r w:rsidR="00CA2A9D">
        <w:rPr>
          <w:rFonts w:ascii="Times New Roman" w:hAnsi="Times New Roman"/>
        </w:rPr>
        <w:t xml:space="preserve"> (ECL Credential using application service account VNGT\SVC-SQLECLP01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5C5F9F">
        <w:t>Fridays</w:t>
      </w:r>
      <w:r w:rsidRPr="005C5900">
        <w:t xml:space="preserve">  </w:t>
      </w:r>
      <w:r w:rsidR="005C5F9F">
        <w:t>8:00</w:t>
      </w:r>
      <w:r w:rsidR="004A6695">
        <w:t xml:space="preserve"> AM EST IF Files exist to be loaded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30" w:name="_Toc503971892"/>
      <w:r w:rsidRPr="0027630C">
        <w:rPr>
          <w:rFonts w:ascii="Calibri" w:hAnsi="Calibri" w:cs="Times New Roman"/>
          <w:color w:val="auto"/>
        </w:rPr>
        <w:t>SSIS Package</w:t>
      </w:r>
      <w:bookmarkEnd w:id="230"/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5"/>
        <w:gridCol w:w="2533"/>
        <w:gridCol w:w="961"/>
        <w:gridCol w:w="4097"/>
      </w:tblGrid>
      <w:tr w:rsidR="00E42C88" w:rsidTr="004A52C4">
        <w:tc>
          <w:tcPr>
            <w:tcW w:w="1985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533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961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40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6F6200" w:rsidTr="004A52C4">
        <w:trPr>
          <w:trHeight w:val="368"/>
        </w:trPr>
        <w:tc>
          <w:tcPr>
            <w:tcW w:w="1985" w:type="dxa"/>
          </w:tcPr>
          <w:p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231" w:author="Palacherla, Susmitha C (NONUS)" w:date="2018-01-17T16:25:00Z">
              <w:r>
                <w:rPr>
                  <w:rFonts w:ascii="Times New Roman" w:hAnsi="Times New Roman"/>
                  <w:sz w:val="20"/>
                  <w:szCs w:val="20"/>
                </w:rPr>
                <w:t>DecryptedOut</w:t>
              </w:r>
              <w:r w:rsidRPr="00CA5EB0">
                <w:rPr>
                  <w:rFonts w:ascii="Times New Roman" w:hAnsi="Times New Roman"/>
                  <w:sz w:val="20"/>
                  <w:szCs w:val="20"/>
                </w:rPr>
                <w:t>Path</w:t>
              </w:r>
            </w:ins>
            <w:proofErr w:type="spellEnd"/>
            <w:del w:id="232" w:author="Palacherla, Susmitha C (NONUS)" w:date="2018-01-17T16:25:00Z">
              <w:r w:rsidDel="00B80469">
                <w:rPr>
                  <w:rFonts w:ascii="Arial" w:hAnsi="Arial" w:cs="Arial"/>
                  <w:sz w:val="20"/>
                  <w:szCs w:val="20"/>
                </w:rPr>
                <w:delText>FilebakPath</w:delText>
              </w:r>
            </w:del>
          </w:p>
        </w:tc>
        <w:tc>
          <w:tcPr>
            <w:tcW w:w="2533" w:type="dxa"/>
          </w:tcPr>
          <w:p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233" w:author="Palacherla, Susmitha C (NONUS)" w:date="2018-01-17T16:25:00Z">
              <w:r w:rsidRPr="00061BAD">
                <w:rPr>
                  <w:rFonts w:asciiTheme="minorHAnsi" w:hAnsiTheme="minorHAnsi" w:cs="Segoe UI"/>
                  <w:color w:val="000000" w:themeColor="text1"/>
                </w:rPr>
                <w:t>Training</w:t>
              </w:r>
              <w:r w:rsidRPr="00061BAD">
                <w:rPr>
                  <w:rFonts w:ascii="Arial" w:hAnsi="Arial" w:cs="Arial"/>
                  <w:sz w:val="20"/>
                  <w:szCs w:val="20"/>
                </w:rPr>
                <w:t>_Coaching</w:t>
              </w:r>
            </w:ins>
            <w:del w:id="234" w:author="Palacherla, Susmitha C (NONUS)" w:date="2018-01-17T16:25:00Z">
              <w:r w:rsidRPr="00D03711" w:rsidDel="00B80469">
                <w:rPr>
                  <w:rFonts w:asciiTheme="minorHAnsi" w:hAnsiTheme="minorHAnsi" w:cs="Segoe UI"/>
                  <w:color w:val="000000" w:themeColor="text1"/>
                </w:rPr>
                <w:delText>Training</w:delText>
              </w:r>
              <w:r w:rsidDel="00B80469">
                <w:rPr>
                  <w:rFonts w:ascii="Arial" w:hAnsi="Arial" w:cs="Arial"/>
                  <w:sz w:val="20"/>
                  <w:szCs w:val="20"/>
                </w:rPr>
                <w:delText xml:space="preserve"> _Coaching</w:delText>
              </w:r>
            </w:del>
          </w:p>
        </w:tc>
        <w:tc>
          <w:tcPr>
            <w:tcW w:w="961" w:type="dxa"/>
          </w:tcPr>
          <w:p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235" w:author="Palacherla, Susmitha C (NONUS)" w:date="2018-01-17T16:25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  <w:del w:id="236" w:author="Palacherla, Susmitha C (NONUS)" w:date="2018-01-17T16:25:00Z">
              <w:r w:rsidDel="00B80469">
                <w:rPr>
                  <w:rFonts w:ascii="Arial" w:hAnsi="Arial" w:cs="Arial"/>
                  <w:sz w:val="20"/>
                  <w:szCs w:val="20"/>
                </w:rPr>
                <w:delText>String</w:delText>
              </w:r>
            </w:del>
          </w:p>
        </w:tc>
        <w:tc>
          <w:tcPr>
            <w:tcW w:w="4097" w:type="dxa"/>
          </w:tcPr>
          <w:p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237" w:author="Palacherla, Susmitha C (NONUS)" w:date="2018-01-17T16:25:00Z">
              <w:r w:rsidRPr="007362D2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</w:t>
              </w:r>
              <w:r w:rsidRPr="007362D2">
                <w:rPr>
                  <w:rFonts w:ascii="Times New Roman" w:hAnsi="Times New Roman"/>
                  <w:sz w:val="20"/>
                  <w:szCs w:val="20"/>
                </w:rPr>
                <w:t>01\data\coaching\</w:t>
              </w:r>
            </w:ins>
            <w:ins w:id="238" w:author="Palacherla, Susmitha C (NONUS)" w:date="2018-01-17T16:26:00Z">
              <w:r>
                <w:rPr>
                  <w:rFonts w:ascii="Times New Roman" w:hAnsi="Times New Roman"/>
                  <w:sz w:val="20"/>
                  <w:szCs w:val="20"/>
                </w:rPr>
                <w:t>TRAINING</w:t>
              </w:r>
            </w:ins>
            <w:ins w:id="239" w:author="Palacherla, Susmitha C (NONUS)" w:date="2018-01-17T16:25:00Z">
              <w:r w:rsidRPr="007362D2">
                <w:rPr>
                  <w:rFonts w:ascii="Times New Roman" w:hAnsi="Times New Roman"/>
                  <w:sz w:val="20"/>
                  <w:szCs w:val="20"/>
                </w:rPr>
                <w:t>\Decrypt_o</w:t>
              </w:r>
              <w:r w:rsidRPr="007362D2">
                <w:rPr>
                  <w:rFonts w:ascii="Times New Roman" w:hAnsi="Times New Roman"/>
                  <w:sz w:val="20"/>
                  <w:szCs w:val="20"/>
                </w:rPr>
                <w:lastRenderedPageBreak/>
                <w:t>ut\</w:t>
              </w:r>
            </w:ins>
            <w:del w:id="240" w:author="Palacherla, Susmitha C (NONUS)" w:date="2018-01-17T16:25:00Z">
              <w:r w:rsidRPr="00DE5BB1" w:rsidDel="00B80469">
                <w:rPr>
                  <w:rFonts w:ascii="Arial" w:hAnsi="Arial" w:cs="Arial"/>
                  <w:sz w:val="20"/>
                  <w:szCs w:val="20"/>
                </w:rPr>
                <w:delText>\\vrivscors01\BCC Scorecards\Coaching\</w:delText>
              </w:r>
              <w:r w:rsidRPr="00D03711" w:rsidDel="00B80469">
                <w:rPr>
                  <w:rFonts w:asciiTheme="minorHAnsi" w:hAnsiTheme="minorHAnsi" w:cs="Segoe UI"/>
                  <w:color w:val="000000" w:themeColor="text1"/>
                </w:rPr>
                <w:delText xml:space="preserve"> </w:delText>
              </w:r>
              <w:r w:rsidDel="00B80469">
                <w:rPr>
                  <w:rFonts w:asciiTheme="minorHAnsi" w:hAnsiTheme="minorHAnsi" w:cs="Segoe UI"/>
                  <w:color w:val="000000" w:themeColor="text1"/>
                </w:rPr>
                <w:delText xml:space="preserve">Training </w:delText>
              </w:r>
              <w:r w:rsidRPr="00DE5BB1" w:rsidDel="00B80469">
                <w:rPr>
                  <w:rFonts w:ascii="Arial" w:hAnsi="Arial" w:cs="Arial"/>
                  <w:sz w:val="20"/>
                  <w:szCs w:val="20"/>
                </w:rPr>
                <w:delText>\Backups</w:delText>
              </w:r>
            </w:del>
          </w:p>
        </w:tc>
      </w:tr>
      <w:tr w:rsidR="006F6200" w:rsidTr="004A52C4">
        <w:trPr>
          <w:trHeight w:val="368"/>
        </w:trPr>
        <w:tc>
          <w:tcPr>
            <w:tcW w:w="1985" w:type="dxa"/>
          </w:tcPr>
          <w:p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241" w:author="Palacherla, Susmitha C (NONUS)" w:date="2018-01-17T16:25:00Z">
              <w:r>
                <w:rPr>
                  <w:rFonts w:ascii="Times New Roman" w:hAnsi="Times New Roman"/>
                  <w:sz w:val="20"/>
                  <w:szCs w:val="20"/>
                </w:rPr>
                <w:lastRenderedPageBreak/>
                <w:t>DecryptIn</w:t>
              </w:r>
              <w:r w:rsidRPr="00CA5EB0">
                <w:rPr>
                  <w:rFonts w:ascii="Times New Roman" w:hAnsi="Times New Roman"/>
                  <w:sz w:val="20"/>
                  <w:szCs w:val="20"/>
                </w:rPr>
                <w:t>Path</w:t>
              </w:r>
            </w:ins>
            <w:proofErr w:type="spellEnd"/>
            <w:del w:id="242" w:author="Palacherla, Susmitha C (NONUS)" w:date="2018-01-17T16:25:00Z">
              <w:r w:rsidDel="00B80469">
                <w:rPr>
                  <w:rFonts w:ascii="Arial" w:hAnsi="Arial" w:cs="Arial"/>
                  <w:sz w:val="20"/>
                  <w:szCs w:val="20"/>
                </w:rPr>
                <w:delText>FileNum</w:delText>
              </w:r>
            </w:del>
          </w:p>
        </w:tc>
        <w:tc>
          <w:tcPr>
            <w:tcW w:w="2533" w:type="dxa"/>
          </w:tcPr>
          <w:p w:rsidR="006F6200" w:rsidRDefault="006F6200" w:rsidP="006F6200">
            <w:ins w:id="243" w:author="Palacherla, Susmitha C (NONUS)" w:date="2018-01-17T16:25:00Z">
              <w:r w:rsidRPr="00061BAD">
                <w:rPr>
                  <w:rFonts w:asciiTheme="minorHAnsi" w:hAnsiTheme="minorHAnsi" w:cs="Segoe UI"/>
                  <w:color w:val="000000" w:themeColor="text1"/>
                </w:rPr>
                <w:t>Training</w:t>
              </w:r>
              <w:r w:rsidRPr="00061BAD">
                <w:rPr>
                  <w:rFonts w:ascii="Arial" w:hAnsi="Arial" w:cs="Arial"/>
                  <w:sz w:val="20"/>
                  <w:szCs w:val="20"/>
                </w:rPr>
                <w:t>_Coaching</w:t>
              </w:r>
            </w:ins>
            <w:del w:id="244" w:author="Palacherla, Susmitha C (NONUS)" w:date="2018-01-17T16:25:00Z">
              <w:r w:rsidRPr="00D03711" w:rsidDel="00B80469">
                <w:rPr>
                  <w:rFonts w:asciiTheme="minorHAnsi" w:hAnsiTheme="minorHAnsi" w:cs="Segoe UI"/>
                  <w:color w:val="000000" w:themeColor="text1"/>
                </w:rPr>
                <w:delText>Training</w:delText>
              </w:r>
              <w:r w:rsidRPr="008B740E" w:rsidDel="00B80469">
                <w:rPr>
                  <w:rFonts w:ascii="Arial" w:hAnsi="Arial" w:cs="Arial"/>
                  <w:sz w:val="20"/>
                  <w:szCs w:val="20"/>
                </w:rPr>
                <w:delText xml:space="preserve"> _Coaching</w:delText>
              </w:r>
            </w:del>
          </w:p>
        </w:tc>
        <w:tc>
          <w:tcPr>
            <w:tcW w:w="961" w:type="dxa"/>
          </w:tcPr>
          <w:p w:rsidR="006F6200" w:rsidRDefault="006F6200" w:rsidP="006F6200">
            <w:ins w:id="245" w:author="Palacherla, Susmitha C (NONUS)" w:date="2018-01-17T16:25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  <w:del w:id="246" w:author="Palacherla, Susmitha C (NONUS)" w:date="2018-01-17T16:25:00Z">
              <w:r w:rsidDel="00B80469">
                <w:rPr>
                  <w:rFonts w:ascii="Arial" w:hAnsi="Arial" w:cs="Arial"/>
                  <w:sz w:val="20"/>
                  <w:szCs w:val="20"/>
                </w:rPr>
                <w:delText>Int32</w:delText>
              </w:r>
            </w:del>
          </w:p>
        </w:tc>
        <w:tc>
          <w:tcPr>
            <w:tcW w:w="4097" w:type="dxa"/>
          </w:tcPr>
          <w:p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247" w:author="Palacherla, Susmitha C (NONUS)" w:date="2018-01-17T16:25:00Z">
              <w:r w:rsidRPr="007362D2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p01\data\coaching\</w:t>
              </w:r>
            </w:ins>
            <w:ins w:id="248" w:author="Palacherla, Susmitha C (NONUS)" w:date="2018-01-17T16:26:00Z">
              <w:r>
                <w:rPr>
                  <w:rFonts w:ascii="Times New Roman" w:hAnsi="Times New Roman"/>
                  <w:sz w:val="20"/>
                  <w:szCs w:val="20"/>
                </w:rPr>
                <w:t>TRAINING</w:t>
              </w:r>
            </w:ins>
            <w:ins w:id="249" w:author="Palacherla, Susmitha C (NONUS)" w:date="2018-01-17T16:25:00Z">
              <w:r>
                <w:rPr>
                  <w:rFonts w:ascii="Times New Roman" w:hAnsi="Times New Roman"/>
                  <w:sz w:val="20"/>
                  <w:szCs w:val="20"/>
                </w:rPr>
                <w:t>\Decrypt_in</w:t>
              </w:r>
              <w:r w:rsidRPr="007362D2">
                <w:rPr>
                  <w:rFonts w:ascii="Times New Roman" w:hAnsi="Times New Roman"/>
                  <w:sz w:val="20"/>
                  <w:szCs w:val="20"/>
                </w:rPr>
                <w:t>\</w:t>
              </w:r>
            </w:ins>
            <w:del w:id="250" w:author="Palacherla, Susmitha C (NONUS)" w:date="2018-01-17T16:25:00Z">
              <w:r w:rsidDel="00B80469">
                <w:rPr>
                  <w:rFonts w:ascii="Arial" w:hAnsi="Arial" w:cs="Arial"/>
                  <w:sz w:val="20"/>
                  <w:szCs w:val="20"/>
                </w:rPr>
                <w:delText>0</w:delText>
              </w:r>
            </w:del>
          </w:p>
        </w:tc>
      </w:tr>
      <w:tr w:rsidR="006F6200" w:rsidTr="004A52C4">
        <w:trPr>
          <w:trHeight w:val="368"/>
        </w:trPr>
        <w:tc>
          <w:tcPr>
            <w:tcW w:w="1985" w:type="dxa"/>
          </w:tcPr>
          <w:p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251" w:author="Palacherla, Susmitha C (NONUS)" w:date="2018-01-17T16:25:00Z">
              <w:r>
                <w:rPr>
                  <w:rFonts w:ascii="Times New Roman" w:hAnsi="Times New Roman"/>
                  <w:sz w:val="20"/>
                  <w:szCs w:val="20"/>
                </w:rPr>
                <w:t>EncryptedBackupPath</w:t>
              </w:r>
            </w:ins>
            <w:proofErr w:type="spellEnd"/>
            <w:del w:id="252" w:author="Palacherla, Susmitha C (NONUS)" w:date="2018-01-17T16:25:00Z">
              <w:r w:rsidDel="00B80469">
                <w:rPr>
                  <w:rFonts w:ascii="Arial" w:hAnsi="Arial" w:cs="Arial"/>
                  <w:sz w:val="20"/>
                  <w:szCs w:val="20"/>
                </w:rPr>
                <w:delText>FilePath</w:delText>
              </w:r>
            </w:del>
          </w:p>
        </w:tc>
        <w:tc>
          <w:tcPr>
            <w:tcW w:w="2533" w:type="dxa"/>
          </w:tcPr>
          <w:p w:rsidR="006F6200" w:rsidRDefault="006F6200" w:rsidP="006F6200">
            <w:ins w:id="253" w:author="Palacherla, Susmitha C (NONUS)" w:date="2018-01-17T16:25:00Z">
              <w:r w:rsidRPr="00061BAD">
                <w:rPr>
                  <w:rFonts w:asciiTheme="minorHAnsi" w:hAnsiTheme="minorHAnsi" w:cs="Segoe UI"/>
                  <w:color w:val="000000" w:themeColor="text1"/>
                </w:rPr>
                <w:t>Training</w:t>
              </w:r>
              <w:r w:rsidRPr="00061BAD">
                <w:rPr>
                  <w:rFonts w:ascii="Arial" w:hAnsi="Arial" w:cs="Arial"/>
                  <w:sz w:val="20"/>
                  <w:szCs w:val="20"/>
                </w:rPr>
                <w:t>_Coaching</w:t>
              </w:r>
            </w:ins>
            <w:del w:id="254" w:author="Palacherla, Susmitha C (NONUS)" w:date="2018-01-17T16:25:00Z">
              <w:r w:rsidRPr="00D03711" w:rsidDel="00B80469">
                <w:rPr>
                  <w:rFonts w:asciiTheme="minorHAnsi" w:hAnsiTheme="minorHAnsi" w:cs="Segoe UI"/>
                  <w:color w:val="000000" w:themeColor="text1"/>
                </w:rPr>
                <w:delText>Training</w:delText>
              </w:r>
              <w:r w:rsidDel="00B80469">
                <w:rPr>
                  <w:rFonts w:ascii="Arial" w:hAnsi="Arial" w:cs="Arial"/>
                  <w:sz w:val="20"/>
                  <w:szCs w:val="20"/>
                </w:rPr>
                <w:delText>_</w:delText>
              </w:r>
              <w:r w:rsidRPr="008B740E" w:rsidDel="00B80469">
                <w:rPr>
                  <w:rFonts w:ascii="Arial" w:hAnsi="Arial" w:cs="Arial"/>
                  <w:sz w:val="20"/>
                  <w:szCs w:val="20"/>
                </w:rPr>
                <w:delText>Coaching</w:delText>
              </w:r>
            </w:del>
          </w:p>
        </w:tc>
        <w:tc>
          <w:tcPr>
            <w:tcW w:w="961" w:type="dxa"/>
          </w:tcPr>
          <w:p w:rsidR="006F6200" w:rsidRDefault="006F6200" w:rsidP="006F6200">
            <w:ins w:id="255" w:author="Palacherla, Susmitha C (NONUS)" w:date="2018-01-17T16:25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  <w:del w:id="256" w:author="Palacherla, Susmitha C (NONUS)" w:date="2018-01-17T16:25:00Z">
              <w:r w:rsidRPr="00D40560" w:rsidDel="00B80469">
                <w:rPr>
                  <w:rFonts w:ascii="Arial" w:hAnsi="Arial" w:cs="Arial"/>
                  <w:sz w:val="20"/>
                  <w:szCs w:val="20"/>
                </w:rPr>
                <w:delText>String</w:delText>
              </w:r>
            </w:del>
          </w:p>
        </w:tc>
        <w:tc>
          <w:tcPr>
            <w:tcW w:w="4097" w:type="dxa"/>
          </w:tcPr>
          <w:p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257" w:author="Palacherla, Susmitha C (NONUS)" w:date="2018-01-17T16:25:00Z">
              <w:r w:rsidRPr="005E52B7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</w:t>
              </w:r>
              <w:r w:rsidRPr="005E52B7">
                <w:rPr>
                  <w:rFonts w:ascii="Times New Roman" w:hAnsi="Times New Roman"/>
                  <w:sz w:val="20"/>
                  <w:szCs w:val="20"/>
                </w:rPr>
                <w:t>01\data\coaching\</w:t>
              </w:r>
            </w:ins>
            <w:ins w:id="258" w:author="Palacherla, Susmitha C (NONUS)" w:date="2018-01-17T16:26:00Z">
              <w:r>
                <w:rPr>
                  <w:rFonts w:ascii="Times New Roman" w:hAnsi="Times New Roman"/>
                  <w:sz w:val="20"/>
                  <w:szCs w:val="20"/>
                </w:rPr>
                <w:t>TRAINING</w:t>
              </w:r>
            </w:ins>
            <w:ins w:id="259" w:author="Palacherla, Susmitha C (NONUS)" w:date="2018-01-17T16:25:00Z">
              <w:r w:rsidRPr="005E52B7">
                <w:rPr>
                  <w:rFonts w:ascii="Times New Roman" w:hAnsi="Times New Roman"/>
                  <w:sz w:val="20"/>
                  <w:szCs w:val="20"/>
                </w:rPr>
                <w:t>\Backups\</w:t>
              </w:r>
            </w:ins>
            <w:del w:id="260" w:author="Palacherla, Susmitha C (NONUS)" w:date="2018-01-17T16:25:00Z">
              <w:r w:rsidRPr="00DE5BB1" w:rsidDel="00B80469">
                <w:rPr>
                  <w:rFonts w:ascii="Arial" w:hAnsi="Arial" w:cs="Arial"/>
                  <w:sz w:val="20"/>
                  <w:szCs w:val="20"/>
                </w:rPr>
                <w:delText>\\vrivscors01\BCC Scorecards\Coaching\</w:delText>
              </w:r>
              <w:r w:rsidRPr="00D03711" w:rsidDel="00B80469">
                <w:rPr>
                  <w:rFonts w:asciiTheme="minorHAnsi" w:hAnsiTheme="minorHAnsi" w:cs="Segoe UI"/>
                  <w:color w:val="000000" w:themeColor="text1"/>
                </w:rPr>
                <w:delText xml:space="preserve"> </w:delText>
              </w:r>
              <w:r w:rsidDel="00B80469">
                <w:rPr>
                  <w:rFonts w:asciiTheme="minorHAnsi" w:hAnsiTheme="minorHAnsi" w:cs="Segoe UI"/>
                  <w:color w:val="000000" w:themeColor="text1"/>
                </w:rPr>
                <w:delText>Training</w:delText>
              </w:r>
            </w:del>
          </w:p>
        </w:tc>
      </w:tr>
      <w:tr w:rsidR="006F6200" w:rsidTr="004A52C4">
        <w:trPr>
          <w:trHeight w:val="368"/>
        </w:trPr>
        <w:tc>
          <w:tcPr>
            <w:tcW w:w="1985" w:type="dxa"/>
          </w:tcPr>
          <w:p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261" w:author="Palacherla, Susmitha C (NONUS)" w:date="2018-01-17T16:25:00Z">
              <w:r>
                <w:rPr>
                  <w:rFonts w:ascii="Times New Roman" w:hAnsi="Times New Roman"/>
                  <w:sz w:val="20"/>
                  <w:szCs w:val="20"/>
                </w:rPr>
                <w:t>EncryptedOutPath</w:t>
              </w:r>
            </w:ins>
            <w:proofErr w:type="spellEnd"/>
            <w:del w:id="262" w:author="Palacherla, Susmitha C (NONUS)" w:date="2018-01-17T16:25:00Z">
              <w:r w:rsidDel="00B80469">
                <w:rPr>
                  <w:rFonts w:ascii="Arial" w:hAnsi="Arial" w:cs="Arial"/>
                  <w:sz w:val="20"/>
                  <w:szCs w:val="20"/>
                </w:rPr>
                <w:delText>varDBName</w:delText>
              </w:r>
            </w:del>
          </w:p>
        </w:tc>
        <w:tc>
          <w:tcPr>
            <w:tcW w:w="2533" w:type="dxa"/>
          </w:tcPr>
          <w:p w:rsidR="006F6200" w:rsidRDefault="006F6200" w:rsidP="006F6200">
            <w:ins w:id="263" w:author="Palacherla, Susmitha C (NONUS)" w:date="2018-01-17T16:25:00Z">
              <w:r w:rsidRPr="00061BAD">
                <w:rPr>
                  <w:rFonts w:asciiTheme="minorHAnsi" w:hAnsiTheme="minorHAnsi" w:cs="Segoe UI"/>
                  <w:color w:val="000000" w:themeColor="text1"/>
                </w:rPr>
                <w:t>Training</w:t>
              </w:r>
              <w:r w:rsidRPr="00061BAD">
                <w:rPr>
                  <w:rFonts w:ascii="Arial" w:hAnsi="Arial" w:cs="Arial"/>
                  <w:sz w:val="20"/>
                  <w:szCs w:val="20"/>
                </w:rPr>
                <w:t>_Coaching</w:t>
              </w:r>
            </w:ins>
            <w:del w:id="264" w:author="Palacherla, Susmitha C (NONUS)" w:date="2018-01-17T16:25:00Z">
              <w:r w:rsidRPr="000B3D60" w:rsidDel="00B80469">
                <w:rPr>
                  <w:rFonts w:asciiTheme="minorHAnsi" w:hAnsiTheme="minorHAnsi" w:cs="Segoe UI"/>
                  <w:color w:val="000000" w:themeColor="text1"/>
                </w:rPr>
                <w:delText>Training</w:delText>
              </w:r>
              <w:r w:rsidRPr="000B3D60" w:rsidDel="00B80469">
                <w:rPr>
                  <w:rFonts w:ascii="Arial" w:hAnsi="Arial" w:cs="Arial"/>
                  <w:sz w:val="20"/>
                  <w:szCs w:val="20"/>
                </w:rPr>
                <w:delText>_Coaching</w:delText>
              </w:r>
            </w:del>
          </w:p>
        </w:tc>
        <w:tc>
          <w:tcPr>
            <w:tcW w:w="961" w:type="dxa"/>
          </w:tcPr>
          <w:p w:rsidR="006F6200" w:rsidRDefault="006F6200" w:rsidP="006F6200">
            <w:ins w:id="265" w:author="Palacherla, Susmitha C (NONUS)" w:date="2018-01-17T16:25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  <w:del w:id="266" w:author="Palacherla, Susmitha C (NONUS)" w:date="2018-01-17T16:25:00Z">
              <w:r w:rsidRPr="00D40560" w:rsidDel="00B80469">
                <w:rPr>
                  <w:rFonts w:ascii="Arial" w:hAnsi="Arial" w:cs="Arial"/>
                  <w:sz w:val="20"/>
                  <w:szCs w:val="20"/>
                </w:rPr>
                <w:delText>String</w:delText>
              </w:r>
            </w:del>
          </w:p>
        </w:tc>
        <w:tc>
          <w:tcPr>
            <w:tcW w:w="4097" w:type="dxa"/>
          </w:tcPr>
          <w:p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267" w:author="Palacherla, Susmitha C (NONUS)" w:date="2018-01-17T16:25:00Z">
              <w:r w:rsidRPr="005E52B7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</w:t>
              </w:r>
              <w:r w:rsidRPr="005E52B7">
                <w:rPr>
                  <w:rFonts w:ascii="Times New Roman" w:hAnsi="Times New Roman"/>
                  <w:sz w:val="20"/>
                  <w:szCs w:val="20"/>
                </w:rPr>
                <w:t>01\data\coaching\</w:t>
              </w:r>
            </w:ins>
            <w:ins w:id="268" w:author="Palacherla, Susmitha C (NONUS)" w:date="2018-01-17T16:26:00Z">
              <w:r>
                <w:rPr>
                  <w:rFonts w:ascii="Times New Roman" w:hAnsi="Times New Roman"/>
                  <w:sz w:val="20"/>
                  <w:szCs w:val="20"/>
                </w:rPr>
                <w:t>TRAINING</w:t>
              </w:r>
            </w:ins>
            <w:ins w:id="269" w:author="Palacherla, Susmitha C (NONUS)" w:date="2018-01-17T16:25:00Z">
              <w:r w:rsidRPr="005E52B7">
                <w:rPr>
                  <w:rFonts w:ascii="Times New Roman" w:hAnsi="Times New Roman"/>
                  <w:sz w:val="20"/>
                  <w:szCs w:val="20"/>
                </w:rPr>
                <w:t>\Encrypt_out\</w:t>
              </w:r>
            </w:ins>
            <w:del w:id="270" w:author="Palacherla, Susmitha C (NONUS)" w:date="2018-01-17T16:25:00Z">
              <w:r w:rsidDel="00B80469">
                <w:rPr>
                  <w:rFonts w:ascii="Arial" w:hAnsi="Arial" w:cs="Arial"/>
                  <w:sz w:val="20"/>
                  <w:szCs w:val="20"/>
                </w:rPr>
                <w:delText>Dev</w:delText>
              </w:r>
            </w:del>
          </w:p>
        </w:tc>
      </w:tr>
      <w:tr w:rsidR="006F6200" w:rsidTr="004A52C4">
        <w:trPr>
          <w:trHeight w:val="368"/>
        </w:trPr>
        <w:tc>
          <w:tcPr>
            <w:tcW w:w="1985" w:type="dxa"/>
          </w:tcPr>
          <w:p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271" w:author="Palacherla, Susmitha C (NONUS)" w:date="2018-01-17T16:25:00Z">
              <w:r>
                <w:rPr>
                  <w:rFonts w:ascii="Times New Roman" w:hAnsi="Times New Roman"/>
                  <w:sz w:val="20"/>
                  <w:szCs w:val="20"/>
                </w:rPr>
                <w:t>EncryptInPath</w:t>
              </w:r>
            </w:ins>
            <w:proofErr w:type="spellEnd"/>
            <w:del w:id="272" w:author="Palacherla, Susmitha C (NONUS)" w:date="2018-01-17T16:25:00Z">
              <w:r w:rsidDel="00B80469">
                <w:rPr>
                  <w:rFonts w:ascii="Arial" w:hAnsi="Arial" w:cs="Arial"/>
                  <w:sz w:val="20"/>
                  <w:szCs w:val="20"/>
                </w:rPr>
                <w:delText>varFileName</w:delText>
              </w:r>
            </w:del>
          </w:p>
        </w:tc>
        <w:tc>
          <w:tcPr>
            <w:tcW w:w="2533" w:type="dxa"/>
          </w:tcPr>
          <w:p w:rsidR="006F6200" w:rsidRDefault="006F6200" w:rsidP="006F6200">
            <w:ins w:id="273" w:author="Palacherla, Susmitha C (NONUS)" w:date="2018-01-17T16:25:00Z">
              <w:r w:rsidRPr="00061BAD">
                <w:rPr>
                  <w:rFonts w:asciiTheme="minorHAnsi" w:hAnsiTheme="minorHAnsi" w:cs="Segoe UI"/>
                  <w:color w:val="000000" w:themeColor="text1"/>
                </w:rPr>
                <w:t>Training</w:t>
              </w:r>
              <w:r w:rsidRPr="00061BAD">
                <w:rPr>
                  <w:rFonts w:ascii="Arial" w:hAnsi="Arial" w:cs="Arial"/>
                  <w:sz w:val="20"/>
                  <w:szCs w:val="20"/>
                </w:rPr>
                <w:t>_Coaching</w:t>
              </w:r>
            </w:ins>
            <w:del w:id="274" w:author="Palacherla, Susmitha C (NONUS)" w:date="2018-01-17T16:25:00Z">
              <w:r w:rsidRPr="000B3D60" w:rsidDel="00B80469">
                <w:rPr>
                  <w:rFonts w:asciiTheme="minorHAnsi" w:hAnsiTheme="minorHAnsi" w:cs="Segoe UI"/>
                  <w:color w:val="000000" w:themeColor="text1"/>
                </w:rPr>
                <w:delText>Training</w:delText>
              </w:r>
              <w:r w:rsidRPr="000B3D60" w:rsidDel="00B80469">
                <w:rPr>
                  <w:rFonts w:ascii="Arial" w:hAnsi="Arial" w:cs="Arial"/>
                  <w:sz w:val="20"/>
                  <w:szCs w:val="20"/>
                </w:rPr>
                <w:delText>_Coaching</w:delText>
              </w:r>
            </w:del>
          </w:p>
        </w:tc>
        <w:tc>
          <w:tcPr>
            <w:tcW w:w="961" w:type="dxa"/>
          </w:tcPr>
          <w:p w:rsidR="006F6200" w:rsidRDefault="006F6200" w:rsidP="006F6200">
            <w:ins w:id="275" w:author="Palacherla, Susmitha C (NONUS)" w:date="2018-01-17T16:25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  <w:del w:id="276" w:author="Palacherla, Susmitha C (NONUS)" w:date="2018-01-17T16:25:00Z">
              <w:r w:rsidRPr="00D40560" w:rsidDel="00B80469">
                <w:rPr>
                  <w:rFonts w:ascii="Arial" w:hAnsi="Arial" w:cs="Arial"/>
                  <w:sz w:val="20"/>
                  <w:szCs w:val="20"/>
                </w:rPr>
                <w:delText>String</w:delText>
              </w:r>
            </w:del>
          </w:p>
        </w:tc>
        <w:tc>
          <w:tcPr>
            <w:tcW w:w="4097" w:type="dxa"/>
          </w:tcPr>
          <w:p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277" w:author="Palacherla, Susmitha C (NONUS)" w:date="2018-01-17T16:25:00Z">
              <w:r w:rsidRPr="005E52B7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</w:t>
              </w:r>
              <w:r w:rsidRPr="005E52B7">
                <w:rPr>
                  <w:rFonts w:ascii="Times New Roman" w:hAnsi="Times New Roman"/>
                  <w:sz w:val="20"/>
                  <w:szCs w:val="20"/>
                </w:rPr>
                <w:t>01\data\coaching\</w:t>
              </w:r>
            </w:ins>
            <w:ins w:id="278" w:author="Palacherla, Susmitha C (NONUS)" w:date="2018-01-17T16:26:00Z">
              <w:r>
                <w:rPr>
                  <w:rFonts w:ascii="Times New Roman" w:hAnsi="Times New Roman"/>
                  <w:sz w:val="20"/>
                  <w:szCs w:val="20"/>
                </w:rPr>
                <w:t>TRAINING</w:t>
              </w:r>
            </w:ins>
            <w:ins w:id="279" w:author="Palacherla, Susmitha C (NONUS)" w:date="2018-01-17T16:25:00Z">
              <w:r w:rsidRPr="005E52B7">
                <w:rPr>
                  <w:rFonts w:ascii="Times New Roman" w:hAnsi="Times New Roman"/>
                  <w:sz w:val="20"/>
                  <w:szCs w:val="20"/>
                </w:rPr>
                <w:t>\Encrypt_in\</w:t>
              </w:r>
            </w:ins>
          </w:p>
        </w:tc>
      </w:tr>
      <w:tr w:rsidR="00D03711" w:rsidTr="004A52C4">
        <w:trPr>
          <w:trHeight w:val="368"/>
        </w:trPr>
        <w:tc>
          <w:tcPr>
            <w:tcW w:w="1985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2533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D03711" w:rsidRDefault="00D03711" w:rsidP="0095088D">
            <w:r>
              <w:t>String</w:t>
            </w:r>
          </w:p>
        </w:tc>
        <w:tc>
          <w:tcPr>
            <w:tcW w:w="4097" w:type="dxa"/>
          </w:tcPr>
          <w:p w:rsidR="00D03711" w:rsidRPr="00836621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ins w:id="280" w:author="Palacherla, Susmitha C (NONUS)" w:date="2018-01-17T16:26:00Z">
              <w:r w:rsidR="006F6200" w:rsidRPr="006F6200">
                <w:rPr>
                  <w:rFonts w:asciiTheme="minorHAnsi" w:hAnsiTheme="minorHAnsi" w:cs="Segoe UI"/>
                  <w:color w:val="000000" w:themeColor="text1"/>
                </w:rPr>
                <w:t xml:space="preserve">"Training Coaching Load of file \"" + </w:t>
              </w:r>
              <w:proofErr w:type="gramStart"/>
              <w:r w:rsidR="006F6200" w:rsidRPr="006F6200">
                <w:rPr>
                  <w:rFonts w:asciiTheme="minorHAnsi" w:hAnsiTheme="minorHAnsi" w:cs="Segoe UI"/>
                  <w:color w:val="000000" w:themeColor="text1"/>
                </w:rPr>
                <w:t>@[</w:t>
              </w:r>
              <w:proofErr w:type="gramEnd"/>
              <w:r w:rsidR="006F6200" w:rsidRPr="006F6200">
                <w:rPr>
                  <w:rFonts w:asciiTheme="minorHAnsi" w:hAnsiTheme="minorHAnsi" w:cs="Segoe UI"/>
                  <w:color w:val="000000" w:themeColor="text1"/>
                </w:rPr>
                <w:t>User::</w:t>
              </w:r>
              <w:proofErr w:type="spellStart"/>
              <w:r w:rsidR="006F6200" w:rsidRPr="006F6200">
                <w:rPr>
                  <w:rFonts w:asciiTheme="minorHAnsi" w:hAnsiTheme="minorHAnsi" w:cs="Segoe UI"/>
                  <w:color w:val="000000" w:themeColor="text1"/>
                </w:rPr>
                <w:t>VarFileName</w:t>
              </w:r>
              <w:proofErr w:type="spellEnd"/>
              <w:r w:rsidR="006F6200" w:rsidRPr="006F6200">
                <w:rPr>
                  <w:rFonts w:asciiTheme="minorHAnsi" w:hAnsiTheme="minorHAnsi" w:cs="Segoe UI"/>
                  <w:color w:val="000000" w:themeColor="text1"/>
                </w:rPr>
                <w:t>] + "\"  failed in " +  @[User::</w:t>
              </w:r>
              <w:proofErr w:type="spellStart"/>
              <w:r w:rsidR="006F6200" w:rsidRPr="006F6200">
                <w:rPr>
                  <w:rFonts w:asciiTheme="minorHAnsi" w:hAnsiTheme="minorHAnsi" w:cs="Segoe UI"/>
                  <w:color w:val="000000" w:themeColor="text1"/>
                </w:rPr>
                <w:t>VarDBName</w:t>
              </w:r>
              <w:proofErr w:type="spellEnd"/>
              <w:r w:rsidR="006F6200" w:rsidRPr="006F6200">
                <w:rPr>
                  <w:rFonts w:asciiTheme="minorHAnsi" w:hAnsiTheme="minorHAnsi" w:cs="Segoe UI"/>
                  <w:color w:val="000000" w:themeColor="text1"/>
                </w:rPr>
                <w:t>]+"."</w:t>
              </w:r>
            </w:ins>
            <w:del w:id="281" w:author="Palacherla, Susmitha C (NONUS)" w:date="2018-01-17T16:26:00Z">
              <w:r w:rsidDel="006F6200">
                <w:rPr>
                  <w:rFonts w:asciiTheme="minorHAnsi" w:hAnsiTheme="minorHAnsi" w:cs="Segoe UI"/>
                  <w:color w:val="000000" w:themeColor="text1"/>
                </w:rPr>
                <w:delText xml:space="preserve">Training </w:delText>
              </w:r>
              <w:r w:rsidRPr="00EA06B7" w:rsidDel="006F6200">
                <w:rPr>
                  <w:rFonts w:ascii="Arial" w:hAnsi="Arial" w:cs="Arial"/>
                  <w:sz w:val="20"/>
                  <w:szCs w:val="20"/>
                </w:rPr>
                <w:delText>Coaching Load failed in Dev</w:delText>
              </w:r>
            </w:del>
          </w:p>
        </w:tc>
      </w:tr>
      <w:tr w:rsidR="00D03711" w:rsidTr="004A52C4">
        <w:trPr>
          <w:trHeight w:val="368"/>
        </w:trPr>
        <w:tc>
          <w:tcPr>
            <w:tcW w:w="1985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533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097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4A52C4">
        <w:trPr>
          <w:trHeight w:val="368"/>
        </w:trPr>
        <w:tc>
          <w:tcPr>
            <w:tcW w:w="1985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533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097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4A52C4">
        <w:trPr>
          <w:trHeight w:val="368"/>
        </w:trPr>
        <w:tc>
          <w:tcPr>
            <w:tcW w:w="1985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533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097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4A52C4" w:rsidTr="004A52C4">
        <w:trPr>
          <w:trHeight w:val="368"/>
        </w:trPr>
        <w:tc>
          <w:tcPr>
            <w:tcW w:w="1985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282" w:author="Palacherla, Susmitha C (NONUS)" w:date="2018-01-17T16:26:00Z">
              <w:r>
                <w:rPr>
                  <w:rFonts w:ascii="Arial" w:hAnsi="Arial" w:cs="Arial"/>
                  <w:sz w:val="20"/>
                  <w:szCs w:val="20"/>
                </w:rPr>
                <w:t>VarDBName</w:t>
              </w:r>
            </w:ins>
            <w:proofErr w:type="spellEnd"/>
          </w:p>
        </w:tc>
        <w:tc>
          <w:tcPr>
            <w:tcW w:w="2533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283" w:author="Palacherla, Susmitha C (NONUS)" w:date="2018-01-17T16:26:00Z">
              <w:r w:rsidRPr="000B3D60">
                <w:rPr>
                  <w:rFonts w:asciiTheme="minorHAnsi" w:hAnsiTheme="minorHAnsi" w:cs="Segoe UI"/>
                  <w:color w:val="000000" w:themeColor="text1"/>
                </w:rPr>
                <w:t>Training</w:t>
              </w:r>
              <w:r w:rsidRPr="000B3D60">
                <w:rPr>
                  <w:rFonts w:ascii="Arial" w:hAnsi="Arial" w:cs="Arial"/>
                  <w:sz w:val="20"/>
                  <w:szCs w:val="20"/>
                </w:rPr>
                <w:t>_Coaching</w:t>
              </w:r>
            </w:ins>
          </w:p>
        </w:tc>
        <w:tc>
          <w:tcPr>
            <w:tcW w:w="961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284" w:author="Palacherla, Susmitha C (NONUS)" w:date="2018-01-17T16:26:00Z">
              <w:r>
                <w:t>String</w:t>
              </w:r>
            </w:ins>
          </w:p>
        </w:tc>
        <w:tc>
          <w:tcPr>
            <w:tcW w:w="4097" w:type="dxa"/>
          </w:tcPr>
          <w:p w:rsidR="004A52C4" w:rsidRPr="00836621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285" w:author="Palacherla, Susmitha C (NONUS)" w:date="2018-01-17T16:26:00Z">
              <w:r>
                <w:rPr>
                  <w:rFonts w:ascii="Arial" w:hAnsi="Arial" w:cs="Arial"/>
                  <w:sz w:val="20"/>
                  <w:szCs w:val="20"/>
                </w:rPr>
                <w:t>Dev</w:t>
              </w:r>
            </w:ins>
          </w:p>
        </w:tc>
      </w:tr>
      <w:tr w:rsidR="004A52C4" w:rsidTr="004A52C4">
        <w:trPr>
          <w:trHeight w:val="368"/>
          <w:ins w:id="286" w:author="Palacherla, Susmitha C (NONUS)" w:date="2018-01-17T16:27:00Z"/>
        </w:trPr>
        <w:tc>
          <w:tcPr>
            <w:tcW w:w="1985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87" w:author="Palacherla, Susmitha C (NONUS)" w:date="2018-01-17T16:27:00Z"/>
                <w:rFonts w:ascii="Arial" w:hAnsi="Arial" w:cs="Arial"/>
                <w:sz w:val="20"/>
                <w:szCs w:val="20"/>
              </w:rPr>
            </w:pPr>
            <w:proofErr w:type="spellStart"/>
            <w:ins w:id="288" w:author="Palacherla, Susmitha C (NONUS)" w:date="2018-01-17T16:27:00Z">
              <w:r w:rsidRPr="00CA5EB0">
                <w:rPr>
                  <w:rFonts w:ascii="Times New Roman" w:hAnsi="Times New Roman"/>
                  <w:sz w:val="20"/>
                  <w:szCs w:val="20"/>
                </w:rPr>
                <w:t>varFileName</w:t>
              </w:r>
              <w:proofErr w:type="spellEnd"/>
            </w:ins>
          </w:p>
        </w:tc>
        <w:tc>
          <w:tcPr>
            <w:tcW w:w="2533" w:type="dxa"/>
          </w:tcPr>
          <w:p w:rsidR="004A52C4" w:rsidRPr="000B3D60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89" w:author="Palacherla, Susmitha C (NONUS)" w:date="2018-01-17T16:27:00Z"/>
                <w:rFonts w:asciiTheme="minorHAnsi" w:hAnsiTheme="minorHAnsi" w:cs="Segoe UI"/>
                <w:color w:val="000000" w:themeColor="text1"/>
              </w:rPr>
            </w:pPr>
            <w:ins w:id="290" w:author="Palacherla, Susmitha C (NONUS)" w:date="2018-01-17T16:27:00Z">
              <w:r w:rsidRPr="007A4B5C">
                <w:rPr>
                  <w:rFonts w:asciiTheme="minorHAnsi" w:hAnsiTheme="minorHAnsi" w:cs="Segoe UI"/>
                  <w:color w:val="000000" w:themeColor="text1"/>
                </w:rPr>
                <w:t>Training</w:t>
              </w:r>
              <w:r w:rsidRPr="007A4B5C">
                <w:rPr>
                  <w:rFonts w:ascii="Arial" w:hAnsi="Arial" w:cs="Arial"/>
                  <w:sz w:val="20"/>
                  <w:szCs w:val="20"/>
                </w:rPr>
                <w:t>_Coaching</w:t>
              </w:r>
            </w:ins>
          </w:p>
        </w:tc>
        <w:tc>
          <w:tcPr>
            <w:tcW w:w="961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91" w:author="Palacherla, Susmitha C (NONUS)" w:date="2018-01-17T16:27:00Z"/>
              </w:rPr>
            </w:pPr>
            <w:ins w:id="292" w:author="Palacherla, Susmitha C (NONUS)" w:date="2018-01-17T16:27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4097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93" w:author="Palacherla, Susmitha C (NONUS)" w:date="2018-01-17T16:27:00Z"/>
                <w:rFonts w:ascii="Arial" w:hAnsi="Arial" w:cs="Arial"/>
                <w:sz w:val="20"/>
                <w:szCs w:val="20"/>
              </w:rPr>
            </w:pPr>
          </w:p>
        </w:tc>
      </w:tr>
      <w:tr w:rsidR="004A52C4" w:rsidTr="004A52C4">
        <w:trPr>
          <w:trHeight w:val="368"/>
          <w:ins w:id="294" w:author="Palacherla, Susmitha C (NONUS)" w:date="2018-01-17T16:27:00Z"/>
        </w:trPr>
        <w:tc>
          <w:tcPr>
            <w:tcW w:w="1985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95" w:author="Palacherla, Susmitha C (NONUS)" w:date="2018-01-17T16:27:00Z"/>
                <w:rFonts w:ascii="Arial" w:hAnsi="Arial" w:cs="Arial"/>
                <w:sz w:val="20"/>
                <w:szCs w:val="20"/>
              </w:rPr>
            </w:pPr>
            <w:proofErr w:type="spellStart"/>
            <w:ins w:id="296" w:author="Palacherla, Susmitha C (NONUS)" w:date="2018-01-17T16:27:00Z">
              <w:r w:rsidRPr="00CA5EB0">
                <w:rPr>
                  <w:rFonts w:ascii="Times New Roman" w:hAnsi="Times New Roman"/>
                  <w:sz w:val="20"/>
                  <w:szCs w:val="20"/>
                </w:rPr>
                <w:t>var</w:t>
              </w:r>
              <w:r>
                <w:rPr>
                  <w:rFonts w:ascii="Times New Roman" w:hAnsi="Times New Roman"/>
                  <w:sz w:val="20"/>
                  <w:szCs w:val="20"/>
                </w:rPr>
                <w:t>Encrypted</w:t>
              </w:r>
              <w:r w:rsidRPr="00CA5EB0">
                <w:rPr>
                  <w:rFonts w:ascii="Times New Roman" w:hAnsi="Times New Roman"/>
                  <w:sz w:val="20"/>
                  <w:szCs w:val="20"/>
                </w:rPr>
                <w:t>FileName</w:t>
              </w:r>
              <w:proofErr w:type="spellEnd"/>
            </w:ins>
          </w:p>
        </w:tc>
        <w:tc>
          <w:tcPr>
            <w:tcW w:w="2533" w:type="dxa"/>
          </w:tcPr>
          <w:p w:rsidR="004A52C4" w:rsidRPr="000B3D60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97" w:author="Palacherla, Susmitha C (NONUS)" w:date="2018-01-17T16:27:00Z"/>
                <w:rFonts w:asciiTheme="minorHAnsi" w:hAnsiTheme="minorHAnsi" w:cs="Segoe UI"/>
                <w:color w:val="000000" w:themeColor="text1"/>
              </w:rPr>
            </w:pPr>
            <w:ins w:id="298" w:author="Palacherla, Susmitha C (NONUS)" w:date="2018-01-17T16:27:00Z">
              <w:r w:rsidRPr="007A4B5C">
                <w:rPr>
                  <w:rFonts w:asciiTheme="minorHAnsi" w:hAnsiTheme="minorHAnsi" w:cs="Segoe UI"/>
                  <w:color w:val="000000" w:themeColor="text1"/>
                </w:rPr>
                <w:t>Training</w:t>
              </w:r>
              <w:r w:rsidRPr="007A4B5C">
                <w:rPr>
                  <w:rFonts w:ascii="Arial" w:hAnsi="Arial" w:cs="Arial"/>
                  <w:sz w:val="20"/>
                  <w:szCs w:val="20"/>
                </w:rPr>
                <w:t>_Coaching</w:t>
              </w:r>
            </w:ins>
          </w:p>
        </w:tc>
        <w:tc>
          <w:tcPr>
            <w:tcW w:w="961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99" w:author="Palacherla, Susmitha C (NONUS)" w:date="2018-01-17T16:27:00Z"/>
              </w:rPr>
            </w:pPr>
            <w:ins w:id="300" w:author="Palacherla, Susmitha C (NONUS)" w:date="2018-01-17T16:27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4097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01" w:author="Palacherla, Susmitha C (NONUS)" w:date="2018-01-17T16:27:00Z"/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eCoaching</w:t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D03711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Segoe UI"/>
          <w:color w:val="000000" w:themeColor="text1"/>
        </w:rPr>
        <w:t xml:space="preserve">Training </w:t>
      </w:r>
      <w:r w:rsidR="00265092">
        <w:rPr>
          <w:rFonts w:asciiTheme="minorHAnsi" w:hAnsiTheme="minorHAnsi" w:cs="Arial"/>
        </w:rPr>
        <w:t>_File</w:t>
      </w:r>
    </w:p>
    <w:p w:rsidR="00E654C3" w:rsidRDefault="004A52C4" w:rsidP="004A52C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ins w:id="302" w:author="Palacherla, Susmitha C (NONUS)" w:date="2018-01-17T16:29:00Z"/>
          <w:rFonts w:asciiTheme="minorHAnsi" w:hAnsiTheme="minorHAnsi" w:cs="Arial"/>
        </w:rPr>
        <w:pPrChange w:id="303" w:author="Palacherla, Susmitha C (NONUS)" w:date="2018-01-17T16:28:00Z">
          <w:pPr>
            <w:pStyle w:val="ListParagraph"/>
            <w:widowControl w:val="0"/>
            <w:numPr>
              <w:numId w:val="7"/>
            </w:numPr>
            <w:autoSpaceDE w:val="0"/>
            <w:autoSpaceDN w:val="0"/>
            <w:adjustRightInd w:val="0"/>
            <w:spacing w:after="0" w:line="240" w:lineRule="auto"/>
            <w:ind w:left="1800" w:hanging="360"/>
          </w:pPr>
        </w:pPrChange>
      </w:pPr>
      <w:ins w:id="304" w:author="Palacherla, Susmitha C (NONUS)" w:date="2018-01-17T16:29:00Z">
        <w:r>
          <w:rPr>
            <w:rFonts w:asciiTheme="minorHAnsi" w:hAnsiTheme="minorHAnsi" w:cs="Arial"/>
          </w:rPr>
          <w:t xml:space="preserve">Connection String </w:t>
        </w:r>
      </w:ins>
      <w:ins w:id="305" w:author="Palacherla, Susmitha C (NONUS)" w:date="2018-01-17T16:28:00Z">
        <w:r>
          <w:rPr>
            <w:rFonts w:asciiTheme="minorHAnsi" w:hAnsiTheme="minorHAnsi" w:cs="Arial"/>
          </w:rPr>
          <w:t xml:space="preserve">Expression: </w:t>
        </w:r>
        <w:proofErr w:type="gramStart"/>
        <w:r w:rsidRPr="004A52C4">
          <w:rPr>
            <w:rFonts w:asciiTheme="minorHAnsi" w:hAnsiTheme="minorHAnsi" w:cs="Arial"/>
          </w:rPr>
          <w:t>@[</w:t>
        </w:r>
        <w:proofErr w:type="gramEnd"/>
        <w:r w:rsidRPr="004A52C4">
          <w:rPr>
            <w:rFonts w:asciiTheme="minorHAnsi" w:hAnsiTheme="minorHAnsi" w:cs="Arial"/>
          </w:rPr>
          <w:t>User::</w:t>
        </w:r>
        <w:proofErr w:type="spellStart"/>
        <w:r w:rsidRPr="004A52C4">
          <w:rPr>
            <w:rFonts w:asciiTheme="minorHAnsi" w:hAnsiTheme="minorHAnsi" w:cs="Arial"/>
          </w:rPr>
          <w:t>DecryptedOutPath</w:t>
        </w:r>
        <w:proofErr w:type="spellEnd"/>
        <w:r w:rsidRPr="004A52C4">
          <w:rPr>
            <w:rFonts w:asciiTheme="minorHAnsi" w:hAnsiTheme="minorHAnsi" w:cs="Arial"/>
          </w:rPr>
          <w:t>] + @[User::</w:t>
        </w:r>
        <w:proofErr w:type="spellStart"/>
        <w:r w:rsidRPr="004A52C4">
          <w:rPr>
            <w:rFonts w:asciiTheme="minorHAnsi" w:hAnsiTheme="minorHAnsi" w:cs="Arial"/>
          </w:rPr>
          <w:t>VarFileName</w:t>
        </w:r>
        <w:proofErr w:type="spellEnd"/>
        <w:r w:rsidRPr="004A52C4">
          <w:rPr>
            <w:rFonts w:asciiTheme="minorHAnsi" w:hAnsiTheme="minorHAnsi" w:cs="Arial"/>
          </w:rPr>
          <w:t>]</w:t>
        </w:r>
      </w:ins>
      <w:del w:id="306" w:author="Palacherla, Susmitha C (NONUS)" w:date="2018-01-17T16:28:00Z">
        <w:r w:rsidR="00E654C3" w:rsidRPr="004A52C4" w:rsidDel="004A52C4">
          <w:rPr>
            <w:rFonts w:asciiTheme="minorHAnsi" w:hAnsiTheme="minorHAnsi" w:cs="Arial"/>
            <w:rPrChange w:id="307" w:author="Palacherla, Susmitha C (NONUS)" w:date="2018-01-17T16:28:00Z">
              <w:rPr/>
            </w:rPrChange>
          </w:rPr>
          <w:delText>\\vrivscors01\bcc sc</w:delText>
        </w:r>
      </w:del>
      <w:del w:id="308" w:author="Palacherla, Susmitha C (NONUS)" w:date="2018-01-17T16:29:00Z">
        <w:r w:rsidR="00E654C3" w:rsidRPr="004A52C4" w:rsidDel="004A52C4">
          <w:rPr>
            <w:rFonts w:asciiTheme="minorHAnsi" w:hAnsiTheme="minorHAnsi" w:cs="Arial"/>
            <w:rPrChange w:id="309" w:author="Palacherla, Susmitha C (NONUS)" w:date="2018-01-17T16:28:00Z">
              <w:rPr/>
            </w:rPrChange>
          </w:rPr>
          <w:delText>orecards\Coaching\</w:delText>
        </w:r>
        <w:r w:rsidR="00D03711" w:rsidRPr="004A52C4" w:rsidDel="004A52C4">
          <w:rPr>
            <w:rFonts w:asciiTheme="minorHAnsi" w:hAnsiTheme="minorHAnsi" w:cs="Arial"/>
            <w:rPrChange w:id="310" w:author="Palacherla, Susmitha C (NONUS)" w:date="2018-01-17T16:28:00Z">
              <w:rPr/>
            </w:rPrChange>
          </w:rPr>
          <w:delText>T</w:delText>
        </w:r>
        <w:r w:rsidR="00381B5A" w:rsidRPr="004A52C4" w:rsidDel="004A52C4">
          <w:rPr>
            <w:rFonts w:asciiTheme="minorHAnsi" w:hAnsiTheme="minorHAnsi" w:cs="Arial"/>
            <w:rPrChange w:id="311" w:author="Palacherla, Susmitha C (NONUS)" w:date="2018-01-17T16:28:00Z">
              <w:rPr/>
            </w:rPrChange>
          </w:rPr>
          <w:delText>raining</w:delText>
        </w:r>
        <w:r w:rsidR="00E654C3" w:rsidRPr="004A52C4" w:rsidDel="004A52C4">
          <w:rPr>
            <w:rFonts w:asciiTheme="minorHAnsi" w:hAnsiTheme="minorHAnsi" w:cs="Arial"/>
            <w:rPrChange w:id="312" w:author="Palacherla, Susmitha C (NONUS)" w:date="2018-01-17T16:28:00Z">
              <w:rPr/>
            </w:rPrChange>
          </w:rPr>
          <w:delText>\</w:delText>
        </w:r>
        <w:r w:rsidR="00265092" w:rsidRPr="004A52C4" w:rsidDel="004A52C4">
          <w:rPr>
            <w:rFonts w:asciiTheme="minorHAnsi" w:hAnsiTheme="minorHAnsi" w:cs="Arial"/>
            <w:rPrChange w:id="313" w:author="Palacherla, Susmitha C (NONUS)" w:date="2018-01-17T16:28:00Z">
              <w:rPr/>
            </w:rPrChange>
          </w:rPr>
          <w:delText>eCL_</w:delText>
        </w:r>
        <w:r w:rsidR="00D03711" w:rsidRPr="004A52C4" w:rsidDel="004A52C4">
          <w:rPr>
            <w:rFonts w:asciiTheme="minorHAnsi" w:hAnsiTheme="minorHAnsi" w:cs="Segoe UI"/>
            <w:color w:val="000000" w:themeColor="text1"/>
            <w:rPrChange w:id="314" w:author="Palacherla, Susmitha C (NONUS)" w:date="2018-01-17T16:28:00Z">
              <w:rPr>
                <w:rFonts w:cs="Segoe UI"/>
                <w:color w:val="000000" w:themeColor="text1"/>
              </w:rPr>
            </w:rPrChange>
          </w:rPr>
          <w:delText xml:space="preserve">Training </w:delText>
        </w:r>
        <w:r w:rsidR="00737890" w:rsidRPr="004A52C4" w:rsidDel="004A52C4">
          <w:rPr>
            <w:rFonts w:asciiTheme="minorHAnsi" w:hAnsiTheme="minorHAnsi" w:cs="Arial"/>
            <w:rPrChange w:id="315" w:author="Palacherla, Susmitha C (NONUS)" w:date="2018-01-17T16:28:00Z">
              <w:rPr/>
            </w:rPrChange>
          </w:rPr>
          <w:delText>_</w:delText>
        </w:r>
        <w:r w:rsidR="00381B5A" w:rsidRPr="004A52C4" w:rsidDel="004A52C4">
          <w:rPr>
            <w:rFonts w:asciiTheme="minorHAnsi" w:hAnsiTheme="minorHAnsi" w:cs="Arial"/>
            <w:rPrChange w:id="316" w:author="Palacherla, Susmitha C (NONUS)" w:date="2018-01-17T16:28:00Z">
              <w:rPr/>
            </w:rPrChange>
          </w:rPr>
          <w:delText>Feed_</w:delText>
        </w:r>
        <w:r w:rsidR="001009FB" w:rsidRPr="004A52C4" w:rsidDel="004A52C4">
          <w:rPr>
            <w:rFonts w:asciiTheme="minorHAnsi" w:hAnsiTheme="minorHAnsi" w:cs="Arial"/>
            <w:rPrChange w:id="317" w:author="Palacherla, Susmitha C (NONUS)" w:date="2018-01-17T16:28:00Z">
              <w:rPr/>
            </w:rPrChange>
          </w:rPr>
          <w:delText>*</w:delText>
        </w:r>
        <w:r w:rsidR="00E654C3" w:rsidRPr="004A52C4" w:rsidDel="004A52C4">
          <w:rPr>
            <w:rFonts w:asciiTheme="minorHAnsi" w:hAnsiTheme="minorHAnsi" w:cs="Arial"/>
            <w:rPrChange w:id="318" w:author="Palacherla, Susmitha C (NONUS)" w:date="2018-01-17T16:28:00Z">
              <w:rPr/>
            </w:rPrChange>
          </w:rPr>
          <w:delText>.csv</w:delText>
        </w:r>
      </w:del>
      <w:r w:rsidR="00E654C3" w:rsidRPr="004A52C4">
        <w:rPr>
          <w:rFonts w:asciiTheme="minorHAnsi" w:hAnsiTheme="minorHAnsi" w:cs="Arial"/>
          <w:rPrChange w:id="319" w:author="Palacherla, Susmitha C (NONUS)" w:date="2018-01-17T16:28:00Z">
            <w:rPr/>
          </w:rPrChange>
        </w:rPr>
        <w:t xml:space="preserve"> </w:t>
      </w:r>
    </w:p>
    <w:p w:rsidR="004A52C4" w:rsidRDefault="004A52C4" w:rsidP="004A52C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ins w:id="320" w:author="Palacherla, Susmitha C (NONUS)" w:date="2018-01-17T16:29:00Z"/>
          <w:rFonts w:asciiTheme="minorHAnsi" w:hAnsiTheme="minorHAnsi" w:cs="Arial"/>
        </w:rPr>
        <w:pPrChange w:id="321" w:author="Palacherla, Susmitha C (NONUS)" w:date="2018-01-17T16:28:00Z">
          <w:pPr>
            <w:pStyle w:val="ListParagraph"/>
            <w:widowControl w:val="0"/>
            <w:numPr>
              <w:numId w:val="7"/>
            </w:numPr>
            <w:autoSpaceDE w:val="0"/>
            <w:autoSpaceDN w:val="0"/>
            <w:adjustRightInd w:val="0"/>
            <w:spacing w:after="0" w:line="240" w:lineRule="auto"/>
            <w:ind w:left="1800" w:hanging="360"/>
          </w:pPr>
        </w:pPrChange>
      </w:pPr>
    </w:p>
    <w:p w:rsidR="004A52C4" w:rsidRPr="004A52C4" w:rsidRDefault="004A52C4" w:rsidP="004A52C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  <w:rPrChange w:id="322" w:author="Palacherla, Susmitha C (NONUS)" w:date="2018-01-17T16:28:00Z">
            <w:rPr/>
          </w:rPrChange>
        </w:rPr>
        <w:pPrChange w:id="323" w:author="Palacherla, Susmitha C (NONUS)" w:date="2018-01-17T16:28:00Z">
          <w:pPr>
            <w:pStyle w:val="ListParagraph"/>
            <w:widowControl w:val="0"/>
            <w:numPr>
              <w:numId w:val="7"/>
            </w:numPr>
            <w:autoSpaceDE w:val="0"/>
            <w:autoSpaceDN w:val="0"/>
            <w:adjustRightInd w:val="0"/>
            <w:spacing w:after="0" w:line="240" w:lineRule="auto"/>
            <w:ind w:left="1800" w:hanging="360"/>
          </w:pPr>
        </w:pPrChange>
      </w:pPr>
    </w:p>
    <w:p w:rsidR="004A52C4" w:rsidRDefault="004A52C4" w:rsidP="004A52C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324" w:author="Palacherla, Susmitha C (NONUS)" w:date="2018-01-17T16:29:00Z"/>
          <w:rFonts w:asciiTheme="minorHAnsi" w:hAnsiTheme="minorHAnsi" w:cs="Arial"/>
        </w:rPr>
      </w:pPr>
      <w:ins w:id="325" w:author="Palacherla, Susmitha C (NONUS)" w:date="2018-01-17T16:29:00Z">
        <w:r>
          <w:rPr>
            <w:rFonts w:asciiTheme="minorHAnsi" w:hAnsiTheme="minorHAnsi" w:cs="Segoe UI"/>
            <w:color w:val="000000" w:themeColor="text1"/>
          </w:rPr>
          <w:t>Encrypted</w:t>
        </w:r>
        <w:r>
          <w:rPr>
            <w:rFonts w:asciiTheme="minorHAnsi" w:hAnsiTheme="minorHAnsi" w:cs="Segoe UI"/>
            <w:color w:val="000000" w:themeColor="text1"/>
          </w:rPr>
          <w:t xml:space="preserve"> </w:t>
        </w:r>
        <w:r>
          <w:rPr>
            <w:rFonts w:asciiTheme="minorHAnsi" w:hAnsiTheme="minorHAnsi" w:cs="Arial"/>
          </w:rPr>
          <w:t>_File</w:t>
        </w:r>
      </w:ins>
    </w:p>
    <w:p w:rsidR="004A52C4" w:rsidRPr="00273931" w:rsidRDefault="004A52C4" w:rsidP="004A52C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ins w:id="326" w:author="Palacherla, Susmitha C (NONUS)" w:date="2018-01-17T16:29:00Z"/>
          <w:rFonts w:asciiTheme="minorHAnsi" w:hAnsiTheme="minorHAnsi" w:cs="Arial"/>
        </w:rPr>
      </w:pPr>
      <w:ins w:id="327" w:author="Palacherla, Susmitha C (NONUS)" w:date="2018-01-17T16:29:00Z">
        <w:r>
          <w:rPr>
            <w:rFonts w:asciiTheme="minorHAnsi" w:hAnsiTheme="minorHAnsi" w:cs="Arial"/>
          </w:rPr>
          <w:t xml:space="preserve">Connection String Expression: </w:t>
        </w:r>
      </w:ins>
      <w:proofErr w:type="gramStart"/>
      <w:ins w:id="328" w:author="Palacherla, Susmitha C (NONUS)" w:date="2018-01-17T16:30:00Z">
        <w:r w:rsidRPr="004A52C4">
          <w:rPr>
            <w:rFonts w:asciiTheme="minorHAnsi" w:hAnsiTheme="minorHAnsi" w:cs="Arial"/>
          </w:rPr>
          <w:t>@[</w:t>
        </w:r>
        <w:proofErr w:type="gramEnd"/>
        <w:r w:rsidRPr="004A52C4">
          <w:rPr>
            <w:rFonts w:asciiTheme="minorHAnsi" w:hAnsiTheme="minorHAnsi" w:cs="Arial"/>
          </w:rPr>
          <w:t>User::</w:t>
        </w:r>
        <w:proofErr w:type="spellStart"/>
        <w:r w:rsidRPr="004A52C4">
          <w:rPr>
            <w:rFonts w:asciiTheme="minorHAnsi" w:hAnsiTheme="minorHAnsi" w:cs="Arial"/>
          </w:rPr>
          <w:t>EncryptedOutPath</w:t>
        </w:r>
        <w:proofErr w:type="spellEnd"/>
        <w:r w:rsidRPr="004A52C4">
          <w:rPr>
            <w:rFonts w:asciiTheme="minorHAnsi" w:hAnsiTheme="minorHAnsi" w:cs="Arial"/>
          </w:rPr>
          <w:t>]+  @[User::</w:t>
        </w:r>
        <w:proofErr w:type="spellStart"/>
        <w:r w:rsidRPr="004A52C4">
          <w:rPr>
            <w:rFonts w:asciiTheme="minorHAnsi" w:hAnsiTheme="minorHAnsi" w:cs="Arial"/>
          </w:rPr>
          <w:t>VarEncryptedFileName</w:t>
        </w:r>
        <w:proofErr w:type="spellEnd"/>
        <w:r w:rsidRPr="004A52C4">
          <w:rPr>
            <w:rFonts w:asciiTheme="minorHAnsi" w:hAnsiTheme="minorHAnsi" w:cs="Arial"/>
          </w:rPr>
          <w:t>]</w:t>
        </w:r>
      </w:ins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del w:id="329" w:author="Palacherla, Susmitha C (NONUS)" w:date="2018-01-17T16:30:00Z">
        <w:r w:rsidDel="004A52C4">
          <w:rPr>
            <w:noProof/>
          </w:rPr>
          <w:drawing>
            <wp:inline distT="0" distB="0" distL="0" distR="0" wp14:anchorId="3D8E8991" wp14:editId="20404284">
              <wp:extent cx="4086225" cy="1733550"/>
              <wp:effectExtent l="0" t="0" r="9525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86225" cy="1733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265092" w:rsidDel="004A52C4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330" w:author="Palacherla, Susmitha C (NONUS)" w:date="2018-01-17T16:30:00Z"/>
          <w:rFonts w:asciiTheme="minorHAnsi" w:hAnsiTheme="minorHAnsi" w:cs="Arial"/>
        </w:rPr>
      </w:pPr>
    </w:p>
    <w:p w:rsidR="00265092" w:rsidDel="004A52C4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331" w:author="Palacherla, Susmitha C (NONUS)" w:date="2018-01-17T16:30:00Z"/>
          <w:rFonts w:asciiTheme="minorHAnsi" w:hAnsiTheme="minorHAnsi" w:cs="Arial"/>
        </w:rPr>
      </w:pPr>
    </w:p>
    <w:p w:rsidR="00E654C3" w:rsidDel="004A52C4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332" w:author="Palacherla, Susmitha C (NONUS)" w:date="2018-01-17T16:30:00Z"/>
          <w:rFonts w:asciiTheme="minorHAnsi" w:hAnsiTheme="minorHAnsi" w:cs="Arial"/>
        </w:rPr>
      </w:pPr>
    </w:p>
    <w:p w:rsidR="00E654C3" w:rsidDel="004A52C4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333" w:author="Palacherla, Susmitha C (NONUS)" w:date="2018-01-17T16:30:00Z"/>
          <w:rFonts w:asciiTheme="minorHAnsi" w:hAnsiTheme="minorHAnsi" w:cs="Arial"/>
        </w:rPr>
      </w:pPr>
      <w:del w:id="334" w:author="Palacherla, Susmitha C (NONUS)" w:date="2018-01-17T16:30:00Z">
        <w:r w:rsidDel="004A52C4">
          <w:rPr>
            <w:noProof/>
          </w:rPr>
          <w:drawing>
            <wp:inline distT="0" distB="0" distL="0" distR="0" wp14:anchorId="5C447654" wp14:editId="497C4D15">
              <wp:extent cx="5629275" cy="5067300"/>
              <wp:effectExtent l="0" t="0" r="9525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29275" cy="5067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E654C3" w:rsidDel="004A52C4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335" w:author="Palacherla, Susmitha C (NONUS)" w:date="2018-01-17T16:30:00Z"/>
          <w:rFonts w:asciiTheme="minorHAnsi" w:hAnsiTheme="minorHAnsi" w:cs="Arial"/>
        </w:rPr>
      </w:pPr>
    </w:p>
    <w:p w:rsidR="00E654C3" w:rsidRPr="00E654C3" w:rsidDel="004A52C4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336" w:author="Palacherla, Susmitha C (NONUS)" w:date="2018-01-17T16:30:00Z"/>
          <w:rFonts w:asciiTheme="minorHAnsi" w:hAnsiTheme="minorHAnsi" w:cs="Arial"/>
        </w:rPr>
      </w:pP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del w:id="337" w:author="Palacherla, Susmitha C (NONUS)" w:date="2018-01-17T16:30:00Z">
        <w:r w:rsidRPr="00265092" w:rsidDel="004A52C4">
          <w:rPr>
            <w:rFonts w:asciiTheme="minorHAnsi" w:hAnsiTheme="minorHAnsi" w:cs="Arial"/>
          </w:rPr>
          <w:delText>S</w:delText>
        </w:r>
      </w:del>
      <w:ins w:id="338" w:author="Palacherla, Susmitha C (NONUS)" w:date="2018-01-17T16:30:00Z">
        <w:r w:rsidR="004A52C4">
          <w:rPr>
            <w:rFonts w:asciiTheme="minorHAnsi" w:hAnsiTheme="minorHAnsi" w:cs="Arial"/>
          </w:rPr>
          <w:t>S</w:t>
        </w:r>
      </w:ins>
      <w:r w:rsidRPr="00265092">
        <w:rPr>
          <w:rFonts w:asciiTheme="minorHAnsi" w:hAnsiTheme="minorHAnsi" w:cs="Arial"/>
        </w:rPr>
        <w:t>MTP Connection Manager</w:t>
      </w:r>
    </w:p>
    <w:p w:rsidR="00A67A9C" w:rsidRPr="00C57F4D" w:rsidRDefault="00A67A9C" w:rsidP="001009FB">
      <w:pPr>
        <w:ind w:left="2880"/>
      </w:pPr>
      <w:r w:rsidRPr="00C57F4D">
        <w:t>smtpout.gdit.com</w:t>
      </w:r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0A5ECEE" wp14:editId="387F392F">
            <wp:extent cx="2825496" cy="18288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Del="004A52C4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39" w:author="Palacherla, Susmitha C (NONUS)" w:date="2018-01-17T16:30:00Z"/>
          <w:rFonts w:ascii="Arial" w:hAnsi="Arial" w:cs="Arial"/>
          <w:sz w:val="24"/>
          <w:szCs w:val="24"/>
        </w:rPr>
      </w:pPr>
    </w:p>
    <w:p w:rsidR="000E56D1" w:rsidDel="004A52C4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40" w:author="Palacherla, Susmitha C (NONUS)" w:date="2018-01-17T16:30:00Z"/>
          <w:rFonts w:ascii="Arial" w:hAnsi="Arial" w:cs="Arial"/>
          <w:sz w:val="24"/>
          <w:szCs w:val="24"/>
        </w:rPr>
      </w:pPr>
    </w:p>
    <w:p w:rsidR="00111203" w:rsidDel="004A52C4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41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1009FB" w:rsidRPr="00E654C3" w:rsidDel="004A52C4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342" w:author="Palacherla, Susmitha C (NONUS)" w:date="2018-01-17T16:30:00Z"/>
          <w:rFonts w:asciiTheme="minorHAnsi" w:hAnsiTheme="minorHAnsi" w:cs="Arial"/>
        </w:rPr>
      </w:pPr>
    </w:p>
    <w:p w:rsidR="001009FB" w:rsidDel="004A52C4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del w:id="343" w:author="Palacherla, Susmitha C (NONUS)" w:date="2018-01-17T16:30:00Z"/>
          <w:rFonts w:asciiTheme="minorHAnsi" w:hAnsiTheme="minorHAnsi" w:cs="Arial"/>
        </w:rPr>
      </w:pPr>
    </w:p>
    <w:p w:rsidR="001009FB" w:rsidDel="004A52C4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del w:id="344" w:author="Palacherla, Susmitha C (NONUS)" w:date="2018-01-17T16:30:00Z"/>
          <w:rFonts w:asciiTheme="minorHAnsi" w:hAnsiTheme="minorHAnsi" w:cs="Arial"/>
        </w:rPr>
      </w:pPr>
    </w:p>
    <w:p w:rsidR="001009FB" w:rsidDel="004A52C4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del w:id="345" w:author="Palacherla, Susmitha C (NONUS)" w:date="2018-01-17T16:30:00Z"/>
          <w:rFonts w:asciiTheme="minorHAnsi" w:hAnsiTheme="minorHAnsi" w:cs="Arial"/>
        </w:rPr>
      </w:pPr>
    </w:p>
    <w:p w:rsidR="001009FB" w:rsidDel="004A52C4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del w:id="346" w:author="Palacherla, Susmitha C (NONUS)" w:date="2018-01-17T16:30:00Z"/>
          <w:rFonts w:asciiTheme="minorHAnsi" w:hAnsiTheme="minorHAnsi" w:cs="Arial"/>
        </w:rPr>
      </w:pPr>
    </w:p>
    <w:p w:rsidR="001009FB" w:rsidDel="004A52C4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del w:id="347" w:author="Palacherla, Susmitha C (NONUS)" w:date="2018-01-17T16:30:00Z"/>
          <w:rFonts w:asciiTheme="minorHAnsi" w:hAnsiTheme="minorHAnsi" w:cs="Arial"/>
        </w:rPr>
      </w:pPr>
    </w:p>
    <w:p w:rsidR="00265092" w:rsidDel="004A52C4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48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265092" w:rsidDel="004A52C4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49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265092" w:rsidDel="004A52C4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50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265092" w:rsidDel="004A52C4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51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265092" w:rsidDel="004A52C4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52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265092" w:rsidDel="004A52C4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53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265092" w:rsidDel="004A52C4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54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8C584B" w:rsidDel="004A52C4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55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133126" w:rsidDel="004A52C4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56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2D5D3B" w:rsidDel="004A52C4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57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1009FB" w:rsidDel="004A52C4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58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1009FB" w:rsidDel="004A52C4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59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1009FB" w:rsidDel="004A52C4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60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2D5D3B" w:rsidDel="004A52C4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61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EE06FD" w:rsidDel="004A52C4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62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2074EC" w:rsidDel="004A52C4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363" w:author="Palacherla, Susmitha C (NONUS)" w:date="2018-01-17T16:30:00Z"/>
          <w:rFonts w:ascii="Arial" w:hAnsi="Arial" w:cs="Arial"/>
          <w:b/>
          <w:sz w:val="24"/>
          <w:szCs w:val="24"/>
        </w:rPr>
      </w:pPr>
    </w:p>
    <w:p w:rsidR="00202048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ins w:id="364" w:author="Palacherla, Susmitha C (NONUS)" w:date="2018-01-17T16:31:00Z"/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4A52C4" w:rsidRPr="004A52C4" w:rsidRDefault="004A52C4" w:rsidP="004A52C4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rPrChange w:id="365" w:author="Palacherla, Susmitha C (NONUS)" w:date="2018-01-17T16:31:00Z">
            <w:rPr/>
          </w:rPrChange>
        </w:rPr>
        <w:pPrChange w:id="366" w:author="Palacherla, Susmitha C (NONUS)" w:date="2018-01-17T16:31:00Z">
          <w:pPr>
            <w:pStyle w:val="ListParagraph"/>
            <w:widowControl w:val="0"/>
            <w:numPr>
              <w:ilvl w:val="3"/>
              <w:numId w:val="6"/>
            </w:numPr>
            <w:autoSpaceDE w:val="0"/>
            <w:autoSpaceDN w:val="0"/>
            <w:adjustRightInd w:val="0"/>
            <w:spacing w:after="0" w:line="240" w:lineRule="auto"/>
            <w:ind w:left="1728" w:hanging="648"/>
          </w:pPr>
        </w:pPrChange>
      </w:pPr>
    </w:p>
    <w:p w:rsidR="00202048" w:rsidRDefault="004A52C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ins w:id="367" w:author="Palacherla, Susmitha C (NONUS)" w:date="2018-01-17T16:31:00Z">
        <w:r>
          <w:rPr>
            <w:noProof/>
          </w:rPr>
          <w:drawing>
            <wp:inline distT="0" distB="0" distL="0" distR="0" wp14:anchorId="3DEF8392" wp14:editId="4D2283DF">
              <wp:extent cx="4837176" cy="3657600"/>
              <wp:effectExtent l="0" t="0" r="1905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37176" cy="3657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94DAF" w:rsidRDefault="00381B5A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368" w:author="Palacherla, Susmitha C (NONUS)" w:date="2018-01-17T16:31:00Z"/>
          <w:rFonts w:ascii="Arial" w:hAnsi="Arial" w:cs="Arial"/>
          <w:b/>
          <w:sz w:val="24"/>
          <w:szCs w:val="24"/>
        </w:rPr>
      </w:pPr>
      <w:del w:id="369" w:author="Palacherla, Susmitha C (NONUS)" w:date="2018-01-17T16:31:00Z">
        <w:r w:rsidDel="004A52C4">
          <w:rPr>
            <w:noProof/>
          </w:rPr>
          <w:drawing>
            <wp:inline distT="0" distB="0" distL="0" distR="0" wp14:anchorId="6633BDEE" wp14:editId="25DCF91A">
              <wp:extent cx="3228975" cy="7829550"/>
              <wp:effectExtent l="0" t="0" r="9525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8975" cy="7829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A52C4" w:rsidRDefault="004A52C4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370" w:author="Palacherla, Susmitha C (NONUS)" w:date="2018-01-17T16:31:00Z"/>
          <w:rFonts w:ascii="Arial" w:hAnsi="Arial" w:cs="Arial"/>
          <w:b/>
          <w:sz w:val="24"/>
          <w:szCs w:val="24"/>
        </w:rPr>
      </w:pPr>
    </w:p>
    <w:p w:rsidR="004A52C4" w:rsidRDefault="004A52C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141A8" w:rsidRDefault="001141A8" w:rsidP="001141A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371" w:author="Palacherla, Susmitha C (NONUS)" w:date="2018-01-17T16:50:00Z"/>
          <w:rFonts w:ascii="Times New Roman" w:hAnsi="Times New Roman"/>
          <w:b/>
        </w:rPr>
      </w:pPr>
      <w:proofErr w:type="spellStart"/>
      <w:ins w:id="372" w:author="Palacherla, Susmitha C (NONUS)" w:date="2018-01-17T16:49:00Z">
        <w:r w:rsidRPr="00CA5EB0">
          <w:rPr>
            <w:rFonts w:ascii="Times New Roman" w:hAnsi="Times New Roman"/>
            <w:b/>
          </w:rPr>
          <w:t>Foreach</w:t>
        </w:r>
        <w:proofErr w:type="spellEnd"/>
        <w:r w:rsidRPr="00CA5EB0">
          <w:rPr>
            <w:rFonts w:ascii="Times New Roman" w:hAnsi="Times New Roman"/>
            <w:b/>
          </w:rPr>
          <w:t xml:space="preserve"> </w:t>
        </w:r>
        <w:r>
          <w:rPr>
            <w:rFonts w:ascii="Times New Roman" w:hAnsi="Times New Roman"/>
            <w:b/>
          </w:rPr>
          <w:t>Loop Container ( Decrypt and stage files)</w:t>
        </w:r>
      </w:ins>
    </w:p>
    <w:p w:rsidR="001141A8" w:rsidRPr="001141A8" w:rsidRDefault="001141A8" w:rsidP="001141A8">
      <w:pPr>
        <w:spacing w:after="0"/>
        <w:rPr>
          <w:ins w:id="373" w:author="Palacherla, Susmitha C (NONUS)" w:date="2018-01-17T16:50:00Z"/>
          <w:rFonts w:ascii="Times New Roman" w:hAnsi="Times New Roman"/>
        </w:rPr>
      </w:pPr>
      <w:ins w:id="374" w:author="Palacherla, Susmitha C (NONUS)" w:date="2018-01-17T16:50:00Z">
        <w:r>
          <w:rPr>
            <w:rFonts w:ascii="Times New Roman" w:hAnsi="Times New Roman"/>
            <w:b/>
          </w:rPr>
          <w:t xml:space="preserve">                    </w:t>
        </w:r>
        <w:r w:rsidRPr="001141A8">
          <w:rPr>
            <w:rFonts w:ascii="Times New Roman" w:hAnsi="Times New Roman"/>
          </w:rPr>
          <w:t xml:space="preserve">Container: For </w:t>
        </w:r>
        <w:proofErr w:type="gramStart"/>
        <w:r w:rsidRPr="001141A8">
          <w:rPr>
            <w:rFonts w:ascii="Times New Roman" w:hAnsi="Times New Roman"/>
          </w:rPr>
          <w:t>each  File</w:t>
        </w:r>
        <w:proofErr w:type="gramEnd"/>
        <w:r w:rsidRPr="001141A8">
          <w:rPr>
            <w:rFonts w:ascii="Times New Roman" w:hAnsi="Times New Roman"/>
          </w:rPr>
          <w:t xml:space="preserve"> Loop </w:t>
        </w:r>
      </w:ins>
    </w:p>
    <w:p w:rsidR="001141A8" w:rsidRPr="001141A8" w:rsidRDefault="001141A8" w:rsidP="001141A8">
      <w:pPr>
        <w:spacing w:after="0"/>
        <w:ind w:left="1080"/>
        <w:rPr>
          <w:ins w:id="375" w:author="Palacherla, Susmitha C (NONUS)" w:date="2018-01-17T16:50:00Z"/>
          <w:rFonts w:ascii="Times New Roman" w:hAnsi="Times New Roman"/>
        </w:rPr>
      </w:pPr>
      <w:ins w:id="376" w:author="Palacherla, Susmitha C (NONUS)" w:date="2018-01-17T16:50:00Z">
        <w:r w:rsidRPr="001141A8">
          <w:rPr>
            <w:rFonts w:ascii="Times New Roman" w:hAnsi="Times New Roman"/>
          </w:rPr>
          <w:t>Folder: \\f3420-ecldbp01\data\coaching\</w:t>
        </w:r>
      </w:ins>
      <w:ins w:id="377" w:author="Palacherla, Susmitha C (NONUS)" w:date="2018-01-17T16:51:00Z">
        <w:r>
          <w:rPr>
            <w:rFonts w:ascii="Times New Roman" w:hAnsi="Times New Roman"/>
          </w:rPr>
          <w:t>Training</w:t>
        </w:r>
      </w:ins>
      <w:ins w:id="378" w:author="Palacherla, Susmitha C (NONUS)" w:date="2018-01-17T16:50:00Z">
        <w:r w:rsidRPr="001141A8">
          <w:rPr>
            <w:rFonts w:ascii="Times New Roman" w:hAnsi="Times New Roman"/>
          </w:rPr>
          <w:t>\Encrypt_out\</w:t>
        </w:r>
      </w:ins>
    </w:p>
    <w:p w:rsidR="001141A8" w:rsidRPr="001141A8" w:rsidRDefault="001141A8" w:rsidP="001141A8">
      <w:pPr>
        <w:spacing w:after="0"/>
        <w:ind w:left="1080"/>
        <w:rPr>
          <w:ins w:id="379" w:author="Palacherla, Susmitha C (NONUS)" w:date="2018-01-17T16:50:00Z"/>
          <w:rFonts w:ascii="Times New Roman" w:hAnsi="Times New Roman"/>
        </w:rPr>
      </w:pPr>
      <w:ins w:id="380" w:author="Palacherla, Susmitha C (NONUS)" w:date="2018-01-17T16:50:00Z">
        <w:r w:rsidRPr="001141A8">
          <w:rPr>
            <w:rFonts w:ascii="Times New Roman" w:hAnsi="Times New Roman"/>
          </w:rPr>
          <w:t xml:space="preserve">Files: </w:t>
        </w:r>
        <w:proofErr w:type="gramStart"/>
        <w:r w:rsidRPr="001141A8">
          <w:rPr>
            <w:rFonts w:ascii="Times New Roman" w:hAnsi="Times New Roman"/>
          </w:rPr>
          <w:t>eCL</w:t>
        </w:r>
        <w:proofErr w:type="gramEnd"/>
        <w:r w:rsidRPr="001141A8">
          <w:rPr>
            <w:rFonts w:ascii="Times New Roman" w:hAnsi="Times New Roman"/>
          </w:rPr>
          <w:t>*</w:t>
        </w:r>
      </w:ins>
      <w:ins w:id="381" w:author="Palacherla, Susmitha C (NONUS)" w:date="2018-01-17T16:51:00Z">
        <w:r w:rsidRPr="001141A8">
          <w:rPr>
            <w:rFonts w:ascii="Times New Roman" w:hAnsi="Times New Roman"/>
          </w:rPr>
          <w:t xml:space="preserve"> </w:t>
        </w:r>
        <w:r>
          <w:rPr>
            <w:rFonts w:ascii="Times New Roman" w:hAnsi="Times New Roman"/>
          </w:rPr>
          <w:t>Training</w:t>
        </w:r>
        <w:r w:rsidRPr="001141A8">
          <w:rPr>
            <w:rFonts w:ascii="Times New Roman" w:hAnsi="Times New Roman"/>
          </w:rPr>
          <w:t xml:space="preserve"> </w:t>
        </w:r>
      </w:ins>
      <w:ins w:id="382" w:author="Palacherla, Susmitha C (NONUS)" w:date="2018-01-17T16:50:00Z">
        <w:r w:rsidRPr="001141A8">
          <w:rPr>
            <w:rFonts w:ascii="Times New Roman" w:hAnsi="Times New Roman"/>
          </w:rPr>
          <w:t>_*.encrypt</w:t>
        </w:r>
      </w:ins>
    </w:p>
    <w:p w:rsidR="001141A8" w:rsidRPr="001141A8" w:rsidRDefault="001141A8" w:rsidP="001141A8">
      <w:pPr>
        <w:spacing w:after="0"/>
        <w:ind w:left="1080"/>
        <w:rPr>
          <w:ins w:id="383" w:author="Palacherla, Susmitha C (NONUS)" w:date="2018-01-17T16:50:00Z"/>
          <w:rFonts w:ascii="Times New Roman" w:hAnsi="Times New Roman"/>
        </w:rPr>
      </w:pPr>
      <w:ins w:id="384" w:author="Palacherla, Susmitha C (NONUS)" w:date="2018-01-17T16:50:00Z">
        <w:r w:rsidRPr="001141A8">
          <w:rPr>
            <w:rFonts w:ascii="Times New Roman" w:hAnsi="Times New Roman"/>
          </w:rPr>
          <w:t>Retrieve file name: Name and Extension</w:t>
        </w:r>
      </w:ins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ins w:id="385" w:author="Palacherla, Susmitha C (NONUS)" w:date="2018-01-17T16:49:00Z"/>
          <w:rFonts w:ascii="Times New Roman" w:hAnsi="Times New Roman"/>
          <w:b/>
          <w:rPrChange w:id="386" w:author="Palacherla, Susmitha C (NONUS)" w:date="2018-01-17T16:50:00Z">
            <w:rPr>
              <w:ins w:id="387" w:author="Palacherla, Susmitha C (NONUS)" w:date="2018-01-17T16:49:00Z"/>
            </w:rPr>
          </w:rPrChange>
        </w:rPr>
        <w:pPrChange w:id="388" w:author="Palacherla, Susmitha C (NONUS)" w:date="2018-01-17T16:50:00Z">
          <w:pPr>
            <w:pStyle w:val="ListParagraph"/>
            <w:widowControl w:val="0"/>
            <w:numPr>
              <w:ilvl w:val="4"/>
              <w:numId w:val="6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</w:p>
    <w:p w:rsidR="001141A8" w:rsidRPr="001141A8" w:rsidRDefault="001141A8" w:rsidP="001141A8">
      <w:pPr>
        <w:rPr>
          <w:ins w:id="389" w:author="Palacherla, Susmitha C (NONUS)" w:date="2018-01-17T16:50:00Z"/>
          <w:rFonts w:ascii="Times New Roman" w:hAnsi="Times New Roman"/>
          <w:b/>
        </w:rPr>
      </w:pPr>
      <w:ins w:id="390" w:author="Palacherla, Susmitha C (NONUS)" w:date="2018-01-17T16:50:00Z">
        <w:r w:rsidRPr="001141A8">
          <w:rPr>
            <w:rFonts w:ascii="Times New Roman" w:hAnsi="Times New Roman"/>
            <w:b/>
          </w:rPr>
          <w:t>Summary of Steps</w:t>
        </w:r>
      </w:ins>
    </w:p>
    <w:p w:rsidR="001141A8" w:rsidRPr="001141A8" w:rsidRDefault="001141A8" w:rsidP="001141A8">
      <w:pPr>
        <w:numPr>
          <w:ilvl w:val="0"/>
          <w:numId w:val="11"/>
        </w:numPr>
        <w:contextualSpacing/>
        <w:rPr>
          <w:ins w:id="391" w:author="Palacherla, Susmitha C (NONUS)" w:date="2018-01-17T16:50:00Z"/>
          <w:rFonts w:ascii="Times New Roman" w:hAnsi="Times New Roman"/>
        </w:rPr>
      </w:pPr>
      <w:ins w:id="392" w:author="Palacherla, Susmitha C (NONUS)" w:date="2018-01-17T16:50:00Z">
        <w:r w:rsidRPr="001141A8">
          <w:rPr>
            <w:rFonts w:ascii="Times New Roman" w:hAnsi="Times New Roman"/>
          </w:rPr>
          <w:t>File system task – Decrypt files</w:t>
        </w:r>
      </w:ins>
    </w:p>
    <w:p w:rsidR="001141A8" w:rsidRPr="001141A8" w:rsidRDefault="001141A8" w:rsidP="001141A8">
      <w:pPr>
        <w:numPr>
          <w:ilvl w:val="0"/>
          <w:numId w:val="11"/>
        </w:numPr>
        <w:contextualSpacing/>
        <w:rPr>
          <w:ins w:id="393" w:author="Palacherla, Susmitha C (NONUS)" w:date="2018-01-17T16:50:00Z"/>
          <w:rFonts w:ascii="Times New Roman" w:hAnsi="Times New Roman"/>
        </w:rPr>
      </w:pPr>
      <w:ins w:id="394" w:author="Palacherla, Susmitha C (NONUS)" w:date="2018-01-17T16:50:00Z">
        <w:r w:rsidRPr="001141A8">
          <w:rPr>
            <w:rFonts w:ascii="Times New Roman" w:hAnsi="Times New Roman"/>
          </w:rPr>
          <w:t>Script task - Pause 10 seconds</w:t>
        </w:r>
      </w:ins>
    </w:p>
    <w:p w:rsidR="001141A8" w:rsidRPr="001141A8" w:rsidRDefault="001141A8" w:rsidP="001141A8">
      <w:pPr>
        <w:numPr>
          <w:ilvl w:val="0"/>
          <w:numId w:val="11"/>
        </w:numPr>
        <w:contextualSpacing/>
        <w:rPr>
          <w:ins w:id="395" w:author="Palacherla, Susmitha C (NONUS)" w:date="2018-01-17T16:50:00Z"/>
          <w:rFonts w:ascii="Times New Roman" w:hAnsi="Times New Roman"/>
        </w:rPr>
      </w:pPr>
      <w:ins w:id="396" w:author="Palacherla, Susmitha C (NONUS)" w:date="2018-01-17T16:50:00Z">
        <w:r w:rsidRPr="001141A8">
          <w:rPr>
            <w:rFonts w:ascii="Times New Roman" w:hAnsi="Times New Roman"/>
          </w:rPr>
          <w:t>File system task – Backup encrypted files</w:t>
        </w:r>
      </w:ins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ins w:id="397" w:author="Palacherla, Susmitha C (NONUS)" w:date="2018-01-17T16:50:00Z"/>
          <w:rFonts w:ascii="Times New Roman" w:hAnsi="Times New Roman"/>
          <w:b/>
          <w:sz w:val="24"/>
          <w:szCs w:val="24"/>
        </w:rPr>
      </w:pPr>
    </w:p>
    <w:p w:rsidR="001141A8" w:rsidRPr="001141A8" w:rsidRDefault="001141A8" w:rsidP="001141A8">
      <w:pPr>
        <w:rPr>
          <w:ins w:id="398" w:author="Palacherla, Susmitha C (NONUS)" w:date="2018-01-17T16:50:00Z"/>
          <w:rFonts w:ascii="Times New Roman" w:hAnsi="Times New Roman"/>
          <w:b/>
        </w:rPr>
      </w:pPr>
      <w:ins w:id="399" w:author="Palacherla, Susmitha C (NONUS)" w:date="2018-01-17T16:50:00Z">
        <w:r w:rsidRPr="001141A8">
          <w:rPr>
            <w:rFonts w:ascii="Times New Roman" w:hAnsi="Times New Roman"/>
            <w:b/>
          </w:rPr>
          <w:t>Details</w:t>
        </w:r>
      </w:ins>
    </w:p>
    <w:p w:rsidR="001141A8" w:rsidRPr="001141A8" w:rsidRDefault="001141A8" w:rsidP="001141A8">
      <w:pPr>
        <w:numPr>
          <w:ilvl w:val="0"/>
          <w:numId w:val="13"/>
        </w:numPr>
        <w:contextualSpacing/>
        <w:rPr>
          <w:ins w:id="400" w:author="Palacherla, Susmitha C (NONUS)" w:date="2018-01-17T16:50:00Z"/>
          <w:rFonts w:ascii="Times New Roman" w:hAnsi="Times New Roman"/>
        </w:rPr>
      </w:pPr>
      <w:ins w:id="401" w:author="Palacherla, Susmitha C (NONUS)" w:date="2018-01-17T16:50:00Z">
        <w:r>
          <w:rPr>
            <w:rFonts w:ascii="Times New Roman" w:hAnsi="Times New Roman"/>
          </w:rPr>
          <w:t>F</w:t>
        </w:r>
        <w:r w:rsidRPr="001141A8">
          <w:rPr>
            <w:rFonts w:ascii="Times New Roman" w:hAnsi="Times New Roman"/>
          </w:rPr>
          <w:t>ile system task – Decrypt files</w:t>
        </w:r>
      </w:ins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02" w:author="Palacherla, Susmitha C (NONUS)" w:date="2018-01-17T16:50:00Z"/>
          <w:rFonts w:ascii="Times New Roman" w:hAnsi="Times New Roman"/>
          <w:sz w:val="24"/>
          <w:szCs w:val="24"/>
        </w:rPr>
      </w:pPr>
      <w:ins w:id="403" w:author="Palacherla, Susmitha C (NONUS)" w:date="2018-01-17T16:50:00Z">
        <w:r w:rsidRPr="001141A8">
          <w:rPr>
            <w:noProof/>
          </w:rPr>
          <w:t xml:space="preserve"> </w:t>
        </w:r>
        <w:r w:rsidRPr="001141A8">
          <w:rPr>
            <w:noProof/>
          </w:rPr>
          <w:drawing>
            <wp:inline distT="0" distB="0" distL="0" distR="0" wp14:anchorId="0E817D50" wp14:editId="18B13171">
              <wp:extent cx="5648325" cy="2867025"/>
              <wp:effectExtent l="0" t="0" r="9525" b="9525"/>
              <wp:docPr id="50" name="Picture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48325" cy="28670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04" w:author="Palacherla, Susmitha C (NONUS)" w:date="2018-01-17T16:50:00Z"/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05" w:author="Palacherla, Susmitha C (NONUS)" w:date="2018-01-17T16:50:00Z"/>
          <w:rFonts w:ascii="Times New Roman" w:hAnsi="Times New Roman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06" w:author="Palacherla, Susmitha C (NONUS)" w:date="2018-01-17T16:51:00Z"/>
          <w:rFonts w:ascii="Times New Roman" w:hAnsi="Times New Roman"/>
          <w:sz w:val="24"/>
          <w:szCs w:val="24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07" w:author="Palacherla, Susmitha C (NONUS)" w:date="2018-01-17T16:51:00Z"/>
          <w:rFonts w:ascii="Times New Roman" w:hAnsi="Times New Roman"/>
          <w:sz w:val="24"/>
          <w:szCs w:val="24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08" w:author="Palacherla, Susmitha C (NONUS)" w:date="2018-01-17T16:51:00Z"/>
          <w:rFonts w:ascii="Times New Roman" w:hAnsi="Times New Roman"/>
          <w:sz w:val="24"/>
          <w:szCs w:val="24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09" w:author="Palacherla, Susmitha C (NONUS)" w:date="2018-01-17T16:51:00Z"/>
          <w:rFonts w:ascii="Times New Roman" w:hAnsi="Times New Roman"/>
          <w:sz w:val="24"/>
          <w:szCs w:val="24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10" w:author="Palacherla, Susmitha C (NONUS)" w:date="2018-01-17T16:51:00Z"/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11" w:author="Palacherla, Susmitha C (NONUS)" w:date="2018-01-17T16:50:00Z"/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12" w:author="Palacherla, Susmitha C (NONUS)" w:date="2018-01-17T16:50:00Z"/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numPr>
          <w:ilvl w:val="0"/>
          <w:numId w:val="13"/>
        </w:numPr>
        <w:contextualSpacing/>
        <w:rPr>
          <w:ins w:id="413" w:author="Palacherla, Susmitha C (NONUS)" w:date="2018-01-17T16:50:00Z"/>
          <w:rFonts w:ascii="Times New Roman" w:hAnsi="Times New Roman"/>
        </w:rPr>
      </w:pPr>
      <w:ins w:id="414" w:author="Palacherla, Susmitha C (NONUS)" w:date="2018-01-17T16:50:00Z">
        <w:r w:rsidRPr="001141A8">
          <w:rPr>
            <w:rFonts w:ascii="Times New Roman" w:hAnsi="Times New Roman"/>
          </w:rPr>
          <w:t>Script  task- Pause 10 secs</w:t>
        </w:r>
      </w:ins>
    </w:p>
    <w:p w:rsidR="001141A8" w:rsidRPr="001141A8" w:rsidRDefault="001141A8" w:rsidP="001141A8">
      <w:pPr>
        <w:ind w:left="720"/>
        <w:rPr>
          <w:ins w:id="415" w:author="Palacherla, Susmitha C (NONUS)" w:date="2018-01-17T16:50:00Z"/>
          <w:rFonts w:ascii="Times New Roman" w:hAnsi="Times New Roman"/>
        </w:rPr>
      </w:pPr>
      <w:ins w:id="416" w:author="Palacherla, Susmitha C (NONUS)" w:date="2018-01-17T16:50:00Z">
        <w:r w:rsidRPr="001141A8">
          <w:rPr>
            <w:noProof/>
          </w:rPr>
          <w:drawing>
            <wp:inline distT="0" distB="0" distL="0" distR="0" wp14:anchorId="60C28B8C" wp14:editId="22706F59">
              <wp:extent cx="4762500" cy="1238250"/>
              <wp:effectExtent l="0" t="0" r="0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1238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ins w:id="417" w:author="Palacherla, Susmitha C (NONUS)" w:date="2018-01-17T16:50:00Z"/>
          <w:rFonts w:ascii="Consolas" w:hAnsi="Consolas" w:cs="Consolas"/>
          <w:color w:val="000000"/>
          <w:sz w:val="19"/>
          <w:szCs w:val="19"/>
        </w:rPr>
      </w:pPr>
      <w:ins w:id="418" w:author="Palacherla, Susmitha C (NONUS)" w:date="2018-01-17T16:50:00Z">
        <w:r w:rsidRPr="001141A8">
          <w:rPr>
            <w:rFonts w:ascii="Consolas" w:hAnsi="Consolas" w:cs="Consolas"/>
            <w:color w:val="000000"/>
            <w:sz w:val="19"/>
            <w:szCs w:val="19"/>
          </w:rPr>
          <w:t xml:space="preserve">        </w:t>
        </w:r>
        <w:proofErr w:type="gramStart"/>
        <w:r w:rsidRPr="001141A8">
          <w:rPr>
            <w:rFonts w:ascii="Consolas" w:hAnsi="Consolas" w:cs="Consolas"/>
            <w:color w:val="0000FF"/>
            <w:sz w:val="19"/>
            <w:szCs w:val="19"/>
          </w:rPr>
          <w:t>public</w:t>
        </w:r>
        <w:proofErr w:type="gramEnd"/>
        <w:r w:rsidRPr="001141A8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Pr="001141A8">
          <w:rPr>
            <w:rFonts w:ascii="Consolas" w:hAnsi="Consolas" w:cs="Consolas"/>
            <w:color w:val="0000FF"/>
            <w:sz w:val="19"/>
            <w:szCs w:val="19"/>
          </w:rPr>
          <w:t>void</w:t>
        </w:r>
        <w:r w:rsidRPr="001141A8">
          <w:rPr>
            <w:rFonts w:ascii="Consolas" w:hAnsi="Consolas" w:cs="Consolas"/>
            <w:color w:val="000000"/>
            <w:sz w:val="19"/>
            <w:szCs w:val="19"/>
          </w:rPr>
          <w:t xml:space="preserve"> Main()</w:t>
        </w:r>
      </w:ins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ins w:id="419" w:author="Palacherla, Susmitha C (NONUS)" w:date="2018-01-17T16:50:00Z"/>
          <w:rFonts w:ascii="Consolas" w:hAnsi="Consolas" w:cs="Consolas"/>
          <w:color w:val="000000"/>
          <w:sz w:val="19"/>
          <w:szCs w:val="19"/>
        </w:rPr>
      </w:pPr>
      <w:ins w:id="420" w:author="Palacherla, Susmitha C (NONUS)" w:date="2018-01-17T16:50:00Z">
        <w:r w:rsidRPr="001141A8">
          <w:rPr>
            <w:rFonts w:ascii="Consolas" w:hAnsi="Consolas" w:cs="Consolas"/>
            <w:color w:val="000000"/>
            <w:sz w:val="19"/>
            <w:szCs w:val="19"/>
          </w:rPr>
          <w:t xml:space="preserve">        {</w:t>
        </w:r>
      </w:ins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ins w:id="421" w:author="Palacherla, Susmitha C (NONUS)" w:date="2018-01-17T16:50:00Z"/>
          <w:rFonts w:ascii="Consolas" w:hAnsi="Consolas" w:cs="Consolas"/>
          <w:color w:val="000000"/>
          <w:sz w:val="19"/>
          <w:szCs w:val="19"/>
        </w:rPr>
      </w:pPr>
      <w:ins w:id="422" w:author="Palacherla, Susmitha C (NONUS)" w:date="2018-01-17T16:50:00Z">
        <w:r w:rsidRPr="001141A8"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r w:rsidRPr="001141A8">
          <w:rPr>
            <w:rFonts w:ascii="Consolas" w:hAnsi="Consolas" w:cs="Consolas"/>
            <w:color w:val="008000"/>
            <w:sz w:val="19"/>
            <w:szCs w:val="19"/>
          </w:rPr>
          <w:t>// TODO: Add your code here</w:t>
        </w:r>
      </w:ins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ins w:id="423" w:author="Palacherla, Susmitha C (NONUS)" w:date="2018-01-17T16:50:00Z"/>
          <w:rFonts w:ascii="Consolas" w:hAnsi="Consolas" w:cs="Consolas"/>
          <w:color w:val="000000"/>
          <w:sz w:val="19"/>
          <w:szCs w:val="19"/>
        </w:rPr>
      </w:pPr>
      <w:ins w:id="424" w:author="Palacherla, Susmitha C (NONUS)" w:date="2018-01-17T16:50:00Z">
        <w:r w:rsidRPr="001141A8"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r w:rsidRPr="001141A8">
          <w:rPr>
            <w:rFonts w:ascii="Consolas" w:hAnsi="Consolas" w:cs="Consolas"/>
            <w:color w:val="008000"/>
            <w:sz w:val="19"/>
            <w:szCs w:val="19"/>
          </w:rPr>
          <w:t xml:space="preserve">// Sleep for 10 </w:t>
        </w:r>
        <w:proofErr w:type="gramStart"/>
        <w:r w:rsidRPr="001141A8">
          <w:rPr>
            <w:rFonts w:ascii="Consolas" w:hAnsi="Consolas" w:cs="Consolas"/>
            <w:color w:val="008000"/>
            <w:sz w:val="19"/>
            <w:szCs w:val="19"/>
          </w:rPr>
          <w:t>seconds  (</w:t>
        </w:r>
        <w:proofErr w:type="gramEnd"/>
        <w:r w:rsidRPr="001141A8">
          <w:rPr>
            <w:rFonts w:ascii="Consolas" w:hAnsi="Consolas" w:cs="Consolas"/>
            <w:color w:val="008000"/>
            <w:sz w:val="19"/>
            <w:szCs w:val="19"/>
          </w:rPr>
          <w:t>*1000)</w:t>
        </w:r>
      </w:ins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ins w:id="425" w:author="Palacherla, Susmitha C (NONUS)" w:date="2018-01-17T16:50:00Z"/>
          <w:rFonts w:ascii="Consolas" w:hAnsi="Consolas" w:cs="Consolas"/>
          <w:color w:val="000000"/>
          <w:sz w:val="19"/>
          <w:szCs w:val="19"/>
        </w:rPr>
      </w:pPr>
      <w:ins w:id="426" w:author="Palacherla, Susmitha C (NONUS)" w:date="2018-01-17T16:50:00Z">
        <w:r w:rsidRPr="001141A8"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proofErr w:type="spellStart"/>
        <w:proofErr w:type="gramStart"/>
        <w:r w:rsidRPr="001141A8">
          <w:rPr>
            <w:rFonts w:ascii="Consolas" w:hAnsi="Consolas" w:cs="Consolas"/>
            <w:color w:val="000000"/>
            <w:sz w:val="19"/>
            <w:szCs w:val="19"/>
          </w:rPr>
          <w:t>System.Threading.</w:t>
        </w:r>
        <w:r w:rsidRPr="001141A8">
          <w:rPr>
            <w:rFonts w:ascii="Consolas" w:hAnsi="Consolas" w:cs="Consolas"/>
            <w:color w:val="2B91AF"/>
            <w:sz w:val="19"/>
            <w:szCs w:val="19"/>
          </w:rPr>
          <w:t>Thread</w:t>
        </w:r>
        <w:r w:rsidRPr="001141A8">
          <w:rPr>
            <w:rFonts w:ascii="Consolas" w:hAnsi="Consolas" w:cs="Consolas"/>
            <w:color w:val="000000"/>
            <w:sz w:val="19"/>
            <w:szCs w:val="19"/>
          </w:rPr>
          <w:t>.Sleep</w:t>
        </w:r>
        <w:proofErr w:type="spellEnd"/>
        <w:r w:rsidRPr="001141A8">
          <w:rPr>
            <w:rFonts w:ascii="Consolas" w:hAnsi="Consolas" w:cs="Consolas"/>
            <w:color w:val="000000"/>
            <w:sz w:val="19"/>
            <w:szCs w:val="19"/>
          </w:rPr>
          <w:t>(</w:t>
        </w:r>
        <w:proofErr w:type="gramEnd"/>
        <w:r w:rsidRPr="001141A8">
          <w:rPr>
            <w:rFonts w:ascii="Consolas" w:hAnsi="Consolas" w:cs="Consolas"/>
            <w:color w:val="000000"/>
            <w:sz w:val="19"/>
            <w:szCs w:val="19"/>
          </w:rPr>
          <w:t>10000);</w:t>
        </w:r>
      </w:ins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ins w:id="427" w:author="Palacherla, Susmitha C (NONUS)" w:date="2018-01-17T16:50:00Z"/>
          <w:rFonts w:ascii="Consolas" w:hAnsi="Consolas" w:cs="Consolas"/>
          <w:color w:val="000000"/>
          <w:sz w:val="19"/>
          <w:szCs w:val="19"/>
        </w:rPr>
      </w:pPr>
      <w:ins w:id="428" w:author="Palacherla, Susmitha C (NONUS)" w:date="2018-01-17T16:50:00Z">
        <w:r w:rsidRPr="001141A8"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proofErr w:type="spellStart"/>
        <w:r w:rsidRPr="001141A8">
          <w:rPr>
            <w:rFonts w:ascii="Consolas" w:hAnsi="Consolas" w:cs="Consolas"/>
            <w:color w:val="000000"/>
            <w:sz w:val="19"/>
            <w:szCs w:val="19"/>
          </w:rPr>
          <w:t>Dts.TaskResult</w:t>
        </w:r>
        <w:proofErr w:type="spellEnd"/>
        <w:r w:rsidRPr="001141A8">
          <w:rPr>
            <w:rFonts w:ascii="Consolas" w:hAnsi="Consolas" w:cs="Consolas"/>
            <w:color w:val="000000"/>
            <w:sz w:val="19"/>
            <w:szCs w:val="19"/>
          </w:rPr>
          <w:t xml:space="preserve"> = (</w:t>
        </w:r>
        <w:proofErr w:type="spellStart"/>
        <w:r w:rsidRPr="001141A8">
          <w:rPr>
            <w:rFonts w:ascii="Consolas" w:hAnsi="Consolas" w:cs="Consolas"/>
            <w:color w:val="0000FF"/>
            <w:sz w:val="19"/>
            <w:szCs w:val="19"/>
          </w:rPr>
          <w:t>int</w:t>
        </w:r>
        <w:proofErr w:type="spellEnd"/>
        <w:proofErr w:type="gramStart"/>
        <w:r w:rsidRPr="001141A8">
          <w:rPr>
            <w:rFonts w:ascii="Consolas" w:hAnsi="Consolas" w:cs="Consolas"/>
            <w:color w:val="000000"/>
            <w:sz w:val="19"/>
            <w:szCs w:val="19"/>
          </w:rPr>
          <w:t>)</w:t>
        </w:r>
        <w:proofErr w:type="spellStart"/>
        <w:r w:rsidRPr="001141A8">
          <w:rPr>
            <w:rFonts w:ascii="Consolas" w:hAnsi="Consolas" w:cs="Consolas"/>
            <w:color w:val="2B91AF"/>
            <w:sz w:val="19"/>
            <w:szCs w:val="19"/>
          </w:rPr>
          <w:t>ScriptResults</w:t>
        </w:r>
        <w:r w:rsidRPr="001141A8">
          <w:rPr>
            <w:rFonts w:ascii="Consolas" w:hAnsi="Consolas" w:cs="Consolas"/>
            <w:color w:val="000000"/>
            <w:sz w:val="19"/>
            <w:szCs w:val="19"/>
          </w:rPr>
          <w:t>.Success</w:t>
        </w:r>
        <w:proofErr w:type="spellEnd"/>
        <w:proofErr w:type="gramEnd"/>
        <w:r w:rsidRPr="001141A8">
          <w:rPr>
            <w:rFonts w:ascii="Consolas" w:hAnsi="Consolas" w:cs="Consolas"/>
            <w:color w:val="000000"/>
            <w:sz w:val="19"/>
            <w:szCs w:val="19"/>
          </w:rPr>
          <w:t>;</w:t>
        </w:r>
      </w:ins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ins w:id="429" w:author="Palacherla, Susmitha C (NONUS)" w:date="2018-01-17T16:50:00Z"/>
          <w:rFonts w:ascii="Consolas" w:hAnsi="Consolas" w:cs="Consolas"/>
          <w:color w:val="000000"/>
          <w:sz w:val="19"/>
          <w:szCs w:val="19"/>
        </w:rPr>
      </w:pPr>
      <w:ins w:id="430" w:author="Palacherla, Susmitha C (NONUS)" w:date="2018-01-17T16:50:00Z">
        <w:r w:rsidRPr="001141A8">
          <w:rPr>
            <w:rFonts w:ascii="Consolas" w:hAnsi="Consolas" w:cs="Consolas"/>
            <w:color w:val="000000"/>
            <w:sz w:val="19"/>
            <w:szCs w:val="19"/>
          </w:rPr>
          <w:t xml:space="preserve">        }</w:t>
        </w:r>
      </w:ins>
    </w:p>
    <w:p w:rsidR="001141A8" w:rsidRPr="001141A8" w:rsidRDefault="001141A8" w:rsidP="001141A8">
      <w:pPr>
        <w:rPr>
          <w:ins w:id="431" w:author="Palacherla, Susmitha C (NONUS)" w:date="2018-01-17T16:50:00Z"/>
          <w:rFonts w:ascii="Times New Roman" w:hAnsi="Times New Roman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ins w:id="432" w:author="Palacherla, Susmitha C (NONUS)" w:date="2018-01-17T16:50:00Z"/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ins w:id="433" w:author="Palacherla, Susmitha C (NONUS)" w:date="2018-01-17T16:50:00Z"/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numPr>
          <w:ilvl w:val="0"/>
          <w:numId w:val="13"/>
        </w:numPr>
        <w:contextualSpacing/>
        <w:rPr>
          <w:ins w:id="434" w:author="Palacherla, Susmitha C (NONUS)" w:date="2018-01-17T16:50:00Z"/>
          <w:rFonts w:ascii="Times New Roman" w:hAnsi="Times New Roman"/>
        </w:rPr>
      </w:pPr>
      <w:ins w:id="435" w:author="Palacherla, Susmitha C (NONUS)" w:date="2018-01-17T16:50:00Z">
        <w:r w:rsidRPr="001141A8">
          <w:rPr>
            <w:rFonts w:ascii="Times New Roman" w:hAnsi="Times New Roman"/>
          </w:rPr>
          <w:t>File System task – Backup Encrypted files</w:t>
        </w:r>
      </w:ins>
    </w:p>
    <w:p w:rsidR="001141A8" w:rsidRPr="001141A8" w:rsidRDefault="001141A8" w:rsidP="001141A8">
      <w:pPr>
        <w:ind w:left="720"/>
        <w:rPr>
          <w:ins w:id="436" w:author="Palacherla, Susmitha C (NONUS)" w:date="2018-01-17T16:50:00Z"/>
          <w:rFonts w:ascii="Times New Roman" w:hAnsi="Times New Roman"/>
        </w:rPr>
      </w:pPr>
      <w:ins w:id="437" w:author="Palacherla, Susmitha C (NONUS)" w:date="2018-01-17T16:50:00Z">
        <w:r w:rsidRPr="001141A8">
          <w:rPr>
            <w:noProof/>
          </w:rPr>
          <w:drawing>
            <wp:inline distT="0" distB="0" distL="0" distR="0" wp14:anchorId="4231899D" wp14:editId="01792E32">
              <wp:extent cx="5734050" cy="2647950"/>
              <wp:effectExtent l="0" t="0" r="0" b="0"/>
              <wp:docPr id="33" name="Picture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4050" cy="2647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ins w:id="438" w:author="Palacherla, Susmitha C (NONUS)" w:date="2018-01-17T16:50:00Z"/>
          <w:rFonts w:ascii="Times New Roman" w:hAnsi="Times New Roman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ins w:id="439" w:author="Palacherla, Susmitha C (NONUS)" w:date="2018-01-17T16:51:00Z"/>
          <w:rFonts w:ascii="Times New Roman" w:hAnsi="Times New Roman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ins w:id="440" w:author="Palacherla, Susmitha C (NONUS)" w:date="2018-01-17T16:51:00Z"/>
          <w:rFonts w:ascii="Times New Roman" w:hAnsi="Times New Roman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ins w:id="441" w:author="Palacherla, Susmitha C (NONUS)" w:date="2018-01-17T16:51:00Z"/>
          <w:rFonts w:ascii="Times New Roman" w:hAnsi="Times New Roman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ins w:id="442" w:author="Palacherla, Susmitha C (NONUS)" w:date="2018-01-17T16:50:00Z"/>
          <w:rFonts w:ascii="Times New Roman" w:hAnsi="Times New Roman"/>
        </w:rPr>
      </w:pPr>
    </w:p>
    <w:p w:rsidR="001141A8" w:rsidRPr="001141A8" w:rsidRDefault="006C2E0E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rPrChange w:id="443" w:author="Palacherla, Susmitha C (NONUS)" w:date="2018-01-17T16:49:00Z">
            <w:rPr/>
          </w:rPrChange>
        </w:rPr>
        <w:pPrChange w:id="444" w:author="Palacherla, Susmitha C (NONUS)" w:date="2018-01-17T16:49:00Z">
          <w:pPr>
            <w:pStyle w:val="ListParagraph"/>
            <w:widowControl w:val="0"/>
            <w:numPr>
              <w:ilvl w:val="4"/>
              <w:numId w:val="6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del w:id="445" w:author="Palacherla, Susmitha C (NONUS)" w:date="2018-01-17T16:49:00Z">
        <w:r w:rsidDel="001141A8">
          <w:rPr>
            <w:rFonts w:asciiTheme="minorHAnsi" w:hAnsiTheme="minorHAnsi" w:cs="Arial"/>
            <w:b/>
          </w:rPr>
          <w:delText>For each</w:delText>
        </w:r>
        <w:r w:rsidR="0084218D" w:rsidRPr="0084218D" w:rsidDel="001141A8">
          <w:rPr>
            <w:rFonts w:asciiTheme="minorHAnsi" w:hAnsiTheme="minorHAnsi" w:cs="Arial"/>
            <w:b/>
          </w:rPr>
          <w:delText xml:space="preserve"> </w:delText>
        </w:r>
      </w:del>
      <w:del w:id="446" w:author="Palacherla, Susmitha C (NONUS)" w:date="2018-01-17T16:50:00Z">
        <w:r w:rsidR="00D03711" w:rsidRPr="00D03711" w:rsidDel="001141A8">
          <w:rPr>
            <w:rFonts w:asciiTheme="minorHAnsi" w:hAnsiTheme="minorHAnsi" w:cs="Segoe UI"/>
            <w:b/>
            <w:color w:val="000000" w:themeColor="text1"/>
          </w:rPr>
          <w:delText>Training</w:delText>
        </w:r>
        <w:r w:rsidR="0084218D" w:rsidRPr="0084218D" w:rsidDel="001141A8">
          <w:rPr>
            <w:rFonts w:asciiTheme="minorHAnsi" w:hAnsiTheme="minorHAnsi" w:cs="Arial"/>
            <w:b/>
          </w:rPr>
          <w:delText xml:space="preserve"> file in Staging directory </w:delText>
        </w:r>
        <w:r w:rsidR="0084218D" w:rsidDel="001141A8">
          <w:rPr>
            <w:rFonts w:asciiTheme="minorHAnsi" w:hAnsiTheme="minorHAnsi" w:cs="Arial"/>
            <w:b/>
          </w:rPr>
          <w:delText xml:space="preserve"> Workflow</w:delText>
        </w:r>
      </w:del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1141A8" w:rsidRDefault="001141A8" w:rsidP="001141A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447" w:author="Palacherla, Susmitha C (NONUS)" w:date="2018-01-17T16:49:00Z"/>
          <w:rFonts w:asciiTheme="minorHAnsi" w:hAnsiTheme="minorHAnsi" w:cs="Arial"/>
          <w:b/>
        </w:rPr>
      </w:pPr>
      <w:ins w:id="448" w:author="Palacherla, Susmitha C (NONUS)" w:date="2018-01-17T16:49:00Z">
        <w:r>
          <w:rPr>
            <w:rFonts w:asciiTheme="minorHAnsi" w:hAnsiTheme="minorHAnsi" w:cs="Arial"/>
            <w:b/>
          </w:rPr>
          <w:lastRenderedPageBreak/>
          <w:t>For each</w:t>
        </w:r>
        <w:r w:rsidRPr="0084218D">
          <w:rPr>
            <w:rFonts w:asciiTheme="minorHAnsi" w:hAnsiTheme="minorHAnsi" w:cs="Arial"/>
            <w:b/>
          </w:rPr>
          <w:t xml:space="preserve"> </w:t>
        </w:r>
        <w:r w:rsidRPr="00D03711">
          <w:rPr>
            <w:rFonts w:asciiTheme="minorHAnsi" w:hAnsiTheme="minorHAnsi" w:cs="Segoe UI"/>
            <w:b/>
            <w:color w:val="000000" w:themeColor="text1"/>
          </w:rPr>
          <w:t>Training</w:t>
        </w:r>
        <w:r w:rsidRPr="0084218D">
          <w:rPr>
            <w:rFonts w:asciiTheme="minorHAnsi" w:hAnsiTheme="minorHAnsi" w:cs="Arial"/>
            <w:b/>
          </w:rPr>
          <w:t xml:space="preserve"> file in Staging directory </w:t>
        </w:r>
        <w:r>
          <w:rPr>
            <w:rFonts w:asciiTheme="minorHAnsi" w:hAnsiTheme="minorHAnsi" w:cs="Arial"/>
            <w:b/>
          </w:rPr>
          <w:t xml:space="preserve"> Workflow</w:t>
        </w:r>
      </w:ins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r w:rsidR="00D03711">
        <w:rPr>
          <w:rFonts w:asciiTheme="minorHAnsi" w:hAnsiTheme="minorHAnsi" w:cs="Segoe UI"/>
          <w:color w:val="000000" w:themeColor="text1"/>
        </w:rPr>
        <w:t>Training</w:t>
      </w:r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 xml:space="preserve">: </w:t>
      </w:r>
      <w:proofErr w:type="spellStart"/>
      <w:r w:rsidR="004A6D60" w:rsidRPr="004A6D60">
        <w:t>eCL_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proofErr w:type="spellEnd"/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39269B">
        <w:t>_</w:t>
      </w:r>
      <w:r w:rsidR="00381B5A">
        <w:t>Feed_</w:t>
      </w:r>
      <w:r w:rsidR="004A6D60" w:rsidRPr="004A6D60">
        <w:t>*.csv</w:t>
      </w: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529DC2AD" wp14:editId="09423CDE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381B5A" w:rsidP="004A6D60">
      <w:pPr>
        <w:spacing w:after="0"/>
        <w:ind w:left="1080"/>
      </w:pPr>
      <w:del w:id="449" w:author="Palacherla, Susmitha C (NONUS)" w:date="2018-01-17T16:52:00Z">
        <w:r w:rsidDel="001141A8">
          <w:rPr>
            <w:noProof/>
          </w:rPr>
          <w:drawing>
            <wp:inline distT="0" distB="0" distL="0" distR="0" wp14:anchorId="589B2A54" wp14:editId="306DA797">
              <wp:extent cx="5943600" cy="3886835"/>
              <wp:effectExtent l="0" t="0" r="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868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50" w:author="Palacherla, Susmitha C (NONUS)" w:date="2018-01-17T16:52:00Z">
        <w:r w:rsidR="001141A8" w:rsidRPr="001141A8">
          <w:rPr>
            <w:noProof/>
          </w:rPr>
          <w:t xml:space="preserve"> </w:t>
        </w:r>
        <w:r w:rsidR="001141A8">
          <w:rPr>
            <w:noProof/>
          </w:rPr>
          <w:drawing>
            <wp:inline distT="0" distB="0" distL="0" distR="0" wp14:anchorId="1E024B14" wp14:editId="0EEACAEF">
              <wp:extent cx="5943600" cy="3453765"/>
              <wp:effectExtent l="0" t="0" r="0" b="0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4537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2FDE04B3" wp14:editId="73670690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t>Summary of Steps</w:t>
      </w:r>
    </w:p>
    <w:p w:rsidR="0084218D" w:rsidRDefault="0084218D" w:rsidP="001141A8">
      <w:pPr>
        <w:pStyle w:val="ListParagraph"/>
        <w:numPr>
          <w:ilvl w:val="0"/>
          <w:numId w:val="25"/>
        </w:numPr>
        <w:pPrChange w:id="451" w:author="Palacherla, Susmitha C (NONUS)" w:date="2018-01-17T16:52:00Z">
          <w:pPr>
            <w:pStyle w:val="ListParagraph"/>
            <w:numPr>
              <w:numId w:val="11"/>
            </w:numPr>
            <w:ind w:left="1440" w:hanging="360"/>
          </w:pPr>
        </w:pPrChange>
      </w:pPr>
      <w:r>
        <w:t xml:space="preserve">SQL task – Truncate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:rsidR="0084218D" w:rsidRDefault="0084218D" w:rsidP="001141A8">
      <w:pPr>
        <w:pStyle w:val="ListParagraph"/>
        <w:numPr>
          <w:ilvl w:val="0"/>
          <w:numId w:val="25"/>
        </w:numPr>
        <w:pPrChange w:id="452" w:author="Palacherla, Susmitha C (NONUS)" w:date="2018-01-17T16:52:00Z">
          <w:pPr>
            <w:pStyle w:val="ListParagraph"/>
            <w:numPr>
              <w:numId w:val="11"/>
            </w:numPr>
            <w:ind w:left="1440" w:hanging="360"/>
          </w:pPr>
        </w:pPrChange>
      </w:pPr>
      <w:r>
        <w:t xml:space="preserve">DFT – </w:t>
      </w:r>
      <w:ins w:id="453" w:author="Palacherla, Susmitha C (NONUS)" w:date="2018-01-17T16:52:00Z">
        <w:r w:rsidR="001141A8">
          <w:t>Load</w:t>
        </w:r>
      </w:ins>
      <w:del w:id="454" w:author="Palacherla, Susmitha C (NONUS)" w:date="2018-01-17T16:52:00Z">
        <w:r w:rsidDel="001141A8">
          <w:delText>Stage</w:delText>
        </w:r>
      </w:del>
      <w:r>
        <w:t xml:space="preserve">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:rsidR="0084218D" w:rsidRDefault="0084218D" w:rsidP="001141A8">
      <w:pPr>
        <w:pStyle w:val="ListParagraph"/>
        <w:numPr>
          <w:ilvl w:val="0"/>
          <w:numId w:val="25"/>
        </w:numPr>
        <w:pPrChange w:id="455" w:author="Palacherla, Susmitha C (NONUS)" w:date="2018-01-17T16:52:00Z">
          <w:pPr>
            <w:pStyle w:val="ListParagraph"/>
            <w:numPr>
              <w:numId w:val="11"/>
            </w:numPr>
            <w:ind w:left="1440" w:hanging="360"/>
          </w:pPr>
        </w:pPrChange>
      </w:pPr>
      <w:r>
        <w:t xml:space="preserve">SQL task – </w:t>
      </w:r>
      <w:del w:id="456" w:author="Palacherla, Susmitha C (NONUS)" w:date="2018-01-17T16:52:00Z">
        <w:r w:rsidDel="001141A8">
          <w:delText>Populate CSR LAN ID for LCS</w:delText>
        </w:r>
      </w:del>
      <w:ins w:id="457" w:author="Palacherla, Susmitha C (NONUS)" w:date="2018-01-17T16:52:00Z">
        <w:r w:rsidR="001141A8">
          <w:t>Update Staging table and reject logs</w:t>
        </w:r>
      </w:ins>
    </w:p>
    <w:p w:rsidR="0084218D" w:rsidDel="001141A8" w:rsidRDefault="0084218D" w:rsidP="001141A8">
      <w:pPr>
        <w:pStyle w:val="ListParagraph"/>
        <w:numPr>
          <w:ilvl w:val="0"/>
          <w:numId w:val="25"/>
        </w:numPr>
        <w:rPr>
          <w:del w:id="458" w:author="Palacherla, Susmitha C (NONUS)" w:date="2018-01-17T16:52:00Z"/>
        </w:rPr>
        <w:pPrChange w:id="459" w:author="Palacherla, Susmitha C (NONUS)" w:date="2018-01-17T16:52:00Z">
          <w:pPr>
            <w:pStyle w:val="ListParagraph"/>
            <w:numPr>
              <w:numId w:val="11"/>
            </w:numPr>
            <w:ind w:left="1440" w:hanging="360"/>
          </w:pPr>
        </w:pPrChange>
      </w:pPr>
      <w:del w:id="460" w:author="Palacherla, Susmitha C (NONUS)" w:date="2018-01-17T16:52:00Z">
        <w:r w:rsidDel="001141A8">
          <w:delText xml:space="preserve">SQL Task – Populate missing Program Values </w:delText>
        </w:r>
      </w:del>
    </w:p>
    <w:p w:rsidR="0084218D" w:rsidDel="001141A8" w:rsidRDefault="0084218D" w:rsidP="001141A8">
      <w:pPr>
        <w:pStyle w:val="ListParagraph"/>
        <w:numPr>
          <w:ilvl w:val="0"/>
          <w:numId w:val="25"/>
        </w:numPr>
        <w:rPr>
          <w:del w:id="461" w:author="Palacherla, Susmitha C (NONUS)" w:date="2018-01-17T16:52:00Z"/>
        </w:rPr>
        <w:pPrChange w:id="462" w:author="Palacherla, Susmitha C (NONUS)" w:date="2018-01-17T16:52:00Z">
          <w:pPr>
            <w:pStyle w:val="ListParagraph"/>
            <w:numPr>
              <w:numId w:val="11"/>
            </w:numPr>
            <w:ind w:left="1440" w:hanging="360"/>
          </w:pPr>
        </w:pPrChange>
      </w:pPr>
      <w:del w:id="463" w:author="Palacherla, Susmitha C (NONUS)" w:date="2018-01-17T16:52:00Z">
        <w:r w:rsidDel="001141A8">
          <w:delText xml:space="preserve"> DFT </w:delText>
        </w:r>
        <w:r w:rsidR="00A0454C" w:rsidDel="001141A8">
          <w:delText xml:space="preserve"> R</w:delText>
        </w:r>
        <w:r w:rsidDel="001141A8">
          <w:delText xml:space="preserve">ejected records </w:delText>
        </w:r>
        <w:r w:rsidR="00A0454C" w:rsidDel="001141A8">
          <w:delText>with missing Employee attributes</w:delText>
        </w:r>
      </w:del>
    </w:p>
    <w:p w:rsidR="0084218D" w:rsidDel="001141A8" w:rsidRDefault="0084218D" w:rsidP="001141A8">
      <w:pPr>
        <w:pStyle w:val="ListParagraph"/>
        <w:numPr>
          <w:ilvl w:val="0"/>
          <w:numId w:val="25"/>
        </w:numPr>
        <w:rPr>
          <w:del w:id="464" w:author="Palacherla, Susmitha C (NONUS)" w:date="2018-01-17T16:52:00Z"/>
        </w:rPr>
        <w:pPrChange w:id="465" w:author="Palacherla, Susmitha C (NONUS)" w:date="2018-01-17T16:52:00Z">
          <w:pPr>
            <w:pStyle w:val="ListParagraph"/>
            <w:numPr>
              <w:numId w:val="11"/>
            </w:numPr>
            <w:ind w:left="1440" w:hanging="360"/>
          </w:pPr>
        </w:pPrChange>
      </w:pPr>
      <w:del w:id="466" w:author="Palacherla, Susmitha C (NONUS)" w:date="2018-01-17T16:52:00Z">
        <w:r w:rsidDel="001141A8">
          <w:delText>SQL task – Delete records with missing employee ID from Staging table</w:delText>
        </w:r>
      </w:del>
    </w:p>
    <w:p w:rsidR="0084218D" w:rsidRDefault="0084218D" w:rsidP="001141A8">
      <w:pPr>
        <w:pStyle w:val="ListParagraph"/>
        <w:numPr>
          <w:ilvl w:val="0"/>
          <w:numId w:val="25"/>
        </w:numPr>
        <w:pPrChange w:id="467" w:author="Palacherla, Susmitha C (NONUS)" w:date="2018-01-17T16:52:00Z">
          <w:pPr>
            <w:pStyle w:val="ListParagraph"/>
            <w:numPr>
              <w:numId w:val="11"/>
            </w:numPr>
            <w:ind w:left="1440" w:hanging="360"/>
          </w:pPr>
        </w:pPrChange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84218D" w:rsidDel="001141A8" w:rsidRDefault="0084218D" w:rsidP="001141A8">
      <w:pPr>
        <w:pStyle w:val="ListParagraph"/>
        <w:numPr>
          <w:ilvl w:val="0"/>
          <w:numId w:val="25"/>
        </w:numPr>
        <w:rPr>
          <w:del w:id="468" w:author="Palacherla, Susmitha C (NONUS)" w:date="2018-01-17T16:53:00Z"/>
        </w:rPr>
        <w:pPrChange w:id="469" w:author="Palacherla, Susmitha C (NONUS)" w:date="2018-01-17T16:52:00Z">
          <w:pPr>
            <w:pStyle w:val="ListParagraph"/>
            <w:numPr>
              <w:numId w:val="11"/>
            </w:numPr>
            <w:ind w:left="1440" w:hanging="360"/>
          </w:pPr>
        </w:pPrChange>
      </w:pPr>
      <w:del w:id="470" w:author="Palacherla, Susmitha C (NONUS)" w:date="2018-01-17T16:53:00Z">
        <w:r w:rsidDel="001141A8">
          <w:delText xml:space="preserve">SQL task – Load </w:delText>
        </w:r>
        <w:r w:rsidR="00D03711" w:rsidDel="001141A8">
          <w:rPr>
            <w:rFonts w:asciiTheme="minorHAnsi" w:hAnsiTheme="minorHAnsi" w:cs="Segoe UI"/>
            <w:color w:val="000000" w:themeColor="text1"/>
          </w:rPr>
          <w:delText>Training</w:delText>
        </w:r>
        <w:r w:rsidDel="001141A8">
          <w:delText xml:space="preserve"> Fact table</w:delText>
        </w:r>
      </w:del>
    </w:p>
    <w:p w:rsidR="0084218D" w:rsidRDefault="0084218D" w:rsidP="001141A8">
      <w:pPr>
        <w:pStyle w:val="ListParagraph"/>
        <w:numPr>
          <w:ilvl w:val="0"/>
          <w:numId w:val="25"/>
        </w:numPr>
        <w:pPrChange w:id="471" w:author="Palacherla, Susmitha C (NONUS)" w:date="2018-01-17T16:52:00Z">
          <w:pPr>
            <w:pStyle w:val="ListParagraph"/>
            <w:numPr>
              <w:numId w:val="11"/>
            </w:numPr>
            <w:ind w:left="1440" w:hanging="360"/>
          </w:pPr>
        </w:pPrChange>
      </w:pPr>
      <w:r>
        <w:t>SQL task – Load File list table</w:t>
      </w:r>
    </w:p>
    <w:p w:rsidR="0084218D" w:rsidRDefault="0084218D" w:rsidP="001141A8">
      <w:pPr>
        <w:pStyle w:val="ListParagraph"/>
        <w:numPr>
          <w:ilvl w:val="0"/>
          <w:numId w:val="25"/>
        </w:numPr>
        <w:pPrChange w:id="472" w:author="Palacherla, Susmitha C (NONUS)" w:date="2018-01-17T16:52:00Z">
          <w:pPr>
            <w:pStyle w:val="ListParagraph"/>
            <w:numPr>
              <w:numId w:val="11"/>
            </w:numPr>
            <w:ind w:left="1440" w:hanging="360"/>
          </w:pPr>
        </w:pPrChange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1141A8">
      <w:pPr>
        <w:pStyle w:val="ListParagraph"/>
        <w:numPr>
          <w:ilvl w:val="0"/>
          <w:numId w:val="26"/>
        </w:numPr>
        <w:pPrChange w:id="473" w:author="Palacherla, Susmitha C (NONUS)" w:date="2018-01-17T16:53:00Z">
          <w:pPr>
            <w:pStyle w:val="ListParagraph"/>
            <w:numPr>
              <w:numId w:val="13"/>
            </w:numPr>
            <w:ind w:left="1440" w:hanging="360"/>
          </w:pPr>
        </w:pPrChange>
      </w:pPr>
      <w:r>
        <w:t xml:space="preserve">SQL task – Truncate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176AF8" wp14:editId="5F6F6915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 w:rsidR="00D03711">
        <w:rPr>
          <w:rFonts w:asciiTheme="minorHAnsi" w:hAnsiTheme="minorHAnsi" w:cs="Segoe UI"/>
          <w:color w:val="000000" w:themeColor="text1"/>
        </w:rPr>
        <w:t>Traini</w:t>
      </w:r>
      <w:r w:rsidR="004F3646">
        <w:rPr>
          <w:rFonts w:asciiTheme="minorHAnsi" w:hAnsiTheme="minorHAnsi" w:cs="Segoe UI"/>
          <w:color w:val="000000" w:themeColor="text1"/>
        </w:rPr>
        <w:t>ng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74" w:author="Palacherla, Susmitha C (NONUS)" w:date="2018-01-17T16:53:00Z"/>
          <w:rFonts w:ascii="Arial" w:hAnsi="Arial" w:cs="Arial"/>
          <w:sz w:val="24"/>
          <w:szCs w:val="24"/>
        </w:rPr>
      </w:pPr>
    </w:p>
    <w:p w:rsidR="001141A8" w:rsidRPr="00C703E2" w:rsidRDefault="001141A8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1141A8">
      <w:pPr>
        <w:pStyle w:val="ListParagraph"/>
        <w:numPr>
          <w:ilvl w:val="0"/>
          <w:numId w:val="26"/>
        </w:numPr>
        <w:pPrChange w:id="475" w:author="Palacherla, Susmitha C (NONUS)" w:date="2018-01-17T16:53:00Z">
          <w:pPr>
            <w:pStyle w:val="ListParagraph"/>
            <w:numPr>
              <w:numId w:val="13"/>
            </w:numPr>
            <w:ind w:left="1440" w:hanging="360"/>
          </w:pPr>
        </w:pPrChange>
      </w:pPr>
      <w:r w:rsidRPr="005F0717">
        <w:lastRenderedPageBreak/>
        <w:t xml:space="preserve">DFT: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E057C6" wp14:editId="7994244A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4D005C" wp14:editId="16F58F56">
            <wp:extent cx="4124325" cy="4410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1060D9" wp14:editId="146046C4">
            <wp:extent cx="3630168" cy="36576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01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Del="001141A8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76" w:author="Palacherla, Susmitha C (NONUS)" w:date="2018-01-17T16:53:00Z"/>
          <w:rFonts w:ascii="Arial" w:hAnsi="Arial" w:cs="Arial"/>
          <w:sz w:val="24"/>
          <w:szCs w:val="24"/>
        </w:rPr>
      </w:pP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879030" wp14:editId="07B36A1E">
            <wp:extent cx="5541264" cy="36576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126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0C23FE" wp14:editId="7B21B106">
            <wp:extent cx="5943600" cy="3134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107B3A" wp14:editId="61F948E9">
            <wp:extent cx="4672584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77" w:author="Palacherla, Susmitha C (NONUS)" w:date="2018-01-17T16:53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78" w:author="Palacherla, Susmitha C (NONUS)" w:date="2018-01-17T16:53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79" w:author="Palacherla, Susmitha C (NONUS)" w:date="2018-01-17T16:53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80" w:author="Palacherla, Susmitha C (NONUS)" w:date="2018-01-17T16:53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81" w:author="Palacherla, Susmitha C (NONUS)" w:date="2018-01-17T16:53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82" w:author="Palacherla, Susmitha C (NONUS)" w:date="2018-01-17T16:53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83" w:author="Palacherla, Susmitha C (NONUS)" w:date="2018-01-17T16:53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84" w:author="Palacherla, Susmitha C (NONUS)" w:date="2018-01-17T16:53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85" w:author="Palacherla, Susmitha C (NONUS)" w:date="2018-01-17T16:53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86" w:author="Palacherla, Susmitha C (NONUS)" w:date="2018-01-17T16:53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87" w:author="Palacherla, Susmitha C (NONUS)" w:date="2018-01-17T16:53:00Z"/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Data Conversion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C95936" wp14:editId="587040C3">
            <wp:extent cx="3794760" cy="36576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88" w:author="Palacherla, Susmitha C (NONUS)" w:date="2018-01-17T16:53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89" w:author="Palacherla, Susmitha C (NONUS)" w:date="2018-01-17T16:53:00Z"/>
          <w:rFonts w:ascii="Arial" w:hAnsi="Arial" w:cs="Arial"/>
          <w:sz w:val="24"/>
          <w:szCs w:val="24"/>
        </w:rPr>
      </w:pPr>
    </w:p>
    <w:p w:rsidR="004D3B66" w:rsidRDefault="00AE4184" w:rsidP="00AE418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AE4184" w:rsidRPr="00AE4184" w:rsidRDefault="00AE4184" w:rsidP="00AE4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65715201" wp14:editId="4763D00C">
            <wp:extent cx="5321808" cy="27432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18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90" w:author="Palacherla, Susmitha C (NONUS)" w:date="2018-01-17T16:54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91" w:author="Palacherla, Susmitha C (NONUS)" w:date="2018-01-17T16:54:00Z"/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313479" wp14:editId="09B6F72D">
            <wp:extent cx="4370832" cy="3657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083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92" w:author="Palacherla, Susmitha C (NONUS)" w:date="2018-01-17T16:54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93" w:author="Palacherla, Susmitha C (NONUS)" w:date="2018-01-17T16:54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94" w:author="Palacherla, Susmitha C (NONUS)" w:date="2018-01-17T16:54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95" w:author="Palacherla, Susmitha C (NONUS)" w:date="2018-01-17T16:54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96" w:author="Palacherla, Susmitha C (NONUS)" w:date="2018-01-17T16:54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97" w:author="Palacherla, Susmitha C (NONUS)" w:date="2018-01-17T16:54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498" w:author="Palacherla, Susmitha C (NONUS)" w:date="2018-01-17T16:54:00Z"/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7720D1" wp14:editId="390B4AF2">
            <wp:extent cx="3895344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BCB9D8" wp14:editId="3632935F">
            <wp:extent cx="3282696" cy="36576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4C7FBF" wp14:editId="0ACDB33B">
            <wp:extent cx="5943600" cy="21583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499" w:author="Palacherla, Susmitha C (NONUS)" w:date="2018-01-17T16:55:00Z"/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500" w:author="Palacherla, Susmitha C (NONUS)" w:date="2018-01-17T16:55:00Z"/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501" w:author="Palacherla, Susmitha C (NONUS)" w:date="2018-01-17T16:55:00Z"/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502" w:author="Palacherla, Susmitha C (NONUS)" w:date="2018-01-17T16:55:00Z"/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503" w:author="Palacherla, Susmitha C (NONUS)" w:date="2018-01-17T16:55:00Z"/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504" w:author="Palacherla, Susmitha C (NONUS)" w:date="2018-01-17T16:55:00Z"/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505" w:author="Palacherla, Susmitha C (NONUS)" w:date="2018-01-17T16:55:00Z"/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41A8" w:rsidRPr="005F0717" w:rsidRDefault="001141A8" w:rsidP="001141A8">
      <w:pPr>
        <w:pStyle w:val="ListParagraph"/>
        <w:numPr>
          <w:ilvl w:val="0"/>
          <w:numId w:val="26"/>
        </w:numPr>
        <w:rPr>
          <w:ins w:id="506" w:author="Palacherla, Susmitha C (NONUS)" w:date="2018-01-17T16:55:00Z"/>
        </w:rPr>
      </w:pPr>
      <w:ins w:id="507" w:author="Palacherla, Susmitha C (NONUS)" w:date="2018-01-17T16:55:00Z">
        <w:r w:rsidRPr="005F0717">
          <w:t xml:space="preserve">SQL Task: </w:t>
        </w:r>
        <w:r w:rsidR="00FE68F9">
          <w:t>Update Staging Table and Reject Logs</w:t>
        </w:r>
      </w:ins>
    </w:p>
    <w:p w:rsidR="004D3B66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PrChange w:id="508" w:author="Palacherla, Susmitha C (NONUS)" w:date="2018-01-17T16:56:00Z">
            <w:rPr>
              <w:rFonts w:ascii="Arial" w:hAnsi="Arial" w:cs="Arial"/>
              <w:sz w:val="24"/>
              <w:szCs w:val="24"/>
            </w:rPr>
          </w:rPrChange>
        </w:rPr>
        <w:pPrChange w:id="509" w:author="Palacherla, Susmitha C (NONUS)" w:date="2018-01-17T16:5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ins w:id="510" w:author="Palacherla, Susmitha C (NONUS)" w:date="2018-01-17T16:56:00Z">
        <w:r>
          <w:rPr>
            <w:rPrChange w:id="511" w:author="Palacherla, Susmitha C (NONUS)" w:date="2018-01-17T16:56:00Z">
              <w:rPr/>
            </w:rPrChange>
          </w:rPr>
          <w:t xml:space="preserve">              </w:t>
        </w:r>
        <w:r w:rsidRPr="00FE68F9">
          <w:rPr>
            <w:rPrChange w:id="512" w:author="Palacherla, Susmitha C (NONUS)" w:date="2018-01-17T16:5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Exec [EC]</w:t>
        </w:r>
        <w:proofErr w:type="gramStart"/>
        <w:r w:rsidRPr="00FE68F9">
          <w:rPr>
            <w:rPrChange w:id="513" w:author="Palacherla, Susmitha C (NONUS)" w:date="2018-01-17T16:56:00Z">
              <w:rPr>
                <w:rFonts w:ascii="Arial" w:hAnsi="Arial" w:cs="Arial"/>
                <w:sz w:val="24"/>
                <w:szCs w:val="24"/>
              </w:rPr>
            </w:rPrChange>
          </w:rPr>
          <w:t>.[</w:t>
        </w:r>
        <w:proofErr w:type="spellStart"/>
        <w:proofErr w:type="gramEnd"/>
        <w:r w:rsidRPr="00FE68F9">
          <w:rPr>
            <w:rPrChange w:id="514" w:author="Palacherla, Susmitha C (NONUS)" w:date="2018-01-17T16:56:00Z">
              <w:rPr>
                <w:rFonts w:ascii="Arial" w:hAnsi="Arial" w:cs="Arial"/>
                <w:sz w:val="24"/>
                <w:szCs w:val="24"/>
              </w:rPr>
            </w:rPrChange>
          </w:rPr>
          <w:t>sp_Update_Training_Coaching_Stage</w:t>
        </w:r>
        <w:proofErr w:type="spellEnd"/>
        <w:r w:rsidRPr="00FE68F9">
          <w:rPr>
            <w:rPrChange w:id="515" w:author="Palacherla, Susmitha C (NONUS)" w:date="2018-01-17T16:56:00Z">
              <w:rPr>
                <w:rFonts w:ascii="Arial" w:hAnsi="Arial" w:cs="Arial"/>
                <w:sz w:val="24"/>
                <w:szCs w:val="24"/>
              </w:rPr>
            </w:rPrChange>
          </w:rPr>
          <w:t xml:space="preserve">] ? </w:t>
        </w:r>
        <w:proofErr w:type="gramStart"/>
        <w:r w:rsidRPr="00FE68F9">
          <w:rPr>
            <w:rPrChange w:id="516" w:author="Palacherla, Susmitha C (NONUS)" w:date="2018-01-17T16:56:00Z">
              <w:rPr>
                <w:rFonts w:ascii="Arial" w:hAnsi="Arial" w:cs="Arial"/>
                <w:sz w:val="24"/>
                <w:szCs w:val="24"/>
              </w:rPr>
            </w:rPrChange>
          </w:rPr>
          <w:t>output</w:t>
        </w:r>
      </w:ins>
      <w:proofErr w:type="gramEnd"/>
    </w:p>
    <w:p w:rsidR="004D3B66" w:rsidRPr="005F0717" w:rsidDel="001141A8" w:rsidRDefault="004D3B66" w:rsidP="001141A8">
      <w:pPr>
        <w:pStyle w:val="ListParagraph"/>
        <w:numPr>
          <w:ilvl w:val="0"/>
          <w:numId w:val="26"/>
        </w:numPr>
        <w:rPr>
          <w:del w:id="517" w:author="Palacherla, Susmitha C (NONUS)" w:date="2018-01-17T16:55:00Z"/>
        </w:rPr>
        <w:pPrChange w:id="518" w:author="Palacherla, Susmitha C (NONUS)" w:date="2018-01-17T16:53:00Z">
          <w:pPr>
            <w:pStyle w:val="ListParagraph"/>
            <w:numPr>
              <w:numId w:val="13"/>
            </w:numPr>
            <w:ind w:left="1440" w:hanging="360"/>
          </w:pPr>
        </w:pPrChange>
      </w:pPr>
      <w:del w:id="519" w:author="Palacherla, Susmitha C (NONUS)" w:date="2018-01-17T16:55:00Z">
        <w:r w:rsidRPr="005F0717" w:rsidDel="001141A8">
          <w:delText xml:space="preserve">SQL Task: Populate </w:delText>
        </w:r>
        <w:r w:rsidR="00FF1A5D" w:rsidDel="001141A8">
          <w:delText xml:space="preserve">CSR LAND ID </w:delText>
        </w:r>
      </w:del>
    </w:p>
    <w:p w:rsidR="004D3B66" w:rsidDel="001141A8" w:rsidRDefault="00C70210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20" w:author="Palacherla, Susmitha C (NONUS)" w:date="2018-01-17T16:55:00Z"/>
          <w:rFonts w:ascii="Arial" w:hAnsi="Arial" w:cs="Arial"/>
          <w:sz w:val="24"/>
          <w:szCs w:val="24"/>
        </w:rPr>
      </w:pPr>
      <w:del w:id="521" w:author="Palacherla, Susmitha C (NONUS)" w:date="2018-01-17T16:55:00Z">
        <w:r w:rsidDel="001141A8">
          <w:rPr>
            <w:noProof/>
          </w:rPr>
          <w:drawing>
            <wp:inline distT="0" distB="0" distL="0" distR="0" wp14:anchorId="459C39DE" wp14:editId="590F28B3">
              <wp:extent cx="5943600" cy="4311015"/>
              <wp:effectExtent l="0" t="0" r="0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110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22" w:author="Palacherla, Susmitha C (NONUS)" w:date="2018-01-17T16:55:00Z"/>
          <w:rFonts w:ascii="Arial" w:hAnsi="Arial" w:cs="Arial"/>
          <w:sz w:val="24"/>
          <w:szCs w:val="24"/>
        </w:rPr>
      </w:pPr>
    </w:p>
    <w:p w:rsidR="00C70210" w:rsidDel="001141A8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23" w:author="Palacherla, Susmitha C (NONUS)" w:date="2018-01-17T16:55:00Z"/>
        </w:rPr>
      </w:pPr>
      <w:del w:id="524" w:author="Palacherla, Susmitha C (NONUS)" w:date="2018-01-17T16:55:00Z">
        <w:r w:rsidDel="001141A8">
          <w:delText>UPDATE [EC].[Training_Coaching_Stage]</w:delText>
        </w:r>
      </w:del>
    </w:p>
    <w:p w:rsidR="00FF1A5D" w:rsidDel="001141A8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25" w:author="Palacherla, Susmitha C (NONUS)" w:date="2018-01-17T16:55:00Z"/>
        </w:rPr>
      </w:pPr>
      <w:del w:id="526" w:author="Palacherla, Susmitha C (NONUS)" w:date="2018-01-17T16:55:00Z">
        <w:r w:rsidDel="001141A8">
          <w:delText>SET [CSR_LANID]= [EC].[fn_strEmpLanIDFromEmpID]([CSR_EMPID])</w:delText>
        </w:r>
      </w:del>
    </w:p>
    <w:p w:rsidR="00FF1A5D" w:rsidDel="001141A8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27" w:author="Palacherla, Susmitha C (NONUS)" w:date="2018-01-17T16:55:00Z"/>
        </w:rPr>
      </w:pPr>
    </w:p>
    <w:p w:rsidR="00FF1A5D" w:rsidDel="001141A8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28" w:author="Palacherla, Susmitha C (NONUS)" w:date="2018-01-17T16:55:00Z"/>
        </w:rPr>
      </w:pPr>
    </w:p>
    <w:p w:rsidR="00FF1A5D" w:rsidDel="001141A8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29" w:author="Palacherla, Susmitha C (NONUS)" w:date="2018-01-17T16:55:00Z"/>
        </w:rPr>
      </w:pPr>
    </w:p>
    <w:p w:rsidR="00FF1A5D" w:rsidDel="001141A8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30" w:author="Palacherla, Susmitha C (NONUS)" w:date="2018-01-17T16:55:00Z"/>
        </w:rPr>
      </w:pPr>
    </w:p>
    <w:p w:rsidR="00FF1A5D" w:rsidDel="001141A8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31" w:author="Palacherla, Susmitha C (NONUS)" w:date="2018-01-17T16:55:00Z"/>
        </w:rPr>
      </w:pPr>
    </w:p>
    <w:p w:rsidR="00FF1A5D" w:rsidDel="001141A8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32" w:author="Palacherla, Susmitha C (NONUS)" w:date="2018-01-17T16:55:00Z"/>
        </w:rPr>
      </w:pPr>
    </w:p>
    <w:p w:rsidR="00FF1A5D" w:rsidDel="001141A8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33" w:author="Palacherla, Susmitha C (NONUS)" w:date="2018-01-17T16:55:00Z"/>
        </w:rPr>
      </w:pPr>
    </w:p>
    <w:p w:rsidR="001822D4" w:rsidRPr="005F0717" w:rsidDel="001141A8" w:rsidRDefault="001822D4" w:rsidP="001141A8">
      <w:pPr>
        <w:pStyle w:val="ListParagraph"/>
        <w:numPr>
          <w:ilvl w:val="0"/>
          <w:numId w:val="26"/>
        </w:numPr>
        <w:rPr>
          <w:del w:id="534" w:author="Palacherla, Susmitha C (NONUS)" w:date="2018-01-17T16:55:00Z"/>
        </w:rPr>
        <w:pPrChange w:id="535" w:author="Palacherla, Susmitha C (NONUS)" w:date="2018-01-17T16:53:00Z">
          <w:pPr>
            <w:pStyle w:val="ListParagraph"/>
            <w:numPr>
              <w:numId w:val="13"/>
            </w:numPr>
            <w:ind w:left="1440" w:hanging="360"/>
          </w:pPr>
        </w:pPrChange>
      </w:pPr>
      <w:del w:id="536" w:author="Palacherla, Susmitha C (NONUS)" w:date="2018-01-17T16:55:00Z">
        <w:r w:rsidRPr="005F0717" w:rsidDel="001141A8">
          <w:delText>SQL Task: Populate</w:delText>
        </w:r>
        <w:r w:rsidDel="001141A8">
          <w:delText xml:space="preserve"> missing program values</w:delText>
        </w:r>
      </w:del>
    </w:p>
    <w:p w:rsidR="001822D4" w:rsidDel="001141A8" w:rsidRDefault="001822D4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37" w:author="Palacherla, Susmitha C (NONUS)" w:date="2018-01-17T16:55:00Z"/>
        </w:rPr>
      </w:pPr>
    </w:p>
    <w:p w:rsidR="001822D4" w:rsidRPr="00D329A1" w:rsidDel="001141A8" w:rsidRDefault="00C70210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38" w:author="Palacherla, Susmitha C (NONUS)" w:date="2018-01-17T16:55:00Z"/>
        </w:rPr>
      </w:pPr>
      <w:del w:id="539" w:author="Palacherla, Susmitha C (NONUS)" w:date="2018-01-17T16:55:00Z">
        <w:r w:rsidDel="001141A8">
          <w:rPr>
            <w:noProof/>
          </w:rPr>
          <w:drawing>
            <wp:inline distT="0" distB="0" distL="0" distR="0" wp14:anchorId="03CE2E1B" wp14:editId="155E6557">
              <wp:extent cx="5943600" cy="3997325"/>
              <wp:effectExtent l="0" t="0" r="0" b="3175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997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540" w:author="Palacherla, Susmitha C (NONUS)" w:date="2018-01-17T16:55:00Z"/>
          <w:rFonts w:ascii="Arial" w:hAnsi="Arial" w:cs="Arial"/>
          <w:sz w:val="24"/>
          <w:szCs w:val="24"/>
        </w:rPr>
      </w:pPr>
    </w:p>
    <w:p w:rsidR="00C70210" w:rsidRPr="00C70210" w:rsidDel="001141A8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rPr>
          <w:del w:id="541" w:author="Palacherla, Susmitha C (NONUS)" w:date="2018-01-17T16:55:00Z"/>
          <w:rFonts w:ascii="Arial" w:hAnsi="Arial" w:cs="Arial"/>
          <w:sz w:val="24"/>
          <w:szCs w:val="24"/>
        </w:rPr>
      </w:pPr>
      <w:del w:id="542" w:author="Palacherla, Susmitha C (NONUS)" w:date="2018-01-17T16:55:00Z">
        <w:r w:rsidRPr="00C70210" w:rsidDel="001141A8">
          <w:rPr>
            <w:rFonts w:ascii="Arial" w:hAnsi="Arial" w:cs="Arial"/>
            <w:sz w:val="24"/>
            <w:szCs w:val="24"/>
          </w:rPr>
          <w:delText>UPDATE [EC].[Training_Coaching_Stage]</w:delText>
        </w:r>
      </w:del>
    </w:p>
    <w:p w:rsidR="00C70210" w:rsidRPr="00C70210" w:rsidDel="001141A8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rPr>
          <w:del w:id="543" w:author="Palacherla, Susmitha C (NONUS)" w:date="2018-01-17T16:55:00Z"/>
          <w:rFonts w:ascii="Arial" w:hAnsi="Arial" w:cs="Arial"/>
          <w:sz w:val="24"/>
          <w:szCs w:val="24"/>
        </w:rPr>
      </w:pPr>
      <w:del w:id="544" w:author="Palacherla, Susmitha C (NONUS)" w:date="2018-01-17T16:55:00Z">
        <w:r w:rsidRPr="00C70210" w:rsidDel="001141A8">
          <w:rPr>
            <w:rFonts w:ascii="Arial" w:hAnsi="Arial" w:cs="Arial"/>
            <w:sz w:val="24"/>
            <w:szCs w:val="24"/>
          </w:rPr>
          <w:delText>SET [Program]= H.[Emp_Program]</w:delText>
        </w:r>
      </w:del>
    </w:p>
    <w:p w:rsidR="00C70210" w:rsidRPr="00C70210" w:rsidDel="001141A8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rPr>
          <w:del w:id="545" w:author="Palacherla, Susmitha C (NONUS)" w:date="2018-01-17T16:55:00Z"/>
          <w:rFonts w:ascii="Arial" w:hAnsi="Arial" w:cs="Arial"/>
          <w:sz w:val="24"/>
          <w:szCs w:val="24"/>
        </w:rPr>
      </w:pPr>
      <w:del w:id="546" w:author="Palacherla, Susmitha C (NONUS)" w:date="2018-01-17T16:55:00Z">
        <w:r w:rsidRPr="00C70210" w:rsidDel="001141A8">
          <w:rPr>
            <w:rFonts w:ascii="Arial" w:hAnsi="Arial" w:cs="Arial"/>
            <w:sz w:val="24"/>
            <w:szCs w:val="24"/>
          </w:rPr>
          <w:delText>FROM [EC].[Training_Coaching_Stage]S JOIN [EC].[Employee_Hierarchy]H</w:delText>
        </w:r>
      </w:del>
    </w:p>
    <w:p w:rsidR="00C70210" w:rsidRPr="00C70210" w:rsidDel="001141A8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rPr>
          <w:del w:id="547" w:author="Palacherla, Susmitha C (NONUS)" w:date="2018-01-17T16:55:00Z"/>
          <w:rFonts w:ascii="Arial" w:hAnsi="Arial" w:cs="Arial"/>
          <w:sz w:val="24"/>
          <w:szCs w:val="24"/>
        </w:rPr>
      </w:pPr>
      <w:del w:id="548" w:author="Palacherla, Susmitha C (NONUS)" w:date="2018-01-17T16:55:00Z">
        <w:r w:rsidRPr="00C70210" w:rsidDel="001141A8">
          <w:rPr>
            <w:rFonts w:ascii="Arial" w:hAnsi="Arial" w:cs="Arial"/>
            <w:sz w:val="24"/>
            <w:szCs w:val="24"/>
          </w:rPr>
          <w:delText>ON S.[CSR_EMPID]=H.[Emp_ID]</w:delText>
        </w:r>
      </w:del>
    </w:p>
    <w:p w:rsidR="0069149F" w:rsidDel="001141A8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rPr>
          <w:del w:id="549" w:author="Palacherla, Susmitha C (NONUS)" w:date="2018-01-17T16:55:00Z"/>
          <w:rFonts w:ascii="Arial" w:hAnsi="Arial" w:cs="Arial"/>
          <w:sz w:val="24"/>
          <w:szCs w:val="24"/>
        </w:rPr>
      </w:pPr>
      <w:del w:id="550" w:author="Palacherla, Susmitha C (NONUS)" w:date="2018-01-17T16:55:00Z">
        <w:r w:rsidRPr="00C70210" w:rsidDel="001141A8">
          <w:rPr>
            <w:rFonts w:ascii="Arial" w:hAnsi="Arial" w:cs="Arial"/>
            <w:sz w:val="24"/>
            <w:szCs w:val="24"/>
          </w:rPr>
          <w:delText>WHERE (S.Program IS NULL OR S.Program ='')</w:delText>
        </w:r>
      </w:del>
    </w:p>
    <w:p w:rsid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51" w:author="Palacherla, Susmitha C (NONUS)" w:date="2018-01-17T16:55:00Z"/>
          <w:rFonts w:ascii="Arial" w:hAnsi="Arial" w:cs="Arial"/>
          <w:sz w:val="24"/>
          <w:szCs w:val="24"/>
        </w:rPr>
      </w:pPr>
    </w:p>
    <w:p w:rsid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52" w:author="Palacherla, Susmitha C (NONUS)" w:date="2018-01-17T16:55:00Z"/>
          <w:rFonts w:ascii="Arial" w:hAnsi="Arial" w:cs="Arial"/>
          <w:sz w:val="24"/>
          <w:szCs w:val="24"/>
        </w:rPr>
      </w:pPr>
    </w:p>
    <w:p w:rsid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53" w:author="Palacherla, Susmitha C (NONUS)" w:date="2018-01-17T16:55:00Z"/>
          <w:rFonts w:ascii="Arial" w:hAnsi="Arial" w:cs="Arial"/>
          <w:sz w:val="24"/>
          <w:szCs w:val="24"/>
        </w:rPr>
      </w:pPr>
    </w:p>
    <w:p w:rsid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54" w:author="Palacherla, Susmitha C (NONUS)" w:date="2018-01-17T16:55:00Z"/>
          <w:rFonts w:ascii="Arial" w:hAnsi="Arial" w:cs="Arial"/>
          <w:sz w:val="24"/>
          <w:szCs w:val="24"/>
        </w:rPr>
      </w:pPr>
    </w:p>
    <w:p w:rsid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55" w:author="Palacherla, Susmitha C (NONUS)" w:date="2018-01-17T16:55:00Z"/>
          <w:rFonts w:ascii="Arial" w:hAnsi="Arial" w:cs="Arial"/>
          <w:sz w:val="24"/>
          <w:szCs w:val="24"/>
        </w:rPr>
      </w:pPr>
    </w:p>
    <w:p w:rsid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56" w:author="Palacherla, Susmitha C (NONUS)" w:date="2018-01-17T16:55:00Z"/>
          <w:rFonts w:ascii="Arial" w:hAnsi="Arial" w:cs="Arial"/>
          <w:sz w:val="24"/>
          <w:szCs w:val="24"/>
        </w:rPr>
      </w:pPr>
    </w:p>
    <w:p w:rsid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57" w:author="Palacherla, Susmitha C (NONUS)" w:date="2018-01-17T16:55:00Z"/>
          <w:rFonts w:ascii="Arial" w:hAnsi="Arial" w:cs="Arial"/>
          <w:sz w:val="24"/>
          <w:szCs w:val="24"/>
        </w:rPr>
      </w:pPr>
    </w:p>
    <w:p w:rsid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58" w:author="Palacherla, Susmitha C (NONUS)" w:date="2018-01-17T16:55:00Z"/>
          <w:rFonts w:ascii="Arial" w:hAnsi="Arial" w:cs="Arial"/>
          <w:sz w:val="24"/>
          <w:szCs w:val="24"/>
        </w:rPr>
      </w:pPr>
    </w:p>
    <w:p w:rsid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59" w:author="Palacherla, Susmitha C (NONUS)" w:date="2018-01-17T16:55:00Z"/>
          <w:rFonts w:ascii="Arial" w:hAnsi="Arial" w:cs="Arial"/>
          <w:sz w:val="24"/>
          <w:szCs w:val="24"/>
        </w:rPr>
      </w:pPr>
    </w:p>
    <w:p w:rsid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60" w:author="Palacherla, Susmitha C (NONUS)" w:date="2018-01-17T16:55:00Z"/>
          <w:rFonts w:ascii="Arial" w:hAnsi="Arial" w:cs="Arial"/>
          <w:sz w:val="24"/>
          <w:szCs w:val="24"/>
        </w:rPr>
      </w:pPr>
    </w:p>
    <w:p w:rsid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61" w:author="Palacherla, Susmitha C (NONUS)" w:date="2018-01-17T16:55:00Z"/>
          <w:rFonts w:ascii="Arial" w:hAnsi="Arial" w:cs="Arial"/>
          <w:sz w:val="24"/>
          <w:szCs w:val="24"/>
        </w:rPr>
      </w:pPr>
    </w:p>
    <w:p w:rsid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62" w:author="Palacherla, Susmitha C (NONUS)" w:date="2018-01-17T16:55:00Z"/>
          <w:rFonts w:ascii="Arial" w:hAnsi="Arial" w:cs="Arial"/>
          <w:sz w:val="24"/>
          <w:szCs w:val="24"/>
        </w:rPr>
      </w:pPr>
    </w:p>
    <w:p w:rsid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63" w:author="Palacherla, Susmitha C (NONUS)" w:date="2018-01-17T16:55:00Z"/>
          <w:rFonts w:ascii="Arial" w:hAnsi="Arial" w:cs="Arial"/>
          <w:sz w:val="24"/>
          <w:szCs w:val="24"/>
        </w:rPr>
      </w:pPr>
    </w:p>
    <w:p w:rsidR="004D3B66" w:rsidDel="001141A8" w:rsidRDefault="004D3B66" w:rsidP="001141A8">
      <w:pPr>
        <w:pStyle w:val="ListParagraph"/>
        <w:numPr>
          <w:ilvl w:val="0"/>
          <w:numId w:val="26"/>
        </w:numPr>
        <w:rPr>
          <w:del w:id="564" w:author="Palacherla, Susmitha C (NONUS)" w:date="2018-01-17T16:55:00Z"/>
        </w:rPr>
        <w:pPrChange w:id="565" w:author="Palacherla, Susmitha C (NONUS)" w:date="2018-01-17T16:53:00Z">
          <w:pPr>
            <w:pStyle w:val="ListParagraph"/>
            <w:numPr>
              <w:numId w:val="13"/>
            </w:numPr>
            <w:ind w:left="1440" w:hanging="360"/>
          </w:pPr>
        </w:pPrChange>
      </w:pPr>
      <w:del w:id="566" w:author="Palacherla, Susmitha C (NONUS)" w:date="2018-01-17T16:55:00Z">
        <w:r w:rsidRPr="005F0717" w:rsidDel="001141A8">
          <w:delText>DFT: Reject Records with Missing Employee ID</w:delText>
        </w:r>
      </w:del>
    </w:p>
    <w:p w:rsidR="00F75AE8" w:rsidRPr="005F0717" w:rsidDel="001141A8" w:rsidRDefault="00F75AE8" w:rsidP="00F75AE8">
      <w:pPr>
        <w:rPr>
          <w:del w:id="567" w:author="Palacherla, Susmitha C (NONUS)" w:date="2018-01-17T16:55:00Z"/>
        </w:rPr>
      </w:pPr>
      <w:del w:id="568" w:author="Palacherla, Susmitha C (NONUS)" w:date="2018-01-17T16:55:00Z">
        <w:r w:rsidDel="001141A8">
          <w:rPr>
            <w:noProof/>
          </w:rPr>
          <w:drawing>
            <wp:inline distT="0" distB="0" distL="0" distR="0" wp14:anchorId="27EEFB94" wp14:editId="16362A3F">
              <wp:extent cx="1714500" cy="790575"/>
              <wp:effectExtent l="0" t="0" r="0" b="9525"/>
              <wp:docPr id="56" name="Picture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14500" cy="790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1141A8" w:rsidRDefault="00B925BE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569" w:author="Palacherla, Susmitha C (NONUS)" w:date="2018-01-17T16:55:00Z"/>
          <w:rFonts w:ascii="Arial" w:hAnsi="Arial" w:cs="Arial"/>
          <w:sz w:val="24"/>
          <w:szCs w:val="24"/>
        </w:rPr>
      </w:pPr>
      <w:del w:id="570" w:author="Palacherla, Susmitha C (NONUS)" w:date="2018-01-17T16:55:00Z">
        <w:r w:rsidDel="001141A8">
          <w:rPr>
            <w:noProof/>
          </w:rPr>
          <w:drawing>
            <wp:inline distT="0" distB="0" distL="0" distR="0" wp14:anchorId="5D9315FD" wp14:editId="425A6AF6">
              <wp:extent cx="4886325" cy="5638800"/>
              <wp:effectExtent l="0" t="0" r="9525" b="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86325" cy="563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571" w:author="Palacherla, Susmitha C (NONUS)" w:date="2018-01-17T16:55:00Z"/>
          <w:rFonts w:ascii="Arial" w:hAnsi="Arial" w:cs="Arial"/>
          <w:sz w:val="24"/>
          <w:szCs w:val="24"/>
        </w:rPr>
      </w:pPr>
    </w:p>
    <w:p w:rsidR="004D3B66" w:rsidRPr="00D329A1" w:rsidDel="001141A8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del w:id="572" w:author="Palacherla, Susmitha C (NONUS)" w:date="2018-01-17T16:55:00Z"/>
        </w:rPr>
      </w:pPr>
      <w:del w:id="573" w:author="Palacherla, Susmitha C (NONUS)" w:date="2018-01-17T16:55:00Z">
        <w:r w:rsidRPr="00D329A1" w:rsidDel="001141A8">
          <w:delText>Oledb source</w:delText>
        </w:r>
      </w:del>
    </w:p>
    <w:p w:rsidR="004D3B66" w:rsidDel="001141A8" w:rsidRDefault="00B925BE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574" w:author="Palacherla, Susmitha C (NONUS)" w:date="2018-01-17T16:55:00Z"/>
          <w:rFonts w:ascii="Arial" w:hAnsi="Arial" w:cs="Arial"/>
          <w:sz w:val="24"/>
          <w:szCs w:val="24"/>
        </w:rPr>
      </w:pPr>
      <w:del w:id="575" w:author="Palacherla, Susmitha C (NONUS)" w:date="2018-01-17T16:55:00Z">
        <w:r w:rsidDel="001141A8">
          <w:rPr>
            <w:noProof/>
          </w:rPr>
          <w:drawing>
            <wp:inline distT="0" distB="0" distL="0" distR="0" wp14:anchorId="3D03BDF4" wp14:editId="7FC77B48">
              <wp:extent cx="5943600" cy="2946400"/>
              <wp:effectExtent l="0" t="0" r="0" b="635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46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576" w:author="Palacherla, Susmitha C (NONUS)" w:date="2018-01-17T16:55:00Z"/>
          <w:rFonts w:ascii="Arial" w:hAnsi="Arial" w:cs="Arial"/>
          <w:sz w:val="24"/>
          <w:szCs w:val="24"/>
        </w:rPr>
      </w:pPr>
    </w:p>
    <w:p w:rsidR="004D3B66" w:rsidDel="001141A8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577" w:author="Palacherla, Susmitha C (NONUS)" w:date="2018-01-17T16:55:00Z"/>
          <w:rFonts w:ascii="Arial" w:hAnsi="Arial" w:cs="Arial"/>
          <w:sz w:val="24"/>
          <w:szCs w:val="24"/>
        </w:rPr>
      </w:pPr>
      <w:del w:id="578" w:author="Palacherla, Susmitha C (NONUS)" w:date="2018-01-17T16:55:00Z">
        <w:r w:rsidDel="001141A8">
          <w:rPr>
            <w:noProof/>
          </w:rPr>
          <w:drawing>
            <wp:inline distT="0" distB="0" distL="0" distR="0" wp14:anchorId="0C1A16D0" wp14:editId="5FE9DDF0">
              <wp:extent cx="5943600" cy="6637020"/>
              <wp:effectExtent l="0" t="0" r="0" b="0"/>
              <wp:docPr id="111" name="Picture 1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6370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579" w:author="Palacherla, Susmitha C (NONUS)" w:date="2018-01-17T16:55:00Z"/>
          <w:rFonts w:ascii="Arial" w:hAnsi="Arial" w:cs="Arial"/>
          <w:sz w:val="24"/>
          <w:szCs w:val="24"/>
        </w:rPr>
      </w:pPr>
    </w:p>
    <w:p w:rsidR="004D3B66" w:rsidRPr="00D329A1" w:rsidDel="001141A8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del w:id="580" w:author="Palacherla, Susmitha C (NONUS)" w:date="2018-01-17T16:55:00Z"/>
        </w:rPr>
      </w:pPr>
      <w:del w:id="581" w:author="Palacherla, Susmitha C (NONUS)" w:date="2018-01-17T16:55:00Z">
        <w:r w:rsidRPr="00D329A1" w:rsidDel="001141A8">
          <w:delText>Lookup Transformation</w:delText>
        </w:r>
      </w:del>
    </w:p>
    <w:p w:rsidR="004D3B66" w:rsidDel="001141A8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582" w:author="Palacherla, Susmitha C (NONUS)" w:date="2018-01-17T16:55:00Z"/>
          <w:rFonts w:ascii="Arial" w:hAnsi="Arial" w:cs="Arial"/>
          <w:sz w:val="24"/>
          <w:szCs w:val="24"/>
        </w:rPr>
      </w:pPr>
      <w:del w:id="583" w:author="Palacherla, Susmitha C (NONUS)" w:date="2018-01-17T16:55:00Z">
        <w:r w:rsidDel="001141A8">
          <w:rPr>
            <w:noProof/>
          </w:rPr>
          <w:drawing>
            <wp:inline distT="0" distB="0" distL="0" distR="0" wp14:anchorId="29F418C1" wp14:editId="1466726B">
              <wp:extent cx="5943600" cy="3938270"/>
              <wp:effectExtent l="0" t="0" r="0" b="5080"/>
              <wp:docPr id="45" name="Picture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938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1141A8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584" w:author="Palacherla, Susmitha C (NONUS)" w:date="2018-01-17T16:55:00Z"/>
          <w:rFonts w:ascii="Arial" w:hAnsi="Arial" w:cs="Arial"/>
          <w:sz w:val="24"/>
          <w:szCs w:val="24"/>
        </w:rPr>
      </w:pPr>
      <w:del w:id="585" w:author="Palacherla, Susmitha C (NONUS)" w:date="2018-01-17T16:55:00Z">
        <w:r w:rsidDel="001141A8">
          <w:rPr>
            <w:noProof/>
          </w:rPr>
          <w:drawing>
            <wp:inline distT="0" distB="0" distL="0" distR="0" wp14:anchorId="39401F3B" wp14:editId="6BFAE24A">
              <wp:extent cx="5943600" cy="4164965"/>
              <wp:effectExtent l="0" t="0" r="0" b="6985"/>
              <wp:docPr id="113" name="Picture 1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1649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1092A" w:rsidDel="001141A8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586" w:author="Palacherla, Susmitha C (NONUS)" w:date="2018-01-17T16:55:00Z"/>
          <w:rFonts w:ascii="Arial" w:hAnsi="Arial" w:cs="Arial"/>
          <w:sz w:val="24"/>
          <w:szCs w:val="24"/>
        </w:rPr>
      </w:pPr>
    </w:p>
    <w:p w:rsidR="0069149F" w:rsidRP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87" w:author="Palacherla, Susmitha C (NONUS)" w:date="2018-01-17T16:55:00Z"/>
          <w:rFonts w:ascii="Arial" w:hAnsi="Arial" w:cs="Arial"/>
          <w:sz w:val="24"/>
          <w:szCs w:val="24"/>
        </w:rPr>
      </w:pPr>
      <w:del w:id="588" w:author="Palacherla, Susmitha C (NONUS)" w:date="2018-01-17T16:55:00Z">
        <w:r w:rsidRPr="0069149F" w:rsidDel="001141A8">
          <w:rPr>
            <w:rFonts w:ascii="Arial" w:hAnsi="Arial" w:cs="Arial"/>
            <w:sz w:val="24"/>
            <w:szCs w:val="24"/>
          </w:rPr>
          <w:delText>SELECT Emp_ID, Emp_Name, Emp_Email, Emp_LanID, Emp_Site, Emp_Job_Code, Emp_Job_Description,</w:delText>
        </w:r>
      </w:del>
    </w:p>
    <w:p w:rsidR="0069149F" w:rsidRP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89" w:author="Palacherla, Susmitha C (NONUS)" w:date="2018-01-17T16:55:00Z"/>
          <w:rFonts w:ascii="Arial" w:hAnsi="Arial" w:cs="Arial"/>
          <w:sz w:val="24"/>
          <w:szCs w:val="24"/>
        </w:rPr>
      </w:pPr>
      <w:del w:id="590" w:author="Palacherla, Susmitha C (NONUS)" w:date="2018-01-17T16:55:00Z">
        <w:r w:rsidRPr="0069149F" w:rsidDel="001141A8">
          <w:rPr>
            <w:rFonts w:ascii="Arial" w:hAnsi="Arial" w:cs="Arial"/>
            <w:sz w:val="24"/>
            <w:szCs w:val="24"/>
          </w:rPr>
          <w:delText xml:space="preserve"> Emp_Program, Sup_ID, Sup_Name, Sup_Email, Sup_LanID, Sup_Job_Code, Sup_Job_Description,</w:delText>
        </w:r>
      </w:del>
    </w:p>
    <w:p w:rsidR="0069149F" w:rsidRP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91" w:author="Palacherla, Susmitha C (NONUS)" w:date="2018-01-17T16:55:00Z"/>
          <w:rFonts w:ascii="Arial" w:hAnsi="Arial" w:cs="Arial"/>
          <w:sz w:val="24"/>
          <w:szCs w:val="24"/>
        </w:rPr>
      </w:pPr>
      <w:del w:id="592" w:author="Palacherla, Susmitha C (NONUS)" w:date="2018-01-17T16:55:00Z">
        <w:r w:rsidRPr="0069149F" w:rsidDel="001141A8">
          <w:rPr>
            <w:rFonts w:ascii="Arial" w:hAnsi="Arial" w:cs="Arial"/>
            <w:sz w:val="24"/>
            <w:szCs w:val="24"/>
          </w:rPr>
          <w:delText xml:space="preserve"> Mgr_ID, Mgr_Name, Mgr_Email, Mgr_LanID, Mgr_Job_Code, Mgr_Job_Description, Start_Date, End_Date, Active</w:delText>
        </w:r>
      </w:del>
    </w:p>
    <w:p w:rsidR="0069149F" w:rsidRP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93" w:author="Palacherla, Susmitha C (NONUS)" w:date="2018-01-17T16:55:00Z"/>
          <w:rFonts w:ascii="Arial" w:hAnsi="Arial" w:cs="Arial"/>
          <w:sz w:val="24"/>
          <w:szCs w:val="24"/>
        </w:rPr>
      </w:pPr>
      <w:del w:id="594" w:author="Palacherla, Susmitha C (NONUS)" w:date="2018-01-17T16:55:00Z">
        <w:r w:rsidRPr="0069149F" w:rsidDel="001141A8">
          <w:rPr>
            <w:rFonts w:ascii="Arial" w:hAnsi="Arial" w:cs="Arial"/>
            <w:sz w:val="24"/>
            <w:szCs w:val="24"/>
          </w:rPr>
          <w:delText xml:space="preserve"> FROM  EC.Employee_Hierarchy </w:delText>
        </w:r>
      </w:del>
    </w:p>
    <w:p w:rsidR="0069149F" w:rsidRPr="0069149F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95" w:author="Palacherla, Susmitha C (NONUS)" w:date="2018-01-17T16:55:00Z"/>
          <w:rFonts w:ascii="Arial" w:hAnsi="Arial" w:cs="Arial"/>
          <w:sz w:val="24"/>
          <w:szCs w:val="24"/>
        </w:rPr>
      </w:pPr>
      <w:del w:id="596" w:author="Palacherla, Susmitha C (NONUS)" w:date="2018-01-17T16:55:00Z">
        <w:r w:rsidRPr="0069149F" w:rsidDel="001141A8">
          <w:rPr>
            <w:rFonts w:ascii="Arial" w:hAnsi="Arial" w:cs="Arial"/>
            <w:sz w:val="24"/>
            <w:szCs w:val="24"/>
          </w:rPr>
          <w:delText>WHERE Emp_Job_Code IN ('WACS01', 'WACS02', 'WACS03')</w:delText>
        </w:r>
      </w:del>
    </w:p>
    <w:p w:rsidR="004D3B66" w:rsidDel="001141A8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597" w:author="Palacherla, Susmitha C (NONUS)" w:date="2018-01-17T16:55:00Z"/>
          <w:rFonts w:ascii="Arial" w:hAnsi="Arial" w:cs="Arial"/>
          <w:sz w:val="24"/>
          <w:szCs w:val="24"/>
        </w:rPr>
      </w:pPr>
      <w:del w:id="598" w:author="Palacherla, Susmitha C (NONUS)" w:date="2018-01-17T16:55:00Z">
        <w:r w:rsidRPr="0069149F" w:rsidDel="001141A8">
          <w:rPr>
            <w:rFonts w:ascii="Arial" w:hAnsi="Arial" w:cs="Arial"/>
            <w:sz w:val="24"/>
            <w:szCs w:val="24"/>
          </w:rPr>
          <w:delText xml:space="preserve"> AND Active NOT IN ('T','D','P','L') and Emp_LanID &lt;&gt; 'Unknown'</w:delText>
        </w:r>
        <w:r w:rsidDel="001141A8">
          <w:rPr>
            <w:noProof/>
          </w:rPr>
          <w:drawing>
            <wp:inline distT="0" distB="0" distL="0" distR="0" wp14:anchorId="12C81225" wp14:editId="206CC03A">
              <wp:extent cx="5943600" cy="3587750"/>
              <wp:effectExtent l="0" t="0" r="0" b="0"/>
              <wp:docPr id="114" name="Picture 1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87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1141A8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599" w:author="Palacherla, Susmitha C (NONUS)" w:date="2018-01-17T16:55:00Z"/>
          <w:rFonts w:ascii="Arial" w:hAnsi="Arial" w:cs="Arial"/>
          <w:sz w:val="24"/>
          <w:szCs w:val="24"/>
        </w:rPr>
      </w:pPr>
      <w:del w:id="600" w:author="Palacherla, Susmitha C (NONUS)" w:date="2018-01-17T16:55:00Z">
        <w:r w:rsidDel="001141A8">
          <w:rPr>
            <w:noProof/>
          </w:rPr>
          <w:drawing>
            <wp:inline distT="0" distB="0" distL="0" distR="0" wp14:anchorId="0717400C" wp14:editId="2200D112">
              <wp:extent cx="5943600" cy="1951990"/>
              <wp:effectExtent l="0" t="0" r="0" b="0"/>
              <wp:docPr id="115" name="Picture 1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519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01" w:author="Palacherla, Susmitha C (NONUS)" w:date="2018-01-17T16:55:00Z"/>
          <w:rFonts w:ascii="Arial" w:hAnsi="Arial" w:cs="Arial"/>
          <w:sz w:val="24"/>
          <w:szCs w:val="24"/>
        </w:rPr>
      </w:pPr>
    </w:p>
    <w:p w:rsidR="004D3B66" w:rsidRPr="00D329A1" w:rsidDel="001141A8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del w:id="602" w:author="Palacherla, Susmitha C (NONUS)" w:date="2018-01-17T16:55:00Z"/>
        </w:rPr>
      </w:pPr>
      <w:del w:id="603" w:author="Palacherla, Susmitha C (NONUS)" w:date="2018-01-17T16:55:00Z">
        <w:r w:rsidRPr="00D329A1" w:rsidDel="001141A8">
          <w:delText>Lookup Match Output – Row Count Transformation to get Loaded Count</w:delText>
        </w:r>
      </w:del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04" w:author="Palacherla, Susmitha C (NONUS)" w:date="2018-01-17T16:55:00Z"/>
          <w:rFonts w:ascii="Arial" w:hAnsi="Arial" w:cs="Arial"/>
          <w:sz w:val="24"/>
          <w:szCs w:val="24"/>
        </w:rPr>
      </w:pPr>
      <w:del w:id="605" w:author="Palacherla, Susmitha C (NONUS)" w:date="2018-01-17T16:55:00Z">
        <w:r w:rsidDel="001141A8">
          <w:rPr>
            <w:noProof/>
          </w:rPr>
          <w:drawing>
            <wp:inline distT="0" distB="0" distL="0" distR="0" wp14:anchorId="146168AC" wp14:editId="77F94CBF">
              <wp:extent cx="5943600" cy="4070350"/>
              <wp:effectExtent l="0" t="0" r="0" b="6350"/>
              <wp:docPr id="52" name="Picture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070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06" w:author="Palacherla, Susmitha C (NONUS)" w:date="2018-01-17T16:55:00Z"/>
          <w:rFonts w:ascii="Arial" w:hAnsi="Arial" w:cs="Arial"/>
          <w:sz w:val="24"/>
          <w:szCs w:val="24"/>
        </w:rPr>
      </w:pPr>
    </w:p>
    <w:p w:rsidR="004D3B66" w:rsidRPr="00D329A1" w:rsidDel="001141A8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607" w:author="Palacherla, Susmitha C (NONUS)" w:date="2018-01-17T16:55:00Z"/>
        </w:rPr>
      </w:pPr>
      <w:del w:id="608" w:author="Palacherla, Susmitha C (NONUS)" w:date="2018-01-17T16:55:00Z">
        <w:r w:rsidRPr="00D329A1" w:rsidDel="001141A8">
          <w:delText>Lookup Transformation No Match Output – Row Count Transformation to get Rejected Count</w:delText>
        </w:r>
      </w:del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09" w:author="Palacherla, Susmitha C (NONUS)" w:date="2018-01-17T16:55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10" w:author="Palacherla, Susmitha C (NONUS)" w:date="2018-01-17T16:55:00Z"/>
          <w:rFonts w:ascii="Arial" w:hAnsi="Arial" w:cs="Arial"/>
          <w:sz w:val="24"/>
          <w:szCs w:val="24"/>
        </w:rPr>
      </w:pPr>
      <w:del w:id="611" w:author="Palacherla, Susmitha C (NONUS)" w:date="2018-01-17T16:55:00Z">
        <w:r w:rsidDel="001141A8">
          <w:rPr>
            <w:noProof/>
          </w:rPr>
          <w:drawing>
            <wp:inline distT="0" distB="0" distL="0" distR="0" wp14:anchorId="3202396B" wp14:editId="1A61856E">
              <wp:extent cx="5943600" cy="4361815"/>
              <wp:effectExtent l="0" t="0" r="0" b="635"/>
              <wp:docPr id="53" name="Picture 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618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12" w:author="Palacherla, Susmitha C (NONUS)" w:date="2018-01-17T16:55:00Z"/>
          <w:rFonts w:ascii="Arial" w:hAnsi="Arial" w:cs="Arial"/>
          <w:sz w:val="24"/>
          <w:szCs w:val="24"/>
        </w:rPr>
      </w:pPr>
    </w:p>
    <w:p w:rsidR="004D3B66" w:rsidRPr="00D329A1" w:rsidDel="001141A8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613" w:author="Palacherla, Susmitha C (NONUS)" w:date="2018-01-17T16:55:00Z"/>
        </w:rPr>
      </w:pPr>
      <w:del w:id="614" w:author="Palacherla, Susmitha C (NONUS)" w:date="2018-01-17T16:55:00Z">
        <w:r w:rsidRPr="00D329A1" w:rsidDel="001141A8">
          <w:delText>Derived Column –  To get Reject Reason and Reject Date</w:delText>
        </w:r>
      </w:del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15" w:author="Palacherla, Susmitha C (NONUS)" w:date="2018-01-17T16:55:00Z"/>
          <w:rFonts w:ascii="Arial" w:hAnsi="Arial" w:cs="Arial"/>
          <w:sz w:val="24"/>
          <w:szCs w:val="24"/>
        </w:rPr>
      </w:pPr>
    </w:p>
    <w:p w:rsidR="004D3B66" w:rsidDel="001141A8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16" w:author="Palacherla, Susmitha C (NONUS)" w:date="2018-01-17T16:55:00Z"/>
          <w:rFonts w:ascii="Arial" w:hAnsi="Arial" w:cs="Arial"/>
          <w:sz w:val="24"/>
          <w:szCs w:val="24"/>
        </w:rPr>
      </w:pPr>
      <w:del w:id="617" w:author="Palacherla, Susmitha C (NONUS)" w:date="2018-01-17T16:55:00Z">
        <w:r w:rsidDel="001141A8">
          <w:rPr>
            <w:noProof/>
          </w:rPr>
          <w:drawing>
            <wp:inline distT="0" distB="0" distL="0" distR="0" wp14:anchorId="2A489259" wp14:editId="3D231B73">
              <wp:extent cx="5943600" cy="3086735"/>
              <wp:effectExtent l="0" t="0" r="0" b="0"/>
              <wp:docPr id="47" name="Picture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867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18" w:author="Palacherla, Susmitha C (NONUS)" w:date="2018-01-17T16:55:00Z"/>
          <w:rFonts w:ascii="Arial" w:hAnsi="Arial" w:cs="Arial"/>
          <w:sz w:val="24"/>
          <w:szCs w:val="24"/>
        </w:rPr>
      </w:pPr>
    </w:p>
    <w:p w:rsidR="004D3B66" w:rsidRPr="00D329A1" w:rsidDel="001141A8" w:rsidRDefault="00F56A29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619" w:author="Palacherla, Susmitha C (NONUS)" w:date="2018-01-17T16:55:00Z"/>
        </w:rPr>
      </w:pPr>
      <w:del w:id="620" w:author="Palacherla, Susmitha C (NONUS)" w:date="2018-01-17T16:55:00Z">
        <w:r w:rsidDel="001141A8">
          <w:delText xml:space="preserve"> ole</w:delText>
        </w:r>
        <w:r w:rsidR="004D3B66" w:rsidRPr="00D329A1" w:rsidDel="001141A8">
          <w:delText xml:space="preserve">db destination – Write rejected records to </w:delText>
        </w:r>
        <w:r w:rsidR="00D03711" w:rsidDel="001141A8">
          <w:rPr>
            <w:rFonts w:asciiTheme="minorHAnsi" w:hAnsiTheme="minorHAnsi" w:cs="Segoe UI"/>
            <w:color w:val="000000" w:themeColor="text1"/>
          </w:rPr>
          <w:delText>Training</w:delText>
        </w:r>
        <w:r w:rsidR="004D3B66" w:rsidRPr="00D329A1" w:rsidDel="001141A8">
          <w:delText xml:space="preserve"> rejected table</w:delText>
        </w:r>
      </w:del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21" w:author="Palacherla, Susmitha C (NONUS)" w:date="2018-01-17T16:55:00Z"/>
          <w:rFonts w:ascii="Arial" w:hAnsi="Arial" w:cs="Arial"/>
          <w:sz w:val="24"/>
          <w:szCs w:val="24"/>
        </w:rPr>
      </w:pPr>
    </w:p>
    <w:p w:rsidR="004D3B66" w:rsidRPr="0044276C" w:rsidDel="001141A8" w:rsidRDefault="00B925BE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22" w:author="Palacherla, Susmitha C (NONUS)" w:date="2018-01-17T16:55:00Z"/>
          <w:rFonts w:ascii="Arial" w:hAnsi="Arial" w:cs="Arial"/>
          <w:sz w:val="24"/>
          <w:szCs w:val="24"/>
        </w:rPr>
      </w:pPr>
      <w:del w:id="623" w:author="Palacherla, Susmitha C (NONUS)" w:date="2018-01-17T16:55:00Z">
        <w:r w:rsidDel="001141A8">
          <w:rPr>
            <w:noProof/>
          </w:rPr>
          <w:drawing>
            <wp:inline distT="0" distB="0" distL="0" distR="0" wp14:anchorId="243FC328" wp14:editId="0DE263CF">
              <wp:extent cx="5943600" cy="4201795"/>
              <wp:effectExtent l="0" t="0" r="0" b="8255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2017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RPr="00C703E2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24" w:author="Palacherla, Susmitha C (NONUS)" w:date="2018-01-17T16:55:00Z"/>
          <w:rFonts w:ascii="Arial" w:hAnsi="Arial" w:cs="Arial"/>
          <w:sz w:val="24"/>
          <w:szCs w:val="24"/>
        </w:rPr>
      </w:pPr>
    </w:p>
    <w:p w:rsidR="004D3B66" w:rsidRPr="00C703E2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25" w:author="Palacherla, Susmitha C (NONUS)" w:date="2018-01-17T16:55:00Z"/>
          <w:rFonts w:ascii="Arial" w:hAnsi="Arial" w:cs="Arial"/>
          <w:sz w:val="24"/>
          <w:szCs w:val="24"/>
        </w:rPr>
      </w:pPr>
    </w:p>
    <w:p w:rsidR="004D3B66" w:rsidRPr="005F0717" w:rsidDel="001141A8" w:rsidRDefault="004D3B66" w:rsidP="001141A8">
      <w:pPr>
        <w:pStyle w:val="ListParagraph"/>
        <w:numPr>
          <w:ilvl w:val="0"/>
          <w:numId w:val="26"/>
        </w:numPr>
        <w:rPr>
          <w:del w:id="626" w:author="Palacherla, Susmitha C (NONUS)" w:date="2018-01-17T16:55:00Z"/>
        </w:rPr>
        <w:pPrChange w:id="627" w:author="Palacherla, Susmitha C (NONUS)" w:date="2018-01-17T16:53:00Z">
          <w:pPr>
            <w:pStyle w:val="ListParagraph"/>
            <w:numPr>
              <w:numId w:val="13"/>
            </w:numPr>
            <w:ind w:left="1440" w:hanging="360"/>
          </w:pPr>
        </w:pPrChange>
      </w:pPr>
      <w:del w:id="628" w:author="Palacherla, Susmitha C (NONUS)" w:date="2018-01-17T16:55:00Z">
        <w:r w:rsidRPr="005F0717" w:rsidDel="001141A8">
          <w:delText>SQL Task: Delete records with missing Employee ID from Staging table</w:delText>
        </w:r>
      </w:del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29" w:author="Palacherla, Susmitha C (NONUS)" w:date="2018-01-17T16:55:00Z"/>
          <w:rFonts w:ascii="Arial" w:hAnsi="Arial" w:cs="Arial"/>
          <w:sz w:val="24"/>
          <w:szCs w:val="24"/>
        </w:rPr>
      </w:pPr>
    </w:p>
    <w:p w:rsidR="004D3B66" w:rsidDel="001141A8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30" w:author="Palacherla, Susmitha C (NONUS)" w:date="2018-01-17T16:55:00Z"/>
          <w:rFonts w:ascii="Arial" w:hAnsi="Arial" w:cs="Arial"/>
          <w:sz w:val="24"/>
          <w:szCs w:val="24"/>
        </w:rPr>
      </w:pPr>
    </w:p>
    <w:p w:rsidR="004D3B66" w:rsidDel="001141A8" w:rsidRDefault="00190085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31" w:author="Palacherla, Susmitha C (NONUS)" w:date="2018-01-17T16:55:00Z"/>
          <w:rFonts w:ascii="Arial" w:hAnsi="Arial" w:cs="Arial"/>
          <w:sz w:val="24"/>
          <w:szCs w:val="24"/>
        </w:rPr>
      </w:pPr>
      <w:del w:id="632" w:author="Palacherla, Susmitha C (NONUS)" w:date="2018-01-17T16:55:00Z">
        <w:r w:rsidDel="001141A8">
          <w:rPr>
            <w:noProof/>
          </w:rPr>
          <w:drawing>
            <wp:inline distT="0" distB="0" distL="0" distR="0" wp14:anchorId="39D08A82" wp14:editId="143B4B24">
              <wp:extent cx="5943600" cy="3639820"/>
              <wp:effectExtent l="0" t="0" r="0" b="0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6398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190085" w:rsidRPr="00190085" w:rsidDel="001141A8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33" w:author="Palacherla, Susmitha C (NONUS)" w:date="2018-01-17T16:55:00Z"/>
        </w:rPr>
      </w:pPr>
      <w:del w:id="634" w:author="Palacherla, Susmitha C (NONUS)" w:date="2018-01-17T16:55:00Z">
        <w:r w:rsidRPr="00190085" w:rsidDel="001141A8">
          <w:delText>DELETE FROM [EC].[Training_Coaching_Stage]</w:delText>
        </w:r>
      </w:del>
    </w:p>
    <w:p w:rsidR="00190085" w:rsidRPr="00190085" w:rsidDel="001141A8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35" w:author="Palacherla, Susmitha C (NONUS)" w:date="2018-01-17T16:55:00Z"/>
        </w:rPr>
      </w:pPr>
      <w:del w:id="636" w:author="Palacherla, Susmitha C (NONUS)" w:date="2018-01-17T16:55:00Z">
        <w:r w:rsidRPr="00190085" w:rsidDel="001141A8">
          <w:delText>WHERE [CSR_EMPID] IS NULL OR [CSR_EMPID] ='' OR  [CSR_LANID] = 'Unknown'</w:delText>
        </w:r>
      </w:del>
    </w:p>
    <w:p w:rsidR="00190085" w:rsidRPr="00190085" w:rsidDel="001141A8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37" w:author="Palacherla, Susmitha C (NONUS)" w:date="2018-01-17T16:55:00Z"/>
        </w:rPr>
      </w:pPr>
    </w:p>
    <w:p w:rsidR="00190085" w:rsidRPr="00190085" w:rsidDel="001141A8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38" w:author="Palacherla, Susmitha C (NONUS)" w:date="2018-01-17T16:55:00Z"/>
        </w:rPr>
      </w:pPr>
    </w:p>
    <w:p w:rsidR="00190085" w:rsidRPr="00190085" w:rsidDel="001141A8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39" w:author="Palacherla, Susmitha C (NONUS)" w:date="2018-01-17T16:55:00Z"/>
        </w:rPr>
      </w:pPr>
      <w:del w:id="640" w:author="Palacherla, Susmitha C (NONUS)" w:date="2018-01-17T16:55:00Z">
        <w:r w:rsidRPr="00190085" w:rsidDel="001141A8">
          <w:delText xml:space="preserve">DELETE os FROM </w:delText>
        </w:r>
      </w:del>
    </w:p>
    <w:p w:rsidR="00190085" w:rsidRPr="00190085" w:rsidDel="001141A8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41" w:author="Palacherla, Susmitha C (NONUS)" w:date="2018-01-17T16:55:00Z"/>
        </w:rPr>
      </w:pPr>
      <w:del w:id="642" w:author="Palacherla, Susmitha C (NONUS)" w:date="2018-01-17T16:55:00Z">
        <w:r w:rsidRPr="00190085" w:rsidDel="001141A8">
          <w:delText xml:space="preserve"> [EC].[Training_Coaching_Stage] os JOIN  [EC].[Employee_Hierarchy] eh</w:delText>
        </w:r>
      </w:del>
    </w:p>
    <w:p w:rsidR="00190085" w:rsidRPr="00190085" w:rsidDel="001141A8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43" w:author="Palacherla, Susmitha C (NONUS)" w:date="2018-01-17T16:55:00Z"/>
        </w:rPr>
      </w:pPr>
      <w:del w:id="644" w:author="Palacherla, Susmitha C (NONUS)" w:date="2018-01-17T16:55:00Z">
        <w:r w:rsidRPr="00190085" w:rsidDel="001141A8">
          <w:delText xml:space="preserve">  ON os.CSR_EMPID = eh.Emp_ID</w:delText>
        </w:r>
      </w:del>
    </w:p>
    <w:p w:rsidR="00190085" w:rsidRPr="00190085" w:rsidDel="001141A8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45" w:author="Palacherla, Susmitha C (NONUS)" w:date="2018-01-17T16:55:00Z"/>
        </w:rPr>
      </w:pPr>
      <w:del w:id="646" w:author="Palacherla, Susmitha C (NONUS)" w:date="2018-01-17T16:55:00Z">
        <w:r w:rsidRPr="00190085" w:rsidDel="001141A8">
          <w:delText xml:space="preserve">  WHERE eh.Emp_Job_Code not  in ('WACS01','WACS02','WACS03')</w:delText>
        </w:r>
      </w:del>
    </w:p>
    <w:p w:rsidR="00190085" w:rsidRPr="00190085" w:rsidDel="001141A8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47" w:author="Palacherla, Susmitha C (NONUS)" w:date="2018-01-17T16:55:00Z"/>
        </w:rPr>
      </w:pPr>
      <w:del w:id="648" w:author="Palacherla, Susmitha C (NONUS)" w:date="2018-01-17T16:55:00Z">
        <w:r w:rsidRPr="00190085" w:rsidDel="001141A8">
          <w:delText xml:space="preserve"> OR Active in ('T','D','L','P')</w:delText>
        </w:r>
      </w:del>
    </w:p>
    <w:p w:rsidR="004D3B66" w:rsidDel="001141A8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49" w:author="Palacherla, Susmitha C (NONUS)" w:date="2018-01-17T16:55:00Z"/>
        </w:rPr>
      </w:pPr>
      <w:del w:id="650" w:author="Palacherla, Susmitha C (NONUS)" w:date="2018-01-17T16:55:00Z">
        <w:r w:rsidRPr="00190085" w:rsidDel="001141A8">
          <w:delText>GO</w:delText>
        </w:r>
      </w:del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Pr="005F0717" w:rsidRDefault="004D3B66" w:rsidP="001141A8">
      <w:pPr>
        <w:pStyle w:val="ListParagraph"/>
        <w:numPr>
          <w:ilvl w:val="0"/>
          <w:numId w:val="26"/>
        </w:numPr>
        <w:pPrChange w:id="651" w:author="Palacherla, Susmitha C (NONUS)" w:date="2018-01-17T16:53:00Z">
          <w:pPr>
            <w:pStyle w:val="ListParagraph"/>
            <w:numPr>
              <w:numId w:val="13"/>
            </w:numPr>
            <w:ind w:left="1440" w:hanging="360"/>
          </w:pPr>
        </w:pPrChange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Exec [EC]</w:t>
      </w:r>
      <w:proofErr w:type="gramStart"/>
      <w:r w:rsidRPr="00D329A1">
        <w:t>.[</w:t>
      </w:r>
      <w:proofErr w:type="spellStart"/>
      <w:proofErr w:type="gramEnd"/>
      <w:r w:rsidRPr="00D329A1">
        <w:t>sp_InsertInto_Coaching_Log</w:t>
      </w:r>
      <w:proofErr w:type="spellEnd"/>
      <w:r w:rsidRPr="00D329A1">
        <w:t>_</w:t>
      </w:r>
      <w:r w:rsidR="00D03711" w:rsidRPr="00D03711">
        <w:rPr>
          <w:rFonts w:asciiTheme="minorHAnsi" w:hAnsiTheme="minorHAnsi" w:cs="Segoe UI"/>
          <w:color w:val="000000" w:themeColor="text1"/>
        </w:rPr>
        <w:t xml:space="preserve">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D329A1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900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78FCEF" wp14:editId="2DB85957">
            <wp:extent cx="5212080" cy="36576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Del="00FE68F9" w:rsidRDefault="004D3B66" w:rsidP="001141A8">
      <w:pPr>
        <w:pStyle w:val="ListParagraph"/>
        <w:numPr>
          <w:ilvl w:val="0"/>
          <w:numId w:val="26"/>
        </w:numPr>
        <w:rPr>
          <w:del w:id="652" w:author="Palacherla, Susmitha C (NONUS)" w:date="2018-01-17T16:56:00Z"/>
        </w:rPr>
        <w:pPrChange w:id="653" w:author="Palacherla, Susmitha C (NONUS)" w:date="2018-01-17T16:53:00Z">
          <w:pPr>
            <w:pStyle w:val="ListParagraph"/>
            <w:numPr>
              <w:numId w:val="13"/>
            </w:numPr>
            <w:ind w:left="1440" w:hanging="360"/>
          </w:pPr>
        </w:pPrChange>
      </w:pPr>
      <w:del w:id="654" w:author="Palacherla, Susmitha C (NONUS)" w:date="2018-01-17T16:56:00Z">
        <w:r w:rsidRPr="005F0717" w:rsidDel="00FE68F9">
          <w:delText xml:space="preserve">SQl Task: Load </w:delText>
        </w:r>
        <w:r w:rsidR="00D03711" w:rsidDel="00FE68F9">
          <w:rPr>
            <w:rFonts w:asciiTheme="minorHAnsi" w:hAnsiTheme="minorHAnsi" w:cs="Segoe UI"/>
            <w:color w:val="000000" w:themeColor="text1"/>
          </w:rPr>
          <w:delText>Training</w:delText>
        </w:r>
        <w:r w:rsidRPr="005F0717" w:rsidDel="00FE68F9">
          <w:delText xml:space="preserve"> Fact table</w:delText>
        </w:r>
      </w:del>
    </w:p>
    <w:p w:rsidR="004D3B66" w:rsidDel="00FE68F9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55" w:author="Palacherla, Susmitha C (NONUS)" w:date="2018-01-17T16:56:00Z"/>
          <w:rFonts w:ascii="Arial" w:hAnsi="Arial" w:cs="Arial"/>
          <w:sz w:val="24"/>
          <w:szCs w:val="24"/>
        </w:rPr>
      </w:pPr>
    </w:p>
    <w:p w:rsidR="004D3B66" w:rsidDel="00FE68F9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656" w:author="Palacherla, Susmitha C (NONUS)" w:date="2018-01-17T16:56:00Z"/>
          <w:rFonts w:ascii="Arial" w:hAnsi="Arial" w:cs="Arial"/>
          <w:sz w:val="24"/>
          <w:szCs w:val="24"/>
        </w:rPr>
      </w:pPr>
    </w:p>
    <w:p w:rsidR="004D3B66" w:rsidRDefault="001900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del w:id="657" w:author="Palacherla, Susmitha C (NONUS)" w:date="2018-01-17T16:56:00Z">
        <w:r w:rsidDel="00FE68F9">
          <w:rPr>
            <w:noProof/>
          </w:rPr>
          <w:drawing>
            <wp:inline distT="0" distB="0" distL="0" distR="0" wp14:anchorId="5BD02C34" wp14:editId="204D50CF">
              <wp:extent cx="5943600" cy="3933190"/>
              <wp:effectExtent l="0" t="0" r="0" b="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9331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58" w:author="Palacherla, Susmitha C (NONUS)" w:date="2018-01-17T16:56:00Z"/>
        </w:rPr>
      </w:pPr>
      <w:del w:id="659" w:author="Palacherla, Susmitha C (NONUS)" w:date="2018-01-17T16:56:00Z">
        <w:r w:rsidDel="00FE68F9">
          <w:delText>INSERT INTO[EC].[Training_Coaching_Fact]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60" w:author="Palacherla, Susmitha C (NONUS)" w:date="2018-01-17T16:56:00Z"/>
        </w:rPr>
      </w:pPr>
      <w:del w:id="661" w:author="Palacherla, Susmitha C (NONUS)" w:date="2018-01-17T16:56:00Z">
        <w:r w:rsidDel="00FE68F9">
          <w:delText xml:space="preserve">           ([Report_ID]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62" w:author="Palacherla, Susmitha C (NONUS)" w:date="2018-01-17T16:56:00Z"/>
        </w:rPr>
      </w:pPr>
      <w:del w:id="663" w:author="Palacherla, Susmitha C (NONUS)" w:date="2018-01-17T16:56:00Z">
        <w:r w:rsidDel="00FE68F9">
          <w:delText xml:space="preserve">           ,[Report_Code]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64" w:author="Palacherla, Susmitha C (NONUS)" w:date="2018-01-17T16:56:00Z"/>
        </w:rPr>
      </w:pPr>
      <w:del w:id="665" w:author="Palacherla, Susmitha C (NONUS)" w:date="2018-01-17T16:56:00Z">
        <w:r w:rsidDel="00FE68F9">
          <w:delText xml:space="preserve">           ,[Form_Type]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66" w:author="Palacherla, Susmitha C (NONUS)" w:date="2018-01-17T16:56:00Z"/>
        </w:rPr>
      </w:pPr>
      <w:del w:id="667" w:author="Palacherla, Susmitha C (NONUS)" w:date="2018-01-17T16:56:00Z">
        <w:r w:rsidDel="00FE68F9">
          <w:delText xml:space="preserve">           ,[Source]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68" w:author="Palacherla, Susmitha C (NONUS)" w:date="2018-01-17T16:56:00Z"/>
        </w:rPr>
      </w:pPr>
      <w:del w:id="669" w:author="Palacherla, Susmitha C (NONUS)" w:date="2018-01-17T16:56:00Z">
        <w:r w:rsidDel="00FE68F9">
          <w:delText xml:space="preserve">           ,[Form_Status]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70" w:author="Palacherla, Susmitha C (NONUS)" w:date="2018-01-17T16:56:00Z"/>
        </w:rPr>
      </w:pPr>
      <w:del w:id="671" w:author="Palacherla, Susmitha C (NONUS)" w:date="2018-01-17T16:56:00Z">
        <w:r w:rsidDel="00FE68F9">
          <w:delText xml:space="preserve">           ,[Event_Date]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72" w:author="Palacherla, Susmitha C (NONUS)" w:date="2018-01-17T16:56:00Z"/>
        </w:rPr>
      </w:pPr>
      <w:del w:id="673" w:author="Palacherla, Susmitha C (NONUS)" w:date="2018-01-17T16:56:00Z">
        <w:r w:rsidDel="00FE68F9">
          <w:delText xml:space="preserve">           ,[Submitted_Date]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74" w:author="Palacherla, Susmitha C (NONUS)" w:date="2018-01-17T16:56:00Z"/>
        </w:rPr>
      </w:pPr>
      <w:del w:id="675" w:author="Palacherla, Susmitha C (NONUS)" w:date="2018-01-17T16:56:00Z">
        <w:r w:rsidDel="00FE68F9">
          <w:delText xml:space="preserve">           ,[Start_Date]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76" w:author="Palacherla, Susmitha C (NONUS)" w:date="2018-01-17T16:56:00Z"/>
        </w:rPr>
      </w:pPr>
      <w:del w:id="677" w:author="Palacherla, Susmitha C (NONUS)" w:date="2018-01-17T16:56:00Z">
        <w:r w:rsidDel="00FE68F9">
          <w:delText xml:space="preserve">           ,[Submitter_LANID]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78" w:author="Palacherla, Susmitha C (NONUS)" w:date="2018-01-17T16:56:00Z"/>
        </w:rPr>
      </w:pPr>
      <w:del w:id="679" w:author="Palacherla, Susmitha C (NONUS)" w:date="2018-01-17T16:56:00Z">
        <w:r w:rsidDel="00FE68F9">
          <w:delText xml:space="preserve">           ,[Submitter_Name]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80" w:author="Palacherla, Susmitha C (NONUS)" w:date="2018-01-17T16:56:00Z"/>
        </w:rPr>
      </w:pPr>
      <w:del w:id="681" w:author="Palacherla, Susmitha C (NONUS)" w:date="2018-01-17T16:56:00Z">
        <w:r w:rsidDel="00FE68F9">
          <w:delText xml:space="preserve">           ,[Submitter_Email]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82" w:author="Palacherla, Susmitha C (NONUS)" w:date="2018-01-17T16:56:00Z"/>
        </w:rPr>
      </w:pPr>
      <w:del w:id="683" w:author="Palacherla, Susmitha C (NONUS)" w:date="2018-01-17T16:56:00Z">
        <w:r w:rsidDel="00FE68F9">
          <w:delText xml:space="preserve">           ,[CSR_LANID]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84" w:author="Palacherla, Susmitha C (NONUS)" w:date="2018-01-17T16:56:00Z"/>
        </w:rPr>
      </w:pPr>
      <w:del w:id="685" w:author="Palacherla, Susmitha C (NONUS)" w:date="2018-01-17T16:56:00Z">
        <w:r w:rsidDel="00FE68F9">
          <w:delText xml:space="preserve">           ,[CSR_Site]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86" w:author="Palacherla, Susmitha C (NONUS)" w:date="2018-01-17T16:56:00Z"/>
        </w:rPr>
      </w:pPr>
      <w:del w:id="687" w:author="Palacherla, Susmitha C (NONUS)" w:date="2018-01-17T16:56:00Z">
        <w:r w:rsidDel="00FE68F9">
          <w:delText xml:space="preserve">           ,[Program]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88" w:author="Palacherla, Susmitha C (NONUS)" w:date="2018-01-17T16:56:00Z"/>
        </w:rPr>
      </w:pPr>
      <w:del w:id="689" w:author="Palacherla, Susmitha C (NONUS)" w:date="2018-01-17T16:56:00Z">
        <w:r w:rsidDel="00FE68F9">
          <w:delText xml:space="preserve">           ,[CoachReason_Current_Coaching_Initiatives]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90" w:author="Palacherla, Susmitha C (NONUS)" w:date="2018-01-17T16:56:00Z"/>
        </w:rPr>
      </w:pPr>
      <w:del w:id="691" w:author="Palacherla, Susmitha C (NONUS)" w:date="2018-01-17T16:56:00Z">
        <w:r w:rsidDel="00FE68F9">
          <w:delText xml:space="preserve">           ,[TextDescription]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92" w:author="Palacherla, Susmitha C (NONUS)" w:date="2018-01-17T16:56:00Z"/>
        </w:rPr>
      </w:pPr>
      <w:del w:id="693" w:author="Palacherla, Susmitha C (NONUS)" w:date="2018-01-17T16:56:00Z">
        <w:r w:rsidDel="00FE68F9">
          <w:delText xml:space="preserve">           ,[FileName]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94" w:author="Palacherla, Susmitha C (NONUS)" w:date="2018-01-17T16:56:00Z"/>
        </w:rPr>
      </w:pPr>
      <w:del w:id="695" w:author="Palacherla, Susmitha C (NONUS)" w:date="2018-01-17T16:56:00Z">
        <w:r w:rsidDel="00FE68F9">
          <w:delText xml:space="preserve">       )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96" w:author="Palacherla, Susmitha C (NONUS)" w:date="2018-01-17T16:56:00Z"/>
        </w:rPr>
      </w:pPr>
      <w:del w:id="697" w:author="Palacherla, Susmitha C (NONUS)" w:date="2018-01-17T16:56:00Z">
        <w:r w:rsidDel="00FE68F9">
          <w:delText xml:space="preserve">     SELECT S.[Report_ID]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698" w:author="Palacherla, Susmitha C (NONUS)" w:date="2018-01-17T16:56:00Z"/>
        </w:rPr>
      </w:pPr>
      <w:del w:id="699" w:author="Palacherla, Susmitha C (NONUS)" w:date="2018-01-17T16:56:00Z">
        <w:r w:rsidDel="00FE68F9">
          <w:delText xml:space="preserve">      ,S.[Report_Code]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00" w:author="Palacherla, Susmitha C (NONUS)" w:date="2018-01-17T16:56:00Z"/>
        </w:rPr>
      </w:pPr>
      <w:del w:id="701" w:author="Palacherla, Susmitha C (NONUS)" w:date="2018-01-17T16:56:00Z">
        <w:r w:rsidDel="00FE68F9">
          <w:delText xml:space="preserve">      ,S.[Form_Type]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02" w:author="Palacherla, Susmitha C (NONUS)" w:date="2018-01-17T16:56:00Z"/>
        </w:rPr>
      </w:pPr>
      <w:del w:id="703" w:author="Palacherla, Susmitha C (NONUS)" w:date="2018-01-17T16:56:00Z">
        <w:r w:rsidDel="00FE68F9">
          <w:delText xml:space="preserve">      ,S.[Source]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04" w:author="Palacherla, Susmitha C (NONUS)" w:date="2018-01-17T16:56:00Z"/>
        </w:rPr>
      </w:pPr>
      <w:del w:id="705" w:author="Palacherla, Susmitha C (NONUS)" w:date="2018-01-17T16:56:00Z">
        <w:r w:rsidDel="00FE68F9">
          <w:delText xml:space="preserve">      ,S.[Form_Status]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06" w:author="Palacherla, Susmitha C (NONUS)" w:date="2018-01-17T16:56:00Z"/>
        </w:rPr>
      </w:pPr>
      <w:del w:id="707" w:author="Palacherla, Susmitha C (NONUS)" w:date="2018-01-17T16:56:00Z">
        <w:r w:rsidDel="00FE68F9">
          <w:delText xml:space="preserve">      ,S.[Event_Date]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08" w:author="Palacherla, Susmitha C (NONUS)" w:date="2018-01-17T16:56:00Z"/>
        </w:rPr>
      </w:pPr>
      <w:del w:id="709" w:author="Palacherla, Susmitha C (NONUS)" w:date="2018-01-17T16:56:00Z">
        <w:r w:rsidDel="00FE68F9">
          <w:delText xml:space="preserve">      ,S.[Submitted_Date]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10" w:author="Palacherla, Susmitha C (NONUS)" w:date="2018-01-17T16:56:00Z"/>
        </w:rPr>
      </w:pPr>
      <w:del w:id="711" w:author="Palacherla, Susmitha C (NONUS)" w:date="2018-01-17T16:56:00Z">
        <w:r w:rsidDel="00FE68F9">
          <w:delText xml:space="preserve">      ,S.[Start_Date]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12" w:author="Palacherla, Susmitha C (NONUS)" w:date="2018-01-17T16:56:00Z"/>
        </w:rPr>
      </w:pPr>
      <w:del w:id="713" w:author="Palacherla, Susmitha C (NONUS)" w:date="2018-01-17T16:56:00Z">
        <w:r w:rsidDel="00FE68F9">
          <w:delText xml:space="preserve">      ,S.[Submitter_LANID]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14" w:author="Palacherla, Susmitha C (NONUS)" w:date="2018-01-17T16:56:00Z"/>
        </w:rPr>
      </w:pPr>
      <w:del w:id="715" w:author="Palacherla, Susmitha C (NONUS)" w:date="2018-01-17T16:56:00Z">
        <w:r w:rsidDel="00FE68F9">
          <w:delText xml:space="preserve">      ,S.[Submitter_Name]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16" w:author="Palacherla, Susmitha C (NONUS)" w:date="2018-01-17T16:56:00Z"/>
        </w:rPr>
      </w:pPr>
      <w:del w:id="717" w:author="Palacherla, Susmitha C (NONUS)" w:date="2018-01-17T16:56:00Z">
        <w:r w:rsidDel="00FE68F9">
          <w:delText xml:space="preserve">      ,S.[Submitter_Email]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18" w:author="Palacherla, Susmitha C (NONUS)" w:date="2018-01-17T16:56:00Z"/>
        </w:rPr>
      </w:pPr>
      <w:del w:id="719" w:author="Palacherla, Susmitha C (NONUS)" w:date="2018-01-17T16:56:00Z">
        <w:r w:rsidDel="00FE68F9">
          <w:delText xml:space="preserve">      ,S.[CSR_LANID]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20" w:author="Palacherla, Susmitha C (NONUS)" w:date="2018-01-17T16:56:00Z"/>
        </w:rPr>
      </w:pPr>
      <w:del w:id="721" w:author="Palacherla, Susmitha C (NONUS)" w:date="2018-01-17T16:56:00Z">
        <w:r w:rsidDel="00FE68F9">
          <w:delText xml:space="preserve">      ,S.[CSR_Site]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22" w:author="Palacherla, Susmitha C (NONUS)" w:date="2018-01-17T16:56:00Z"/>
        </w:rPr>
      </w:pPr>
      <w:del w:id="723" w:author="Palacherla, Susmitha C (NONUS)" w:date="2018-01-17T16:56:00Z">
        <w:r w:rsidDel="00FE68F9">
          <w:delText xml:space="preserve">      ,S.[Program]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24" w:author="Palacherla, Susmitha C (NONUS)" w:date="2018-01-17T16:56:00Z"/>
        </w:rPr>
      </w:pPr>
      <w:del w:id="725" w:author="Palacherla, Susmitha C (NONUS)" w:date="2018-01-17T16:56:00Z">
        <w:r w:rsidDel="00FE68F9">
          <w:delText xml:space="preserve">      ,S.[CoachReason_Current_Coaching_Initiatives]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26" w:author="Palacherla, Susmitha C (NONUS)" w:date="2018-01-17T16:56:00Z"/>
        </w:rPr>
      </w:pPr>
      <w:del w:id="727" w:author="Palacherla, Susmitha C (NONUS)" w:date="2018-01-17T16:56:00Z">
        <w:r w:rsidDel="00FE68F9">
          <w:delText xml:space="preserve">      ,S.[TextDescription]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28" w:author="Palacherla, Susmitha C (NONUS)" w:date="2018-01-17T16:56:00Z"/>
        </w:rPr>
      </w:pPr>
      <w:del w:id="729" w:author="Palacherla, Susmitha C (NONUS)" w:date="2018-01-17T16:56:00Z">
        <w:r w:rsidDel="00FE68F9">
          <w:delText xml:space="preserve">      ,S.[FileName]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30" w:author="Palacherla, Susmitha C (NONUS)" w:date="2018-01-17T16:56:00Z"/>
        </w:rPr>
      </w:pPr>
      <w:del w:id="731" w:author="Palacherla, Susmitha C (NONUS)" w:date="2018-01-17T16:56:00Z">
        <w:r w:rsidDel="00FE68F9">
          <w:delText xml:space="preserve">  FROM [EC].[Training_Coaching_Stage]S LEFT OUTER JOIN [EC].[SDR_Coaching_Fact]F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32" w:author="Palacherla, Susmitha C (NONUS)" w:date="2018-01-17T16:56:00Z"/>
        </w:rPr>
      </w:pPr>
      <w:del w:id="733" w:author="Palacherla, Susmitha C (NONUS)" w:date="2018-01-17T16:56:00Z">
        <w:r w:rsidDel="00FE68F9">
          <w:delText xml:space="preserve">  ON S.[Report_ID]=F.[Report_ID]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34" w:author="Palacherla, Susmitha C (NONUS)" w:date="2018-01-17T16:56:00Z"/>
        </w:rPr>
      </w:pPr>
      <w:del w:id="735" w:author="Palacherla, Susmitha C (NONUS)" w:date="2018-01-17T16:56:00Z">
        <w:r w:rsidDel="00FE68F9">
          <w:delText xml:space="preserve">  AND S.Report_Code = F.Report_Code</w:delText>
        </w:r>
      </w:del>
    </w:p>
    <w:p w:rsidR="00190085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36" w:author="Palacherla, Susmitha C (NONUS)" w:date="2018-01-17T16:56:00Z"/>
        </w:rPr>
      </w:pPr>
      <w:del w:id="737" w:author="Palacherla, Susmitha C (NONUS)" w:date="2018-01-17T16:56:00Z">
        <w:r w:rsidDel="00FE68F9">
          <w:delText xml:space="preserve">  WHERE F.[Report_ID] IS NULL AND F.Report_Code IS NULL</w:delText>
        </w:r>
      </w:del>
    </w:p>
    <w:p w:rsidR="00F75AE8" w:rsidDel="00FE68F9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738" w:author="Palacherla, Susmitha C (NONUS)" w:date="2018-01-17T16:56:00Z"/>
        </w:rPr>
      </w:pPr>
      <w:del w:id="739" w:author="Palacherla, Susmitha C (NONUS)" w:date="2018-01-17T16:56:00Z">
        <w:r w:rsidDel="00FE68F9">
          <w:delText>GO</w:delText>
        </w:r>
      </w:del>
    </w:p>
    <w:p w:rsidR="00F75AE8" w:rsidRPr="00FB7FE9" w:rsidDel="00FE68F9" w:rsidRDefault="00F75AE8" w:rsidP="00F75AE8">
      <w:pPr>
        <w:widowControl w:val="0"/>
        <w:autoSpaceDE w:val="0"/>
        <w:autoSpaceDN w:val="0"/>
        <w:adjustRightInd w:val="0"/>
        <w:spacing w:after="0" w:line="240" w:lineRule="auto"/>
        <w:rPr>
          <w:del w:id="740" w:author="Palacherla, Susmitha C (NONUS)" w:date="2018-01-17T16:56:00Z"/>
          <w:rFonts w:ascii="Arial" w:hAnsi="Arial" w:cs="Arial"/>
          <w:sz w:val="24"/>
          <w:szCs w:val="24"/>
        </w:rPr>
      </w:pPr>
    </w:p>
    <w:p w:rsidR="004D3B66" w:rsidRPr="005F0717" w:rsidRDefault="004D3B66" w:rsidP="001141A8">
      <w:pPr>
        <w:pStyle w:val="ListParagraph"/>
        <w:numPr>
          <w:ilvl w:val="0"/>
          <w:numId w:val="26"/>
        </w:numPr>
        <w:pPrChange w:id="741" w:author="Palacherla, Susmitha C (NONUS)" w:date="2018-01-17T16:53:00Z">
          <w:pPr>
            <w:pStyle w:val="ListParagraph"/>
            <w:numPr>
              <w:numId w:val="13"/>
            </w:numPr>
            <w:ind w:left="1440" w:hanging="360"/>
          </w:pPr>
        </w:pPrChange>
      </w:pPr>
      <w:r w:rsidRPr="005F0717">
        <w:t xml:space="preserve">SQL Task: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del w:id="742" w:author="Palacherla, Susmitha C (NONUS)" w:date="2018-01-17T16:56:00Z">
        <w:r w:rsidDel="00FE68F9">
          <w:rPr>
            <w:noProof/>
          </w:rPr>
          <w:drawing>
            <wp:inline distT="0" distB="0" distL="0" distR="0" wp14:anchorId="5AB89694" wp14:editId="76758D78">
              <wp:extent cx="5943600" cy="5074920"/>
              <wp:effectExtent l="0" t="0" r="0" b="0"/>
              <wp:docPr id="60" name="Picture 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074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C12F67" wp14:editId="0C44512C">
            <wp:extent cx="4306824" cy="3657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0682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the following sql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INSERT INTO [EC]</w:t>
      </w:r>
      <w:proofErr w:type="gramStart"/>
      <w:r w:rsidRPr="00D329A1">
        <w:t>.[</w:t>
      </w:r>
      <w:proofErr w:type="spellStart"/>
      <w:proofErr w:type="gramEnd"/>
      <w:r w:rsidR="00D03711">
        <w:rPr>
          <w:rFonts w:asciiTheme="minorHAnsi" w:hAnsiTheme="minorHAnsi" w:cs="Segoe UI"/>
          <w:color w:val="000000" w:themeColor="text1"/>
        </w:rPr>
        <w:t>Training_</w:t>
      </w:r>
      <w:r w:rsidRPr="00D329A1">
        <w:t>FileList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([</w:t>
      </w:r>
      <w:proofErr w:type="spellStart"/>
      <w:r w:rsidRPr="00D329A1">
        <w:t>File_Name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</w:t>
      </w:r>
      <w:proofErr w:type="gramStart"/>
      <w:r w:rsidRPr="00D329A1">
        <w:t>,[</w:t>
      </w:r>
      <w:proofErr w:type="spellStart"/>
      <w:proofErr w:type="gramEnd"/>
      <w:r w:rsidRPr="00D329A1">
        <w:t>File_LoadDate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</w:t>
      </w:r>
      <w:proofErr w:type="gramStart"/>
      <w:r w:rsidRPr="00D329A1">
        <w:t>,[</w:t>
      </w:r>
      <w:proofErr w:type="spellStart"/>
      <w:proofErr w:type="gramEnd"/>
      <w:r w:rsidRPr="00D329A1">
        <w:t>Count_Staged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</w:t>
      </w:r>
      <w:proofErr w:type="gramStart"/>
      <w:r w:rsidRPr="00D329A1">
        <w:t>,[</w:t>
      </w:r>
      <w:proofErr w:type="spellStart"/>
      <w:proofErr w:type="gramEnd"/>
      <w:r w:rsidRPr="00D329A1">
        <w:t>Count_Loaded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 </w:t>
      </w:r>
      <w:proofErr w:type="gramStart"/>
      <w:r w:rsidRPr="00D329A1">
        <w:t>,[</w:t>
      </w:r>
      <w:proofErr w:type="spellStart"/>
      <w:proofErr w:type="gramEnd"/>
      <w:r w:rsidRPr="00D329A1">
        <w:t>Count_Rejected</w:t>
      </w:r>
      <w:proofErr w:type="spellEnd"/>
      <w:r w:rsidRPr="00D329A1">
        <w:t>])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VALUES (?</w:t>
      </w:r>
      <w:proofErr w:type="gramStart"/>
      <w:r w:rsidRPr="00D329A1">
        <w:t>,</w:t>
      </w:r>
      <w:proofErr w:type="spellStart"/>
      <w:r w:rsidRPr="00D329A1">
        <w:t>GetDate</w:t>
      </w:r>
      <w:proofErr w:type="spellEnd"/>
      <w:proofErr w:type="gramEnd"/>
      <w:r w:rsidRPr="00D329A1">
        <w:t>(), ?, ?,?)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E60F7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141A8">
      <w:pPr>
        <w:pStyle w:val="ListParagraph"/>
        <w:numPr>
          <w:ilvl w:val="0"/>
          <w:numId w:val="26"/>
        </w:numPr>
        <w:pPrChange w:id="743" w:author="Palacherla, Susmitha C (NONUS)" w:date="2018-01-17T16:53:00Z">
          <w:pPr>
            <w:pStyle w:val="ListParagraph"/>
            <w:numPr>
              <w:numId w:val="13"/>
            </w:numPr>
            <w:ind w:left="1440" w:hanging="360"/>
          </w:pPr>
        </w:pPrChange>
      </w:pPr>
      <w:r w:rsidRPr="005F0717">
        <w:t xml:space="preserve">File System Task: </w:t>
      </w:r>
      <w:del w:id="744" w:author="Palacherla, Susmitha C (NONUS)" w:date="2018-01-17T16:57:00Z">
        <w:r w:rsidRPr="005F0717" w:rsidDel="00FE68F9">
          <w:delText>Move file to backup folder</w:delText>
        </w:r>
      </w:del>
      <w:ins w:id="745" w:author="Palacherla, Susmitha C (NONUS)" w:date="2018-01-17T16:57:00Z">
        <w:r w:rsidR="00FE68F9">
          <w:t>Delete loaded file</w:t>
        </w:r>
      </w:ins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F75A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del w:id="746" w:author="Palacherla, Susmitha C (NONUS)" w:date="2018-01-17T16:57:00Z">
        <w:r w:rsidDel="00FE68F9">
          <w:rPr>
            <w:noProof/>
          </w:rPr>
          <w:drawing>
            <wp:inline distT="0" distB="0" distL="0" distR="0" wp14:anchorId="7B6C504D" wp14:editId="05518BDE">
              <wp:extent cx="5943600" cy="3317875"/>
              <wp:effectExtent l="0" t="0" r="0" b="0"/>
              <wp:docPr id="120" name="Picture 1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17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747" w:author="Palacherla, Susmitha C (NONUS)" w:date="2018-01-17T16:57:00Z">
        <w:r w:rsidR="00FE68F9" w:rsidRPr="00FE68F9">
          <w:rPr>
            <w:noProof/>
          </w:rPr>
          <w:t xml:space="preserve"> </w:t>
        </w:r>
        <w:r w:rsidR="00FE68F9">
          <w:rPr>
            <w:noProof/>
          </w:rPr>
          <w:drawing>
            <wp:inline distT="0" distB="0" distL="0" distR="0" wp14:anchorId="274DC13F" wp14:editId="657D7B16">
              <wp:extent cx="4133088" cy="1828800"/>
              <wp:effectExtent l="0" t="0" r="1270" b="0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3308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Pr="00FE68F9" w:rsidDel="00FE68F9" w:rsidRDefault="001822D4" w:rsidP="00FE68F9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del w:id="748" w:author="Palacherla, Susmitha C (NONUS)" w:date="2018-01-17T17:00:00Z"/>
          <w:rFonts w:asciiTheme="minorHAnsi" w:hAnsiTheme="minorHAnsi" w:cs="Arial"/>
          <w:b/>
          <w:rPrChange w:id="749" w:author="Palacherla, Susmitha C (NONUS)" w:date="2018-01-17T17:00:00Z">
            <w:rPr>
              <w:del w:id="750" w:author="Palacherla, Susmitha C (NONUS)" w:date="2018-01-17T17:00:00Z"/>
              <w:rFonts w:ascii="Arial" w:hAnsi="Arial" w:cs="Arial"/>
              <w:sz w:val="24"/>
              <w:szCs w:val="24"/>
            </w:rPr>
          </w:rPrChange>
        </w:rPr>
        <w:pPrChange w:id="751" w:author="Palacherla, Susmitha C (NONUS)" w:date="2018-01-17T17:00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FE68F9" w:rsidRDefault="00FE68F9" w:rsidP="00FE68F9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752" w:author="Palacherla, Susmitha C (NONUS)" w:date="2018-01-17T16:58:00Z"/>
          <w:rFonts w:asciiTheme="minorHAnsi" w:hAnsiTheme="minorHAnsi" w:cs="Arial"/>
          <w:b/>
        </w:rPr>
        <w:pPrChange w:id="753" w:author="Palacherla, Susmitha C (NONUS)" w:date="2018-01-17T17:00:00Z">
          <w:pPr>
            <w:pStyle w:val="ListParagraph"/>
            <w:widowControl w:val="0"/>
            <w:numPr>
              <w:ilvl w:val="4"/>
              <w:numId w:val="6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ins w:id="754" w:author="Palacherla, Susmitha C (NONUS)" w:date="2018-01-17T16:58:00Z">
        <w:r>
          <w:rPr>
            <w:rFonts w:asciiTheme="minorHAnsi" w:hAnsiTheme="minorHAnsi" w:cs="Arial"/>
            <w:b/>
          </w:rPr>
          <w:t>For each Loop: Encrypt Failed Files</w:t>
        </w:r>
        <w:r w:rsidRPr="0084218D">
          <w:rPr>
            <w:rFonts w:asciiTheme="minorHAnsi" w:hAnsiTheme="minorHAnsi" w:cs="Arial"/>
            <w:b/>
          </w:rPr>
          <w:t xml:space="preserve"> </w:t>
        </w:r>
      </w:ins>
    </w:p>
    <w:p w:rsidR="00FE68F9" w:rsidRPr="00FE68F9" w:rsidRDefault="00FE68F9" w:rsidP="00FE68F9">
      <w:pPr>
        <w:spacing w:after="0"/>
        <w:ind w:left="1440"/>
        <w:rPr>
          <w:ins w:id="755" w:author="Palacherla, Susmitha C (NONUS)" w:date="2018-01-17T16:59:00Z"/>
          <w:rFonts w:ascii="Times New Roman" w:hAnsi="Times New Roman"/>
          <w:rPrChange w:id="756" w:author="Palacherla, Susmitha C (NONUS)" w:date="2018-01-17T16:59:00Z">
            <w:rPr>
              <w:ins w:id="757" w:author="Palacherla, Susmitha C (NONUS)" w:date="2018-01-17T16:59:00Z"/>
            </w:rPr>
          </w:rPrChange>
        </w:rPr>
        <w:pPrChange w:id="758" w:author="Palacherla, Susmitha C (NONUS)" w:date="2018-01-17T16:59:00Z">
          <w:pPr>
            <w:pStyle w:val="ListParagraph"/>
            <w:numPr>
              <w:numId w:val="6"/>
            </w:numPr>
            <w:spacing w:after="0"/>
            <w:ind w:left="360" w:hanging="360"/>
          </w:pPr>
        </w:pPrChange>
      </w:pPr>
      <w:ins w:id="759" w:author="Palacherla, Susmitha C (NONUS)" w:date="2018-01-17T16:59:00Z">
        <w:r w:rsidRPr="00FE68F9">
          <w:rPr>
            <w:rFonts w:ascii="Times New Roman" w:hAnsi="Times New Roman"/>
            <w:rPrChange w:id="760" w:author="Palacherla, Susmitha C (NONUS)" w:date="2018-01-17T16:59:00Z">
              <w:rPr/>
            </w:rPrChange>
          </w:rPr>
          <w:t xml:space="preserve">Container: For </w:t>
        </w:r>
        <w:proofErr w:type="gramStart"/>
        <w:r w:rsidRPr="00FE68F9">
          <w:rPr>
            <w:rFonts w:ascii="Times New Roman" w:hAnsi="Times New Roman"/>
            <w:rPrChange w:id="761" w:author="Palacherla, Susmitha C (NONUS)" w:date="2018-01-17T16:59:00Z">
              <w:rPr/>
            </w:rPrChange>
          </w:rPr>
          <w:t>each  File</w:t>
        </w:r>
        <w:proofErr w:type="gramEnd"/>
        <w:r w:rsidRPr="00FE68F9">
          <w:rPr>
            <w:rFonts w:ascii="Times New Roman" w:hAnsi="Times New Roman"/>
            <w:rPrChange w:id="762" w:author="Palacherla, Susmitha C (NONUS)" w:date="2018-01-17T16:59:00Z">
              <w:rPr/>
            </w:rPrChange>
          </w:rPr>
          <w:t xml:space="preserve"> Loop </w:t>
        </w:r>
      </w:ins>
    </w:p>
    <w:p w:rsidR="00FE68F9" w:rsidRPr="00FE68F9" w:rsidRDefault="00FE68F9" w:rsidP="00FE68F9">
      <w:pPr>
        <w:spacing w:after="0"/>
        <w:ind w:left="1440"/>
        <w:rPr>
          <w:ins w:id="763" w:author="Palacherla, Susmitha C (NONUS)" w:date="2018-01-17T16:59:00Z"/>
          <w:rFonts w:ascii="Times New Roman" w:hAnsi="Times New Roman"/>
          <w:rPrChange w:id="764" w:author="Palacherla, Susmitha C (NONUS)" w:date="2018-01-17T16:59:00Z">
            <w:rPr>
              <w:ins w:id="765" w:author="Palacherla, Susmitha C (NONUS)" w:date="2018-01-17T16:59:00Z"/>
            </w:rPr>
          </w:rPrChange>
        </w:rPr>
        <w:pPrChange w:id="766" w:author="Palacherla, Susmitha C (NONUS)" w:date="2018-01-17T16:59:00Z">
          <w:pPr>
            <w:pStyle w:val="ListParagraph"/>
            <w:numPr>
              <w:numId w:val="6"/>
            </w:numPr>
            <w:spacing w:after="0"/>
            <w:ind w:left="360" w:hanging="360"/>
          </w:pPr>
        </w:pPrChange>
      </w:pPr>
      <w:ins w:id="767" w:author="Palacherla, Susmitha C (NONUS)" w:date="2018-01-17T16:59:00Z">
        <w:r w:rsidRPr="00FE68F9">
          <w:rPr>
            <w:rFonts w:ascii="Times New Roman" w:hAnsi="Times New Roman"/>
            <w:rPrChange w:id="768" w:author="Palacherla, Susmitha C (NONUS)" w:date="2018-01-17T16:59:00Z">
              <w:rPr/>
            </w:rPrChange>
          </w:rPr>
          <w:t>Precedence Constraint - Completion</w:t>
        </w:r>
      </w:ins>
    </w:p>
    <w:p w:rsidR="00FE68F9" w:rsidRPr="00FE68F9" w:rsidRDefault="00FE68F9" w:rsidP="00FE68F9">
      <w:pPr>
        <w:spacing w:after="0"/>
        <w:ind w:left="1440"/>
        <w:rPr>
          <w:ins w:id="769" w:author="Palacherla, Susmitha C (NONUS)" w:date="2018-01-17T16:59:00Z"/>
          <w:rFonts w:ascii="Times New Roman" w:hAnsi="Times New Roman"/>
          <w:rPrChange w:id="770" w:author="Palacherla, Susmitha C (NONUS)" w:date="2018-01-17T16:59:00Z">
            <w:rPr>
              <w:ins w:id="771" w:author="Palacherla, Susmitha C (NONUS)" w:date="2018-01-17T16:59:00Z"/>
            </w:rPr>
          </w:rPrChange>
        </w:rPr>
        <w:pPrChange w:id="772" w:author="Palacherla, Susmitha C (NONUS)" w:date="2018-01-17T16:59:00Z">
          <w:pPr>
            <w:pStyle w:val="ListParagraph"/>
            <w:numPr>
              <w:numId w:val="6"/>
            </w:numPr>
            <w:spacing w:after="0"/>
            <w:ind w:left="360" w:hanging="360"/>
          </w:pPr>
        </w:pPrChange>
      </w:pPr>
      <w:ins w:id="773" w:author="Palacherla, Susmitha C (NONUS)" w:date="2018-01-17T16:59:00Z">
        <w:r w:rsidRPr="00FE68F9">
          <w:rPr>
            <w:rFonts w:ascii="Times New Roman" w:hAnsi="Times New Roman"/>
            <w:rPrChange w:id="774" w:author="Palacherla, Susmitha C (NONUS)" w:date="2018-01-17T16:59:00Z">
              <w:rPr/>
            </w:rPrChange>
          </w:rPr>
          <w:t>Folder: \\f3420-ecldbp01\data\coaching\ETS\Decrypt_out\</w:t>
        </w:r>
      </w:ins>
    </w:p>
    <w:p w:rsidR="00FE68F9" w:rsidRPr="00FE68F9" w:rsidRDefault="00FE68F9" w:rsidP="00FE68F9">
      <w:pPr>
        <w:spacing w:after="0"/>
        <w:ind w:left="1440"/>
        <w:rPr>
          <w:ins w:id="775" w:author="Palacherla, Susmitha C (NONUS)" w:date="2018-01-17T16:59:00Z"/>
          <w:rFonts w:ascii="Times New Roman" w:hAnsi="Times New Roman"/>
          <w:rPrChange w:id="776" w:author="Palacherla, Susmitha C (NONUS)" w:date="2018-01-17T16:59:00Z">
            <w:rPr>
              <w:ins w:id="777" w:author="Palacherla, Susmitha C (NONUS)" w:date="2018-01-17T16:59:00Z"/>
            </w:rPr>
          </w:rPrChange>
        </w:rPr>
        <w:pPrChange w:id="778" w:author="Palacherla, Susmitha C (NONUS)" w:date="2018-01-17T16:59:00Z">
          <w:pPr>
            <w:pStyle w:val="ListParagraph"/>
            <w:numPr>
              <w:numId w:val="6"/>
            </w:numPr>
            <w:spacing w:after="0"/>
            <w:ind w:left="360" w:hanging="360"/>
          </w:pPr>
        </w:pPrChange>
      </w:pPr>
      <w:ins w:id="779" w:author="Palacherla, Susmitha C (NONUS)" w:date="2018-01-17T16:59:00Z">
        <w:r w:rsidRPr="00FE68F9">
          <w:rPr>
            <w:rFonts w:ascii="Times New Roman" w:hAnsi="Times New Roman"/>
            <w:rPrChange w:id="780" w:author="Palacherla, Susmitha C (NONUS)" w:date="2018-01-17T16:59:00Z">
              <w:rPr/>
            </w:rPrChange>
          </w:rPr>
          <w:t xml:space="preserve">Files: </w:t>
        </w:r>
        <w:proofErr w:type="gramStart"/>
        <w:r w:rsidRPr="00FE68F9">
          <w:rPr>
            <w:rFonts w:ascii="Times New Roman" w:hAnsi="Times New Roman"/>
            <w:rPrChange w:id="781" w:author="Palacherla, Susmitha C (NONUS)" w:date="2018-01-17T16:59:00Z">
              <w:rPr/>
            </w:rPrChange>
          </w:rPr>
          <w:t>eCL</w:t>
        </w:r>
        <w:proofErr w:type="gramEnd"/>
        <w:r w:rsidRPr="00FE68F9">
          <w:rPr>
            <w:rFonts w:ascii="Times New Roman" w:hAnsi="Times New Roman"/>
            <w:rPrChange w:id="782" w:author="Palacherla, Susmitha C (NONUS)" w:date="2018-01-17T16:59:00Z">
              <w:rPr/>
            </w:rPrChange>
          </w:rPr>
          <w:t>*.csv</w:t>
        </w:r>
      </w:ins>
    </w:p>
    <w:p w:rsidR="00FE68F9" w:rsidRPr="00FE68F9" w:rsidRDefault="00FE68F9" w:rsidP="00FE68F9">
      <w:pPr>
        <w:spacing w:after="0"/>
        <w:ind w:left="1440"/>
        <w:rPr>
          <w:ins w:id="783" w:author="Palacherla, Susmitha C (NONUS)" w:date="2018-01-17T16:59:00Z"/>
          <w:rFonts w:ascii="Times New Roman" w:hAnsi="Times New Roman"/>
          <w:rPrChange w:id="784" w:author="Palacherla, Susmitha C (NONUS)" w:date="2018-01-17T16:59:00Z">
            <w:rPr>
              <w:ins w:id="785" w:author="Palacherla, Susmitha C (NONUS)" w:date="2018-01-17T16:59:00Z"/>
            </w:rPr>
          </w:rPrChange>
        </w:rPr>
        <w:pPrChange w:id="786" w:author="Palacherla, Susmitha C (NONUS)" w:date="2018-01-17T16:59:00Z">
          <w:pPr>
            <w:pStyle w:val="ListParagraph"/>
            <w:numPr>
              <w:numId w:val="6"/>
            </w:numPr>
            <w:spacing w:after="0"/>
            <w:ind w:left="360" w:hanging="360"/>
          </w:pPr>
        </w:pPrChange>
      </w:pPr>
      <w:ins w:id="787" w:author="Palacherla, Susmitha C (NONUS)" w:date="2018-01-17T16:59:00Z">
        <w:r w:rsidRPr="00FE68F9">
          <w:rPr>
            <w:rFonts w:ascii="Times New Roman" w:hAnsi="Times New Roman"/>
            <w:rPrChange w:id="788" w:author="Palacherla, Susmitha C (NONUS)" w:date="2018-01-17T16:59:00Z">
              <w:rPr/>
            </w:rPrChange>
          </w:rPr>
          <w:t>Retrieve file name: Name and Extension</w:t>
        </w:r>
      </w:ins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Pr="00FE68F9" w:rsidRDefault="00FE68F9" w:rsidP="00FE68F9">
      <w:pPr>
        <w:ind w:left="1080"/>
        <w:rPr>
          <w:ins w:id="789" w:author="Palacherla, Susmitha C (NONUS)" w:date="2018-01-17T16:59:00Z"/>
          <w:rFonts w:ascii="Times New Roman" w:hAnsi="Times New Roman"/>
          <w:b/>
        </w:rPr>
        <w:pPrChange w:id="790" w:author="Palacherla, Susmitha C (NONUS)" w:date="2018-01-17T17:00:00Z">
          <w:pPr/>
        </w:pPrChange>
      </w:pPr>
      <w:ins w:id="791" w:author="Palacherla, Susmitha C (NONUS)" w:date="2018-01-17T16:59:00Z">
        <w:r w:rsidRPr="00FE68F9">
          <w:rPr>
            <w:rFonts w:ascii="Times New Roman" w:hAnsi="Times New Roman"/>
            <w:b/>
          </w:rPr>
          <w:t>Summary of Steps</w:t>
        </w:r>
      </w:ins>
    </w:p>
    <w:p w:rsidR="00FE68F9" w:rsidRPr="00FE68F9" w:rsidRDefault="00FE68F9" w:rsidP="00FE68F9">
      <w:pPr>
        <w:numPr>
          <w:ilvl w:val="0"/>
          <w:numId w:val="29"/>
        </w:numPr>
        <w:contextualSpacing/>
        <w:rPr>
          <w:ins w:id="792" w:author="Palacherla, Susmitha C (NONUS)" w:date="2018-01-17T16:59:00Z"/>
          <w:rFonts w:ascii="Times New Roman" w:hAnsi="Times New Roman"/>
        </w:rPr>
      </w:pPr>
      <w:ins w:id="793" w:author="Palacherla, Susmitha C (NONUS)" w:date="2018-01-17T16:59:00Z">
        <w:r w:rsidRPr="00FE68F9">
          <w:rPr>
            <w:rFonts w:ascii="Times New Roman" w:hAnsi="Times New Roman"/>
          </w:rPr>
          <w:t xml:space="preserve">File system task – Encrypt failed files </w:t>
        </w:r>
      </w:ins>
    </w:p>
    <w:p w:rsidR="00FE68F9" w:rsidRPr="00FE68F9" w:rsidRDefault="00FE68F9" w:rsidP="00FE68F9">
      <w:pPr>
        <w:numPr>
          <w:ilvl w:val="0"/>
          <w:numId w:val="29"/>
        </w:numPr>
        <w:contextualSpacing/>
        <w:rPr>
          <w:ins w:id="794" w:author="Palacherla, Susmitha C (NONUS)" w:date="2018-01-17T16:59:00Z"/>
          <w:rFonts w:ascii="Times New Roman" w:hAnsi="Times New Roman"/>
        </w:rPr>
      </w:pPr>
      <w:ins w:id="795" w:author="Palacherla, Susmitha C (NONUS)" w:date="2018-01-17T16:59:00Z">
        <w:r w:rsidRPr="00FE68F9">
          <w:rPr>
            <w:rFonts w:ascii="Times New Roman" w:hAnsi="Times New Roman"/>
          </w:rPr>
          <w:t>Script task - Pause 10 seconds</w:t>
        </w:r>
      </w:ins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ins w:id="796" w:author="Palacherla, Susmitha C (NONUS)" w:date="2018-01-17T17:01:00Z"/>
          <w:rFonts w:ascii="Times New Roman" w:hAnsi="Times New Roman"/>
          <w:b/>
          <w:sz w:val="24"/>
          <w:szCs w:val="24"/>
        </w:rPr>
      </w:pP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ins w:id="797" w:author="Palacherla, Susmitha C (NONUS)" w:date="2018-01-17T17:01:00Z"/>
          <w:rFonts w:ascii="Times New Roman" w:hAnsi="Times New Roman"/>
          <w:b/>
          <w:sz w:val="24"/>
          <w:szCs w:val="24"/>
        </w:rPr>
      </w:pP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ins w:id="798" w:author="Palacherla, Susmitha C (NONUS)" w:date="2018-01-17T17:01:00Z"/>
          <w:rFonts w:ascii="Times New Roman" w:hAnsi="Times New Roman"/>
          <w:b/>
          <w:sz w:val="24"/>
          <w:szCs w:val="24"/>
        </w:rPr>
      </w:pP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ins w:id="799" w:author="Palacherla, Susmitha C (NONUS)" w:date="2018-01-17T17:01:00Z"/>
          <w:rFonts w:ascii="Times New Roman" w:hAnsi="Times New Roman"/>
          <w:b/>
          <w:sz w:val="24"/>
          <w:szCs w:val="24"/>
        </w:rPr>
      </w:pP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ins w:id="800" w:author="Palacherla, Susmitha C (NONUS)" w:date="2018-01-17T17:01:00Z"/>
          <w:rFonts w:ascii="Times New Roman" w:hAnsi="Times New Roman"/>
          <w:b/>
          <w:sz w:val="24"/>
          <w:szCs w:val="24"/>
        </w:rPr>
      </w:pP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ins w:id="801" w:author="Palacherla, Susmitha C (NONUS)" w:date="2018-01-17T17:01:00Z"/>
          <w:rFonts w:ascii="Times New Roman" w:hAnsi="Times New Roman"/>
          <w:b/>
          <w:sz w:val="24"/>
          <w:szCs w:val="24"/>
        </w:rPr>
      </w:pPr>
    </w:p>
    <w:p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ins w:id="802" w:author="Palacherla, Susmitha C (NONUS)" w:date="2018-01-17T16:59:00Z"/>
          <w:rFonts w:ascii="Times New Roman" w:hAnsi="Times New Roman"/>
          <w:b/>
          <w:sz w:val="24"/>
          <w:szCs w:val="24"/>
        </w:rPr>
      </w:pPr>
    </w:p>
    <w:p w:rsidR="00FE68F9" w:rsidRPr="00FE68F9" w:rsidRDefault="00FE68F9" w:rsidP="00FE68F9">
      <w:pPr>
        <w:ind w:left="1080"/>
        <w:rPr>
          <w:ins w:id="803" w:author="Palacherla, Susmitha C (NONUS)" w:date="2018-01-17T16:59:00Z"/>
          <w:rFonts w:ascii="Times New Roman" w:hAnsi="Times New Roman"/>
          <w:b/>
        </w:rPr>
        <w:pPrChange w:id="804" w:author="Palacherla, Susmitha C (NONUS)" w:date="2018-01-17T17:00:00Z">
          <w:pPr/>
        </w:pPrChange>
      </w:pPr>
      <w:ins w:id="805" w:author="Palacherla, Susmitha C (NONUS)" w:date="2018-01-17T16:59:00Z">
        <w:r w:rsidRPr="00FE68F9">
          <w:rPr>
            <w:rFonts w:ascii="Times New Roman" w:hAnsi="Times New Roman"/>
            <w:b/>
          </w:rPr>
          <w:lastRenderedPageBreak/>
          <w:t>Details</w:t>
        </w:r>
      </w:ins>
    </w:p>
    <w:p w:rsidR="00FE68F9" w:rsidRPr="00FE68F9" w:rsidRDefault="00FE68F9" w:rsidP="00FE68F9">
      <w:pPr>
        <w:numPr>
          <w:ilvl w:val="0"/>
          <w:numId w:val="30"/>
        </w:numPr>
        <w:contextualSpacing/>
        <w:rPr>
          <w:ins w:id="806" w:author="Palacherla, Susmitha C (NONUS)" w:date="2018-01-17T16:59:00Z"/>
          <w:rFonts w:ascii="Times New Roman" w:hAnsi="Times New Roman"/>
        </w:rPr>
      </w:pPr>
      <w:ins w:id="807" w:author="Palacherla, Susmitha C (NONUS)" w:date="2018-01-17T16:59:00Z">
        <w:r w:rsidRPr="00FE68F9">
          <w:rPr>
            <w:rFonts w:ascii="Times New Roman" w:hAnsi="Times New Roman"/>
          </w:rPr>
          <w:t>File system task – Encrypt files</w:t>
        </w:r>
      </w:ins>
    </w:p>
    <w:p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808" w:author="Palacherla, Susmitha C (NONUS)" w:date="2018-01-17T16:59:00Z"/>
          <w:rFonts w:ascii="Times New Roman" w:hAnsi="Times New Roman"/>
          <w:sz w:val="24"/>
          <w:szCs w:val="24"/>
        </w:rPr>
      </w:pPr>
      <w:ins w:id="809" w:author="Palacherla, Susmitha C (NONUS)" w:date="2018-01-17T16:59:00Z">
        <w:r w:rsidRPr="00FE68F9">
          <w:rPr>
            <w:noProof/>
          </w:rPr>
          <w:t xml:space="preserve"> </w:t>
        </w:r>
        <w:r w:rsidRPr="00FE68F9">
          <w:rPr>
            <w:noProof/>
          </w:rPr>
          <w:drawing>
            <wp:inline distT="0" distB="0" distL="0" distR="0" wp14:anchorId="0F9386B5" wp14:editId="29A386A0">
              <wp:extent cx="5230368" cy="2743200"/>
              <wp:effectExtent l="0" t="0" r="8890" b="0"/>
              <wp:docPr id="73" name="Picture 7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30368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810" w:author="Palacherla, Susmitha C (NONUS)" w:date="2018-01-17T16:59:00Z"/>
          <w:rFonts w:ascii="Times New Roman" w:hAnsi="Times New Roman"/>
          <w:sz w:val="24"/>
          <w:szCs w:val="24"/>
        </w:rPr>
      </w:pPr>
    </w:p>
    <w:p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811" w:author="Palacherla, Susmitha C (NONUS)" w:date="2018-01-17T16:59:00Z"/>
          <w:rFonts w:ascii="Times New Roman" w:hAnsi="Times New Roman"/>
        </w:rPr>
      </w:pPr>
    </w:p>
    <w:p w:rsidR="00FE68F9" w:rsidRPr="00FE68F9" w:rsidRDefault="00FE68F9" w:rsidP="00FE68F9">
      <w:pPr>
        <w:numPr>
          <w:ilvl w:val="0"/>
          <w:numId w:val="30"/>
        </w:numPr>
        <w:contextualSpacing/>
        <w:rPr>
          <w:ins w:id="812" w:author="Palacherla, Susmitha C (NONUS)" w:date="2018-01-17T16:59:00Z"/>
          <w:rFonts w:ascii="Times New Roman" w:hAnsi="Times New Roman"/>
        </w:rPr>
      </w:pPr>
      <w:ins w:id="813" w:author="Palacherla, Susmitha C (NONUS)" w:date="2018-01-17T16:59:00Z">
        <w:r w:rsidRPr="00FE68F9">
          <w:rPr>
            <w:rFonts w:ascii="Times New Roman" w:hAnsi="Times New Roman"/>
          </w:rPr>
          <w:t>Script  task- Pause 10 secs</w:t>
        </w:r>
      </w:ins>
    </w:p>
    <w:p w:rsidR="00FE68F9" w:rsidRPr="00FE68F9" w:rsidRDefault="00FE68F9" w:rsidP="00FE68F9">
      <w:pPr>
        <w:ind w:left="720"/>
        <w:rPr>
          <w:ins w:id="814" w:author="Palacherla, Susmitha C (NONUS)" w:date="2018-01-17T16:59:00Z"/>
          <w:rFonts w:ascii="Times New Roman" w:hAnsi="Times New Roman"/>
        </w:rPr>
      </w:pPr>
      <w:ins w:id="815" w:author="Palacherla, Susmitha C (NONUS)" w:date="2018-01-17T16:59:00Z">
        <w:r w:rsidRPr="00FE68F9">
          <w:rPr>
            <w:noProof/>
          </w:rPr>
          <w:drawing>
            <wp:inline distT="0" distB="0" distL="0" distR="0" wp14:anchorId="01707CCC" wp14:editId="53705B53">
              <wp:extent cx="4762500" cy="1238250"/>
              <wp:effectExtent l="0" t="0" r="0" b="0"/>
              <wp:docPr id="37" name="Picture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1238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ins w:id="816" w:author="Palacherla, Susmitha C (NONUS)" w:date="2018-01-17T16:59:00Z"/>
          <w:rFonts w:ascii="Consolas" w:hAnsi="Consolas" w:cs="Consolas"/>
          <w:color w:val="000000"/>
          <w:sz w:val="19"/>
          <w:szCs w:val="19"/>
        </w:rPr>
      </w:pPr>
      <w:ins w:id="817" w:author="Palacherla, Susmitha C (NONUS)" w:date="2018-01-17T16:59:00Z">
        <w:r w:rsidRPr="00FE68F9">
          <w:rPr>
            <w:rFonts w:ascii="Consolas" w:hAnsi="Consolas" w:cs="Consolas"/>
            <w:color w:val="000000"/>
            <w:sz w:val="19"/>
            <w:szCs w:val="19"/>
          </w:rPr>
          <w:t xml:space="preserve">        </w:t>
        </w:r>
        <w:proofErr w:type="gramStart"/>
        <w:r w:rsidRPr="00FE68F9">
          <w:rPr>
            <w:rFonts w:ascii="Consolas" w:hAnsi="Consolas" w:cs="Consolas"/>
            <w:color w:val="0000FF"/>
            <w:sz w:val="19"/>
            <w:szCs w:val="19"/>
          </w:rPr>
          <w:t>public</w:t>
        </w:r>
        <w:proofErr w:type="gramEnd"/>
        <w:r w:rsidRPr="00FE68F9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Pr="00FE68F9">
          <w:rPr>
            <w:rFonts w:ascii="Consolas" w:hAnsi="Consolas" w:cs="Consolas"/>
            <w:color w:val="0000FF"/>
            <w:sz w:val="19"/>
            <w:szCs w:val="19"/>
          </w:rPr>
          <w:t>void</w:t>
        </w:r>
        <w:r w:rsidRPr="00FE68F9">
          <w:rPr>
            <w:rFonts w:ascii="Consolas" w:hAnsi="Consolas" w:cs="Consolas"/>
            <w:color w:val="000000"/>
            <w:sz w:val="19"/>
            <w:szCs w:val="19"/>
          </w:rPr>
          <w:t xml:space="preserve"> Main()</w:t>
        </w:r>
      </w:ins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ins w:id="818" w:author="Palacherla, Susmitha C (NONUS)" w:date="2018-01-17T16:59:00Z"/>
          <w:rFonts w:ascii="Consolas" w:hAnsi="Consolas" w:cs="Consolas"/>
          <w:color w:val="000000"/>
          <w:sz w:val="19"/>
          <w:szCs w:val="19"/>
        </w:rPr>
      </w:pPr>
      <w:ins w:id="819" w:author="Palacherla, Susmitha C (NONUS)" w:date="2018-01-17T16:59:00Z">
        <w:r w:rsidRPr="00FE68F9">
          <w:rPr>
            <w:rFonts w:ascii="Consolas" w:hAnsi="Consolas" w:cs="Consolas"/>
            <w:color w:val="000000"/>
            <w:sz w:val="19"/>
            <w:szCs w:val="19"/>
          </w:rPr>
          <w:t xml:space="preserve">        {</w:t>
        </w:r>
      </w:ins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ins w:id="820" w:author="Palacherla, Susmitha C (NONUS)" w:date="2018-01-17T16:59:00Z"/>
          <w:rFonts w:ascii="Consolas" w:hAnsi="Consolas" w:cs="Consolas"/>
          <w:color w:val="000000"/>
          <w:sz w:val="19"/>
          <w:szCs w:val="19"/>
        </w:rPr>
      </w:pPr>
      <w:ins w:id="821" w:author="Palacherla, Susmitha C (NONUS)" w:date="2018-01-17T16:59:00Z">
        <w:r w:rsidRPr="00FE68F9"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r w:rsidRPr="00FE68F9">
          <w:rPr>
            <w:rFonts w:ascii="Consolas" w:hAnsi="Consolas" w:cs="Consolas"/>
            <w:color w:val="008000"/>
            <w:sz w:val="19"/>
            <w:szCs w:val="19"/>
          </w:rPr>
          <w:t>// TODO: Add your code here</w:t>
        </w:r>
      </w:ins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ins w:id="822" w:author="Palacherla, Susmitha C (NONUS)" w:date="2018-01-17T16:59:00Z"/>
          <w:rFonts w:ascii="Consolas" w:hAnsi="Consolas" w:cs="Consolas"/>
          <w:color w:val="000000"/>
          <w:sz w:val="19"/>
          <w:szCs w:val="19"/>
        </w:rPr>
      </w:pPr>
      <w:ins w:id="823" w:author="Palacherla, Susmitha C (NONUS)" w:date="2018-01-17T16:59:00Z">
        <w:r w:rsidRPr="00FE68F9"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r w:rsidRPr="00FE68F9">
          <w:rPr>
            <w:rFonts w:ascii="Consolas" w:hAnsi="Consolas" w:cs="Consolas"/>
            <w:color w:val="008000"/>
            <w:sz w:val="19"/>
            <w:szCs w:val="19"/>
          </w:rPr>
          <w:t xml:space="preserve">// Sleep for 10 </w:t>
        </w:r>
        <w:proofErr w:type="gramStart"/>
        <w:r w:rsidRPr="00FE68F9">
          <w:rPr>
            <w:rFonts w:ascii="Consolas" w:hAnsi="Consolas" w:cs="Consolas"/>
            <w:color w:val="008000"/>
            <w:sz w:val="19"/>
            <w:szCs w:val="19"/>
          </w:rPr>
          <w:t>seconds  (</w:t>
        </w:r>
        <w:proofErr w:type="gramEnd"/>
        <w:r w:rsidRPr="00FE68F9">
          <w:rPr>
            <w:rFonts w:ascii="Consolas" w:hAnsi="Consolas" w:cs="Consolas"/>
            <w:color w:val="008000"/>
            <w:sz w:val="19"/>
            <w:szCs w:val="19"/>
          </w:rPr>
          <w:t>*1000)</w:t>
        </w:r>
      </w:ins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ins w:id="824" w:author="Palacherla, Susmitha C (NONUS)" w:date="2018-01-17T16:59:00Z"/>
          <w:rFonts w:ascii="Consolas" w:hAnsi="Consolas" w:cs="Consolas"/>
          <w:color w:val="000000"/>
          <w:sz w:val="19"/>
          <w:szCs w:val="19"/>
        </w:rPr>
      </w:pPr>
      <w:ins w:id="825" w:author="Palacherla, Susmitha C (NONUS)" w:date="2018-01-17T16:59:00Z">
        <w:r w:rsidRPr="00FE68F9"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proofErr w:type="spellStart"/>
        <w:proofErr w:type="gramStart"/>
        <w:r w:rsidRPr="00FE68F9">
          <w:rPr>
            <w:rFonts w:ascii="Consolas" w:hAnsi="Consolas" w:cs="Consolas"/>
            <w:color w:val="000000"/>
            <w:sz w:val="19"/>
            <w:szCs w:val="19"/>
          </w:rPr>
          <w:t>System.Threading.</w:t>
        </w:r>
        <w:r w:rsidRPr="00FE68F9">
          <w:rPr>
            <w:rFonts w:ascii="Consolas" w:hAnsi="Consolas" w:cs="Consolas"/>
            <w:color w:val="2B91AF"/>
            <w:sz w:val="19"/>
            <w:szCs w:val="19"/>
          </w:rPr>
          <w:t>Thread</w:t>
        </w:r>
        <w:r w:rsidRPr="00FE68F9">
          <w:rPr>
            <w:rFonts w:ascii="Consolas" w:hAnsi="Consolas" w:cs="Consolas"/>
            <w:color w:val="000000"/>
            <w:sz w:val="19"/>
            <w:szCs w:val="19"/>
          </w:rPr>
          <w:t>.Sleep</w:t>
        </w:r>
        <w:proofErr w:type="spellEnd"/>
        <w:r w:rsidRPr="00FE68F9">
          <w:rPr>
            <w:rFonts w:ascii="Consolas" w:hAnsi="Consolas" w:cs="Consolas"/>
            <w:color w:val="000000"/>
            <w:sz w:val="19"/>
            <w:szCs w:val="19"/>
          </w:rPr>
          <w:t>(</w:t>
        </w:r>
        <w:proofErr w:type="gramEnd"/>
        <w:r w:rsidRPr="00FE68F9">
          <w:rPr>
            <w:rFonts w:ascii="Consolas" w:hAnsi="Consolas" w:cs="Consolas"/>
            <w:color w:val="000000"/>
            <w:sz w:val="19"/>
            <w:szCs w:val="19"/>
          </w:rPr>
          <w:t>10000);</w:t>
        </w:r>
      </w:ins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ins w:id="826" w:author="Palacherla, Susmitha C (NONUS)" w:date="2018-01-17T16:59:00Z"/>
          <w:rFonts w:ascii="Consolas" w:hAnsi="Consolas" w:cs="Consolas"/>
          <w:color w:val="000000"/>
          <w:sz w:val="19"/>
          <w:szCs w:val="19"/>
        </w:rPr>
      </w:pPr>
      <w:ins w:id="827" w:author="Palacherla, Susmitha C (NONUS)" w:date="2018-01-17T16:59:00Z">
        <w:r w:rsidRPr="00FE68F9"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proofErr w:type="spellStart"/>
        <w:r w:rsidRPr="00FE68F9">
          <w:rPr>
            <w:rFonts w:ascii="Consolas" w:hAnsi="Consolas" w:cs="Consolas"/>
            <w:color w:val="000000"/>
            <w:sz w:val="19"/>
            <w:szCs w:val="19"/>
          </w:rPr>
          <w:t>Dts.TaskResult</w:t>
        </w:r>
        <w:proofErr w:type="spellEnd"/>
        <w:r w:rsidRPr="00FE68F9">
          <w:rPr>
            <w:rFonts w:ascii="Consolas" w:hAnsi="Consolas" w:cs="Consolas"/>
            <w:color w:val="000000"/>
            <w:sz w:val="19"/>
            <w:szCs w:val="19"/>
          </w:rPr>
          <w:t xml:space="preserve"> = (</w:t>
        </w:r>
        <w:proofErr w:type="spellStart"/>
        <w:r w:rsidRPr="00FE68F9">
          <w:rPr>
            <w:rFonts w:ascii="Consolas" w:hAnsi="Consolas" w:cs="Consolas"/>
            <w:color w:val="0000FF"/>
            <w:sz w:val="19"/>
            <w:szCs w:val="19"/>
          </w:rPr>
          <w:t>int</w:t>
        </w:r>
        <w:proofErr w:type="spellEnd"/>
        <w:proofErr w:type="gramStart"/>
        <w:r w:rsidRPr="00FE68F9">
          <w:rPr>
            <w:rFonts w:ascii="Consolas" w:hAnsi="Consolas" w:cs="Consolas"/>
            <w:color w:val="000000"/>
            <w:sz w:val="19"/>
            <w:szCs w:val="19"/>
          </w:rPr>
          <w:t>)</w:t>
        </w:r>
        <w:proofErr w:type="spellStart"/>
        <w:r w:rsidRPr="00FE68F9">
          <w:rPr>
            <w:rFonts w:ascii="Consolas" w:hAnsi="Consolas" w:cs="Consolas"/>
            <w:color w:val="2B91AF"/>
            <w:sz w:val="19"/>
            <w:szCs w:val="19"/>
          </w:rPr>
          <w:t>ScriptResults</w:t>
        </w:r>
        <w:r w:rsidRPr="00FE68F9">
          <w:rPr>
            <w:rFonts w:ascii="Consolas" w:hAnsi="Consolas" w:cs="Consolas"/>
            <w:color w:val="000000"/>
            <w:sz w:val="19"/>
            <w:szCs w:val="19"/>
          </w:rPr>
          <w:t>.Success</w:t>
        </w:r>
        <w:proofErr w:type="spellEnd"/>
        <w:proofErr w:type="gramEnd"/>
        <w:r w:rsidRPr="00FE68F9">
          <w:rPr>
            <w:rFonts w:ascii="Consolas" w:hAnsi="Consolas" w:cs="Consolas"/>
            <w:color w:val="000000"/>
            <w:sz w:val="19"/>
            <w:szCs w:val="19"/>
          </w:rPr>
          <w:t>;</w:t>
        </w:r>
      </w:ins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ins w:id="828" w:author="Palacherla, Susmitha C (NONUS)" w:date="2018-01-17T16:59:00Z"/>
          <w:rFonts w:ascii="Consolas" w:hAnsi="Consolas" w:cs="Consolas"/>
          <w:color w:val="000000"/>
          <w:sz w:val="19"/>
          <w:szCs w:val="19"/>
        </w:rPr>
      </w:pPr>
      <w:ins w:id="829" w:author="Palacherla, Susmitha C (NONUS)" w:date="2018-01-17T16:59:00Z">
        <w:r w:rsidRPr="00FE68F9">
          <w:rPr>
            <w:rFonts w:ascii="Consolas" w:hAnsi="Consolas" w:cs="Consolas"/>
            <w:color w:val="000000"/>
            <w:sz w:val="19"/>
            <w:szCs w:val="19"/>
          </w:rPr>
          <w:t xml:space="preserve">        }</w:t>
        </w:r>
      </w:ins>
    </w:p>
    <w:p w:rsidR="00FE68F9" w:rsidRPr="00FE68F9" w:rsidRDefault="00FE68F9" w:rsidP="00FE68F9">
      <w:pPr>
        <w:rPr>
          <w:ins w:id="830" w:author="Palacherla, Susmitha C (NONUS)" w:date="2018-01-17T16:59:00Z"/>
          <w:rFonts w:ascii="Times New Roman" w:hAnsi="Times New Roman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Del="00FE68F9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831" w:author="Palacherla, Susmitha C (NONUS)" w:date="2018-01-17T17:01:00Z"/>
          <w:rFonts w:ascii="Arial" w:hAnsi="Arial" w:cs="Arial"/>
          <w:sz w:val="24"/>
          <w:szCs w:val="24"/>
        </w:rPr>
      </w:pPr>
    </w:p>
    <w:p w:rsidR="001822D4" w:rsidDel="00FE68F9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832" w:author="Palacherla, Susmitha C (NONUS)" w:date="2018-01-17T17:01:00Z"/>
          <w:rFonts w:ascii="Arial" w:hAnsi="Arial" w:cs="Arial"/>
          <w:sz w:val="24"/>
          <w:szCs w:val="24"/>
        </w:rPr>
      </w:pPr>
    </w:p>
    <w:p w:rsidR="001822D4" w:rsidDel="00FE68F9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833" w:author="Palacherla, Susmitha C (NONUS)" w:date="2018-01-17T17:01:00Z"/>
          <w:rFonts w:ascii="Arial" w:hAnsi="Arial" w:cs="Arial"/>
          <w:sz w:val="24"/>
          <w:szCs w:val="24"/>
        </w:rPr>
      </w:pPr>
    </w:p>
    <w:p w:rsidR="001822D4" w:rsidDel="00FE68F9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834" w:author="Palacherla, Susmitha C (NONUS)" w:date="2018-01-17T17:01:00Z"/>
          <w:rFonts w:ascii="Arial" w:hAnsi="Arial" w:cs="Arial"/>
          <w:sz w:val="24"/>
          <w:szCs w:val="24"/>
        </w:rPr>
      </w:pPr>
    </w:p>
    <w:p w:rsidR="00BE2E93" w:rsidRPr="00932115" w:rsidRDefault="00BE2E93" w:rsidP="00FE68F9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r w:rsidR="00D03711">
        <w:rPr>
          <w:rFonts w:asciiTheme="minorHAnsi" w:hAnsiTheme="minorHAnsi" w:cs="Segoe UI"/>
          <w:color w:val="000000" w:themeColor="text1"/>
        </w:rPr>
        <w:t xml:space="preserve">Training 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F92AFA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0FF81A" wp14:editId="26ADE872">
            <wp:extent cx="4838700" cy="3048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D329A1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t xml:space="preserve"> </w:t>
      </w:r>
    </w:p>
    <w:p w:rsidR="0095088D" w:rsidRPr="001A3FAA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8452AE" wp14:editId="7164DB16">
            <wp:extent cx="5943600" cy="211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F92AFA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1B266" wp14:editId="412E1F75">
            <wp:extent cx="5943600" cy="29267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Pr="005858E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835" w:name="_Toc503971893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835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an incoming Lan ID does not exist in the </w:t>
            </w:r>
            <w:proofErr w:type="spellStart"/>
            <w:r>
              <w:rPr>
                <w:rFonts w:ascii="Arial" w:hAnsi="Arial" w:cs="Arial"/>
              </w:rPr>
              <w:t>Employee_Hierarchy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836" w:name="_Toc503971894"/>
      <w:r w:rsidRPr="0027630C">
        <w:rPr>
          <w:rFonts w:ascii="Calibri" w:hAnsi="Calibri" w:cs="Times New Roman"/>
          <w:color w:val="auto"/>
        </w:rPr>
        <w:t>Procedures</w:t>
      </w:r>
      <w:bookmarkEnd w:id="836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C006AB" w:rsidP="0095088D">
            <w:pPr>
              <w:rPr>
                <w:color w:val="000000"/>
              </w:rPr>
            </w:pPr>
            <w:r>
              <w:rPr>
                <w:color w:val="000000"/>
              </w:rPr>
              <w:t>sp_InsertInto_Coaching_Log_</w:t>
            </w:r>
            <w:r w:rsid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  <w:tr w:rsidR="00FE68F9" w:rsidRPr="00E5799B" w:rsidTr="00A71CC9">
        <w:trPr>
          <w:trHeight w:val="279"/>
          <w:jc w:val="center"/>
          <w:ins w:id="837" w:author="Palacherla, Susmitha C (NONUS)" w:date="2018-01-17T17:01:00Z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E68F9" w:rsidRDefault="00FE68F9" w:rsidP="00FE68F9">
            <w:pPr>
              <w:keepNext/>
              <w:keepLines/>
              <w:spacing w:line="240" w:lineRule="auto"/>
              <w:rPr>
                <w:ins w:id="838" w:author="Palacherla, Susmitha C (NONUS)" w:date="2018-01-17T17:01:00Z"/>
                <w:rFonts w:ascii="Arial" w:hAnsi="Arial" w:cs="Arial"/>
              </w:rPr>
            </w:pPr>
            <w:ins w:id="839" w:author="Palacherla, Susmitha C (NONUS)" w:date="2018-01-17T17:01:00Z">
              <w:r>
                <w:rPr>
                  <w:rFonts w:ascii="Arial" w:hAnsi="Arial" w:cs="Arial"/>
                </w:rPr>
                <w:t>2</w:t>
              </w:r>
              <w:r>
                <w:rPr>
                  <w:rFonts w:ascii="Arial" w:hAnsi="Arial" w:cs="Arial"/>
                </w:rPr>
                <w:t>.</w:t>
              </w:r>
            </w:ins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E68F9" w:rsidRDefault="00FE68F9" w:rsidP="00FE68F9">
            <w:pPr>
              <w:rPr>
                <w:ins w:id="840" w:author="Palacherla, Susmitha C (NONUS)" w:date="2018-01-17T17:01:00Z"/>
                <w:color w:val="000000"/>
              </w:rPr>
            </w:pPr>
            <w:proofErr w:type="spellStart"/>
            <w:ins w:id="841" w:author="Palacherla, Susmitha C (NONUS)" w:date="2018-01-17T17:02:00Z">
              <w:r w:rsidRPr="00FE68F9">
                <w:rPr>
                  <w:color w:val="000000"/>
                </w:rPr>
                <w:t>sp_Update_Training_Coaching_Stage</w:t>
              </w:r>
            </w:ins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FE68F9" w:rsidRDefault="00FE68F9" w:rsidP="00FE68F9">
            <w:pPr>
              <w:spacing w:line="240" w:lineRule="auto"/>
              <w:rPr>
                <w:ins w:id="842" w:author="Palacherla, Susmitha C (NONUS)" w:date="2018-01-17T17:01:00Z"/>
                <w:rFonts w:ascii="Arial" w:hAnsi="Arial" w:cs="Arial"/>
              </w:rPr>
            </w:pPr>
            <w:ins w:id="843" w:author="Palacherla, Susmitha C (NONUS)" w:date="2018-01-17T17:01:00Z">
              <w:r>
                <w:rPr>
                  <w:rFonts w:ascii="Arial" w:hAnsi="Arial" w:cs="Arial"/>
                </w:rPr>
                <w:t xml:space="preserve">Load: </w:t>
              </w:r>
              <w:r w:rsidRPr="00F92AFA">
                <w:rPr>
                  <w:rFonts w:ascii="Arial" w:hAnsi="Arial" w:cs="Arial"/>
                </w:rPr>
                <w:t>Training</w:t>
              </w:r>
              <w:r>
                <w:rPr>
                  <w:rFonts w:ascii="Arial" w:hAnsi="Arial" w:cs="Arial"/>
                </w:rPr>
                <w:t xml:space="preserve"> Data</w:t>
              </w:r>
            </w:ins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844" w:name="_Toc503971895"/>
      <w:r>
        <w:rPr>
          <w:rFonts w:ascii="Calibri" w:hAnsi="Calibri" w:cs="Times New Roman"/>
          <w:color w:val="auto"/>
        </w:rPr>
        <w:t>Functions</w:t>
      </w:r>
      <w:bookmarkEnd w:id="844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  <w:proofErr w:type="spellEnd"/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8A093F" w:rsidP="007C6827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8A093F" w:rsidP="007C6827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eCoaching_</w:t>
      </w:r>
      <w:r w:rsidR="00F92AFA" w:rsidRPr="00F92AFA">
        <w:rPr>
          <w:rFonts w:ascii="Arial" w:hAnsi="Arial" w:cs="Arial"/>
        </w:rPr>
        <w:t>Training</w:t>
      </w:r>
      <w:r w:rsidR="00F92AFA">
        <w:rPr>
          <w:rFonts w:ascii="Arial" w:hAnsi="Arial" w:cs="Arial"/>
        </w:rPr>
        <w:t>_Load_Create</w:t>
      </w:r>
      <w:proofErr w:type="spellEnd"/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65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4E02" w:rsidRDefault="004E4E02" w:rsidP="009F2A51">
      <w:pPr>
        <w:spacing w:after="0" w:line="240" w:lineRule="auto"/>
      </w:pPr>
      <w:r>
        <w:separator/>
      </w:r>
    </w:p>
  </w:endnote>
  <w:endnote w:type="continuationSeparator" w:id="0">
    <w:p w:rsidR="004E4E02" w:rsidRDefault="004E4E02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6200" w:rsidRDefault="006F6200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C1D980" id="Line 1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6F6200" w:rsidRDefault="006F6200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TRAININGs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1/17/18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6F6200" w:rsidRDefault="006F6200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6F6200" w:rsidRDefault="006F6200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FE68F9">
      <w:rPr>
        <w:rStyle w:val="PageNumber"/>
        <w:noProof/>
        <w:sz w:val="18"/>
      </w:rPr>
      <w:t>21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4E02" w:rsidRDefault="004E4E02" w:rsidP="009F2A51">
      <w:pPr>
        <w:spacing w:after="0" w:line="240" w:lineRule="auto"/>
      </w:pPr>
      <w:r>
        <w:separator/>
      </w:r>
    </w:p>
  </w:footnote>
  <w:footnote w:type="continuationSeparator" w:id="0">
    <w:p w:rsidR="004E4E02" w:rsidRDefault="004E4E02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9F54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1C30143C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4197176"/>
    <w:multiLevelType w:val="hybridMultilevel"/>
    <w:tmpl w:val="E87ED7F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077743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7"/>
  </w:num>
  <w:num w:numId="3">
    <w:abstractNumId w:val="5"/>
  </w:num>
  <w:num w:numId="4">
    <w:abstractNumId w:val="13"/>
  </w:num>
  <w:num w:numId="5">
    <w:abstractNumId w:val="10"/>
  </w:num>
  <w:num w:numId="6">
    <w:abstractNumId w:val="27"/>
  </w:num>
  <w:num w:numId="7">
    <w:abstractNumId w:val="26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5"/>
  </w:num>
  <w:num w:numId="11">
    <w:abstractNumId w:val="9"/>
  </w:num>
  <w:num w:numId="12">
    <w:abstractNumId w:val="24"/>
  </w:num>
  <w:num w:numId="13">
    <w:abstractNumId w:val="1"/>
  </w:num>
  <w:num w:numId="14">
    <w:abstractNumId w:val="14"/>
  </w:num>
  <w:num w:numId="15">
    <w:abstractNumId w:val="21"/>
  </w:num>
  <w:num w:numId="16">
    <w:abstractNumId w:val="11"/>
  </w:num>
  <w:num w:numId="17">
    <w:abstractNumId w:val="15"/>
  </w:num>
  <w:num w:numId="18">
    <w:abstractNumId w:val="8"/>
  </w:num>
  <w:num w:numId="19">
    <w:abstractNumId w:val="3"/>
  </w:num>
  <w:num w:numId="20">
    <w:abstractNumId w:val="23"/>
  </w:num>
  <w:num w:numId="21">
    <w:abstractNumId w:val="20"/>
  </w:num>
  <w:num w:numId="22">
    <w:abstractNumId w:val="7"/>
  </w:num>
  <w:num w:numId="23">
    <w:abstractNumId w:val="22"/>
  </w:num>
  <w:num w:numId="24">
    <w:abstractNumId w:val="18"/>
  </w:num>
  <w:num w:numId="25">
    <w:abstractNumId w:val="19"/>
  </w:num>
  <w:num w:numId="26">
    <w:abstractNumId w:val="12"/>
  </w:num>
  <w:num w:numId="27">
    <w:abstractNumId w:val="6"/>
  </w:num>
  <w:num w:numId="28">
    <w:abstractNumId w:val="2"/>
  </w:num>
  <w:num w:numId="29">
    <w:abstractNumId w:val="4"/>
  </w:num>
  <w:num w:numId="30">
    <w:abstractNumId w:val="28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141A8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822D4"/>
    <w:rsid w:val="00190085"/>
    <w:rsid w:val="001B35F6"/>
    <w:rsid w:val="001B4454"/>
    <w:rsid w:val="001B4BE1"/>
    <w:rsid w:val="001E1452"/>
    <w:rsid w:val="00202048"/>
    <w:rsid w:val="002074EC"/>
    <w:rsid w:val="00213A1B"/>
    <w:rsid w:val="00217802"/>
    <w:rsid w:val="00217E7F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7772"/>
    <w:rsid w:val="002D5D3B"/>
    <w:rsid w:val="002F47D9"/>
    <w:rsid w:val="002F5746"/>
    <w:rsid w:val="003011AB"/>
    <w:rsid w:val="00304EEA"/>
    <w:rsid w:val="00320E41"/>
    <w:rsid w:val="00323C43"/>
    <w:rsid w:val="003376CE"/>
    <w:rsid w:val="00350946"/>
    <w:rsid w:val="00360E8C"/>
    <w:rsid w:val="00360EAA"/>
    <w:rsid w:val="00381B5A"/>
    <w:rsid w:val="0038466D"/>
    <w:rsid w:val="0039003A"/>
    <w:rsid w:val="00392241"/>
    <w:rsid w:val="0039269B"/>
    <w:rsid w:val="003B3D30"/>
    <w:rsid w:val="003B75E1"/>
    <w:rsid w:val="003C2E27"/>
    <w:rsid w:val="003D2977"/>
    <w:rsid w:val="00401F64"/>
    <w:rsid w:val="004020EE"/>
    <w:rsid w:val="004150EA"/>
    <w:rsid w:val="00452D84"/>
    <w:rsid w:val="00481F6E"/>
    <w:rsid w:val="00490C4F"/>
    <w:rsid w:val="0049254A"/>
    <w:rsid w:val="00494DF0"/>
    <w:rsid w:val="004A132D"/>
    <w:rsid w:val="004A51E8"/>
    <w:rsid w:val="004A52C4"/>
    <w:rsid w:val="004A6695"/>
    <w:rsid w:val="004A6D60"/>
    <w:rsid w:val="004B13B0"/>
    <w:rsid w:val="004B24AD"/>
    <w:rsid w:val="004C48CE"/>
    <w:rsid w:val="004D3B66"/>
    <w:rsid w:val="004E3D97"/>
    <w:rsid w:val="004E4E02"/>
    <w:rsid w:val="004F3646"/>
    <w:rsid w:val="004F7CB4"/>
    <w:rsid w:val="00504005"/>
    <w:rsid w:val="00514612"/>
    <w:rsid w:val="0053330A"/>
    <w:rsid w:val="00572F34"/>
    <w:rsid w:val="00574DF5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F6200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4FF0"/>
    <w:rsid w:val="008A093F"/>
    <w:rsid w:val="008C2FA7"/>
    <w:rsid w:val="008C584B"/>
    <w:rsid w:val="008D184D"/>
    <w:rsid w:val="0091231B"/>
    <w:rsid w:val="009152BD"/>
    <w:rsid w:val="00926339"/>
    <w:rsid w:val="00932115"/>
    <w:rsid w:val="009330C3"/>
    <w:rsid w:val="00934089"/>
    <w:rsid w:val="00946573"/>
    <w:rsid w:val="0095088D"/>
    <w:rsid w:val="00950B2C"/>
    <w:rsid w:val="009773E7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B148DC"/>
    <w:rsid w:val="00B15619"/>
    <w:rsid w:val="00B17252"/>
    <w:rsid w:val="00B41F6B"/>
    <w:rsid w:val="00B7425F"/>
    <w:rsid w:val="00B853DF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A2A9D"/>
    <w:rsid w:val="00CC4682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08D7"/>
    <w:rsid w:val="00D93C14"/>
    <w:rsid w:val="00DA3001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C642C"/>
    <w:rsid w:val="00EE06FD"/>
    <w:rsid w:val="00EE25CC"/>
    <w:rsid w:val="00EE5A65"/>
    <w:rsid w:val="00F00100"/>
    <w:rsid w:val="00F056A7"/>
    <w:rsid w:val="00F50BAE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8F9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494D5C9F-1BFB-4D77-BAAC-9AFA10080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VDENSSDBP07\scorecard-ssis\Coaching\Training%20_Coaching.dts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yperlink" Target="file:///\\F3420-ECLDBT01\data\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\\F3420-ECLDBD01\data\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microsoft.com/office/2011/relationships/people" Target="peop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563E79-424E-410A-9B87-12E9D8775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25</Pages>
  <Words>2457</Words>
  <Characters>14008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16433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64</cp:revision>
  <dcterms:created xsi:type="dcterms:W3CDTF">2014-05-14T02:00:00Z</dcterms:created>
  <dcterms:modified xsi:type="dcterms:W3CDTF">2018-01-17T22:02:00Z</dcterms:modified>
</cp:coreProperties>
</file>