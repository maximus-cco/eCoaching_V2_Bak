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780"/>
      </w:tblGrid>
      <w:tr w:rsidR="009F2A51" w:rsidRPr="00D37C04" w:rsidTr="006F6200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6F6200" w:rsidRPr="00D37C04" w:rsidTr="006F6200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FF578D" w:rsidRDefault="006F6200" w:rsidP="006F620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9-07-10T16:50:00Z">
              <w:r w:rsidDel="00A53AE3">
                <w:rPr>
                  <w:rFonts w:ascii="Times New Roman (PCL6)" w:hAnsi="Times New Roman (PCL6)"/>
                </w:rPr>
                <w:delText>12/28/2017</w:delText>
              </w:r>
            </w:del>
            <w:ins w:id="2" w:author="Palacherla, Susmitha C (NONUS)" w:date="2019-07-10T16:50:00Z">
              <w:r w:rsidR="00A53AE3">
                <w:rPr>
                  <w:rFonts w:ascii="Times New Roman (PCL6)" w:hAnsi="Times New Roman (PCL6)"/>
                </w:rPr>
                <w:t>7/10/2019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6F6200" w:rsidP="006F620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A53AE3" w:rsidP="006F620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7-10T16:50:00Z">
              <w:r w:rsidRPr="00A53AE3">
                <w:rPr>
                  <w:rFonts w:ascii="Times New Roman (PCL6)" w:hAnsi="Times New Roman (PCL6)"/>
                </w:rPr>
                <w:t>TFS 14706 - Switch smtpout.gdit.com to ironport.maximus.com</w:t>
              </w:r>
            </w:ins>
            <w:del w:id="4" w:author="Palacherla, Susmitha C (NONUS)" w:date="2019-07-10T16:50:00Z">
              <w:r w:rsidR="006F6200" w:rsidDel="00A53AE3">
                <w:rPr>
                  <w:rFonts w:ascii="Times New Roman (PCL6)" w:hAnsi="Times New Roman (PCL6)"/>
                </w:rPr>
                <w:delText>TFS 7854 – Encryption related changes for feed files and staging tables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84756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772E19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</w:t>
      </w:r>
      <w:r w:rsidR="00A440F9">
        <w:rPr>
          <w:rFonts w:ascii="Times New Roman (PCL6)" w:hAnsi="Times New Roman (PCL6)"/>
          <w:b w:val="0"/>
        </w:rPr>
        <w:t>23</w:t>
      </w:r>
      <w:r w:rsidR="007C6827" w:rsidRPr="007C6827">
        <w:rPr>
          <w:rFonts w:ascii="Times New Roman (PCL6)" w:hAnsi="Times New Roman (PCL6)"/>
          <w:b w:val="0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B1D8A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78DF0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6979C8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:rsidTr="00A45C57">
        <w:tc>
          <w:tcPr>
            <w:tcW w:w="144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2.0 TFS 7105 – Upgrade to SQL Server 2012</w:t>
            </w:r>
          </w:p>
        </w:tc>
        <w:tc>
          <w:tcPr>
            <w:tcW w:w="279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6F6200" w:rsidRPr="00D37C04" w:rsidTr="00A53AE3">
        <w:tc>
          <w:tcPr>
            <w:tcW w:w="1440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5238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7854 – Encryption related changes for feed files and staging tables</w:t>
            </w:r>
          </w:p>
        </w:tc>
        <w:tc>
          <w:tcPr>
            <w:tcW w:w="2790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A53AE3" w:rsidRPr="00D37C04" w:rsidTr="00A45C57">
        <w:tc>
          <w:tcPr>
            <w:tcW w:w="1440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ins w:id="5" w:author="Palacherla, Susmitha C (NONUS)" w:date="2019-07-10T16:57:00Z">
              <w:r>
                <w:t>07/10/2019</w:t>
              </w:r>
            </w:ins>
          </w:p>
        </w:tc>
        <w:tc>
          <w:tcPr>
            <w:tcW w:w="5238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ins w:id="6" w:author="Palacherla, Susmitha C (NONUS)" w:date="2019-07-10T16:57:00Z">
              <w:r>
                <w:t xml:space="preserve">4.0 </w:t>
              </w:r>
              <w:r w:rsidRPr="00185D0F">
                <w:t>TFS 14706 - Switch smtpout.gdit.com to ironport.maximus.com</w:t>
              </w:r>
            </w:ins>
          </w:p>
        </w:tc>
        <w:tc>
          <w:tcPr>
            <w:tcW w:w="2790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ins w:id="7" w:author="Palacherla, Susmitha C (NONUS)" w:date="2019-07-10T16:57:00Z">
              <w:r w:rsidRPr="002A770C">
                <w:t>Susmitha Palacherla</w:t>
              </w:r>
            </w:ins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FE68F9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71877" w:history="1">
            <w:r w:rsidR="00FE68F9" w:rsidRPr="00E11935">
              <w:rPr>
                <w:rStyle w:val="Hyperlink"/>
                <w:noProof/>
              </w:rPr>
              <w:t>1.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Overview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_Toc503971877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8" w:history="1">
            <w:r w:rsidRPr="00E11935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9" w:history="1">
            <w:r w:rsidRPr="00E11935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0" w:history="1">
            <w:r w:rsidRPr="00E11935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1" w:history="1">
            <w:r w:rsidRPr="00E11935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2" w:history="1">
            <w:r w:rsidRPr="00E11935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3" w:history="1">
            <w:r w:rsidRPr="00E11935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4" w:history="1">
            <w:r w:rsidRPr="00E11935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5" w:history="1">
            <w:r w:rsidRPr="00E11935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71886" w:history="1">
            <w:r w:rsidRPr="00E1193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11935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9" w:history="1">
            <w:r w:rsidRPr="00E11935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90" w:history="1">
            <w:r w:rsidRPr="00E11935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1" w:history="1">
            <w:r w:rsidRPr="00E11935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2" w:history="1">
            <w:r w:rsidRPr="00E11935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3" w:history="1">
            <w:r w:rsidRPr="00E11935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4" w:history="1">
            <w:r w:rsidRPr="00E11935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5" w:history="1">
            <w:r w:rsidRPr="00E11935">
              <w:rPr>
                <w:rStyle w:val="Hyperlink"/>
                <w:rFonts w:ascii="Calibri" w:hAnsi="Calibri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9" w:name="_Toc503971877"/>
      <w:r w:rsidRPr="0027630C">
        <w:rPr>
          <w:color w:val="auto"/>
        </w:rPr>
        <w:lastRenderedPageBreak/>
        <w:t>Overview</w:t>
      </w:r>
      <w:bookmarkEnd w:id="9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50397187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0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work-flow,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503971879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1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2" w:name="_Toc503971880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2"/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The table below shows all of the 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 </w:t>
      </w:r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Encrypted files are staged at  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\\f3420-ecldbp01\data\Coaching\Training\Encrypt_Out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6F6200">
        <w:rPr>
          <w:rFonts w:ascii="Times New Roman" w:hAnsi="Times New Roman"/>
          <w:sz w:val="20"/>
          <w:szCs w:val="20"/>
        </w:rPr>
        <w:t xml:space="preserve">with naming convention </w:t>
      </w:r>
      <w:r>
        <w:rPr>
          <w:rFonts w:ascii="Times New Roman" w:hAnsi="Times New Roman"/>
          <w:sz w:val="20"/>
          <w:szCs w:val="20"/>
        </w:rPr>
        <w:t>eCL_Training</w:t>
      </w:r>
      <w:r w:rsidRPr="006F6200">
        <w:rPr>
          <w:rFonts w:ascii="Times New Roman" w:hAnsi="Times New Roman"/>
          <w:sz w:val="20"/>
          <w:szCs w:val="20"/>
        </w:rPr>
        <w:t>_Feed</w:t>
      </w:r>
      <w:r>
        <w:rPr>
          <w:rFonts w:ascii="Times New Roman" w:hAnsi="Times New Roman"/>
          <w:color w:val="000000" w:themeColor="text1"/>
        </w:rPr>
        <w:t>_XX</w:t>
      </w:r>
      <w:r w:rsidRPr="006F6200">
        <w:rPr>
          <w:rFonts w:ascii="Times New Roman" w:hAnsi="Times New Roman"/>
          <w:color w:val="000000" w:themeColor="text1"/>
        </w:rPr>
        <w:t>Xyyyymmdd</w:t>
      </w:r>
      <w:r w:rsidRPr="006F6200">
        <w:rPr>
          <w:rFonts w:ascii="Times New Roman" w:hAnsi="Times New Roman"/>
          <w:sz w:val="20"/>
          <w:szCs w:val="20"/>
        </w:rPr>
        <w:t>.csv.zip.encrypt until scheduled load time.</w:t>
      </w:r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 w:rsidRPr="006F6200">
        <w:rPr>
          <w:rFonts w:ascii="Times New Roman" w:hAnsi="Times New Roman"/>
          <w:color w:val="000000" w:themeColor="text1"/>
        </w:rPr>
        <w:t>Files are decrypted during the load process to naming convention eCL_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>_Feed_XX</w:t>
      </w:r>
      <w:r>
        <w:rPr>
          <w:rFonts w:ascii="Times New Roman" w:hAnsi="Times New Roman"/>
          <w:color w:val="000000" w:themeColor="text1"/>
        </w:rPr>
        <w:t>X</w:t>
      </w:r>
      <w:r w:rsidRPr="006F6200">
        <w:rPr>
          <w:rFonts w:ascii="Times New Roman" w:hAnsi="Times New Roman"/>
          <w:color w:val="000000" w:themeColor="text1"/>
        </w:rPr>
        <w:t>yyyymmdd.csv and placed in directory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10" w:history="1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\\f3420-ecldbp01\data\Coaching\Training\Decrypt_Out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6F6200">
        <w:rPr>
          <w:rFonts w:ascii="Times New Roman" w:hAnsi="Times New Roman"/>
          <w:sz w:val="20"/>
          <w:szCs w:val="20"/>
        </w:rPr>
        <w:t>from where they get loaded.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6F6200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6F6200"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" w:name="_Toc503971881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13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4" w:name="_Toc503971882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14"/>
    </w:p>
    <w:p w:rsidR="009D1884" w:rsidRPr="0027630C" w:rsidRDefault="009D1884" w:rsidP="0027630C">
      <w:pPr>
        <w:pStyle w:val="Heading3"/>
        <w:rPr>
          <w:color w:val="auto"/>
        </w:rPr>
      </w:pPr>
      <w:bookmarkStart w:id="15" w:name="_Toc503971883"/>
      <w:r w:rsidRPr="0027630C">
        <w:rPr>
          <w:color w:val="auto"/>
        </w:rPr>
        <w:t>Software</w:t>
      </w:r>
      <w:bookmarkEnd w:id="15"/>
    </w:p>
    <w:p w:rsidR="00CA2A9D" w:rsidRPr="00257251" w:rsidRDefault="00CA2A9D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6" w:name="_Toc503971884"/>
      <w:r w:rsidRPr="0027630C">
        <w:rPr>
          <w:color w:val="auto"/>
        </w:rPr>
        <w:t>Hardware</w:t>
      </w:r>
      <w:bookmarkEnd w:id="16"/>
    </w:p>
    <w:p w:rsidR="00CA2A9D" w:rsidRPr="00810310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CA2A9D" w:rsidRDefault="00F35244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CA2A9D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CA2A9D" w:rsidRPr="00257251" w:rsidRDefault="00F35244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CA2A9D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CA2A9D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CA2A9D" w:rsidRPr="00257251" w:rsidRDefault="006F6200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3" w:history="1">
        <w:r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-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" w:name="_Toc503971885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8" w:name="_Toc503971886"/>
      <w:r w:rsidRPr="0027630C">
        <w:rPr>
          <w:color w:val="auto"/>
        </w:rPr>
        <w:lastRenderedPageBreak/>
        <w:t>Details</w:t>
      </w:r>
      <w:bookmarkEnd w:id="18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0"/>
      <w:bookmarkStart w:id="20" w:name="_Toc387758815"/>
      <w:bookmarkStart w:id="21" w:name="_Toc387821326"/>
      <w:bookmarkStart w:id="22" w:name="_Toc387821375"/>
      <w:bookmarkStart w:id="23" w:name="_Toc430607220"/>
      <w:bookmarkStart w:id="24" w:name="_Toc430607321"/>
      <w:bookmarkStart w:id="25" w:name="_Toc430607359"/>
      <w:bookmarkStart w:id="26" w:name="_Toc503971887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7" w:name="_Toc387654371"/>
      <w:bookmarkStart w:id="28" w:name="_Toc387758816"/>
      <w:bookmarkStart w:id="29" w:name="_Toc387821327"/>
      <w:bookmarkStart w:id="30" w:name="_Toc387821376"/>
      <w:bookmarkStart w:id="31" w:name="_Toc430607221"/>
      <w:bookmarkStart w:id="32" w:name="_Toc430607322"/>
      <w:bookmarkStart w:id="33" w:name="_Toc430607360"/>
      <w:bookmarkStart w:id="34" w:name="_Toc503971888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35" w:name="_Toc50397188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35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5C5F9F">
        <w:t>_</w:t>
      </w:r>
      <w:r w:rsidR="00381B5A">
        <w:t>Feed_xxx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6F770C" w:rsidRPr="00997A45" w:rsidRDefault="006F770C" w:rsidP="00C5412A">
      <w:pPr>
        <w:spacing w:after="0"/>
      </w:pPr>
    </w:p>
    <w:p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:rsidR="006F6200" w:rsidRDefault="00C74EEA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4" w:history="1">
        <w:r w:rsidR="006F6200" w:rsidRPr="00700164">
          <w:rPr>
            <w:rStyle w:val="Hyperlink"/>
          </w:rPr>
          <w:t>\\f3420-ecldbp01\data\Coaching\Training\Decrypt_Out\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36" w:name="_Toc5039718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36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7" w:name="_Toc503971891"/>
      <w:r w:rsidRPr="0027630C">
        <w:rPr>
          <w:rFonts w:ascii="Calibri" w:hAnsi="Calibri" w:cs="Times New Roman"/>
          <w:color w:val="auto"/>
        </w:rPr>
        <w:t>SQL agent job</w:t>
      </w:r>
      <w:bookmarkEnd w:id="37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CA2A9D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141B19">
        <w:t>Coaching</w:t>
      </w:r>
      <w:r w:rsidR="00CA2A9D">
        <w:t>TrainingLoad</w:t>
      </w:r>
    </w:p>
    <w:p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5" w:history="1">
        <w:r w:rsidR="00CA2A9D" w:rsidRPr="00CA2A9D">
          <w:rPr>
            <w:rStyle w:val="Hyperlink"/>
          </w:rPr>
          <w:t>\\F3420-ECLDBP01\ssis\Coaching\Packages\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</w:rPr>
          <w:t xml:space="preserve"> 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r w:rsidR="00CA2A9D">
        <w:t>ecljobsowner</w:t>
      </w:r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r w:rsidR="00CA2A9D">
        <w:rPr>
          <w:rFonts w:ascii="Times New Roman" w:hAnsi="Times New Roman"/>
        </w:rPr>
        <w:t>ECLProxy (ECL Credential using application service account VNGT\SVC-SQLECLP01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8" w:name="_Toc503971892"/>
      <w:r w:rsidRPr="0027630C">
        <w:rPr>
          <w:rFonts w:ascii="Calibri" w:hAnsi="Calibri" w:cs="Times New Roman"/>
          <w:color w:val="auto"/>
        </w:rPr>
        <w:t>SSIS Package</w:t>
      </w:r>
      <w:bookmarkEnd w:id="38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2"/>
        <w:gridCol w:w="1948"/>
        <w:gridCol w:w="1297"/>
        <w:gridCol w:w="4249"/>
      </w:tblGrid>
      <w:tr w:rsidR="00E42C88" w:rsidTr="004A52C4">
        <w:tc>
          <w:tcPr>
            <w:tcW w:w="1985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533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6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</w:p>
        </w:tc>
        <w:tc>
          <w:tcPr>
            <w:tcW w:w="40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p01\data\coaching\TRAINING\Decrypt_in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FailMessage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r>
              <w:t>String</w:t>
            </w:r>
          </w:p>
        </w:tc>
        <w:tc>
          <w:tcPr>
            <w:tcW w:w="4097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"Training Coaching Load of file \"" + @[User::VarFileName] + "\"  failed in " +  @[User::VarDBName]+"."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StagedCount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RejectedCount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LoadedCount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VarDBName</w:t>
            </w:r>
          </w:p>
        </w:tc>
        <w:tc>
          <w:tcPr>
            <w:tcW w:w="2533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4097" w:type="dxa"/>
          </w:tcPr>
          <w:p w:rsidR="004A52C4" w:rsidRPr="00836621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Destinationdb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eCoachingdev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:rsidR="00E654C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@[User::DecryptedOutPath] + @[User::VarFileName]</w:t>
      </w:r>
      <w:r w:rsidR="00E654C3" w:rsidRPr="00A53AE3">
        <w:rPr>
          <w:rFonts w:asciiTheme="minorHAnsi" w:hAnsiTheme="minorHAnsi" w:cs="Arial"/>
        </w:rPr>
        <w:t xml:space="preserve"> </w:t>
      </w:r>
    </w:p>
    <w:p w:rsidR="004A52C4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:rsidR="004A52C4" w:rsidRDefault="004A52C4" w:rsidP="004A52C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Encrypted </w:t>
      </w:r>
      <w:r>
        <w:rPr>
          <w:rFonts w:asciiTheme="minorHAnsi" w:hAnsiTheme="minorHAnsi" w:cs="Arial"/>
        </w:rPr>
        <w:t>_File</w:t>
      </w:r>
    </w:p>
    <w:p w:rsidR="004A52C4" w:rsidRPr="00273931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@[User::EncryptedOutPath]+  @[User::VarEncryptedFileName]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4A52C4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S</w:t>
      </w:r>
      <w:r w:rsidR="00265092" w:rsidRPr="00265092">
        <w:rPr>
          <w:rFonts w:asciiTheme="minorHAnsi" w:hAnsiTheme="minorHAnsi" w:cs="Arial"/>
        </w:rPr>
        <w:t>MTP Connection Manager</w:t>
      </w:r>
    </w:p>
    <w:p w:rsidR="00A67A9C" w:rsidRPr="00C57F4D" w:rsidRDefault="00A67A9C" w:rsidP="001009FB">
      <w:pPr>
        <w:ind w:left="2880"/>
      </w:pPr>
      <w:bookmarkStart w:id="39" w:name="_GoBack"/>
      <w:del w:id="40" w:author="Palacherla, Susmitha C (NONUS)" w:date="2019-07-10T16:58:00Z">
        <w:r w:rsidRPr="00C57F4D" w:rsidDel="00A53AE3">
          <w:delText>smtpout.gdit.com</w:delText>
        </w:r>
      </w:del>
      <w:ins w:id="41" w:author="Palacherla, Susmitha C (NONUS)" w:date="2019-07-10T16:58:00Z">
        <w:r w:rsidR="00A53AE3">
          <w:t>ironport.</w:t>
        </w:r>
      </w:ins>
      <w:ins w:id="42" w:author="Palacherla, Susmitha C (NONUS)" w:date="2019-07-10T16:59:00Z">
        <w:r w:rsidR="00A53AE3">
          <w:t>maximus.com</w:t>
        </w:r>
      </w:ins>
    </w:p>
    <w:bookmarkEnd w:id="39"/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2048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202048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DEF8392" wp14:editId="4D2283DF">
            <wp:extent cx="4837176" cy="3657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Decrypt and stage files)</w:t>
      </w:r>
    </w:p>
    <w:p w:rsidR="001141A8" w:rsidRPr="001141A8" w:rsidRDefault="001141A8" w:rsidP="001141A8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lastRenderedPageBreak/>
        <w:t xml:space="preserve">                    </w:t>
      </w:r>
      <w:r w:rsidRPr="001141A8">
        <w:rPr>
          <w:rFonts w:ascii="Times New Roman" w:hAnsi="Times New Roman"/>
        </w:rPr>
        <w:t xml:space="preserve">Container: For each  File Loop 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Folder: \\f3420-ecldbp01\data\coaching\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>\Encrypt_out\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 xml:space="preserve">Files: eCL* 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 xml:space="preserve"> _*.encrypt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Retrieve file name: Name and Extension</w:t>
      </w:r>
    </w:p>
    <w:p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t>Summary of Steps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Decrypt files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task - Pause 10 seconds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t>Details</w:t>
      </w: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F</w:t>
      </w:r>
      <w:r w:rsidRPr="001141A8">
        <w:rPr>
          <w:rFonts w:ascii="Times New Roman" w:hAnsi="Times New Roman"/>
        </w:rPr>
        <w:t>ile system task – Decrypt files</w:t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1141A8">
        <w:rPr>
          <w:noProof/>
        </w:rPr>
        <w:t xml:space="preserve"> </w:t>
      </w:r>
      <w:r w:rsidRPr="001141A8">
        <w:rPr>
          <w:noProof/>
        </w:rPr>
        <w:drawing>
          <wp:inline distT="0" distB="0" distL="0" distR="0" wp14:anchorId="0E817D50" wp14:editId="18B13171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 task- Pause 10 secs</w:t>
      </w:r>
    </w:p>
    <w:p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lastRenderedPageBreak/>
        <w:drawing>
          <wp:inline distT="0" distB="0" distL="0" distR="0" wp14:anchorId="60C28B8C" wp14:editId="22706F59">
            <wp:extent cx="4762500" cy="1238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141A8">
        <w:rPr>
          <w:rFonts w:ascii="Consolas" w:hAnsi="Consolas" w:cs="Consolas"/>
          <w:color w:val="0000FF"/>
          <w:sz w:val="19"/>
          <w:szCs w:val="19"/>
        </w:rPr>
        <w:t>public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41A8">
        <w:rPr>
          <w:rFonts w:ascii="Consolas" w:hAnsi="Consolas" w:cs="Consolas"/>
          <w:color w:val="0000FF"/>
          <w:sz w:val="19"/>
          <w:szCs w:val="19"/>
        </w:rPr>
        <w:t>void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1141A8">
        <w:rPr>
          <w:rFonts w:ascii="Consolas" w:hAnsi="Consolas" w:cs="Consolas"/>
          <w:color w:val="2B91AF"/>
          <w:sz w:val="19"/>
          <w:szCs w:val="19"/>
        </w:rPr>
        <w:t>Thread</w:t>
      </w:r>
      <w:r w:rsidRPr="001141A8"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1141A8">
        <w:rPr>
          <w:rFonts w:ascii="Consolas" w:hAnsi="Consolas" w:cs="Consolas"/>
          <w:color w:val="0000FF"/>
          <w:sz w:val="19"/>
          <w:szCs w:val="19"/>
        </w:rPr>
        <w:t>int</w:t>
      </w:r>
      <w:r w:rsidRPr="001141A8">
        <w:rPr>
          <w:rFonts w:ascii="Consolas" w:hAnsi="Consolas" w:cs="Consolas"/>
          <w:color w:val="000000"/>
          <w:sz w:val="19"/>
          <w:szCs w:val="19"/>
        </w:rPr>
        <w:t>)</w:t>
      </w:r>
      <w:r w:rsidRPr="001141A8">
        <w:rPr>
          <w:rFonts w:ascii="Consolas" w:hAnsi="Consolas" w:cs="Consolas"/>
          <w:color w:val="2B91AF"/>
          <w:sz w:val="19"/>
          <w:szCs w:val="19"/>
        </w:rPr>
        <w:t>ScriptResults</w:t>
      </w:r>
      <w:r w:rsidRPr="001141A8"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141A8" w:rsidRPr="001141A8" w:rsidRDefault="001141A8" w:rsidP="001141A8">
      <w:pPr>
        <w:rPr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4231899D" wp14:editId="01792E32">
            <wp:extent cx="5734050" cy="2647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r w:rsidRPr="00D03711">
        <w:rPr>
          <w:rFonts w:asciiTheme="minorHAnsi" w:hAnsiTheme="minorHAnsi" w:cs="Segoe UI"/>
          <w:b/>
          <w:color w:val="000000" w:themeColor="text1"/>
        </w:rPr>
        <w:t>Training</w:t>
      </w:r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lastRenderedPageBreak/>
        <w:t>Container: Foreach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1141A8" w:rsidP="004A6D60">
      <w:pPr>
        <w:spacing w:after="0"/>
        <w:ind w:left="1080"/>
      </w:pPr>
      <w:r w:rsidRPr="001141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24B14" wp14:editId="0EEACAEF">
            <wp:extent cx="5943600" cy="3453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DFT – </w:t>
      </w:r>
      <w:r w:rsidR="001141A8">
        <w:t>Load</w:t>
      </w:r>
      <w: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</w:t>
      </w:r>
      <w:r w:rsidR="001141A8">
        <w:t>Update Staging table and reject logs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SQL task Load coaching_Log and Coaching_Log_Reason tables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SQL task – Load File list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A53AE3">
      <w:pPr>
        <w:pStyle w:val="ListParagraph"/>
        <w:numPr>
          <w:ilvl w:val="0"/>
          <w:numId w:val="26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141A8" w:rsidRPr="00C703E2" w:rsidRDefault="001141A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lastRenderedPageBreak/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D005C" wp14:editId="16F58F56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363016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879030" wp14:editId="07B36A1E">
            <wp:extent cx="5541264" cy="36576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C23FE" wp14:editId="7B21B10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107B3A" wp14:editId="61F948E9">
            <wp:extent cx="4672584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79476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5715201" wp14:editId="4763D00C">
            <wp:extent cx="5321808" cy="27432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43708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Oledb destination</w:t>
      </w: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7720D1" wp14:editId="390B4AF2">
            <wp:extent cx="389534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B9D8" wp14:editId="3632935F">
            <wp:extent cx="3282696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41A8" w:rsidRPr="005F0717" w:rsidRDefault="001141A8" w:rsidP="001141A8">
      <w:pPr>
        <w:pStyle w:val="ListParagraph"/>
        <w:numPr>
          <w:ilvl w:val="0"/>
          <w:numId w:val="26"/>
        </w:numPr>
      </w:pPr>
      <w:r w:rsidRPr="005F0717">
        <w:t xml:space="preserve">SQL Task: </w:t>
      </w:r>
      <w:r w:rsidR="00FE68F9">
        <w:t>Update Staging Table and Reject Logs</w:t>
      </w:r>
    </w:p>
    <w:p w:rsidR="004D3B66" w:rsidRPr="00A53AE3" w:rsidRDefault="00FE68F9" w:rsidP="00A53AE3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             </w:t>
      </w:r>
      <w:r w:rsidRPr="00A53AE3">
        <w:t xml:space="preserve"> Exec [EC].[sp_Update_Training_Coaching_Stage] ? output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>SQL Task: Load Coaching_Log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78FCEF" wp14:editId="2DB85957">
            <wp:extent cx="5212080" cy="3657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4306824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(?,GetDate(),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File System Task: </w:t>
      </w:r>
      <w:r w:rsidR="00FE68F9">
        <w:t>Delete loaded file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68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DC13F" wp14:editId="657D7B16">
            <wp:extent cx="4133088" cy="18288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 Loop: Encrypt Failed Files</w:t>
      </w:r>
      <w:r w:rsidRPr="0084218D">
        <w:rPr>
          <w:rFonts w:asciiTheme="minorHAnsi" w:hAnsiTheme="minorHAnsi" w:cs="Arial"/>
          <w:b/>
        </w:rPr>
        <w:t xml:space="preserve"> 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 xml:space="preserve">Container: For each  File Loop 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Precedence Constraint - Completion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Folder: \\f3420-ecldbp01\data\coaching\ETS\Decrypt_out\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Files: eCL*.csv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Retrieve file name: Name and Extension</w:t>
      </w: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Summary of Steps</w:t>
      </w:r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 xml:space="preserve">File system task – Encrypt failed files </w:t>
      </w:r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task - Pause 10 seconds</w:t>
      </w: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lastRenderedPageBreak/>
        <w:t>Details</w:t>
      </w:r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File system task – Encrypt files</w:t>
      </w: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FE68F9">
        <w:rPr>
          <w:noProof/>
        </w:rPr>
        <w:t xml:space="preserve"> </w:t>
      </w:r>
      <w:r w:rsidRPr="00FE68F9">
        <w:rPr>
          <w:noProof/>
        </w:rPr>
        <w:drawing>
          <wp:inline distT="0" distB="0" distL="0" distR="0" wp14:anchorId="0F9386B5" wp14:editId="29A386A0">
            <wp:extent cx="5230368" cy="274320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 task- Pause 10 secs</w:t>
      </w:r>
    </w:p>
    <w:p w:rsidR="00FE68F9" w:rsidRPr="00FE68F9" w:rsidRDefault="00FE68F9" w:rsidP="00FE68F9">
      <w:pPr>
        <w:ind w:left="720"/>
        <w:rPr>
          <w:rFonts w:ascii="Times New Roman" w:hAnsi="Times New Roman"/>
        </w:rPr>
      </w:pPr>
      <w:r w:rsidRPr="00FE68F9">
        <w:rPr>
          <w:noProof/>
        </w:rPr>
        <w:drawing>
          <wp:inline distT="0" distB="0" distL="0" distR="0" wp14:anchorId="01707CCC" wp14:editId="53705B5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E68F9">
        <w:rPr>
          <w:rFonts w:ascii="Consolas" w:hAnsi="Consolas" w:cs="Consolas"/>
          <w:color w:val="0000FF"/>
          <w:sz w:val="19"/>
          <w:szCs w:val="19"/>
        </w:rPr>
        <w:t>public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68F9">
        <w:rPr>
          <w:rFonts w:ascii="Consolas" w:hAnsi="Consolas" w:cs="Consolas"/>
          <w:color w:val="0000FF"/>
          <w:sz w:val="19"/>
          <w:szCs w:val="19"/>
        </w:rPr>
        <w:t>void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FE68F9">
        <w:rPr>
          <w:rFonts w:ascii="Consolas" w:hAnsi="Consolas" w:cs="Consolas"/>
          <w:color w:val="2B91AF"/>
          <w:sz w:val="19"/>
          <w:szCs w:val="19"/>
        </w:rPr>
        <w:t>Thread</w:t>
      </w:r>
      <w:r w:rsidRPr="00FE68F9"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FE68F9">
        <w:rPr>
          <w:rFonts w:ascii="Consolas" w:hAnsi="Consolas" w:cs="Consolas"/>
          <w:color w:val="0000FF"/>
          <w:sz w:val="19"/>
          <w:szCs w:val="19"/>
        </w:rPr>
        <w:t>int</w:t>
      </w:r>
      <w:r w:rsidRPr="00FE68F9">
        <w:rPr>
          <w:rFonts w:ascii="Consolas" w:hAnsi="Consolas" w:cs="Consolas"/>
          <w:color w:val="000000"/>
          <w:sz w:val="19"/>
          <w:szCs w:val="19"/>
        </w:rPr>
        <w:t>)</w:t>
      </w:r>
      <w:r w:rsidRPr="00FE68F9">
        <w:rPr>
          <w:rFonts w:ascii="Consolas" w:hAnsi="Consolas" w:cs="Consolas"/>
          <w:color w:val="2B91AF"/>
          <w:sz w:val="19"/>
          <w:szCs w:val="19"/>
        </w:rPr>
        <w:t>ScriptResults</w:t>
      </w:r>
      <w:r w:rsidRPr="00FE68F9"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68F9" w:rsidRPr="00FE68F9" w:rsidRDefault="00FE68F9" w:rsidP="00FE68F9">
      <w:pPr>
        <w:rPr>
          <w:rFonts w:ascii="Times New Roman" w:hAnsi="Times New Roman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FE68F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EventHandler: OntaskFailed</w:t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0FF81A" wp14:editId="26ADE87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1B266" wp14:editId="412E1F75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3" w:name="_Toc503971893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4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4" w:name="_Toc503971894"/>
      <w:r w:rsidRPr="0027630C">
        <w:rPr>
          <w:rFonts w:ascii="Calibri" w:hAnsi="Calibri" w:cs="Times New Roman"/>
          <w:color w:val="auto"/>
        </w:rPr>
        <w:t>Procedures</w:t>
      </w:r>
      <w:bookmarkEnd w:id="44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FE68F9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E68F9" w:rsidRDefault="00FE68F9" w:rsidP="00FE68F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E68F9" w:rsidRDefault="00FE68F9" w:rsidP="00FE68F9">
            <w:pPr>
              <w:rPr>
                <w:color w:val="000000"/>
              </w:rPr>
            </w:pPr>
            <w:r w:rsidRPr="00FE68F9">
              <w:rPr>
                <w:color w:val="000000"/>
              </w:rPr>
              <w:t>sp_Update_Training_Coaching_Stage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E68F9" w:rsidRDefault="00FE68F9" w:rsidP="00FE68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5" w:name="_Toc503971895"/>
      <w:r>
        <w:rPr>
          <w:rFonts w:ascii="Calibri" w:hAnsi="Calibri" w:cs="Times New Roman"/>
          <w:color w:val="auto"/>
        </w:rPr>
        <w:t>Functions</w:t>
      </w:r>
      <w:bookmarkEnd w:id="4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4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244" w:rsidRDefault="00F35244" w:rsidP="009F2A51">
      <w:pPr>
        <w:spacing w:after="0" w:line="240" w:lineRule="auto"/>
      </w:pPr>
      <w:r>
        <w:separator/>
      </w:r>
    </w:p>
  </w:endnote>
  <w:endnote w:type="continuationSeparator" w:id="0">
    <w:p w:rsidR="00F35244" w:rsidRDefault="00F3524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200" w:rsidRDefault="006F6200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59912F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6F6200" w:rsidRDefault="006F6200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TRAININGs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A53AE3">
      <w:rPr>
        <w:noProof/>
        <w:sz w:val="18"/>
      </w:rPr>
      <w:t>7/10/19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6F6200" w:rsidRDefault="006F6200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6F6200" w:rsidRDefault="006F6200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A53AE3">
      <w:rPr>
        <w:rStyle w:val="PageNumber"/>
        <w:noProof/>
        <w:sz w:val="18"/>
      </w:rPr>
      <w:t>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244" w:rsidRDefault="00F35244" w:rsidP="009F2A51">
      <w:pPr>
        <w:spacing w:after="0" w:line="240" w:lineRule="auto"/>
      </w:pPr>
      <w:r>
        <w:separator/>
      </w:r>
    </w:p>
  </w:footnote>
  <w:footnote w:type="continuationSeparator" w:id="0">
    <w:p w:rsidR="00F35244" w:rsidRDefault="00F3524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C30143C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197176"/>
    <w:multiLevelType w:val="hybridMultilevel"/>
    <w:tmpl w:val="E87ED7F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77743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3"/>
  </w:num>
  <w:num w:numId="5">
    <w:abstractNumId w:val="10"/>
  </w:num>
  <w:num w:numId="6">
    <w:abstractNumId w:val="27"/>
  </w:num>
  <w:num w:numId="7">
    <w:abstractNumId w:val="2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9"/>
  </w:num>
  <w:num w:numId="12">
    <w:abstractNumId w:val="24"/>
  </w:num>
  <w:num w:numId="13">
    <w:abstractNumId w:val="1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8"/>
  </w:num>
  <w:num w:numId="19">
    <w:abstractNumId w:val="3"/>
  </w:num>
  <w:num w:numId="20">
    <w:abstractNumId w:val="23"/>
  </w:num>
  <w:num w:numId="21">
    <w:abstractNumId w:val="20"/>
  </w:num>
  <w:num w:numId="22">
    <w:abstractNumId w:val="7"/>
  </w:num>
  <w:num w:numId="23">
    <w:abstractNumId w:val="22"/>
  </w:num>
  <w:num w:numId="24">
    <w:abstractNumId w:val="18"/>
  </w:num>
  <w:num w:numId="25">
    <w:abstractNumId w:val="19"/>
  </w:num>
  <w:num w:numId="26">
    <w:abstractNumId w:val="12"/>
  </w:num>
  <w:num w:numId="27">
    <w:abstractNumId w:val="6"/>
  </w:num>
  <w:num w:numId="28">
    <w:abstractNumId w:val="2"/>
  </w:num>
  <w:num w:numId="29">
    <w:abstractNumId w:val="4"/>
  </w:num>
  <w:num w:numId="30">
    <w:abstractNumId w:val="28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141A8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52C4"/>
    <w:rsid w:val="004A6695"/>
    <w:rsid w:val="004A6D60"/>
    <w:rsid w:val="004B13B0"/>
    <w:rsid w:val="004B24AD"/>
    <w:rsid w:val="004C48CE"/>
    <w:rsid w:val="004D3B66"/>
    <w:rsid w:val="004E3D97"/>
    <w:rsid w:val="004E4E02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6200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53AE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35244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8F9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\\F3420-ECLDBT01\data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D01\data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file:///\\VDENSSDBP07\scorecard-ssis\Coaching\Training%20_Coaching.dts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11/relationships/people" Target="people.xml"/><Relationship Id="rId10" Type="http://schemas.openxmlformats.org/officeDocument/2006/relationships/hyperlink" Target="file:///\\f3420-ecldbp01\data\Coaching\Training\Decrypt_Out%2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Training\Encrypt_Out%20" TargetMode="External"/><Relationship Id="rId14" Type="http://schemas.openxmlformats.org/officeDocument/2006/relationships/hyperlink" Target="file:///\\f3420-ecldbp01\data\Coaching\Training\Decrypt_Out\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98E6D-02EE-4D90-A131-C1D26C95F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27</Pages>
  <Words>1809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12102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65</cp:revision>
  <dcterms:created xsi:type="dcterms:W3CDTF">2014-05-14T02:00:00Z</dcterms:created>
  <dcterms:modified xsi:type="dcterms:W3CDTF">2019-07-10T20:59:00Z</dcterms:modified>
</cp:coreProperties>
</file>