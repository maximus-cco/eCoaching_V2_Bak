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FD2034" w:rsidRDefault="009F2A51" w:rsidP="009F2A51">
      <w:pPr>
        <w:ind w:right="-270"/>
        <w:jc w:val="center"/>
        <w:rPr>
          <w:rFonts w:ascii="Times New Roman" w:hAnsi="Times New Roman"/>
          <w:rPrChange w:id="1" w:author="Palacherla, Susmitha C (NONUS)" w:date="2017-07-24T16:49:00Z">
            <w:rPr/>
          </w:rPrChange>
        </w:rPr>
      </w:pPr>
    </w:p>
    <w:p w:rsidR="001B4454" w:rsidRPr="00FD2034" w:rsidRDefault="001B4454" w:rsidP="001B4454">
      <w:pPr>
        <w:pStyle w:val="BodyText"/>
        <w:spacing w:before="240" w:after="60"/>
        <w:jc w:val="center"/>
        <w:rPr>
          <w:b/>
          <w:sz w:val="32"/>
          <w:rPrChange w:id="2" w:author="Palacherla, Susmitha C (NONUS)" w:date="2017-07-24T16:49:00Z">
            <w:rPr>
              <w:rFonts w:ascii="Arial" w:hAnsi="Arial"/>
              <w:b/>
              <w:sz w:val="32"/>
            </w:rPr>
          </w:rPrChange>
        </w:rPr>
      </w:pPr>
      <w:r w:rsidRPr="00FD2034">
        <w:rPr>
          <w:b/>
          <w:sz w:val="36"/>
          <w:rPrChange w:id="3" w:author="Palacherla, Susmitha C (NONUS)" w:date="2017-07-24T16:49:00Z">
            <w:rPr>
              <w:rFonts w:ascii="Arial" w:hAnsi="Arial"/>
              <w:b/>
              <w:sz w:val="36"/>
            </w:rPr>
          </w:rPrChange>
        </w:rPr>
        <w:t xml:space="preserve">Title: </w:t>
      </w:r>
      <w:proofErr w:type="spellStart"/>
      <w:r w:rsidRPr="00FD2034">
        <w:rPr>
          <w:b/>
          <w:sz w:val="32"/>
          <w:rPrChange w:id="4" w:author="Palacherla, Susmitha C (NONUS)" w:date="2017-07-24T16:49:00Z">
            <w:rPr>
              <w:rFonts w:ascii="Arial" w:hAnsi="Arial" w:cs="Arial"/>
              <w:b/>
              <w:sz w:val="32"/>
            </w:rPr>
          </w:rPrChange>
        </w:rPr>
        <w:t>eCoaching_</w:t>
      </w:r>
      <w:r w:rsidR="004C6E9F" w:rsidRPr="00FD2034">
        <w:rPr>
          <w:b/>
          <w:sz w:val="32"/>
          <w:rPrChange w:id="5" w:author="Palacherla, Susmitha C (NONUS)" w:date="2017-07-24T16:49:00Z">
            <w:rPr>
              <w:rFonts w:ascii="Arial" w:hAnsi="Arial" w:cs="Arial"/>
              <w:b/>
              <w:sz w:val="32"/>
            </w:rPr>
          </w:rPrChange>
        </w:rPr>
        <w:t>ETS</w:t>
      </w:r>
      <w:r w:rsidRPr="00FD2034">
        <w:rPr>
          <w:b/>
          <w:sz w:val="32"/>
          <w:rPrChange w:id="6" w:author="Palacherla, Susmitha C (NONUS)" w:date="2017-07-24T16:49:00Z">
            <w:rPr>
              <w:rFonts w:ascii="Arial" w:hAnsi="Arial" w:cs="Arial"/>
              <w:b/>
              <w:sz w:val="32"/>
            </w:rPr>
          </w:rPrChange>
        </w:rPr>
        <w:t>_Load</w:t>
      </w:r>
      <w:proofErr w:type="spellEnd"/>
    </w:p>
    <w:p w:rsidR="009F2A51" w:rsidRPr="00FD2034" w:rsidRDefault="001B4454" w:rsidP="009F2A51">
      <w:pPr>
        <w:pStyle w:val="BodyText"/>
        <w:spacing w:before="240" w:after="60"/>
        <w:jc w:val="center"/>
        <w:rPr>
          <w:b/>
          <w:sz w:val="32"/>
          <w:rPrChange w:id="7" w:author="Palacherla, Susmitha C (NONUS)" w:date="2017-07-24T16:49:00Z">
            <w:rPr>
              <w:rFonts w:ascii="Arial" w:hAnsi="Arial"/>
              <w:b/>
              <w:sz w:val="32"/>
            </w:rPr>
          </w:rPrChange>
        </w:rPr>
      </w:pPr>
      <w:r w:rsidRPr="00FD2034">
        <w:rPr>
          <w:b/>
          <w:sz w:val="32"/>
          <w:rPrChange w:id="8" w:author="Palacherla, Susmitha C (NONUS)" w:date="2017-07-24T16:49:00Z">
            <w:rPr>
              <w:rFonts w:ascii="Arial" w:hAnsi="Arial"/>
              <w:b/>
              <w:sz w:val="32"/>
            </w:rPr>
          </w:rPrChange>
        </w:rPr>
        <w:t xml:space="preserve">SSIS </w:t>
      </w:r>
      <w:r w:rsidR="009F2A51" w:rsidRPr="00FD2034">
        <w:rPr>
          <w:b/>
          <w:sz w:val="32"/>
          <w:rPrChange w:id="9" w:author="Palacherla, Susmitha C (NONUS)" w:date="2017-07-24T16:49:00Z">
            <w:rPr>
              <w:rFonts w:ascii="Arial" w:hAnsi="Arial"/>
              <w:b/>
              <w:sz w:val="32"/>
            </w:rPr>
          </w:rPrChange>
        </w:rPr>
        <w:t>Detail Design Document</w:t>
      </w:r>
    </w:p>
    <w:p w:rsidR="009F2A51" w:rsidRPr="00FD2034" w:rsidRDefault="009F2A51" w:rsidP="009F2A51">
      <w:pPr>
        <w:pStyle w:val="Title1"/>
        <w:ind w:right="-270"/>
        <w:rPr>
          <w:rFonts w:ascii="Times New Roman" w:hAnsi="Times New Roman"/>
          <w:rPrChange w:id="10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1" w:author="Palacherla, Susmitha C (NONUS)" w:date="2017-07-24T16:49:00Z">
            <w:rPr/>
          </w:rPrChange>
        </w:rPr>
        <w:t>__________________________</w:t>
      </w:r>
    </w:p>
    <w:p w:rsidR="009F2A51" w:rsidRPr="00FD2034" w:rsidRDefault="009F2A51" w:rsidP="009F2A51">
      <w:pPr>
        <w:ind w:right="-270"/>
        <w:rPr>
          <w:rFonts w:ascii="Times New Roman" w:hAnsi="Times New Roman"/>
          <w:rPrChange w:id="12" w:author="Palacherla, Susmitha C (NONUS)" w:date="2017-07-24T16:49:00Z">
            <w:rPr/>
          </w:rPrChange>
        </w:rPr>
      </w:pPr>
    </w:p>
    <w:p w:rsidR="009F2A51" w:rsidRPr="00FD2034" w:rsidRDefault="009F2A51" w:rsidP="009F2A51">
      <w:pPr>
        <w:ind w:right="-270"/>
        <w:rPr>
          <w:rFonts w:ascii="Times New Roman" w:hAnsi="Times New Roman"/>
          <w:rPrChange w:id="13" w:author="Palacherla, Susmitha C (NONUS)" w:date="2017-07-24T16:49:00Z">
            <w:rPr/>
          </w:rPrChange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FD203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FD2034" w:rsidRDefault="009F2A51" w:rsidP="00A45C57">
            <w:pPr>
              <w:ind w:right="-270"/>
              <w:jc w:val="center"/>
              <w:rPr>
                <w:rFonts w:ascii="Times New Roman" w:hAnsi="Times New Roman"/>
                <w:rPrChange w:id="14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15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FD2034" w:rsidRDefault="009F2A51" w:rsidP="00A45C57">
            <w:pPr>
              <w:ind w:right="-270"/>
              <w:jc w:val="center"/>
              <w:rPr>
                <w:rFonts w:ascii="Times New Roman" w:hAnsi="Times New Roman"/>
                <w:rPrChange w:id="16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17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FD2034" w:rsidRDefault="009F2A51" w:rsidP="00A45C57">
            <w:pPr>
              <w:ind w:right="-270"/>
              <w:jc w:val="center"/>
              <w:rPr>
                <w:rFonts w:ascii="Times New Roman" w:hAnsi="Times New Roman"/>
                <w:rPrChange w:id="18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19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  <w:t>Description</w:t>
            </w:r>
          </w:p>
        </w:tc>
      </w:tr>
      <w:tr w:rsidR="009F2A51" w:rsidRPr="00FD203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D2034" w:rsidRDefault="007768F7" w:rsidP="00213A1B">
            <w:pPr>
              <w:ind w:left="-12" w:right="-270"/>
              <w:jc w:val="center"/>
              <w:rPr>
                <w:rFonts w:ascii="Times New Roman" w:hAnsi="Times New Roman"/>
                <w:rPrChange w:id="20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</w:pPr>
            <w:del w:id="21" w:author="Palacherla, Susmitha C (NONUS)" w:date="2017-07-24T15:56:00Z">
              <w:r w:rsidRPr="00FD2034" w:rsidDel="007768F7">
                <w:rPr>
                  <w:rFonts w:ascii="Times New Roman" w:hAnsi="Times New Roman"/>
                  <w:rPrChange w:id="22" w:author="Palacherla, Susmitha C (NONUS)" w:date="2017-07-24T16:49:00Z">
                    <w:rPr>
                      <w:rFonts w:ascii="Times New Roman (PCL6)" w:hAnsi="Times New Roman (PCL6)"/>
                    </w:rPr>
                  </w:rPrChange>
                </w:rPr>
                <w:delText>0</w:delText>
              </w:r>
            </w:del>
            <w:r w:rsidRPr="00FD2034">
              <w:rPr>
                <w:rFonts w:ascii="Times New Roman" w:hAnsi="Times New Roman"/>
                <w:rPrChange w:id="23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  <w:t>7/24/2017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D2034" w:rsidRDefault="009F2A51" w:rsidP="00A45C57">
            <w:pPr>
              <w:ind w:left="-12" w:right="-270"/>
              <w:jc w:val="center"/>
              <w:rPr>
                <w:rFonts w:ascii="Times New Roman" w:hAnsi="Times New Roman"/>
                <w:rPrChange w:id="24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D2034" w:rsidRDefault="007768F7" w:rsidP="00A45C57">
            <w:pPr>
              <w:ind w:right="-270"/>
              <w:rPr>
                <w:rFonts w:ascii="Times New Roman" w:hAnsi="Times New Roman"/>
                <w:rPrChange w:id="25" w:author="Palacherla, Susmitha C (NONUS)" w:date="2017-07-24T16:49:00Z">
                  <w:rPr>
                    <w:rFonts w:ascii="Times New Roman (PCL6)" w:hAnsi="Times New Roman (PCL6)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6" w:author="Palacherla, Susmitha C (NONUS)" w:date="2017-07-24T16:49:00Z">
                  <w:rPr/>
                </w:rPrChange>
              </w:rPr>
              <w:t>2 new feeds. HNC and ICC</w:t>
            </w:r>
          </w:p>
        </w:tc>
      </w:tr>
    </w:tbl>
    <w:p w:rsidR="009F2A51" w:rsidRPr="00FD2034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  <w:rPrChange w:id="27" w:author="Palacherla, Susmitha C (NONUS)" w:date="2017-07-24T16:49:00Z">
            <w:rPr>
              <w:rFonts w:ascii="Palatino (PCL6)" w:hAnsi="Palatino (PCL6)"/>
              <w:b w:val="0"/>
              <w:sz w:val="20"/>
            </w:rPr>
          </w:rPrChange>
        </w:rPr>
      </w:pPr>
    </w:p>
    <w:p w:rsidR="009F2A51" w:rsidRPr="00FD2034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  <w:rPrChange w:id="28" w:author="Palacherla, Susmitha C (NONUS)" w:date="2017-07-24T16:49:00Z">
            <w:rPr>
              <w:rFonts w:ascii="Times New Roman (PCL6)" w:hAnsi="Times New Roman (PCL6)"/>
              <w:sz w:val="20"/>
            </w:rPr>
          </w:rPrChange>
        </w:rPr>
      </w:pPr>
      <w:r w:rsidRPr="00FD2034">
        <w:rPr>
          <w:rFonts w:ascii="Times New Roman" w:hAnsi="Times New Roman"/>
          <w:noProof/>
          <w:rPrChange w:id="29" w:author="Palacherla, Susmitha C (NONUS)" w:date="2017-07-24T16:49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2FDD2E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FD2034">
        <w:rPr>
          <w:rFonts w:ascii="Times New Roman" w:hAnsi="Times New Roman"/>
          <w:noProof/>
          <w:rPrChange w:id="30" w:author="Palacherla, Susmitha C (NONUS)" w:date="2017-07-24T16:49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52608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D4F736" id="Line 4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FD2034">
        <w:rPr>
          <w:rFonts w:ascii="Times New Roman" w:hAnsi="Times New Roman"/>
          <w:b w:val="0"/>
          <w:sz w:val="22"/>
          <w:rPrChange w:id="31" w:author="Palacherla, Susmitha C (NONUS)" w:date="2017-07-24T16:49:00Z">
            <w:rPr>
              <w:rFonts w:ascii="Times New Roman (PCL6)" w:hAnsi="Times New Roman (PCL6)"/>
              <w:b w:val="0"/>
              <w:sz w:val="22"/>
            </w:rPr>
          </w:rPrChange>
        </w:rPr>
        <w:t>Prepared by:</w:t>
      </w:r>
      <w:r w:rsidR="009F2A51" w:rsidRPr="00FD2034">
        <w:rPr>
          <w:rFonts w:ascii="Times New Roman" w:hAnsi="Times New Roman"/>
          <w:b w:val="0"/>
          <w:sz w:val="20"/>
          <w:rPrChange w:id="32" w:author="Palacherla, Susmitha C (NONUS)" w:date="2017-07-24T16:49:00Z">
            <w:rPr>
              <w:rFonts w:ascii="Times New Roman (PCL6)" w:hAnsi="Times New Roman (PCL6)"/>
              <w:b w:val="0"/>
              <w:sz w:val="20"/>
            </w:rPr>
          </w:rPrChange>
        </w:rPr>
        <w:tab/>
      </w:r>
      <w:r w:rsidR="00202048" w:rsidRPr="00FD2034">
        <w:rPr>
          <w:rFonts w:ascii="Times New Roman" w:hAnsi="Times New Roman"/>
          <w:b w:val="0"/>
          <w:sz w:val="20"/>
          <w:rPrChange w:id="33" w:author="Palacherla, Susmitha C (NONUS)" w:date="2017-07-24T16:49:00Z">
            <w:rPr>
              <w:rFonts w:ascii="Times New Roman (PCL6)" w:hAnsi="Times New Roman (PCL6)"/>
              <w:b w:val="0"/>
              <w:sz w:val="20"/>
            </w:rPr>
          </w:rPrChange>
        </w:rPr>
        <w:t>Susmitha Palacherla</w:t>
      </w:r>
      <w:r w:rsidR="009F2A51" w:rsidRPr="00FD2034">
        <w:rPr>
          <w:rFonts w:ascii="Times New Roman" w:hAnsi="Times New Roman"/>
          <w:b w:val="0"/>
          <w:sz w:val="20"/>
          <w:rPrChange w:id="34" w:author="Palacherla, Susmitha C (NONUS)" w:date="2017-07-24T16:49:00Z">
            <w:rPr>
              <w:rFonts w:ascii="Times New Roman (PCL6)" w:hAnsi="Times New Roman (PCL6)"/>
              <w:b w:val="0"/>
              <w:sz w:val="20"/>
            </w:rPr>
          </w:rPrChange>
        </w:rPr>
        <w:tab/>
      </w:r>
      <w:r w:rsidR="009F2A51" w:rsidRPr="00FD2034">
        <w:rPr>
          <w:rFonts w:ascii="Times New Roman" w:hAnsi="Times New Roman"/>
          <w:b w:val="0"/>
          <w:sz w:val="22"/>
          <w:rPrChange w:id="35" w:author="Palacherla, Susmitha C (NONUS)" w:date="2017-07-24T16:49:00Z">
            <w:rPr>
              <w:rFonts w:ascii="Times New Roman (PCL6)" w:hAnsi="Times New Roman (PCL6)"/>
              <w:b w:val="0"/>
              <w:sz w:val="22"/>
            </w:rPr>
          </w:rPrChange>
        </w:rPr>
        <w:t>Date</w:t>
      </w:r>
      <w:r w:rsidR="004C6E9F" w:rsidRPr="00FD2034">
        <w:rPr>
          <w:rFonts w:ascii="Times New Roman" w:hAnsi="Times New Roman"/>
          <w:b w:val="0"/>
          <w:sz w:val="22"/>
          <w:rPrChange w:id="36" w:author="Palacherla, Susmitha C (NONUS)" w:date="2017-07-24T16:49:00Z">
            <w:rPr>
              <w:rFonts w:ascii="Times New Roman (PCL6)" w:hAnsi="Times New Roman (PCL6)"/>
              <w:b w:val="0"/>
              <w:sz w:val="22"/>
            </w:rPr>
          </w:rPrChange>
        </w:rPr>
        <w:t>:  11/17/2014</w:t>
      </w:r>
    </w:p>
    <w:p w:rsidR="009F2A51" w:rsidRPr="00FD2034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  <w:rPrChange w:id="37" w:author="Palacherla, Susmitha C (NONUS)" w:date="2017-07-24T16:49:00Z">
            <w:rPr>
              <w:rFonts w:ascii="Times New Roman (PCL6)" w:hAnsi="Times New Roman (PCL6)"/>
            </w:rPr>
          </w:rPrChange>
        </w:rPr>
      </w:pPr>
    </w:p>
    <w:p w:rsidR="009F2A51" w:rsidRPr="00FD2034" w:rsidRDefault="009F2A51" w:rsidP="009F2A51">
      <w:pPr>
        <w:pStyle w:val="BodyText"/>
        <w:rPr>
          <w:rPrChange w:id="38" w:author="Palacherla, Susmitha C (NONUS)" w:date="2017-07-24T16:49:00Z">
            <w:rPr>
              <w:rFonts w:ascii="Times New Roman (PCL6)" w:hAnsi="Times New Roman (PCL6)"/>
            </w:rPr>
          </w:rPrChange>
        </w:rPr>
      </w:pPr>
      <w:r w:rsidRPr="00FD2034">
        <w:rPr>
          <w:rPrChange w:id="39" w:author="Palacherla, Susmitha C (NONUS)" w:date="2017-07-24T16:49:00Z">
            <w:rPr>
              <w:rFonts w:ascii="Times New Roman (PCL6)" w:hAnsi="Times New Roman (PCL6)"/>
            </w:rPr>
          </w:rPrChange>
        </w:rPr>
        <w:t xml:space="preserve">Department, Location: </w:t>
      </w:r>
      <w:r w:rsidRPr="00FD2034">
        <w:rPr>
          <w:rPrChange w:id="40" w:author="Palacherla, Susmitha C (NONUS)" w:date="2017-07-24T16:49:00Z">
            <w:rPr>
              <w:rFonts w:ascii="Times New Roman (PCL6)" w:hAnsi="Times New Roman (PCL6)"/>
            </w:rPr>
          </w:rPrChange>
        </w:rPr>
        <w:tab/>
      </w:r>
      <w:r w:rsidRPr="00FD2034">
        <w:rPr>
          <w:rPrChange w:id="41" w:author="Palacherla, Susmitha C (NONUS)" w:date="2017-07-24T16:49:00Z">
            <w:rPr>
              <w:rFonts w:ascii="Times New Roman (PCL6)" w:hAnsi="Times New Roman (PCL6)"/>
            </w:rPr>
          </w:rPrChange>
        </w:rPr>
        <w:tab/>
      </w:r>
      <w:r w:rsidR="00202048" w:rsidRPr="00FD2034">
        <w:rPr>
          <w:rPrChange w:id="42" w:author="Palacherla, Susmitha C (NONUS)" w:date="2017-07-24T16:49:00Z">
            <w:rPr>
              <w:rFonts w:ascii="Times New Roman (PCL6)" w:hAnsi="Times New Roman (PCL6)"/>
            </w:rPr>
          </w:rPrChange>
        </w:rPr>
        <w:t>Health Solutions Division</w:t>
      </w:r>
    </w:p>
    <w:p w:rsidR="009F2A51" w:rsidRPr="00FD2034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  <w:rPrChange w:id="43" w:author="Palacherla, Susmitha C (NONUS)" w:date="2017-07-24T16:49:00Z">
            <w:rPr>
              <w:rFonts w:ascii="Times New Roman (PCL6)" w:hAnsi="Times New Roman (PCL6)"/>
            </w:rPr>
          </w:rPrChange>
        </w:rPr>
      </w:pPr>
      <w:r w:rsidRPr="00FD2034">
        <w:rPr>
          <w:rFonts w:ascii="Times New Roman" w:hAnsi="Times New Roman"/>
          <w:noProof/>
          <w:rPrChange w:id="44" w:author="Palacherla, Susmitha C (NONUS)" w:date="2017-07-24T16:49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61824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876934" id="Line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FD2034" w:rsidRDefault="009F2A51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  <w:rPrChange w:id="45" w:author="Palacherla, Susmitha C (NONUS)" w:date="2017-07-24T16:49:00Z">
            <w:rPr>
              <w:rFonts w:ascii="Times New Roman (PCL6)" w:hAnsi="Times New Roman (PCL6)"/>
            </w:rPr>
          </w:rPrChange>
        </w:rPr>
      </w:pPr>
    </w:p>
    <w:p w:rsidR="009F2A51" w:rsidRPr="00FD2034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rPrChange w:id="46" w:author="Palacherla, Susmitha C (NONUS)" w:date="2017-07-24T16:49:00Z">
            <w:rPr>
              <w:rFonts w:ascii="Times New Roman (PCL6)" w:hAnsi="Times New Roman (PCL6)"/>
              <w:sz w:val="22"/>
            </w:rPr>
          </w:rPrChange>
        </w:rPr>
      </w:pPr>
      <w:r w:rsidRPr="00FD2034">
        <w:rPr>
          <w:rFonts w:ascii="Times New Roman" w:hAnsi="Times New Roman"/>
          <w:noProof/>
          <w:rPrChange w:id="47" w:author="Palacherla, Susmitha C (NONUS)" w:date="2017-07-24T16:49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31749F" id="Line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FD2034">
        <w:rPr>
          <w:rFonts w:ascii="Times New Roman" w:hAnsi="Times New Roman"/>
          <w:noProof/>
          <w:rPrChange w:id="48" w:author="Palacherla, Susmitha C (NONUS)" w:date="2017-07-24T16:49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EE22F7" id="Line 7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FD2034">
        <w:rPr>
          <w:rFonts w:ascii="Times New Roman" w:hAnsi="Times New Roman"/>
          <w:b w:val="0"/>
          <w:sz w:val="22"/>
          <w:rPrChange w:id="49" w:author="Palacherla, Susmitha C (NONUS)" w:date="2017-07-24T16:49:00Z">
            <w:rPr>
              <w:rFonts w:ascii="Times New Roman (PCL6)" w:hAnsi="Times New Roman (PCL6)"/>
              <w:b w:val="0"/>
              <w:sz w:val="22"/>
            </w:rPr>
          </w:rPrChange>
        </w:rPr>
        <w:t>Approved by:</w:t>
      </w:r>
      <w:r w:rsidR="009F2A51" w:rsidRPr="00FD2034">
        <w:rPr>
          <w:rFonts w:ascii="Times New Roman" w:hAnsi="Times New Roman"/>
          <w:b w:val="0"/>
          <w:sz w:val="20"/>
          <w:rPrChange w:id="50" w:author="Palacherla, Susmitha C (NONUS)" w:date="2017-07-24T16:49:00Z">
            <w:rPr>
              <w:rFonts w:ascii="Times New Roman (PCL6)" w:hAnsi="Times New Roman (PCL6)"/>
              <w:b w:val="0"/>
              <w:sz w:val="20"/>
            </w:rPr>
          </w:rPrChange>
        </w:rPr>
        <w:tab/>
      </w:r>
      <w:r w:rsidR="009F2A51" w:rsidRPr="00FD2034">
        <w:rPr>
          <w:rFonts w:ascii="Times New Roman" w:hAnsi="Times New Roman"/>
          <w:b w:val="0"/>
          <w:sz w:val="20"/>
          <w:rPrChange w:id="51" w:author="Palacherla, Susmitha C (NONUS)" w:date="2017-07-24T16:49:00Z">
            <w:rPr>
              <w:rFonts w:ascii="Times New Roman (PCL6)" w:hAnsi="Times New Roman (PCL6)"/>
              <w:b w:val="0"/>
              <w:sz w:val="20"/>
            </w:rPr>
          </w:rPrChange>
        </w:rPr>
        <w:tab/>
      </w:r>
      <w:r w:rsidR="009F2A51" w:rsidRPr="00FD2034">
        <w:rPr>
          <w:rFonts w:ascii="Times New Roman" w:hAnsi="Times New Roman"/>
          <w:b w:val="0"/>
          <w:sz w:val="22"/>
          <w:rPrChange w:id="52" w:author="Palacherla, Susmitha C (NONUS)" w:date="2017-07-24T16:49:00Z">
            <w:rPr>
              <w:rFonts w:ascii="Times New Roman (PCL6)" w:hAnsi="Times New Roman (PCL6)"/>
              <w:b w:val="0"/>
              <w:sz w:val="22"/>
            </w:rPr>
          </w:rPrChange>
        </w:rPr>
        <w:t xml:space="preserve">Date: </w:t>
      </w:r>
    </w:p>
    <w:p w:rsidR="009F2A51" w:rsidRPr="00FD2034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  <w:rPrChange w:id="53" w:author="Palacherla, Susmitha C (NONUS)" w:date="2017-07-24T16:49:00Z">
            <w:rPr/>
          </w:rPrChange>
        </w:rPr>
      </w:pPr>
    </w:p>
    <w:p w:rsidR="009F2A51" w:rsidRPr="00FD2034" w:rsidRDefault="009F2A51" w:rsidP="009F2A51">
      <w:pPr>
        <w:pStyle w:val="hdr1"/>
        <w:ind w:left="0" w:right="-270"/>
        <w:jc w:val="center"/>
        <w:rPr>
          <w:b/>
          <w:sz w:val="28"/>
          <w:rPrChange w:id="54" w:author="Palacherla, Susmitha C (NONUS)" w:date="2017-07-24T16:49:00Z">
            <w:rPr>
              <w:rFonts w:ascii="Arial" w:hAnsi="Arial"/>
              <w:b/>
              <w:sz w:val="28"/>
            </w:rPr>
          </w:rPrChange>
        </w:rPr>
      </w:pPr>
      <w:r w:rsidRPr="00FD2034">
        <w:rPr>
          <w:b/>
          <w:sz w:val="28"/>
          <w:rPrChange w:id="55" w:author="Palacherla, Susmitha C (NONUS)" w:date="2017-07-24T16:49:00Z">
            <w:rPr>
              <w:rFonts w:ascii="Arial" w:hAnsi="Arial"/>
              <w:b/>
              <w:sz w:val="28"/>
            </w:rPr>
          </w:rPrChange>
        </w:rPr>
        <w:t>Change History Log</w:t>
      </w:r>
    </w:p>
    <w:p w:rsidR="009F2A51" w:rsidRPr="00FD2034" w:rsidRDefault="009F2A51" w:rsidP="009F2A51">
      <w:pPr>
        <w:pStyle w:val="hdr1"/>
        <w:jc w:val="center"/>
        <w:rPr>
          <w:rPrChange w:id="56" w:author="Palacherla, Susmitha C (NONUS)" w:date="2017-07-24T16:49:00Z">
            <w:rPr/>
          </w:rPrChange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883"/>
        <w:gridCol w:w="5648"/>
        <w:gridCol w:w="1735"/>
      </w:tblGrid>
      <w:tr w:rsidR="004C6E9F" w:rsidRPr="00FD203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FD2034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  <w:rPrChange w:id="57" w:author="Palacherla, Susmitha C (NONUS)" w:date="2017-07-24T16:49:00Z">
                  <w:rPr>
                    <w:rFonts w:ascii="Arial" w:hAnsi="Arial"/>
                    <w:b/>
                    <w:sz w:val="20"/>
                  </w:rPr>
                </w:rPrChange>
              </w:rPr>
            </w:pPr>
            <w:r w:rsidRPr="00FD2034">
              <w:rPr>
                <w:b/>
                <w:sz w:val="20"/>
                <w:rPrChange w:id="58" w:author="Palacherla, Susmitha C (NONUS)" w:date="2017-07-24T16:49:00Z">
                  <w:rPr>
                    <w:rFonts w:ascii="Arial" w:hAnsi="Arial"/>
                    <w:b/>
                    <w:sz w:val="20"/>
                  </w:rPr>
                </w:rPrChange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FD2034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  <w:rPrChange w:id="59" w:author="Palacherla, Susmitha C (NONUS)" w:date="2017-07-24T16:49:00Z">
                  <w:rPr>
                    <w:rFonts w:ascii="Arial" w:hAnsi="Arial"/>
                    <w:b/>
                    <w:sz w:val="20"/>
                  </w:rPr>
                </w:rPrChange>
              </w:rPr>
            </w:pPr>
            <w:r w:rsidRPr="00FD2034">
              <w:rPr>
                <w:b/>
                <w:sz w:val="20"/>
                <w:rPrChange w:id="60" w:author="Palacherla, Susmitha C (NONUS)" w:date="2017-07-24T16:49:00Z">
                  <w:rPr>
                    <w:rFonts w:ascii="Arial" w:hAnsi="Arial"/>
                    <w:b/>
                    <w:sz w:val="20"/>
                  </w:rPr>
                </w:rPrChange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FD2034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  <w:rPrChange w:id="61" w:author="Palacherla, Susmitha C (NONUS)" w:date="2017-07-24T16:49:00Z">
                  <w:rPr>
                    <w:rFonts w:ascii="Arial" w:hAnsi="Arial"/>
                    <w:b/>
                    <w:sz w:val="20"/>
                  </w:rPr>
                </w:rPrChange>
              </w:rPr>
            </w:pPr>
            <w:r w:rsidRPr="00FD2034">
              <w:rPr>
                <w:b/>
                <w:sz w:val="20"/>
                <w:rPrChange w:id="62" w:author="Palacherla, Susmitha C (NONUS)" w:date="2017-07-24T16:49:00Z">
                  <w:rPr>
                    <w:rFonts w:ascii="Arial" w:hAnsi="Arial"/>
                    <w:b/>
                    <w:sz w:val="20"/>
                  </w:rPr>
                </w:rPrChange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FD2034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  <w:rPrChange w:id="63" w:author="Palacherla, Susmitha C (NONUS)" w:date="2017-07-24T16:49:00Z">
                  <w:rPr>
                    <w:rFonts w:ascii="Arial" w:hAnsi="Arial"/>
                    <w:b/>
                    <w:sz w:val="20"/>
                  </w:rPr>
                </w:rPrChange>
              </w:rPr>
            </w:pPr>
            <w:r w:rsidRPr="00FD2034">
              <w:rPr>
                <w:b/>
                <w:sz w:val="20"/>
                <w:rPrChange w:id="64" w:author="Palacherla, Susmitha C (NONUS)" w:date="2017-07-24T16:49:00Z">
                  <w:rPr>
                    <w:rFonts w:ascii="Arial" w:hAnsi="Arial"/>
                    <w:b/>
                    <w:sz w:val="20"/>
                  </w:rPr>
                </w:rPrChange>
              </w:rPr>
              <w:t>Author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4C6E9F" w:rsidP="00C92EFB">
            <w:pPr>
              <w:pStyle w:val="hdr1"/>
              <w:ind w:left="0"/>
              <w:jc w:val="left"/>
              <w:rPr>
                <w:rPrChange w:id="65" w:author="Palacherla, Susmitha C (NONUS)" w:date="2017-07-24T16:49:00Z">
                  <w:rPr/>
                </w:rPrChange>
              </w:rPr>
            </w:pPr>
            <w:r w:rsidRPr="00FD2034">
              <w:rPr>
                <w:sz w:val="22"/>
                <w:rPrChange w:id="66" w:author="Palacherla, Susmitha C (NONUS)" w:date="2017-07-24T16:49:00Z">
                  <w:rPr>
                    <w:rFonts w:ascii="Times New Roman (PCL6)" w:hAnsi="Times New Roman (PCL6)"/>
                    <w:sz w:val="22"/>
                  </w:rPr>
                </w:rPrChange>
              </w:rPr>
              <w:t>11/1</w:t>
            </w:r>
            <w:r w:rsidR="00C92EFB" w:rsidRPr="00FD2034">
              <w:rPr>
                <w:sz w:val="22"/>
                <w:rPrChange w:id="67" w:author="Palacherla, Susmitha C (NONUS)" w:date="2017-07-24T16:49:00Z">
                  <w:rPr>
                    <w:rFonts w:ascii="Times New Roman (PCL6)" w:hAnsi="Times New Roman (PCL6)"/>
                    <w:sz w:val="22"/>
                  </w:rPr>
                </w:rPrChange>
              </w:rPr>
              <w:t>9</w:t>
            </w:r>
            <w:r w:rsidRPr="00FD2034">
              <w:rPr>
                <w:sz w:val="22"/>
                <w:rPrChange w:id="68" w:author="Palacherla, Susmitha C (NONUS)" w:date="2017-07-24T16:49:00Z">
                  <w:rPr>
                    <w:rFonts w:ascii="Times New Roman (PCL6)" w:hAnsi="Times New Roman (PCL6)"/>
                    <w:sz w:val="22"/>
                  </w:rPr>
                </w:rPrChange>
              </w:rPr>
              <w:t>/2014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  <w:rPr>
                <w:rPrChange w:id="69" w:author="Palacherla, Susmitha C (NONUS)" w:date="2017-07-24T16:49:00Z">
                  <w:rPr/>
                </w:rPrChange>
              </w:rPr>
            </w:pPr>
            <w:r w:rsidRPr="00FD2034">
              <w:rPr>
                <w:rPrChange w:id="70" w:author="Palacherla, Susmitha C (NONUS)" w:date="2017-07-24T16:49:00Z">
                  <w:rPr/>
                </w:rPrChange>
              </w:rPr>
              <w:t xml:space="preserve">1.0 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  <w:rPr>
                <w:rPrChange w:id="71" w:author="Palacherla, Susmitha C (NONUS)" w:date="2017-07-24T16:49:00Z">
                  <w:rPr/>
                </w:rPrChange>
              </w:rPr>
            </w:pPr>
            <w:r w:rsidRPr="00FD2034">
              <w:rPr>
                <w:rPrChange w:id="72" w:author="Palacherla, Susmitha C (NONUS)" w:date="2017-07-24T16:49:00Z">
                  <w:rPr/>
                </w:rPrChange>
              </w:rPr>
              <w:t>Initial revision</w:t>
            </w:r>
            <w:r w:rsidR="00EA4035" w:rsidRPr="00FD2034">
              <w:rPr>
                <w:rPrChange w:id="73" w:author="Palacherla, Susmitha C (NONUS)" w:date="2017-07-24T16:49:00Z">
                  <w:rPr/>
                </w:rPrChange>
              </w:rPr>
              <w:t>. Load process setup per SCR 13659.</w:t>
            </w: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  <w:rPr>
                <w:rPrChange w:id="74" w:author="Palacherla, Susmitha C (NONUS)" w:date="2017-07-24T16:49:00Z">
                  <w:rPr/>
                </w:rPrChange>
              </w:rPr>
            </w:pPr>
            <w:r w:rsidRPr="00FD2034">
              <w:rPr>
                <w:rPrChange w:id="75" w:author="Palacherla, Susmitha C (NONUS)" w:date="2017-07-24T16:49:00Z">
                  <w:rPr/>
                </w:rPrChange>
              </w:rPr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  <w:rPr>
                <w:rPrChange w:id="76" w:author="Palacherla, Susmitha C (NONUS)" w:date="2017-07-24T16:49:00Z">
                  <w:rPr/>
                </w:rPrChange>
              </w:rPr>
            </w:pPr>
            <w:r w:rsidRPr="00FD2034">
              <w:rPr>
                <w:rPrChange w:id="77" w:author="Palacherla, Susmitha C (NONUS)" w:date="2017-07-24T16:49:00Z">
                  <w:rPr/>
                </w:rPrChange>
              </w:rPr>
              <w:t>12/15/2014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  <w:rPr>
                <w:rPrChange w:id="78" w:author="Palacherla, Susmitha C (NONUS)" w:date="2017-07-24T16:49:00Z">
                  <w:rPr/>
                </w:rPrChange>
              </w:rPr>
            </w:pPr>
            <w:r w:rsidRPr="00FD2034">
              <w:rPr>
                <w:rPrChange w:id="79" w:author="Palacherla, Susmitha C (NONUS)" w:date="2017-07-24T16:49:00Z">
                  <w:rPr/>
                </w:rPrChange>
              </w:rPr>
              <w:t>2.0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  <w:rPr>
                <w:rPrChange w:id="80" w:author="Palacherla, Susmitha C (NONUS)" w:date="2017-07-24T16:49:00Z">
                  <w:rPr/>
                </w:rPrChange>
              </w:rPr>
            </w:pPr>
            <w:r w:rsidRPr="00FD2034">
              <w:rPr>
                <w:rPrChange w:id="81" w:author="Palacherla, Susmitha C (NONUS)" w:date="2017-07-24T16:49:00Z">
                  <w:rPr/>
                </w:rPrChange>
              </w:rPr>
              <w:t>Updated per SCR 14010 to increase column size of ti</w:t>
            </w:r>
            <w:r w:rsidR="0041340F" w:rsidRPr="00FD2034">
              <w:rPr>
                <w:rPrChange w:id="82" w:author="Palacherla, Susmitha C (NONUS)" w:date="2017-07-24T16:49:00Z">
                  <w:rPr/>
                </w:rPrChange>
              </w:rPr>
              <w:t>me_code attribute in ETS Tables to 30.</w:t>
            </w:r>
          </w:p>
        </w:tc>
        <w:tc>
          <w:tcPr>
            <w:tcW w:w="0" w:type="auto"/>
          </w:tcPr>
          <w:p w:rsidR="004C6E9F" w:rsidRPr="00FD2034" w:rsidRDefault="002D079E" w:rsidP="00A45C57">
            <w:pPr>
              <w:pStyle w:val="hdr1"/>
              <w:ind w:left="0"/>
              <w:jc w:val="left"/>
              <w:rPr>
                <w:rPrChange w:id="83" w:author="Palacherla, Susmitha C (NONUS)" w:date="2017-07-24T16:49:00Z">
                  <w:rPr/>
                </w:rPrChange>
              </w:rPr>
            </w:pPr>
            <w:r w:rsidRPr="00FD2034">
              <w:rPr>
                <w:rPrChange w:id="84" w:author="Palacherla, Susmitha C (NONUS)" w:date="2017-07-24T16:49:00Z">
                  <w:rPr/>
                </w:rPrChange>
              </w:rPr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  <w:rPr>
                <w:rPrChange w:id="85" w:author="Palacherla, Susmitha C (NONUS)" w:date="2017-07-24T16:49:00Z">
                  <w:rPr/>
                </w:rPrChange>
              </w:rPr>
            </w:pPr>
            <w:r w:rsidRPr="00FD2034">
              <w:rPr>
                <w:rPrChange w:id="86" w:author="Palacherla, Susmitha C (NONUS)" w:date="2017-07-24T16:49:00Z">
                  <w:rPr/>
                </w:rPrChange>
              </w:rPr>
              <w:t>01/12/2015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  <w:rPr>
                <w:rPrChange w:id="87" w:author="Palacherla, Susmitha C (NONUS)" w:date="2017-07-24T16:49:00Z">
                  <w:rPr/>
                </w:rPrChange>
              </w:rPr>
            </w:pPr>
            <w:r w:rsidRPr="00FD2034">
              <w:rPr>
                <w:rPrChange w:id="88" w:author="Palacherla, Susmitha C (NONUS)" w:date="2017-07-24T16:49:00Z">
                  <w:rPr/>
                </w:rPrChange>
              </w:rPr>
              <w:t>3.0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  <w:rPr>
                <w:rPrChange w:id="89" w:author="Palacherla, Susmitha C (NONUS)" w:date="2017-07-24T16:49:00Z">
                  <w:rPr/>
                </w:rPrChange>
              </w:rPr>
            </w:pPr>
            <w:r w:rsidRPr="00FD2034">
              <w:rPr>
                <w:rPrChange w:id="90" w:author="Palacherla, Susmitha C (NONUS)" w:date="2017-07-24T16:49:00Z">
                  <w:rPr/>
                </w:rPrChange>
              </w:rPr>
              <w:t>Incorporate load process for Outstanding Action (Compliance) reports per SCR 14031.</w:t>
            </w:r>
          </w:p>
        </w:tc>
        <w:tc>
          <w:tcPr>
            <w:tcW w:w="0" w:type="auto"/>
            <w:vAlign w:val="bottom"/>
          </w:tcPr>
          <w:p w:rsidR="004C6E9F" w:rsidRPr="00FD2034" w:rsidRDefault="00B77C83" w:rsidP="00A45C57">
            <w:pPr>
              <w:pStyle w:val="hdr1"/>
              <w:ind w:left="0"/>
              <w:jc w:val="left"/>
              <w:rPr>
                <w:rPrChange w:id="91" w:author="Palacherla, Susmitha C (NONUS)" w:date="2017-07-24T16:49:00Z">
                  <w:rPr/>
                </w:rPrChange>
              </w:rPr>
            </w:pPr>
            <w:r w:rsidRPr="00FD2034">
              <w:rPr>
                <w:rPrChange w:id="92" w:author="Palacherla, Susmitha C (NONUS)" w:date="2017-07-24T16:49:00Z">
                  <w:rPr/>
                </w:rPrChange>
              </w:rPr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  <w:rPr>
                <w:rPrChange w:id="93" w:author="Palacherla, Susmitha C (NONUS)" w:date="2017-07-24T16:49:00Z">
                  <w:rPr/>
                </w:rPrChange>
              </w:rPr>
            </w:pPr>
            <w:r w:rsidRPr="00FD2034">
              <w:rPr>
                <w:rPrChange w:id="94" w:author="Palacherla, Susmitha C (NONUS)" w:date="2017-07-24T16:49:00Z">
                  <w:rPr/>
                </w:rPrChange>
              </w:rPr>
              <w:t>05/01/2015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  <w:rPr>
                <w:rPrChange w:id="95" w:author="Palacherla, Susmitha C (NONUS)" w:date="2017-07-24T16:49:00Z">
                  <w:rPr/>
                </w:rPrChange>
              </w:rPr>
            </w:pPr>
            <w:r w:rsidRPr="00FD2034">
              <w:rPr>
                <w:rPrChange w:id="96" w:author="Palacherla, Susmitha C (NONUS)" w:date="2017-07-24T16:49:00Z">
                  <w:rPr/>
                </w:rPrChange>
              </w:rPr>
              <w:t>4.0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  <w:rPr>
                <w:rPrChange w:id="97" w:author="Palacherla, Susmitha C (NONUS)" w:date="2017-07-24T16:49:00Z">
                  <w:rPr/>
                </w:rPrChange>
              </w:rPr>
            </w:pPr>
            <w:r w:rsidRPr="00FD2034">
              <w:rPr>
                <w:rPrChange w:id="98" w:author="Palacherla, Susmitha C (NONUS)" w:date="2017-07-24T16:49:00Z">
                  <w:rPr/>
                </w:rPrChange>
              </w:rPr>
              <w:t>SMTP server name change. SCR 14803.</w:t>
            </w:r>
          </w:p>
        </w:tc>
        <w:tc>
          <w:tcPr>
            <w:tcW w:w="0" w:type="auto"/>
          </w:tcPr>
          <w:p w:rsidR="004C6E9F" w:rsidRPr="00FD2034" w:rsidRDefault="00C57F4D" w:rsidP="00A45C57">
            <w:pPr>
              <w:pStyle w:val="hdr1"/>
              <w:ind w:left="0"/>
              <w:jc w:val="left"/>
              <w:rPr>
                <w:rPrChange w:id="99" w:author="Palacherla, Susmitha C (NONUS)" w:date="2017-07-24T16:49:00Z">
                  <w:rPr/>
                </w:rPrChange>
              </w:rPr>
            </w:pPr>
            <w:r w:rsidRPr="00FD2034">
              <w:rPr>
                <w:rPrChange w:id="100" w:author="Palacherla, Susmitha C (NONUS)" w:date="2017-07-24T16:49:00Z">
                  <w:rPr/>
                </w:rPrChange>
              </w:rPr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7768F7" w:rsidP="00C57C3E">
            <w:pPr>
              <w:pStyle w:val="hdr1"/>
              <w:ind w:left="0"/>
              <w:jc w:val="left"/>
              <w:rPr>
                <w:rPrChange w:id="101" w:author="Palacherla, Susmitha C (NONUS)" w:date="2017-07-24T16:49:00Z">
                  <w:rPr/>
                </w:rPrChange>
              </w:rPr>
            </w:pPr>
            <w:del w:id="102" w:author="Palacherla, Susmitha C (NONUS)" w:date="2017-07-24T15:56:00Z">
              <w:r w:rsidRPr="00FD2034" w:rsidDel="007768F7">
                <w:rPr>
                  <w:rPrChange w:id="103" w:author="Palacherla, Susmitha C (NONUS)" w:date="2017-07-24T16:49:00Z">
                    <w:rPr/>
                  </w:rPrChange>
                </w:rPr>
                <w:delText>0</w:delText>
              </w:r>
            </w:del>
            <w:r w:rsidRPr="00FD2034">
              <w:rPr>
                <w:rPrChange w:id="104" w:author="Palacherla, Susmitha C (NONUS)" w:date="2017-07-24T16:49:00Z">
                  <w:rPr/>
                </w:rPrChange>
              </w:rPr>
              <w:t>7/24/2017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  <w:rPr>
                <w:rPrChange w:id="105" w:author="Palacherla, Susmitha C (NONUS)" w:date="2017-07-24T16:49:00Z">
                  <w:rPr/>
                </w:rPrChange>
              </w:rPr>
            </w:pPr>
            <w:r w:rsidRPr="00FD2034">
              <w:rPr>
                <w:rPrChange w:id="106" w:author="Palacherla, Susmitha C (NONUS)" w:date="2017-07-24T16:49:00Z">
                  <w:rPr/>
                </w:rPrChange>
              </w:rPr>
              <w:t>5.0</w:t>
            </w:r>
          </w:p>
        </w:tc>
        <w:tc>
          <w:tcPr>
            <w:tcW w:w="0" w:type="auto"/>
          </w:tcPr>
          <w:p w:rsidR="004C6E9F" w:rsidRPr="00FD2034" w:rsidRDefault="00181CA6" w:rsidP="00A45C57">
            <w:pPr>
              <w:pStyle w:val="hdr1"/>
              <w:ind w:left="0"/>
              <w:jc w:val="left"/>
              <w:rPr>
                <w:rPrChange w:id="107" w:author="Palacherla, Susmitha C (NONUS)" w:date="2017-07-24T16:49:00Z">
                  <w:rPr/>
                </w:rPrChange>
              </w:rPr>
            </w:pPr>
            <w:ins w:id="108" w:author="Palacherla, Susmitha C (NONUS)" w:date="2017-07-24T17:34:00Z">
              <w:r>
                <w:t xml:space="preserve">Incorporate </w:t>
              </w:r>
            </w:ins>
            <w:r w:rsidR="007768F7" w:rsidRPr="00FD2034">
              <w:rPr>
                <w:rPrChange w:id="109" w:author="Palacherla, Susmitha C (NONUS)" w:date="2017-07-24T16:49:00Z">
                  <w:rPr/>
                </w:rPrChange>
              </w:rPr>
              <w:t>2 new feeds. HNC and ICC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  <w:rPr>
                <w:rPrChange w:id="110" w:author="Palacherla, Susmitha C (NONUS)" w:date="2017-07-24T16:49:00Z">
                  <w:rPr/>
                </w:rPrChange>
              </w:rPr>
            </w:pPr>
            <w:r w:rsidRPr="00FD2034">
              <w:rPr>
                <w:rPrChange w:id="111" w:author="Palacherla, Susmitha C (NONUS)" w:date="2017-07-24T16:49:00Z">
                  <w:rPr/>
                </w:rPrChange>
              </w:rPr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  <w:rPr>
                <w:rPrChange w:id="112" w:author="Palacherla, Susmitha C (NONUS)" w:date="2017-07-24T16:49:00Z">
                  <w:rPr/>
                </w:rPrChange>
              </w:rPr>
            </w:pP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  <w:rPr>
                <w:rPrChange w:id="113" w:author="Palacherla, Susmitha C (NONUS)" w:date="2017-07-24T16:49:00Z">
                  <w:rPr/>
                </w:rPrChange>
              </w:rPr>
            </w:pP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  <w:rPr>
                <w:rPrChange w:id="114" w:author="Palacherla, Susmitha C (NONUS)" w:date="2017-07-24T16:49:00Z">
                  <w:rPr/>
                </w:rPrChange>
              </w:rPr>
            </w:pP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  <w:rPr>
                <w:rPrChange w:id="115" w:author="Palacherla, Susmitha C (NONUS)" w:date="2017-07-24T16:49:00Z">
                  <w:rPr/>
                </w:rPrChange>
              </w:rPr>
            </w:pP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  <w:rPr>
                <w:rPrChange w:id="116" w:author="Palacherla, Susmitha C (NONUS)" w:date="2017-07-24T16:49:00Z">
                  <w:rPr/>
                </w:rPrChange>
              </w:rPr>
            </w:pP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  <w:rPr>
                <w:rPrChange w:id="117" w:author="Palacherla, Susmitha C (NONUS)" w:date="2017-07-24T16:49:00Z">
                  <w:rPr/>
                </w:rPrChange>
              </w:rPr>
            </w:pP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  <w:rPr>
                <w:rPrChange w:id="118" w:author="Palacherla, Susmitha C (NONUS)" w:date="2017-07-24T16:49:00Z">
                  <w:rPr/>
                </w:rPrChange>
              </w:rPr>
            </w:pP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  <w:rPr>
                <w:rPrChange w:id="119" w:author="Palacherla, Susmitha C (NONUS)" w:date="2017-07-24T16:49:00Z">
                  <w:rPr/>
                </w:rPrChange>
              </w:rPr>
            </w:pPr>
          </w:p>
        </w:tc>
      </w:tr>
    </w:tbl>
    <w:p w:rsidR="009F2A51" w:rsidRPr="00FD2034" w:rsidRDefault="009F2A51" w:rsidP="009F2A51">
      <w:pPr>
        <w:pStyle w:val="BodyText"/>
        <w:rPr>
          <w:rPrChange w:id="120" w:author="Palacherla, Susmitha C (NONUS)" w:date="2017-07-24T16:49:00Z">
            <w:rPr/>
          </w:rPrChange>
        </w:rPr>
      </w:pPr>
    </w:p>
    <w:p w:rsidR="00A96E41" w:rsidRPr="00FD2034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1" w:author="Palacherla, Susmitha C (NONUS)" w:date="2017-07-24T16:49:00Z">
            <w:rPr/>
          </w:rPrChange>
        </w:rPr>
      </w:pPr>
      <w:bookmarkStart w:id="122" w:name="_Toc434743870"/>
      <w:r w:rsidRPr="00FD2034">
        <w:rPr>
          <w:rFonts w:ascii="Times New Roman" w:hAnsi="Times New Roman"/>
          <w:rPrChange w:id="123" w:author="Palacherla, Susmitha C (NONUS)" w:date="2017-07-24T16:49:00Z">
            <w:rPr/>
          </w:rPrChange>
        </w:rPr>
        <w:br w:type="page"/>
      </w:r>
      <w:bookmarkEnd w:id="122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  <w:rPrChange w:id="124" w:author="Palacherla, Susmitha C (NONUS)" w:date="2017-07-24T16:49:00Z">
            <w:rPr>
              <w:rFonts w:ascii="Calibri" w:eastAsia="Times New Roman" w:hAnsi="Calibri" w:cs="Times New Roman"/>
              <w:b w:val="0"/>
              <w:bCs w:val="0"/>
              <w:color w:val="auto"/>
              <w:sz w:val="22"/>
              <w:szCs w:val="22"/>
              <w:lang w:eastAsia="en-US"/>
            </w:rPr>
          </w:rPrChange>
        </w:rPr>
        <w:id w:val="-59256878"/>
        <w:docPartObj>
          <w:docPartGallery w:val="Table of Contents"/>
          <w:docPartUnique/>
        </w:docPartObj>
      </w:sdtPr>
      <w:sdtEndPr>
        <w:rPr>
          <w:noProof/>
          <w:rPrChange w:id="125" w:author="Palacherla, Susmitha C (NONUS)" w:date="2017-07-24T16:49:00Z">
            <w:rPr/>
          </w:rPrChange>
        </w:rPr>
      </w:sdtEndPr>
      <w:sdtContent>
        <w:p w:rsidR="00481F6E" w:rsidRPr="00FD2034" w:rsidRDefault="00481F6E">
          <w:pPr>
            <w:pStyle w:val="TOCHeading"/>
            <w:rPr>
              <w:rFonts w:ascii="Times New Roman" w:hAnsi="Times New Roman" w:cs="Times New Roman"/>
              <w:rPrChange w:id="126" w:author="Palacherla, Susmitha C (NONUS)" w:date="2017-07-24T16:49:00Z">
                <w:rPr/>
              </w:rPrChange>
            </w:rPr>
          </w:pPr>
          <w:r w:rsidRPr="00FD2034">
            <w:rPr>
              <w:rFonts w:ascii="Times New Roman" w:hAnsi="Times New Roman" w:cs="Times New Roman"/>
              <w:rPrChange w:id="127" w:author="Palacherla, Susmitha C (NONUS)" w:date="2017-07-24T16:49:00Z">
                <w:rPr/>
              </w:rPrChange>
            </w:rPr>
            <w:t>Contents</w:t>
          </w:r>
        </w:p>
        <w:p w:rsidR="00030326" w:rsidRDefault="00481F6E">
          <w:pPr>
            <w:pStyle w:val="TOC1"/>
            <w:tabs>
              <w:tab w:val="left" w:pos="440"/>
              <w:tab w:val="right" w:leader="dot" w:pos="9350"/>
            </w:tabs>
            <w:rPr>
              <w:ins w:id="128" w:author="Palacherla, Susmitha C (NONUS)" w:date="2017-07-24T17:38:00Z"/>
              <w:rFonts w:asciiTheme="minorHAnsi" w:eastAsiaTheme="minorEastAsia" w:hAnsiTheme="minorHAnsi" w:cstheme="minorBidi"/>
              <w:noProof/>
            </w:rPr>
          </w:pPr>
          <w:r w:rsidRPr="00FD2034">
            <w:rPr>
              <w:rFonts w:ascii="Times New Roman" w:hAnsi="Times New Roman"/>
              <w:rPrChange w:id="129" w:author="Palacherla, Susmitha C (NONUS)" w:date="2017-07-24T16:49:00Z">
                <w:rPr/>
              </w:rPrChange>
            </w:rPr>
            <w:fldChar w:fldCharType="begin"/>
          </w:r>
          <w:r w:rsidRPr="00FD2034">
            <w:rPr>
              <w:rFonts w:ascii="Times New Roman" w:hAnsi="Times New Roman"/>
              <w:rPrChange w:id="130" w:author="Palacherla, Susmitha C (NONUS)" w:date="2017-07-24T16:49:00Z">
                <w:rPr/>
              </w:rPrChange>
            </w:rPr>
            <w:instrText xml:space="preserve"> TOC \o "1-3" \h \z \u </w:instrText>
          </w:r>
          <w:r w:rsidRPr="00FD2034">
            <w:rPr>
              <w:rFonts w:ascii="Times New Roman" w:hAnsi="Times New Roman"/>
              <w:rPrChange w:id="131" w:author="Palacherla, Susmitha C (NONUS)" w:date="2017-07-24T16:49:00Z">
                <w:rPr/>
              </w:rPrChange>
            </w:rPr>
            <w:fldChar w:fldCharType="separate"/>
          </w:r>
          <w:ins w:id="132" w:author="Palacherla, Susmitha C (NONUS)" w:date="2017-07-24T17:38:00Z">
            <w:r w:rsidR="00030326" w:rsidRPr="00831901">
              <w:rPr>
                <w:rStyle w:val="Hyperlink"/>
                <w:noProof/>
              </w:rPr>
              <w:fldChar w:fldCharType="begin"/>
            </w:r>
            <w:r w:rsidR="00030326" w:rsidRPr="00831901">
              <w:rPr>
                <w:rStyle w:val="Hyperlink"/>
                <w:noProof/>
              </w:rPr>
              <w:instrText xml:space="preserve"> </w:instrText>
            </w:r>
            <w:r w:rsidR="00030326">
              <w:rPr>
                <w:noProof/>
              </w:rPr>
              <w:instrText>HYPERLINK \l "_Toc488681283"</w:instrText>
            </w:r>
            <w:r w:rsidR="00030326" w:rsidRPr="00831901">
              <w:rPr>
                <w:rStyle w:val="Hyperlink"/>
                <w:noProof/>
              </w:rPr>
              <w:instrText xml:space="preserve"> </w:instrText>
            </w:r>
            <w:r w:rsidR="00030326" w:rsidRPr="00831901">
              <w:rPr>
                <w:rStyle w:val="Hyperlink"/>
                <w:noProof/>
              </w:rPr>
            </w:r>
            <w:r w:rsidR="00030326" w:rsidRPr="00831901">
              <w:rPr>
                <w:rStyle w:val="Hyperlink"/>
                <w:noProof/>
              </w:rPr>
              <w:fldChar w:fldCharType="separate"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1.</w:t>
            </w:r>
            <w:r w:rsidR="0003032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30326" w:rsidRPr="00831901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030326">
              <w:rPr>
                <w:noProof/>
                <w:webHidden/>
              </w:rPr>
              <w:tab/>
            </w:r>
            <w:r w:rsidR="00030326">
              <w:rPr>
                <w:noProof/>
                <w:webHidden/>
              </w:rPr>
              <w:fldChar w:fldCharType="begin"/>
            </w:r>
            <w:r w:rsidR="00030326">
              <w:rPr>
                <w:noProof/>
                <w:webHidden/>
              </w:rPr>
              <w:instrText xml:space="preserve"> PAGEREF _Toc488681283 \h </w:instrText>
            </w:r>
            <w:r w:rsidR="00030326">
              <w:rPr>
                <w:noProof/>
                <w:webHidden/>
              </w:rPr>
            </w:r>
          </w:ins>
          <w:r w:rsidR="00030326">
            <w:rPr>
              <w:noProof/>
              <w:webHidden/>
            </w:rPr>
            <w:fldChar w:fldCharType="separate"/>
          </w:r>
          <w:ins w:id="133" w:author="Palacherla, Susmitha C (NONUS)" w:date="2017-07-24T17:38:00Z">
            <w:r w:rsidR="00030326">
              <w:rPr>
                <w:noProof/>
                <w:webHidden/>
              </w:rPr>
              <w:t>4</w:t>
            </w:r>
            <w:r w:rsidR="00030326">
              <w:rPr>
                <w:noProof/>
                <w:webHidden/>
              </w:rPr>
              <w:fldChar w:fldCharType="end"/>
            </w:r>
            <w:r w:rsidR="00030326"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2"/>
            <w:tabs>
              <w:tab w:val="left" w:pos="880"/>
              <w:tab w:val="right" w:leader="dot" w:pos="9350"/>
            </w:tabs>
            <w:rPr>
              <w:ins w:id="134" w:author="Palacherla, Susmitha C (NONUS)" w:date="2017-07-24T17:38:00Z"/>
              <w:noProof/>
              <w:lang w:eastAsia="en-US"/>
            </w:rPr>
          </w:pPr>
          <w:ins w:id="135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"_Toc488681284"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6" w:author="Palacherla, Susmitha C (NONUS)" w:date="2017-07-24T17:38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2"/>
            <w:tabs>
              <w:tab w:val="left" w:pos="880"/>
              <w:tab w:val="right" w:leader="dot" w:pos="9350"/>
            </w:tabs>
            <w:rPr>
              <w:ins w:id="137" w:author="Palacherla, Susmitha C (NONUS)" w:date="2017-07-24T17:38:00Z"/>
              <w:noProof/>
              <w:lang w:eastAsia="en-US"/>
            </w:rPr>
          </w:pPr>
          <w:ins w:id="138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"_Toc488681285"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9" w:author="Palacherla, Susmitha C (NONUS)" w:date="2017-07-24T17:38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2"/>
            <w:tabs>
              <w:tab w:val="left" w:pos="880"/>
              <w:tab w:val="right" w:leader="dot" w:pos="9350"/>
            </w:tabs>
            <w:rPr>
              <w:ins w:id="140" w:author="Palacherla, Susmitha C (NONUS)" w:date="2017-07-24T17:38:00Z"/>
              <w:noProof/>
              <w:lang w:eastAsia="en-US"/>
            </w:rPr>
          </w:pPr>
          <w:ins w:id="141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"_Toc488681286"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2" w:author="Palacherla, Susmitha C (NONUS)" w:date="2017-07-24T17:38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2"/>
            <w:tabs>
              <w:tab w:val="left" w:pos="880"/>
              <w:tab w:val="right" w:leader="dot" w:pos="9350"/>
            </w:tabs>
            <w:rPr>
              <w:ins w:id="143" w:author="Palacherla, Susmitha C (NONUS)" w:date="2017-07-24T17:38:00Z"/>
              <w:noProof/>
              <w:lang w:eastAsia="en-US"/>
            </w:rPr>
          </w:pPr>
          <w:ins w:id="144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"_Toc488681287"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5" w:author="Palacherla, Susmitha C (NONUS)" w:date="2017-07-24T17:3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2"/>
            <w:tabs>
              <w:tab w:val="left" w:pos="880"/>
              <w:tab w:val="right" w:leader="dot" w:pos="9350"/>
            </w:tabs>
            <w:rPr>
              <w:ins w:id="146" w:author="Palacherla, Susmitha C (NONUS)" w:date="2017-07-24T17:38:00Z"/>
              <w:noProof/>
              <w:lang w:eastAsia="en-US"/>
            </w:rPr>
          </w:pPr>
          <w:ins w:id="147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"_Toc488681288"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8" w:author="Palacherla, Susmitha C (NONUS)" w:date="2017-07-24T17:3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3"/>
            <w:tabs>
              <w:tab w:val="left" w:pos="1320"/>
              <w:tab w:val="right" w:leader="dot" w:pos="9350"/>
            </w:tabs>
            <w:rPr>
              <w:ins w:id="149" w:author="Palacherla, Susmitha C (NONUS)" w:date="2017-07-24T17:38:00Z"/>
              <w:noProof/>
              <w:lang w:eastAsia="en-US"/>
            </w:rPr>
          </w:pPr>
          <w:ins w:id="150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"_Toc488681289"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1" w:author="Palacherla, Susmitha C (NONUS)" w:date="2017-07-24T17:3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3"/>
            <w:tabs>
              <w:tab w:val="left" w:pos="1320"/>
              <w:tab w:val="right" w:leader="dot" w:pos="9350"/>
            </w:tabs>
            <w:rPr>
              <w:ins w:id="152" w:author="Palacherla, Susmitha C (NONUS)" w:date="2017-07-24T17:38:00Z"/>
              <w:noProof/>
              <w:lang w:eastAsia="en-US"/>
            </w:rPr>
          </w:pPr>
          <w:ins w:id="153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"_Toc488681290"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4" w:author="Palacherla, Susmitha C (NONUS)" w:date="2017-07-24T17:3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2"/>
            <w:tabs>
              <w:tab w:val="left" w:pos="880"/>
              <w:tab w:val="right" w:leader="dot" w:pos="9350"/>
            </w:tabs>
            <w:rPr>
              <w:ins w:id="155" w:author="Palacherla, Susmitha C (NONUS)" w:date="2017-07-24T17:38:00Z"/>
              <w:noProof/>
              <w:lang w:eastAsia="en-US"/>
            </w:rPr>
          </w:pPr>
          <w:ins w:id="156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"_Toc488681291"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_Toc488681291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7" w:author="Palacherla, Susmitha C (NONUS)" w:date="2017-07-24T17:3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1"/>
            <w:tabs>
              <w:tab w:val="left" w:pos="440"/>
              <w:tab w:val="right" w:leader="dot" w:pos="9350"/>
            </w:tabs>
            <w:rPr>
              <w:ins w:id="158" w:author="Palacherla, Susmitha C (NONUS)" w:date="2017-07-24T17:38:00Z"/>
              <w:rFonts w:asciiTheme="minorHAnsi" w:eastAsiaTheme="minorEastAsia" w:hAnsiTheme="minorHAnsi" w:cstheme="minorBidi"/>
              <w:noProof/>
            </w:rPr>
          </w:pPr>
          <w:ins w:id="159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"_Toc488681292"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_Toc488681292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0" w:author="Palacherla, Susmitha C (NONUS)" w:date="2017-07-24T17:3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2"/>
            <w:tabs>
              <w:tab w:val="left" w:pos="880"/>
              <w:tab w:val="right" w:leader="dot" w:pos="9350"/>
            </w:tabs>
            <w:rPr>
              <w:ins w:id="161" w:author="Palacherla, Susmitha C (NONUS)" w:date="2017-07-24T17:38:00Z"/>
              <w:noProof/>
              <w:lang w:eastAsia="en-US"/>
            </w:rPr>
          </w:pPr>
          <w:ins w:id="162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"_Toc488681295"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3.1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3" w:author="Palacherla, Susmitha C (NONUS)" w:date="2017-07-24T17:3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2"/>
            <w:tabs>
              <w:tab w:val="left" w:pos="880"/>
              <w:tab w:val="right" w:leader="dot" w:pos="9350"/>
            </w:tabs>
            <w:rPr>
              <w:ins w:id="164" w:author="Palacherla, Susmitha C (NONUS)" w:date="2017-07-24T17:38:00Z"/>
              <w:noProof/>
              <w:lang w:eastAsia="en-US"/>
            </w:rPr>
          </w:pPr>
          <w:ins w:id="165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"_Toc488681296"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3.2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6" w:author="Palacherla, Susmitha C (NONUS)" w:date="2017-07-24T17:3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3"/>
            <w:tabs>
              <w:tab w:val="left" w:pos="1320"/>
              <w:tab w:val="right" w:leader="dot" w:pos="9350"/>
            </w:tabs>
            <w:rPr>
              <w:ins w:id="167" w:author="Palacherla, Susmitha C (NONUS)" w:date="2017-07-24T17:38:00Z"/>
              <w:noProof/>
              <w:lang w:eastAsia="en-US"/>
            </w:rPr>
          </w:pPr>
          <w:ins w:id="168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"_Toc488681297"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3.2.1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9" w:author="Palacherla, Susmitha C (NONUS)" w:date="2017-07-24T17:3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3"/>
            <w:tabs>
              <w:tab w:val="left" w:pos="1320"/>
              <w:tab w:val="right" w:leader="dot" w:pos="9350"/>
            </w:tabs>
            <w:rPr>
              <w:ins w:id="170" w:author="Palacherla, Susmitha C (NONUS)" w:date="2017-07-24T17:38:00Z"/>
              <w:noProof/>
              <w:lang w:eastAsia="en-US"/>
            </w:rPr>
          </w:pPr>
          <w:ins w:id="171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"_Toc488681298"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3.2.2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_Toc488681298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2" w:author="Palacherla, Susmitha C (NONUS)" w:date="2017-07-24T17:3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3"/>
            <w:tabs>
              <w:tab w:val="left" w:pos="1320"/>
              <w:tab w:val="right" w:leader="dot" w:pos="9350"/>
            </w:tabs>
            <w:rPr>
              <w:ins w:id="173" w:author="Palacherla, Susmitha C (NONUS)" w:date="2017-07-24T17:38:00Z"/>
              <w:noProof/>
              <w:lang w:eastAsia="en-US"/>
            </w:rPr>
          </w:pPr>
          <w:ins w:id="174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"_Toc488681307"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3.2.3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_Toc488681307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5" w:author="Palacherla, Susmitha C (NONUS)" w:date="2017-07-24T17:38:00Z"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3"/>
            <w:tabs>
              <w:tab w:val="left" w:pos="1320"/>
              <w:tab w:val="right" w:leader="dot" w:pos="9350"/>
            </w:tabs>
            <w:rPr>
              <w:ins w:id="176" w:author="Palacherla, Susmitha C (NONUS)" w:date="2017-07-24T17:38:00Z"/>
              <w:noProof/>
              <w:lang w:eastAsia="en-US"/>
            </w:rPr>
          </w:pPr>
          <w:ins w:id="177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"_Toc488681308"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3.2.4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_Toc488681308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8" w:author="Palacherla, Susmitha C (NONUS)" w:date="2017-07-24T17:38:00Z"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030326" w:rsidRDefault="00030326">
          <w:pPr>
            <w:pStyle w:val="TOC3"/>
            <w:tabs>
              <w:tab w:val="left" w:pos="1320"/>
              <w:tab w:val="right" w:leader="dot" w:pos="9350"/>
            </w:tabs>
            <w:rPr>
              <w:ins w:id="179" w:author="Palacherla, Susmitha C (NONUS)" w:date="2017-07-24T17:38:00Z"/>
              <w:noProof/>
              <w:lang w:eastAsia="en-US"/>
            </w:rPr>
          </w:pPr>
          <w:ins w:id="180" w:author="Palacherla, Susmitha C (NONUS)" w:date="2017-07-24T17:38:00Z">
            <w:r w:rsidRPr="00831901">
              <w:rPr>
                <w:rStyle w:val="Hyperlink"/>
                <w:noProof/>
              </w:rPr>
              <w:fldChar w:fldCharType="begin"/>
            </w:r>
            <w:r w:rsidRPr="00831901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"_Toc488681313"</w:instrText>
            </w:r>
            <w:r w:rsidRPr="00831901">
              <w:rPr>
                <w:rStyle w:val="Hyperlink"/>
                <w:noProof/>
              </w:rPr>
              <w:instrText xml:space="preserve"> </w:instrText>
            </w:r>
            <w:r w:rsidRPr="00831901">
              <w:rPr>
                <w:rStyle w:val="Hyperlink"/>
                <w:noProof/>
              </w:rPr>
            </w:r>
            <w:r w:rsidRPr="00831901">
              <w:rPr>
                <w:rStyle w:val="Hyperlink"/>
                <w:noProof/>
              </w:rPr>
              <w:fldChar w:fldCharType="separate"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3.2.5</w:t>
            </w:r>
            <w:r>
              <w:rPr>
                <w:noProof/>
                <w:lang w:eastAsia="en-US"/>
              </w:rPr>
              <w:tab/>
            </w:r>
            <w:r w:rsidRPr="00831901">
              <w:rPr>
                <w:rStyle w:val="Hyperlink"/>
                <w:rFonts w:ascii="Times New Roman" w:hAnsi="Times New Roman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_Toc488681313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1" w:author="Palacherla, Susmitha C (NONUS)" w:date="2017-07-24T17:38:00Z"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  <w:r w:rsidRPr="00831901">
              <w:rPr>
                <w:rStyle w:val="Hyperlink"/>
                <w:noProof/>
              </w:rPr>
              <w:fldChar w:fldCharType="end"/>
            </w:r>
          </w:ins>
        </w:p>
        <w:p w:rsidR="00454366" w:rsidRPr="00FD2034" w:rsidDel="00FD2034" w:rsidRDefault="00454366">
          <w:pPr>
            <w:pStyle w:val="TOC1"/>
            <w:tabs>
              <w:tab w:val="left" w:pos="440"/>
              <w:tab w:val="right" w:leader="dot" w:pos="9350"/>
            </w:tabs>
            <w:rPr>
              <w:del w:id="182" w:author="Palacherla, Susmitha C (NONUS)" w:date="2017-07-24T16:49:00Z"/>
              <w:rFonts w:ascii="Times New Roman" w:eastAsiaTheme="minorEastAsia" w:hAnsi="Times New Roman"/>
              <w:noProof/>
              <w:rPrChange w:id="183" w:author="Palacherla, Susmitha C (NONUS)" w:date="2017-07-24T16:49:00Z">
                <w:rPr>
                  <w:del w:id="184" w:author="Palacherla, Susmitha C (NONUS)" w:date="2017-07-24T16:49:00Z"/>
                  <w:rFonts w:asciiTheme="minorHAnsi" w:eastAsiaTheme="minorEastAsia" w:hAnsiTheme="minorHAnsi" w:cstheme="minorBidi"/>
                  <w:noProof/>
                </w:rPr>
              </w:rPrChange>
            </w:rPr>
          </w:pPr>
          <w:del w:id="185" w:author="Palacherla, Susmitha C (NONUS)" w:date="2017-07-24T16:49:00Z">
            <w:r w:rsidRPr="00FD2034" w:rsidDel="00FD2034">
              <w:rPr>
                <w:rFonts w:ascii="Times New Roman" w:hAnsi="Times New Roman"/>
                <w:noProof/>
                <w:rPrChange w:id="186" w:author="Palacherla, Susmitha C (NONUS)" w:date="2017-07-24T16:49:00Z">
                  <w:rPr>
                    <w:rStyle w:val="Hyperlink"/>
                    <w:noProof/>
                  </w:rPr>
                </w:rPrChange>
              </w:rPr>
              <w:delText>1.</w:delText>
            </w:r>
            <w:r w:rsidRPr="00FD2034" w:rsidDel="00FD2034">
              <w:rPr>
                <w:rFonts w:ascii="Times New Roman" w:eastAsiaTheme="minorEastAsia" w:hAnsi="Times New Roman"/>
                <w:noProof/>
                <w:rPrChange w:id="187" w:author="Palacherla, Susmitha C (NONUS)" w:date="2017-07-24T16:49:00Z">
                  <w:rPr>
                    <w:rFonts w:asciiTheme="minorHAnsi" w:eastAsiaTheme="minorEastAsia" w:hAnsiTheme="minorHAnsi" w:cstheme="minorBidi"/>
                    <w:noProof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/>
                <w:noProof/>
                <w:rPrChange w:id="188" w:author="Palacherla, Susmitha C (NONUS)" w:date="2017-07-24T16:49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RPr="00FD2034" w:rsidDel="00FD2034">
              <w:rPr>
                <w:rFonts w:ascii="Times New Roman" w:hAnsi="Times New Roman"/>
                <w:noProof/>
                <w:webHidden/>
                <w:rPrChange w:id="189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4</w:delText>
            </w:r>
          </w:del>
        </w:p>
        <w:p w:rsidR="00454366" w:rsidRPr="00FD2034" w:rsidDel="00FD2034" w:rsidRDefault="00454366">
          <w:pPr>
            <w:pStyle w:val="TOC2"/>
            <w:tabs>
              <w:tab w:val="left" w:pos="880"/>
              <w:tab w:val="right" w:leader="dot" w:pos="9350"/>
            </w:tabs>
            <w:rPr>
              <w:del w:id="190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191" w:author="Palacherla, Susmitha C (NONUS)" w:date="2017-07-24T16:49:00Z">
                <w:rPr>
                  <w:del w:id="192" w:author="Palacherla, Susmitha C (NONUS)" w:date="2017-07-24T16:49:00Z"/>
                  <w:noProof/>
                  <w:lang w:eastAsia="en-US"/>
                </w:rPr>
              </w:rPrChange>
            </w:rPr>
          </w:pPr>
          <w:del w:id="193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194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1.1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195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196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Project Description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197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4</w:delText>
            </w:r>
          </w:del>
        </w:p>
        <w:p w:rsidR="00454366" w:rsidRPr="00FD2034" w:rsidDel="00FD2034" w:rsidRDefault="00454366">
          <w:pPr>
            <w:pStyle w:val="TOC2"/>
            <w:tabs>
              <w:tab w:val="left" w:pos="880"/>
              <w:tab w:val="right" w:leader="dot" w:pos="9350"/>
            </w:tabs>
            <w:rPr>
              <w:del w:id="198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199" w:author="Palacherla, Susmitha C (NONUS)" w:date="2017-07-24T16:49:00Z">
                <w:rPr>
                  <w:del w:id="200" w:author="Palacherla, Susmitha C (NONUS)" w:date="2017-07-24T16:49:00Z"/>
                  <w:noProof/>
                  <w:lang w:eastAsia="en-US"/>
                </w:rPr>
              </w:rPrChange>
            </w:rPr>
          </w:pPr>
          <w:del w:id="201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02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1.2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03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04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Document Scope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05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4</w:delText>
            </w:r>
          </w:del>
        </w:p>
        <w:p w:rsidR="00454366" w:rsidRPr="00FD2034" w:rsidDel="00FD2034" w:rsidRDefault="00454366">
          <w:pPr>
            <w:pStyle w:val="TOC2"/>
            <w:tabs>
              <w:tab w:val="left" w:pos="880"/>
              <w:tab w:val="right" w:leader="dot" w:pos="9350"/>
            </w:tabs>
            <w:rPr>
              <w:del w:id="206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07" w:author="Palacherla, Susmitha C (NONUS)" w:date="2017-07-24T16:49:00Z">
                <w:rPr>
                  <w:del w:id="208" w:author="Palacherla, Susmitha C (NONUS)" w:date="2017-07-24T16:49:00Z"/>
                  <w:noProof/>
                  <w:lang w:eastAsia="en-US"/>
                </w:rPr>
              </w:rPrChange>
            </w:rPr>
          </w:pPr>
          <w:del w:id="209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10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1.3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11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12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13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4</w:delText>
            </w:r>
          </w:del>
        </w:p>
        <w:p w:rsidR="00454366" w:rsidRPr="00FD2034" w:rsidDel="00FD2034" w:rsidRDefault="00454366">
          <w:pPr>
            <w:pStyle w:val="TOC2"/>
            <w:tabs>
              <w:tab w:val="left" w:pos="880"/>
              <w:tab w:val="right" w:leader="dot" w:pos="9350"/>
            </w:tabs>
            <w:rPr>
              <w:del w:id="214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15" w:author="Palacherla, Susmitha C (NONUS)" w:date="2017-07-24T16:49:00Z">
                <w:rPr>
                  <w:del w:id="216" w:author="Palacherla, Susmitha C (NONUS)" w:date="2017-07-24T16:49:00Z"/>
                  <w:noProof/>
                  <w:lang w:eastAsia="en-US"/>
                </w:rPr>
              </w:rPrChange>
            </w:rPr>
          </w:pPr>
          <w:del w:id="217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18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1.4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19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20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List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21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454366" w:rsidRPr="00FD2034" w:rsidDel="00FD2034" w:rsidRDefault="00454366">
          <w:pPr>
            <w:pStyle w:val="TOC2"/>
            <w:tabs>
              <w:tab w:val="left" w:pos="880"/>
              <w:tab w:val="right" w:leader="dot" w:pos="9350"/>
            </w:tabs>
            <w:rPr>
              <w:del w:id="222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23" w:author="Palacherla, Susmitha C (NONUS)" w:date="2017-07-24T16:49:00Z">
                <w:rPr>
                  <w:del w:id="224" w:author="Palacherla, Susmitha C (NONUS)" w:date="2017-07-24T16:49:00Z"/>
                  <w:noProof/>
                  <w:lang w:eastAsia="en-US"/>
                </w:rPr>
              </w:rPrChange>
            </w:rPr>
          </w:pPr>
          <w:del w:id="225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26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1.5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27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28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Software and Hardware Interfaces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29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454366" w:rsidRPr="00FD2034" w:rsidDel="00FD2034" w:rsidRDefault="00454366">
          <w:pPr>
            <w:pStyle w:val="TOC3"/>
            <w:tabs>
              <w:tab w:val="left" w:pos="1320"/>
              <w:tab w:val="right" w:leader="dot" w:pos="9350"/>
            </w:tabs>
            <w:rPr>
              <w:del w:id="230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31" w:author="Palacherla, Susmitha C (NONUS)" w:date="2017-07-24T16:49:00Z">
                <w:rPr>
                  <w:del w:id="232" w:author="Palacherla, Susmitha C (NONUS)" w:date="2017-07-24T16:49:00Z"/>
                  <w:noProof/>
                  <w:lang w:eastAsia="en-US"/>
                </w:rPr>
              </w:rPrChange>
            </w:rPr>
          </w:pPr>
          <w:del w:id="233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34" w:author="Palacherla, Susmitha C (NONUS)" w:date="2017-07-24T16:49:00Z">
                  <w:rPr>
                    <w:rStyle w:val="Hyperlink"/>
                    <w:noProof/>
                  </w:rPr>
                </w:rPrChange>
              </w:rPr>
              <w:delText>1.5.1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35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36" w:author="Palacherla, Susmitha C (NONUS)" w:date="2017-07-24T16:49:00Z">
                  <w:rPr>
                    <w:rStyle w:val="Hyperlink"/>
                    <w:noProof/>
                  </w:rPr>
                </w:rPrChange>
              </w:rPr>
              <w:delText>Software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37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454366" w:rsidRPr="00FD2034" w:rsidDel="00FD2034" w:rsidRDefault="00454366">
          <w:pPr>
            <w:pStyle w:val="TOC3"/>
            <w:tabs>
              <w:tab w:val="left" w:pos="1320"/>
              <w:tab w:val="right" w:leader="dot" w:pos="9350"/>
            </w:tabs>
            <w:rPr>
              <w:del w:id="238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39" w:author="Palacherla, Susmitha C (NONUS)" w:date="2017-07-24T16:49:00Z">
                <w:rPr>
                  <w:del w:id="240" w:author="Palacherla, Susmitha C (NONUS)" w:date="2017-07-24T16:49:00Z"/>
                  <w:noProof/>
                  <w:lang w:eastAsia="en-US"/>
                </w:rPr>
              </w:rPrChange>
            </w:rPr>
          </w:pPr>
          <w:del w:id="241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42" w:author="Palacherla, Susmitha C (NONUS)" w:date="2017-07-24T16:49:00Z">
                  <w:rPr>
                    <w:rStyle w:val="Hyperlink"/>
                    <w:noProof/>
                  </w:rPr>
                </w:rPrChange>
              </w:rPr>
              <w:delText>1.5.2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43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44" w:author="Palacherla, Susmitha C (NONUS)" w:date="2017-07-24T16:49:00Z">
                  <w:rPr>
                    <w:rStyle w:val="Hyperlink"/>
                    <w:noProof/>
                  </w:rPr>
                </w:rPrChange>
              </w:rPr>
              <w:delText>Hardware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45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454366" w:rsidRPr="00FD2034" w:rsidDel="00FD2034" w:rsidRDefault="00454366">
          <w:pPr>
            <w:pStyle w:val="TOC2"/>
            <w:tabs>
              <w:tab w:val="left" w:pos="880"/>
              <w:tab w:val="right" w:leader="dot" w:pos="9350"/>
            </w:tabs>
            <w:rPr>
              <w:del w:id="246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47" w:author="Palacherla, Susmitha C (NONUS)" w:date="2017-07-24T16:49:00Z">
                <w:rPr>
                  <w:del w:id="248" w:author="Palacherla, Susmitha C (NONUS)" w:date="2017-07-24T16:49:00Z"/>
                  <w:noProof/>
                  <w:lang w:eastAsia="en-US"/>
                </w:rPr>
              </w:rPrChange>
            </w:rPr>
          </w:pPr>
          <w:del w:id="249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50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1.6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51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52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Users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53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454366" w:rsidRPr="00FD2034" w:rsidDel="00FD2034" w:rsidRDefault="00454366">
          <w:pPr>
            <w:pStyle w:val="TOC1"/>
            <w:tabs>
              <w:tab w:val="left" w:pos="440"/>
              <w:tab w:val="right" w:leader="dot" w:pos="9350"/>
            </w:tabs>
            <w:rPr>
              <w:del w:id="254" w:author="Palacherla, Susmitha C (NONUS)" w:date="2017-07-24T16:49:00Z"/>
              <w:rFonts w:ascii="Times New Roman" w:eastAsiaTheme="minorEastAsia" w:hAnsi="Times New Roman"/>
              <w:noProof/>
              <w:rPrChange w:id="255" w:author="Palacherla, Susmitha C (NONUS)" w:date="2017-07-24T16:49:00Z">
                <w:rPr>
                  <w:del w:id="256" w:author="Palacherla, Susmitha C (NONUS)" w:date="2017-07-24T16:49:00Z"/>
                  <w:rFonts w:asciiTheme="minorHAnsi" w:eastAsiaTheme="minorEastAsia" w:hAnsiTheme="minorHAnsi" w:cstheme="minorBidi"/>
                  <w:noProof/>
                </w:rPr>
              </w:rPrChange>
            </w:rPr>
          </w:pPr>
          <w:del w:id="257" w:author="Palacherla, Susmitha C (NONUS)" w:date="2017-07-24T16:49:00Z">
            <w:r w:rsidRPr="00FD2034" w:rsidDel="00FD2034">
              <w:rPr>
                <w:rFonts w:ascii="Times New Roman" w:hAnsi="Times New Roman"/>
                <w:noProof/>
                <w:rPrChange w:id="258" w:author="Palacherla, Susmitha C (NONUS)" w:date="2017-07-24T16:49:00Z">
                  <w:rPr>
                    <w:rStyle w:val="Hyperlink"/>
                    <w:noProof/>
                  </w:rPr>
                </w:rPrChange>
              </w:rPr>
              <w:delText>2.</w:delText>
            </w:r>
            <w:r w:rsidRPr="00FD2034" w:rsidDel="00FD2034">
              <w:rPr>
                <w:rFonts w:ascii="Times New Roman" w:eastAsiaTheme="minorEastAsia" w:hAnsi="Times New Roman"/>
                <w:noProof/>
                <w:rPrChange w:id="259" w:author="Palacherla, Susmitha C (NONUS)" w:date="2017-07-24T16:49:00Z">
                  <w:rPr>
                    <w:rFonts w:asciiTheme="minorHAnsi" w:eastAsiaTheme="minorEastAsia" w:hAnsiTheme="minorHAnsi" w:cstheme="minorBidi"/>
                    <w:noProof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/>
                <w:noProof/>
                <w:rPrChange w:id="260" w:author="Palacherla, Susmitha C (NONUS)" w:date="2017-07-24T16:49:00Z">
                  <w:rPr>
                    <w:rStyle w:val="Hyperlink"/>
                    <w:noProof/>
                  </w:rPr>
                </w:rPrChange>
              </w:rPr>
              <w:delText>Details</w:delText>
            </w:r>
            <w:r w:rsidRPr="00FD2034" w:rsidDel="00FD2034">
              <w:rPr>
                <w:rFonts w:ascii="Times New Roman" w:hAnsi="Times New Roman"/>
                <w:noProof/>
                <w:webHidden/>
                <w:rPrChange w:id="261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454366" w:rsidRPr="00FD2034" w:rsidDel="00FD2034" w:rsidRDefault="00454366">
          <w:pPr>
            <w:pStyle w:val="TOC2"/>
            <w:tabs>
              <w:tab w:val="left" w:pos="880"/>
              <w:tab w:val="right" w:leader="dot" w:pos="9350"/>
            </w:tabs>
            <w:rPr>
              <w:del w:id="262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63" w:author="Palacherla, Susmitha C (NONUS)" w:date="2017-07-24T16:49:00Z">
                <w:rPr>
                  <w:del w:id="264" w:author="Palacherla, Susmitha C (NONUS)" w:date="2017-07-24T16:49:00Z"/>
                  <w:noProof/>
                  <w:lang w:eastAsia="en-US"/>
                </w:rPr>
              </w:rPrChange>
            </w:rPr>
          </w:pPr>
          <w:del w:id="265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66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2.1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67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68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69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454366" w:rsidRPr="00FD2034" w:rsidDel="00FD2034" w:rsidRDefault="00454366">
          <w:pPr>
            <w:pStyle w:val="TOC2"/>
            <w:tabs>
              <w:tab w:val="left" w:pos="880"/>
              <w:tab w:val="right" w:leader="dot" w:pos="9350"/>
            </w:tabs>
            <w:rPr>
              <w:del w:id="270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71" w:author="Palacherla, Susmitha C (NONUS)" w:date="2017-07-24T16:49:00Z">
                <w:rPr>
                  <w:del w:id="272" w:author="Palacherla, Susmitha C (NONUS)" w:date="2017-07-24T16:49:00Z"/>
                  <w:noProof/>
                  <w:lang w:eastAsia="en-US"/>
                </w:rPr>
              </w:rPrChange>
            </w:rPr>
          </w:pPr>
          <w:del w:id="273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74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75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76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Details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77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7</w:delText>
            </w:r>
          </w:del>
        </w:p>
        <w:p w:rsidR="00454366" w:rsidRPr="00FD2034" w:rsidDel="00FD2034" w:rsidRDefault="00454366">
          <w:pPr>
            <w:pStyle w:val="TOC3"/>
            <w:tabs>
              <w:tab w:val="left" w:pos="1320"/>
              <w:tab w:val="right" w:leader="dot" w:pos="9350"/>
            </w:tabs>
            <w:rPr>
              <w:del w:id="278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79" w:author="Palacherla, Susmitha C (NONUS)" w:date="2017-07-24T16:49:00Z">
                <w:rPr>
                  <w:del w:id="280" w:author="Palacherla, Susmitha C (NONUS)" w:date="2017-07-24T16:49:00Z"/>
                  <w:noProof/>
                  <w:lang w:eastAsia="en-US"/>
                </w:rPr>
              </w:rPrChange>
            </w:rPr>
          </w:pPr>
          <w:del w:id="281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82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2.2.1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83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84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SQL agent job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85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7</w:delText>
            </w:r>
          </w:del>
        </w:p>
        <w:p w:rsidR="00454366" w:rsidRPr="00FD2034" w:rsidDel="00FD2034" w:rsidRDefault="00454366">
          <w:pPr>
            <w:pStyle w:val="TOC3"/>
            <w:tabs>
              <w:tab w:val="left" w:pos="1320"/>
              <w:tab w:val="right" w:leader="dot" w:pos="9350"/>
            </w:tabs>
            <w:rPr>
              <w:del w:id="286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87" w:author="Palacherla, Susmitha C (NONUS)" w:date="2017-07-24T16:49:00Z">
                <w:rPr>
                  <w:del w:id="288" w:author="Palacherla, Susmitha C (NONUS)" w:date="2017-07-24T16:49:00Z"/>
                  <w:noProof/>
                  <w:lang w:eastAsia="en-US"/>
                </w:rPr>
              </w:rPrChange>
            </w:rPr>
          </w:pPr>
          <w:del w:id="289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90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2.2.2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91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292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SSIS Package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293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7</w:delText>
            </w:r>
          </w:del>
        </w:p>
        <w:p w:rsidR="00454366" w:rsidRPr="00FD2034" w:rsidDel="00FD2034" w:rsidRDefault="00454366">
          <w:pPr>
            <w:pStyle w:val="TOC3"/>
            <w:tabs>
              <w:tab w:val="left" w:pos="1320"/>
              <w:tab w:val="right" w:leader="dot" w:pos="9350"/>
            </w:tabs>
            <w:rPr>
              <w:del w:id="294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295" w:author="Palacherla, Susmitha C (NONUS)" w:date="2017-07-24T16:49:00Z">
                <w:rPr>
                  <w:del w:id="296" w:author="Palacherla, Susmitha C (NONUS)" w:date="2017-07-24T16:49:00Z"/>
                  <w:noProof/>
                  <w:lang w:eastAsia="en-US"/>
                </w:rPr>
              </w:rPrChange>
            </w:rPr>
          </w:pPr>
          <w:del w:id="297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298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2.2.3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299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300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Tables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301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36</w:delText>
            </w:r>
          </w:del>
        </w:p>
        <w:p w:rsidR="00454366" w:rsidRPr="00FD2034" w:rsidDel="00FD2034" w:rsidRDefault="00454366">
          <w:pPr>
            <w:pStyle w:val="TOC3"/>
            <w:tabs>
              <w:tab w:val="left" w:pos="1320"/>
              <w:tab w:val="right" w:leader="dot" w:pos="9350"/>
            </w:tabs>
            <w:rPr>
              <w:del w:id="302" w:author="Palacherla, Susmitha C (NONUS)" w:date="2017-07-24T16:49:00Z"/>
              <w:rFonts w:ascii="Times New Roman" w:hAnsi="Times New Roman" w:cs="Times New Roman"/>
              <w:noProof/>
              <w:lang w:eastAsia="en-US"/>
              <w:rPrChange w:id="303" w:author="Palacherla, Susmitha C (NONUS)" w:date="2017-07-24T16:49:00Z">
                <w:rPr>
                  <w:del w:id="304" w:author="Palacherla, Susmitha C (NONUS)" w:date="2017-07-24T16:49:00Z"/>
                  <w:noProof/>
                  <w:lang w:eastAsia="en-US"/>
                </w:rPr>
              </w:rPrChange>
            </w:rPr>
          </w:pPr>
          <w:del w:id="305" w:author="Palacherla, Susmitha C (NONUS)" w:date="2017-07-24T16:49:00Z">
            <w:r w:rsidRPr="00FD2034" w:rsidDel="00FD2034">
              <w:rPr>
                <w:rFonts w:ascii="Times New Roman" w:hAnsi="Times New Roman" w:cs="Times New Roman"/>
                <w:noProof/>
                <w:rPrChange w:id="306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2.2.4</w:delText>
            </w:r>
            <w:r w:rsidRPr="00FD2034" w:rsidDel="00FD2034">
              <w:rPr>
                <w:rFonts w:ascii="Times New Roman" w:hAnsi="Times New Roman" w:cs="Times New Roman"/>
                <w:noProof/>
                <w:lang w:eastAsia="en-US"/>
                <w:rPrChange w:id="307" w:author="Palacherla, Susmitha C (NONUS)" w:date="2017-07-24T16:49:00Z">
                  <w:rPr>
                    <w:noProof/>
                    <w:lang w:eastAsia="en-US"/>
                  </w:rPr>
                </w:rPrChange>
              </w:rPr>
              <w:tab/>
            </w:r>
            <w:r w:rsidRPr="00FD2034" w:rsidDel="00FD2034">
              <w:rPr>
                <w:rFonts w:ascii="Times New Roman" w:hAnsi="Times New Roman" w:cs="Times New Roman"/>
                <w:noProof/>
                <w:rPrChange w:id="308" w:author="Palacherla, Susmitha C (NONUS)" w:date="2017-07-24T16:4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Procedures</w:delText>
            </w:r>
            <w:r w:rsidRPr="00FD2034" w:rsidDel="00FD2034">
              <w:rPr>
                <w:rFonts w:ascii="Times New Roman" w:hAnsi="Times New Roman" w:cs="Times New Roman"/>
                <w:noProof/>
                <w:webHidden/>
                <w:rPrChange w:id="309" w:author="Palacherla, Susmitha C (NONUS)" w:date="2017-07-24T16:49:00Z">
                  <w:rPr>
                    <w:noProof/>
                    <w:webHidden/>
                  </w:rPr>
                </w:rPrChange>
              </w:rPr>
              <w:tab/>
              <w:delText>36</w:delText>
            </w:r>
          </w:del>
        </w:p>
        <w:p w:rsidR="00481F6E" w:rsidRPr="00FD2034" w:rsidRDefault="00481F6E">
          <w:pPr>
            <w:rPr>
              <w:rFonts w:ascii="Times New Roman" w:hAnsi="Times New Roman"/>
              <w:rPrChange w:id="310" w:author="Palacherla, Susmitha C (NONUS)" w:date="2017-07-24T16:49:00Z">
                <w:rPr/>
              </w:rPrChange>
            </w:rPr>
          </w:pPr>
          <w:r w:rsidRPr="00FD2034">
            <w:rPr>
              <w:rFonts w:ascii="Times New Roman" w:hAnsi="Times New Roman"/>
              <w:b/>
              <w:bCs/>
              <w:noProof/>
              <w:rPrChange w:id="311" w:author="Palacherla, Susmitha C (NONUS)" w:date="2017-07-24T16:49:00Z">
                <w:rPr>
                  <w:b/>
                  <w:bCs/>
                  <w:noProof/>
                </w:rPr>
              </w:rPrChange>
            </w:rPr>
            <w:fldChar w:fldCharType="end"/>
          </w:r>
        </w:p>
      </w:sdtContent>
    </w:sdt>
    <w:p w:rsidR="00202048" w:rsidRPr="00FD2034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12" w:author="Palacherla, Susmitha C (NONUS)" w:date="2017-07-24T16:49:00Z">
            <w:rPr/>
          </w:rPrChange>
        </w:rPr>
      </w:pPr>
    </w:p>
    <w:p w:rsidR="0027630C" w:rsidRPr="00FD2034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13" w:author="Palacherla, Susmitha C (NONUS)" w:date="2017-07-24T16:49:00Z">
            <w:rPr/>
          </w:rPrChange>
        </w:rPr>
      </w:pPr>
    </w:p>
    <w:p w:rsidR="0027630C" w:rsidRPr="00FD2034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14" w:author="Palacherla, Susmitha C (NONUS)" w:date="2017-07-24T16:49:00Z">
            <w:rPr/>
          </w:rPrChange>
        </w:rPr>
      </w:pPr>
    </w:p>
    <w:p w:rsidR="0027630C" w:rsidRPr="00FD2034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15" w:author="Palacherla, Susmitha C (NONUS)" w:date="2017-07-24T16:49:00Z">
            <w:rPr/>
          </w:rPrChange>
        </w:rPr>
      </w:pPr>
    </w:p>
    <w:p w:rsidR="0027630C" w:rsidRPr="00FD2034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16" w:author="Palacherla, Susmitha C (NONUS)" w:date="2017-07-24T16:49:00Z">
            <w:rPr/>
          </w:rPrChange>
        </w:rPr>
      </w:pPr>
    </w:p>
    <w:p w:rsidR="0027630C" w:rsidRPr="00FD2034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17" w:author="Palacherla, Susmitha C (NONUS)" w:date="2017-07-24T16:49:00Z">
            <w:rPr/>
          </w:rPrChange>
        </w:rPr>
      </w:pPr>
      <w:bookmarkStart w:id="318" w:name="_GoBack"/>
      <w:bookmarkEnd w:id="318"/>
    </w:p>
    <w:p w:rsidR="0027630C" w:rsidRPr="00FD2034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19" w:author="Palacherla, Susmitha C (NONUS)" w:date="2017-07-24T16:49:00Z">
            <w:rPr/>
          </w:rPrChange>
        </w:rPr>
      </w:pPr>
    </w:p>
    <w:p w:rsidR="0027630C" w:rsidRPr="00FD2034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20" w:author="Palacherla, Susmitha C (NONUS)" w:date="2017-07-24T16:49:00Z">
            <w:rPr/>
          </w:rPrChange>
        </w:rPr>
      </w:pPr>
    </w:p>
    <w:p w:rsidR="00202048" w:rsidRPr="00FD2034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21" w:author="Palacherla, Susmitha C (NONUS)" w:date="2017-07-24T16:49:00Z">
            <w:rPr/>
          </w:rPrChange>
        </w:rPr>
      </w:pPr>
    </w:p>
    <w:p w:rsidR="00340B36" w:rsidRPr="00FD2034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22" w:author="Palacherla, Susmitha C (NONUS)" w:date="2017-07-24T16:49:00Z">
            <w:rPr/>
          </w:rPrChange>
        </w:rPr>
      </w:pPr>
    </w:p>
    <w:p w:rsidR="00340B36" w:rsidRPr="00FD2034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23" w:author="Palacherla, Susmitha C (NONUS)" w:date="2017-07-24T16:49:00Z">
            <w:rPr/>
          </w:rPrChange>
        </w:rPr>
      </w:pPr>
    </w:p>
    <w:p w:rsidR="009D1884" w:rsidRPr="00FD2034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rPrChange w:id="324" w:author="Palacherla, Susmitha C (NONUS)" w:date="2017-07-24T16:49:00Z">
            <w:rPr>
              <w:color w:val="auto"/>
            </w:rPr>
          </w:rPrChange>
        </w:rPr>
      </w:pPr>
      <w:bookmarkStart w:id="325" w:name="_Toc488681283"/>
      <w:r w:rsidRPr="00FD2034">
        <w:rPr>
          <w:rFonts w:ascii="Times New Roman" w:hAnsi="Times New Roman" w:cs="Times New Roman"/>
          <w:color w:val="auto"/>
          <w:rPrChange w:id="326" w:author="Palacherla, Susmitha C (NONUS)" w:date="2017-07-24T16:49:00Z">
            <w:rPr>
              <w:color w:val="auto"/>
            </w:rPr>
          </w:rPrChange>
        </w:rPr>
        <w:lastRenderedPageBreak/>
        <w:t>Overview</w:t>
      </w:r>
      <w:bookmarkEnd w:id="325"/>
    </w:p>
    <w:p w:rsidR="00A47122" w:rsidRPr="00FD2034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327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328" w:name="_Toc488681284"/>
      <w:r w:rsidRPr="00FD2034">
        <w:rPr>
          <w:rFonts w:ascii="Times New Roman" w:hAnsi="Times New Roman" w:cs="Times New Roman"/>
          <w:color w:val="auto"/>
          <w:sz w:val="22"/>
          <w:szCs w:val="22"/>
          <w:rPrChange w:id="329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 xml:space="preserve">Project </w:t>
      </w:r>
      <w:r w:rsidR="006F770C" w:rsidRPr="00FD2034">
        <w:rPr>
          <w:rFonts w:ascii="Times New Roman" w:hAnsi="Times New Roman" w:cs="Times New Roman"/>
          <w:color w:val="auto"/>
          <w:sz w:val="22"/>
          <w:szCs w:val="22"/>
          <w:rPrChange w:id="330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Description</w:t>
      </w:r>
      <w:bookmarkEnd w:id="328"/>
    </w:p>
    <w:p w:rsidR="00040549" w:rsidRPr="00FD2034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  <w:rPrChange w:id="331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332" w:author="Palacherla, Susmitha C (NONUS)" w:date="2017-07-24T16:49:00Z">
            <w:rPr/>
          </w:rPrChange>
        </w:rPr>
        <w:t>ETS (Electronic Time Keeping System) is the GDIT ti</w:t>
      </w:r>
      <w:r w:rsidR="00040549" w:rsidRPr="00FD2034">
        <w:rPr>
          <w:rFonts w:ascii="Times New Roman" w:hAnsi="Times New Roman"/>
          <w:rPrChange w:id="333" w:author="Palacherla, Susmitha C (NONUS)" w:date="2017-07-24T16:49:00Z">
            <w:rPr/>
          </w:rPrChange>
        </w:rPr>
        <w:t>m</w:t>
      </w:r>
      <w:r w:rsidRPr="00FD2034">
        <w:rPr>
          <w:rFonts w:ascii="Times New Roman" w:hAnsi="Times New Roman"/>
          <w:rPrChange w:id="334" w:author="Palacherla, Susmitha C (NONUS)" w:date="2017-07-24T16:49:00Z">
            <w:rPr/>
          </w:rPrChange>
        </w:rPr>
        <w:t>e trac</w:t>
      </w:r>
      <w:r w:rsidR="00040549" w:rsidRPr="00FD2034">
        <w:rPr>
          <w:rFonts w:ascii="Times New Roman" w:hAnsi="Times New Roman"/>
          <w:rPrChange w:id="335" w:author="Palacherla, Susmitha C (NONUS)" w:date="2017-07-24T16:49:00Z">
            <w:rPr/>
          </w:rPrChange>
        </w:rPr>
        <w:t>k</w:t>
      </w:r>
      <w:r w:rsidRPr="00FD2034">
        <w:rPr>
          <w:rFonts w:ascii="Times New Roman" w:hAnsi="Times New Roman"/>
          <w:rPrChange w:id="336" w:author="Palacherla, Susmitha C (NONUS)" w:date="2017-07-24T16:49:00Z">
            <w:rPr/>
          </w:rPrChange>
        </w:rPr>
        <w:t>ing application. Employees and Approvers need to follow a strict set of guide</w:t>
      </w:r>
      <w:r w:rsidR="00040549" w:rsidRPr="00FD2034">
        <w:rPr>
          <w:rFonts w:ascii="Times New Roman" w:hAnsi="Times New Roman"/>
          <w:rPrChange w:id="337" w:author="Palacherla, Susmitha C (NONUS)" w:date="2017-07-24T16:49:00Z">
            <w:rPr/>
          </w:rPrChange>
        </w:rPr>
        <w:t xml:space="preserve"> </w:t>
      </w:r>
      <w:r w:rsidRPr="00FD2034">
        <w:rPr>
          <w:rFonts w:ascii="Times New Roman" w:hAnsi="Times New Roman"/>
          <w:rPrChange w:id="338" w:author="Palacherla, Susmitha C (NONUS)" w:date="2017-07-24T16:49:00Z">
            <w:rPr/>
          </w:rPrChange>
        </w:rPr>
        <w:t>lines</w:t>
      </w:r>
      <w:r w:rsidR="00040549" w:rsidRPr="00FD2034">
        <w:rPr>
          <w:rFonts w:ascii="Times New Roman" w:hAnsi="Times New Roman"/>
          <w:rPrChange w:id="339" w:author="Palacherla, Susmitha C (NONUS)" w:date="2017-07-24T16:49:00Z">
            <w:rPr/>
          </w:rPrChange>
        </w:rPr>
        <w:t xml:space="preserve"> while filling out and or ap</w:t>
      </w:r>
      <w:r w:rsidR="00454366" w:rsidRPr="00FD2034">
        <w:rPr>
          <w:rFonts w:ascii="Times New Roman" w:hAnsi="Times New Roman"/>
          <w:rPrChange w:id="340" w:author="Palacherla, Susmitha C (NONUS)" w:date="2017-07-24T16:49:00Z">
            <w:rPr/>
          </w:rPrChange>
        </w:rPr>
        <w:t>proving timecards. Any non-</w:t>
      </w:r>
      <w:r w:rsidR="00040549" w:rsidRPr="00FD2034">
        <w:rPr>
          <w:rFonts w:ascii="Times New Roman" w:hAnsi="Times New Roman"/>
          <w:rPrChange w:id="341" w:author="Palacherla, Susmitha C (NONUS)" w:date="2017-07-24T16:49:00Z">
            <w:rPr/>
          </w:rPrChange>
        </w:rPr>
        <w:t>compliance of these rules will result in a</w:t>
      </w:r>
      <w:r w:rsidR="00454366" w:rsidRPr="00FD2034">
        <w:rPr>
          <w:rFonts w:ascii="Times New Roman" w:hAnsi="Times New Roman"/>
          <w:rPrChange w:id="342" w:author="Palacherla, Susmitha C (NONUS)" w:date="2017-07-24T16:49:00Z">
            <w:rPr/>
          </w:rPrChange>
        </w:rPr>
        <w:t>n infraction. Operations will generate</w:t>
      </w:r>
      <w:r w:rsidR="00040549" w:rsidRPr="00FD2034">
        <w:rPr>
          <w:rFonts w:ascii="Times New Roman" w:hAnsi="Times New Roman"/>
          <w:rPrChange w:id="343" w:author="Palacherla, Susmitha C (NONUS)" w:date="2017-07-24T16:49:00Z">
            <w:rPr/>
          </w:rPrChange>
        </w:rPr>
        <w:t xml:space="preserve"> </w:t>
      </w:r>
      <w:r w:rsidR="00454366" w:rsidRPr="00FD2034">
        <w:rPr>
          <w:rFonts w:ascii="Times New Roman" w:hAnsi="Times New Roman"/>
          <w:rPrChange w:id="344" w:author="Palacherla, Susmitha C (NONUS)" w:date="2017-07-24T16:49:00Z">
            <w:rPr/>
          </w:rPrChange>
        </w:rPr>
        <w:t>r</w:t>
      </w:r>
      <w:r w:rsidRPr="00FD2034">
        <w:rPr>
          <w:rFonts w:ascii="Times New Roman" w:hAnsi="Times New Roman"/>
          <w:rPrChange w:id="345" w:author="Palacherla, Susmitha C (NONUS)" w:date="2017-07-24T16:49:00Z">
            <w:rPr/>
          </w:rPrChange>
        </w:rPr>
        <w:t xml:space="preserve">eports </w:t>
      </w:r>
      <w:r w:rsidR="00040549" w:rsidRPr="00FD2034">
        <w:rPr>
          <w:rFonts w:ascii="Times New Roman" w:hAnsi="Times New Roman"/>
          <w:rPrChange w:id="346" w:author="Palacherla, Susmitha C (NONUS)" w:date="2017-07-24T16:49:00Z">
            <w:rPr/>
          </w:rPrChange>
        </w:rPr>
        <w:t xml:space="preserve">for these infractions committed </w:t>
      </w:r>
      <w:proofErr w:type="gramStart"/>
      <w:r w:rsidR="00040549" w:rsidRPr="00FD2034">
        <w:rPr>
          <w:rFonts w:ascii="Times New Roman" w:hAnsi="Times New Roman"/>
          <w:rPrChange w:id="347" w:author="Palacherla, Susmitha C (NONUS)" w:date="2017-07-24T16:49:00Z">
            <w:rPr/>
          </w:rPrChange>
        </w:rPr>
        <w:t xml:space="preserve">by </w:t>
      </w:r>
      <w:r w:rsidRPr="00FD2034">
        <w:rPr>
          <w:rFonts w:ascii="Times New Roman" w:hAnsi="Times New Roman"/>
          <w:rPrChange w:id="348" w:author="Palacherla, Susmitha C (NONUS)" w:date="2017-07-24T16:49:00Z">
            <w:rPr/>
          </w:rPrChange>
        </w:rPr>
        <w:t xml:space="preserve"> CCO</w:t>
      </w:r>
      <w:proofErr w:type="gramEnd"/>
      <w:r w:rsidRPr="00FD2034">
        <w:rPr>
          <w:rFonts w:ascii="Times New Roman" w:hAnsi="Times New Roman"/>
          <w:rPrChange w:id="349" w:author="Palacherla, Susmitha C (NONUS)" w:date="2017-07-24T16:49:00Z">
            <w:rPr/>
          </w:rPrChange>
        </w:rPr>
        <w:t xml:space="preserve"> CSRs, supervisors, and approvers. </w:t>
      </w:r>
    </w:p>
    <w:p w:rsidR="00F81D05" w:rsidRPr="00FD2034" w:rsidRDefault="00040549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  <w:rPrChange w:id="350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351" w:author="Palacherla, Susmitha C (NONUS)" w:date="2017-07-24T16:49:00Z">
            <w:rPr/>
          </w:rPrChange>
        </w:rPr>
        <w:t xml:space="preserve">These reports will be loaded into the eCoaching application so </w:t>
      </w:r>
      <w:r w:rsidR="00F81D05" w:rsidRPr="00FD2034">
        <w:rPr>
          <w:rFonts w:ascii="Times New Roman" w:hAnsi="Times New Roman"/>
          <w:rPrChange w:id="352" w:author="Palacherla, Susmitha C (NONUS)" w:date="2017-07-24T16:49:00Z">
            <w:rPr/>
          </w:rPrChange>
        </w:rPr>
        <w:t xml:space="preserve">users can be coached and the Coaching documented in </w:t>
      </w:r>
      <w:proofErr w:type="gramStart"/>
      <w:r w:rsidR="00F81D05" w:rsidRPr="00FD2034">
        <w:rPr>
          <w:rFonts w:ascii="Times New Roman" w:hAnsi="Times New Roman"/>
          <w:rPrChange w:id="353" w:author="Palacherla, Susmitha C (NONUS)" w:date="2017-07-24T16:49:00Z">
            <w:rPr/>
          </w:rPrChange>
        </w:rPr>
        <w:t>eCL</w:t>
      </w:r>
      <w:proofErr w:type="gramEnd"/>
      <w:r w:rsidR="00F81D05" w:rsidRPr="00FD2034">
        <w:rPr>
          <w:rFonts w:ascii="Times New Roman" w:hAnsi="Times New Roman"/>
          <w:rPrChange w:id="354" w:author="Palacherla, Susmitha C (NONUS)" w:date="2017-07-24T16:49:00Z">
            <w:rPr/>
          </w:rPrChange>
        </w:rPr>
        <w:t>.</w:t>
      </w:r>
    </w:p>
    <w:p w:rsidR="004024CD" w:rsidRPr="00FD2034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  <w:rPrChange w:id="355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356" w:author="Palacherla, Susmitha C (NONUS)" w:date="2017-07-24T16:49:00Z">
            <w:rPr/>
          </w:rPrChange>
        </w:rPr>
        <w:t xml:space="preserve">Below is a list of reports that will be loaded into </w:t>
      </w:r>
      <w:proofErr w:type="gramStart"/>
      <w:r w:rsidRPr="00FD2034">
        <w:rPr>
          <w:rFonts w:ascii="Times New Roman" w:hAnsi="Times New Roman"/>
          <w:rPrChange w:id="357" w:author="Palacherla, Susmitha C (NONUS)" w:date="2017-07-24T16:49:00Z">
            <w:rPr/>
          </w:rPrChange>
        </w:rPr>
        <w:t>eCL</w:t>
      </w:r>
      <w:proofErr w:type="gramEnd"/>
      <w:r w:rsidRPr="00FD2034">
        <w:rPr>
          <w:rFonts w:ascii="Times New Roman" w:hAnsi="Times New Roman"/>
          <w:rPrChange w:id="358" w:author="Palacherla, Susmitha C (NONUS)" w:date="2017-07-24T16:49:00Z">
            <w:rPr/>
          </w:rPrChange>
        </w:rPr>
        <w:t>. Each Report is identified by a 2-4 letter code.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59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60" w:author="Palacherla, Susmitha C (NONUS)" w:date="2017-07-24T16:49:00Z">
            <w:rPr>
              <w:color w:val="000000"/>
            </w:rPr>
          </w:rPrChange>
        </w:rPr>
        <w:t>EA</w:t>
      </w:r>
      <w:r w:rsidRPr="00FD2034">
        <w:rPr>
          <w:rFonts w:ascii="Times New Roman" w:hAnsi="Times New Roman"/>
          <w:color w:val="000000"/>
          <w:rPrChange w:id="361" w:author="Palacherla, Susmitha C (NONUS)" w:date="2017-07-24T16:49:00Z">
            <w:rPr>
              <w:color w:val="000000"/>
            </w:rPr>
          </w:rPrChange>
        </w:rPr>
        <w:tab/>
        <w:t>Excused Absence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62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63" w:author="Palacherla, Susmitha C (NONUS)" w:date="2017-07-24T16:49:00Z">
            <w:rPr>
              <w:color w:val="000000"/>
            </w:rPr>
          </w:rPrChange>
        </w:rPr>
        <w:t>EOT</w:t>
      </w:r>
      <w:r w:rsidRPr="00FD2034">
        <w:rPr>
          <w:rFonts w:ascii="Times New Roman" w:hAnsi="Times New Roman"/>
          <w:color w:val="000000"/>
          <w:rPrChange w:id="364" w:author="Palacherla, Susmitha C (NONUS)" w:date="2017-07-24T16:49:00Z">
            <w:rPr>
              <w:color w:val="000000"/>
            </w:rPr>
          </w:rPrChange>
        </w:rPr>
        <w:tab/>
        <w:t>Exempt Over Time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65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66" w:author="Palacherla, Susmitha C (NONUS)" w:date="2017-07-24T16:49:00Z">
            <w:rPr>
              <w:color w:val="000000"/>
            </w:rPr>
          </w:rPrChange>
        </w:rPr>
        <w:t>FWH</w:t>
      </w:r>
      <w:r w:rsidRPr="00FD2034">
        <w:rPr>
          <w:rFonts w:ascii="Times New Roman" w:hAnsi="Times New Roman"/>
          <w:color w:val="000000"/>
          <w:rPrChange w:id="367" w:author="Palacherla, Susmitha C (NONUS)" w:date="2017-07-24T16:49:00Z">
            <w:rPr>
              <w:color w:val="000000"/>
            </w:rPr>
          </w:rPrChange>
        </w:rPr>
        <w:tab/>
        <w:t>Future Worked Hours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68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69" w:author="Palacherla, Susmitha C (NONUS)" w:date="2017-07-24T16:49:00Z">
            <w:rPr>
              <w:color w:val="000000"/>
            </w:rPr>
          </w:rPrChange>
        </w:rPr>
        <w:t>FWHA</w:t>
      </w:r>
      <w:r w:rsidRPr="00FD2034">
        <w:rPr>
          <w:rFonts w:ascii="Times New Roman" w:hAnsi="Times New Roman"/>
          <w:color w:val="000000"/>
          <w:rPrChange w:id="370" w:author="Palacherla, Susmitha C (NONUS)" w:date="2017-07-24T16:49:00Z">
            <w:rPr>
              <w:color w:val="000000"/>
            </w:rPr>
          </w:rPrChange>
        </w:rPr>
        <w:tab/>
        <w:t>Future Worked Hours (Approver)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71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72" w:author="Palacherla, Susmitha C (NONUS)" w:date="2017-07-24T16:49:00Z">
            <w:rPr>
              <w:color w:val="000000"/>
            </w:rPr>
          </w:rPrChange>
        </w:rPr>
        <w:t>HOL</w:t>
      </w:r>
      <w:r w:rsidRPr="00FD2034">
        <w:rPr>
          <w:rFonts w:ascii="Times New Roman" w:hAnsi="Times New Roman"/>
          <w:color w:val="000000"/>
          <w:rPrChange w:id="373" w:author="Palacherla, Susmitha C (NONUS)" w:date="2017-07-24T16:49:00Z">
            <w:rPr>
              <w:color w:val="000000"/>
            </w:rPr>
          </w:rPrChange>
        </w:rPr>
        <w:tab/>
        <w:t>Incorrect Holiday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74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75" w:author="Palacherla, Susmitha C (NONUS)" w:date="2017-07-24T16:49:00Z">
            <w:rPr>
              <w:color w:val="000000"/>
            </w:rPr>
          </w:rPrChange>
        </w:rPr>
        <w:t>HOLA</w:t>
      </w:r>
      <w:r w:rsidRPr="00FD2034">
        <w:rPr>
          <w:rFonts w:ascii="Times New Roman" w:hAnsi="Times New Roman"/>
          <w:color w:val="000000"/>
          <w:rPrChange w:id="376" w:author="Palacherla, Susmitha C (NONUS)" w:date="2017-07-24T16:49:00Z">
            <w:rPr>
              <w:color w:val="000000"/>
            </w:rPr>
          </w:rPrChange>
        </w:rPr>
        <w:tab/>
        <w:t>Incorrect Holiday (Approver)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77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78" w:author="Palacherla, Susmitha C (NONUS)" w:date="2017-07-24T16:49:00Z">
            <w:rPr>
              <w:color w:val="000000"/>
            </w:rPr>
          </w:rPrChange>
        </w:rPr>
        <w:t>ITD</w:t>
      </w:r>
      <w:r w:rsidRPr="00FD2034">
        <w:rPr>
          <w:rFonts w:ascii="Times New Roman" w:hAnsi="Times New Roman"/>
          <w:color w:val="000000"/>
          <w:rPrChange w:id="379" w:author="Palacherla, Susmitha C (NONUS)" w:date="2017-07-24T16:49:00Z">
            <w:rPr>
              <w:color w:val="000000"/>
            </w:rPr>
          </w:rPrChange>
        </w:rPr>
        <w:tab/>
        <w:t>Invalid Timecodes Direct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80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81" w:author="Palacherla, Susmitha C (NONUS)" w:date="2017-07-24T16:49:00Z">
            <w:rPr>
              <w:color w:val="000000"/>
            </w:rPr>
          </w:rPrChange>
        </w:rPr>
        <w:t>ITDA</w:t>
      </w:r>
      <w:r w:rsidRPr="00FD2034">
        <w:rPr>
          <w:rFonts w:ascii="Times New Roman" w:hAnsi="Times New Roman"/>
          <w:color w:val="000000"/>
          <w:rPrChange w:id="382" w:author="Palacherla, Susmitha C (NONUS)" w:date="2017-07-24T16:49:00Z">
            <w:rPr>
              <w:color w:val="000000"/>
            </w:rPr>
          </w:rPrChange>
        </w:rPr>
        <w:tab/>
        <w:t>Invalid Timecodes Direct (Approver)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83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84" w:author="Palacherla, Susmitha C (NONUS)" w:date="2017-07-24T16:49:00Z">
            <w:rPr>
              <w:color w:val="000000"/>
            </w:rPr>
          </w:rPrChange>
        </w:rPr>
        <w:t>ITI</w:t>
      </w:r>
      <w:r w:rsidRPr="00FD2034">
        <w:rPr>
          <w:rFonts w:ascii="Times New Roman" w:hAnsi="Times New Roman"/>
          <w:color w:val="000000"/>
          <w:rPrChange w:id="385" w:author="Palacherla, Susmitha C (NONUS)" w:date="2017-07-24T16:49:00Z">
            <w:rPr>
              <w:color w:val="000000"/>
            </w:rPr>
          </w:rPrChange>
        </w:rPr>
        <w:tab/>
        <w:t>Invalid Timecodes Indirect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86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87" w:author="Palacherla, Susmitha C (NONUS)" w:date="2017-07-24T16:49:00Z">
            <w:rPr>
              <w:color w:val="000000"/>
            </w:rPr>
          </w:rPrChange>
        </w:rPr>
        <w:t>ITIA</w:t>
      </w:r>
      <w:r w:rsidRPr="00FD2034">
        <w:rPr>
          <w:rFonts w:ascii="Times New Roman" w:hAnsi="Times New Roman"/>
          <w:color w:val="000000"/>
          <w:rPrChange w:id="388" w:author="Palacherla, Susmitha C (NONUS)" w:date="2017-07-24T16:49:00Z">
            <w:rPr>
              <w:color w:val="000000"/>
            </w:rPr>
          </w:rPrChange>
        </w:rPr>
        <w:tab/>
        <w:t>Invalid Timecodes Indirect (Approver)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  <w:rPrChange w:id="389" w:author="Palacherla, Susmitha C (NONUS)" w:date="2017-07-24T16:49:00Z">
            <w:rPr>
              <w:color w:val="000000"/>
            </w:rPr>
          </w:rPrChange>
        </w:rPr>
      </w:pPr>
      <w:r w:rsidRPr="00FD2034">
        <w:rPr>
          <w:rFonts w:ascii="Times New Roman" w:hAnsi="Times New Roman"/>
          <w:color w:val="000000"/>
          <w:rPrChange w:id="390" w:author="Palacherla, Susmitha C (NONUS)" w:date="2017-07-24T16:49:00Z">
            <w:rPr>
              <w:color w:val="000000"/>
            </w:rPr>
          </w:rPrChange>
        </w:rPr>
        <w:t>UTL</w:t>
      </w:r>
      <w:r w:rsidRPr="00FD2034">
        <w:rPr>
          <w:rFonts w:ascii="Times New Roman" w:hAnsi="Times New Roman"/>
          <w:color w:val="000000"/>
          <w:rPrChange w:id="391" w:author="Palacherla, Susmitha C (NONUS)" w:date="2017-07-24T16:49:00Z">
            <w:rPr>
              <w:color w:val="000000"/>
            </w:rPr>
          </w:rPrChange>
        </w:rPr>
        <w:tab/>
        <w:t>Utilization</w:t>
      </w:r>
    </w:p>
    <w:p w:rsidR="004024CD" w:rsidRPr="00FD2034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rPrChange w:id="392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color w:val="000000"/>
          <w:rPrChange w:id="393" w:author="Palacherla, Susmitha C (NONUS)" w:date="2017-07-24T16:49:00Z">
            <w:rPr>
              <w:color w:val="000000"/>
            </w:rPr>
          </w:rPrChange>
        </w:rPr>
        <w:t>UTLA</w:t>
      </w:r>
      <w:r w:rsidRPr="00FD2034">
        <w:rPr>
          <w:rFonts w:ascii="Times New Roman" w:hAnsi="Times New Roman"/>
          <w:color w:val="000000"/>
          <w:rPrChange w:id="394" w:author="Palacherla, Susmitha C (NONUS)" w:date="2017-07-24T16:49:00Z">
            <w:rPr>
              <w:color w:val="000000"/>
            </w:rPr>
          </w:rPrChange>
        </w:rPr>
        <w:tab/>
        <w:t>Utilization (Approver)</w:t>
      </w:r>
    </w:p>
    <w:p w:rsidR="00B77C83" w:rsidRPr="00FD2034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rPrChange w:id="395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color w:val="000000"/>
          <w:rPrChange w:id="396" w:author="Palacherla, Susmitha C (NONUS)" w:date="2017-07-24T16:49:00Z">
            <w:rPr>
              <w:color w:val="000000"/>
            </w:rPr>
          </w:rPrChange>
        </w:rPr>
        <w:t>OAE              Outstanding Action (Employee)</w:t>
      </w:r>
    </w:p>
    <w:p w:rsidR="00B77C83" w:rsidRPr="00FD2034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rPrChange w:id="397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color w:val="000000"/>
          <w:rPrChange w:id="398" w:author="Palacherla, Susmitha C (NONUS)" w:date="2017-07-24T16:49:00Z">
            <w:rPr>
              <w:color w:val="000000"/>
            </w:rPr>
          </w:rPrChange>
        </w:rPr>
        <w:t>OAS              Outstanding Action (Supervisor)</w:t>
      </w:r>
    </w:p>
    <w:p w:rsidR="007768F7" w:rsidRPr="00FD2034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rPrChange w:id="399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color w:val="000000"/>
          <w:rPrChange w:id="400" w:author="Palacherla, Susmitha C (NONUS)" w:date="2017-07-24T16:49:00Z">
            <w:rPr>
              <w:color w:val="000000"/>
            </w:rPr>
          </w:rPrChange>
        </w:rPr>
        <w:t xml:space="preserve">HNC      </w:t>
      </w:r>
      <w:del w:id="401" w:author="Palacherla, Susmitha C (NONUS)" w:date="2017-07-24T15:56:00Z">
        <w:r w:rsidRPr="00FD2034" w:rsidDel="007768F7">
          <w:rPr>
            <w:rFonts w:ascii="Times New Roman" w:hAnsi="Times New Roman"/>
            <w:color w:val="000000"/>
            <w:rPrChange w:id="402" w:author="Palacherla, Susmitha C (NONUS)" w:date="2017-07-24T16:49:00Z">
              <w:rPr>
                <w:color w:val="000000"/>
              </w:rPr>
            </w:rPrChange>
          </w:rPr>
          <w:delText xml:space="preserve"> </w:delText>
        </w:r>
      </w:del>
      <w:r w:rsidRPr="00FD2034">
        <w:rPr>
          <w:rFonts w:ascii="Times New Roman" w:hAnsi="Times New Roman"/>
          <w:color w:val="000000"/>
          <w:rPrChange w:id="403" w:author="Palacherla, Susmitha C (NONUS)" w:date="2017-07-24T16:49:00Z">
            <w:rPr>
              <w:color w:val="000000"/>
            </w:rPr>
          </w:rPrChange>
        </w:rPr>
        <w:t xml:space="preserve">       High Number of Changes</w:t>
      </w:r>
    </w:p>
    <w:p w:rsidR="007768F7" w:rsidRPr="00FD2034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rPrChange w:id="404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color w:val="000000"/>
          <w:rPrChange w:id="405" w:author="Palacherla, Susmitha C (NONUS)" w:date="2017-07-24T16:49:00Z">
            <w:rPr>
              <w:color w:val="000000"/>
            </w:rPr>
          </w:rPrChange>
        </w:rPr>
        <w:t xml:space="preserve">ICC       </w:t>
      </w:r>
      <w:ins w:id="406" w:author="Palacherla, Susmitha C (NONUS)" w:date="2017-07-24T15:56:00Z">
        <w:r w:rsidRPr="00FD2034">
          <w:rPr>
            <w:rFonts w:ascii="Times New Roman" w:hAnsi="Times New Roman"/>
            <w:color w:val="000000"/>
            <w:rPrChange w:id="407" w:author="Palacherla, Susmitha C (NONUS)" w:date="2017-07-24T16:49:00Z">
              <w:rPr>
                <w:color w:val="000000"/>
              </w:rPr>
            </w:rPrChange>
          </w:rPr>
          <w:t xml:space="preserve">        </w:t>
        </w:r>
      </w:ins>
      <w:r w:rsidRPr="00FD2034">
        <w:rPr>
          <w:rFonts w:ascii="Times New Roman" w:hAnsi="Times New Roman"/>
          <w:color w:val="000000"/>
          <w:rPrChange w:id="408" w:author="Palacherla, Susmitha C (NONUS)" w:date="2017-07-24T16:49:00Z">
            <w:rPr>
              <w:color w:val="000000"/>
            </w:rPr>
          </w:rPrChange>
        </w:rPr>
        <w:t xml:space="preserve"> Incorrect Change Categories</w:t>
      </w:r>
    </w:p>
    <w:p w:rsidR="00A47122" w:rsidRPr="00FD2034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409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A47122" w:rsidRPr="00FD2034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410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411" w:name="_Toc488681285"/>
      <w:r w:rsidRPr="00FD2034">
        <w:rPr>
          <w:rFonts w:ascii="Times New Roman" w:hAnsi="Times New Roman" w:cs="Times New Roman"/>
          <w:color w:val="auto"/>
          <w:sz w:val="22"/>
          <w:szCs w:val="22"/>
          <w:rPrChange w:id="412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Document</w:t>
      </w:r>
      <w:r w:rsidR="006F770C" w:rsidRPr="00FD2034">
        <w:rPr>
          <w:rFonts w:ascii="Times New Roman" w:hAnsi="Times New Roman" w:cs="Times New Roman"/>
          <w:color w:val="auto"/>
          <w:sz w:val="22"/>
          <w:szCs w:val="22"/>
          <w:rPrChange w:id="413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 xml:space="preserve"> Scope</w:t>
      </w:r>
      <w:bookmarkEnd w:id="411"/>
    </w:p>
    <w:p w:rsidR="00A47122" w:rsidRPr="00FD2034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rPrChange w:id="414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FD2034">
        <w:rPr>
          <w:rFonts w:ascii="Times New Roman" w:hAnsi="Times New Roman"/>
          <w:color w:val="000000" w:themeColor="text1"/>
          <w:rPrChange w:id="415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This document describes the </w:t>
      </w:r>
      <w:r w:rsidR="001B4454" w:rsidRPr="00FD2034">
        <w:rPr>
          <w:rFonts w:ascii="Times New Roman" w:hAnsi="Times New Roman"/>
          <w:color w:val="000000" w:themeColor="text1"/>
          <w:rPrChange w:id="416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load of the </w:t>
      </w:r>
      <w:r w:rsidR="004024CD" w:rsidRPr="00FD2034">
        <w:rPr>
          <w:rFonts w:ascii="Times New Roman" w:hAnsi="Times New Roman"/>
          <w:color w:val="000000" w:themeColor="text1"/>
          <w:rPrChange w:id="417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above ETS</w:t>
      </w:r>
      <w:r w:rsidR="001B4454" w:rsidRPr="00FD2034">
        <w:rPr>
          <w:rFonts w:ascii="Times New Roman" w:hAnsi="Times New Roman"/>
          <w:color w:val="000000" w:themeColor="text1"/>
          <w:rPrChange w:id="418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reports provided by </w:t>
      </w:r>
      <w:r w:rsidR="004024CD" w:rsidRPr="00FD2034">
        <w:rPr>
          <w:rFonts w:ascii="Times New Roman" w:hAnsi="Times New Roman"/>
          <w:color w:val="000000" w:themeColor="text1"/>
          <w:rPrChange w:id="419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Operations</w:t>
      </w:r>
      <w:r w:rsidR="001B4454" w:rsidRPr="00FD2034">
        <w:rPr>
          <w:rFonts w:ascii="Times New Roman" w:hAnsi="Times New Roman"/>
          <w:color w:val="000000" w:themeColor="text1"/>
          <w:rPrChange w:id="420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into the eCoaching database. Once the reports are loaded into the database the logs are tracked </w:t>
      </w:r>
      <w:r w:rsidR="004024CD" w:rsidRPr="00FD2034">
        <w:rPr>
          <w:rFonts w:ascii="Times New Roman" w:hAnsi="Times New Roman"/>
          <w:color w:val="000000" w:themeColor="text1"/>
          <w:rPrChange w:id="421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using </w:t>
      </w:r>
      <w:r w:rsidR="001B4454" w:rsidRPr="00FD2034">
        <w:rPr>
          <w:rFonts w:ascii="Times New Roman" w:hAnsi="Times New Roman"/>
          <w:color w:val="000000" w:themeColor="text1"/>
          <w:rPrChange w:id="422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</w:t>
      </w:r>
      <w:r w:rsidR="004024CD" w:rsidRPr="00FD2034">
        <w:rPr>
          <w:rFonts w:ascii="Times New Roman" w:hAnsi="Times New Roman"/>
          <w:color w:val="000000" w:themeColor="text1"/>
          <w:rPrChange w:id="423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non CSE Non Quality coaching workflow</w:t>
      </w:r>
      <w:r w:rsidR="001B4454" w:rsidRPr="00FD2034">
        <w:rPr>
          <w:rFonts w:ascii="Times New Roman" w:hAnsi="Times New Roman"/>
          <w:color w:val="000000" w:themeColor="text1"/>
          <w:rPrChange w:id="424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</w:t>
      </w:r>
      <w:r w:rsidR="004024CD" w:rsidRPr="00FD2034">
        <w:rPr>
          <w:rFonts w:ascii="Times New Roman" w:hAnsi="Times New Roman"/>
          <w:color w:val="000000" w:themeColor="text1"/>
          <w:rPrChange w:id="425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similar to the submissions </w:t>
      </w:r>
      <w:r w:rsidR="001B4454" w:rsidRPr="00FD2034">
        <w:rPr>
          <w:rFonts w:ascii="Times New Roman" w:hAnsi="Times New Roman"/>
          <w:color w:val="000000" w:themeColor="text1"/>
          <w:rPrChange w:id="426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from the web interface.</w:t>
      </w:r>
    </w:p>
    <w:p w:rsidR="002C3B04" w:rsidRPr="00FD203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427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2C3B04" w:rsidRPr="00FD203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428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2C3B04" w:rsidRPr="00FD2034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429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430" w:name="_Toc488681286"/>
      <w:r w:rsidRPr="00FD2034">
        <w:rPr>
          <w:rFonts w:ascii="Times New Roman" w:hAnsi="Times New Roman" w:cs="Times New Roman"/>
          <w:color w:val="auto"/>
          <w:sz w:val="22"/>
          <w:szCs w:val="22"/>
          <w:rPrChange w:id="431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Source Files</w:t>
      </w:r>
      <w:bookmarkEnd w:id="430"/>
    </w:p>
    <w:p w:rsidR="00F81D05" w:rsidRPr="00FD2034" w:rsidRDefault="0053330A" w:rsidP="005A64D7">
      <w:pPr>
        <w:spacing w:after="0"/>
        <w:rPr>
          <w:rFonts w:ascii="Times New Roman" w:hAnsi="Times New Roman"/>
          <w:color w:val="000000" w:themeColor="text1"/>
          <w:rPrChange w:id="432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FD2034">
        <w:rPr>
          <w:rFonts w:ascii="Times New Roman" w:hAnsi="Times New Roman"/>
          <w:color w:val="000000" w:themeColor="text1"/>
          <w:rPrChange w:id="433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table below shows all of the </w:t>
      </w:r>
      <w:r w:rsidR="00F81D05" w:rsidRPr="00FD2034">
        <w:rPr>
          <w:rFonts w:ascii="Times New Roman" w:hAnsi="Times New Roman"/>
          <w:color w:val="000000" w:themeColor="text1"/>
          <w:rPrChange w:id="434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ETS</w:t>
      </w:r>
      <w:r w:rsidRPr="00FD2034">
        <w:rPr>
          <w:rFonts w:ascii="Times New Roman" w:hAnsi="Times New Roman"/>
          <w:color w:val="000000" w:themeColor="text1"/>
          <w:rPrChange w:id="435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report types that can arrive as feeds. Currently active feeds are marked by an ‘X’ in the table below.</w:t>
      </w:r>
      <w:r w:rsidR="00F81D05" w:rsidRPr="00FD2034">
        <w:rPr>
          <w:rFonts w:ascii="Times New Roman" w:hAnsi="Times New Roman"/>
          <w:color w:val="000000" w:themeColor="text1"/>
          <w:rPrChange w:id="436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</w:t>
      </w:r>
      <w:r w:rsidRPr="00FD2034">
        <w:rPr>
          <w:rFonts w:ascii="Times New Roman" w:hAnsi="Times New Roman"/>
          <w:color w:val="000000" w:themeColor="text1"/>
          <w:rPrChange w:id="437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Files have a naming convention eCL_</w:t>
      </w:r>
      <w:r w:rsidR="00F81D05" w:rsidRPr="00FD2034">
        <w:rPr>
          <w:rFonts w:ascii="Times New Roman" w:hAnsi="Times New Roman"/>
          <w:color w:val="000000" w:themeColor="text1"/>
          <w:rPrChange w:id="438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ETS</w:t>
      </w:r>
      <w:r w:rsidRPr="00FD2034">
        <w:rPr>
          <w:rFonts w:ascii="Times New Roman" w:hAnsi="Times New Roman"/>
          <w:color w:val="000000" w:themeColor="text1"/>
          <w:rPrChange w:id="439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_Feed_</w:t>
      </w:r>
      <w:proofErr w:type="gramStart"/>
      <w:r w:rsidRPr="00FD2034">
        <w:rPr>
          <w:rFonts w:ascii="Times New Roman" w:hAnsi="Times New Roman"/>
          <w:color w:val="000000" w:themeColor="text1"/>
          <w:rPrChange w:id="440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XX</w:t>
      </w:r>
      <w:r w:rsidR="00F81D05" w:rsidRPr="00FD2034">
        <w:rPr>
          <w:rFonts w:ascii="Times New Roman" w:hAnsi="Times New Roman"/>
          <w:color w:val="000000" w:themeColor="text1"/>
          <w:rPrChange w:id="441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(</w:t>
      </w:r>
      <w:proofErr w:type="gramEnd"/>
      <w:r w:rsidRPr="00FD2034">
        <w:rPr>
          <w:rFonts w:ascii="Times New Roman" w:hAnsi="Times New Roman"/>
          <w:color w:val="000000" w:themeColor="text1"/>
          <w:rPrChange w:id="442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X</w:t>
      </w:r>
      <w:r w:rsidR="00F81D05" w:rsidRPr="00FD2034">
        <w:rPr>
          <w:rFonts w:ascii="Times New Roman" w:hAnsi="Times New Roman"/>
          <w:color w:val="000000" w:themeColor="text1"/>
          <w:rPrChange w:id="443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X)(A)</w:t>
      </w:r>
      <w:r w:rsidR="00F56A29" w:rsidRPr="00FD2034">
        <w:rPr>
          <w:rFonts w:ascii="Times New Roman" w:hAnsi="Times New Roman"/>
          <w:color w:val="000000" w:themeColor="text1"/>
          <w:rPrChange w:id="444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yyyymmdd</w:t>
      </w:r>
      <w:r w:rsidRPr="00FD2034">
        <w:rPr>
          <w:rFonts w:ascii="Times New Roman" w:hAnsi="Times New Roman"/>
          <w:color w:val="000000" w:themeColor="text1"/>
          <w:rPrChange w:id="445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.csv where XX</w:t>
      </w:r>
      <w:r w:rsidR="00F81D05" w:rsidRPr="00FD2034">
        <w:rPr>
          <w:rFonts w:ascii="Times New Roman" w:hAnsi="Times New Roman"/>
          <w:color w:val="000000" w:themeColor="text1"/>
          <w:rPrChange w:id="446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(X</w:t>
      </w:r>
      <w:r w:rsidRPr="00FD2034">
        <w:rPr>
          <w:rFonts w:ascii="Times New Roman" w:hAnsi="Times New Roman"/>
          <w:color w:val="000000" w:themeColor="text1"/>
          <w:rPrChange w:id="447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X</w:t>
      </w:r>
      <w:r w:rsidR="00F81D05" w:rsidRPr="00FD2034">
        <w:rPr>
          <w:rFonts w:ascii="Times New Roman" w:hAnsi="Times New Roman"/>
          <w:color w:val="000000" w:themeColor="text1"/>
          <w:rPrChange w:id="448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)</w:t>
      </w:r>
      <w:r w:rsidRPr="00FD2034">
        <w:rPr>
          <w:rFonts w:ascii="Times New Roman" w:hAnsi="Times New Roman"/>
          <w:color w:val="000000" w:themeColor="text1"/>
          <w:rPrChange w:id="449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stands for the </w:t>
      </w:r>
    </w:p>
    <w:p w:rsidR="0053330A" w:rsidRPr="00FD2034" w:rsidRDefault="00F81D05" w:rsidP="005A64D7">
      <w:pPr>
        <w:spacing w:after="0"/>
        <w:rPr>
          <w:rFonts w:ascii="Times New Roman" w:hAnsi="Times New Roman"/>
          <w:color w:val="000000" w:themeColor="text1"/>
          <w:rPrChange w:id="450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FD2034">
        <w:rPr>
          <w:rFonts w:ascii="Times New Roman" w:hAnsi="Times New Roman"/>
          <w:color w:val="000000" w:themeColor="text1"/>
          <w:rPrChange w:id="451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2-4</w:t>
      </w:r>
      <w:r w:rsidR="0053330A" w:rsidRPr="00FD2034">
        <w:rPr>
          <w:rFonts w:ascii="Times New Roman" w:hAnsi="Times New Roman"/>
          <w:color w:val="000000" w:themeColor="text1"/>
          <w:rPrChange w:id="452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letter acronym used by the report as shown in the ‘Code’ column below.</w:t>
      </w:r>
      <w:r w:rsidRPr="00FD2034">
        <w:rPr>
          <w:rFonts w:ascii="Times New Roman" w:hAnsi="Times New Roman"/>
          <w:color w:val="000000" w:themeColor="text1"/>
          <w:rPrChange w:id="453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The (A) in the filename denoted an Approver report.</w:t>
      </w:r>
    </w:p>
    <w:p w:rsidR="0053330A" w:rsidRPr="00FD2034" w:rsidRDefault="0053330A" w:rsidP="0053330A">
      <w:pPr>
        <w:rPr>
          <w:rFonts w:ascii="Times New Roman" w:hAnsi="Times New Roman"/>
          <w:color w:val="000000" w:themeColor="text1"/>
          <w:sz w:val="20"/>
          <w:szCs w:val="20"/>
          <w:rPrChange w:id="454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color w:val="000000" w:themeColor="text1"/>
          <w:rPrChange w:id="455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Files are staged at</w:t>
      </w:r>
      <w:r w:rsidRPr="00FD2034">
        <w:rPr>
          <w:rFonts w:ascii="Times New Roman" w:hAnsi="Times New Roman"/>
          <w:color w:val="000000" w:themeColor="text1"/>
          <w:sz w:val="20"/>
          <w:szCs w:val="20"/>
          <w:rPrChange w:id="456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 xml:space="preserve"> </w:t>
      </w:r>
      <w:r w:rsidR="00DD7889" w:rsidRPr="00FD2034">
        <w:rPr>
          <w:rFonts w:ascii="Times New Roman" w:hAnsi="Times New Roman"/>
          <w:rPrChange w:id="457" w:author="Palacherla, Susmitha C (NONUS)" w:date="2017-07-24T16:49:00Z">
            <w:rPr/>
          </w:rPrChange>
        </w:rPr>
        <w:fldChar w:fldCharType="begin"/>
      </w:r>
      <w:r w:rsidR="00DD7889" w:rsidRPr="00FD2034">
        <w:rPr>
          <w:rFonts w:ascii="Times New Roman" w:hAnsi="Times New Roman"/>
          <w:rPrChange w:id="458" w:author="Palacherla, Susmitha C (NONUS)" w:date="2017-07-24T16:49:00Z">
            <w:rPr/>
          </w:rPrChange>
        </w:rPr>
        <w:instrText xml:space="preserve"> HYPERLINK "file:///\\\\VRIVSCORS01\\BCC%20Scorecards\\Coaching\\ETS\\" </w:instrText>
      </w:r>
      <w:r w:rsidR="00DD7889" w:rsidRPr="00FD2034">
        <w:rPr>
          <w:rFonts w:ascii="Times New Roman" w:hAnsi="Times New Roman"/>
          <w:rPrChange w:id="459" w:author="Palacherla, Susmitha C (NONUS)" w:date="2017-07-24T16:49:00Z">
            <w:rPr/>
          </w:rPrChange>
        </w:rPr>
        <w:fldChar w:fldCharType="separate"/>
      </w:r>
      <w:r w:rsidR="00F81D05" w:rsidRPr="00FD2034">
        <w:rPr>
          <w:rStyle w:val="Hyperlink"/>
          <w:rFonts w:ascii="Times New Roman" w:hAnsi="Times New Roman"/>
          <w:sz w:val="20"/>
          <w:szCs w:val="20"/>
          <w:rPrChange w:id="460" w:author="Palacherla, Susmitha C (NONUS)" w:date="2017-07-24T16:49:00Z">
            <w:rPr>
              <w:rStyle w:val="Hyperlink"/>
              <w:rFonts w:ascii="Verdana" w:hAnsi="Verdana" w:cs="Segoe UI"/>
              <w:sz w:val="20"/>
              <w:szCs w:val="20"/>
            </w:rPr>
          </w:rPrChange>
        </w:rPr>
        <w:t>\\VRIVSCORS01\BCC Scorecards\Coaching\ETS\</w:t>
      </w:r>
      <w:r w:rsidR="00DD7889" w:rsidRPr="00FD2034">
        <w:rPr>
          <w:rStyle w:val="Hyperlink"/>
          <w:rFonts w:ascii="Times New Roman" w:hAnsi="Times New Roman"/>
          <w:sz w:val="20"/>
          <w:szCs w:val="20"/>
          <w:rPrChange w:id="461" w:author="Palacherla, Susmitha C (NONUS)" w:date="2017-07-24T16:49:00Z">
            <w:rPr>
              <w:rStyle w:val="Hyperlink"/>
              <w:rFonts w:ascii="Verdana" w:hAnsi="Verdana" w:cs="Segoe UI"/>
              <w:sz w:val="20"/>
              <w:szCs w:val="20"/>
            </w:rPr>
          </w:rPrChange>
        </w:rPr>
        <w:fldChar w:fldCharType="end"/>
      </w: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17"/>
        <w:gridCol w:w="4435"/>
        <w:gridCol w:w="674"/>
        <w:gridCol w:w="1584"/>
        <w:gridCol w:w="910"/>
        <w:gridCol w:w="616"/>
        <w:gridCol w:w="919"/>
        <w:tblGridChange w:id="462">
          <w:tblGrid>
            <w:gridCol w:w="417"/>
            <w:gridCol w:w="2"/>
            <w:gridCol w:w="4433"/>
            <w:gridCol w:w="2"/>
            <w:gridCol w:w="672"/>
            <w:gridCol w:w="51"/>
            <w:gridCol w:w="1498"/>
            <w:gridCol w:w="35"/>
            <w:gridCol w:w="841"/>
            <w:gridCol w:w="69"/>
            <w:gridCol w:w="500"/>
            <w:gridCol w:w="116"/>
            <w:gridCol w:w="919"/>
          </w:tblGrid>
        </w:tblGridChange>
      </w:tblGrid>
      <w:tr w:rsidR="0053330A" w:rsidRPr="00FD2034" w:rsidTr="007768F7">
        <w:trPr>
          <w:trHeight w:val="450"/>
        </w:trPr>
        <w:tc>
          <w:tcPr>
            <w:tcW w:w="41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FD2034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63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64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lastRenderedPageBreak/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FD2034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65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66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Metric/Report</w:t>
            </w:r>
          </w:p>
        </w:tc>
        <w:tc>
          <w:tcPr>
            <w:tcW w:w="72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FD2034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67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68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FD2034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69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70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FD2034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71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72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FD2034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73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74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Entry</w:t>
            </w:r>
          </w:p>
        </w:tc>
        <w:tc>
          <w:tcPr>
            <w:tcW w:w="10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FD2034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75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76" w:author="Palacherla, Susmitha C (NONUS)" w:date="2017-07-24T16:49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Coaching Reason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477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47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479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480" w:author="Palacherla, Susmitha C (NONUS)" w:date="2017-07-24T16:49:00Z">
                  <w:rPr>
                    <w:color w:val="000000"/>
                  </w:rPr>
                </w:rPrChange>
              </w:rPr>
              <w:t>Excused Absence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81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48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483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484" w:author="Palacherla, Susmitha C (NONUS)" w:date="2017-07-24T16:49:00Z">
                  <w:rPr>
                    <w:color w:val="000000"/>
                  </w:rPr>
                </w:rPrChange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85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48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87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48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89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49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491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492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493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494" w:author="Palacherla, Susmitha C (NONUS)" w:date="2017-07-24T16:49:00Z">
                  <w:rPr>
                    <w:color w:val="000000"/>
                  </w:rPr>
                </w:rPrChange>
              </w:rPr>
              <w:t>Exempt Over Time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495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49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497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498" w:author="Palacherla, Susmitha C (NONUS)" w:date="2017-07-24T16:49:00Z">
                  <w:rPr>
                    <w:color w:val="000000"/>
                  </w:rPr>
                </w:rPrChange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49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0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0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0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0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0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505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06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507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08" w:author="Palacherla, Susmitha C (NONUS)" w:date="2017-07-24T16:49:00Z">
                  <w:rPr>
                    <w:color w:val="000000"/>
                  </w:rPr>
                </w:rPrChange>
              </w:rPr>
              <w:t>Future Worked Hours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0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1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511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12" w:author="Palacherla, Susmitha C (NONUS)" w:date="2017-07-24T16:49:00Z">
                  <w:rPr>
                    <w:color w:val="000000"/>
                  </w:rPr>
                </w:rPrChange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1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1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15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1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17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1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519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2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521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22" w:author="Palacherla, Susmitha C (NONUS)" w:date="2017-07-24T16:49:00Z">
                  <w:rPr>
                    <w:color w:val="000000"/>
                  </w:rPr>
                </w:rPrChange>
              </w:rPr>
              <w:t>Future Worked Hours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2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2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525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26" w:author="Palacherla, Susmitha C (NONUS)" w:date="2017-07-24T16:49:00Z">
                  <w:rPr>
                    <w:color w:val="000000"/>
                  </w:rPr>
                </w:rPrChange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27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2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2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3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3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3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533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3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535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36" w:author="Palacherla, Susmitha C (NONUS)" w:date="2017-07-24T16:49:00Z">
                  <w:rPr>
                    <w:color w:val="000000"/>
                  </w:rPr>
                </w:rPrChange>
              </w:rPr>
              <w:t>Incorrect Holiday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37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3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539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40" w:author="Palacherla, Susmitha C (NONUS)" w:date="2017-07-24T16:49:00Z">
                  <w:rPr>
                    <w:color w:val="000000"/>
                  </w:rPr>
                </w:rPrChange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4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4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4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4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45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4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547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4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549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50" w:author="Palacherla, Susmitha C (NONUS)" w:date="2017-07-24T16:49:00Z">
                  <w:rPr>
                    <w:color w:val="000000"/>
                  </w:rPr>
                </w:rPrChange>
              </w:rPr>
              <w:t>Incorrect Holiday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5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5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553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54" w:author="Palacherla, Susmitha C (NONUS)" w:date="2017-07-24T16:49:00Z">
                  <w:rPr>
                    <w:color w:val="000000"/>
                  </w:rPr>
                </w:rPrChange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55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5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57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5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5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6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561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6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563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64" w:author="Palacherla, Susmitha C (NONUS)" w:date="2017-07-24T16:49:00Z">
                  <w:rPr>
                    <w:color w:val="000000"/>
                  </w:rPr>
                </w:rPrChange>
              </w:rPr>
              <w:t>Invalid Timecodes 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65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6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567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68" w:author="Palacherla, Susmitha C (NONUS)" w:date="2017-07-24T16:49:00Z">
                  <w:rPr>
                    <w:color w:val="000000"/>
                  </w:rPr>
                </w:rPrChange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6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7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7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7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7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7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575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7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577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78" w:author="Palacherla, Susmitha C (NONUS)" w:date="2017-07-24T16:49:00Z">
                  <w:rPr>
                    <w:color w:val="000000"/>
                  </w:rPr>
                </w:rPrChange>
              </w:rPr>
              <w:t>Invalid Timecodes 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7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8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581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82" w:author="Palacherla, Susmitha C (NONUS)" w:date="2017-07-24T16:49:00Z">
                  <w:rPr>
                    <w:color w:val="000000"/>
                  </w:rPr>
                </w:rPrChange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8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8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85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8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87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8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589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9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591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92" w:author="Palacherla, Susmitha C (NONUS)" w:date="2017-07-24T16:49:00Z">
                  <w:rPr>
                    <w:color w:val="000000"/>
                  </w:rPr>
                </w:rPrChange>
              </w:rPr>
              <w:t>Invalid Timecodes Indirect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9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9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595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596" w:author="Palacherla, Susmitha C (NONUS)" w:date="2017-07-24T16:49:00Z">
                  <w:rPr>
                    <w:color w:val="000000"/>
                  </w:rPr>
                </w:rPrChange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97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59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59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0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60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0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603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0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605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606" w:author="Palacherla, Susmitha C (NONUS)" w:date="2017-07-24T16:49:00Z">
                  <w:rPr>
                    <w:color w:val="000000"/>
                  </w:rPr>
                </w:rPrChange>
              </w:rPr>
              <w:t>Invalid Timecodes Indirect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607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0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609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610" w:author="Palacherla, Susmitha C (NONUS)" w:date="2017-07-24T16:49:00Z">
                  <w:rPr>
                    <w:color w:val="000000"/>
                  </w:rPr>
                </w:rPrChange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61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1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61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1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615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1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617" w:author="Palacherla, Susmitha C (NONUS)" w:date="2017-07-24T16:49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1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619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620" w:author="Palacherla, Susmitha C (NONUS)" w:date="2017-07-24T16:49:00Z">
                  <w:rPr>
                    <w:color w:val="000000"/>
                  </w:rPr>
                </w:rPrChange>
              </w:rPr>
              <w:t>Utilization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621" w:author="Palacherla, Susmitha C (NONUS)" w:date="2017-07-24T16:49:00Z">
                  <w:rPr/>
                </w:rPrChange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rPrChange w:id="622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623" w:author="Palacherla, Susmitha C (NONUS)" w:date="2017-07-24T16:49:00Z">
                  <w:rPr>
                    <w:color w:val="000000"/>
                  </w:rPr>
                </w:rPrChange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624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25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626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27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rPrChange w:id="628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29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FD2034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63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31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rPrChange w:id="632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633" w:author="Palacherla, Susmitha C (NONUS)" w:date="2017-07-24T16:49:00Z">
                  <w:rPr>
                    <w:color w:val="000000"/>
                  </w:rPr>
                </w:rPrChange>
              </w:rPr>
              <w:t>Utilization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3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35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  <w:rPrChange w:id="63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37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sz w:val="16"/>
                <w:szCs w:val="16"/>
                <w:rPrChange w:id="63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39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sz w:val="16"/>
                <w:szCs w:val="16"/>
                <w:rPrChange w:id="64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41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D2034" w:rsidRDefault="002B2AA9">
            <w:pPr>
              <w:rPr>
                <w:rFonts w:ascii="Times New Roman" w:hAnsi="Times New Roman"/>
                <w:color w:val="000000"/>
                <w:sz w:val="16"/>
                <w:szCs w:val="16"/>
                <w:rPrChange w:id="64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43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ETS  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FD2034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64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45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13.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FD2034" w:rsidRDefault="00B77C83">
            <w:pPr>
              <w:rPr>
                <w:rFonts w:ascii="Times New Roman" w:hAnsi="Times New Roman"/>
                <w:color w:val="000000"/>
                <w:rPrChange w:id="646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647" w:author="Palacherla, Susmitha C (NONUS)" w:date="2017-07-24T16:49:00Z">
                  <w:rPr>
                    <w:color w:val="000000"/>
                  </w:rPr>
                </w:rPrChange>
              </w:rPr>
              <w:t>Outstanding Action (Employee)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FD2034" w:rsidRDefault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4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49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FD2034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  <w:rPrChange w:id="65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51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OAE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FD2034" w:rsidRDefault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5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53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  <w:p w:rsidR="00B77C83" w:rsidRPr="00FD2034" w:rsidRDefault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5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55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OMR workflow 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FD2034" w:rsidRDefault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5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57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FD2034" w:rsidRDefault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5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59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ETS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FD2034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66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61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14.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FD2034" w:rsidRDefault="00B77C83">
            <w:pPr>
              <w:rPr>
                <w:rFonts w:ascii="Times New Roman" w:hAnsi="Times New Roman"/>
                <w:color w:val="000000"/>
                <w:rPrChange w:id="662" w:author="Palacherla, Susmitha C (NONUS)" w:date="2017-07-24T16:49:00Z">
                  <w:rPr>
                    <w:color w:val="000000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rPrChange w:id="663" w:author="Palacherla, Susmitha C (NONUS)" w:date="2017-07-24T16:49:00Z">
                  <w:rPr>
                    <w:color w:val="000000"/>
                  </w:rPr>
                </w:rPrChange>
              </w:rPr>
              <w:t>Outstanding Action (Supervisor)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FD2034" w:rsidRDefault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6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65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FD2034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  <w:rPrChange w:id="66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67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OAS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FD2034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6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69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non CSE</w:t>
            </w:r>
          </w:p>
          <w:p w:rsidR="00B77C83" w:rsidRPr="00FD2034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7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71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OMR workflow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FD2034" w:rsidRDefault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7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73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FD2034" w:rsidRDefault="00B77C83">
            <w:pPr>
              <w:rPr>
                <w:rFonts w:ascii="Times New Roman" w:hAnsi="Times New Roman"/>
                <w:color w:val="000000"/>
                <w:sz w:val="16"/>
                <w:szCs w:val="16"/>
                <w:rPrChange w:id="67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75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ETS</w:t>
            </w:r>
          </w:p>
        </w:tc>
      </w:tr>
      <w:tr w:rsidR="007768F7" w:rsidRPr="00FD2034" w:rsidTr="00DD7889">
        <w:tblPrEx>
          <w:tblW w:w="9555" w:type="dxa"/>
          <w:tblInd w:w="93" w:type="dxa"/>
          <w:tblPrExChange w:id="676" w:author="Palacherla, Susmitha C (NONUS)" w:date="2017-07-24T15:58:00Z">
            <w:tblPrEx>
              <w:tblW w:w="9555" w:type="dxa"/>
              <w:tblInd w:w="93" w:type="dxa"/>
            </w:tblPrEx>
          </w:tblPrExChange>
        </w:tblPrEx>
        <w:trPr>
          <w:trHeight w:val="690"/>
          <w:trPrChange w:id="677" w:author="Palacherla, Susmitha C (NONUS)" w:date="2017-07-24T15:58:00Z">
            <w:trPr>
              <w:trHeight w:val="690"/>
            </w:trPr>
          </w:trPrChange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  <w:tcPrChange w:id="678" w:author="Palacherla, Susmitha C (NONUS)" w:date="2017-07-24T15:58:00Z">
              <w:tcPr>
                <w:tcW w:w="419" w:type="dxa"/>
                <w:gridSpan w:val="2"/>
                <w:tcBorders>
                  <w:top w:val="single" w:sz="6" w:space="0" w:color="auto"/>
                  <w:left w:val="single" w:sz="4" w:space="0" w:color="auto"/>
                  <w:bottom w:val="single" w:sz="6" w:space="0" w:color="auto"/>
                  <w:right w:val="single" w:sz="6" w:space="0" w:color="auto"/>
                </w:tcBorders>
                <w:shd w:val="clear" w:color="000000" w:fill="C5D9F1"/>
                <w:vAlign w:val="center"/>
              </w:tcPr>
            </w:tcPrChange>
          </w:tcPr>
          <w:p w:rsidR="007768F7" w:rsidRPr="00FD2034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679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FD2034">
              <w:rPr>
                <w:rFonts w:ascii="Times New Roman" w:hAnsi="Times New Roman"/>
                <w:color w:val="000000"/>
                <w:sz w:val="16"/>
                <w:szCs w:val="16"/>
                <w:rPrChange w:id="68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lastRenderedPageBreak/>
              <w:t>15.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  <w:tcPrChange w:id="681" w:author="Palacherla, Susmitha C (NONUS)" w:date="2017-07-24T15:58:00Z">
              <w:tcPr>
                <w:tcW w:w="4435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000000" w:fill="C5D9F1"/>
                <w:noWrap/>
                <w:vAlign w:val="bottom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rPrChange w:id="682" w:author="Palacherla, Susmitha C (NONUS)" w:date="2017-07-24T16:49:00Z">
                  <w:rPr>
                    <w:color w:val="000000"/>
                  </w:rPr>
                </w:rPrChange>
              </w:rPr>
            </w:pPr>
            <w:ins w:id="683" w:author="Palacherla, Susmitha C (NONUS)" w:date="2017-07-24T15:57:00Z">
              <w:r w:rsidRPr="00FD2034">
                <w:rPr>
                  <w:rFonts w:ascii="Times New Roman" w:hAnsi="Times New Roman"/>
                  <w:color w:val="000000"/>
                  <w:rPrChange w:id="684" w:author="Palacherla, Susmitha C (NONUS)" w:date="2017-07-24T16:49:00Z">
                    <w:rPr>
                      <w:color w:val="000000"/>
                    </w:rPr>
                  </w:rPrChange>
                </w:rPr>
                <w:t>High number of Changes</w:t>
              </w:r>
            </w:ins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tcPrChange w:id="685" w:author="Palacherla, Susmitha C (NONUS)" w:date="2017-07-24T15:58:00Z">
              <w:tcPr>
                <w:tcW w:w="723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  <w:rPrChange w:id="68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87" w:author="Palacherla, Susmitha C (NONUS)" w:date="2017-07-24T15:57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688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x</w:t>
              </w:r>
            </w:ins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tcPrChange w:id="689" w:author="Palacherla, Susmitha C (NONUS)" w:date="2017-07-24T15:58:00Z">
              <w:tcPr>
                <w:tcW w:w="149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  <w:rPrChange w:id="69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91" w:author="Palacherla, Susmitha C (NONUS)" w:date="2017-07-24T15:57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692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HNC</w:t>
              </w:r>
            </w:ins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tcPrChange w:id="693" w:author="Palacherla, Susmitha C (NONUS)" w:date="2017-07-24T15:58:00Z">
              <w:tcPr>
                <w:tcW w:w="876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  <w:rPrChange w:id="69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95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696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Indirect non CSE</w:t>
              </w:r>
            </w:ins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tcPrChange w:id="697" w:author="Palacherla, Susmitha C (NONUS)" w:date="2017-07-24T15:58:00Z">
              <w:tcPr>
                <w:tcW w:w="569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  <w:rPrChange w:id="69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99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700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Sup</w:t>
              </w:r>
            </w:ins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  <w:tcPrChange w:id="701" w:author="Palacherla, Susmitha C (NONUS)" w:date="2017-07-24T15:58:00Z">
              <w:tcPr>
                <w:tcW w:w="1035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4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  <w:rPrChange w:id="70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703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704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ETS</w:t>
              </w:r>
            </w:ins>
          </w:p>
        </w:tc>
      </w:tr>
      <w:tr w:rsidR="007768F7" w:rsidRPr="00FD2034" w:rsidTr="00DD7889">
        <w:tblPrEx>
          <w:tblW w:w="9555" w:type="dxa"/>
          <w:tblInd w:w="93" w:type="dxa"/>
          <w:tblPrExChange w:id="705" w:author="Palacherla, Susmitha C (NONUS)" w:date="2017-07-24T15:58:00Z">
            <w:tblPrEx>
              <w:tblW w:w="9555" w:type="dxa"/>
              <w:tblInd w:w="93" w:type="dxa"/>
            </w:tblPrEx>
          </w:tblPrExChange>
        </w:tblPrEx>
        <w:trPr>
          <w:trHeight w:val="690"/>
          <w:trPrChange w:id="706" w:author="Palacherla, Susmitha C (NONUS)" w:date="2017-07-24T15:58:00Z">
            <w:trPr>
              <w:trHeight w:val="690"/>
            </w:trPr>
          </w:trPrChange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vAlign w:val="center"/>
            <w:tcPrChange w:id="707" w:author="Palacherla, Susmitha C (NONUS)" w:date="2017-07-24T15:58:00Z">
              <w:tcPr>
                <w:tcW w:w="419" w:type="dxa"/>
                <w:gridSpan w:val="2"/>
                <w:tcBorders>
                  <w:top w:val="single" w:sz="6" w:space="0" w:color="auto"/>
                  <w:left w:val="single" w:sz="4" w:space="0" w:color="auto"/>
                  <w:bottom w:val="single" w:sz="4" w:space="0" w:color="auto"/>
                  <w:right w:val="single" w:sz="6" w:space="0" w:color="auto"/>
                </w:tcBorders>
                <w:shd w:val="clear" w:color="000000" w:fill="C5D9F1"/>
                <w:vAlign w:val="center"/>
              </w:tcPr>
            </w:tcPrChange>
          </w:tcPr>
          <w:p w:rsidR="007768F7" w:rsidRPr="00FD2034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70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709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710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16.</w:t>
              </w:r>
            </w:ins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noWrap/>
            <w:vAlign w:val="bottom"/>
            <w:tcPrChange w:id="711" w:author="Palacherla, Susmitha C (NONUS)" w:date="2017-07-24T15:58:00Z">
              <w:tcPr>
                <w:tcW w:w="4435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4" w:space="0" w:color="auto"/>
                  <w:right w:val="single" w:sz="6" w:space="0" w:color="auto"/>
                </w:tcBorders>
                <w:shd w:val="clear" w:color="000000" w:fill="C5D9F1"/>
                <w:noWrap/>
                <w:vAlign w:val="bottom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rPrChange w:id="712" w:author="Palacherla, Susmitha C (NONUS)" w:date="2017-07-24T16:49:00Z">
                  <w:rPr>
                    <w:color w:val="000000"/>
                  </w:rPr>
                </w:rPrChange>
              </w:rPr>
            </w:pPr>
            <w:ins w:id="713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rPrChange w:id="714" w:author="Palacherla, Susmitha C (NONUS)" w:date="2017-07-24T16:49:00Z">
                    <w:rPr>
                      <w:color w:val="000000"/>
                    </w:rPr>
                  </w:rPrChange>
                </w:rPr>
                <w:t>Incorrect Change Categories</w:t>
              </w:r>
            </w:ins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tcPrChange w:id="715" w:author="Palacherla, Susmitha C (NONUS)" w:date="2017-07-24T15:58:00Z">
              <w:tcPr>
                <w:tcW w:w="723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4" w:space="0" w:color="auto"/>
                  <w:right w:val="single" w:sz="6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  <w:rPrChange w:id="716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717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718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x</w:t>
              </w:r>
            </w:ins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tcPrChange w:id="719" w:author="Palacherla, Susmitha C (NONUS)" w:date="2017-07-24T15:58:00Z">
              <w:tcPr>
                <w:tcW w:w="1498" w:type="dxa"/>
                <w:tcBorders>
                  <w:top w:val="single" w:sz="6" w:space="0" w:color="auto"/>
                  <w:left w:val="single" w:sz="6" w:space="0" w:color="auto"/>
                  <w:bottom w:val="single" w:sz="4" w:space="0" w:color="auto"/>
                  <w:right w:val="single" w:sz="6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  <w:rPrChange w:id="720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721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722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ICC</w:t>
              </w:r>
            </w:ins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tcPrChange w:id="723" w:author="Palacherla, Susmitha C (NONUS)" w:date="2017-07-24T15:58:00Z">
              <w:tcPr>
                <w:tcW w:w="876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4" w:space="0" w:color="auto"/>
                  <w:right w:val="single" w:sz="6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  <w:rPrChange w:id="724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725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726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Indirect non CSE</w:t>
              </w:r>
            </w:ins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tcPrChange w:id="727" w:author="Palacherla, Susmitha C (NONUS)" w:date="2017-07-24T15:58:00Z">
              <w:tcPr>
                <w:tcW w:w="569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4" w:space="0" w:color="auto"/>
                  <w:right w:val="single" w:sz="6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  <w:rPrChange w:id="728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729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730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Sup</w:t>
              </w:r>
            </w:ins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  <w:tcPrChange w:id="731" w:author="Palacherla, Susmitha C (NONUS)" w:date="2017-07-24T15:58:00Z">
              <w:tcPr>
                <w:tcW w:w="1035" w:type="dxa"/>
                <w:gridSpan w:val="2"/>
                <w:tcBorders>
                  <w:top w:val="single" w:sz="6" w:space="0" w:color="auto"/>
                  <w:left w:val="single" w:sz="6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</w:tcPr>
            </w:tcPrChange>
          </w:tcPr>
          <w:p w:rsidR="007768F7" w:rsidRPr="00FD2034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  <w:rPrChange w:id="732" w:author="Palacherla, Susmitha C (NONUS)" w:date="2017-07-24T16:49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733" w:author="Palacherla, Susmitha C (NONUS)" w:date="2017-07-24T15:58:00Z">
              <w:r w:rsidRPr="00FD2034">
                <w:rPr>
                  <w:rFonts w:ascii="Times New Roman" w:hAnsi="Times New Roman"/>
                  <w:color w:val="000000"/>
                  <w:sz w:val="16"/>
                  <w:szCs w:val="16"/>
                  <w:rPrChange w:id="734" w:author="Palacherla, Susmitha C (NONUS)" w:date="2017-07-24T16:49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ETS</w:t>
              </w:r>
            </w:ins>
          </w:p>
        </w:tc>
      </w:tr>
    </w:tbl>
    <w:p w:rsidR="002C3B04" w:rsidRPr="00FD203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35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A47122" w:rsidRPr="00FD2034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36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9D1884" w:rsidRPr="00FD2034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737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738" w:name="_Toc488681287"/>
      <w:r w:rsidRPr="00FD2034">
        <w:rPr>
          <w:rFonts w:ascii="Times New Roman" w:hAnsi="Times New Roman" w:cs="Times New Roman"/>
          <w:color w:val="auto"/>
          <w:sz w:val="22"/>
          <w:szCs w:val="22"/>
          <w:rPrChange w:id="739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Module List</w:t>
      </w:r>
      <w:bookmarkEnd w:id="738"/>
    </w:p>
    <w:p w:rsidR="009D1884" w:rsidRPr="00FD203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40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color w:val="000000" w:themeColor="text1"/>
          <w:sz w:val="20"/>
          <w:szCs w:val="20"/>
          <w:rPrChange w:id="741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SQL agent job</w:t>
      </w:r>
    </w:p>
    <w:p w:rsidR="009D1884" w:rsidRPr="00FD203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42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color w:val="000000" w:themeColor="text1"/>
          <w:sz w:val="20"/>
          <w:szCs w:val="20"/>
          <w:rPrChange w:id="743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SSIS Package</w:t>
      </w:r>
    </w:p>
    <w:p w:rsidR="009D1884" w:rsidRPr="00FD203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44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color w:val="000000" w:themeColor="text1"/>
          <w:sz w:val="20"/>
          <w:szCs w:val="20"/>
          <w:rPrChange w:id="745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Tables</w:t>
      </w:r>
    </w:p>
    <w:p w:rsidR="009D1884" w:rsidRPr="00FD203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46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color w:val="000000" w:themeColor="text1"/>
          <w:sz w:val="20"/>
          <w:szCs w:val="20"/>
          <w:rPrChange w:id="747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 xml:space="preserve">Procedures </w:t>
      </w:r>
    </w:p>
    <w:p w:rsidR="009D1884" w:rsidRPr="00FD203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48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9D1884" w:rsidRPr="00FD203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49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9D1884" w:rsidRPr="00FD2034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750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751" w:name="_Toc488681288"/>
      <w:r w:rsidRPr="00FD2034">
        <w:rPr>
          <w:rFonts w:ascii="Times New Roman" w:hAnsi="Times New Roman" w:cs="Times New Roman"/>
          <w:color w:val="auto"/>
          <w:sz w:val="22"/>
          <w:szCs w:val="22"/>
          <w:rPrChange w:id="752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Software and Hardware Interfaces</w:t>
      </w:r>
      <w:bookmarkEnd w:id="751"/>
    </w:p>
    <w:p w:rsidR="009D1884" w:rsidRPr="00FD2034" w:rsidRDefault="009D1884" w:rsidP="0027630C">
      <w:pPr>
        <w:pStyle w:val="Heading3"/>
        <w:rPr>
          <w:rFonts w:ascii="Times New Roman" w:hAnsi="Times New Roman" w:cs="Times New Roman"/>
          <w:color w:val="auto"/>
          <w:rPrChange w:id="753" w:author="Palacherla, Susmitha C (NONUS)" w:date="2017-07-24T16:49:00Z">
            <w:rPr>
              <w:color w:val="auto"/>
            </w:rPr>
          </w:rPrChange>
        </w:rPr>
      </w:pPr>
      <w:bookmarkStart w:id="754" w:name="_Toc488681289"/>
      <w:r w:rsidRPr="00FD2034">
        <w:rPr>
          <w:rFonts w:ascii="Times New Roman" w:hAnsi="Times New Roman" w:cs="Times New Roman"/>
          <w:color w:val="auto"/>
          <w:rPrChange w:id="755" w:author="Palacherla, Susmitha C (NONUS)" w:date="2017-07-24T16:49:00Z">
            <w:rPr>
              <w:color w:val="auto"/>
            </w:rPr>
          </w:rPrChange>
        </w:rPr>
        <w:t>Software</w:t>
      </w:r>
      <w:bookmarkEnd w:id="754"/>
    </w:p>
    <w:p w:rsidR="009D1884" w:rsidRPr="00FD203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56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color w:val="000000" w:themeColor="text1"/>
          <w:sz w:val="20"/>
          <w:szCs w:val="20"/>
          <w:rPrChange w:id="757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SQL Server 2008 R2 SP1 Suite</w:t>
      </w:r>
    </w:p>
    <w:p w:rsidR="009D1884" w:rsidRPr="00FD203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58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9D1884" w:rsidRPr="00FD2034" w:rsidRDefault="009D1884" w:rsidP="0027630C">
      <w:pPr>
        <w:pStyle w:val="Heading3"/>
        <w:rPr>
          <w:rFonts w:ascii="Times New Roman" w:hAnsi="Times New Roman" w:cs="Times New Roman"/>
          <w:color w:val="auto"/>
          <w:rPrChange w:id="759" w:author="Palacherla, Susmitha C (NONUS)" w:date="2017-07-24T16:49:00Z">
            <w:rPr>
              <w:color w:val="auto"/>
            </w:rPr>
          </w:rPrChange>
        </w:rPr>
      </w:pPr>
      <w:bookmarkStart w:id="760" w:name="_Toc488681290"/>
      <w:r w:rsidRPr="00FD2034">
        <w:rPr>
          <w:rFonts w:ascii="Times New Roman" w:hAnsi="Times New Roman" w:cs="Times New Roman"/>
          <w:color w:val="auto"/>
          <w:rPrChange w:id="761" w:author="Palacherla, Susmitha C (NONUS)" w:date="2017-07-24T16:49:00Z">
            <w:rPr>
              <w:color w:val="auto"/>
            </w:rPr>
          </w:rPrChange>
        </w:rPr>
        <w:t>Hardware</w:t>
      </w:r>
      <w:bookmarkEnd w:id="760"/>
    </w:p>
    <w:p w:rsidR="009D1884" w:rsidRPr="00FD203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62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color w:val="000000" w:themeColor="text1"/>
          <w:sz w:val="20"/>
          <w:szCs w:val="20"/>
          <w:rPrChange w:id="763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VRIVFSSDBT02\SCORD01,1437 – Dev DB Instance</w:t>
      </w:r>
    </w:p>
    <w:p w:rsidR="009D1884" w:rsidRPr="00FD203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64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color w:val="000000" w:themeColor="text1"/>
          <w:sz w:val="20"/>
          <w:szCs w:val="20"/>
          <w:rPrChange w:id="765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VRIVFSSDBT02\SCORT01,1438 – Test DB Instance</w:t>
      </w:r>
    </w:p>
    <w:p w:rsidR="009D1884" w:rsidRPr="00FD203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66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color w:val="000000" w:themeColor="text1"/>
          <w:sz w:val="20"/>
          <w:szCs w:val="20"/>
          <w:rPrChange w:id="767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VDENSSDBP07\SCORP01 – Prod DB Instance</w:t>
      </w:r>
    </w:p>
    <w:p w:rsidR="009D1884" w:rsidRPr="00FD2034" w:rsidRDefault="00DD7889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68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FD2034">
        <w:rPr>
          <w:rFonts w:ascii="Times New Roman" w:hAnsi="Times New Roman"/>
          <w:rPrChange w:id="769" w:author="Palacherla, Susmitha C (NONUS)" w:date="2017-07-24T16:49:00Z">
            <w:rPr/>
          </w:rPrChange>
        </w:rPr>
        <w:fldChar w:fldCharType="begin"/>
      </w:r>
      <w:r w:rsidRPr="00FD2034">
        <w:rPr>
          <w:rFonts w:ascii="Times New Roman" w:hAnsi="Times New Roman"/>
          <w:rPrChange w:id="770" w:author="Palacherla, Susmitha C (NONUS)" w:date="2017-07-24T16:49:00Z">
            <w:rPr/>
          </w:rPrChange>
        </w:rPr>
        <w:instrText xml:space="preserve"> HYPERLINK "file:///\\\\VRIVSCORS01\\BCC%20Scorecards\\" </w:instrText>
      </w:r>
      <w:r w:rsidRPr="00FD2034">
        <w:rPr>
          <w:rFonts w:ascii="Times New Roman" w:hAnsi="Times New Roman"/>
          <w:rPrChange w:id="771" w:author="Palacherla, Susmitha C (NONUS)" w:date="2017-07-24T16:49:00Z">
            <w:rPr/>
          </w:rPrChange>
        </w:rPr>
        <w:fldChar w:fldCharType="separate"/>
      </w:r>
      <w:r w:rsidR="009D1884" w:rsidRPr="00FD2034">
        <w:rPr>
          <w:rStyle w:val="Hyperlink"/>
          <w:rFonts w:ascii="Times New Roman" w:hAnsi="Times New Roman"/>
          <w:sz w:val="20"/>
          <w:szCs w:val="20"/>
          <w:rPrChange w:id="772" w:author="Palacherla, Susmitha C (NONUS)" w:date="2017-07-24T16:49:00Z">
            <w:rPr>
              <w:rStyle w:val="Hyperlink"/>
              <w:rFonts w:ascii="Verdana" w:hAnsi="Verdana" w:cs="Segoe UI"/>
              <w:sz w:val="20"/>
              <w:szCs w:val="20"/>
            </w:rPr>
          </w:rPrChange>
        </w:rPr>
        <w:t>\\VRIVSCORS01\BCC Scorecards\</w:t>
      </w:r>
      <w:r w:rsidRPr="00FD2034">
        <w:rPr>
          <w:rStyle w:val="Hyperlink"/>
          <w:rFonts w:ascii="Times New Roman" w:hAnsi="Times New Roman"/>
          <w:sz w:val="20"/>
          <w:szCs w:val="20"/>
          <w:rPrChange w:id="773" w:author="Palacherla, Susmitha C (NONUS)" w:date="2017-07-24T16:49:00Z">
            <w:rPr>
              <w:rStyle w:val="Hyperlink"/>
              <w:rFonts w:ascii="Verdana" w:hAnsi="Verdana" w:cs="Segoe UI"/>
              <w:sz w:val="20"/>
              <w:szCs w:val="20"/>
            </w:rPr>
          </w:rPrChange>
        </w:rPr>
        <w:fldChar w:fldCharType="end"/>
      </w:r>
      <w:r w:rsidR="009D1884" w:rsidRPr="00FD2034">
        <w:rPr>
          <w:rFonts w:ascii="Times New Roman" w:hAnsi="Times New Roman"/>
          <w:color w:val="000000" w:themeColor="text1"/>
          <w:sz w:val="20"/>
          <w:szCs w:val="20"/>
          <w:rPrChange w:id="774" w:author="Palacherla, Susmitha C (NONUS)" w:date="2017-07-24T16:49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 xml:space="preserve"> - File staging share</w:t>
      </w:r>
    </w:p>
    <w:p w:rsidR="009D1884" w:rsidRPr="00FD203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75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9D1884" w:rsidRPr="00FD203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76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9D1884" w:rsidRPr="00FD2034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777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778" w:name="_Toc488681291"/>
      <w:r w:rsidRPr="00FD2034">
        <w:rPr>
          <w:rFonts w:ascii="Times New Roman" w:hAnsi="Times New Roman" w:cs="Times New Roman"/>
          <w:color w:val="auto"/>
          <w:sz w:val="22"/>
          <w:szCs w:val="22"/>
          <w:rPrChange w:id="779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Users</w:t>
      </w:r>
      <w:bookmarkEnd w:id="778"/>
      <w:r w:rsidRPr="00FD2034">
        <w:rPr>
          <w:rFonts w:ascii="Times New Roman" w:hAnsi="Times New Roman" w:cs="Times New Roman"/>
          <w:color w:val="auto"/>
          <w:sz w:val="22"/>
          <w:szCs w:val="22"/>
          <w:rPrChange w:id="780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 xml:space="preserve"> </w:t>
      </w:r>
    </w:p>
    <w:p w:rsidR="00C86D30" w:rsidRPr="00FD2034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  <w:rPrChange w:id="781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FD2034">
        <w:rPr>
          <w:rFonts w:ascii="Times New Roman" w:hAnsi="Times New Roman"/>
          <w:color w:val="000000" w:themeColor="text1"/>
          <w:rPrChange w:id="782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first </w:t>
      </w:r>
      <w:r w:rsidR="00B41F6B" w:rsidRPr="00FD2034">
        <w:rPr>
          <w:rFonts w:ascii="Times New Roman" w:hAnsi="Times New Roman"/>
          <w:color w:val="000000" w:themeColor="text1"/>
          <w:rPrChange w:id="783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set of </w:t>
      </w:r>
      <w:r w:rsidRPr="00FD2034">
        <w:rPr>
          <w:rFonts w:ascii="Times New Roman" w:hAnsi="Times New Roman"/>
          <w:color w:val="000000" w:themeColor="text1"/>
          <w:rPrChange w:id="784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user</w:t>
      </w:r>
      <w:r w:rsidR="00B41F6B" w:rsidRPr="00FD2034">
        <w:rPr>
          <w:rFonts w:ascii="Times New Roman" w:hAnsi="Times New Roman"/>
          <w:color w:val="000000" w:themeColor="text1"/>
          <w:rPrChange w:id="785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s</w:t>
      </w:r>
      <w:r w:rsidRPr="00FD2034">
        <w:rPr>
          <w:rFonts w:ascii="Times New Roman" w:hAnsi="Times New Roman"/>
          <w:color w:val="000000" w:themeColor="text1"/>
          <w:rPrChange w:id="786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for the </w:t>
      </w:r>
      <w:r w:rsidR="002B2AA9" w:rsidRPr="00FD2034">
        <w:rPr>
          <w:rFonts w:ascii="Times New Roman" w:hAnsi="Times New Roman"/>
          <w:color w:val="000000" w:themeColor="text1"/>
          <w:rPrChange w:id="787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ETS</w:t>
      </w:r>
      <w:r w:rsidRPr="00FD2034">
        <w:rPr>
          <w:rFonts w:ascii="Times New Roman" w:hAnsi="Times New Roman"/>
          <w:color w:val="000000" w:themeColor="text1"/>
          <w:rPrChange w:id="788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records loaded into </w:t>
      </w:r>
      <w:r w:rsidR="00B41F6B" w:rsidRPr="00FD2034">
        <w:rPr>
          <w:rFonts w:ascii="Times New Roman" w:hAnsi="Times New Roman"/>
          <w:color w:val="000000" w:themeColor="text1"/>
          <w:rPrChange w:id="789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eCL database are the </w:t>
      </w:r>
      <w:r w:rsidR="002B2AA9" w:rsidRPr="00FD2034">
        <w:rPr>
          <w:rFonts w:ascii="Times New Roman" w:hAnsi="Times New Roman"/>
          <w:color w:val="000000" w:themeColor="text1"/>
          <w:rPrChange w:id="790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second</w:t>
      </w:r>
      <w:r w:rsidR="00872820" w:rsidRPr="00FD2034">
        <w:rPr>
          <w:rFonts w:ascii="Times New Roman" w:hAnsi="Times New Roman"/>
          <w:color w:val="000000" w:themeColor="text1"/>
          <w:rPrChange w:id="791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level users (immediate supervi</w:t>
      </w:r>
      <w:r w:rsidR="002B2AA9" w:rsidRPr="00FD2034">
        <w:rPr>
          <w:rFonts w:ascii="Times New Roman" w:hAnsi="Times New Roman"/>
          <w:color w:val="000000" w:themeColor="text1"/>
          <w:rPrChange w:id="792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s</w:t>
      </w:r>
      <w:r w:rsidR="00872820" w:rsidRPr="00FD2034">
        <w:rPr>
          <w:rFonts w:ascii="Times New Roman" w:hAnsi="Times New Roman"/>
          <w:color w:val="000000" w:themeColor="text1"/>
          <w:rPrChange w:id="793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o</w:t>
      </w:r>
      <w:r w:rsidR="002B2AA9" w:rsidRPr="00FD2034">
        <w:rPr>
          <w:rFonts w:ascii="Times New Roman" w:hAnsi="Times New Roman"/>
          <w:color w:val="000000" w:themeColor="text1"/>
          <w:rPrChange w:id="794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rs)</w:t>
      </w:r>
      <w:r w:rsidR="00B41F6B" w:rsidRPr="00FD2034">
        <w:rPr>
          <w:rFonts w:ascii="Times New Roman" w:hAnsi="Times New Roman"/>
          <w:color w:val="000000" w:themeColor="text1"/>
          <w:rPrChange w:id="795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as all records have default state of ‘Pending </w:t>
      </w:r>
      <w:r w:rsidR="002B2AA9" w:rsidRPr="00FD2034">
        <w:rPr>
          <w:rFonts w:ascii="Times New Roman" w:hAnsi="Times New Roman"/>
          <w:color w:val="000000" w:themeColor="text1"/>
          <w:rPrChange w:id="796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Supervisor </w:t>
      </w:r>
      <w:r w:rsidR="00B41F6B" w:rsidRPr="00FD2034">
        <w:rPr>
          <w:rFonts w:ascii="Times New Roman" w:hAnsi="Times New Roman"/>
          <w:color w:val="000000" w:themeColor="text1"/>
          <w:rPrChange w:id="797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Review’ at the time of the load.</w:t>
      </w:r>
    </w:p>
    <w:p w:rsidR="00B41F6B" w:rsidRPr="00FD2034" w:rsidRDefault="00B41F6B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  <w:rPrChange w:id="798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FD2034">
        <w:rPr>
          <w:rFonts w:ascii="Times New Roman" w:hAnsi="Times New Roman"/>
          <w:color w:val="000000" w:themeColor="text1"/>
          <w:rPrChange w:id="799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After a</w:t>
      </w:r>
      <w:r w:rsidR="002B2AA9" w:rsidRPr="00FD2034">
        <w:rPr>
          <w:rFonts w:ascii="Times New Roman" w:hAnsi="Times New Roman"/>
          <w:color w:val="000000" w:themeColor="text1"/>
          <w:rPrChange w:id="800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Supervisor</w:t>
      </w:r>
      <w:r w:rsidRPr="00FD2034">
        <w:rPr>
          <w:rFonts w:ascii="Times New Roman" w:hAnsi="Times New Roman"/>
          <w:color w:val="000000" w:themeColor="text1"/>
          <w:rPrChange w:id="801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reviews the log and </w:t>
      </w:r>
      <w:r w:rsidR="002B2AA9" w:rsidRPr="00FD2034">
        <w:rPr>
          <w:rFonts w:ascii="Times New Roman" w:hAnsi="Times New Roman"/>
          <w:color w:val="000000" w:themeColor="text1"/>
          <w:rPrChange w:id="802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enters Coaching Notes the log goes to ‘Pending Employee Review’ for Employee acknowledgement. After Employee review </w:t>
      </w:r>
      <w:proofErr w:type="spellStart"/>
      <w:r w:rsidR="002B2AA9" w:rsidRPr="00FD2034">
        <w:rPr>
          <w:rFonts w:ascii="Times New Roman" w:hAnsi="Times New Roman"/>
          <w:color w:val="000000" w:themeColor="text1"/>
          <w:rPrChange w:id="803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eCLs</w:t>
      </w:r>
      <w:proofErr w:type="spellEnd"/>
      <w:r w:rsidR="002B2AA9" w:rsidRPr="00FD2034">
        <w:rPr>
          <w:rFonts w:ascii="Times New Roman" w:hAnsi="Times New Roman"/>
          <w:color w:val="000000" w:themeColor="text1"/>
          <w:rPrChange w:id="804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enter Completed state.</w:t>
      </w:r>
    </w:p>
    <w:p w:rsidR="00B41F6B" w:rsidRPr="00FD2034" w:rsidRDefault="002B2AA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  <w:rPrChange w:id="805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FD2034">
        <w:rPr>
          <w:rFonts w:ascii="Times New Roman" w:hAnsi="Times New Roman"/>
          <w:color w:val="000000" w:themeColor="text1"/>
          <w:rPrChange w:id="806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 xml:space="preserve">Second and Third level users </w:t>
      </w:r>
      <w:r w:rsidR="00B41F6B" w:rsidRPr="00FD2034">
        <w:rPr>
          <w:rFonts w:ascii="Times New Roman" w:hAnsi="Times New Roman"/>
          <w:color w:val="000000" w:themeColor="text1"/>
          <w:rPrChange w:id="807" w:author="Palacherla, Susmitha C (NONUS)" w:date="2017-07-24T16:49:00Z">
            <w:rPr>
              <w:rFonts w:asciiTheme="minorHAnsi" w:hAnsiTheme="minorHAnsi" w:cs="Segoe UI"/>
              <w:color w:val="000000" w:themeColor="text1"/>
            </w:rPr>
          </w:rPrChange>
        </w:rPr>
        <w:t>will be able to access the logs from the historical Dashboards.</w:t>
      </w:r>
    </w:p>
    <w:p w:rsidR="009D1884" w:rsidRPr="00FD203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808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color w:val="000000" w:themeColor="text1"/>
          <w:sz w:val="20"/>
          <w:szCs w:val="20"/>
          <w:rPrChange w:id="809" w:author="Palacherla, Susmitha C (NONUS)" w:date="2017-07-24T16:49:00Z">
            <w:rPr>
              <w:rFonts w:ascii="Verdana" w:hAnsi="Verdana"/>
              <w:color w:val="000000" w:themeColor="text1"/>
              <w:sz w:val="20"/>
              <w:szCs w:val="20"/>
            </w:rPr>
          </w:rPrChange>
        </w:rPr>
        <w:t xml:space="preserve">     </w:t>
      </w:r>
    </w:p>
    <w:p w:rsidR="00A47122" w:rsidRPr="00FD2034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810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6F770C" w:rsidRPr="00FD2034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rPrChange w:id="811" w:author="Palacherla, Susmitha C (NONUS)" w:date="2017-07-24T16:49:00Z">
            <w:rPr>
              <w:color w:val="auto"/>
            </w:rPr>
          </w:rPrChange>
        </w:rPr>
      </w:pPr>
      <w:bookmarkStart w:id="812" w:name="_Toc488681292"/>
      <w:r w:rsidRPr="00FD2034">
        <w:rPr>
          <w:rFonts w:ascii="Times New Roman" w:hAnsi="Times New Roman" w:cs="Times New Roman"/>
          <w:color w:val="auto"/>
          <w:rPrChange w:id="813" w:author="Palacherla, Susmitha C (NONUS)" w:date="2017-07-24T16:49:00Z">
            <w:rPr>
              <w:color w:val="auto"/>
            </w:rPr>
          </w:rPrChange>
        </w:rPr>
        <w:lastRenderedPageBreak/>
        <w:t>Details</w:t>
      </w:r>
      <w:bookmarkEnd w:id="812"/>
    </w:p>
    <w:p w:rsidR="006F770C" w:rsidRPr="00FD2034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  <w:rPrChange w:id="814" w:author="Palacherla, Susmitha C (NONUS)" w:date="2017-07-24T16:49:00Z">
            <w:rPr>
              <w:vanish/>
            </w:rPr>
          </w:rPrChange>
        </w:rPr>
      </w:pPr>
    </w:p>
    <w:p w:rsidR="006F770C" w:rsidRPr="00FD2034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  <w:rPrChange w:id="815" w:author="Palacherla, Susmitha C (NONUS)" w:date="2017-07-24T16:49:00Z">
            <w:rPr>
              <w:vanish/>
            </w:rPr>
          </w:rPrChange>
        </w:rPr>
      </w:pPr>
    </w:p>
    <w:p w:rsidR="0027630C" w:rsidRPr="00FD2034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  <w:rPrChange w:id="816" w:author="Palacherla, Susmitha C (NONUS)" w:date="2017-07-24T16:49:00Z">
            <w:rPr>
              <w:rFonts w:eastAsiaTheme="majorEastAsia"/>
              <w:b/>
              <w:bCs/>
              <w:vanish/>
            </w:rPr>
          </w:rPrChange>
        </w:rPr>
      </w:pPr>
      <w:bookmarkStart w:id="817" w:name="_Toc387654370"/>
      <w:bookmarkStart w:id="818" w:name="_Toc387758815"/>
      <w:bookmarkStart w:id="819" w:name="_Toc387821326"/>
      <w:bookmarkStart w:id="820" w:name="_Toc387821375"/>
      <w:bookmarkStart w:id="821" w:name="_Toc403988963"/>
      <w:bookmarkStart w:id="822" w:name="_Toc404161682"/>
      <w:bookmarkStart w:id="823" w:name="_Toc408840515"/>
      <w:bookmarkStart w:id="824" w:name="_Toc488678332"/>
      <w:bookmarkStart w:id="825" w:name="_Toc488681049"/>
      <w:bookmarkStart w:id="826" w:name="_Toc488681262"/>
      <w:bookmarkStart w:id="827" w:name="_Toc488681293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</w:p>
    <w:p w:rsidR="0027630C" w:rsidRPr="00FD2034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  <w:rPrChange w:id="828" w:author="Palacherla, Susmitha C (NONUS)" w:date="2017-07-24T16:49:00Z">
            <w:rPr>
              <w:rFonts w:eastAsiaTheme="majorEastAsia"/>
              <w:b/>
              <w:bCs/>
              <w:vanish/>
            </w:rPr>
          </w:rPrChange>
        </w:rPr>
      </w:pPr>
      <w:bookmarkStart w:id="829" w:name="_Toc387654371"/>
      <w:bookmarkStart w:id="830" w:name="_Toc387758816"/>
      <w:bookmarkStart w:id="831" w:name="_Toc387821327"/>
      <w:bookmarkStart w:id="832" w:name="_Toc387821376"/>
      <w:bookmarkStart w:id="833" w:name="_Toc403988964"/>
      <w:bookmarkStart w:id="834" w:name="_Toc404161683"/>
      <w:bookmarkStart w:id="835" w:name="_Toc408840516"/>
      <w:bookmarkStart w:id="836" w:name="_Toc488678333"/>
      <w:bookmarkStart w:id="837" w:name="_Toc488681050"/>
      <w:bookmarkStart w:id="838" w:name="_Toc488681263"/>
      <w:bookmarkStart w:id="839" w:name="_Toc488681294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</w:p>
    <w:p w:rsidR="006F770C" w:rsidRPr="00FD2034" w:rsidRDefault="006F770C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840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841" w:name="_Toc488681295"/>
      <w:r w:rsidRPr="00FD2034">
        <w:rPr>
          <w:rFonts w:ascii="Times New Roman" w:hAnsi="Times New Roman" w:cs="Times New Roman"/>
          <w:color w:val="auto"/>
          <w:sz w:val="22"/>
          <w:szCs w:val="22"/>
          <w:rPrChange w:id="842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Source Files</w:t>
      </w:r>
      <w:bookmarkEnd w:id="841"/>
    </w:p>
    <w:p w:rsidR="006F770C" w:rsidRPr="00FD2034" w:rsidRDefault="00E64317" w:rsidP="0096572D">
      <w:pPr>
        <w:ind w:left="720"/>
        <w:rPr>
          <w:rFonts w:ascii="Times New Roman" w:hAnsi="Times New Roman"/>
          <w:rPrChange w:id="843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844" w:author="Palacherla, Susmitha C (NONUS)" w:date="2017-07-24T16:49:00Z">
            <w:rPr/>
          </w:rPrChange>
        </w:rPr>
        <w:t>eCL_</w:t>
      </w:r>
      <w:r w:rsidR="00872820" w:rsidRPr="00FD2034">
        <w:rPr>
          <w:rFonts w:ascii="Times New Roman" w:hAnsi="Times New Roman"/>
          <w:rPrChange w:id="845" w:author="Palacherla, Susmitha C (NONUS)" w:date="2017-07-24T16:49:00Z">
            <w:rPr/>
          </w:rPrChange>
        </w:rPr>
        <w:t>ETS</w:t>
      </w:r>
      <w:r w:rsidRPr="00FD2034">
        <w:rPr>
          <w:rFonts w:ascii="Times New Roman" w:hAnsi="Times New Roman"/>
          <w:rPrChange w:id="846" w:author="Palacherla, Susmitha C (NONUS)" w:date="2017-07-24T16:49:00Z">
            <w:rPr/>
          </w:rPrChange>
        </w:rPr>
        <w:t>_Feed_</w:t>
      </w:r>
      <w:proofErr w:type="gramStart"/>
      <w:r w:rsidRPr="00FD2034">
        <w:rPr>
          <w:rFonts w:ascii="Times New Roman" w:hAnsi="Times New Roman"/>
          <w:rPrChange w:id="847" w:author="Palacherla, Susmitha C (NONUS)" w:date="2017-07-24T16:49:00Z">
            <w:rPr/>
          </w:rPrChange>
        </w:rPr>
        <w:t>XX</w:t>
      </w:r>
      <w:r w:rsidR="00872820" w:rsidRPr="00FD2034">
        <w:rPr>
          <w:rFonts w:ascii="Times New Roman" w:hAnsi="Times New Roman"/>
          <w:rPrChange w:id="848" w:author="Palacherla, Susmitha C (NONUS)" w:date="2017-07-24T16:49:00Z">
            <w:rPr/>
          </w:rPrChange>
        </w:rPr>
        <w:t>(</w:t>
      </w:r>
      <w:proofErr w:type="gramEnd"/>
      <w:r w:rsidRPr="00FD2034">
        <w:rPr>
          <w:rFonts w:ascii="Times New Roman" w:hAnsi="Times New Roman"/>
          <w:rPrChange w:id="849" w:author="Palacherla, Susmitha C (NONUS)" w:date="2017-07-24T16:49:00Z">
            <w:rPr/>
          </w:rPrChange>
        </w:rPr>
        <w:t>X</w:t>
      </w:r>
      <w:r w:rsidR="00872820" w:rsidRPr="00FD2034">
        <w:rPr>
          <w:rFonts w:ascii="Times New Roman" w:hAnsi="Times New Roman"/>
          <w:rPrChange w:id="850" w:author="Palacherla, Susmitha C (NONUS)" w:date="2017-07-24T16:49:00Z">
            <w:rPr/>
          </w:rPrChange>
        </w:rPr>
        <w:t>X)(A)</w:t>
      </w:r>
      <w:r w:rsidR="00F56A29" w:rsidRPr="00FD2034">
        <w:rPr>
          <w:rFonts w:ascii="Times New Roman" w:hAnsi="Times New Roman"/>
          <w:rPrChange w:id="851" w:author="Palacherla, Susmitha C (NONUS)" w:date="2017-07-24T16:49:00Z">
            <w:rPr/>
          </w:rPrChange>
        </w:rPr>
        <w:t>yyyymmdd</w:t>
      </w:r>
      <w:r w:rsidRPr="00FD2034">
        <w:rPr>
          <w:rFonts w:ascii="Times New Roman" w:hAnsi="Times New Roman"/>
          <w:rPrChange w:id="852" w:author="Palacherla, Susmitha C (NONUS)" w:date="2017-07-24T16:49:00Z">
            <w:rPr/>
          </w:rPrChange>
        </w:rPr>
        <w:t xml:space="preserve">.csv where </w:t>
      </w:r>
      <w:r w:rsidR="00872820" w:rsidRPr="00FD2034">
        <w:rPr>
          <w:rFonts w:ascii="Times New Roman" w:hAnsi="Times New Roman"/>
          <w:rPrChange w:id="853" w:author="Palacherla, Susmitha C (NONUS)" w:date="2017-07-24T16:49:00Z">
            <w:rPr/>
          </w:rPrChange>
        </w:rPr>
        <w:t xml:space="preserve"> XX(XX) stands for the 2-4 letter acronym used by the report </w:t>
      </w:r>
      <w:r w:rsidRPr="00FD2034">
        <w:rPr>
          <w:rFonts w:ascii="Times New Roman" w:hAnsi="Times New Roman"/>
          <w:rPrChange w:id="854" w:author="Palacherla, Susmitha C (NONUS)" w:date="2017-07-24T16:49:00Z">
            <w:rPr/>
          </w:rPrChange>
        </w:rPr>
        <w:t xml:space="preserve">for the </w:t>
      </w:r>
      <w:r w:rsidR="00B77C83" w:rsidRPr="00FD2034">
        <w:rPr>
          <w:rFonts w:ascii="Times New Roman" w:hAnsi="Times New Roman"/>
          <w:rPrChange w:id="855" w:author="Palacherla, Susmitha C (NONUS)" w:date="2017-07-24T16:49:00Z">
            <w:rPr/>
          </w:rPrChange>
        </w:rPr>
        <w:t>Report Type for non-Compliance Reports</w:t>
      </w:r>
    </w:p>
    <w:p w:rsidR="00B77C83" w:rsidRPr="00FD2034" w:rsidRDefault="00B77C83" w:rsidP="00B77C83">
      <w:pPr>
        <w:ind w:left="720"/>
        <w:rPr>
          <w:rFonts w:ascii="Times New Roman" w:hAnsi="Times New Roman"/>
          <w:rPrChange w:id="856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857" w:author="Palacherla, Susmitha C (NONUS)" w:date="2017-07-24T16:49:00Z">
            <w:rPr/>
          </w:rPrChange>
        </w:rPr>
        <w:t>eCL_Compliance_ETS_Feed_XX(XX)(A)yyyymmdd.csv where  XX(XX) stands for the 2-4 letter acronym used by the report for the Report Type for Compliance Reports (OAE and OAS)</w:t>
      </w:r>
    </w:p>
    <w:p w:rsidR="00B77C83" w:rsidRPr="00FD2034" w:rsidRDefault="00B77C83" w:rsidP="0096572D">
      <w:pPr>
        <w:ind w:left="720"/>
        <w:rPr>
          <w:rFonts w:ascii="Times New Roman" w:hAnsi="Times New Roman"/>
          <w:rPrChange w:id="858" w:author="Palacherla, Susmitha C (NONUS)" w:date="2017-07-24T16:49:00Z">
            <w:rPr/>
          </w:rPrChange>
        </w:rPr>
      </w:pPr>
    </w:p>
    <w:p w:rsidR="00C74EEA" w:rsidRPr="00FD2034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59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860" w:author="Palacherla, Susmitha C (NONUS)" w:date="2017-07-24T16:49:00Z">
            <w:rPr/>
          </w:rPrChange>
        </w:rPr>
        <w:t xml:space="preserve">Description: </w:t>
      </w:r>
      <w:r w:rsidR="00CB4F01" w:rsidRPr="00FD2034">
        <w:rPr>
          <w:rFonts w:ascii="Times New Roman" w:hAnsi="Times New Roman"/>
          <w:rPrChange w:id="861" w:author="Palacherla, Susmitha C (NONUS)" w:date="2017-07-24T16:49:00Z">
            <w:rPr/>
          </w:rPrChange>
        </w:rPr>
        <w:t>Files containing ETS system infractions by time card owners and approvers.</w:t>
      </w:r>
    </w:p>
    <w:p w:rsidR="00C74EEA" w:rsidRPr="00FD2034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62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863" w:author="Palacherla, Susmitha C (NONUS)" w:date="2017-07-24T16:49:00Z">
            <w:rPr/>
          </w:rPrChange>
        </w:rPr>
        <w:t>Source s</w:t>
      </w:r>
      <w:r w:rsidR="00E64317" w:rsidRPr="00FD2034">
        <w:rPr>
          <w:rFonts w:ascii="Times New Roman" w:hAnsi="Times New Roman"/>
          <w:rPrChange w:id="864" w:author="Palacherla, Susmitha C (NONUS)" w:date="2017-07-24T16:49:00Z">
            <w:rPr/>
          </w:rPrChange>
        </w:rPr>
        <w:t xml:space="preserve">ystem: </w:t>
      </w:r>
      <w:r w:rsidR="00CB4F01" w:rsidRPr="00FD2034">
        <w:rPr>
          <w:rFonts w:ascii="Times New Roman" w:hAnsi="Times New Roman"/>
          <w:rPrChange w:id="865" w:author="Palacherla, Susmitha C (NONUS)" w:date="2017-07-24T16:49:00Z">
            <w:rPr/>
          </w:rPrChange>
        </w:rPr>
        <w:t>ETS</w:t>
      </w:r>
    </w:p>
    <w:p w:rsidR="00C74EEA" w:rsidRPr="00FD2034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66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867" w:author="Palacherla, Susmitha C (NONUS)" w:date="2017-07-24T16:49:00Z">
            <w:rPr/>
          </w:rPrChange>
        </w:rPr>
        <w:t xml:space="preserve">Staging location: </w:t>
      </w:r>
      <w:r w:rsidR="00DD7889" w:rsidRPr="00FD2034">
        <w:rPr>
          <w:rFonts w:ascii="Times New Roman" w:hAnsi="Times New Roman"/>
          <w:rPrChange w:id="868" w:author="Palacherla, Susmitha C (NONUS)" w:date="2017-07-24T16:49:00Z">
            <w:rPr/>
          </w:rPrChange>
        </w:rPr>
        <w:fldChar w:fldCharType="begin"/>
      </w:r>
      <w:r w:rsidR="00DD7889" w:rsidRPr="00FD2034">
        <w:rPr>
          <w:rFonts w:ascii="Times New Roman" w:hAnsi="Times New Roman"/>
          <w:rPrChange w:id="869" w:author="Palacherla, Susmitha C (NONUS)" w:date="2017-07-24T16:49:00Z">
            <w:rPr/>
          </w:rPrChange>
        </w:rPr>
        <w:instrText xml:space="preserve"> HYPERLINK "file:///\\\\vrivscors01\\BCC%20Scorecards\\Coaching\\ETS\\" </w:instrText>
      </w:r>
      <w:r w:rsidR="00DD7889" w:rsidRPr="00FD2034">
        <w:rPr>
          <w:rFonts w:ascii="Times New Roman" w:hAnsi="Times New Roman"/>
          <w:rPrChange w:id="870" w:author="Palacherla, Susmitha C (NONUS)" w:date="2017-07-24T16:49:00Z">
            <w:rPr/>
          </w:rPrChange>
        </w:rPr>
        <w:fldChar w:fldCharType="separate"/>
      </w:r>
      <w:r w:rsidR="00CB4F01" w:rsidRPr="00FD2034">
        <w:rPr>
          <w:rStyle w:val="Hyperlink"/>
          <w:rFonts w:ascii="Times New Roman" w:hAnsi="Times New Roman"/>
          <w:rPrChange w:id="871" w:author="Palacherla, Susmitha C (NONUS)" w:date="2017-07-24T16:49:00Z">
            <w:rPr>
              <w:rStyle w:val="Hyperlink"/>
            </w:rPr>
          </w:rPrChange>
        </w:rPr>
        <w:t>\\vrivscors01\BCC Scorecards\Coaching\ETS\</w:t>
      </w:r>
      <w:r w:rsidR="00DD7889" w:rsidRPr="00FD2034">
        <w:rPr>
          <w:rStyle w:val="Hyperlink"/>
          <w:rFonts w:ascii="Times New Roman" w:hAnsi="Times New Roman"/>
          <w:rPrChange w:id="872" w:author="Palacherla, Susmitha C (NONUS)" w:date="2017-07-24T16:49:00Z">
            <w:rPr>
              <w:rStyle w:val="Hyperlink"/>
            </w:rPr>
          </w:rPrChange>
        </w:rPr>
        <w:fldChar w:fldCharType="end"/>
      </w:r>
    </w:p>
    <w:p w:rsidR="00E64317" w:rsidRPr="00FD2034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73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874" w:author="Palacherla, Susmitha C (NONUS)" w:date="2017-07-24T16:49:00Z">
            <w:rPr/>
          </w:rPrChange>
        </w:rPr>
        <w:t>File name</w:t>
      </w:r>
      <w:r w:rsidR="00B77C83" w:rsidRPr="00FD2034">
        <w:rPr>
          <w:rFonts w:ascii="Times New Roman" w:hAnsi="Times New Roman"/>
          <w:rPrChange w:id="875" w:author="Palacherla, Susmitha C (NONUS)" w:date="2017-07-24T16:49:00Z">
            <w:rPr/>
          </w:rPrChange>
        </w:rPr>
        <w:t>(s)</w:t>
      </w:r>
      <w:r w:rsidR="00E64317" w:rsidRPr="00FD2034">
        <w:rPr>
          <w:rFonts w:ascii="Times New Roman" w:hAnsi="Times New Roman"/>
          <w:rPrChange w:id="876" w:author="Palacherla, Susmitha C (NONUS)" w:date="2017-07-24T16:49:00Z">
            <w:rPr/>
          </w:rPrChange>
        </w:rPr>
        <w:t xml:space="preserve"> eCL_</w:t>
      </w:r>
      <w:r w:rsidR="002C13F0" w:rsidRPr="00FD2034">
        <w:rPr>
          <w:rFonts w:ascii="Times New Roman" w:hAnsi="Times New Roman"/>
          <w:rPrChange w:id="877" w:author="Palacherla, Susmitha C (NONUS)" w:date="2017-07-24T16:49:00Z">
            <w:rPr/>
          </w:rPrChange>
        </w:rPr>
        <w:t>ETS</w:t>
      </w:r>
      <w:r w:rsidR="00E64317" w:rsidRPr="00FD2034">
        <w:rPr>
          <w:rFonts w:ascii="Times New Roman" w:hAnsi="Times New Roman"/>
          <w:rPrChange w:id="878" w:author="Palacherla, Susmitha C (NONUS)" w:date="2017-07-24T16:49:00Z">
            <w:rPr/>
          </w:rPrChange>
        </w:rPr>
        <w:t>s_Feed_XXX</w:t>
      </w:r>
      <w:r w:rsidR="00F56A29" w:rsidRPr="00FD2034">
        <w:rPr>
          <w:rFonts w:ascii="Times New Roman" w:hAnsi="Times New Roman"/>
          <w:rPrChange w:id="879" w:author="Palacherla, Susmitha C (NONUS)" w:date="2017-07-24T16:49:00Z">
            <w:rPr/>
          </w:rPrChange>
        </w:rPr>
        <w:t>yyyymmdd</w:t>
      </w:r>
      <w:r w:rsidR="00B77C83" w:rsidRPr="00FD2034">
        <w:rPr>
          <w:rFonts w:ascii="Times New Roman" w:hAnsi="Times New Roman"/>
          <w:rPrChange w:id="880" w:author="Palacherla, Susmitha C (NONUS)" w:date="2017-07-24T16:49:00Z">
            <w:rPr/>
          </w:rPrChange>
        </w:rPr>
        <w:t>.csv/ eCL_Compliance_ETSs_Feed_XXXyyyymmdd.csv</w:t>
      </w:r>
    </w:p>
    <w:p w:rsidR="00C74EEA" w:rsidRPr="00FD2034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81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882" w:author="Palacherla, Susmitha C (NONUS)" w:date="2017-07-24T16:49:00Z">
            <w:rPr/>
          </w:rPrChange>
        </w:rPr>
        <w:t xml:space="preserve">Frequency: </w:t>
      </w:r>
      <w:r w:rsidR="00CB4F01" w:rsidRPr="00FD2034">
        <w:rPr>
          <w:rFonts w:ascii="Times New Roman" w:hAnsi="Times New Roman"/>
          <w:rPrChange w:id="883" w:author="Palacherla, Susmitha C (NONUS)" w:date="2017-07-24T16:49:00Z">
            <w:rPr/>
          </w:rPrChange>
        </w:rPr>
        <w:t xml:space="preserve"> Most reports are weekly arriving on Monday. A couple of reports are twice weekly with an additional run on Wednesdays.</w:t>
      </w:r>
    </w:p>
    <w:p w:rsidR="00C74EEA" w:rsidRPr="00FD2034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84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885" w:author="Palacherla, Susmitha C (NONUS)" w:date="2017-07-24T16:49:00Z">
            <w:rPr/>
          </w:rPrChange>
        </w:rPr>
        <w:t>File arrival time: NA</w:t>
      </w:r>
    </w:p>
    <w:p w:rsidR="00C74EEA" w:rsidRPr="00FD2034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86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887" w:author="Palacherla, Susmitha C (NONUS)" w:date="2017-07-24T16:49:00Z">
            <w:rPr/>
          </w:rPrChange>
        </w:rPr>
        <w:t xml:space="preserve">Destination Table: </w:t>
      </w:r>
      <w:proofErr w:type="spellStart"/>
      <w:r w:rsidR="00E64317" w:rsidRPr="00FD2034">
        <w:rPr>
          <w:rFonts w:ascii="Times New Roman" w:hAnsi="Times New Roman"/>
          <w:rPrChange w:id="888" w:author="Palacherla, Susmitha C (NONUS)" w:date="2017-07-24T16:49:00Z">
            <w:rPr/>
          </w:rPrChange>
        </w:rPr>
        <w:t>Coaching_Log</w:t>
      </w:r>
      <w:proofErr w:type="spellEnd"/>
      <w:r w:rsidR="00E64317" w:rsidRPr="00FD2034">
        <w:rPr>
          <w:rFonts w:ascii="Times New Roman" w:hAnsi="Times New Roman"/>
          <w:rPrChange w:id="889" w:author="Palacherla, Susmitha C (NONUS)" w:date="2017-07-24T16:49:00Z">
            <w:rPr/>
          </w:rPrChange>
        </w:rPr>
        <w:t xml:space="preserve"> and </w:t>
      </w:r>
      <w:proofErr w:type="spellStart"/>
      <w:r w:rsidR="00E64317" w:rsidRPr="00FD2034">
        <w:rPr>
          <w:rFonts w:ascii="Times New Roman" w:hAnsi="Times New Roman"/>
          <w:rPrChange w:id="890" w:author="Palacherla, Susmitha C (NONUS)" w:date="2017-07-24T16:49:00Z">
            <w:rPr/>
          </w:rPrChange>
        </w:rPr>
        <w:t>Coaching_Log_Reason</w:t>
      </w:r>
      <w:proofErr w:type="spellEnd"/>
    </w:p>
    <w:p w:rsidR="00C74EEA" w:rsidRPr="00FD2034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91" w:author="Palacherla, Susmitha C (NONUS)" w:date="2017-07-24T16:49:00Z">
            <w:rPr/>
          </w:rPrChange>
        </w:rPr>
      </w:pPr>
    </w:p>
    <w:p w:rsidR="006F770C" w:rsidRPr="00FD2034" w:rsidRDefault="006F770C" w:rsidP="006F770C">
      <w:pPr>
        <w:rPr>
          <w:rFonts w:ascii="Times New Roman" w:hAnsi="Times New Roman"/>
          <w:rPrChange w:id="892" w:author="Palacherla, Susmitha C (NONUS)" w:date="2017-07-24T16:49:00Z">
            <w:rPr/>
          </w:rPrChange>
        </w:rPr>
      </w:pPr>
    </w:p>
    <w:p w:rsidR="007B5133" w:rsidRPr="00FD2034" w:rsidRDefault="007B5133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893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894" w:name="_Toc488681296"/>
      <w:r w:rsidRPr="00FD2034">
        <w:rPr>
          <w:rFonts w:ascii="Times New Roman" w:hAnsi="Times New Roman" w:cs="Times New Roman"/>
          <w:color w:val="auto"/>
          <w:sz w:val="22"/>
          <w:szCs w:val="22"/>
          <w:rPrChange w:id="895" w:author="Palacherla, Susmitha C (NONUS)" w:date="2017-07-24T16:49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Module Details</w:t>
      </w:r>
      <w:bookmarkEnd w:id="894"/>
    </w:p>
    <w:p w:rsidR="007B5133" w:rsidRPr="00FD2034" w:rsidRDefault="007B5133" w:rsidP="0076086A">
      <w:pPr>
        <w:pStyle w:val="Heading3"/>
        <w:rPr>
          <w:rFonts w:ascii="Times New Roman" w:hAnsi="Times New Roman" w:cs="Times New Roman"/>
          <w:color w:val="auto"/>
          <w:rPrChange w:id="896" w:author="Palacherla, Susmitha C (NONUS)" w:date="2017-07-24T16:49:00Z">
            <w:rPr>
              <w:rFonts w:ascii="Calibri" w:hAnsi="Calibri" w:cs="Times New Roman"/>
              <w:color w:val="auto"/>
            </w:rPr>
          </w:rPrChange>
        </w:rPr>
      </w:pPr>
      <w:bookmarkStart w:id="897" w:name="_Toc488681297"/>
      <w:r w:rsidRPr="00FD2034">
        <w:rPr>
          <w:rFonts w:ascii="Times New Roman" w:hAnsi="Times New Roman" w:cs="Times New Roman"/>
          <w:color w:val="auto"/>
          <w:rPrChange w:id="898" w:author="Palacherla, Susmitha C (NONUS)" w:date="2017-07-24T16:49:00Z">
            <w:rPr>
              <w:rFonts w:ascii="Calibri" w:hAnsi="Calibri" w:cs="Times New Roman"/>
              <w:color w:val="auto"/>
            </w:rPr>
          </w:rPrChange>
        </w:rPr>
        <w:t>SQL agent job</w:t>
      </w:r>
      <w:bookmarkEnd w:id="897"/>
    </w:p>
    <w:p w:rsidR="005C5900" w:rsidRPr="00FD2034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99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900" w:author="Palacherla, Susmitha C (NONUS)" w:date="2017-07-24T16:49:00Z">
            <w:rPr/>
          </w:rPrChange>
        </w:rPr>
        <w:t>Production Instance : VDENSSDBP07\SCORP01</w:t>
      </w:r>
    </w:p>
    <w:p w:rsidR="005C5900" w:rsidRPr="00FD2034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01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902" w:author="Palacherla, Susmitha C (NONUS)" w:date="2017-07-24T16:49:00Z">
            <w:rPr/>
          </w:rPrChange>
        </w:rPr>
        <w:t xml:space="preserve">Production Job:  </w:t>
      </w:r>
      <w:del w:id="903" w:author="Palacherla, Susmitha C (NONUS)" w:date="2017-07-24T16:01:00Z">
        <w:r w:rsidR="00CB4F01" w:rsidRPr="00FD2034" w:rsidDel="00DD7889">
          <w:rPr>
            <w:rFonts w:ascii="Times New Roman" w:hAnsi="Times New Roman"/>
            <w:rPrChange w:id="904" w:author="Palacherla, Susmitha C (NONUS)" w:date="2017-07-24T16:49:00Z">
              <w:rPr/>
            </w:rPrChange>
          </w:rPr>
          <w:delText>ETS</w:delText>
        </w:r>
      </w:del>
      <w:proofErr w:type="spellStart"/>
      <w:r w:rsidR="00141B19" w:rsidRPr="00FD2034">
        <w:rPr>
          <w:rFonts w:ascii="Times New Roman" w:hAnsi="Times New Roman"/>
          <w:rPrChange w:id="905" w:author="Palacherla, Susmitha C (NONUS)" w:date="2017-07-24T16:49:00Z">
            <w:rPr/>
          </w:rPrChange>
        </w:rPr>
        <w:t>Coaching</w:t>
      </w:r>
      <w:ins w:id="906" w:author="Palacherla, Susmitha C (NONUS)" w:date="2017-07-24T16:01:00Z">
        <w:r w:rsidR="00DD7889" w:rsidRPr="00FD2034">
          <w:rPr>
            <w:rFonts w:ascii="Times New Roman" w:hAnsi="Times New Roman"/>
            <w:rPrChange w:id="907" w:author="Palacherla, Susmitha C (NONUS)" w:date="2017-07-24T16:49:00Z">
              <w:rPr/>
            </w:rPrChange>
          </w:rPr>
          <w:t>ETSLoad</w:t>
        </w:r>
      </w:ins>
      <w:proofErr w:type="spellEnd"/>
    </w:p>
    <w:p w:rsidR="005C5900" w:rsidRPr="00FD2034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08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909" w:author="Palacherla, Susmitha C (NONUS)" w:date="2017-07-24T16:49:00Z">
            <w:rPr/>
          </w:rPrChange>
        </w:rPr>
        <w:t xml:space="preserve">Production Package: </w:t>
      </w:r>
      <w:r w:rsidR="00DD7889" w:rsidRPr="00FD2034">
        <w:rPr>
          <w:rFonts w:ascii="Times New Roman" w:hAnsi="Times New Roman"/>
          <w:rPrChange w:id="910" w:author="Palacherla, Susmitha C (NONUS)" w:date="2017-07-24T16:49:00Z">
            <w:rPr/>
          </w:rPrChange>
        </w:rPr>
        <w:fldChar w:fldCharType="begin"/>
      </w:r>
      <w:r w:rsidR="00DD7889" w:rsidRPr="00FD2034">
        <w:rPr>
          <w:rFonts w:ascii="Times New Roman" w:hAnsi="Times New Roman"/>
          <w:rPrChange w:id="911" w:author="Palacherla, Susmitha C (NONUS)" w:date="2017-07-24T16:49:00Z">
            <w:rPr/>
          </w:rPrChange>
        </w:rPr>
        <w:instrText xml:space="preserve"> HYPERLINK "file:///\\\\VDENSSDBP07\\scorecard-ssis\\Coaching\\ETS_Coaching.dtsx" </w:instrText>
      </w:r>
      <w:r w:rsidR="00DD7889" w:rsidRPr="00FD2034">
        <w:rPr>
          <w:rFonts w:ascii="Times New Roman" w:hAnsi="Times New Roman"/>
          <w:rPrChange w:id="912" w:author="Palacherla, Susmitha C (NONUS)" w:date="2017-07-24T16:49:00Z">
            <w:rPr/>
          </w:rPrChange>
        </w:rPr>
        <w:fldChar w:fldCharType="separate"/>
      </w:r>
      <w:r w:rsidR="00CB4F01" w:rsidRPr="00FD2034">
        <w:rPr>
          <w:rStyle w:val="Hyperlink"/>
          <w:rFonts w:ascii="Times New Roman" w:hAnsi="Times New Roman"/>
          <w:rPrChange w:id="913" w:author="Palacherla, Susmitha C (NONUS)" w:date="2017-07-24T16:49:00Z">
            <w:rPr>
              <w:rStyle w:val="Hyperlink"/>
            </w:rPr>
          </w:rPrChange>
        </w:rPr>
        <w:t>\\VDENSSDBP07\scorecard-ssis\Coaching\ETS_Coaching.dtsx</w:t>
      </w:r>
      <w:r w:rsidR="00DD7889" w:rsidRPr="00FD2034">
        <w:rPr>
          <w:rStyle w:val="Hyperlink"/>
          <w:rFonts w:ascii="Times New Roman" w:hAnsi="Times New Roman"/>
          <w:rPrChange w:id="914" w:author="Palacherla, Susmitha C (NONUS)" w:date="2017-07-24T16:49:00Z">
            <w:rPr>
              <w:rStyle w:val="Hyperlink"/>
            </w:rPr>
          </w:rPrChange>
        </w:rPr>
        <w:fldChar w:fldCharType="end"/>
      </w:r>
    </w:p>
    <w:p w:rsidR="00634B03" w:rsidRPr="00FD2034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15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916" w:author="Palacherla, Susmitha C (NONUS)" w:date="2017-07-24T16:49:00Z">
            <w:rPr/>
          </w:rPrChange>
        </w:rPr>
        <w:t xml:space="preserve">Production </w:t>
      </w:r>
      <w:proofErr w:type="spellStart"/>
      <w:r w:rsidRPr="00FD2034">
        <w:rPr>
          <w:rFonts w:ascii="Times New Roman" w:hAnsi="Times New Roman"/>
          <w:rPrChange w:id="917" w:author="Palacherla, Susmitha C (NONUS)" w:date="2017-07-24T16:49:00Z">
            <w:rPr/>
          </w:rPrChange>
        </w:rPr>
        <w:t>Config</w:t>
      </w:r>
      <w:proofErr w:type="spellEnd"/>
      <w:r w:rsidRPr="00FD2034">
        <w:rPr>
          <w:rFonts w:ascii="Times New Roman" w:hAnsi="Times New Roman"/>
          <w:rPrChange w:id="918" w:author="Palacherla, Susmitha C (NONUS)" w:date="2017-07-24T16:49:00Z">
            <w:rPr/>
          </w:rPrChange>
        </w:rPr>
        <w:t xml:space="preserve"> File: </w:t>
      </w:r>
      <w:proofErr w:type="spellStart"/>
      <w:r w:rsidRPr="00FD2034">
        <w:rPr>
          <w:rFonts w:ascii="Times New Roman" w:hAnsi="Times New Roman"/>
          <w:rPrChange w:id="919" w:author="Palacherla, Susmitha C (NONUS)" w:date="2017-07-24T16:49:00Z">
            <w:rPr/>
          </w:rPrChange>
        </w:rPr>
        <w:t>Prod_</w:t>
      </w:r>
      <w:r w:rsidR="00CB4F01" w:rsidRPr="00FD2034">
        <w:rPr>
          <w:rFonts w:ascii="Times New Roman" w:hAnsi="Times New Roman"/>
          <w:rPrChange w:id="920" w:author="Palacherla, Susmitha C (NONUS)" w:date="2017-07-24T16:49:00Z">
            <w:rPr/>
          </w:rPrChange>
        </w:rPr>
        <w:t>ETS</w:t>
      </w:r>
      <w:r w:rsidR="00141B19" w:rsidRPr="00FD2034">
        <w:rPr>
          <w:rFonts w:ascii="Times New Roman" w:hAnsi="Times New Roman"/>
          <w:rPrChange w:id="921" w:author="Palacherla, Susmitha C (NONUS)" w:date="2017-07-24T16:49:00Z">
            <w:rPr/>
          </w:rPrChange>
        </w:rPr>
        <w:t>_Coaching</w:t>
      </w:r>
      <w:r w:rsidRPr="00FD2034">
        <w:rPr>
          <w:rFonts w:ascii="Times New Roman" w:hAnsi="Times New Roman"/>
          <w:rPrChange w:id="922" w:author="Palacherla, Susmitha C (NONUS)" w:date="2017-07-24T16:49:00Z">
            <w:rPr/>
          </w:rPrChange>
        </w:rPr>
        <w:t>.dtsConfig</w:t>
      </w:r>
      <w:proofErr w:type="spellEnd"/>
    </w:p>
    <w:p w:rsidR="00634B03" w:rsidRPr="00FD2034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23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924" w:author="Palacherla, Susmitha C (NONUS)" w:date="2017-07-24T16:49:00Z">
            <w:rPr/>
          </w:rPrChange>
        </w:rPr>
        <w:t xml:space="preserve">Owner: </w:t>
      </w:r>
      <w:proofErr w:type="spellStart"/>
      <w:r w:rsidRPr="00FD2034">
        <w:rPr>
          <w:rFonts w:ascii="Times New Roman" w:hAnsi="Times New Roman"/>
          <w:rPrChange w:id="925" w:author="Palacherla, Susmitha C (NONUS)" w:date="2017-07-24T16:49:00Z">
            <w:rPr/>
          </w:rPrChange>
        </w:rPr>
        <w:t>jobs_admin</w:t>
      </w:r>
      <w:proofErr w:type="spellEnd"/>
    </w:p>
    <w:p w:rsidR="00634B03" w:rsidRPr="00FD2034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26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927" w:author="Palacherla, Susmitha C (NONUS)" w:date="2017-07-24T16:49:00Z">
            <w:rPr/>
          </w:rPrChange>
        </w:rPr>
        <w:t xml:space="preserve">Run As: </w:t>
      </w:r>
      <w:proofErr w:type="spellStart"/>
      <w:r w:rsidRPr="00FD2034">
        <w:rPr>
          <w:rFonts w:ascii="Times New Roman" w:hAnsi="Times New Roman"/>
          <w:rPrChange w:id="928" w:author="Palacherla, Susmitha C (NONUS)" w:date="2017-07-24T16:49:00Z">
            <w:rPr/>
          </w:rPrChange>
        </w:rPr>
        <w:t>BccScrdSQLAgent</w:t>
      </w:r>
      <w:proofErr w:type="spellEnd"/>
    </w:p>
    <w:p w:rsidR="005C5900" w:rsidRPr="00FD2034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29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930" w:author="Palacherla, Susmitha C (NONUS)" w:date="2017-07-24T16:49:00Z">
            <w:rPr/>
          </w:rPrChange>
        </w:rPr>
        <w:t xml:space="preserve">Schedule: </w:t>
      </w:r>
      <w:ins w:id="931" w:author="Palacherla, Susmitha C (NONUS)" w:date="2017-07-24T16:01:00Z">
        <w:r w:rsidR="00DD7889" w:rsidRPr="00FD2034">
          <w:rPr>
            <w:rFonts w:ascii="Times New Roman" w:hAnsi="Times New Roman"/>
            <w:rPrChange w:id="932" w:author="Palacherla, Susmitha C (NONUS)" w:date="2017-07-24T16:49:00Z">
              <w:rPr/>
            </w:rPrChange>
          </w:rPr>
          <w:t xml:space="preserve">6 PM EST </w:t>
        </w:r>
      </w:ins>
      <w:del w:id="933" w:author="Palacherla, Susmitha C (NONUS)" w:date="2017-07-24T16:01:00Z">
        <w:r w:rsidRPr="00FD2034" w:rsidDel="00DD7889">
          <w:rPr>
            <w:rFonts w:ascii="Times New Roman" w:hAnsi="Times New Roman"/>
            <w:rPrChange w:id="934" w:author="Palacherla, Susmitha C (NONUS)" w:date="2017-07-24T16:49:00Z">
              <w:rPr/>
            </w:rPrChange>
          </w:rPr>
          <w:delText xml:space="preserve">Daily  </w:delText>
        </w:r>
        <w:r w:rsidR="00CB4F01" w:rsidRPr="00FD2034" w:rsidDel="00DD7889">
          <w:rPr>
            <w:rFonts w:ascii="Times New Roman" w:hAnsi="Times New Roman"/>
            <w:rPrChange w:id="935" w:author="Palacherla, Susmitha C (NONUS)" w:date="2017-07-24T16:49:00Z">
              <w:rPr/>
            </w:rPrChange>
          </w:rPr>
          <w:delText xml:space="preserve">2,4,6,8 PM EST </w:delText>
        </w:r>
      </w:del>
      <w:r w:rsidR="00CB4F01" w:rsidRPr="00FD2034">
        <w:rPr>
          <w:rFonts w:ascii="Times New Roman" w:hAnsi="Times New Roman"/>
          <w:rPrChange w:id="936" w:author="Palacherla, Susmitha C (NONUS)" w:date="2017-07-24T16:49:00Z">
            <w:rPr/>
          </w:rPrChange>
        </w:rPr>
        <w:t xml:space="preserve">Mondays and </w:t>
      </w:r>
      <w:del w:id="937" w:author="Palacherla, Susmitha C (NONUS)" w:date="2017-07-24T16:01:00Z">
        <w:r w:rsidR="00CB4F01" w:rsidRPr="00FD2034" w:rsidDel="00DD7889">
          <w:rPr>
            <w:rFonts w:ascii="Times New Roman" w:hAnsi="Times New Roman"/>
            <w:rPrChange w:id="938" w:author="Palacherla, Susmitha C (NONUS)" w:date="2017-07-24T16:49:00Z">
              <w:rPr/>
            </w:rPrChange>
          </w:rPr>
          <w:delText>Tuesdays.</w:delText>
        </w:r>
      </w:del>
      <w:ins w:id="939" w:author="Palacherla, Susmitha C (NONUS)" w:date="2017-07-24T16:01:00Z">
        <w:r w:rsidR="00DD7889" w:rsidRPr="00FD2034">
          <w:rPr>
            <w:rFonts w:ascii="Times New Roman" w:hAnsi="Times New Roman"/>
            <w:rPrChange w:id="940" w:author="Palacherla, Susmitha C (NONUS)" w:date="2017-07-24T16:49:00Z">
              <w:rPr/>
            </w:rPrChange>
          </w:rPr>
          <w:t>Wednesdays</w:t>
        </w:r>
      </w:ins>
    </w:p>
    <w:p w:rsidR="005C5900" w:rsidRPr="00FD2034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41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942" w:author="Palacherla, Susmitha C (NONUS)" w:date="2017-07-24T16:49:00Z">
            <w:rPr/>
          </w:rPrChange>
        </w:rPr>
        <w:t>Destination File Location: N/A</w:t>
      </w:r>
    </w:p>
    <w:p w:rsidR="00E42C88" w:rsidRPr="00FD2034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43" w:author="Palacherla, Susmitha C (NONUS)" w:date="2017-07-24T16:49:00Z">
            <w:rPr/>
          </w:rPrChange>
        </w:rPr>
      </w:pPr>
    </w:p>
    <w:p w:rsidR="007B5133" w:rsidRPr="00FD2034" w:rsidRDefault="007B5133" w:rsidP="0076086A">
      <w:pPr>
        <w:pStyle w:val="Heading3"/>
        <w:rPr>
          <w:rFonts w:ascii="Times New Roman" w:hAnsi="Times New Roman" w:cs="Times New Roman"/>
          <w:color w:val="auto"/>
          <w:rPrChange w:id="944" w:author="Palacherla, Susmitha C (NONUS)" w:date="2017-07-24T16:49:00Z">
            <w:rPr>
              <w:rFonts w:ascii="Calibri" w:hAnsi="Calibri" w:cs="Times New Roman"/>
              <w:color w:val="auto"/>
            </w:rPr>
          </w:rPrChange>
        </w:rPr>
      </w:pPr>
      <w:bookmarkStart w:id="945" w:name="_Toc488681298"/>
      <w:r w:rsidRPr="00FD2034">
        <w:rPr>
          <w:rFonts w:ascii="Times New Roman" w:hAnsi="Times New Roman" w:cs="Times New Roman"/>
          <w:color w:val="auto"/>
          <w:rPrChange w:id="946" w:author="Palacherla, Susmitha C (NONUS)" w:date="2017-07-24T16:49:00Z">
            <w:rPr>
              <w:rFonts w:ascii="Calibri" w:hAnsi="Calibri" w:cs="Times New Roman"/>
              <w:color w:val="auto"/>
            </w:rPr>
          </w:rPrChange>
        </w:rPr>
        <w:t>SSIS Package</w:t>
      </w:r>
      <w:bookmarkEnd w:id="945"/>
    </w:p>
    <w:p w:rsidR="00E654C3" w:rsidRPr="00FD2034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947" w:author="Palacherla, Susmitha C (NONUS)" w:date="2017-07-24T16:49:00Z">
            <w:rPr>
              <w:rFonts w:asciiTheme="minorHAnsi" w:hAnsiTheme="minorHAnsi" w:cs="Arial"/>
              <w:b/>
            </w:rPr>
          </w:rPrChange>
        </w:rPr>
      </w:pPr>
      <w:r w:rsidRPr="00FD2034">
        <w:rPr>
          <w:rFonts w:ascii="Times New Roman" w:hAnsi="Times New Roman"/>
          <w:b/>
          <w:rPrChange w:id="948" w:author="Palacherla, Susmitha C (NONUS)" w:date="2017-07-24T16:49:00Z">
            <w:rPr>
              <w:rFonts w:asciiTheme="minorHAnsi" w:hAnsiTheme="minorHAnsi" w:cs="Arial"/>
              <w:b/>
            </w:rPr>
          </w:rPrChange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1439"/>
        <w:gridCol w:w="1230"/>
        <w:gridCol w:w="3742"/>
        <w:gridCol w:w="1415"/>
      </w:tblGrid>
      <w:tr w:rsidR="00963BA8" w:rsidRPr="00FD2034" w:rsidTr="00963BA8"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949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sz w:val="24"/>
                <w:szCs w:val="24"/>
                <w:rPrChange w:id="950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>Name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951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sz w:val="24"/>
                <w:szCs w:val="24"/>
                <w:rPrChange w:id="952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 xml:space="preserve">Scope 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953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b/>
                <w:sz w:val="24"/>
                <w:szCs w:val="24"/>
                <w:rPrChange w:id="954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>DataType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955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sz w:val="24"/>
                <w:szCs w:val="24"/>
                <w:rPrChange w:id="956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>Value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957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sz w:val="24"/>
                <w:szCs w:val="24"/>
                <w:rPrChange w:id="958" w:author="Palacherla, Susmitha C (NONUS)" w:date="2017-07-24T16:49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>Evaluate As expression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59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96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FilebakPath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61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96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63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6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0" w:type="auto"/>
          </w:tcPr>
          <w:p w:rsidR="00963BA8" w:rsidRPr="00FD2034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6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6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\\vrivscors01\BCC Scorecards\Coaching\ETS\Backups</w:t>
            </w:r>
          </w:p>
        </w:tc>
        <w:tc>
          <w:tcPr>
            <w:tcW w:w="0" w:type="auto"/>
          </w:tcPr>
          <w:p w:rsidR="00963BA8" w:rsidRPr="00FD2034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67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6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69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97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FileNum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971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97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97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7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Int32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7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7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77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7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79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98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lastRenderedPageBreak/>
              <w:t>FilePath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981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98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98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8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0" w:type="auto"/>
          </w:tcPr>
          <w:p w:rsidR="00963BA8" w:rsidRPr="00FD2034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8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8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\\vrivscors01\BCC Scorecards\Coaching\ETS</w:t>
            </w:r>
          </w:p>
        </w:tc>
        <w:tc>
          <w:tcPr>
            <w:tcW w:w="0" w:type="auto"/>
          </w:tcPr>
          <w:p w:rsidR="00963BA8" w:rsidRPr="00FD2034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87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8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89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99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varDBName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991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99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99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9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9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9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Dev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97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99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999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0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varFileName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1001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0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100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0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0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0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07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0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09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FailMessage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1010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11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1012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rPrChange w:id="1013" w:author="Palacherla, Susmitha C (NONUS)" w:date="2017-07-24T16:49:00Z">
                  <w:rPr/>
                </w:rPrChange>
              </w:rPr>
              <w:t>String</w:t>
            </w:r>
          </w:p>
        </w:tc>
        <w:tc>
          <w:tcPr>
            <w:tcW w:w="0" w:type="auto"/>
          </w:tcPr>
          <w:p w:rsidR="00963BA8" w:rsidRPr="00FD2034" w:rsidRDefault="00DD7889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1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ins w:id="1015" w:author="Palacherla, Susmitha C (NONUS)" w:date="2017-07-24T16:02:00Z">
              <w:r w:rsidRPr="00FD2034">
                <w:rPr>
                  <w:rFonts w:ascii="Times New Roman" w:hAnsi="Times New Roman"/>
                  <w:sz w:val="20"/>
                  <w:szCs w:val="20"/>
                  <w:rPrChange w:id="1016" w:author="Palacherla, Susmitha C (NONUS)" w:date="2017-07-24T16:49:00Z">
                    <w:rPr>
                      <w:rFonts w:ascii="Arial" w:hAnsi="Arial" w:cs="Arial"/>
                      <w:sz w:val="20"/>
                      <w:szCs w:val="20"/>
                    </w:rPr>
                  </w:rPrChange>
                </w:rPr>
                <w:t>"ETS Coaching file \"" + @[User::</w:t>
              </w:r>
              <w:proofErr w:type="spellStart"/>
              <w:r w:rsidRPr="00FD2034">
                <w:rPr>
                  <w:rFonts w:ascii="Times New Roman" w:hAnsi="Times New Roman"/>
                  <w:sz w:val="20"/>
                  <w:szCs w:val="20"/>
                  <w:rPrChange w:id="1017" w:author="Palacherla, Susmitha C (NONUS)" w:date="2017-07-24T16:49:00Z">
                    <w:rPr>
                      <w:rFonts w:ascii="Arial" w:hAnsi="Arial" w:cs="Arial"/>
                      <w:sz w:val="20"/>
                      <w:szCs w:val="20"/>
                    </w:rPr>
                  </w:rPrChange>
                </w:rPr>
                <w:t>VarFileName</w:t>
              </w:r>
              <w:proofErr w:type="spellEnd"/>
              <w:r w:rsidRPr="00FD2034">
                <w:rPr>
                  <w:rFonts w:ascii="Times New Roman" w:hAnsi="Times New Roman"/>
                  <w:sz w:val="20"/>
                  <w:szCs w:val="20"/>
                  <w:rPrChange w:id="1018" w:author="Palacherla, Susmitha C (NONUS)" w:date="2017-07-24T16:49:00Z">
                    <w:rPr>
                      <w:rFonts w:ascii="Arial" w:hAnsi="Arial" w:cs="Arial"/>
                      <w:sz w:val="20"/>
                      <w:szCs w:val="20"/>
                    </w:rPr>
                  </w:rPrChange>
                </w:rPr>
                <w:t>] + "\"  failed in " +  @[User::</w:t>
              </w:r>
              <w:proofErr w:type="spellStart"/>
              <w:r w:rsidRPr="00FD2034">
                <w:rPr>
                  <w:rFonts w:ascii="Times New Roman" w:hAnsi="Times New Roman"/>
                  <w:sz w:val="20"/>
                  <w:szCs w:val="20"/>
                  <w:rPrChange w:id="1019" w:author="Palacherla, Susmitha C (NONUS)" w:date="2017-07-24T16:49:00Z">
                    <w:rPr>
                      <w:rFonts w:ascii="Arial" w:hAnsi="Arial" w:cs="Arial"/>
                      <w:sz w:val="20"/>
                      <w:szCs w:val="20"/>
                    </w:rPr>
                  </w:rPrChange>
                </w:rPr>
                <w:t>VarDBName</w:t>
              </w:r>
              <w:proofErr w:type="spellEnd"/>
              <w:r w:rsidRPr="00FD2034">
                <w:rPr>
                  <w:rFonts w:ascii="Times New Roman" w:hAnsi="Times New Roman"/>
                  <w:sz w:val="20"/>
                  <w:szCs w:val="20"/>
                  <w:rPrChange w:id="1020" w:author="Palacherla, Susmitha C (NONUS)" w:date="2017-07-24T16:49:00Z">
                    <w:rPr>
                      <w:rFonts w:ascii="Arial" w:hAnsi="Arial" w:cs="Arial"/>
                      <w:sz w:val="20"/>
                      <w:szCs w:val="20"/>
                    </w:rPr>
                  </w:rPrChange>
                </w:rPr>
                <w:t>]</w:t>
              </w:r>
            </w:ins>
            <w:del w:id="1021" w:author="Palacherla, Susmitha C (NONUS)" w:date="2017-07-24T16:02:00Z">
              <w:r w:rsidR="00963BA8" w:rsidRPr="00FD2034" w:rsidDel="00DD7889">
                <w:rPr>
                  <w:rFonts w:ascii="Times New Roman" w:hAnsi="Times New Roman"/>
                  <w:sz w:val="20"/>
                  <w:szCs w:val="20"/>
                  <w:rPrChange w:id="1022" w:author="Palacherla, Susmitha C (NONUS)" w:date="2017-07-24T16:49:00Z">
                    <w:rPr>
                      <w:rFonts w:ascii="Arial" w:hAnsi="Arial" w:cs="Arial"/>
                      <w:sz w:val="20"/>
                      <w:szCs w:val="20"/>
                    </w:rPr>
                  </w:rPrChange>
                </w:rPr>
                <w:delText>ETS Coaching Load failed in Dev</w:delText>
              </w:r>
            </w:del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23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2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True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2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2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StagedCount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1027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2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29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3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Int32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31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3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33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3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3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3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RejectedCount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1037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3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39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4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Int32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41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4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43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4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4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4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LoadedCount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rPr>
                <w:rFonts w:ascii="Times New Roman" w:hAnsi="Times New Roman"/>
                <w:rPrChange w:id="1047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4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49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5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Int32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51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5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53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5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5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5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CC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57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5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5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6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61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6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Susmitha.palacherla@gdit.com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6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6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True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6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6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From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67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6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6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7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7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7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Susmitha.palacherla@gdit.com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7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7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True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7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7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To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77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7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7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8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8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8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Susmitha.palacherla@gdit.com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8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8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True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8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8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Subject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87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8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8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9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91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9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 Load failed in Dev</w:t>
            </w: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093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09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True</w:t>
            </w:r>
          </w:p>
        </w:tc>
      </w:tr>
      <w:tr w:rsidR="00B77C83" w:rsidRPr="00FD2034" w:rsidTr="00963BA8">
        <w:trPr>
          <w:trHeight w:val="368"/>
        </w:trPr>
        <w:tc>
          <w:tcPr>
            <w:tcW w:w="0" w:type="auto"/>
          </w:tcPr>
          <w:p w:rsidR="00B77C83" w:rsidRPr="00FD2034" w:rsidRDefault="00B77C83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095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9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varCompFileName</w:t>
            </w:r>
            <w:proofErr w:type="spellEnd"/>
          </w:p>
        </w:tc>
        <w:tc>
          <w:tcPr>
            <w:tcW w:w="0" w:type="auto"/>
          </w:tcPr>
          <w:p w:rsidR="00B77C83" w:rsidRPr="00FD2034" w:rsidRDefault="00B77C83" w:rsidP="00B77C83">
            <w:pPr>
              <w:rPr>
                <w:rFonts w:ascii="Times New Roman" w:hAnsi="Times New Roman"/>
                <w:rPrChange w:id="1097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sz w:val="20"/>
                <w:szCs w:val="20"/>
                <w:rPrChange w:id="109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B77C83" w:rsidRPr="00FD2034" w:rsidRDefault="00B77C83" w:rsidP="00B77C83">
            <w:pPr>
              <w:rPr>
                <w:rFonts w:ascii="Times New Roman" w:hAnsi="Times New Roman"/>
                <w:rPrChange w:id="1099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100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0" w:type="auto"/>
          </w:tcPr>
          <w:p w:rsidR="00B77C83" w:rsidRPr="00FD2034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101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</w:tcPr>
          <w:p w:rsidR="00B77C83" w:rsidRPr="00FD2034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102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FD2034">
              <w:rPr>
                <w:rFonts w:ascii="Times New Roman" w:hAnsi="Times New Roman"/>
                <w:sz w:val="20"/>
                <w:szCs w:val="20"/>
                <w:rPrChange w:id="1103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963BA8" w:rsidRPr="00FD2034" w:rsidTr="00963BA8">
        <w:trPr>
          <w:trHeight w:val="368"/>
        </w:trPr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104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</w:tcPr>
          <w:p w:rsidR="00963BA8" w:rsidRPr="00FD2034" w:rsidRDefault="00963BA8">
            <w:pPr>
              <w:rPr>
                <w:rFonts w:ascii="Times New Roman" w:hAnsi="Times New Roman"/>
                <w:rPrChange w:id="1105" w:author="Palacherla, Susmitha C (NONUS)" w:date="2017-07-24T16:49:00Z">
                  <w:rPr/>
                </w:rPrChange>
              </w:rPr>
            </w:pP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106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107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</w:tcPr>
          <w:p w:rsidR="00963BA8" w:rsidRPr="00FD2034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108" w:author="Palacherla, Susmitha C (NONUS)" w:date="2017-07-24T16:49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</w:tr>
    </w:tbl>
    <w:p w:rsidR="00E654C3" w:rsidRPr="00FD2034" w:rsidRDefault="00E654C3" w:rsidP="00E654C3">
      <w:pPr>
        <w:rPr>
          <w:rFonts w:ascii="Times New Roman" w:hAnsi="Times New Roman"/>
          <w:b/>
          <w:rPrChange w:id="1109" w:author="Palacherla, Susmitha C (NONUS)" w:date="2017-07-24T16:49:00Z">
            <w:rPr>
              <w:b/>
            </w:rPr>
          </w:rPrChange>
        </w:rPr>
      </w:pPr>
    </w:p>
    <w:p w:rsidR="00E654C3" w:rsidRPr="00FD2034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110" w:author="Palacherla, Susmitha C (NONUS)" w:date="2017-07-24T16:49:00Z">
            <w:rPr>
              <w:rFonts w:asciiTheme="minorHAnsi" w:hAnsiTheme="minorHAnsi" w:cs="Arial"/>
              <w:b/>
            </w:rPr>
          </w:rPrChange>
        </w:rPr>
      </w:pPr>
      <w:r w:rsidRPr="00FD2034">
        <w:rPr>
          <w:rFonts w:ascii="Times New Roman" w:hAnsi="Times New Roman"/>
          <w:b/>
          <w:rPrChange w:id="1111" w:author="Palacherla, Susmitha C (NONUS)" w:date="2017-07-24T16:49:00Z">
            <w:rPr>
              <w:rFonts w:asciiTheme="minorHAnsi" w:hAnsiTheme="minorHAnsi" w:cs="Arial"/>
              <w:b/>
            </w:rPr>
          </w:rPrChange>
        </w:rPr>
        <w:t>Connection Manager Entries</w:t>
      </w:r>
    </w:p>
    <w:p w:rsidR="00E654C3" w:rsidRPr="00FD2034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12" w:author="Palacherla, Susmitha C (NONUS)" w:date="2017-07-24T16:49:00Z">
            <w:rPr>
              <w:rFonts w:asciiTheme="minorHAnsi" w:hAnsiTheme="minorHAnsi" w:cs="Arial"/>
            </w:rPr>
          </w:rPrChange>
        </w:rPr>
      </w:pPr>
      <w:proofErr w:type="spellStart"/>
      <w:r w:rsidRPr="00FD2034">
        <w:rPr>
          <w:rFonts w:ascii="Times New Roman" w:hAnsi="Times New Roman"/>
          <w:rPrChange w:id="1113" w:author="Palacherla, Susmitha C (NONUS)" w:date="2017-07-24T16:49:00Z">
            <w:rPr>
              <w:rFonts w:asciiTheme="minorHAnsi" w:hAnsiTheme="minorHAnsi" w:cs="Arial"/>
            </w:rPr>
          </w:rPrChange>
        </w:rPr>
        <w:t>Destinationdb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1114" w:author="Palacherla, Susmitha C (NONUS)" w:date="2017-07-24T16:50:00Z"/>
          <w:rFonts w:ascii="Times New Roman" w:hAnsi="Times New Roman"/>
        </w:rPr>
      </w:pPr>
      <w:r w:rsidRPr="00FD2034">
        <w:rPr>
          <w:rFonts w:ascii="Times New Roman" w:hAnsi="Times New Roman"/>
          <w:rPrChange w:id="1115" w:author="Palacherla, Susmitha C (NONUS)" w:date="2017-07-24T16:49:00Z">
            <w:rPr>
              <w:rFonts w:asciiTheme="minorHAnsi" w:hAnsiTheme="minorHAnsi" w:cs="Arial"/>
            </w:rPr>
          </w:rPrChange>
        </w:rPr>
        <w:t xml:space="preserve">Dev - VRIVFSSDBT02\SCORD01,1437) DB – </w:t>
      </w:r>
      <w:proofErr w:type="spellStart"/>
      <w:r w:rsidRPr="00FD2034">
        <w:rPr>
          <w:rFonts w:ascii="Times New Roman" w:hAnsi="Times New Roman"/>
          <w:rPrChange w:id="1116" w:author="Palacherla, Susmitha C (NONUS)" w:date="2017-07-24T16:49:00Z">
            <w:rPr>
              <w:rFonts w:asciiTheme="minorHAnsi" w:hAnsiTheme="minorHAnsi" w:cs="Arial"/>
            </w:rPr>
          </w:rPrChange>
        </w:rPr>
        <w:t>eCoachingdev</w:t>
      </w:r>
      <w:proofErr w:type="spellEnd"/>
    </w:p>
    <w:p w:rsidR="00FD2034" w:rsidRDefault="00FD2034" w:rsidP="00FD203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1117" w:author="Palacherla, Susmitha C (NONUS)" w:date="2017-07-24T16:50:00Z"/>
          <w:rFonts w:ascii="Times New Roman" w:hAnsi="Times New Roman"/>
        </w:rPr>
      </w:pPr>
      <w:ins w:id="1118" w:author="Palacherla, Susmitha C (NONUS)" w:date="2017-07-24T16:50:00Z">
        <w:r>
          <w:rPr>
            <w:rFonts w:ascii="Times New Roman" w:hAnsi="Times New Roman"/>
          </w:rPr>
          <w:t>Test</w:t>
        </w:r>
        <w:r w:rsidRPr="001707D2">
          <w:rPr>
            <w:rFonts w:ascii="Times New Roman" w:hAnsi="Times New Roman"/>
          </w:rPr>
          <w:t>- VRIVFSSDBT02\SCOR</w:t>
        </w:r>
        <w:r>
          <w:rPr>
            <w:rFonts w:ascii="Times New Roman" w:hAnsi="Times New Roman"/>
          </w:rPr>
          <w:t>T01,1438</w:t>
        </w:r>
        <w:r w:rsidRPr="001707D2">
          <w:rPr>
            <w:rFonts w:ascii="Times New Roman" w:hAnsi="Times New Roman"/>
          </w:rPr>
          <w:t xml:space="preserve">) DB – </w:t>
        </w:r>
        <w:proofErr w:type="spellStart"/>
        <w:r w:rsidRPr="001707D2">
          <w:rPr>
            <w:rFonts w:ascii="Times New Roman" w:hAnsi="Times New Roman"/>
          </w:rPr>
          <w:t>eCoaching</w:t>
        </w:r>
        <w:r>
          <w:rPr>
            <w:rFonts w:ascii="Times New Roman" w:hAnsi="Times New Roman"/>
          </w:rPr>
          <w:t>test</w:t>
        </w:r>
        <w:proofErr w:type="spellEnd"/>
      </w:ins>
    </w:p>
    <w:p w:rsidR="00FD2034" w:rsidRPr="00FD2034" w:rsidDel="00FD2034" w:rsidRDefault="00FD2034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1119" w:author="Palacherla, Susmitha C (NONUS)" w:date="2017-07-24T16:50:00Z"/>
          <w:rFonts w:ascii="Times New Roman" w:hAnsi="Times New Roman"/>
          <w:rPrChange w:id="1120" w:author="Palacherla, Susmitha C (NONUS)" w:date="2017-07-24T16:49:00Z">
            <w:rPr>
              <w:del w:id="1121" w:author="Palacherla, Susmitha C (NONUS)" w:date="2017-07-24T16:50:00Z"/>
              <w:rFonts w:asciiTheme="minorHAnsi" w:hAnsiTheme="minorHAnsi" w:cs="Arial"/>
            </w:rPr>
          </w:rPrChange>
        </w:rPr>
      </w:pPr>
    </w:p>
    <w:p w:rsidR="00E654C3" w:rsidRPr="00FD2034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22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1123" w:author="Palacherla, Susmitha C (NONUS)" w:date="2017-07-24T16:49:00Z">
            <w:rPr>
              <w:rFonts w:asciiTheme="minorHAnsi" w:hAnsiTheme="minorHAnsi" w:cs="Arial"/>
            </w:rPr>
          </w:rPrChange>
        </w:rPr>
        <w:t>Prod - VDENSSDBP07\SCORP01 DB – eCoaching</w:t>
      </w:r>
    </w:p>
    <w:p w:rsidR="00E654C3" w:rsidRPr="00FD2034" w:rsidDel="00FD2034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1124" w:author="Palacherla, Susmitha C (NONUS)" w:date="2017-07-24T16:50:00Z"/>
          <w:rFonts w:ascii="Times New Roman" w:hAnsi="Times New Roman"/>
          <w:rPrChange w:id="1125" w:author="Palacherla, Susmitha C (NONUS)" w:date="2017-07-24T16:49:00Z">
            <w:rPr>
              <w:del w:id="1126" w:author="Palacherla, Susmitha C (NONUS)" w:date="2017-07-24T16:50:00Z"/>
              <w:rFonts w:asciiTheme="minorHAnsi" w:hAnsiTheme="minorHAnsi" w:cs="Arial"/>
            </w:rPr>
          </w:rPrChange>
        </w:rPr>
      </w:pPr>
    </w:p>
    <w:p w:rsidR="00E654C3" w:rsidRPr="00FD2034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27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noProof/>
          <w:rPrChange w:id="1128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1B605003" wp14:editId="58EA4C38">
            <wp:extent cx="3959352" cy="33375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FD2034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29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E654C3" w:rsidRPr="00FD2034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30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E654C3" w:rsidRPr="00FD2034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31" w:author="Palacherla, Susmitha C (NONUS)" w:date="2017-07-24T16:49:00Z">
            <w:rPr>
              <w:rFonts w:asciiTheme="minorHAnsi" w:hAnsiTheme="minorHAnsi" w:cs="Arial"/>
            </w:rPr>
          </w:rPrChange>
        </w:rPr>
      </w:pPr>
      <w:proofErr w:type="spellStart"/>
      <w:r w:rsidRPr="00FD2034">
        <w:rPr>
          <w:rFonts w:ascii="Times New Roman" w:hAnsi="Times New Roman"/>
          <w:rPrChange w:id="1132" w:author="Palacherla, Susmitha C (NONUS)" w:date="2017-07-24T16:49:00Z">
            <w:rPr>
              <w:rFonts w:asciiTheme="minorHAnsi" w:hAnsiTheme="minorHAnsi" w:cs="Arial"/>
            </w:rPr>
          </w:rPrChange>
        </w:rPr>
        <w:t>ETS</w:t>
      </w:r>
      <w:r w:rsidR="00265092" w:rsidRPr="00FD2034">
        <w:rPr>
          <w:rFonts w:ascii="Times New Roman" w:hAnsi="Times New Roman"/>
          <w:rPrChange w:id="1133" w:author="Palacherla, Susmitha C (NONUS)" w:date="2017-07-24T16:49:00Z">
            <w:rPr>
              <w:rFonts w:asciiTheme="minorHAnsi" w:hAnsiTheme="minorHAnsi" w:cs="Arial"/>
            </w:rPr>
          </w:rPrChange>
        </w:rPr>
        <w:t>_File</w:t>
      </w:r>
      <w:proofErr w:type="spellEnd"/>
    </w:p>
    <w:p w:rsidR="00E654C3" w:rsidRPr="00FD2034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34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1135" w:author="Palacherla, Susmitha C (NONUS)" w:date="2017-07-24T16:49:00Z">
            <w:rPr>
              <w:rFonts w:asciiTheme="minorHAnsi" w:hAnsiTheme="minorHAnsi" w:cs="Arial"/>
            </w:rPr>
          </w:rPrChange>
        </w:rPr>
        <w:t>\\vrivscors01\bcc scorecards\Coaching\</w:t>
      </w:r>
      <w:r w:rsidR="002C13F0" w:rsidRPr="00FD2034">
        <w:rPr>
          <w:rFonts w:ascii="Times New Roman" w:hAnsi="Times New Roman"/>
          <w:rPrChange w:id="1136" w:author="Palacherla, Susmitha C (NONUS)" w:date="2017-07-24T16:49:00Z">
            <w:rPr>
              <w:rFonts w:asciiTheme="minorHAnsi" w:hAnsiTheme="minorHAnsi" w:cs="Arial"/>
            </w:rPr>
          </w:rPrChange>
        </w:rPr>
        <w:t>ETS\</w:t>
      </w:r>
      <w:r w:rsidR="00265092" w:rsidRPr="00FD2034">
        <w:rPr>
          <w:rFonts w:ascii="Times New Roman" w:hAnsi="Times New Roman"/>
          <w:rPrChange w:id="1137" w:author="Palacherla, Susmitha C (NONUS)" w:date="2017-07-24T16:49:00Z">
            <w:rPr>
              <w:rFonts w:asciiTheme="minorHAnsi" w:hAnsiTheme="minorHAnsi" w:cs="Arial"/>
            </w:rPr>
          </w:rPrChange>
        </w:rPr>
        <w:t>eCL_</w:t>
      </w:r>
      <w:r w:rsidR="002C13F0" w:rsidRPr="00FD2034">
        <w:rPr>
          <w:rFonts w:ascii="Times New Roman" w:hAnsi="Times New Roman"/>
          <w:rPrChange w:id="1138" w:author="Palacherla, Susmitha C (NONUS)" w:date="2017-07-24T16:49:00Z">
            <w:rPr>
              <w:rFonts w:asciiTheme="minorHAnsi" w:hAnsiTheme="minorHAnsi" w:cs="Arial"/>
            </w:rPr>
          </w:rPrChange>
        </w:rPr>
        <w:t>ETS</w:t>
      </w:r>
      <w:r w:rsidR="00265092" w:rsidRPr="00FD2034">
        <w:rPr>
          <w:rFonts w:ascii="Times New Roman" w:hAnsi="Times New Roman"/>
          <w:rPrChange w:id="1139" w:author="Palacherla, Susmitha C (NONUS)" w:date="2017-07-24T16:49:00Z">
            <w:rPr>
              <w:rFonts w:asciiTheme="minorHAnsi" w:hAnsiTheme="minorHAnsi" w:cs="Arial"/>
            </w:rPr>
          </w:rPrChange>
        </w:rPr>
        <w:t>_feed_XXX</w:t>
      </w:r>
      <w:del w:id="1140" w:author="Palacherla, Susmitha C (NONUS)" w:date="2017-07-24T16:04:00Z">
        <w:r w:rsidR="002C13F0" w:rsidRPr="00FD2034" w:rsidDel="00DD7889">
          <w:rPr>
            <w:rFonts w:ascii="Times New Roman" w:hAnsi="Times New Roman"/>
            <w:rPrChange w:id="1141" w:author="Palacherla, Susmitha C (NONUS)" w:date="2017-07-24T16:49:00Z">
              <w:rPr>
                <w:rFonts w:asciiTheme="minorHAnsi" w:hAnsiTheme="minorHAnsi" w:cs="Arial"/>
              </w:rPr>
            </w:rPrChange>
          </w:rPr>
          <w:delText>X</w:delText>
        </w:r>
      </w:del>
      <w:r w:rsidR="002C13F0" w:rsidRPr="00FD2034">
        <w:rPr>
          <w:rFonts w:ascii="Times New Roman" w:hAnsi="Times New Roman"/>
          <w:rPrChange w:id="1142" w:author="Palacherla, Susmitha C (NONUS)" w:date="2017-07-24T16:49:00Z">
            <w:rPr>
              <w:rFonts w:asciiTheme="minorHAnsi" w:hAnsiTheme="minorHAnsi" w:cs="Arial"/>
            </w:rPr>
          </w:rPrChange>
        </w:rPr>
        <w:t>Ayyyymmdd</w:t>
      </w:r>
      <w:r w:rsidRPr="00FD2034">
        <w:rPr>
          <w:rFonts w:ascii="Times New Roman" w:hAnsi="Times New Roman"/>
          <w:rPrChange w:id="1143" w:author="Palacherla, Susmitha C (NONUS)" w:date="2017-07-24T16:49:00Z">
            <w:rPr>
              <w:rFonts w:asciiTheme="minorHAnsi" w:hAnsiTheme="minorHAnsi" w:cs="Arial"/>
            </w:rPr>
          </w:rPrChange>
        </w:rPr>
        <w:t xml:space="preserve">.csv </w:t>
      </w:r>
    </w:p>
    <w:p w:rsidR="00E654C3" w:rsidRPr="00FD2034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  <w:rPrChange w:id="1144" w:author="Palacherla, Susmitha C (NONUS)" w:date="2017-07-24T16:49:00Z">
            <w:rPr>
              <w:rFonts w:asciiTheme="minorHAnsi" w:hAnsiTheme="minorHAnsi" w:cs="Arial"/>
            </w:rPr>
          </w:rPrChange>
        </w:rPr>
        <w:pPrChange w:id="1145" w:author="Palacherla, Susmitha C (NONUS)" w:date="2017-07-24T16:05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1146" w:author="Palacherla, Susmitha C (NONUS)" w:date="2017-07-24T16:05:00Z">
        <w:r w:rsidRPr="00FD2034">
          <w:rPr>
            <w:rFonts w:ascii="Times New Roman" w:hAnsi="Times New Roman"/>
            <w:rPrChange w:id="1147" w:author="Palacherla, Susmitha C (NONUS)" w:date="2017-07-24T16:49:00Z">
              <w:rPr>
                <w:rFonts w:asciiTheme="minorHAnsi" w:hAnsiTheme="minorHAnsi" w:cs="Arial"/>
              </w:rPr>
            </w:rPrChange>
          </w:rPr>
          <w:t>Where XXX is not HNC or ICC.</w:t>
        </w:r>
      </w:ins>
    </w:p>
    <w:p w:rsidR="00E654C3" w:rsidRPr="00FD2034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48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noProof/>
          <w:rPrChange w:id="1149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2D5232FA" wp14:editId="457A7BE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FD2034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50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265092" w:rsidRPr="00FD2034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51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E654C3" w:rsidRPr="00FD2034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52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E654C3" w:rsidRPr="00FD2034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53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noProof/>
          <w:rPrChange w:id="1154" w:author="Palacherla, Susmitha C (NONUS)" w:date="2017-07-24T16:49:00Z">
            <w:rPr>
              <w:noProof/>
            </w:rPr>
          </w:rPrChange>
        </w:rPr>
        <w:lastRenderedPageBreak/>
        <w:drawing>
          <wp:inline distT="0" distB="0" distL="0" distR="0" wp14:anchorId="06F154DF" wp14:editId="7351A8B4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FD2034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ins w:id="1155" w:author="Palacherla, Susmitha C (NONUS)" w:date="2017-07-24T16:03:00Z"/>
          <w:rFonts w:ascii="Times New Roman" w:hAnsi="Times New Roman"/>
          <w:rPrChange w:id="1156" w:author="Palacherla, Susmitha C (NONUS)" w:date="2017-07-24T16:49:00Z">
            <w:rPr>
              <w:ins w:id="1157" w:author="Palacherla, Susmitha C (NONUS)" w:date="2017-07-24T16:03:00Z"/>
              <w:rFonts w:asciiTheme="minorHAnsi" w:hAnsiTheme="minorHAnsi" w:cs="Arial"/>
            </w:rPr>
          </w:rPrChange>
        </w:rPr>
      </w:pPr>
    </w:p>
    <w:p w:rsidR="00DD7889" w:rsidRPr="00FD2034" w:rsidRDefault="00DD7889" w:rsidP="00E654C3">
      <w:pPr>
        <w:widowControl w:val="0"/>
        <w:autoSpaceDE w:val="0"/>
        <w:autoSpaceDN w:val="0"/>
        <w:adjustRightInd w:val="0"/>
        <w:spacing w:after="0" w:line="240" w:lineRule="auto"/>
        <w:rPr>
          <w:ins w:id="1158" w:author="Palacherla, Susmitha C (NONUS)" w:date="2017-07-24T16:03:00Z"/>
          <w:rFonts w:ascii="Times New Roman" w:hAnsi="Times New Roman"/>
          <w:rPrChange w:id="1159" w:author="Palacherla, Susmitha C (NONUS)" w:date="2017-07-24T16:49:00Z">
            <w:rPr>
              <w:ins w:id="1160" w:author="Palacherla, Susmitha C (NONUS)" w:date="2017-07-24T16:03:00Z"/>
              <w:rFonts w:asciiTheme="minorHAnsi" w:hAnsiTheme="minorHAnsi" w:cs="Arial"/>
            </w:rPr>
          </w:rPrChange>
        </w:rPr>
      </w:pPr>
    </w:p>
    <w:p w:rsidR="00DD7889" w:rsidRPr="00FD2034" w:rsidRDefault="00DD7889" w:rsidP="00DD788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1161" w:author="Palacherla, Susmitha C (NONUS)" w:date="2017-07-24T16:03:00Z"/>
          <w:rFonts w:ascii="Times New Roman" w:hAnsi="Times New Roman"/>
          <w:rPrChange w:id="1162" w:author="Palacherla, Susmitha C (NONUS)" w:date="2017-07-24T16:49:00Z">
            <w:rPr>
              <w:ins w:id="1163" w:author="Palacherla, Susmitha C (NONUS)" w:date="2017-07-24T16:03:00Z"/>
              <w:rFonts w:asciiTheme="minorHAnsi" w:hAnsiTheme="minorHAnsi" w:cs="Arial"/>
            </w:rPr>
          </w:rPrChange>
        </w:rPr>
      </w:pPr>
      <w:ins w:id="1164" w:author="Palacherla, Susmitha C (NONUS)" w:date="2017-07-24T16:03:00Z">
        <w:r w:rsidRPr="00FD2034">
          <w:rPr>
            <w:rFonts w:ascii="Times New Roman" w:hAnsi="Times New Roman"/>
            <w:rPrChange w:id="1165" w:author="Palacherla, Susmitha C (NONUS)" w:date="2017-07-24T16:49:00Z">
              <w:rPr>
                <w:rFonts w:asciiTheme="minorHAnsi" w:hAnsiTheme="minorHAnsi" w:cs="Arial"/>
              </w:rPr>
            </w:rPrChange>
          </w:rPr>
          <w:t>ETS_File2</w:t>
        </w:r>
      </w:ins>
    </w:p>
    <w:p w:rsidR="00DD7889" w:rsidRPr="00FD2034" w:rsidRDefault="00DD7889" w:rsidP="00DD788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1166" w:author="Palacherla, Susmitha C (NONUS)" w:date="2017-07-24T16:03:00Z"/>
          <w:rFonts w:ascii="Times New Roman" w:hAnsi="Times New Roman"/>
          <w:rPrChange w:id="1167" w:author="Palacherla, Susmitha C (NONUS)" w:date="2017-07-24T16:49:00Z">
            <w:rPr>
              <w:ins w:id="1168" w:author="Palacherla, Susmitha C (NONUS)" w:date="2017-07-24T16:03:00Z"/>
              <w:rFonts w:asciiTheme="minorHAnsi" w:hAnsiTheme="minorHAnsi" w:cs="Arial"/>
            </w:rPr>
          </w:rPrChange>
        </w:rPr>
      </w:pPr>
      <w:ins w:id="1169" w:author="Palacherla, Susmitha C (NONUS)" w:date="2017-07-24T16:03:00Z">
        <w:r w:rsidRPr="00FD2034">
          <w:rPr>
            <w:rFonts w:ascii="Times New Roman" w:hAnsi="Times New Roman"/>
            <w:rPrChange w:id="1170" w:author="Palacherla, Susmitha C (NONUS)" w:date="2017-07-24T16:49:00Z">
              <w:rPr>
                <w:rFonts w:asciiTheme="minorHAnsi" w:hAnsiTheme="minorHAnsi" w:cs="Arial"/>
              </w:rPr>
            </w:rPrChange>
          </w:rPr>
          <w:t xml:space="preserve">\\vrivscors01\bcc scorecards\Coaching\ETS\eCL_ETS_feed_XXXyyyymmdd.csv </w:t>
        </w:r>
      </w:ins>
    </w:p>
    <w:p w:rsidR="00DD7889" w:rsidRPr="00FD2034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ins w:id="1171" w:author="Palacherla, Susmitha C (NONUS)" w:date="2017-07-24T16:03:00Z"/>
          <w:rFonts w:ascii="Times New Roman" w:hAnsi="Times New Roman"/>
          <w:rPrChange w:id="1172" w:author="Palacherla, Susmitha C (NONUS)" w:date="2017-07-24T16:49:00Z">
            <w:rPr>
              <w:ins w:id="1173" w:author="Palacherla, Susmitha C (NONUS)" w:date="2017-07-24T16:03:00Z"/>
              <w:rFonts w:asciiTheme="minorHAnsi" w:hAnsiTheme="minorHAnsi" w:cs="Arial"/>
            </w:rPr>
          </w:rPrChange>
        </w:rPr>
        <w:pPrChange w:id="1174" w:author="Palacherla, Susmitha C (NONUS)" w:date="2017-07-24T16:04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1175" w:author="Palacherla, Susmitha C (NONUS)" w:date="2017-07-24T16:04:00Z">
        <w:r w:rsidRPr="00FD2034">
          <w:rPr>
            <w:rFonts w:ascii="Times New Roman" w:hAnsi="Times New Roman"/>
            <w:rPrChange w:id="1176" w:author="Palacherla, Susmitha C (NONUS)" w:date="2017-07-24T16:49:00Z">
              <w:rPr>
                <w:rFonts w:asciiTheme="minorHAnsi" w:hAnsiTheme="minorHAnsi" w:cs="Arial"/>
              </w:rPr>
            </w:rPrChange>
          </w:rPr>
          <w:t>Where XXX is either HNC or ICC.</w:t>
        </w:r>
      </w:ins>
    </w:p>
    <w:p w:rsidR="00DD7889" w:rsidRPr="00FD2034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ins w:id="1177" w:author="Palacherla, Susmitha C (NONUS)" w:date="2017-07-24T16:03:00Z"/>
          <w:rFonts w:ascii="Times New Roman" w:hAnsi="Times New Roman"/>
          <w:rPrChange w:id="1178" w:author="Palacherla, Susmitha C (NONUS)" w:date="2017-07-24T16:49:00Z">
            <w:rPr>
              <w:ins w:id="1179" w:author="Palacherla, Susmitha C (NONUS)" w:date="2017-07-24T16:03:00Z"/>
              <w:rFonts w:asciiTheme="minorHAnsi" w:hAnsiTheme="minorHAnsi" w:cs="Arial"/>
            </w:rPr>
          </w:rPrChange>
        </w:rPr>
      </w:pPr>
    </w:p>
    <w:p w:rsidR="00DD7889" w:rsidRPr="00FD2034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ins w:id="1180" w:author="Palacherla, Susmitha C (NONUS)" w:date="2017-07-24T16:03:00Z"/>
          <w:rFonts w:ascii="Times New Roman" w:hAnsi="Times New Roman"/>
          <w:rPrChange w:id="1181" w:author="Palacherla, Susmitha C (NONUS)" w:date="2017-07-24T16:49:00Z">
            <w:rPr>
              <w:ins w:id="1182" w:author="Palacherla, Susmitha C (NONUS)" w:date="2017-07-24T16:03:00Z"/>
              <w:rFonts w:asciiTheme="minorHAnsi" w:hAnsiTheme="minorHAnsi" w:cs="Arial"/>
            </w:rPr>
          </w:rPrChange>
        </w:rPr>
      </w:pPr>
    </w:p>
    <w:p w:rsidR="00DD7889" w:rsidRPr="00FD2034" w:rsidDel="00DD7889" w:rsidRDefault="00DD7889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183" w:author="Palacherla, Susmitha C (NONUS)" w:date="2017-07-24T16:05:00Z"/>
          <w:rFonts w:ascii="Times New Roman" w:hAnsi="Times New Roman"/>
          <w:rPrChange w:id="1184" w:author="Palacherla, Susmitha C (NONUS)" w:date="2017-07-24T16:49:00Z">
            <w:rPr>
              <w:del w:id="1185" w:author="Palacherla, Susmitha C (NONUS)" w:date="2017-07-24T16:05:00Z"/>
              <w:rFonts w:asciiTheme="minorHAnsi" w:hAnsiTheme="minorHAnsi" w:cs="Arial"/>
            </w:rPr>
          </w:rPrChange>
        </w:rPr>
      </w:pPr>
    </w:p>
    <w:p w:rsidR="00B77C83" w:rsidRPr="00FD2034" w:rsidRDefault="00B77C83" w:rsidP="00B77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86" w:author="Palacherla, Susmitha C (NONUS)" w:date="2017-07-24T16:49:00Z">
            <w:rPr>
              <w:rFonts w:asciiTheme="minorHAnsi" w:hAnsiTheme="minorHAnsi" w:cs="Arial"/>
            </w:rPr>
          </w:rPrChange>
        </w:rPr>
      </w:pPr>
      <w:proofErr w:type="spellStart"/>
      <w:r w:rsidRPr="00FD2034">
        <w:rPr>
          <w:rFonts w:ascii="Times New Roman" w:hAnsi="Times New Roman"/>
          <w:rPrChange w:id="1187" w:author="Palacherla, Susmitha C (NONUS)" w:date="2017-07-24T16:49:00Z">
            <w:rPr>
              <w:rFonts w:asciiTheme="minorHAnsi" w:hAnsiTheme="minorHAnsi" w:cs="Arial"/>
            </w:rPr>
          </w:rPrChange>
        </w:rPr>
        <w:t>Compliance_File</w:t>
      </w:r>
      <w:proofErr w:type="spellEnd"/>
    </w:p>
    <w:p w:rsidR="00B77C83" w:rsidRPr="00FD2034" w:rsidRDefault="00B77C83" w:rsidP="00B77C8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88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1189" w:author="Palacherla, Susmitha C (NONUS)" w:date="2017-07-24T16:49:00Z">
            <w:rPr>
              <w:rFonts w:asciiTheme="minorHAnsi" w:hAnsiTheme="minorHAnsi" w:cs="Arial"/>
            </w:rPr>
          </w:rPrChange>
        </w:rPr>
        <w:t xml:space="preserve">\\vrivscors01\bcc scorecards\Coaching\ETS\eCL_Compliance_ETS_feed_XXXXAyyyymmdd.csv </w:t>
      </w:r>
    </w:p>
    <w:p w:rsidR="00B77C83" w:rsidRPr="00FD2034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90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noProof/>
          <w:rPrChange w:id="1191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3716BE33" wp14:editId="7E8B8569">
            <wp:extent cx="3977640" cy="1828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FD2034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92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B77C83" w:rsidRPr="00FD2034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93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noProof/>
          <w:rPrChange w:id="1194" w:author="Palacherla, Susmitha C (NONUS)" w:date="2017-07-24T16:49:00Z">
            <w:rPr>
              <w:noProof/>
            </w:rPr>
          </w:rPrChange>
        </w:rPr>
        <w:lastRenderedPageBreak/>
        <w:drawing>
          <wp:inline distT="0" distB="0" distL="0" distR="0" wp14:anchorId="41270471" wp14:editId="4F21ECB6">
            <wp:extent cx="415290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FD2034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95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B77C83" w:rsidRPr="00FD2034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96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B77C83" w:rsidRPr="00FD2034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97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B77C83" w:rsidRPr="00FD2034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198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noProof/>
          <w:rPrChange w:id="1199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115C186D" wp14:editId="4C7156A2">
            <wp:extent cx="356616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FD2034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0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E654C3" w:rsidRPr="00FD2034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1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2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3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4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5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6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7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8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09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10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11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12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C57F4D" w:rsidRPr="00FD2034" w:rsidDel="00181CA6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213" w:author="Palacherla, Susmitha C (NONUS)" w:date="2017-07-24T17:35:00Z"/>
          <w:rFonts w:ascii="Times New Roman" w:hAnsi="Times New Roman"/>
          <w:rPrChange w:id="1214" w:author="Palacherla, Susmitha C (NONUS)" w:date="2017-07-24T16:49:00Z">
            <w:rPr>
              <w:del w:id="1215" w:author="Palacherla, Susmitha C (NONUS)" w:date="2017-07-24T17:35:00Z"/>
              <w:rFonts w:asciiTheme="minorHAnsi" w:hAnsiTheme="minorHAnsi" w:cs="Arial"/>
            </w:rPr>
          </w:rPrChange>
        </w:rPr>
      </w:pPr>
    </w:p>
    <w:p w:rsidR="00C57F4D" w:rsidRPr="00FD2034" w:rsidDel="00181CA6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216" w:author="Palacherla, Susmitha C (NONUS)" w:date="2017-07-24T17:35:00Z"/>
          <w:rFonts w:ascii="Times New Roman" w:hAnsi="Times New Roman"/>
          <w:rPrChange w:id="1217" w:author="Palacherla, Susmitha C (NONUS)" w:date="2017-07-24T16:49:00Z">
            <w:rPr>
              <w:del w:id="1218" w:author="Palacherla, Susmitha C (NONUS)" w:date="2017-07-24T17:35:00Z"/>
              <w:rFonts w:asciiTheme="minorHAnsi" w:hAnsiTheme="minorHAnsi" w:cs="Arial"/>
            </w:rPr>
          </w:rPrChange>
        </w:rPr>
      </w:pPr>
    </w:p>
    <w:p w:rsidR="00C57F4D" w:rsidRPr="00FD2034" w:rsidDel="00181CA6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219" w:author="Palacherla, Susmitha C (NONUS)" w:date="2017-07-24T17:35:00Z"/>
          <w:rFonts w:ascii="Times New Roman" w:hAnsi="Times New Roman"/>
          <w:rPrChange w:id="1220" w:author="Palacherla, Susmitha C (NONUS)" w:date="2017-07-24T16:49:00Z">
            <w:rPr>
              <w:del w:id="1221" w:author="Palacherla, Susmitha C (NONUS)" w:date="2017-07-24T17:35:00Z"/>
              <w:rFonts w:asciiTheme="minorHAnsi" w:hAnsiTheme="minorHAnsi" w:cs="Arial"/>
            </w:rPr>
          </w:rPrChange>
        </w:rPr>
      </w:pPr>
    </w:p>
    <w:p w:rsidR="00C57F4D" w:rsidRPr="00FD2034" w:rsidDel="00181CA6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222" w:author="Palacherla, Susmitha C (NONUS)" w:date="2017-07-24T17:35:00Z"/>
          <w:rFonts w:ascii="Times New Roman" w:hAnsi="Times New Roman"/>
          <w:rPrChange w:id="1223" w:author="Palacherla, Susmitha C (NONUS)" w:date="2017-07-24T16:49:00Z">
            <w:rPr>
              <w:del w:id="1224" w:author="Palacherla, Susmitha C (NONUS)" w:date="2017-07-24T17:35:00Z"/>
              <w:rFonts w:asciiTheme="minorHAnsi" w:hAnsiTheme="minorHAnsi" w:cs="Arial"/>
            </w:rPr>
          </w:rPrChange>
        </w:rPr>
      </w:pPr>
    </w:p>
    <w:p w:rsidR="00C57F4D" w:rsidRPr="00FD2034" w:rsidDel="00181CA6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225" w:author="Palacherla, Susmitha C (NONUS)" w:date="2017-07-24T17:35:00Z"/>
          <w:rFonts w:ascii="Times New Roman" w:hAnsi="Times New Roman"/>
          <w:rPrChange w:id="1226" w:author="Palacherla, Susmitha C (NONUS)" w:date="2017-07-24T16:49:00Z">
            <w:rPr>
              <w:del w:id="1227" w:author="Palacherla, Susmitha C (NONUS)" w:date="2017-07-24T17:35:00Z"/>
              <w:rFonts w:asciiTheme="minorHAnsi" w:hAnsiTheme="minorHAnsi" w:cs="Arial"/>
            </w:rPr>
          </w:rPrChange>
        </w:rPr>
      </w:pPr>
    </w:p>
    <w:p w:rsidR="00C57F4D" w:rsidRPr="00FD2034" w:rsidDel="00181CA6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228" w:author="Palacherla, Susmitha C (NONUS)" w:date="2017-07-24T17:35:00Z"/>
          <w:rFonts w:ascii="Times New Roman" w:hAnsi="Times New Roman"/>
          <w:rPrChange w:id="1229" w:author="Palacherla, Susmitha C (NONUS)" w:date="2017-07-24T16:49:00Z">
            <w:rPr>
              <w:del w:id="1230" w:author="Palacherla, Susmitha C (NONUS)" w:date="2017-07-24T17:35:00Z"/>
              <w:rFonts w:asciiTheme="minorHAnsi" w:hAnsiTheme="minorHAnsi" w:cs="Arial"/>
            </w:rPr>
          </w:rPrChange>
        </w:rPr>
      </w:pPr>
    </w:p>
    <w:p w:rsidR="00C57F4D" w:rsidRPr="00FD2034" w:rsidDel="00181CA6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231" w:author="Palacherla, Susmitha C (NONUS)" w:date="2017-07-24T17:35:00Z"/>
          <w:rFonts w:ascii="Times New Roman" w:hAnsi="Times New Roman"/>
          <w:rPrChange w:id="1232" w:author="Palacherla, Susmitha C (NONUS)" w:date="2017-07-24T16:49:00Z">
            <w:rPr>
              <w:del w:id="1233" w:author="Palacherla, Susmitha C (NONUS)" w:date="2017-07-24T17:35:00Z"/>
              <w:rFonts w:asciiTheme="minorHAnsi" w:hAnsiTheme="minorHAnsi" w:cs="Arial"/>
            </w:rPr>
          </w:rPrChange>
        </w:rPr>
      </w:pPr>
    </w:p>
    <w:p w:rsidR="00C57F4D" w:rsidRPr="00FD2034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34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265092" w:rsidRPr="00FD2034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235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1236" w:author="Palacherla, Susmitha C (NONUS)" w:date="2017-07-24T16:49:00Z">
            <w:rPr>
              <w:rFonts w:asciiTheme="minorHAnsi" w:hAnsiTheme="minorHAnsi" w:cs="Arial"/>
            </w:rPr>
          </w:rPrChange>
        </w:rPr>
        <w:t>SMTP Connection Manager</w:t>
      </w:r>
    </w:p>
    <w:p w:rsidR="00E654C3" w:rsidRPr="00FD2034" w:rsidRDefault="00C57F4D" w:rsidP="00E654C3">
      <w:pPr>
        <w:rPr>
          <w:rFonts w:ascii="Times New Roman" w:hAnsi="Times New Roman"/>
          <w:rPrChange w:id="1237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238" w:author="Palacherla, Susmitha C (NONUS)" w:date="2017-07-24T16:49:00Z">
            <w:rPr/>
          </w:rPrChange>
        </w:rPr>
        <w:t>The following SMTP servers can be used.</w:t>
      </w:r>
    </w:p>
    <w:p w:rsidR="00C57F4D" w:rsidRPr="00FD2034" w:rsidRDefault="00C57F4D" w:rsidP="00E654C3">
      <w:pPr>
        <w:rPr>
          <w:rFonts w:ascii="Times New Roman" w:hAnsi="Times New Roman"/>
          <w:rPrChange w:id="1239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240" w:author="Palacherla, Susmitha C (NONUS)" w:date="2017-07-24T16:49:00Z">
            <w:rPr/>
          </w:rPrChange>
        </w:rPr>
        <w:t>HQ100-SMTP01, HQ100-SMTP01 or smtpout.gdit.com</w:t>
      </w:r>
    </w:p>
    <w:p w:rsidR="007B5133" w:rsidRPr="00FD2034" w:rsidRDefault="00C57F4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41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242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7E4797FA" wp14:editId="1B9E4AFB">
            <wp:extent cx="27432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Pr="00FD2034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43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0E56D1" w:rsidRPr="00FD2034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24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0E56D1" w:rsidRPr="00FD2034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24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0E56D1" w:rsidRPr="00FD2034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24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111203" w:rsidRPr="00FD2034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47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111203" w:rsidRPr="00FD2034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48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265092" w:rsidRPr="00FD203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49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0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1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2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3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4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5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6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7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8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59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60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1261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Pr="00FD2034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62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265092" w:rsidRPr="00FD203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63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265092" w:rsidRPr="00FD203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64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265092" w:rsidRPr="00FD203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65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265092" w:rsidRPr="00FD203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66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265092" w:rsidRPr="00FD203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67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8C584B" w:rsidRPr="00FD2034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68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133126" w:rsidRPr="00FD2034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69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2D5D3B" w:rsidRPr="00FD2034" w:rsidDel="00FD2034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1270" w:author="Palacherla, Susmitha C (NONUS)" w:date="2017-07-24T16:51:00Z"/>
          <w:rFonts w:ascii="Times New Roman" w:hAnsi="Times New Roman"/>
          <w:b/>
          <w:sz w:val="24"/>
          <w:szCs w:val="24"/>
          <w:rPrChange w:id="1271" w:author="Palacherla, Susmitha C (NONUS)" w:date="2017-07-24T16:49:00Z">
            <w:rPr>
              <w:del w:id="1272" w:author="Palacherla, Susmitha C (NONUS)" w:date="2017-07-24T16:51:00Z"/>
              <w:rFonts w:ascii="Arial" w:hAnsi="Arial" w:cs="Arial"/>
              <w:b/>
              <w:sz w:val="24"/>
              <w:szCs w:val="24"/>
            </w:rPr>
          </w:rPrChange>
        </w:rPr>
      </w:pPr>
    </w:p>
    <w:p w:rsidR="002D5D3B" w:rsidRPr="00FD2034" w:rsidDel="00FD2034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1273" w:author="Palacherla, Susmitha C (NONUS)" w:date="2017-07-24T16:51:00Z"/>
          <w:rFonts w:ascii="Times New Roman" w:hAnsi="Times New Roman"/>
          <w:b/>
          <w:sz w:val="24"/>
          <w:szCs w:val="24"/>
          <w:rPrChange w:id="1274" w:author="Palacherla, Susmitha C (NONUS)" w:date="2017-07-24T16:49:00Z">
            <w:rPr>
              <w:del w:id="1275" w:author="Palacherla, Susmitha C (NONUS)" w:date="2017-07-24T16:51:00Z"/>
              <w:rFonts w:ascii="Arial" w:hAnsi="Arial" w:cs="Arial"/>
              <w:b/>
              <w:sz w:val="24"/>
              <w:szCs w:val="24"/>
            </w:rPr>
          </w:rPrChange>
        </w:rPr>
      </w:pPr>
    </w:p>
    <w:p w:rsidR="00EE06FD" w:rsidRPr="00FD2034" w:rsidDel="00FD2034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1276" w:author="Palacherla, Susmitha C (NONUS)" w:date="2017-07-24T16:51:00Z"/>
          <w:rFonts w:ascii="Times New Roman" w:hAnsi="Times New Roman"/>
          <w:b/>
          <w:sz w:val="24"/>
          <w:szCs w:val="24"/>
          <w:rPrChange w:id="1277" w:author="Palacherla, Susmitha C (NONUS)" w:date="2017-07-24T16:49:00Z">
            <w:rPr>
              <w:del w:id="1278" w:author="Palacherla, Susmitha C (NONUS)" w:date="2017-07-24T16:51:00Z"/>
              <w:rFonts w:ascii="Arial" w:hAnsi="Arial" w:cs="Arial"/>
              <w:b/>
              <w:sz w:val="24"/>
              <w:szCs w:val="24"/>
            </w:rPr>
          </w:rPrChange>
        </w:rPr>
      </w:pPr>
    </w:p>
    <w:p w:rsidR="002C13F0" w:rsidRPr="00FD2034" w:rsidDel="00FD2034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1279" w:author="Palacherla, Susmitha C (NONUS)" w:date="2017-07-24T16:51:00Z"/>
          <w:rFonts w:ascii="Times New Roman" w:hAnsi="Times New Roman"/>
          <w:b/>
          <w:sz w:val="24"/>
          <w:szCs w:val="24"/>
          <w:rPrChange w:id="1280" w:author="Palacherla, Susmitha C (NONUS)" w:date="2017-07-24T16:49:00Z">
            <w:rPr>
              <w:del w:id="1281" w:author="Palacherla, Susmitha C (NONUS)" w:date="2017-07-24T16:51:00Z"/>
              <w:rFonts w:ascii="Arial" w:hAnsi="Arial" w:cs="Arial"/>
              <w:b/>
              <w:sz w:val="24"/>
              <w:szCs w:val="24"/>
            </w:rPr>
          </w:rPrChange>
        </w:rPr>
      </w:pPr>
    </w:p>
    <w:p w:rsidR="002C13F0" w:rsidRPr="00FD2034" w:rsidDel="00FD2034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1282" w:author="Palacherla, Susmitha C (NONUS)" w:date="2017-07-24T16:51:00Z"/>
          <w:rFonts w:ascii="Times New Roman" w:hAnsi="Times New Roman"/>
          <w:b/>
          <w:sz w:val="24"/>
          <w:szCs w:val="24"/>
          <w:rPrChange w:id="1283" w:author="Palacherla, Susmitha C (NONUS)" w:date="2017-07-24T16:49:00Z">
            <w:rPr>
              <w:del w:id="1284" w:author="Palacherla, Susmitha C (NONUS)" w:date="2017-07-24T16:51:00Z"/>
              <w:rFonts w:ascii="Arial" w:hAnsi="Arial" w:cs="Arial"/>
              <w:b/>
              <w:sz w:val="24"/>
              <w:szCs w:val="24"/>
            </w:rPr>
          </w:rPrChange>
        </w:rPr>
      </w:pPr>
    </w:p>
    <w:p w:rsidR="002C13F0" w:rsidRPr="00FD2034" w:rsidDel="00FD2034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1285" w:author="Palacherla, Susmitha C (NONUS)" w:date="2017-07-24T16:51:00Z"/>
          <w:rFonts w:ascii="Times New Roman" w:hAnsi="Times New Roman"/>
          <w:b/>
          <w:sz w:val="24"/>
          <w:szCs w:val="24"/>
          <w:rPrChange w:id="1286" w:author="Palacherla, Susmitha C (NONUS)" w:date="2017-07-24T16:49:00Z">
            <w:rPr>
              <w:del w:id="1287" w:author="Palacherla, Susmitha C (NONUS)" w:date="2017-07-24T16:51:00Z"/>
              <w:rFonts w:ascii="Arial" w:hAnsi="Arial" w:cs="Arial"/>
              <w:b/>
              <w:sz w:val="24"/>
              <w:szCs w:val="24"/>
            </w:rPr>
          </w:rPrChange>
        </w:rPr>
      </w:pPr>
    </w:p>
    <w:p w:rsidR="002C13F0" w:rsidRPr="00FD2034" w:rsidDel="00FD2034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1288" w:author="Palacherla, Susmitha C (NONUS)" w:date="2017-07-24T16:51:00Z"/>
          <w:rFonts w:ascii="Times New Roman" w:hAnsi="Times New Roman"/>
          <w:b/>
          <w:sz w:val="24"/>
          <w:szCs w:val="24"/>
          <w:rPrChange w:id="1289" w:author="Palacherla, Susmitha C (NONUS)" w:date="2017-07-24T16:49:00Z">
            <w:rPr>
              <w:del w:id="1290" w:author="Palacherla, Susmitha C (NONUS)" w:date="2017-07-24T16:51:00Z"/>
              <w:rFonts w:ascii="Arial" w:hAnsi="Arial" w:cs="Arial"/>
              <w:b/>
              <w:sz w:val="24"/>
              <w:szCs w:val="24"/>
            </w:rPr>
          </w:rPrChange>
        </w:rPr>
      </w:pPr>
    </w:p>
    <w:p w:rsidR="002074EC" w:rsidRPr="00FD2034" w:rsidDel="00FD2034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1291" w:author="Palacherla, Susmitha C (NONUS)" w:date="2017-07-24T16:51:00Z"/>
          <w:rFonts w:ascii="Times New Roman" w:hAnsi="Times New Roman"/>
          <w:b/>
          <w:sz w:val="24"/>
          <w:szCs w:val="24"/>
          <w:rPrChange w:id="1292" w:author="Palacherla, Susmitha C (NONUS)" w:date="2017-07-24T16:49:00Z">
            <w:rPr>
              <w:del w:id="1293" w:author="Palacherla, Susmitha C (NONUS)" w:date="2017-07-24T16:51:00Z"/>
              <w:rFonts w:ascii="Arial" w:hAnsi="Arial" w:cs="Arial"/>
              <w:b/>
              <w:sz w:val="24"/>
              <w:szCs w:val="24"/>
            </w:rPr>
          </w:rPrChange>
        </w:rPr>
      </w:pPr>
    </w:p>
    <w:p w:rsidR="00202048" w:rsidRPr="00FD2034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294" w:author="Palacherla, Susmitha C (NONUS)" w:date="2017-07-24T16:49:00Z">
            <w:rPr>
              <w:rFonts w:asciiTheme="minorHAnsi" w:hAnsiTheme="minorHAnsi" w:cs="Arial"/>
              <w:b/>
            </w:rPr>
          </w:rPrChange>
        </w:rPr>
      </w:pPr>
      <w:r w:rsidRPr="00FD2034">
        <w:rPr>
          <w:rFonts w:ascii="Times New Roman" w:hAnsi="Times New Roman"/>
          <w:b/>
          <w:rPrChange w:id="1295" w:author="Palacherla, Susmitha C (NONUS)" w:date="2017-07-24T16:49:00Z">
            <w:rPr>
              <w:rFonts w:asciiTheme="minorHAnsi" w:hAnsiTheme="minorHAnsi" w:cs="Arial"/>
              <w:b/>
            </w:rPr>
          </w:rPrChange>
        </w:rPr>
        <w:t>Package Content</w:t>
      </w:r>
    </w:p>
    <w:p w:rsidR="00202048" w:rsidRPr="00FD2034" w:rsidRDefault="00385FF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296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  <w:del w:id="1297" w:author="Palacherla, Susmitha C (NONUS)" w:date="2017-07-24T16:06:00Z">
        <w:r w:rsidRPr="00FD2034" w:rsidDel="00DD7889">
          <w:rPr>
            <w:rFonts w:ascii="Times New Roman" w:hAnsi="Times New Roman"/>
            <w:noProof/>
            <w:rPrChange w:id="1298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5E947445" wp14:editId="34B66570">
              <wp:extent cx="5943600" cy="5096510"/>
              <wp:effectExtent l="0" t="0" r="0" b="889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096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299" w:author="Palacherla, Susmitha C (NONUS)" w:date="2017-07-24T16:07:00Z">
        <w:r w:rsidR="00DD7889" w:rsidRPr="00FD2034">
          <w:rPr>
            <w:rFonts w:ascii="Times New Roman" w:hAnsi="Times New Roman"/>
            <w:noProof/>
            <w:rPrChange w:id="1300" w:author="Palacherla, Susmitha C (NONUS)" w:date="2017-07-24T16:49:00Z">
              <w:rPr>
                <w:noProof/>
              </w:rPr>
            </w:rPrChange>
          </w:rPr>
          <w:t xml:space="preserve"> </w:t>
        </w:r>
        <w:r w:rsidR="00DD7889" w:rsidRPr="00FD2034">
          <w:rPr>
            <w:rFonts w:ascii="Times New Roman" w:hAnsi="Times New Roman"/>
            <w:noProof/>
            <w:rPrChange w:id="1301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6881B9D7" wp14:editId="6DB8938F">
              <wp:extent cx="5943600" cy="3660140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6601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94DAF" w:rsidRPr="00FD2034" w:rsidDel="00181CA6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1302" w:author="Palacherla, Susmitha C (NONUS)" w:date="2017-07-24T17:35:00Z"/>
          <w:rFonts w:ascii="Times New Roman" w:hAnsi="Times New Roman"/>
          <w:b/>
          <w:sz w:val="24"/>
          <w:szCs w:val="24"/>
          <w:rPrChange w:id="1303" w:author="Palacherla, Susmitha C (NONUS)" w:date="2017-07-24T16:49:00Z">
            <w:rPr>
              <w:del w:id="1304" w:author="Palacherla, Susmitha C (NONUS)" w:date="2017-07-24T17:35:00Z"/>
              <w:rFonts w:ascii="Arial" w:hAnsi="Arial" w:cs="Arial"/>
              <w:b/>
              <w:sz w:val="24"/>
              <w:szCs w:val="24"/>
            </w:rPr>
          </w:rPrChange>
        </w:rPr>
      </w:pPr>
    </w:p>
    <w:p w:rsidR="007931F8" w:rsidRPr="00FD2034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305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7931F8" w:rsidRPr="00FD2034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306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A52549" w:rsidRPr="00FD2034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307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7931F8" w:rsidRPr="00FD2034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308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b/>
          <w:sz w:val="24"/>
          <w:szCs w:val="24"/>
          <w:rPrChange w:id="1309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  <w:t>Workflow</w:t>
      </w:r>
    </w:p>
    <w:p w:rsidR="00385FF7" w:rsidRPr="00FD2034" w:rsidRDefault="00385FF7" w:rsidP="00385FF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310" w:author="Palacherla, Susmitha C (NONUS)" w:date="2017-07-24T16:49:00Z">
            <w:rPr>
              <w:rFonts w:asciiTheme="minorHAnsi" w:hAnsiTheme="minorHAnsi" w:cs="Arial"/>
              <w:b/>
            </w:rPr>
          </w:rPrChange>
        </w:rPr>
      </w:pPr>
      <w:del w:id="1311" w:author="Palacherla, Susmitha C (NONUS)" w:date="2017-07-24T16:52:00Z">
        <w:r w:rsidRPr="00FD2034" w:rsidDel="00FD2034">
          <w:rPr>
            <w:rFonts w:ascii="Times New Roman" w:hAnsi="Times New Roman"/>
            <w:b/>
            <w:rPrChange w:id="1312" w:author="Palacherla, Susmitha C (NONUS)" w:date="2017-07-24T16:49:00Z">
              <w:rPr>
                <w:rFonts w:asciiTheme="minorHAnsi" w:hAnsiTheme="minorHAnsi" w:cs="Arial"/>
                <w:b/>
              </w:rPr>
            </w:rPrChange>
          </w:rPr>
          <w:delText xml:space="preserve"> For Each Loop – </w:delText>
        </w:r>
      </w:del>
      <w:r w:rsidRPr="00FD2034">
        <w:rPr>
          <w:rFonts w:ascii="Times New Roman" w:hAnsi="Times New Roman"/>
          <w:b/>
          <w:rPrChange w:id="1313" w:author="Palacherla, Susmitha C (NONUS)" w:date="2017-07-24T16:49:00Z">
            <w:rPr>
              <w:rFonts w:asciiTheme="minorHAnsi" w:hAnsiTheme="minorHAnsi" w:cs="Arial"/>
              <w:b/>
            </w:rPr>
          </w:rPrChange>
        </w:rPr>
        <w:t>For each ETS file in Staging directory</w:t>
      </w:r>
      <w:ins w:id="1314" w:author="Palacherla, Susmitha C (NONUS)" w:date="2017-07-24T16:39:00Z">
        <w:r w:rsidR="007C5441" w:rsidRPr="00FD2034">
          <w:rPr>
            <w:rFonts w:ascii="Times New Roman" w:hAnsi="Times New Roman"/>
            <w:b/>
            <w:rPrChange w:id="1315" w:author="Palacherla, Susmitha C (NONUS)" w:date="2017-07-24T16:49:00Z">
              <w:rPr>
                <w:rFonts w:asciiTheme="minorHAnsi" w:hAnsiTheme="minorHAnsi" w:cs="Arial"/>
                <w:b/>
              </w:rPr>
            </w:rPrChange>
          </w:rPr>
          <w:t xml:space="preserve"> (Non HNC and ICC)</w:t>
        </w:r>
      </w:ins>
    </w:p>
    <w:p w:rsidR="00385FF7" w:rsidRPr="00FD2034" w:rsidRDefault="00385FF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316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494DF0" w:rsidRPr="00FD2034" w:rsidRDefault="00494DF0" w:rsidP="00494DF0">
      <w:pPr>
        <w:rPr>
          <w:rFonts w:ascii="Times New Roman" w:hAnsi="Times New Roman"/>
          <w:b/>
          <w:rPrChange w:id="1317" w:author="Palacherla, Susmitha C (NONUS)" w:date="2017-07-24T16:49:00Z">
            <w:rPr>
              <w:b/>
            </w:rPr>
          </w:rPrChange>
        </w:rPr>
      </w:pPr>
      <w:r w:rsidRPr="00FD2034">
        <w:rPr>
          <w:rFonts w:ascii="Times New Roman" w:hAnsi="Times New Roman"/>
          <w:b/>
          <w:rPrChange w:id="1318" w:author="Palacherla, Susmitha C (NONUS)" w:date="2017-07-24T16:49:00Z">
            <w:rPr>
              <w:b/>
            </w:rPr>
          </w:rPrChange>
        </w:rPr>
        <w:t>Summary of Steps</w:t>
      </w:r>
    </w:p>
    <w:p w:rsidR="00385FF7" w:rsidRPr="00FD2034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  <w:rPrChange w:id="1319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320" w:author="Palacherla, Susmitha C (NONUS)" w:date="2017-07-24T16:49:00Z">
            <w:rPr/>
          </w:rPrChange>
        </w:rPr>
        <w:t>SQL task – Truncate ETS Staging table</w:t>
      </w:r>
    </w:p>
    <w:p w:rsidR="00385FF7" w:rsidRPr="00FD2034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  <w:rPrChange w:id="1321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322" w:author="Palacherla, Susmitha C (NONUS)" w:date="2017-07-24T16:49:00Z">
            <w:rPr/>
          </w:rPrChange>
        </w:rPr>
        <w:t>DFT – Stage ETS Staging table</w:t>
      </w:r>
    </w:p>
    <w:p w:rsidR="00385FF7" w:rsidRPr="00FD2034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  <w:rPrChange w:id="1323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324" w:author="Palacherla, Susmitha C (NONUS)" w:date="2017-07-24T16:49:00Z">
            <w:rPr/>
          </w:rPrChange>
        </w:rPr>
        <w:t>SQL task Update ETS Staging table</w:t>
      </w:r>
    </w:p>
    <w:p w:rsidR="00385FF7" w:rsidRPr="00FD2034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  <w:rPrChange w:id="1325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326" w:author="Palacherla, Susmitha C (NONUS)" w:date="2017-07-24T16:49:00Z">
            <w:rPr/>
          </w:rPrChange>
        </w:rPr>
        <w:t>SQL task – Load Coaching Log</w:t>
      </w:r>
    </w:p>
    <w:p w:rsidR="00385FF7" w:rsidRPr="00FD2034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  <w:rPrChange w:id="1327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328" w:author="Palacherla, Susmitha C (NONUS)" w:date="2017-07-24T16:49:00Z">
            <w:rPr/>
          </w:rPrChange>
        </w:rPr>
        <w:t>SQL task – Load ETS Fact Table</w:t>
      </w:r>
    </w:p>
    <w:p w:rsidR="00385FF7" w:rsidRPr="00FD2034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  <w:rPrChange w:id="1329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330" w:author="Palacherla, Susmitha C (NONUS)" w:date="2017-07-24T16:49:00Z">
            <w:rPr/>
          </w:rPrChange>
        </w:rPr>
        <w:t>SQL task – Load File list table</w:t>
      </w:r>
    </w:p>
    <w:p w:rsidR="00385FF7" w:rsidRPr="00FD2034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  <w:rPrChange w:id="1331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332" w:author="Palacherla, Susmitha C (NONUS)" w:date="2017-07-24T16:49:00Z">
            <w:rPr/>
          </w:rPrChange>
        </w:rPr>
        <w:t>File system task – Backup files to Backups directory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333" w:author="Palacherla, Susmitha C (NONUS)" w:date="2017-07-24T16:52:00Z"/>
          <w:rFonts w:ascii="Times New Roman" w:hAnsi="Times New Roman"/>
          <w:b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334" w:author="Palacherla, Susmitha C (NONUS)" w:date="2017-07-24T16:52:00Z"/>
          <w:rFonts w:ascii="Times New Roman" w:hAnsi="Times New Roman"/>
          <w:b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335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336" w:author="Palacherla, Susmitha C (NONUS)" w:date="2017-07-24T17:35:00Z"/>
          <w:rFonts w:ascii="Times New Roman" w:hAnsi="Times New Roman"/>
          <w:b/>
          <w:sz w:val="24"/>
          <w:szCs w:val="24"/>
        </w:rPr>
      </w:pPr>
    </w:p>
    <w:p w:rsidR="00181CA6" w:rsidRPr="00FD2034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337" w:author="Palacherla, Susmitha C (NONUS)" w:date="2017-07-24T16:49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rPr>
          <w:rFonts w:ascii="Times New Roman" w:hAnsi="Times New Roman"/>
          <w:b/>
          <w:rPrChange w:id="1338" w:author="Palacherla, Susmitha C (NONUS)" w:date="2017-07-24T16:49:00Z">
            <w:rPr>
              <w:b/>
            </w:rPr>
          </w:rPrChange>
        </w:rPr>
      </w:pPr>
      <w:r w:rsidRPr="00FD2034">
        <w:rPr>
          <w:rFonts w:ascii="Times New Roman" w:hAnsi="Times New Roman"/>
          <w:b/>
          <w:rPrChange w:id="1339" w:author="Palacherla, Susmitha C (NONUS)" w:date="2017-07-24T16:49:00Z">
            <w:rPr>
              <w:b/>
            </w:rPr>
          </w:rPrChange>
        </w:rPr>
        <w:t>Details</w:t>
      </w:r>
    </w:p>
    <w:p w:rsidR="000229C2" w:rsidRPr="00FD2034" w:rsidRDefault="000229C2" w:rsidP="007C5441">
      <w:pPr>
        <w:spacing w:after="0"/>
        <w:rPr>
          <w:moveTo w:id="1340" w:author="Palacherla, Susmitha C (NONUS)" w:date="2017-07-24T16:28:00Z"/>
          <w:rFonts w:ascii="Times New Roman" w:hAnsi="Times New Roman"/>
          <w:rPrChange w:id="1341" w:author="Palacherla, Susmitha C (NONUS)" w:date="2017-07-24T16:49:00Z">
            <w:rPr>
              <w:moveTo w:id="1342" w:author="Palacherla, Susmitha C (NONUS)" w:date="2017-07-24T16:28:00Z"/>
            </w:rPr>
          </w:rPrChange>
        </w:rPr>
        <w:pPrChange w:id="1343" w:author="Palacherla, Susmitha C (NONUS)" w:date="2017-07-24T16:40:00Z">
          <w:pPr>
            <w:spacing w:after="0"/>
            <w:ind w:left="1080"/>
          </w:pPr>
        </w:pPrChange>
      </w:pPr>
      <w:moveToRangeStart w:id="1344" w:author="Palacherla, Susmitha C (NONUS)" w:date="2017-07-24T16:28:00Z" w:name="move488677052"/>
      <w:moveTo w:id="1345" w:author="Palacherla, Susmitha C (NONUS)" w:date="2017-07-24T16:28:00Z">
        <w:r w:rsidRPr="00FD2034">
          <w:rPr>
            <w:rFonts w:ascii="Times New Roman" w:hAnsi="Times New Roman"/>
            <w:rPrChange w:id="1346" w:author="Palacherla, Susmitha C (NONUS)" w:date="2017-07-24T16:49:00Z">
              <w:rPr/>
            </w:rPrChange>
          </w:rPr>
          <w:t>Container: For</w:t>
        </w:r>
      </w:moveTo>
      <w:ins w:id="1347" w:author="Palacherla, Susmitha C (NONUS)" w:date="2017-07-24T16:52:00Z">
        <w:r w:rsidR="00FD2034">
          <w:rPr>
            <w:rFonts w:ascii="Times New Roman" w:hAnsi="Times New Roman"/>
          </w:rPr>
          <w:t xml:space="preserve"> </w:t>
        </w:r>
      </w:ins>
      <w:moveTo w:id="1348" w:author="Palacherla, Susmitha C (NONUS)" w:date="2017-07-24T16:28:00Z">
        <w:r w:rsidRPr="00FD2034">
          <w:rPr>
            <w:rFonts w:ascii="Times New Roman" w:hAnsi="Times New Roman"/>
            <w:rPrChange w:id="1349" w:author="Palacherla, Susmitha C (NONUS)" w:date="2017-07-24T16:49:00Z">
              <w:rPr/>
            </w:rPrChange>
          </w:rPr>
          <w:t>each</w:t>
        </w:r>
      </w:moveTo>
      <w:ins w:id="1350" w:author="Palacherla, Susmitha C (NONUS)" w:date="2017-07-24T16:29:00Z">
        <w:r w:rsidRPr="00FD2034">
          <w:rPr>
            <w:rFonts w:ascii="Times New Roman" w:hAnsi="Times New Roman"/>
            <w:rPrChange w:id="1351" w:author="Palacherla, Susmitha C (NONUS)" w:date="2017-07-24T16:49:00Z">
              <w:rPr/>
            </w:rPrChange>
          </w:rPr>
          <w:t xml:space="preserve"> ETS File</w:t>
        </w:r>
      </w:ins>
      <w:moveTo w:id="1352" w:author="Palacherla, Susmitha C (NONUS)" w:date="2017-07-24T16:28:00Z">
        <w:r w:rsidRPr="00FD2034">
          <w:rPr>
            <w:rFonts w:ascii="Times New Roman" w:hAnsi="Times New Roman"/>
            <w:rPrChange w:id="1353" w:author="Palacherla, Susmitha C (NONUS)" w:date="2017-07-24T16:49:00Z">
              <w:rPr/>
            </w:rPrChange>
          </w:rPr>
          <w:t xml:space="preserve"> Loop</w:t>
        </w:r>
      </w:moveTo>
      <w:ins w:id="1354" w:author="Palacherla, Susmitha C (NONUS)" w:date="2017-07-24T16:29:00Z">
        <w:r w:rsidRPr="00FD2034">
          <w:rPr>
            <w:rFonts w:ascii="Times New Roman" w:hAnsi="Times New Roman"/>
            <w:rPrChange w:id="1355" w:author="Palacherla, Susmitha C (NONUS)" w:date="2017-07-24T16:49:00Z">
              <w:rPr/>
            </w:rPrChange>
          </w:rPr>
          <w:t xml:space="preserve"> (Not HNC or ICC)</w:t>
        </w:r>
      </w:ins>
    </w:p>
    <w:moveToRangeEnd w:id="1344"/>
    <w:p w:rsidR="00385FF7" w:rsidRPr="00FD2034" w:rsidDel="000229C2" w:rsidRDefault="00385FF7" w:rsidP="00385FF7">
      <w:pPr>
        <w:pStyle w:val="ListParagraph"/>
        <w:numPr>
          <w:ilvl w:val="0"/>
          <w:numId w:val="12"/>
        </w:numPr>
        <w:rPr>
          <w:del w:id="1356" w:author="Palacherla, Susmitha C (NONUS)" w:date="2017-07-24T16:28:00Z"/>
          <w:rFonts w:ascii="Times New Roman" w:hAnsi="Times New Roman"/>
          <w:rPrChange w:id="1357" w:author="Palacherla, Susmitha C (NONUS)" w:date="2017-07-24T16:49:00Z">
            <w:rPr>
              <w:del w:id="1358" w:author="Palacherla, Susmitha C (NONUS)" w:date="2017-07-24T16:28:00Z"/>
            </w:rPr>
          </w:rPrChange>
        </w:rPr>
      </w:pPr>
      <w:del w:id="1359" w:author="Palacherla, Susmitha C (NONUS)" w:date="2017-07-24T16:28:00Z">
        <w:r w:rsidRPr="00FD2034" w:rsidDel="000229C2">
          <w:rPr>
            <w:rFonts w:ascii="Times New Roman" w:hAnsi="Times New Roman"/>
            <w:rPrChange w:id="1360" w:author="Palacherla, Susmitha C (NONUS)" w:date="2017-07-24T16:49:00Z">
              <w:rPr>
                <w:rFonts w:asciiTheme="minorHAnsi" w:hAnsiTheme="minorHAnsi" w:cs="Arial"/>
              </w:rPr>
            </w:rPrChange>
          </w:rPr>
          <w:delText xml:space="preserve">Step1: </w:delText>
        </w:r>
        <w:r w:rsidRPr="00FD2034" w:rsidDel="000229C2">
          <w:rPr>
            <w:rFonts w:ascii="Times New Roman" w:hAnsi="Times New Roman"/>
            <w:rPrChange w:id="1361" w:author="Palacherla, Susmitha C (NONUS)" w:date="2017-07-24T16:49:00Z">
              <w:rPr/>
            </w:rPrChange>
          </w:rPr>
          <w:delText>For Each Loop – For each ETS file in Staging directory</w:delText>
        </w:r>
      </w:del>
    </w:p>
    <w:p w:rsidR="00385FF7" w:rsidRPr="00FD2034" w:rsidDel="000229C2" w:rsidRDefault="00385FF7" w:rsidP="00385FF7">
      <w:pPr>
        <w:spacing w:after="0"/>
        <w:ind w:left="1080"/>
        <w:rPr>
          <w:moveFrom w:id="1362" w:author="Palacherla, Susmitha C (NONUS)" w:date="2017-07-24T16:28:00Z"/>
          <w:rFonts w:ascii="Times New Roman" w:hAnsi="Times New Roman"/>
          <w:rPrChange w:id="1363" w:author="Palacherla, Susmitha C (NONUS)" w:date="2017-07-24T16:49:00Z">
            <w:rPr>
              <w:moveFrom w:id="1364" w:author="Palacherla, Susmitha C (NONUS)" w:date="2017-07-24T16:28:00Z"/>
            </w:rPr>
          </w:rPrChange>
        </w:rPr>
      </w:pPr>
      <w:moveFromRangeStart w:id="1365" w:author="Palacherla, Susmitha C (NONUS)" w:date="2017-07-24T16:28:00Z" w:name="move488677052"/>
      <w:moveFrom w:id="1366" w:author="Palacherla, Susmitha C (NONUS)" w:date="2017-07-24T16:28:00Z">
        <w:r w:rsidRPr="00FD2034" w:rsidDel="000229C2">
          <w:rPr>
            <w:rFonts w:ascii="Times New Roman" w:hAnsi="Times New Roman"/>
            <w:rPrChange w:id="1367" w:author="Palacherla, Susmitha C (NONUS)" w:date="2017-07-24T16:49:00Z">
              <w:rPr/>
            </w:rPrChange>
          </w:rPr>
          <w:t>Container: Foreach Loop</w:t>
        </w:r>
      </w:moveFrom>
    </w:p>
    <w:moveFromRangeEnd w:id="1365"/>
    <w:p w:rsidR="00385FF7" w:rsidRPr="00FD2034" w:rsidRDefault="00385FF7" w:rsidP="00385FF7">
      <w:pPr>
        <w:spacing w:after="0"/>
        <w:ind w:left="1080"/>
        <w:rPr>
          <w:rFonts w:ascii="Times New Roman" w:hAnsi="Times New Roman"/>
          <w:rPrChange w:id="1368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369" w:author="Palacherla, Susmitha C (NONUS)" w:date="2017-07-24T16:49:00Z">
            <w:rPr/>
          </w:rPrChange>
        </w:rPr>
        <w:t>Folder: \\vrivscors01\BCC Scorecards\Coaching\ETS</w:t>
      </w:r>
    </w:p>
    <w:p w:rsidR="00385FF7" w:rsidRPr="00FD2034" w:rsidRDefault="00385FF7" w:rsidP="00385FF7">
      <w:pPr>
        <w:spacing w:after="0"/>
        <w:ind w:left="1080"/>
        <w:rPr>
          <w:rFonts w:ascii="Times New Roman" w:hAnsi="Times New Roman"/>
          <w:rPrChange w:id="1370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371" w:author="Palacherla, Susmitha C (NONUS)" w:date="2017-07-24T16:49:00Z">
            <w:rPr/>
          </w:rPrChange>
        </w:rPr>
        <w:t>Files: eCL_ETS_Feed*.csv</w:t>
      </w:r>
    </w:p>
    <w:p w:rsidR="00385FF7" w:rsidRPr="00FD2034" w:rsidRDefault="00385FF7" w:rsidP="00385FF7">
      <w:pPr>
        <w:spacing w:after="0"/>
        <w:ind w:left="1080"/>
        <w:rPr>
          <w:rFonts w:ascii="Times New Roman" w:hAnsi="Times New Roman"/>
          <w:rPrChange w:id="1372" w:author="Palacherla, Susmitha C (NONUS)" w:date="2017-07-24T16:49:00Z">
            <w:rPr/>
          </w:rPrChange>
        </w:rPr>
      </w:pPr>
      <w:del w:id="1373" w:author="Palacherla, Susmitha C (NONUS)" w:date="2017-07-24T16:30:00Z">
        <w:r w:rsidRPr="00FD2034" w:rsidDel="000229C2">
          <w:rPr>
            <w:rFonts w:ascii="Times New Roman" w:hAnsi="Times New Roman"/>
            <w:noProof/>
            <w:rPrChange w:id="1374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2800F1AC" wp14:editId="47440CE1">
              <wp:extent cx="5943600" cy="2045335"/>
              <wp:effectExtent l="0" t="0" r="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45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FD2034" w:rsidDel="000229C2" w:rsidRDefault="00385FF7" w:rsidP="00385FF7">
      <w:pPr>
        <w:spacing w:after="0"/>
        <w:ind w:left="1080"/>
        <w:rPr>
          <w:del w:id="1375" w:author="Palacherla, Susmitha C (NONUS)" w:date="2017-07-24T16:30:00Z"/>
          <w:rFonts w:ascii="Times New Roman" w:hAnsi="Times New Roman"/>
          <w:rPrChange w:id="1376" w:author="Palacherla, Susmitha C (NONUS)" w:date="2017-07-24T16:49:00Z">
            <w:rPr>
              <w:del w:id="1377" w:author="Palacherla, Susmitha C (NONUS)" w:date="2017-07-24T16:30:00Z"/>
            </w:rPr>
          </w:rPrChange>
        </w:rPr>
      </w:pPr>
      <w:del w:id="1378" w:author="Palacherla, Susmitha C (NONUS)" w:date="2017-07-24T16:30:00Z">
        <w:r w:rsidRPr="00FD2034" w:rsidDel="000229C2">
          <w:rPr>
            <w:rFonts w:ascii="Times New Roman" w:hAnsi="Times New Roman"/>
            <w:noProof/>
            <w:rPrChange w:id="1379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18AEF2D3" wp14:editId="0AA64F63">
              <wp:extent cx="4200525" cy="3324225"/>
              <wp:effectExtent l="0" t="0" r="9525" b="9525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00525" cy="3324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FD2034" w:rsidDel="000229C2" w:rsidRDefault="00385FF7" w:rsidP="00385FF7">
      <w:pPr>
        <w:spacing w:after="0"/>
        <w:ind w:left="1080"/>
        <w:rPr>
          <w:del w:id="1380" w:author="Palacherla, Susmitha C (NONUS)" w:date="2017-07-24T16:30:00Z"/>
          <w:rFonts w:ascii="Times New Roman" w:hAnsi="Times New Roman"/>
          <w:rPrChange w:id="1381" w:author="Palacherla, Susmitha C (NONUS)" w:date="2017-07-24T16:49:00Z">
            <w:rPr>
              <w:del w:id="1382" w:author="Palacherla, Susmitha C (NONUS)" w:date="2017-07-24T16:30:00Z"/>
            </w:rPr>
          </w:rPrChange>
        </w:rPr>
      </w:pPr>
    </w:p>
    <w:p w:rsidR="00385FF7" w:rsidRPr="00FD2034" w:rsidDel="000229C2" w:rsidRDefault="00385FF7" w:rsidP="00385FF7">
      <w:pPr>
        <w:spacing w:after="0"/>
        <w:ind w:left="1080"/>
        <w:rPr>
          <w:del w:id="1383" w:author="Palacherla, Susmitha C (NONUS)" w:date="2017-07-24T16:30:00Z"/>
          <w:rFonts w:ascii="Times New Roman" w:hAnsi="Times New Roman"/>
          <w:rPrChange w:id="1384" w:author="Palacherla, Susmitha C (NONUS)" w:date="2017-07-24T16:49:00Z">
            <w:rPr>
              <w:del w:id="1385" w:author="Palacherla, Susmitha C (NONUS)" w:date="2017-07-24T16:30:00Z"/>
            </w:rPr>
          </w:rPrChange>
        </w:rPr>
      </w:pPr>
      <w:del w:id="1386" w:author="Palacherla, Susmitha C (NONUS)" w:date="2017-07-24T16:30:00Z">
        <w:r w:rsidRPr="00FD2034" w:rsidDel="000229C2">
          <w:rPr>
            <w:rFonts w:ascii="Times New Roman" w:hAnsi="Times New Roman"/>
            <w:noProof/>
            <w:rPrChange w:id="1387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29404E6D" wp14:editId="230D6DB0">
              <wp:extent cx="5553075" cy="4953000"/>
              <wp:effectExtent l="0" t="0" r="9525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53075" cy="4953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FD2034" w:rsidDel="000229C2" w:rsidRDefault="00385FF7" w:rsidP="00385FF7">
      <w:pPr>
        <w:spacing w:after="0"/>
        <w:ind w:left="1080"/>
        <w:rPr>
          <w:del w:id="1388" w:author="Palacherla, Susmitha C (NONUS)" w:date="2017-07-24T16:30:00Z"/>
          <w:rFonts w:ascii="Times New Roman" w:hAnsi="Times New Roman"/>
          <w:rPrChange w:id="1389" w:author="Palacherla, Susmitha C (NONUS)" w:date="2017-07-24T16:49:00Z">
            <w:rPr>
              <w:del w:id="1390" w:author="Palacherla, Susmitha C (NONUS)" w:date="2017-07-24T16:30:00Z"/>
            </w:rPr>
          </w:rPrChange>
        </w:rPr>
      </w:pPr>
      <w:del w:id="1391" w:author="Palacherla, Susmitha C (NONUS)" w:date="2017-07-24T16:30:00Z">
        <w:r w:rsidRPr="00FD2034" w:rsidDel="000229C2">
          <w:rPr>
            <w:rFonts w:ascii="Times New Roman" w:hAnsi="Times New Roman"/>
            <w:noProof/>
            <w:rPrChange w:id="1392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5535B45B" wp14:editId="0854E27A">
              <wp:extent cx="5943600" cy="4076700"/>
              <wp:effectExtent l="0" t="0" r="0" b="0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076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FD2034" w:rsidDel="000229C2" w:rsidRDefault="00385FF7" w:rsidP="00385FF7">
      <w:pPr>
        <w:spacing w:after="0"/>
        <w:ind w:left="1080"/>
        <w:rPr>
          <w:del w:id="1393" w:author="Palacherla, Susmitha C (NONUS)" w:date="2017-07-24T16:30:00Z"/>
          <w:rFonts w:ascii="Times New Roman" w:hAnsi="Times New Roman"/>
          <w:rPrChange w:id="1394" w:author="Palacherla, Susmitha C (NONUS)" w:date="2017-07-24T16:49:00Z">
            <w:rPr>
              <w:del w:id="1395" w:author="Palacherla, Susmitha C (NONUS)" w:date="2017-07-24T16:30:00Z"/>
            </w:rPr>
          </w:rPrChange>
        </w:rPr>
      </w:pPr>
    </w:p>
    <w:p w:rsidR="00385FF7" w:rsidRPr="00FD2034" w:rsidDel="000229C2" w:rsidRDefault="00385FF7" w:rsidP="00385FF7">
      <w:pPr>
        <w:spacing w:after="0"/>
        <w:ind w:left="1080"/>
        <w:rPr>
          <w:del w:id="1396" w:author="Palacherla, Susmitha C (NONUS)" w:date="2017-07-24T16:30:00Z"/>
          <w:rFonts w:ascii="Times New Roman" w:hAnsi="Times New Roman"/>
          <w:rPrChange w:id="1397" w:author="Palacherla, Susmitha C (NONUS)" w:date="2017-07-24T16:49:00Z">
            <w:rPr>
              <w:del w:id="1398" w:author="Palacherla, Susmitha C (NONUS)" w:date="2017-07-24T16:30:00Z"/>
            </w:rPr>
          </w:rPrChange>
        </w:rPr>
      </w:pPr>
    </w:p>
    <w:p w:rsidR="00385FF7" w:rsidRPr="00FD2034" w:rsidDel="000229C2" w:rsidRDefault="00385FF7" w:rsidP="00385FF7">
      <w:pPr>
        <w:spacing w:after="0"/>
        <w:ind w:left="1080"/>
        <w:rPr>
          <w:del w:id="1399" w:author="Palacherla, Susmitha C (NONUS)" w:date="2017-07-24T16:30:00Z"/>
          <w:rFonts w:ascii="Times New Roman" w:hAnsi="Times New Roman"/>
          <w:rPrChange w:id="1400" w:author="Palacherla, Susmitha C (NONUS)" w:date="2017-07-24T16:49:00Z">
            <w:rPr>
              <w:del w:id="1401" w:author="Palacherla, Susmitha C (NONUS)" w:date="2017-07-24T16:30:00Z"/>
            </w:rPr>
          </w:rPrChange>
        </w:rPr>
      </w:pPr>
      <w:del w:id="1402" w:author="Palacherla, Susmitha C (NONUS)" w:date="2017-07-24T16:30:00Z">
        <w:r w:rsidRPr="00FD2034" w:rsidDel="000229C2">
          <w:rPr>
            <w:rFonts w:ascii="Times New Roman" w:hAnsi="Times New Roman"/>
            <w:noProof/>
            <w:rPrChange w:id="1403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3B810683" wp14:editId="5FE39F29">
              <wp:extent cx="5943600" cy="1926590"/>
              <wp:effectExtent l="0" t="0" r="0" b="0"/>
              <wp:docPr id="50" name="Picture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26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FD2034" w:rsidDel="000229C2" w:rsidRDefault="00385FF7" w:rsidP="00385FF7">
      <w:pPr>
        <w:spacing w:after="0"/>
        <w:ind w:left="1080"/>
        <w:rPr>
          <w:del w:id="1404" w:author="Palacherla, Susmitha C (NONUS)" w:date="2017-07-24T16:30:00Z"/>
          <w:rFonts w:ascii="Times New Roman" w:hAnsi="Times New Roman"/>
          <w:rPrChange w:id="1405" w:author="Palacherla, Susmitha C (NONUS)" w:date="2017-07-24T16:49:00Z">
            <w:rPr>
              <w:del w:id="1406" w:author="Palacherla, Susmitha C (NONUS)" w:date="2017-07-24T16:30:00Z"/>
            </w:rPr>
          </w:rPrChange>
        </w:rPr>
      </w:pPr>
    </w:p>
    <w:p w:rsidR="00385FF7" w:rsidRPr="00FD2034" w:rsidDel="000229C2" w:rsidRDefault="00385FF7" w:rsidP="00385FF7">
      <w:pPr>
        <w:spacing w:after="0"/>
        <w:ind w:left="1080"/>
        <w:rPr>
          <w:del w:id="1407" w:author="Palacherla, Susmitha C (NONUS)" w:date="2017-07-24T16:30:00Z"/>
          <w:rFonts w:ascii="Times New Roman" w:hAnsi="Times New Roman"/>
          <w:rPrChange w:id="1408" w:author="Palacherla, Susmitha C (NONUS)" w:date="2017-07-24T16:49:00Z">
            <w:rPr>
              <w:del w:id="1409" w:author="Palacherla, Susmitha C (NONUS)" w:date="2017-07-24T16:30:00Z"/>
            </w:rPr>
          </w:rPrChange>
        </w:rPr>
      </w:pPr>
    </w:p>
    <w:p w:rsidR="00385FF7" w:rsidRPr="00FD2034" w:rsidDel="000229C2" w:rsidRDefault="00385FF7" w:rsidP="00385FF7">
      <w:pPr>
        <w:spacing w:after="0"/>
        <w:ind w:left="1080"/>
        <w:rPr>
          <w:del w:id="1410" w:author="Palacherla, Susmitha C (NONUS)" w:date="2017-07-24T16:30:00Z"/>
          <w:rFonts w:ascii="Times New Roman" w:hAnsi="Times New Roman"/>
          <w:rPrChange w:id="1411" w:author="Palacherla, Susmitha C (NONUS)" w:date="2017-07-24T16:49:00Z">
            <w:rPr>
              <w:del w:id="1412" w:author="Palacherla, Susmitha C (NONUS)" w:date="2017-07-24T16:30:00Z"/>
            </w:rPr>
          </w:rPrChange>
        </w:rPr>
      </w:pPr>
    </w:p>
    <w:p w:rsidR="00385FF7" w:rsidRPr="00FD2034" w:rsidDel="000229C2" w:rsidRDefault="00385FF7" w:rsidP="00385FF7">
      <w:pPr>
        <w:spacing w:after="0"/>
        <w:ind w:left="1080"/>
        <w:rPr>
          <w:del w:id="1413" w:author="Palacherla, Susmitha C (NONUS)" w:date="2017-07-24T16:30:00Z"/>
          <w:rFonts w:ascii="Times New Roman" w:hAnsi="Times New Roman"/>
          <w:rPrChange w:id="1414" w:author="Palacherla, Susmitha C (NONUS)" w:date="2017-07-24T16:49:00Z">
            <w:rPr>
              <w:del w:id="1415" w:author="Palacherla, Susmitha C (NONUS)" w:date="2017-07-24T16:30:00Z"/>
            </w:rPr>
          </w:rPrChange>
        </w:rPr>
      </w:pPr>
    </w:p>
    <w:p w:rsidR="00385FF7" w:rsidRPr="00FD2034" w:rsidDel="000229C2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416" w:author="Palacherla, Susmitha C (NONUS)" w:date="2017-07-24T16:30:00Z"/>
          <w:rFonts w:ascii="Times New Roman" w:hAnsi="Times New Roman"/>
          <w:sz w:val="24"/>
          <w:szCs w:val="24"/>
          <w:rPrChange w:id="1417" w:author="Palacherla, Susmitha C (NONUS)" w:date="2017-07-24T16:49:00Z">
            <w:rPr>
              <w:del w:id="1418" w:author="Palacherla, Susmitha C (NONUS)" w:date="2017-07-24T16:30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  <w:rPrChange w:id="1419" w:author="Palacherla, Susmitha C (NONUS)" w:date="2017-07-24T16:49:00Z">
            <w:rPr/>
          </w:rPrChange>
        </w:rPr>
      </w:pPr>
      <w:del w:id="1420" w:author="Palacherla, Susmitha C (NONUS)" w:date="2017-07-24T16:30:00Z">
        <w:r w:rsidRPr="00FD2034" w:rsidDel="000229C2">
          <w:rPr>
            <w:rFonts w:ascii="Times New Roman" w:hAnsi="Times New Roman"/>
            <w:rPrChange w:id="1421" w:author="Palacherla, Susmitha C (NONUS)" w:date="2017-07-24T16:49:00Z">
              <w:rPr/>
            </w:rPrChange>
          </w:rPr>
          <w:delText>S</w:delText>
        </w:r>
      </w:del>
      <w:ins w:id="1422" w:author="Palacherla, Susmitha C (NONUS)" w:date="2017-07-24T16:30:00Z">
        <w:r w:rsidR="000229C2" w:rsidRPr="00FD2034">
          <w:rPr>
            <w:rFonts w:ascii="Times New Roman" w:hAnsi="Times New Roman"/>
            <w:rPrChange w:id="1423" w:author="Palacherla, Susmitha C (NONUS)" w:date="2017-07-24T16:49:00Z">
              <w:rPr/>
            </w:rPrChange>
          </w:rPr>
          <w:t>S</w:t>
        </w:r>
      </w:ins>
      <w:r w:rsidRPr="00FD2034">
        <w:rPr>
          <w:rFonts w:ascii="Times New Roman" w:hAnsi="Times New Roman"/>
          <w:rPrChange w:id="1424" w:author="Palacherla, Susmitha C (NONUS)" w:date="2017-07-24T16:49:00Z">
            <w:rPr/>
          </w:rPrChange>
        </w:rPr>
        <w:t>QL task – Truncate ETS Staging table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42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426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3A5DE45A" wp14:editId="3F0E1F38">
            <wp:extent cx="1531620" cy="895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42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rPrChange w:id="1428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1429" w:author="Palacherla, Susmitha C (NONUS)" w:date="2017-07-24T16:49:00Z">
            <w:rPr>
              <w:rFonts w:asciiTheme="minorHAnsi" w:hAnsiTheme="minorHAnsi" w:cs="Arial"/>
            </w:rPr>
          </w:rPrChange>
        </w:rPr>
        <w:t>Executes Truncate Table [EC]</w:t>
      </w:r>
      <w:proofErr w:type="gramStart"/>
      <w:r w:rsidRPr="00FD2034">
        <w:rPr>
          <w:rFonts w:ascii="Times New Roman" w:hAnsi="Times New Roman"/>
          <w:rPrChange w:id="1430" w:author="Palacherla, Susmitha C (NONUS)" w:date="2017-07-24T16:49:00Z">
            <w:rPr>
              <w:rFonts w:asciiTheme="minorHAnsi" w:hAnsiTheme="minorHAnsi" w:cs="Arial"/>
            </w:rPr>
          </w:rPrChange>
        </w:rPr>
        <w:t>.[</w:t>
      </w:r>
      <w:proofErr w:type="spellStart"/>
      <w:proofErr w:type="gramEnd"/>
      <w:r w:rsidRPr="00FD2034">
        <w:rPr>
          <w:rFonts w:ascii="Times New Roman" w:hAnsi="Times New Roman"/>
          <w:rPrChange w:id="1431" w:author="Palacherla, Susmitha C (NONUS)" w:date="2017-07-24T16:49:00Z">
            <w:rPr>
              <w:rFonts w:asciiTheme="minorHAnsi" w:hAnsiTheme="minorHAnsi" w:cs="Arial"/>
            </w:rPr>
          </w:rPrChange>
        </w:rPr>
        <w:t>ETS_Coaching_Stage</w:t>
      </w:r>
      <w:proofErr w:type="spellEnd"/>
      <w:r w:rsidRPr="00FD2034">
        <w:rPr>
          <w:rFonts w:ascii="Times New Roman" w:hAnsi="Times New Roman"/>
          <w:rPrChange w:id="1432" w:author="Palacherla, Susmitha C (NONUS)" w:date="2017-07-24T16:49:00Z">
            <w:rPr>
              <w:rFonts w:asciiTheme="minorHAnsi" w:hAnsiTheme="minorHAnsi" w:cs="Arial"/>
            </w:rPr>
          </w:rPrChange>
        </w:rPr>
        <w:t>]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rPrChange w:id="1433" w:author="Palacherla, Susmitha C (NONUS)" w:date="2017-07-24T16:49:00Z">
            <w:rPr>
              <w:rFonts w:asciiTheme="minorHAnsi" w:hAnsiTheme="minorHAnsi" w:cs="Arial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43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43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  <w:rPrChange w:id="1436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437" w:author="Palacherla, Susmitha C (NONUS)" w:date="2017-07-24T16:49:00Z">
            <w:rPr/>
          </w:rPrChange>
        </w:rPr>
        <w:t>DFT: Load ETS staging table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43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439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1BD08EF9" wp14:editId="2B09A1F4">
            <wp:extent cx="1905000" cy="781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44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441" w:author="Palacherla, Susmitha C (NONUS)" w:date="2017-07-24T16:07:00Z"/>
          <w:rFonts w:ascii="Times New Roman" w:hAnsi="Times New Roman"/>
          <w:sz w:val="24"/>
          <w:szCs w:val="24"/>
          <w:rPrChange w:id="1442" w:author="Palacherla, Susmitha C (NONUS)" w:date="2017-07-24T16:49:00Z">
            <w:rPr>
              <w:ins w:id="1443" w:author="Palacherla, Susmitha C (NONUS)" w:date="2017-07-24T16:07:00Z"/>
              <w:rFonts w:ascii="Arial" w:hAnsi="Arial" w:cs="Arial"/>
              <w:sz w:val="24"/>
              <w:szCs w:val="24"/>
            </w:rPr>
          </w:rPrChange>
        </w:rPr>
      </w:pPr>
    </w:p>
    <w:p w:rsidR="00DD7889" w:rsidRPr="00FD2034" w:rsidRDefault="004A74F0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444" w:author="Palacherla, Susmitha C (NONUS)" w:date="2017-07-24T16:07:00Z"/>
          <w:rFonts w:ascii="Times New Roman" w:hAnsi="Times New Roman"/>
          <w:sz w:val="24"/>
          <w:szCs w:val="24"/>
          <w:rPrChange w:id="1445" w:author="Palacherla, Susmitha C (NONUS)" w:date="2017-07-24T16:49:00Z">
            <w:rPr>
              <w:ins w:id="1446" w:author="Palacherla, Susmitha C (NONUS)" w:date="2017-07-24T16:07:00Z"/>
              <w:rFonts w:ascii="Arial" w:hAnsi="Arial" w:cs="Arial"/>
              <w:sz w:val="24"/>
              <w:szCs w:val="24"/>
            </w:rPr>
          </w:rPrChange>
        </w:rPr>
      </w:pPr>
      <w:ins w:id="1447" w:author="Palacherla, Susmitha C (NONUS)" w:date="2017-07-24T16:08:00Z">
        <w:r w:rsidRPr="00FD2034">
          <w:rPr>
            <w:rFonts w:ascii="Times New Roman" w:hAnsi="Times New Roman"/>
            <w:noProof/>
            <w:rPrChange w:id="1448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049F0A02" wp14:editId="644F9949">
              <wp:extent cx="1060704" cy="1828800"/>
              <wp:effectExtent l="0" t="0" r="635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60704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D7889" w:rsidRPr="00FD2034" w:rsidRDefault="00DD7889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449" w:author="Palacherla, Susmitha C (NONUS)" w:date="2017-07-24T16:07:00Z"/>
          <w:rFonts w:ascii="Times New Roman" w:hAnsi="Times New Roman"/>
          <w:sz w:val="24"/>
          <w:szCs w:val="24"/>
          <w:rPrChange w:id="1450" w:author="Palacherla, Susmitha C (NONUS)" w:date="2017-07-24T16:49:00Z">
            <w:rPr>
              <w:ins w:id="1451" w:author="Palacherla, Susmitha C (NONUS)" w:date="2017-07-24T16:07:00Z"/>
              <w:rFonts w:ascii="Arial" w:hAnsi="Arial" w:cs="Arial"/>
              <w:sz w:val="24"/>
              <w:szCs w:val="24"/>
            </w:rPr>
          </w:rPrChange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452" w:author="Palacherla, Susmitha C (NONUS)" w:date="2017-07-24T16:52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453" w:author="Palacherla, Susmitha C (NONUS)" w:date="2017-07-24T16:52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454" w:author="Palacherla, Susmitha C (NONUS)" w:date="2017-07-24T16:52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455" w:author="Palacherla, Susmitha C (NONUS)" w:date="2017-07-24T16:52:00Z"/>
          <w:rFonts w:ascii="Times New Roman" w:hAnsi="Times New Roman"/>
          <w:sz w:val="24"/>
          <w:szCs w:val="24"/>
        </w:rPr>
      </w:pPr>
    </w:p>
    <w:p w:rsidR="00DD7889" w:rsidRPr="00FD2034" w:rsidRDefault="00DD7889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45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moveToRangeStart w:id="1457" w:author="Palacherla, Susmitha C (NONUS)" w:date="2017-07-24T16:08:00Z" w:name="move488675841"/>
      <w:moveTo w:id="1458" w:author="Palacherla, Susmitha C (NONUS)" w:date="2017-07-24T16:08:00Z">
        <w:del w:id="1459" w:author="Palacherla, Susmitha C (NONUS)" w:date="2017-07-24T16:17:00Z">
          <w:r w:rsidRPr="00FD2034" w:rsidDel="004A74F0">
            <w:rPr>
              <w:rFonts w:ascii="Times New Roman" w:hAnsi="Times New Roman"/>
              <w:noProof/>
              <w:rPrChange w:id="1460" w:author="Palacherla, Susmitha C (NONUS)" w:date="2017-07-24T16:49:00Z">
                <w:rPr>
                  <w:noProof/>
                </w:rPr>
              </w:rPrChange>
            </w:rPr>
            <w:lastRenderedPageBreak/>
            <w:drawing>
              <wp:inline distT="0" distB="0" distL="0" distR="0" wp14:anchorId="24B50E5B" wp14:editId="50F47381">
                <wp:extent cx="1783080" cy="3070860"/>
                <wp:effectExtent l="0" t="0" r="762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3080" cy="3070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To>
      <w:moveToRangeEnd w:id="1457"/>
    </w:p>
    <w:p w:rsidR="00385FF7" w:rsidRPr="00FD2034" w:rsidDel="004A74F0" w:rsidRDefault="00385FF7" w:rsidP="004A74F0">
      <w:pPr>
        <w:widowControl w:val="0"/>
        <w:autoSpaceDE w:val="0"/>
        <w:autoSpaceDN w:val="0"/>
        <w:adjustRightInd w:val="0"/>
        <w:spacing w:after="0" w:line="240" w:lineRule="auto"/>
        <w:rPr>
          <w:del w:id="1461" w:author="Palacherla, Susmitha C (NONUS)" w:date="2017-07-24T16:17:00Z"/>
          <w:rFonts w:ascii="Times New Roman" w:hAnsi="Times New Roman"/>
          <w:sz w:val="24"/>
          <w:szCs w:val="24"/>
          <w:rPrChange w:id="1462" w:author="Palacherla, Susmitha C (NONUS)" w:date="2017-07-24T16:49:00Z">
            <w:rPr>
              <w:del w:id="1463" w:author="Palacherla, Susmitha C (NONUS)" w:date="2017-07-24T16:17:00Z"/>
              <w:rFonts w:ascii="Arial" w:hAnsi="Arial" w:cs="Arial"/>
              <w:sz w:val="24"/>
              <w:szCs w:val="24"/>
            </w:rPr>
          </w:rPrChange>
        </w:rPr>
        <w:pPrChange w:id="1464" w:author="Palacherla, Susmitha C (NONUS)" w:date="2017-07-24T16:17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moveFromRangeStart w:id="1465" w:author="Palacherla, Susmitha C (NONUS)" w:date="2017-07-24T16:08:00Z" w:name="move488675841"/>
      <w:moveFrom w:id="1466" w:author="Palacherla, Susmitha C (NONUS)" w:date="2017-07-24T16:08:00Z">
        <w:r w:rsidRPr="00FD2034" w:rsidDel="00DD7889">
          <w:rPr>
            <w:rFonts w:ascii="Times New Roman" w:hAnsi="Times New Roman"/>
            <w:noProof/>
            <w:rPrChange w:id="1467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2B96C9A9" wp14:editId="52C31ED4">
              <wp:extent cx="2257425" cy="3895725"/>
              <wp:effectExtent l="0" t="0" r="9525" b="9525"/>
              <wp:docPr id="53" name="Picture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7425" cy="3895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1465"/>
    </w:p>
    <w:p w:rsidR="00385FF7" w:rsidRPr="00FD2034" w:rsidDel="004A74F0" w:rsidRDefault="00385FF7" w:rsidP="004A74F0">
      <w:pPr>
        <w:widowControl w:val="0"/>
        <w:autoSpaceDE w:val="0"/>
        <w:autoSpaceDN w:val="0"/>
        <w:adjustRightInd w:val="0"/>
        <w:spacing w:after="0" w:line="240" w:lineRule="auto"/>
        <w:rPr>
          <w:del w:id="1468" w:author="Palacherla, Susmitha C (NONUS)" w:date="2017-07-24T16:17:00Z"/>
          <w:rFonts w:ascii="Times New Roman" w:hAnsi="Times New Roman"/>
          <w:sz w:val="24"/>
          <w:szCs w:val="24"/>
          <w:rPrChange w:id="1469" w:author="Palacherla, Susmitha C (NONUS)" w:date="2017-07-24T16:49:00Z">
            <w:rPr>
              <w:del w:id="1470" w:author="Palacherla, Susmitha C (NONUS)" w:date="2017-07-24T16:17:00Z"/>
              <w:rFonts w:ascii="Arial" w:hAnsi="Arial" w:cs="Arial"/>
              <w:sz w:val="24"/>
              <w:szCs w:val="24"/>
            </w:rPr>
          </w:rPrChange>
        </w:rPr>
        <w:pPrChange w:id="1471" w:author="Palacherla, Susmitha C (NONUS)" w:date="2017-07-24T16:17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85FF7" w:rsidRPr="00FD2034" w:rsidRDefault="00385FF7" w:rsidP="004A74F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472" w:author="Palacherla, Susmitha C (NONUS)" w:date="2017-07-24T16:49:00Z">
            <w:rPr>
              <w:rFonts w:asciiTheme="minorHAnsi" w:hAnsiTheme="minorHAnsi" w:cs="Arial"/>
            </w:rPr>
          </w:rPrChange>
        </w:rPr>
        <w:pPrChange w:id="1473" w:author="Palacherla, Susmitha C (NONUS)" w:date="2017-07-24T16:17:00Z">
          <w:pPr>
            <w:pStyle w:val="ListParagraph"/>
            <w:widowControl w:val="0"/>
            <w:numPr>
              <w:numId w:val="14"/>
            </w:numPr>
            <w:autoSpaceDE w:val="0"/>
            <w:autoSpaceDN w:val="0"/>
            <w:adjustRightInd w:val="0"/>
            <w:spacing w:after="0" w:line="240" w:lineRule="auto"/>
            <w:ind w:left="1080" w:hanging="360"/>
          </w:pPr>
        </w:pPrChange>
      </w:pPr>
      <w:r w:rsidRPr="00FD2034">
        <w:rPr>
          <w:rFonts w:ascii="Times New Roman" w:hAnsi="Times New Roman"/>
          <w:rPrChange w:id="1474" w:author="Palacherla, Susmitha C (NONUS)" w:date="2017-07-24T16:49:00Z">
            <w:rPr>
              <w:rFonts w:asciiTheme="minorHAnsi" w:hAnsiTheme="minorHAnsi" w:cs="Arial"/>
            </w:rPr>
          </w:rPrChange>
        </w:rPr>
        <w:t>Flat File source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47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47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477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22827AF7" wp14:editId="02B4284E">
            <wp:extent cx="3310128" cy="3657600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47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479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547AF241" wp14:editId="0BAC911E">
            <wp:extent cx="4590288" cy="1828800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48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481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482" w:author="Palacherla, Susmitha C (NONUS)" w:date="2017-07-24T16:49:00Z">
            <w:rPr>
              <w:noProof/>
            </w:rPr>
          </w:rPrChange>
        </w:rPr>
        <w:lastRenderedPageBreak/>
        <w:drawing>
          <wp:inline distT="0" distB="0" distL="0" distR="0" wp14:anchorId="7647ECC9" wp14:editId="4053C066">
            <wp:extent cx="3538728" cy="2743200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483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484" w:author="Palacherla, Susmitha C (NONUS)" w:date="2017-07-24T16:53:00Z"/>
          <w:rFonts w:ascii="Times New Roman" w:hAnsi="Times New Roman"/>
          <w:sz w:val="24"/>
          <w:szCs w:val="24"/>
          <w:rPrChange w:id="1485" w:author="Palacherla, Susmitha C (NONUS)" w:date="2017-07-24T16:49:00Z">
            <w:rPr>
              <w:del w:id="1486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487" w:author="Palacherla, Susmitha C (NONUS)" w:date="2017-07-24T16:53:00Z"/>
          <w:rFonts w:ascii="Times New Roman" w:hAnsi="Times New Roman"/>
          <w:sz w:val="24"/>
          <w:szCs w:val="24"/>
          <w:rPrChange w:id="1488" w:author="Palacherla, Susmitha C (NONUS)" w:date="2017-07-24T16:49:00Z">
            <w:rPr>
              <w:del w:id="1489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490" w:author="Palacherla, Susmitha C (NONUS)" w:date="2017-07-24T16:53:00Z"/>
          <w:rFonts w:ascii="Times New Roman" w:hAnsi="Times New Roman"/>
          <w:sz w:val="24"/>
          <w:szCs w:val="24"/>
          <w:rPrChange w:id="1491" w:author="Palacherla, Susmitha C (NONUS)" w:date="2017-07-24T16:49:00Z">
            <w:rPr>
              <w:del w:id="1492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493" w:author="Palacherla, Susmitha C (NONUS)" w:date="2017-07-24T16:53:00Z"/>
          <w:rFonts w:ascii="Times New Roman" w:hAnsi="Times New Roman"/>
          <w:sz w:val="24"/>
          <w:szCs w:val="24"/>
          <w:rPrChange w:id="1494" w:author="Palacherla, Susmitha C (NONUS)" w:date="2017-07-24T16:49:00Z">
            <w:rPr>
              <w:del w:id="1495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496" w:author="Palacherla, Susmitha C (NONUS)" w:date="2017-07-24T16:53:00Z"/>
          <w:rFonts w:ascii="Times New Roman" w:hAnsi="Times New Roman"/>
          <w:sz w:val="24"/>
          <w:szCs w:val="24"/>
          <w:rPrChange w:id="1497" w:author="Palacherla, Susmitha C (NONUS)" w:date="2017-07-24T16:49:00Z">
            <w:rPr>
              <w:del w:id="1498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499" w:author="Palacherla, Susmitha C (NONUS)" w:date="2017-07-24T16:53:00Z"/>
          <w:rFonts w:ascii="Times New Roman" w:hAnsi="Times New Roman"/>
          <w:sz w:val="24"/>
          <w:szCs w:val="24"/>
          <w:rPrChange w:id="1500" w:author="Palacherla, Susmitha C (NONUS)" w:date="2017-07-24T16:49:00Z">
            <w:rPr>
              <w:del w:id="1501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502" w:author="Palacherla, Susmitha C (NONUS)" w:date="2017-07-24T16:53:00Z"/>
          <w:rFonts w:ascii="Times New Roman" w:hAnsi="Times New Roman"/>
          <w:sz w:val="24"/>
          <w:szCs w:val="24"/>
          <w:rPrChange w:id="1503" w:author="Palacherla, Susmitha C (NONUS)" w:date="2017-07-24T16:49:00Z">
            <w:rPr>
              <w:del w:id="1504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505" w:author="Palacherla, Susmitha C (NONUS)" w:date="2017-07-24T16:53:00Z"/>
          <w:rFonts w:ascii="Times New Roman" w:hAnsi="Times New Roman"/>
          <w:sz w:val="24"/>
          <w:szCs w:val="24"/>
          <w:rPrChange w:id="1506" w:author="Palacherla, Susmitha C (NONUS)" w:date="2017-07-24T16:49:00Z">
            <w:rPr>
              <w:del w:id="1507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508" w:author="Palacherla, Susmitha C (NONUS)" w:date="2017-07-24T16:53:00Z"/>
          <w:rFonts w:ascii="Times New Roman" w:hAnsi="Times New Roman"/>
          <w:sz w:val="24"/>
          <w:szCs w:val="24"/>
          <w:rPrChange w:id="1509" w:author="Palacherla, Susmitha C (NONUS)" w:date="2017-07-24T16:49:00Z">
            <w:rPr>
              <w:del w:id="1510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511" w:author="Palacherla, Susmitha C (NONUS)" w:date="2017-07-24T16:53:00Z"/>
          <w:rFonts w:ascii="Times New Roman" w:hAnsi="Times New Roman"/>
          <w:sz w:val="24"/>
          <w:szCs w:val="24"/>
          <w:rPrChange w:id="1512" w:author="Palacherla, Susmitha C (NONUS)" w:date="2017-07-24T16:49:00Z">
            <w:rPr>
              <w:del w:id="1513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514" w:author="Palacherla, Susmitha C (NONUS)" w:date="2017-07-24T16:53:00Z"/>
          <w:rFonts w:ascii="Times New Roman" w:hAnsi="Times New Roman"/>
          <w:sz w:val="24"/>
          <w:szCs w:val="24"/>
          <w:rPrChange w:id="1515" w:author="Palacherla, Susmitha C (NONUS)" w:date="2017-07-24T16:49:00Z">
            <w:rPr>
              <w:del w:id="1516" w:author="Palacherla, Susmitha C (NONUS)" w:date="2017-07-24T16:53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51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18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1519" w:author="Palacherla, Susmitha C (NONUS)" w:date="2017-07-24T16:49:00Z">
            <w:rPr>
              <w:rFonts w:asciiTheme="minorHAnsi" w:hAnsiTheme="minorHAnsi" w:cs="Arial"/>
            </w:rPr>
          </w:rPrChange>
        </w:rPr>
        <w:t>Derived Column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20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noProof/>
          <w:rPrChange w:id="1521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6808D9C0" wp14:editId="36968CA4">
            <wp:extent cx="4965192" cy="2743200"/>
            <wp:effectExtent l="0" t="0" r="698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522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  <w:tblPrChange w:id="1523" w:author="Palacherla, Susmitha C (NONUS)" w:date="2017-07-24T16:53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536"/>
        <w:gridCol w:w="8040"/>
        <w:tblGridChange w:id="1524">
          <w:tblGrid>
            <w:gridCol w:w="4788"/>
            <w:gridCol w:w="4788"/>
          </w:tblGrid>
        </w:tblGridChange>
      </w:tblGrid>
      <w:tr w:rsidR="00FD2034" w:rsidTr="00FD2034">
        <w:trPr>
          <w:ins w:id="1525" w:author="Palacherla, Susmitha C (NONUS)" w:date="2017-07-24T16:53:00Z"/>
        </w:trPr>
        <w:tc>
          <w:tcPr>
            <w:tcW w:w="1458" w:type="dxa"/>
            <w:tcPrChange w:id="1526" w:author="Palacherla, Susmitha C (NONUS)" w:date="2017-07-24T16:53:00Z">
              <w:tcPr>
                <w:tcW w:w="4788" w:type="dxa"/>
              </w:tcPr>
            </w:tcPrChange>
          </w:tcPr>
          <w:p w:rsidR="00FD2034" w:rsidRPr="00FD2034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527" w:author="Palacherla, Susmitha C (NONUS)" w:date="2017-07-24T16:53:00Z"/>
                <w:rFonts w:ascii="Times New Roman" w:hAnsi="Times New Roman"/>
                <w:rPrChange w:id="1528" w:author="Palacherla, Susmitha C (NONUS)" w:date="2017-07-24T16:55:00Z">
                  <w:rPr>
                    <w:ins w:id="1529" w:author="Palacherla, Susmitha C (NONUS)" w:date="2017-07-24T16:53:00Z"/>
                    <w:rFonts w:ascii="Times New Roman" w:hAnsi="Times New Roman"/>
                    <w:sz w:val="24"/>
                    <w:szCs w:val="24"/>
                  </w:rPr>
                </w:rPrChange>
              </w:rPr>
            </w:pPr>
            <w:ins w:id="1530" w:author="Palacherla, Susmitha C (NONUS)" w:date="2017-07-24T16:53:00Z">
              <w:r w:rsidRPr="00FD2034">
                <w:rPr>
                  <w:rFonts w:ascii="Times New Roman" w:hAnsi="Times New Roman"/>
                  <w:rPrChange w:id="1531" w:author="Palacherla, Susmitha C (NONUS)" w:date="2017-07-24T16:55:00Z">
                    <w:rPr>
                      <w:rFonts w:ascii="Times New Roman" w:hAnsi="Times New Roman"/>
                      <w:sz w:val="24"/>
                      <w:szCs w:val="24"/>
                    </w:rPr>
                  </w:rPrChange>
                </w:rPr>
                <w:t>Column</w:t>
              </w:r>
            </w:ins>
          </w:p>
        </w:tc>
        <w:tc>
          <w:tcPr>
            <w:tcW w:w="8118" w:type="dxa"/>
            <w:tcPrChange w:id="1532" w:author="Palacherla, Susmitha C (NONUS)" w:date="2017-07-24T16:53:00Z">
              <w:tcPr>
                <w:tcW w:w="4788" w:type="dxa"/>
              </w:tcPr>
            </w:tcPrChange>
          </w:tcPr>
          <w:p w:rsidR="00FD2034" w:rsidRPr="00FD2034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533" w:author="Palacherla, Susmitha C (NONUS)" w:date="2017-07-24T16:53:00Z"/>
                <w:rFonts w:ascii="Times New Roman" w:hAnsi="Times New Roman"/>
                <w:rPrChange w:id="1534" w:author="Palacherla, Susmitha C (NONUS)" w:date="2017-07-24T16:55:00Z">
                  <w:rPr>
                    <w:ins w:id="1535" w:author="Palacherla, Susmitha C (NONUS)" w:date="2017-07-24T16:53:00Z"/>
                    <w:rFonts w:ascii="Times New Roman" w:hAnsi="Times New Roman"/>
                    <w:sz w:val="24"/>
                    <w:szCs w:val="24"/>
                  </w:rPr>
                </w:rPrChange>
              </w:rPr>
            </w:pPr>
            <w:ins w:id="1536" w:author="Palacherla, Susmitha C (NONUS)" w:date="2017-07-24T16:53:00Z">
              <w:r w:rsidRPr="00FD2034">
                <w:rPr>
                  <w:rFonts w:ascii="Times New Roman" w:hAnsi="Times New Roman"/>
                  <w:rPrChange w:id="1537" w:author="Palacherla, Susmitha C (NONUS)" w:date="2017-07-24T16:55:00Z">
                    <w:rPr>
                      <w:rFonts w:ascii="Times New Roman" w:hAnsi="Times New Roman"/>
                      <w:sz w:val="24"/>
                      <w:szCs w:val="24"/>
                    </w:rPr>
                  </w:rPrChange>
                </w:rPr>
                <w:t>Expression</w:t>
              </w:r>
            </w:ins>
          </w:p>
        </w:tc>
      </w:tr>
      <w:tr w:rsidR="00FD2034" w:rsidTr="00FD2034">
        <w:trPr>
          <w:ins w:id="1538" w:author="Palacherla, Susmitha C (NONUS)" w:date="2017-07-24T16:53:00Z"/>
        </w:trPr>
        <w:tc>
          <w:tcPr>
            <w:tcW w:w="1458" w:type="dxa"/>
            <w:tcPrChange w:id="1539" w:author="Palacherla, Susmitha C (NONUS)" w:date="2017-07-24T16:53:00Z">
              <w:tcPr>
                <w:tcW w:w="4788" w:type="dxa"/>
              </w:tcPr>
            </w:tcPrChange>
          </w:tcPr>
          <w:p w:rsidR="00FD2034" w:rsidRPr="00FD2034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540" w:author="Palacherla, Susmitha C (NONUS)" w:date="2017-07-24T16:53:00Z"/>
                <w:rFonts w:ascii="Times New Roman" w:hAnsi="Times New Roman"/>
                <w:rPrChange w:id="1541" w:author="Palacherla, Susmitha C (NONUS)" w:date="2017-07-24T16:55:00Z">
                  <w:rPr>
                    <w:ins w:id="1542" w:author="Palacherla, Susmitha C (NONUS)" w:date="2017-07-24T16:53:00Z"/>
                    <w:rFonts w:ascii="Times New Roman" w:hAnsi="Times New Roman"/>
                    <w:sz w:val="24"/>
                    <w:szCs w:val="24"/>
                  </w:rPr>
                </w:rPrChange>
              </w:rPr>
            </w:pPr>
            <w:ins w:id="1543" w:author="Palacherla, Susmitha C (NONUS)" w:date="2017-07-24T16:54:00Z">
              <w:r w:rsidRPr="00FD2034">
                <w:rPr>
                  <w:rFonts w:ascii="Times New Roman" w:hAnsi="Times New Roman"/>
                  <w:rPrChange w:id="1544" w:author="Palacherla, Susmitha C (NONUS)" w:date="2017-07-24T16:55:00Z">
                    <w:rPr>
                      <w:rFonts w:ascii="Times New Roman" w:hAnsi="Times New Roman"/>
                      <w:sz w:val="24"/>
                      <w:szCs w:val="24"/>
                    </w:rPr>
                  </w:rPrChange>
                </w:rPr>
                <w:t>Report Code</w:t>
              </w:r>
            </w:ins>
          </w:p>
        </w:tc>
        <w:tc>
          <w:tcPr>
            <w:tcW w:w="8118" w:type="dxa"/>
            <w:tcPrChange w:id="1545" w:author="Palacherla, Susmitha C (NONUS)" w:date="2017-07-24T16:53:00Z">
              <w:tcPr>
                <w:tcW w:w="4788" w:type="dxa"/>
              </w:tcPr>
            </w:tcPrChange>
          </w:tcPr>
          <w:p w:rsidR="00FD2034" w:rsidRPr="00FD2034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546" w:author="Palacherla, Susmitha C (NONUS)" w:date="2017-07-24T16:53:00Z"/>
                <w:rFonts w:ascii="Times New Roman" w:hAnsi="Times New Roman"/>
                <w:rPrChange w:id="1547" w:author="Palacherla, Susmitha C (NONUS)" w:date="2017-07-24T16:55:00Z">
                  <w:rPr>
                    <w:ins w:id="1548" w:author="Palacherla, Susmitha C (NONUS)" w:date="2017-07-24T16:53:00Z"/>
                    <w:rFonts w:ascii="Times New Roman" w:hAnsi="Times New Roman"/>
                    <w:sz w:val="24"/>
                    <w:szCs w:val="24"/>
                  </w:rPr>
                </w:rPrChange>
              </w:rPr>
            </w:pPr>
            <w:ins w:id="1549" w:author="Palacherla, Susmitha C (NONUS)" w:date="2017-07-24T16:54:00Z">
              <w:r w:rsidRPr="00FD2034">
                <w:rPr>
                  <w:rFonts w:ascii="Times New Roman" w:hAnsi="Times New Roman"/>
                  <w:rPrChange w:id="1550" w:author="Palacherla, Susmitha C (NONUS)" w:date="2017-07-24T16:55:00Z">
                    <w:rPr>
                      <w:rFonts w:ascii="Times New Roman" w:hAnsi="Times New Roman"/>
                      <w:sz w:val="24"/>
                      <w:szCs w:val="24"/>
                    </w:rPr>
                  </w:rPrChange>
                </w:rPr>
                <w:t>[Report Code] + ((DT_WSTR,4)YEAR(((DT_DATE)[Friday End Date]))) + RIGHT("0" + ((DT_WSTR,2)MONTH(((DT_DATE)[Friday End Date]))),2) + RIGHT("0" + ((DT_WSTR,2)DAY(((DT_DATE)[Friday End Date]))),2)</w:t>
              </w:r>
            </w:ins>
          </w:p>
        </w:tc>
      </w:tr>
      <w:tr w:rsidR="00FD2034" w:rsidTr="00FD2034">
        <w:trPr>
          <w:ins w:id="1551" w:author="Palacherla, Susmitha C (NONUS)" w:date="2017-07-24T16:53:00Z"/>
        </w:trPr>
        <w:tc>
          <w:tcPr>
            <w:tcW w:w="1458" w:type="dxa"/>
            <w:tcPrChange w:id="1552" w:author="Palacherla, Susmitha C (NONUS)" w:date="2017-07-24T16:53:00Z">
              <w:tcPr>
                <w:tcW w:w="4788" w:type="dxa"/>
              </w:tcPr>
            </w:tcPrChange>
          </w:tcPr>
          <w:p w:rsidR="00FD2034" w:rsidRPr="00FD2034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553" w:author="Palacherla, Susmitha C (NONUS)" w:date="2017-07-24T16:53:00Z"/>
                <w:rFonts w:ascii="Times New Roman" w:hAnsi="Times New Roman"/>
                <w:rPrChange w:id="1554" w:author="Palacherla, Susmitha C (NONUS)" w:date="2017-07-24T16:55:00Z">
                  <w:rPr>
                    <w:ins w:id="1555" w:author="Palacherla, Susmitha C (NONUS)" w:date="2017-07-24T16:53:00Z"/>
                    <w:rFonts w:ascii="Times New Roman" w:hAnsi="Times New Roman"/>
                    <w:sz w:val="24"/>
                    <w:szCs w:val="24"/>
                  </w:rPr>
                </w:rPrChange>
              </w:rPr>
            </w:pPr>
            <w:proofErr w:type="spellStart"/>
            <w:ins w:id="1556" w:author="Palacherla, Susmitha C (NONUS)" w:date="2017-07-24T16:55:00Z">
              <w:r w:rsidRPr="00FD2034">
                <w:rPr>
                  <w:rFonts w:ascii="Times New Roman" w:hAnsi="Times New Roman"/>
                  <w:rPrChange w:id="1557" w:author="Palacherla, Susmitha C (NONUS)" w:date="2017-07-24T16:55:00Z">
                    <w:rPr>
                      <w:rFonts w:ascii="Times New Roman" w:hAnsi="Times New Roman"/>
                      <w:sz w:val="24"/>
                      <w:szCs w:val="24"/>
                    </w:rPr>
                  </w:rPrChange>
                </w:rPr>
                <w:t>SubmittedDate</w:t>
              </w:r>
            </w:ins>
            <w:proofErr w:type="spellEnd"/>
          </w:p>
        </w:tc>
        <w:tc>
          <w:tcPr>
            <w:tcW w:w="8118" w:type="dxa"/>
            <w:tcPrChange w:id="1558" w:author="Palacherla, Susmitha C (NONUS)" w:date="2017-07-24T16:53:00Z">
              <w:tcPr>
                <w:tcW w:w="4788" w:type="dxa"/>
              </w:tcPr>
            </w:tcPrChange>
          </w:tcPr>
          <w:p w:rsidR="00FD2034" w:rsidRPr="00FD2034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559" w:author="Palacherla, Susmitha C (NONUS)" w:date="2017-07-24T16:53:00Z"/>
                <w:rFonts w:ascii="Times New Roman" w:hAnsi="Times New Roman"/>
                <w:rPrChange w:id="1560" w:author="Palacherla, Susmitha C (NONUS)" w:date="2017-07-24T16:55:00Z">
                  <w:rPr>
                    <w:ins w:id="1561" w:author="Palacherla, Susmitha C (NONUS)" w:date="2017-07-24T16:53:00Z"/>
                    <w:rFonts w:ascii="Times New Roman" w:hAnsi="Times New Roman"/>
                    <w:sz w:val="24"/>
                    <w:szCs w:val="24"/>
                  </w:rPr>
                </w:rPrChange>
              </w:rPr>
            </w:pPr>
            <w:proofErr w:type="spellStart"/>
            <w:ins w:id="1562" w:author="Palacherla, Susmitha C (NONUS)" w:date="2017-07-24T16:54:00Z">
              <w:r w:rsidRPr="00FD2034">
                <w:rPr>
                  <w:rFonts w:ascii="Times New Roman" w:hAnsi="Times New Roman"/>
                  <w:rPrChange w:id="1563" w:author="Palacherla, Susmitha C (NONUS)" w:date="2017-07-24T16:55:00Z">
                    <w:rPr>
                      <w:rFonts w:ascii="Times New Roman" w:hAnsi="Times New Roman"/>
                      <w:sz w:val="24"/>
                      <w:szCs w:val="24"/>
                    </w:rPr>
                  </w:rPrChange>
                </w:rPr>
                <w:t>GetDate</w:t>
              </w:r>
              <w:proofErr w:type="spellEnd"/>
              <w:r w:rsidRPr="00FD2034">
                <w:rPr>
                  <w:rFonts w:ascii="Times New Roman" w:hAnsi="Times New Roman"/>
                  <w:rPrChange w:id="1564" w:author="Palacherla, Susmitha C (NONUS)" w:date="2017-07-24T16:55:00Z">
                    <w:rPr>
                      <w:rFonts w:ascii="Times New Roman" w:hAnsi="Times New Roman"/>
                      <w:sz w:val="24"/>
                      <w:szCs w:val="24"/>
                    </w:rPr>
                  </w:rPrChange>
                </w:rPr>
                <w:t>()</w:t>
              </w:r>
            </w:ins>
          </w:p>
        </w:tc>
      </w:tr>
    </w:tbl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565" w:author="Palacherla, Susmitha C (NONUS)" w:date="2017-07-24T16:53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566" w:author="Palacherla, Susmitha C (NONUS)" w:date="2017-07-24T16:53:00Z"/>
          <w:rFonts w:ascii="Times New Roman" w:hAnsi="Times New Roman"/>
          <w:sz w:val="24"/>
          <w:szCs w:val="24"/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567" w:author="Palacherla, Susmitha C (NONUS)" w:date="2017-07-24T16:54:00Z"/>
          <w:rFonts w:ascii="Times New Roman" w:hAnsi="Times New Roman"/>
          <w:sz w:val="24"/>
          <w:szCs w:val="24"/>
          <w:rPrChange w:id="1568" w:author="Palacherla, Susmitha C (NONUS)" w:date="2017-07-24T16:49:00Z">
            <w:rPr>
              <w:del w:id="1569" w:author="Palacherla, Susmitha C (NONUS)" w:date="2017-07-24T16:54:00Z"/>
              <w:rFonts w:ascii="Arial" w:hAnsi="Arial" w:cs="Arial"/>
              <w:sz w:val="24"/>
              <w:szCs w:val="24"/>
            </w:rPr>
          </w:rPrChange>
        </w:rPr>
      </w:pPr>
      <w:del w:id="1570" w:author="Palacherla, Susmitha C (NONUS)" w:date="2017-07-24T16:54:00Z">
        <w:r w:rsidRPr="00FD2034" w:rsidDel="00FD2034">
          <w:rPr>
            <w:rFonts w:ascii="Times New Roman" w:hAnsi="Times New Roman"/>
            <w:sz w:val="24"/>
            <w:szCs w:val="24"/>
            <w:rPrChange w:id="1571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delText>SubmittedDate</w:delText>
        </w:r>
        <w:r w:rsidRPr="00FD2034" w:rsidDel="00FD2034">
          <w:rPr>
            <w:rFonts w:ascii="Times New Roman" w:hAnsi="Times New Roman"/>
            <w:sz w:val="24"/>
            <w:szCs w:val="24"/>
            <w:rPrChange w:id="1572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73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  <w:delText>&lt;add as new column&gt;</w:delText>
        </w:r>
        <w:r w:rsidRPr="00FD2034" w:rsidDel="00FD2034">
          <w:rPr>
            <w:rFonts w:ascii="Times New Roman" w:hAnsi="Times New Roman"/>
            <w:sz w:val="24"/>
            <w:szCs w:val="24"/>
            <w:rPrChange w:id="1574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75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  <w:delText>GETDATE()</w:delText>
        </w:r>
        <w:r w:rsidRPr="00FD2034" w:rsidDel="00FD2034">
          <w:rPr>
            <w:rFonts w:ascii="Times New Roman" w:hAnsi="Times New Roman"/>
            <w:sz w:val="24"/>
            <w:szCs w:val="24"/>
            <w:rPrChange w:id="1576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77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  <w:delText>database timestamp [DT_DBTIMESTAMP]</w:delText>
        </w:r>
        <w:r w:rsidRPr="00FD2034" w:rsidDel="00FD2034">
          <w:rPr>
            <w:rFonts w:ascii="Times New Roman" w:hAnsi="Times New Roman"/>
            <w:sz w:val="24"/>
            <w:szCs w:val="24"/>
            <w:rPrChange w:id="1578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79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80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81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82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83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84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85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</w:del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586" w:author="Palacherla, Susmitha C (NONUS)" w:date="2017-07-24T16:54:00Z"/>
          <w:rFonts w:ascii="Times New Roman" w:hAnsi="Times New Roman"/>
          <w:sz w:val="24"/>
          <w:szCs w:val="24"/>
          <w:rPrChange w:id="1587" w:author="Palacherla, Susmitha C (NONUS)" w:date="2017-07-24T16:49:00Z">
            <w:rPr>
              <w:del w:id="1588" w:author="Palacherla, Susmitha C (NONUS)" w:date="2017-07-24T16:54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589" w:author="Palacherla, Susmitha C (NONUS)" w:date="2017-07-24T16:54:00Z"/>
          <w:rFonts w:ascii="Times New Roman" w:hAnsi="Times New Roman"/>
          <w:sz w:val="24"/>
          <w:szCs w:val="24"/>
          <w:rPrChange w:id="1590" w:author="Palacherla, Susmitha C (NONUS)" w:date="2017-07-24T16:49:00Z">
            <w:rPr>
              <w:del w:id="1591" w:author="Palacherla, Susmitha C (NONUS)" w:date="2017-07-24T16:54:00Z"/>
              <w:rFonts w:ascii="Arial" w:hAnsi="Arial" w:cs="Arial"/>
              <w:sz w:val="24"/>
              <w:szCs w:val="24"/>
            </w:rPr>
          </w:rPrChange>
        </w:rPr>
      </w:pPr>
      <w:del w:id="1592" w:author="Palacherla, Susmitha C (NONUS)" w:date="2017-07-24T16:54:00Z">
        <w:r w:rsidRPr="00FD2034" w:rsidDel="00FD2034">
          <w:rPr>
            <w:rFonts w:ascii="Times New Roman" w:hAnsi="Times New Roman"/>
            <w:sz w:val="24"/>
            <w:szCs w:val="24"/>
            <w:rPrChange w:id="1593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delText>Report Code</w:delText>
        </w:r>
        <w:r w:rsidRPr="00FD2034" w:rsidDel="00FD2034">
          <w:rPr>
            <w:rFonts w:ascii="Times New Roman" w:hAnsi="Times New Roman"/>
            <w:sz w:val="24"/>
            <w:szCs w:val="24"/>
            <w:rPrChange w:id="1594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95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  <w:delText>Replace 'Report Code'</w:delText>
        </w:r>
        <w:r w:rsidRPr="00FD2034" w:rsidDel="00FD2034">
          <w:rPr>
            <w:rFonts w:ascii="Times New Roman" w:hAnsi="Times New Roman"/>
            <w:sz w:val="24"/>
            <w:szCs w:val="24"/>
            <w:rPrChange w:id="1596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97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  <w:delText>[Report Code] + ((DT_WSTR,4)YEAR(((DT_DATE)[Friday End Date]))) + RIGHT("0" + ((DT_WSTR,2)MONTH(((DT_DATE)[Friday End Date]))),2) + RIGHT("0" + ((DT_WSTR,2)DAY(((DT_DATE)[Friday End Date]))),2)</w:delText>
        </w:r>
        <w:r w:rsidRPr="00FD2034" w:rsidDel="00FD2034">
          <w:rPr>
            <w:rFonts w:ascii="Times New Roman" w:hAnsi="Times New Roman"/>
            <w:sz w:val="24"/>
            <w:szCs w:val="24"/>
            <w:rPrChange w:id="1598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599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  <w:delText>string [DT_STR]</w:delText>
        </w:r>
        <w:r w:rsidRPr="00FD2034" w:rsidDel="00FD2034">
          <w:rPr>
            <w:rFonts w:ascii="Times New Roman" w:hAnsi="Times New Roman"/>
            <w:sz w:val="24"/>
            <w:szCs w:val="24"/>
            <w:rPrChange w:id="1600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601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  <w:delText>50</w:delText>
        </w:r>
        <w:r w:rsidRPr="00FD2034" w:rsidDel="00FD2034">
          <w:rPr>
            <w:rFonts w:ascii="Times New Roman" w:hAnsi="Times New Roman"/>
            <w:sz w:val="24"/>
            <w:szCs w:val="24"/>
            <w:rPrChange w:id="1602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603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604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605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606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 w:rsidDel="00FD2034">
          <w:rPr>
            <w:rFonts w:ascii="Times New Roman" w:hAnsi="Times New Roman"/>
            <w:sz w:val="24"/>
            <w:szCs w:val="24"/>
            <w:rPrChange w:id="1607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  <w:delText>1252  (ANSI - Latin I)</w:delText>
        </w:r>
      </w:del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08" w:author="Palacherla, Susmitha C (NONUS)" w:date="2017-07-24T16:54:00Z"/>
          <w:rFonts w:ascii="Times New Roman" w:hAnsi="Times New Roman"/>
          <w:sz w:val="24"/>
          <w:szCs w:val="24"/>
          <w:rPrChange w:id="1609" w:author="Palacherla, Susmitha C (NONUS)" w:date="2017-07-24T16:49:00Z">
            <w:rPr>
              <w:del w:id="1610" w:author="Palacherla, Susmitha C (NONUS)" w:date="2017-07-24T16:54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11" w:author="Palacherla, Susmitha C (NONUS)" w:date="2017-07-24T16:54:00Z"/>
          <w:rFonts w:ascii="Times New Roman" w:hAnsi="Times New Roman"/>
          <w:sz w:val="24"/>
          <w:szCs w:val="24"/>
          <w:rPrChange w:id="1612" w:author="Palacherla, Susmitha C (NONUS)" w:date="2017-07-24T16:49:00Z">
            <w:rPr>
              <w:del w:id="1613" w:author="Palacherla, Susmitha C (NONUS)" w:date="2017-07-24T16:54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1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15" w:author="Palacherla, Susmitha C (NONUS)" w:date="2017-07-24T16:55:00Z"/>
          <w:rFonts w:ascii="Times New Roman" w:hAnsi="Times New Roman"/>
          <w:sz w:val="24"/>
          <w:szCs w:val="24"/>
          <w:rPrChange w:id="1616" w:author="Palacherla, Susmitha C (NONUS)" w:date="2017-07-24T16:49:00Z">
            <w:rPr>
              <w:del w:id="1617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18" w:author="Palacherla, Susmitha C (NONUS)" w:date="2017-07-24T16:55:00Z"/>
          <w:rFonts w:ascii="Times New Roman" w:hAnsi="Times New Roman"/>
          <w:sz w:val="24"/>
          <w:szCs w:val="24"/>
          <w:rPrChange w:id="1619" w:author="Palacherla, Susmitha C (NONUS)" w:date="2017-07-24T16:49:00Z">
            <w:rPr>
              <w:del w:id="1620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21" w:author="Palacherla, Susmitha C (NONUS)" w:date="2017-07-24T16:55:00Z"/>
          <w:rFonts w:ascii="Times New Roman" w:hAnsi="Times New Roman"/>
          <w:sz w:val="24"/>
          <w:szCs w:val="24"/>
          <w:rPrChange w:id="1622" w:author="Palacherla, Susmitha C (NONUS)" w:date="2017-07-24T16:49:00Z">
            <w:rPr>
              <w:del w:id="1623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24" w:author="Palacherla, Susmitha C (NONUS)" w:date="2017-07-24T16:55:00Z"/>
          <w:rFonts w:ascii="Times New Roman" w:hAnsi="Times New Roman"/>
          <w:sz w:val="24"/>
          <w:szCs w:val="24"/>
          <w:rPrChange w:id="1625" w:author="Palacherla, Susmitha C (NONUS)" w:date="2017-07-24T16:49:00Z">
            <w:rPr>
              <w:del w:id="1626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27" w:author="Palacherla, Susmitha C (NONUS)" w:date="2017-07-24T16:55:00Z"/>
          <w:rFonts w:ascii="Times New Roman" w:hAnsi="Times New Roman"/>
          <w:sz w:val="24"/>
          <w:szCs w:val="24"/>
          <w:rPrChange w:id="1628" w:author="Palacherla, Susmitha C (NONUS)" w:date="2017-07-24T16:49:00Z">
            <w:rPr>
              <w:del w:id="1629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30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1631" w:author="Palacherla, Susmitha C (NONUS)" w:date="2017-07-24T16:49:00Z">
            <w:rPr>
              <w:rFonts w:asciiTheme="minorHAnsi" w:hAnsiTheme="minorHAnsi" w:cs="Arial"/>
            </w:rPr>
          </w:rPrChange>
        </w:rPr>
        <w:t>Data Conversion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32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sz w:val="24"/>
          <w:szCs w:val="24"/>
          <w:rPrChange w:id="1633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ab/>
      </w:r>
      <w:r w:rsidRPr="00FD2034">
        <w:rPr>
          <w:rFonts w:ascii="Times New Roman" w:hAnsi="Times New Roman"/>
          <w:sz w:val="24"/>
          <w:szCs w:val="24"/>
          <w:rPrChange w:id="163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ab/>
      </w:r>
      <w:r w:rsidRPr="00FD2034">
        <w:rPr>
          <w:rFonts w:ascii="Times New Roman" w:hAnsi="Times New Roman"/>
          <w:sz w:val="24"/>
          <w:szCs w:val="24"/>
          <w:rPrChange w:id="163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ab/>
      </w:r>
      <w:r w:rsidRPr="00FD2034">
        <w:rPr>
          <w:rFonts w:ascii="Times New Roman" w:hAnsi="Times New Roman"/>
          <w:sz w:val="24"/>
          <w:szCs w:val="24"/>
          <w:rPrChange w:id="163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ab/>
      </w:r>
      <w:r w:rsidRPr="00FD2034">
        <w:rPr>
          <w:rFonts w:ascii="Times New Roman" w:hAnsi="Times New Roman"/>
          <w:sz w:val="24"/>
          <w:szCs w:val="24"/>
          <w:rPrChange w:id="163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ab/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3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639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489E4D03" wp14:editId="7BFD5955">
            <wp:extent cx="3785616" cy="3657600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4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41" w:author="Palacherla, Susmitha C (NONUS)" w:date="2017-07-24T16:55:00Z"/>
          <w:rFonts w:ascii="Times New Roman" w:hAnsi="Times New Roman"/>
          <w:sz w:val="24"/>
          <w:szCs w:val="24"/>
          <w:rPrChange w:id="1642" w:author="Palacherla, Susmitha C (NONUS)" w:date="2017-07-24T16:49:00Z">
            <w:rPr>
              <w:del w:id="1643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44" w:author="Palacherla, Susmitha C (NONUS)" w:date="2017-07-24T16:55:00Z"/>
          <w:rFonts w:ascii="Times New Roman" w:hAnsi="Times New Roman"/>
          <w:sz w:val="24"/>
          <w:szCs w:val="24"/>
          <w:rPrChange w:id="1645" w:author="Palacherla, Susmitha C (NONUS)" w:date="2017-07-24T16:49:00Z">
            <w:rPr>
              <w:del w:id="1646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47" w:author="Palacherla, Susmitha C (NONUS)" w:date="2017-07-24T16:55:00Z"/>
          <w:rFonts w:ascii="Times New Roman" w:hAnsi="Times New Roman"/>
          <w:sz w:val="24"/>
          <w:szCs w:val="24"/>
          <w:rPrChange w:id="1648" w:author="Palacherla, Susmitha C (NONUS)" w:date="2017-07-24T16:49:00Z">
            <w:rPr>
              <w:del w:id="1649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50" w:author="Palacherla, Susmitha C (NONUS)" w:date="2017-07-24T16:55:00Z"/>
          <w:rFonts w:ascii="Times New Roman" w:hAnsi="Times New Roman"/>
          <w:sz w:val="24"/>
          <w:szCs w:val="24"/>
          <w:rPrChange w:id="1651" w:author="Palacherla, Susmitha C (NONUS)" w:date="2017-07-24T16:49:00Z">
            <w:rPr>
              <w:del w:id="1652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53" w:author="Palacherla, Susmitha C (NONUS)" w:date="2017-07-24T16:55:00Z"/>
          <w:rFonts w:ascii="Times New Roman" w:hAnsi="Times New Roman"/>
          <w:sz w:val="24"/>
          <w:szCs w:val="24"/>
          <w:rPrChange w:id="1654" w:author="Palacherla, Susmitha C (NONUS)" w:date="2017-07-24T16:49:00Z">
            <w:rPr>
              <w:del w:id="1655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56" w:author="Palacherla, Susmitha C (NONUS)" w:date="2017-07-24T16:55:00Z"/>
          <w:rFonts w:ascii="Times New Roman" w:hAnsi="Times New Roman"/>
          <w:sz w:val="24"/>
          <w:szCs w:val="24"/>
          <w:rPrChange w:id="1657" w:author="Palacherla, Susmitha C (NONUS)" w:date="2017-07-24T16:49:00Z">
            <w:rPr>
              <w:del w:id="1658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59" w:author="Palacherla, Susmitha C (NONUS)" w:date="2017-07-24T16:55:00Z"/>
          <w:rFonts w:ascii="Times New Roman" w:hAnsi="Times New Roman"/>
          <w:sz w:val="24"/>
          <w:szCs w:val="24"/>
          <w:rPrChange w:id="1660" w:author="Palacherla, Susmitha C (NONUS)" w:date="2017-07-24T16:49:00Z">
            <w:rPr>
              <w:del w:id="1661" w:author="Palacherla, Susmitha C (NONUS)" w:date="2017-07-24T16:55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62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1663" w:author="Palacherla, Susmitha C (NONUS)" w:date="2017-07-24T16:49:00Z">
            <w:rPr>
              <w:rFonts w:asciiTheme="minorHAnsi" w:hAnsiTheme="minorHAnsi" w:cs="Arial"/>
            </w:rPr>
          </w:rPrChange>
        </w:rPr>
        <w:t>Row count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6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665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41590BA3" wp14:editId="10204C80">
            <wp:extent cx="3904488" cy="274320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6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6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6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69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1670" w:author="Palacherla, Susmitha C (NONUS)" w:date="2017-07-24T16:49:00Z">
            <w:rPr>
              <w:rFonts w:asciiTheme="minorHAnsi" w:hAnsiTheme="minorHAnsi" w:cs="Arial"/>
            </w:rPr>
          </w:rPrChange>
        </w:rPr>
        <w:t>OLEDB Destination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71" w:author="Palacherla, Susmitha C (NONUS)" w:date="2017-07-24T16:49:00Z">
            <w:rPr>
              <w:rFonts w:asciiTheme="minorHAnsi" w:hAnsiTheme="minorHAnsi" w:cs="Arial"/>
            </w:rPr>
          </w:rPrChange>
        </w:rPr>
      </w:pPr>
      <w:del w:id="1672" w:author="Palacherla, Susmitha C (NONUS)" w:date="2017-07-24T16:55:00Z">
        <w:r w:rsidRPr="00FD2034" w:rsidDel="00FD2034">
          <w:rPr>
            <w:rFonts w:ascii="Times New Roman" w:hAnsi="Times New Roman"/>
            <w:noProof/>
            <w:rPrChange w:id="1673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42238DA3" wp14:editId="68FD7676">
              <wp:extent cx="3822192" cy="2743200"/>
              <wp:effectExtent l="0" t="0" r="6985" b="0"/>
              <wp:docPr id="60" name="Picture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2219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74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noProof/>
          <w:rPrChange w:id="1675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5EB67B4F" wp14:editId="19A57BDD">
            <wp:extent cx="3374136" cy="3657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7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7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78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79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0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1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2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3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4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5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6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7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8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89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90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91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92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93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694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P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69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696" w:author="Palacherla, Susmitha C (NONUS)" w:date="2017-07-24T16:56:00Z"/>
          <w:rFonts w:ascii="Times New Roman" w:hAnsi="Times New Roman"/>
          <w:sz w:val="24"/>
          <w:szCs w:val="24"/>
          <w:rPrChange w:id="1697" w:author="Palacherla, Susmitha C (NONUS)" w:date="2017-07-24T16:49:00Z">
            <w:rPr>
              <w:del w:id="1698" w:author="Palacherla, Susmitha C (NONUS)" w:date="2017-07-24T16:56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699" w:author="Palacherla, Susmitha C (NONUS)" w:date="2017-07-24T16:56:00Z"/>
          <w:rFonts w:ascii="Times New Roman" w:hAnsi="Times New Roman"/>
          <w:sz w:val="24"/>
          <w:szCs w:val="24"/>
          <w:rPrChange w:id="1700" w:author="Palacherla, Susmitha C (NONUS)" w:date="2017-07-24T16:49:00Z">
            <w:rPr>
              <w:del w:id="1701" w:author="Palacherla, Susmitha C (NONUS)" w:date="2017-07-24T16:56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702" w:author="Palacherla, Susmitha C (NONUS)" w:date="2017-07-24T16:56:00Z"/>
          <w:rFonts w:ascii="Times New Roman" w:hAnsi="Times New Roman"/>
          <w:sz w:val="24"/>
          <w:szCs w:val="24"/>
          <w:rPrChange w:id="1703" w:author="Palacherla, Susmitha C (NONUS)" w:date="2017-07-24T16:49:00Z">
            <w:rPr>
              <w:del w:id="1704" w:author="Palacherla, Susmitha C (NONUS)" w:date="2017-07-24T16:56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705" w:author="Palacherla, Susmitha C (NONUS)" w:date="2017-07-24T16:56:00Z"/>
          <w:rFonts w:ascii="Times New Roman" w:hAnsi="Times New Roman"/>
          <w:rPrChange w:id="1706" w:author="Palacherla, Susmitha C (NONUS)" w:date="2017-07-24T16:49:00Z">
            <w:rPr>
              <w:del w:id="1707" w:author="Palacherla, Susmitha C (NONUS)" w:date="2017-07-24T16:56:00Z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708" w:author="Palacherla, Susmitha C (NONUS)" w:date="2017-07-24T16:56:00Z"/>
          <w:rFonts w:ascii="Times New Roman" w:hAnsi="Times New Roman"/>
          <w:rPrChange w:id="1709" w:author="Palacherla, Susmitha C (NONUS)" w:date="2017-07-24T16:49:00Z">
            <w:rPr>
              <w:del w:id="1710" w:author="Palacherla, Susmitha C (NONUS)" w:date="2017-07-24T16:56:00Z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711" w:author="Palacherla, Susmitha C (NONUS)" w:date="2017-07-24T16:56:00Z"/>
          <w:rFonts w:ascii="Times New Roman" w:hAnsi="Times New Roman"/>
          <w:rPrChange w:id="1712" w:author="Palacherla, Susmitha C (NONUS)" w:date="2017-07-24T16:49:00Z">
            <w:rPr>
              <w:del w:id="1713" w:author="Palacherla, Susmitha C (NONUS)" w:date="2017-07-24T16:56:00Z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714" w:author="Palacherla, Susmitha C (NONUS)" w:date="2017-07-24T16:56:00Z"/>
          <w:rFonts w:ascii="Times New Roman" w:hAnsi="Times New Roman"/>
          <w:rPrChange w:id="1715" w:author="Palacherla, Susmitha C (NONUS)" w:date="2017-07-24T16:49:00Z">
            <w:rPr>
              <w:del w:id="1716" w:author="Palacherla, Susmitha C (NONUS)" w:date="2017-07-24T16:56:00Z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717" w:author="Palacherla, Susmitha C (NONUS)" w:date="2017-07-24T16:56:00Z"/>
          <w:rFonts w:ascii="Times New Roman" w:hAnsi="Times New Roman"/>
          <w:rPrChange w:id="1718" w:author="Palacherla, Susmitha C (NONUS)" w:date="2017-07-24T16:49:00Z">
            <w:rPr>
              <w:del w:id="1719" w:author="Palacherla, Susmitha C (NONUS)" w:date="2017-07-24T16:56:00Z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720" w:author="Palacherla, Susmitha C (NONUS)" w:date="2017-07-24T16:56:00Z"/>
          <w:rFonts w:ascii="Times New Roman" w:hAnsi="Times New Roman"/>
          <w:sz w:val="24"/>
          <w:szCs w:val="24"/>
          <w:rPrChange w:id="1721" w:author="Palacherla, Susmitha C (NONUS)" w:date="2017-07-24T16:49:00Z">
            <w:rPr>
              <w:del w:id="1722" w:author="Palacherla, Susmitha C (NONUS)" w:date="2017-07-24T16:56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  <w:rPrChange w:id="1723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724" w:author="Palacherla, Susmitha C (NONUS)" w:date="2017-07-24T16:49:00Z">
            <w:rPr/>
          </w:rPrChange>
        </w:rPr>
        <w:t>SQL task: Update ETS Staging table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72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726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7C8D91EB" wp14:editId="5E23CCE5">
            <wp:extent cx="3657600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72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728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729" w:author="Palacherla, Susmitha C (NONUS)" w:date="2017-07-24T16:49:00Z">
            <w:rPr/>
          </w:rPrChange>
        </w:rPr>
        <w:t>Exec [EC]</w:t>
      </w:r>
      <w:proofErr w:type="gramStart"/>
      <w:r w:rsidRPr="00FD2034">
        <w:rPr>
          <w:rFonts w:ascii="Times New Roman" w:hAnsi="Times New Roman"/>
          <w:rPrChange w:id="1730" w:author="Palacherla, Susmitha C (NONUS)" w:date="2017-07-24T16:49:00Z">
            <w:rPr/>
          </w:rPrChange>
        </w:rPr>
        <w:t>.[</w:t>
      </w:r>
      <w:proofErr w:type="spellStart"/>
      <w:proofErr w:type="gramEnd"/>
      <w:r w:rsidRPr="00FD2034">
        <w:rPr>
          <w:rFonts w:ascii="Times New Roman" w:hAnsi="Times New Roman"/>
          <w:rPrChange w:id="1731" w:author="Palacherla, Susmitha C (NONUS)" w:date="2017-07-24T16:49:00Z">
            <w:rPr/>
          </w:rPrChange>
        </w:rPr>
        <w:t>sp_Update_ETS_Coaching_Stage</w:t>
      </w:r>
      <w:proofErr w:type="spellEnd"/>
      <w:r w:rsidRPr="00FD2034">
        <w:rPr>
          <w:rFonts w:ascii="Times New Roman" w:hAnsi="Times New Roman"/>
          <w:rPrChange w:id="1732" w:author="Palacherla, Susmitha C (NONUS)" w:date="2017-07-24T16:49:00Z">
            <w:rPr/>
          </w:rPrChange>
        </w:rPr>
        <w:t xml:space="preserve">] ? </w:t>
      </w:r>
      <w:proofErr w:type="gramStart"/>
      <w:r w:rsidRPr="00FD2034">
        <w:rPr>
          <w:rFonts w:ascii="Times New Roman" w:hAnsi="Times New Roman"/>
          <w:rPrChange w:id="1733" w:author="Palacherla, Susmitha C (NONUS)" w:date="2017-07-24T16:49:00Z">
            <w:rPr/>
          </w:rPrChange>
        </w:rPr>
        <w:t>output</w:t>
      </w:r>
      <w:proofErr w:type="gramEnd"/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734" w:author="Palacherla, Susmitha C (NONUS)" w:date="2017-07-24T16:49:00Z">
            <w:rPr/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3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736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1E785605" wp14:editId="0988B5B7">
            <wp:extent cx="5943600" cy="192938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37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38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39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40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41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42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43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44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45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46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47" w:author="Palacherla, Susmitha C (NONUS)" w:date="2017-07-24T16:56:00Z"/>
          <w:rFonts w:ascii="Times New Roman" w:hAnsi="Times New Roman"/>
          <w:sz w:val="24"/>
          <w:szCs w:val="24"/>
        </w:rPr>
      </w:pPr>
    </w:p>
    <w:p w:rsidR="00FD2034" w:rsidRP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4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  <w:rPrChange w:id="1749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750" w:author="Palacherla, Susmitha C (NONUS)" w:date="2017-07-24T16:49:00Z">
            <w:rPr/>
          </w:rPrChange>
        </w:rPr>
        <w:t xml:space="preserve">SQL task: Load </w:t>
      </w:r>
      <w:proofErr w:type="spellStart"/>
      <w:r w:rsidRPr="00FD2034">
        <w:rPr>
          <w:rFonts w:ascii="Times New Roman" w:hAnsi="Times New Roman"/>
          <w:rPrChange w:id="1751" w:author="Palacherla, Susmitha C (NONUS)" w:date="2017-07-24T16:49:00Z">
            <w:rPr/>
          </w:rPrChange>
        </w:rPr>
        <w:t>Coaching_Log</w:t>
      </w:r>
      <w:proofErr w:type="spellEnd"/>
      <w:r w:rsidRPr="00FD2034">
        <w:rPr>
          <w:rFonts w:ascii="Times New Roman" w:hAnsi="Times New Roman"/>
          <w:rPrChange w:id="1752" w:author="Palacherla, Susmitha C (NONUS)" w:date="2017-07-24T16:49:00Z">
            <w:rPr/>
          </w:rPrChange>
        </w:rPr>
        <w:t xml:space="preserve"> Table</w:t>
      </w:r>
    </w:p>
    <w:p w:rsidR="00385FF7" w:rsidRPr="00FD2034" w:rsidRDefault="00385FF7" w:rsidP="00385FF7">
      <w:pPr>
        <w:rPr>
          <w:rFonts w:ascii="Times New Roman" w:hAnsi="Times New Roman"/>
          <w:rPrChange w:id="1753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noProof/>
          <w:rPrChange w:id="1754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5CAFF449" wp14:editId="653B874F">
            <wp:extent cx="4416552" cy="2743200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rPr>
          <w:rFonts w:ascii="Times New Roman" w:hAnsi="Times New Roman"/>
          <w:rPrChange w:id="1755" w:author="Palacherla, Susmitha C (NONUS)" w:date="2017-07-24T16:49:00Z">
            <w:rPr/>
          </w:rPrChange>
        </w:rPr>
      </w:pPr>
    </w:p>
    <w:p w:rsidR="00385FF7" w:rsidRPr="00FD2034" w:rsidRDefault="00385FF7" w:rsidP="00385FF7">
      <w:pPr>
        <w:rPr>
          <w:rFonts w:ascii="Times New Roman" w:hAnsi="Times New Roman"/>
          <w:rPrChange w:id="1756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757" w:author="Palacherla, Susmitha C (NONUS)" w:date="2017-07-24T16:49:00Z">
            <w:rPr/>
          </w:rPrChange>
        </w:rPr>
        <w:t>Exec [EC]</w:t>
      </w:r>
      <w:proofErr w:type="gramStart"/>
      <w:r w:rsidRPr="00FD2034">
        <w:rPr>
          <w:rFonts w:ascii="Times New Roman" w:hAnsi="Times New Roman"/>
          <w:rPrChange w:id="1758" w:author="Palacherla, Susmitha C (NONUS)" w:date="2017-07-24T16:49:00Z">
            <w:rPr/>
          </w:rPrChange>
        </w:rPr>
        <w:t>.[</w:t>
      </w:r>
      <w:proofErr w:type="spellStart"/>
      <w:proofErr w:type="gramEnd"/>
      <w:r w:rsidRPr="00FD2034">
        <w:rPr>
          <w:rFonts w:ascii="Times New Roman" w:hAnsi="Times New Roman"/>
          <w:rPrChange w:id="1759" w:author="Palacherla, Susmitha C (NONUS)" w:date="2017-07-24T16:49:00Z">
            <w:rPr/>
          </w:rPrChange>
        </w:rPr>
        <w:t>sp_InsertInto_Coaching_Log_ETS</w:t>
      </w:r>
      <w:proofErr w:type="spellEnd"/>
      <w:r w:rsidRPr="00FD2034">
        <w:rPr>
          <w:rFonts w:ascii="Times New Roman" w:hAnsi="Times New Roman"/>
          <w:rPrChange w:id="1760" w:author="Palacherla, Susmitha C (NONUS)" w:date="2017-07-24T16:49:00Z">
            <w:rPr/>
          </w:rPrChange>
        </w:rPr>
        <w:t xml:space="preserve">] ? </w:t>
      </w:r>
      <w:proofErr w:type="gramStart"/>
      <w:r w:rsidRPr="00FD2034">
        <w:rPr>
          <w:rFonts w:ascii="Times New Roman" w:hAnsi="Times New Roman"/>
          <w:rPrChange w:id="1761" w:author="Palacherla, Susmitha C (NONUS)" w:date="2017-07-24T16:49:00Z">
            <w:rPr/>
          </w:rPrChange>
        </w:rPr>
        <w:t>output</w:t>
      </w:r>
      <w:proofErr w:type="gramEnd"/>
    </w:p>
    <w:p w:rsidR="00385FF7" w:rsidRPr="00FD2034" w:rsidRDefault="00385FF7" w:rsidP="00385FF7">
      <w:pPr>
        <w:rPr>
          <w:rFonts w:ascii="Times New Roman" w:hAnsi="Times New Roman"/>
          <w:rPrChange w:id="1762" w:author="Palacherla, Susmitha C (NONUS)" w:date="2017-07-24T16:49:00Z">
            <w:rPr/>
          </w:rPrChange>
        </w:rPr>
      </w:pPr>
    </w:p>
    <w:p w:rsidR="00385FF7" w:rsidRPr="00FD2034" w:rsidRDefault="00385FF7" w:rsidP="00385FF7">
      <w:pPr>
        <w:rPr>
          <w:rFonts w:ascii="Times New Roman" w:hAnsi="Times New Roman"/>
          <w:rPrChange w:id="1763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noProof/>
          <w:rPrChange w:id="1764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37C2C607" wp14:editId="4633DCB3">
            <wp:extent cx="4389120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6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66" w:author="Palacherla, Susmitha C (NONUS)" w:date="2017-07-24T16:57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67" w:author="Palacherla, Susmitha C (NONUS)" w:date="2017-07-24T16:57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68" w:author="Palacherla, Susmitha C (NONUS)" w:date="2017-07-24T16:57:00Z"/>
          <w:rFonts w:ascii="Times New Roman" w:hAnsi="Times New Roman"/>
          <w:sz w:val="24"/>
          <w:szCs w:val="24"/>
        </w:rPr>
      </w:pPr>
    </w:p>
    <w:p w:rsid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769" w:author="Palacherla, Susmitha C (NONUS)" w:date="2017-07-24T16:57:00Z"/>
          <w:rFonts w:ascii="Times New Roman" w:hAnsi="Times New Roman"/>
          <w:sz w:val="24"/>
          <w:szCs w:val="24"/>
        </w:rPr>
      </w:pPr>
    </w:p>
    <w:p w:rsidR="00FD2034" w:rsidRPr="00FD2034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7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771" w:author="Palacherla, Susmitha C (NONUS)" w:date="2017-07-24T16:57:00Z"/>
          <w:rFonts w:ascii="Times New Roman" w:hAnsi="Times New Roman"/>
          <w:sz w:val="24"/>
          <w:szCs w:val="24"/>
          <w:rPrChange w:id="1772" w:author="Palacherla, Susmitha C (NONUS)" w:date="2017-07-24T16:49:00Z">
            <w:rPr>
              <w:del w:id="1773" w:author="Palacherla, Susmitha C (NONUS)" w:date="2017-07-24T16:57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  <w:rPrChange w:id="1774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775" w:author="Palacherla, Susmitha C (NONUS)" w:date="2017-07-24T16:49:00Z">
            <w:rPr/>
          </w:rPrChange>
        </w:rPr>
        <w:t>SQL Task: Load ETS Fact table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7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777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4EA696EB" wp14:editId="67F891AE">
            <wp:extent cx="2953512" cy="1828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7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779" w:author="Palacherla, Susmitha C (NONUS)" w:date="2017-07-24T16:57:00Z"/>
          <w:rFonts w:ascii="Times New Roman" w:hAnsi="Times New Roman"/>
          <w:sz w:val="24"/>
          <w:szCs w:val="24"/>
          <w:rPrChange w:id="1780" w:author="Palacherla, Susmitha C (NONUS)" w:date="2017-07-24T16:49:00Z">
            <w:rPr>
              <w:del w:id="1781" w:author="Palacherla, Susmitha C (NONUS)" w:date="2017-07-24T16:57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782" w:author="Palacherla, Susmitha C (NONUS)" w:date="2017-07-24T16:57:00Z"/>
          <w:rFonts w:ascii="Times New Roman" w:hAnsi="Times New Roman"/>
          <w:rPrChange w:id="1783" w:author="Palacherla, Susmitha C (NONUS)" w:date="2017-07-24T16:49:00Z">
            <w:rPr>
              <w:del w:id="1784" w:author="Palacherla, Susmitha C (NONUS)" w:date="2017-07-24T16:57:00Z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8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  <w:rPrChange w:id="1786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787" w:author="Palacherla, Susmitha C (NONUS)" w:date="2017-07-24T16:49:00Z">
            <w:rPr/>
          </w:rPrChange>
        </w:rPr>
        <w:t>SQL Task: Load File List Table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8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789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45F9B805" wp14:editId="181582AB">
            <wp:extent cx="3218688" cy="2743200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9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91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92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sz w:val="24"/>
          <w:szCs w:val="24"/>
          <w:rPrChange w:id="1793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INSERT INTO [EC]</w:t>
      </w:r>
      <w:proofErr w:type="gramStart"/>
      <w:r w:rsidRPr="00FD2034">
        <w:rPr>
          <w:rFonts w:ascii="Times New Roman" w:hAnsi="Times New Roman"/>
          <w:sz w:val="24"/>
          <w:szCs w:val="24"/>
          <w:rPrChange w:id="179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.[</w:t>
      </w:r>
      <w:proofErr w:type="spellStart"/>
      <w:proofErr w:type="gramEnd"/>
      <w:r w:rsidRPr="00FD2034">
        <w:rPr>
          <w:rFonts w:ascii="Times New Roman" w:hAnsi="Times New Roman"/>
          <w:sz w:val="24"/>
          <w:szCs w:val="24"/>
          <w:rPrChange w:id="179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ETS_FileList</w:t>
      </w:r>
      <w:proofErr w:type="spellEnd"/>
      <w:r w:rsidRPr="00FD2034">
        <w:rPr>
          <w:rFonts w:ascii="Times New Roman" w:hAnsi="Times New Roman"/>
          <w:sz w:val="24"/>
          <w:szCs w:val="24"/>
          <w:rPrChange w:id="179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]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79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sz w:val="24"/>
          <w:szCs w:val="24"/>
          <w:rPrChange w:id="179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 xml:space="preserve">           ([</w:t>
      </w:r>
      <w:proofErr w:type="spellStart"/>
      <w:r w:rsidRPr="00FD2034">
        <w:rPr>
          <w:rFonts w:ascii="Times New Roman" w:hAnsi="Times New Roman"/>
          <w:sz w:val="24"/>
          <w:szCs w:val="24"/>
          <w:rPrChange w:id="1799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File_Name</w:t>
      </w:r>
      <w:proofErr w:type="spellEnd"/>
      <w:r w:rsidRPr="00FD2034">
        <w:rPr>
          <w:rFonts w:ascii="Times New Roman" w:hAnsi="Times New Roman"/>
          <w:sz w:val="24"/>
          <w:szCs w:val="24"/>
          <w:rPrChange w:id="180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]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01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sz w:val="24"/>
          <w:szCs w:val="24"/>
          <w:rPrChange w:id="1802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 xml:space="preserve">           </w:t>
      </w:r>
      <w:proofErr w:type="gramStart"/>
      <w:r w:rsidRPr="00FD2034">
        <w:rPr>
          <w:rFonts w:ascii="Times New Roman" w:hAnsi="Times New Roman"/>
          <w:sz w:val="24"/>
          <w:szCs w:val="24"/>
          <w:rPrChange w:id="1803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,[</w:t>
      </w:r>
      <w:proofErr w:type="spellStart"/>
      <w:proofErr w:type="gramEnd"/>
      <w:r w:rsidRPr="00FD2034">
        <w:rPr>
          <w:rFonts w:ascii="Times New Roman" w:hAnsi="Times New Roman"/>
          <w:sz w:val="24"/>
          <w:szCs w:val="24"/>
          <w:rPrChange w:id="180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File_LoadDate</w:t>
      </w:r>
      <w:proofErr w:type="spellEnd"/>
      <w:r w:rsidRPr="00FD2034">
        <w:rPr>
          <w:rFonts w:ascii="Times New Roman" w:hAnsi="Times New Roman"/>
          <w:sz w:val="24"/>
          <w:szCs w:val="24"/>
          <w:rPrChange w:id="180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]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0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sz w:val="24"/>
          <w:szCs w:val="24"/>
          <w:rPrChange w:id="180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 xml:space="preserve">           </w:t>
      </w:r>
      <w:proofErr w:type="gramStart"/>
      <w:r w:rsidRPr="00FD2034">
        <w:rPr>
          <w:rFonts w:ascii="Times New Roman" w:hAnsi="Times New Roman"/>
          <w:sz w:val="24"/>
          <w:szCs w:val="24"/>
          <w:rPrChange w:id="180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,[</w:t>
      </w:r>
      <w:proofErr w:type="spellStart"/>
      <w:proofErr w:type="gramEnd"/>
      <w:r w:rsidRPr="00FD2034">
        <w:rPr>
          <w:rFonts w:ascii="Times New Roman" w:hAnsi="Times New Roman"/>
          <w:sz w:val="24"/>
          <w:szCs w:val="24"/>
          <w:rPrChange w:id="1809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Count_Staged</w:t>
      </w:r>
      <w:proofErr w:type="spellEnd"/>
      <w:r w:rsidRPr="00FD2034">
        <w:rPr>
          <w:rFonts w:ascii="Times New Roman" w:hAnsi="Times New Roman"/>
          <w:sz w:val="24"/>
          <w:szCs w:val="24"/>
          <w:rPrChange w:id="181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]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11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sz w:val="24"/>
          <w:szCs w:val="24"/>
          <w:rPrChange w:id="1812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 xml:space="preserve">           </w:t>
      </w:r>
      <w:proofErr w:type="gramStart"/>
      <w:r w:rsidRPr="00FD2034">
        <w:rPr>
          <w:rFonts w:ascii="Times New Roman" w:hAnsi="Times New Roman"/>
          <w:sz w:val="24"/>
          <w:szCs w:val="24"/>
          <w:rPrChange w:id="1813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,[</w:t>
      </w:r>
      <w:proofErr w:type="spellStart"/>
      <w:proofErr w:type="gramEnd"/>
      <w:r w:rsidRPr="00FD2034">
        <w:rPr>
          <w:rFonts w:ascii="Times New Roman" w:hAnsi="Times New Roman"/>
          <w:sz w:val="24"/>
          <w:szCs w:val="24"/>
          <w:rPrChange w:id="181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Count_Loaded</w:t>
      </w:r>
      <w:proofErr w:type="spellEnd"/>
      <w:r w:rsidRPr="00FD2034">
        <w:rPr>
          <w:rFonts w:ascii="Times New Roman" w:hAnsi="Times New Roman"/>
          <w:sz w:val="24"/>
          <w:szCs w:val="24"/>
          <w:rPrChange w:id="181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]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1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sz w:val="24"/>
          <w:szCs w:val="24"/>
          <w:rPrChange w:id="181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 xml:space="preserve">            </w:t>
      </w:r>
      <w:proofErr w:type="gramStart"/>
      <w:r w:rsidRPr="00FD2034">
        <w:rPr>
          <w:rFonts w:ascii="Times New Roman" w:hAnsi="Times New Roman"/>
          <w:sz w:val="24"/>
          <w:szCs w:val="24"/>
          <w:rPrChange w:id="181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,[</w:t>
      </w:r>
      <w:proofErr w:type="spellStart"/>
      <w:proofErr w:type="gramEnd"/>
      <w:r w:rsidRPr="00FD2034">
        <w:rPr>
          <w:rFonts w:ascii="Times New Roman" w:hAnsi="Times New Roman"/>
          <w:sz w:val="24"/>
          <w:szCs w:val="24"/>
          <w:rPrChange w:id="1819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Count_Rejected</w:t>
      </w:r>
      <w:proofErr w:type="spellEnd"/>
      <w:r w:rsidRPr="00FD2034">
        <w:rPr>
          <w:rFonts w:ascii="Times New Roman" w:hAnsi="Times New Roman"/>
          <w:sz w:val="24"/>
          <w:szCs w:val="24"/>
          <w:rPrChange w:id="182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])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21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sz w:val="24"/>
          <w:szCs w:val="24"/>
          <w:rPrChange w:id="1822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 xml:space="preserve">  VALUES (?</w:t>
      </w:r>
      <w:proofErr w:type="gramStart"/>
      <w:r w:rsidRPr="00FD2034">
        <w:rPr>
          <w:rFonts w:ascii="Times New Roman" w:hAnsi="Times New Roman"/>
          <w:sz w:val="24"/>
          <w:szCs w:val="24"/>
          <w:rPrChange w:id="1823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,</w:t>
      </w:r>
      <w:proofErr w:type="spellStart"/>
      <w:r w:rsidRPr="00FD2034">
        <w:rPr>
          <w:rFonts w:ascii="Times New Roman" w:hAnsi="Times New Roman"/>
          <w:sz w:val="24"/>
          <w:szCs w:val="24"/>
          <w:rPrChange w:id="182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GetDate</w:t>
      </w:r>
      <w:proofErr w:type="spellEnd"/>
      <w:proofErr w:type="gramEnd"/>
      <w:r w:rsidRPr="00FD2034">
        <w:rPr>
          <w:rFonts w:ascii="Times New Roman" w:hAnsi="Times New Roman"/>
          <w:sz w:val="24"/>
          <w:szCs w:val="24"/>
          <w:rPrChange w:id="182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t>(), ?, ?,?)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2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2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2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829" w:author="Palacherla, Susmitha C (NONUS)" w:date="2017-07-24T16:49:00Z">
            <w:rPr>
              <w:noProof/>
            </w:rPr>
          </w:rPrChange>
        </w:rPr>
        <w:lastRenderedPageBreak/>
        <w:drawing>
          <wp:inline distT="0" distB="0" distL="0" distR="0" wp14:anchorId="0C428E59" wp14:editId="705BB6F5">
            <wp:extent cx="4288536" cy="1828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3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831" w:author="Palacherla, Susmitha C (NONUS)" w:date="2017-07-24T16:57:00Z"/>
          <w:rFonts w:ascii="Times New Roman" w:hAnsi="Times New Roman"/>
          <w:sz w:val="24"/>
          <w:szCs w:val="24"/>
          <w:rPrChange w:id="1832" w:author="Palacherla, Susmitha C (NONUS)" w:date="2017-07-24T16:49:00Z">
            <w:rPr>
              <w:del w:id="1833" w:author="Palacherla, Susmitha C (NONUS)" w:date="2017-07-24T16:57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834" w:author="Palacherla, Susmitha C (NONUS)" w:date="2017-07-24T16:57:00Z"/>
          <w:rFonts w:ascii="Times New Roman" w:hAnsi="Times New Roman"/>
          <w:sz w:val="24"/>
          <w:szCs w:val="24"/>
          <w:rPrChange w:id="1835" w:author="Palacherla, Susmitha C (NONUS)" w:date="2017-07-24T16:49:00Z">
            <w:rPr>
              <w:del w:id="1836" w:author="Palacherla, Susmitha C (NONUS)" w:date="2017-07-24T16:57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837" w:author="Palacherla, Susmitha C (NONUS)" w:date="2017-07-24T16:57:00Z"/>
          <w:rFonts w:ascii="Times New Roman" w:hAnsi="Times New Roman"/>
          <w:sz w:val="24"/>
          <w:szCs w:val="24"/>
          <w:rPrChange w:id="1838" w:author="Palacherla, Susmitha C (NONUS)" w:date="2017-07-24T16:49:00Z">
            <w:rPr>
              <w:del w:id="1839" w:author="Palacherla, Susmitha C (NONUS)" w:date="2017-07-24T16:57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840" w:author="Palacherla, Susmitha C (NONUS)" w:date="2017-07-24T16:57:00Z"/>
          <w:rFonts w:ascii="Times New Roman" w:hAnsi="Times New Roman"/>
          <w:sz w:val="24"/>
          <w:szCs w:val="24"/>
          <w:rPrChange w:id="1841" w:author="Palacherla, Susmitha C (NONUS)" w:date="2017-07-24T16:49:00Z">
            <w:rPr>
              <w:del w:id="1842" w:author="Palacherla, Susmitha C (NONUS)" w:date="2017-07-24T16:57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843" w:author="Palacherla, Susmitha C (NONUS)" w:date="2017-07-24T16:57:00Z"/>
          <w:rFonts w:ascii="Times New Roman" w:hAnsi="Times New Roman"/>
          <w:sz w:val="24"/>
          <w:szCs w:val="24"/>
          <w:rPrChange w:id="1844" w:author="Palacherla, Susmitha C (NONUS)" w:date="2017-07-24T16:49:00Z">
            <w:rPr>
              <w:del w:id="1845" w:author="Palacherla, Susmitha C (NONUS)" w:date="2017-07-24T16:57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numPr>
          <w:ilvl w:val="0"/>
          <w:numId w:val="13"/>
        </w:numPr>
        <w:rPr>
          <w:rFonts w:ascii="Times New Roman" w:hAnsi="Times New Roman"/>
          <w:rPrChange w:id="1846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rPrChange w:id="1847" w:author="Palacherla, Susmitha C (NONUS)" w:date="2017-07-24T16:49:00Z">
            <w:rPr/>
          </w:rPrChange>
        </w:rPr>
        <w:t>File System Task: Backup Loaded Files</w:t>
      </w: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848" w:author="Palacherla, Susmitha C (NONUS)" w:date="2017-07-24T16:57:00Z"/>
          <w:rFonts w:ascii="Times New Roman" w:hAnsi="Times New Roman"/>
          <w:sz w:val="24"/>
          <w:szCs w:val="24"/>
          <w:rPrChange w:id="1849" w:author="Palacherla, Susmitha C (NONUS)" w:date="2017-07-24T16:49:00Z">
            <w:rPr>
              <w:del w:id="1850" w:author="Palacherla, Susmitha C (NONUS)" w:date="2017-07-24T16:57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1851" w:author="Palacherla, Susmitha C (NONUS)" w:date="2017-07-24T16:57:00Z"/>
          <w:rFonts w:ascii="Times New Roman" w:hAnsi="Times New Roman"/>
          <w:sz w:val="24"/>
          <w:szCs w:val="24"/>
          <w:rPrChange w:id="1852" w:author="Palacherla, Susmitha C (NONUS)" w:date="2017-07-24T16:49:00Z">
            <w:rPr>
              <w:del w:id="1853" w:author="Palacherla, Susmitha C (NONUS)" w:date="2017-07-24T16:57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5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5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1856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0986D1EA" wp14:editId="142FA9B2">
            <wp:extent cx="4672584" cy="2743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5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58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59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0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1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2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3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4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5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6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7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8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Pr="00FD2034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1869" w:author="Palacherla, Susmitha C (NONUS)" w:date="2017-07-24T16:39:00Z"/>
          <w:rFonts w:ascii="Times New Roman" w:hAnsi="Times New Roman"/>
          <w:sz w:val="24"/>
          <w:szCs w:val="24"/>
          <w:rPrChange w:id="1870" w:author="Palacherla, Susmitha C (NONUS)" w:date="2017-07-24T16:49:00Z">
            <w:rPr>
              <w:ins w:id="1871" w:author="Palacherla, Susmitha C (NONUS)" w:date="2017-07-24T16:39:00Z"/>
              <w:rFonts w:ascii="Arial" w:hAnsi="Arial" w:cs="Arial"/>
              <w:sz w:val="24"/>
              <w:szCs w:val="24"/>
            </w:rPr>
          </w:rPrChange>
        </w:rPr>
      </w:pPr>
    </w:p>
    <w:p w:rsidR="007C5441" w:rsidRPr="00FD2034" w:rsidRDefault="007C5441" w:rsidP="007C5441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1872" w:author="Palacherla, Susmitha C (NONUS)" w:date="2017-07-24T16:39:00Z"/>
          <w:rFonts w:ascii="Times New Roman" w:hAnsi="Times New Roman"/>
          <w:b/>
          <w:rPrChange w:id="1873" w:author="Palacherla, Susmitha C (NONUS)" w:date="2017-07-24T16:49:00Z">
            <w:rPr>
              <w:ins w:id="1874" w:author="Palacherla, Susmitha C (NONUS)" w:date="2017-07-24T16:39:00Z"/>
              <w:rFonts w:asciiTheme="minorHAnsi" w:hAnsiTheme="minorHAnsi" w:cs="Arial"/>
              <w:b/>
            </w:rPr>
          </w:rPrChange>
        </w:rPr>
      </w:pPr>
      <w:ins w:id="1875" w:author="Palacherla, Susmitha C (NONUS)" w:date="2017-07-24T16:39:00Z">
        <w:r w:rsidRPr="00FD2034">
          <w:rPr>
            <w:rFonts w:ascii="Times New Roman" w:hAnsi="Times New Roman"/>
            <w:b/>
            <w:rPrChange w:id="1876" w:author="Palacherla, Susmitha C (NONUS)" w:date="2017-07-24T16:49:00Z">
              <w:rPr>
                <w:rFonts w:asciiTheme="minorHAnsi" w:hAnsiTheme="minorHAnsi" w:cs="Arial"/>
                <w:b/>
              </w:rPr>
            </w:rPrChange>
          </w:rPr>
          <w:lastRenderedPageBreak/>
          <w:t>For each ETS file in Staging directory</w:t>
        </w:r>
      </w:ins>
      <w:ins w:id="1877" w:author="Palacherla, Susmitha C (NONUS)" w:date="2017-07-24T16:59:00Z">
        <w:r w:rsidR="00D9759F">
          <w:rPr>
            <w:rFonts w:ascii="Times New Roman" w:hAnsi="Times New Roman"/>
            <w:b/>
          </w:rPr>
          <w:t xml:space="preserve"> </w:t>
        </w:r>
      </w:ins>
      <w:ins w:id="1878" w:author="Palacherla, Susmitha C (NONUS)" w:date="2017-07-24T16:40:00Z">
        <w:r w:rsidR="00992799">
          <w:rPr>
            <w:rFonts w:ascii="Times New Roman" w:hAnsi="Times New Roman"/>
            <w:b/>
            <w:rPrChange w:id="1879" w:author="Palacherla, Susmitha C (NONUS)" w:date="2017-07-24T16:49:00Z">
              <w:rPr>
                <w:rFonts w:ascii="Times New Roman" w:hAnsi="Times New Roman"/>
                <w:b/>
              </w:rPr>
            </w:rPrChange>
          </w:rPr>
          <w:t>(HNC or ICC</w:t>
        </w:r>
        <w:r w:rsidRPr="00FD2034">
          <w:rPr>
            <w:rFonts w:ascii="Times New Roman" w:hAnsi="Times New Roman"/>
            <w:b/>
            <w:rPrChange w:id="1880" w:author="Palacherla, Susmitha C (NONUS)" w:date="2017-07-24T16:49:00Z">
              <w:rPr>
                <w:rFonts w:asciiTheme="minorHAnsi" w:hAnsiTheme="minorHAnsi" w:cs="Arial"/>
                <w:b/>
              </w:rPr>
            </w:rPrChange>
          </w:rPr>
          <w:t>)</w:t>
        </w:r>
      </w:ins>
    </w:p>
    <w:p w:rsidR="007C5441" w:rsidRPr="00FD2034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ins w:id="1881" w:author="Palacherla, Susmitha C (NONUS)" w:date="2017-07-24T16:39:00Z"/>
          <w:rFonts w:ascii="Times New Roman" w:hAnsi="Times New Roman"/>
          <w:b/>
          <w:sz w:val="24"/>
          <w:szCs w:val="24"/>
          <w:rPrChange w:id="1882" w:author="Palacherla, Susmitha C (NONUS)" w:date="2017-07-24T16:49:00Z">
            <w:rPr>
              <w:ins w:id="1883" w:author="Palacherla, Susmitha C (NONUS)" w:date="2017-07-24T16:39:00Z"/>
              <w:rFonts w:ascii="Arial" w:hAnsi="Arial" w:cs="Arial"/>
              <w:b/>
              <w:sz w:val="24"/>
              <w:szCs w:val="24"/>
            </w:rPr>
          </w:rPrChange>
        </w:rPr>
      </w:pPr>
    </w:p>
    <w:p w:rsidR="007C5441" w:rsidRPr="00FD2034" w:rsidRDefault="007C5441" w:rsidP="007C5441">
      <w:pPr>
        <w:rPr>
          <w:ins w:id="1884" w:author="Palacherla, Susmitha C (NONUS)" w:date="2017-07-24T16:39:00Z"/>
          <w:rFonts w:ascii="Times New Roman" w:hAnsi="Times New Roman"/>
          <w:b/>
          <w:rPrChange w:id="1885" w:author="Palacherla, Susmitha C (NONUS)" w:date="2017-07-24T16:49:00Z">
            <w:rPr>
              <w:ins w:id="1886" w:author="Palacherla, Susmitha C (NONUS)" w:date="2017-07-24T16:39:00Z"/>
              <w:b/>
            </w:rPr>
          </w:rPrChange>
        </w:rPr>
      </w:pPr>
      <w:ins w:id="1887" w:author="Palacherla, Susmitha C (NONUS)" w:date="2017-07-24T16:39:00Z">
        <w:r w:rsidRPr="00FD2034">
          <w:rPr>
            <w:rFonts w:ascii="Times New Roman" w:hAnsi="Times New Roman"/>
            <w:b/>
            <w:rPrChange w:id="1888" w:author="Palacherla, Susmitha C (NONUS)" w:date="2017-07-24T16:49:00Z">
              <w:rPr>
                <w:b/>
              </w:rPr>
            </w:rPrChange>
          </w:rPr>
          <w:t>Summary of Steps</w:t>
        </w:r>
      </w:ins>
    </w:p>
    <w:p w:rsidR="007C5441" w:rsidRPr="00FD2034" w:rsidRDefault="007C5441" w:rsidP="007C5441">
      <w:pPr>
        <w:pStyle w:val="ListParagraph"/>
        <w:numPr>
          <w:ilvl w:val="0"/>
          <w:numId w:val="23"/>
        </w:numPr>
        <w:rPr>
          <w:ins w:id="1889" w:author="Palacherla, Susmitha C (NONUS)" w:date="2017-07-24T16:39:00Z"/>
          <w:rFonts w:ascii="Times New Roman" w:hAnsi="Times New Roman"/>
          <w:rPrChange w:id="1890" w:author="Palacherla, Susmitha C (NONUS)" w:date="2017-07-24T16:49:00Z">
            <w:rPr>
              <w:ins w:id="1891" w:author="Palacherla, Susmitha C (NONUS)" w:date="2017-07-24T16:39:00Z"/>
            </w:rPr>
          </w:rPrChange>
        </w:rPr>
        <w:pPrChange w:id="1892" w:author="Palacherla, Susmitha C (NONUS)" w:date="2017-07-24T16:40:00Z">
          <w:pPr>
            <w:pStyle w:val="ListParagraph"/>
            <w:numPr>
              <w:numId w:val="11"/>
            </w:numPr>
            <w:ind w:left="1440" w:hanging="360"/>
          </w:pPr>
        </w:pPrChange>
      </w:pPr>
      <w:ins w:id="1893" w:author="Palacherla, Susmitha C (NONUS)" w:date="2017-07-24T16:39:00Z">
        <w:r w:rsidRPr="00FD2034">
          <w:rPr>
            <w:rFonts w:ascii="Times New Roman" w:hAnsi="Times New Roman"/>
            <w:rPrChange w:id="1894" w:author="Palacherla, Susmitha C (NONUS)" w:date="2017-07-24T16:49:00Z">
              <w:rPr/>
            </w:rPrChange>
          </w:rPr>
          <w:t>SQL task – Truncate ETS Staging table</w:t>
        </w:r>
      </w:ins>
    </w:p>
    <w:p w:rsidR="007C5441" w:rsidRPr="00FD2034" w:rsidRDefault="007C5441" w:rsidP="007C5441">
      <w:pPr>
        <w:pStyle w:val="ListParagraph"/>
        <w:numPr>
          <w:ilvl w:val="0"/>
          <w:numId w:val="23"/>
        </w:numPr>
        <w:rPr>
          <w:ins w:id="1895" w:author="Palacherla, Susmitha C (NONUS)" w:date="2017-07-24T16:39:00Z"/>
          <w:rFonts w:ascii="Times New Roman" w:hAnsi="Times New Roman"/>
          <w:rPrChange w:id="1896" w:author="Palacherla, Susmitha C (NONUS)" w:date="2017-07-24T16:49:00Z">
            <w:rPr>
              <w:ins w:id="1897" w:author="Palacherla, Susmitha C (NONUS)" w:date="2017-07-24T16:39:00Z"/>
            </w:rPr>
          </w:rPrChange>
        </w:rPr>
        <w:pPrChange w:id="1898" w:author="Palacherla, Susmitha C (NONUS)" w:date="2017-07-24T16:40:00Z">
          <w:pPr>
            <w:pStyle w:val="ListParagraph"/>
            <w:numPr>
              <w:numId w:val="11"/>
            </w:numPr>
            <w:ind w:left="1440" w:hanging="360"/>
          </w:pPr>
        </w:pPrChange>
      </w:pPr>
      <w:ins w:id="1899" w:author="Palacherla, Susmitha C (NONUS)" w:date="2017-07-24T16:39:00Z">
        <w:r w:rsidRPr="00FD2034">
          <w:rPr>
            <w:rFonts w:ascii="Times New Roman" w:hAnsi="Times New Roman"/>
            <w:rPrChange w:id="1900" w:author="Palacherla, Susmitha C (NONUS)" w:date="2017-07-24T16:49:00Z">
              <w:rPr/>
            </w:rPrChange>
          </w:rPr>
          <w:t>DFT – Stage ETS Staging table</w:t>
        </w:r>
      </w:ins>
    </w:p>
    <w:p w:rsidR="007C5441" w:rsidRPr="00FD2034" w:rsidRDefault="007C5441" w:rsidP="007C5441">
      <w:pPr>
        <w:pStyle w:val="ListParagraph"/>
        <w:numPr>
          <w:ilvl w:val="0"/>
          <w:numId w:val="23"/>
        </w:numPr>
        <w:rPr>
          <w:ins w:id="1901" w:author="Palacherla, Susmitha C (NONUS)" w:date="2017-07-24T16:39:00Z"/>
          <w:rFonts w:ascii="Times New Roman" w:hAnsi="Times New Roman"/>
          <w:rPrChange w:id="1902" w:author="Palacherla, Susmitha C (NONUS)" w:date="2017-07-24T16:49:00Z">
            <w:rPr>
              <w:ins w:id="1903" w:author="Palacherla, Susmitha C (NONUS)" w:date="2017-07-24T16:39:00Z"/>
            </w:rPr>
          </w:rPrChange>
        </w:rPr>
        <w:pPrChange w:id="1904" w:author="Palacherla, Susmitha C (NONUS)" w:date="2017-07-24T16:40:00Z">
          <w:pPr>
            <w:pStyle w:val="ListParagraph"/>
            <w:numPr>
              <w:numId w:val="11"/>
            </w:numPr>
            <w:ind w:left="1440" w:hanging="360"/>
          </w:pPr>
        </w:pPrChange>
      </w:pPr>
      <w:ins w:id="1905" w:author="Palacherla, Susmitha C (NONUS)" w:date="2017-07-24T16:39:00Z">
        <w:r w:rsidRPr="00FD2034">
          <w:rPr>
            <w:rFonts w:ascii="Times New Roman" w:hAnsi="Times New Roman"/>
            <w:rPrChange w:id="1906" w:author="Palacherla, Susmitha C (NONUS)" w:date="2017-07-24T16:49:00Z">
              <w:rPr/>
            </w:rPrChange>
          </w:rPr>
          <w:t>SQL task Update ETS Staging table</w:t>
        </w:r>
      </w:ins>
    </w:p>
    <w:p w:rsidR="007C5441" w:rsidRPr="00FD2034" w:rsidRDefault="007C5441" w:rsidP="007C5441">
      <w:pPr>
        <w:pStyle w:val="ListParagraph"/>
        <w:numPr>
          <w:ilvl w:val="0"/>
          <w:numId w:val="23"/>
        </w:numPr>
        <w:rPr>
          <w:ins w:id="1907" w:author="Palacherla, Susmitha C (NONUS)" w:date="2017-07-24T16:39:00Z"/>
          <w:rFonts w:ascii="Times New Roman" w:hAnsi="Times New Roman"/>
          <w:rPrChange w:id="1908" w:author="Palacherla, Susmitha C (NONUS)" w:date="2017-07-24T16:49:00Z">
            <w:rPr>
              <w:ins w:id="1909" w:author="Palacherla, Susmitha C (NONUS)" w:date="2017-07-24T16:39:00Z"/>
            </w:rPr>
          </w:rPrChange>
        </w:rPr>
        <w:pPrChange w:id="1910" w:author="Palacherla, Susmitha C (NONUS)" w:date="2017-07-24T16:40:00Z">
          <w:pPr>
            <w:pStyle w:val="ListParagraph"/>
            <w:numPr>
              <w:numId w:val="11"/>
            </w:numPr>
            <w:ind w:left="1440" w:hanging="360"/>
          </w:pPr>
        </w:pPrChange>
      </w:pPr>
      <w:ins w:id="1911" w:author="Palacherla, Susmitha C (NONUS)" w:date="2017-07-24T16:39:00Z">
        <w:r w:rsidRPr="00FD2034">
          <w:rPr>
            <w:rFonts w:ascii="Times New Roman" w:hAnsi="Times New Roman"/>
            <w:rPrChange w:id="1912" w:author="Palacherla, Susmitha C (NONUS)" w:date="2017-07-24T16:49:00Z">
              <w:rPr/>
            </w:rPrChange>
          </w:rPr>
          <w:t>SQL task – Load Coaching Log</w:t>
        </w:r>
      </w:ins>
    </w:p>
    <w:p w:rsidR="007C5441" w:rsidRPr="00FD2034" w:rsidRDefault="007C5441" w:rsidP="007C5441">
      <w:pPr>
        <w:pStyle w:val="ListParagraph"/>
        <w:numPr>
          <w:ilvl w:val="0"/>
          <w:numId w:val="23"/>
        </w:numPr>
        <w:rPr>
          <w:ins w:id="1913" w:author="Palacherla, Susmitha C (NONUS)" w:date="2017-07-24T16:39:00Z"/>
          <w:rFonts w:ascii="Times New Roman" w:hAnsi="Times New Roman"/>
          <w:rPrChange w:id="1914" w:author="Palacherla, Susmitha C (NONUS)" w:date="2017-07-24T16:49:00Z">
            <w:rPr>
              <w:ins w:id="1915" w:author="Palacherla, Susmitha C (NONUS)" w:date="2017-07-24T16:39:00Z"/>
            </w:rPr>
          </w:rPrChange>
        </w:rPr>
        <w:pPrChange w:id="1916" w:author="Palacherla, Susmitha C (NONUS)" w:date="2017-07-24T16:40:00Z">
          <w:pPr>
            <w:pStyle w:val="ListParagraph"/>
            <w:numPr>
              <w:numId w:val="11"/>
            </w:numPr>
            <w:ind w:left="1440" w:hanging="360"/>
          </w:pPr>
        </w:pPrChange>
      </w:pPr>
      <w:ins w:id="1917" w:author="Palacherla, Susmitha C (NONUS)" w:date="2017-07-24T16:39:00Z">
        <w:r w:rsidRPr="00FD2034">
          <w:rPr>
            <w:rFonts w:ascii="Times New Roman" w:hAnsi="Times New Roman"/>
            <w:rPrChange w:id="1918" w:author="Palacherla, Susmitha C (NONUS)" w:date="2017-07-24T16:49:00Z">
              <w:rPr/>
            </w:rPrChange>
          </w:rPr>
          <w:t>SQL task – Load ETS Fact Table</w:t>
        </w:r>
      </w:ins>
    </w:p>
    <w:p w:rsidR="007C5441" w:rsidRPr="00FD2034" w:rsidRDefault="007C5441" w:rsidP="007C5441">
      <w:pPr>
        <w:pStyle w:val="ListParagraph"/>
        <w:numPr>
          <w:ilvl w:val="0"/>
          <w:numId w:val="23"/>
        </w:numPr>
        <w:rPr>
          <w:ins w:id="1919" w:author="Palacherla, Susmitha C (NONUS)" w:date="2017-07-24T16:39:00Z"/>
          <w:rFonts w:ascii="Times New Roman" w:hAnsi="Times New Roman"/>
          <w:rPrChange w:id="1920" w:author="Palacherla, Susmitha C (NONUS)" w:date="2017-07-24T16:49:00Z">
            <w:rPr>
              <w:ins w:id="1921" w:author="Palacherla, Susmitha C (NONUS)" w:date="2017-07-24T16:39:00Z"/>
            </w:rPr>
          </w:rPrChange>
        </w:rPr>
        <w:pPrChange w:id="1922" w:author="Palacherla, Susmitha C (NONUS)" w:date="2017-07-24T16:40:00Z">
          <w:pPr>
            <w:pStyle w:val="ListParagraph"/>
            <w:numPr>
              <w:numId w:val="11"/>
            </w:numPr>
            <w:ind w:left="1440" w:hanging="360"/>
          </w:pPr>
        </w:pPrChange>
      </w:pPr>
      <w:ins w:id="1923" w:author="Palacherla, Susmitha C (NONUS)" w:date="2017-07-24T16:39:00Z">
        <w:r w:rsidRPr="00FD2034">
          <w:rPr>
            <w:rFonts w:ascii="Times New Roman" w:hAnsi="Times New Roman"/>
            <w:rPrChange w:id="1924" w:author="Palacherla, Susmitha C (NONUS)" w:date="2017-07-24T16:49:00Z">
              <w:rPr/>
            </w:rPrChange>
          </w:rPr>
          <w:t>SQL task – Load File list table</w:t>
        </w:r>
      </w:ins>
    </w:p>
    <w:p w:rsidR="007C5441" w:rsidRPr="00FD2034" w:rsidRDefault="007C5441" w:rsidP="007C5441">
      <w:pPr>
        <w:pStyle w:val="ListParagraph"/>
        <w:numPr>
          <w:ilvl w:val="0"/>
          <w:numId w:val="23"/>
        </w:numPr>
        <w:rPr>
          <w:ins w:id="1925" w:author="Palacherla, Susmitha C (NONUS)" w:date="2017-07-24T16:39:00Z"/>
          <w:rFonts w:ascii="Times New Roman" w:hAnsi="Times New Roman"/>
          <w:rPrChange w:id="1926" w:author="Palacherla, Susmitha C (NONUS)" w:date="2017-07-24T16:49:00Z">
            <w:rPr>
              <w:ins w:id="1927" w:author="Palacherla, Susmitha C (NONUS)" w:date="2017-07-24T16:39:00Z"/>
            </w:rPr>
          </w:rPrChange>
        </w:rPr>
        <w:pPrChange w:id="1928" w:author="Palacherla, Susmitha C (NONUS)" w:date="2017-07-24T16:40:00Z">
          <w:pPr>
            <w:pStyle w:val="ListParagraph"/>
            <w:numPr>
              <w:numId w:val="11"/>
            </w:numPr>
            <w:ind w:left="1440" w:hanging="360"/>
          </w:pPr>
        </w:pPrChange>
      </w:pPr>
      <w:ins w:id="1929" w:author="Palacherla, Susmitha C (NONUS)" w:date="2017-07-24T16:39:00Z">
        <w:r w:rsidRPr="00FD2034">
          <w:rPr>
            <w:rFonts w:ascii="Times New Roman" w:hAnsi="Times New Roman"/>
            <w:rPrChange w:id="1930" w:author="Palacherla, Susmitha C (NONUS)" w:date="2017-07-24T16:49:00Z">
              <w:rPr/>
            </w:rPrChange>
          </w:rPr>
          <w:t>File system task – Backup files to Backups directory</w:t>
        </w:r>
      </w:ins>
    </w:p>
    <w:p w:rsidR="007C5441" w:rsidRPr="00FD2034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ins w:id="1931" w:author="Palacherla, Susmitha C (NONUS)" w:date="2017-07-24T16:39:00Z"/>
          <w:rFonts w:ascii="Times New Roman" w:hAnsi="Times New Roman"/>
          <w:b/>
          <w:sz w:val="24"/>
          <w:szCs w:val="24"/>
          <w:rPrChange w:id="1932" w:author="Palacherla, Susmitha C (NONUS)" w:date="2017-07-24T16:49:00Z">
            <w:rPr>
              <w:ins w:id="1933" w:author="Palacherla, Susmitha C (NONUS)" w:date="2017-07-24T16:39:00Z"/>
              <w:rFonts w:ascii="Arial" w:hAnsi="Arial" w:cs="Arial"/>
              <w:b/>
              <w:sz w:val="24"/>
              <w:szCs w:val="24"/>
            </w:rPr>
          </w:rPrChange>
        </w:rPr>
      </w:pPr>
    </w:p>
    <w:p w:rsidR="007C5441" w:rsidRPr="00FD2034" w:rsidRDefault="007C5441" w:rsidP="007C5441">
      <w:pPr>
        <w:rPr>
          <w:ins w:id="1934" w:author="Palacherla, Susmitha C (NONUS)" w:date="2017-07-24T16:39:00Z"/>
          <w:rFonts w:ascii="Times New Roman" w:hAnsi="Times New Roman"/>
          <w:b/>
          <w:rPrChange w:id="1935" w:author="Palacherla, Susmitha C (NONUS)" w:date="2017-07-24T16:49:00Z">
            <w:rPr>
              <w:ins w:id="1936" w:author="Palacherla, Susmitha C (NONUS)" w:date="2017-07-24T16:39:00Z"/>
              <w:b/>
            </w:rPr>
          </w:rPrChange>
        </w:rPr>
      </w:pPr>
      <w:ins w:id="1937" w:author="Palacherla, Susmitha C (NONUS)" w:date="2017-07-24T16:39:00Z">
        <w:r w:rsidRPr="00FD2034">
          <w:rPr>
            <w:rFonts w:ascii="Times New Roman" w:hAnsi="Times New Roman"/>
            <w:b/>
            <w:rPrChange w:id="1938" w:author="Palacherla, Susmitha C (NONUS)" w:date="2017-07-24T16:49:00Z">
              <w:rPr>
                <w:b/>
              </w:rPr>
            </w:rPrChange>
          </w:rPr>
          <w:t>Details</w:t>
        </w:r>
      </w:ins>
    </w:p>
    <w:p w:rsidR="007C5441" w:rsidRPr="00FD2034" w:rsidDel="007C5441" w:rsidRDefault="007C5441" w:rsidP="007C5441">
      <w:pPr>
        <w:spacing w:after="0"/>
        <w:rPr>
          <w:del w:id="1939" w:author="Palacherla, Susmitha C (NONUS)" w:date="2017-07-24T16:42:00Z"/>
          <w:rFonts w:ascii="Times New Roman" w:hAnsi="Times New Roman"/>
          <w:rPrChange w:id="1940" w:author="Palacherla, Susmitha C (NONUS)" w:date="2017-07-24T16:49:00Z">
            <w:rPr>
              <w:del w:id="1941" w:author="Palacherla, Susmitha C (NONUS)" w:date="2017-07-24T16:42:00Z"/>
              <w:rFonts w:ascii="Arial" w:hAnsi="Arial" w:cs="Arial"/>
              <w:sz w:val="24"/>
              <w:szCs w:val="24"/>
            </w:rPr>
          </w:rPrChange>
        </w:rPr>
        <w:pPrChange w:id="1942" w:author="Palacherla, Susmitha C (NONUS)" w:date="2017-07-24T16:41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0229C2" w:rsidRPr="00FD2034" w:rsidRDefault="000229C2" w:rsidP="007C5441">
      <w:pPr>
        <w:spacing w:after="0"/>
        <w:rPr>
          <w:ins w:id="1943" w:author="Palacherla, Susmitha C (NONUS)" w:date="2017-07-24T16:31:00Z"/>
          <w:rFonts w:ascii="Times New Roman" w:hAnsi="Times New Roman"/>
          <w:rPrChange w:id="1944" w:author="Palacherla, Susmitha C (NONUS)" w:date="2017-07-24T16:49:00Z">
            <w:rPr>
              <w:ins w:id="1945" w:author="Palacherla, Susmitha C (NONUS)" w:date="2017-07-24T16:31:00Z"/>
            </w:rPr>
          </w:rPrChange>
        </w:rPr>
        <w:pPrChange w:id="1946" w:author="Palacherla, Susmitha C (NONUS)" w:date="2017-07-24T16:41:00Z">
          <w:pPr>
            <w:pStyle w:val="ListParagraph"/>
            <w:numPr>
              <w:numId w:val="22"/>
            </w:numPr>
            <w:spacing w:after="0"/>
            <w:ind w:left="360" w:hanging="360"/>
          </w:pPr>
        </w:pPrChange>
      </w:pPr>
      <w:ins w:id="1947" w:author="Palacherla, Susmitha C (NONUS)" w:date="2017-07-24T16:31:00Z">
        <w:r w:rsidRPr="00FD2034">
          <w:rPr>
            <w:rFonts w:ascii="Times New Roman" w:hAnsi="Times New Roman"/>
            <w:rPrChange w:id="1948" w:author="Palacherla, Susmitha C (NONUS)" w:date="2017-07-24T16:49:00Z">
              <w:rPr/>
            </w:rPrChange>
          </w:rPr>
          <w:t xml:space="preserve">Container: </w:t>
        </w:r>
        <w:proofErr w:type="spellStart"/>
        <w:r w:rsidRPr="00FD2034">
          <w:rPr>
            <w:rFonts w:ascii="Times New Roman" w:hAnsi="Times New Roman"/>
            <w:rPrChange w:id="1949" w:author="Palacherla, Susmitha C (NONUS)" w:date="2017-07-24T16:49:00Z">
              <w:rPr/>
            </w:rPrChange>
          </w:rPr>
          <w:t>Foreach</w:t>
        </w:r>
        <w:proofErr w:type="spellEnd"/>
        <w:r w:rsidRPr="00FD2034">
          <w:rPr>
            <w:rFonts w:ascii="Times New Roman" w:hAnsi="Times New Roman"/>
            <w:rPrChange w:id="1950" w:author="Palacherla, Susmitha C (NONUS)" w:date="2017-07-24T16:49:00Z">
              <w:rPr/>
            </w:rPrChange>
          </w:rPr>
          <w:t xml:space="preserve"> ETS File Loop</w:t>
        </w:r>
        <w:r w:rsidR="007C5441" w:rsidRPr="00FD2034">
          <w:rPr>
            <w:rFonts w:ascii="Times New Roman" w:hAnsi="Times New Roman"/>
            <w:rPrChange w:id="1951" w:author="Palacherla, Susmitha C (NONUS)" w:date="2017-07-24T16:49:00Z">
              <w:rPr/>
            </w:rPrChange>
          </w:rPr>
          <w:t xml:space="preserve"> (</w:t>
        </w:r>
        <w:r w:rsidRPr="00FD2034">
          <w:rPr>
            <w:rFonts w:ascii="Times New Roman" w:hAnsi="Times New Roman"/>
            <w:rPrChange w:id="1952" w:author="Palacherla, Susmitha C (NONUS)" w:date="2017-07-24T16:49:00Z">
              <w:rPr/>
            </w:rPrChange>
          </w:rPr>
          <w:t>HNC or ICC)</w:t>
        </w:r>
      </w:ins>
    </w:p>
    <w:p w:rsidR="000229C2" w:rsidRPr="00FD2034" w:rsidRDefault="000229C2" w:rsidP="000229C2">
      <w:pPr>
        <w:spacing w:after="0"/>
        <w:ind w:left="1080"/>
        <w:rPr>
          <w:ins w:id="1953" w:author="Palacherla, Susmitha C (NONUS)" w:date="2017-07-24T16:31:00Z"/>
          <w:rFonts w:ascii="Times New Roman" w:hAnsi="Times New Roman"/>
          <w:rPrChange w:id="1954" w:author="Palacherla, Susmitha C (NONUS)" w:date="2017-07-24T16:49:00Z">
            <w:rPr>
              <w:ins w:id="1955" w:author="Palacherla, Susmitha C (NONUS)" w:date="2017-07-24T16:31:00Z"/>
            </w:rPr>
          </w:rPrChange>
        </w:rPr>
      </w:pPr>
      <w:ins w:id="1956" w:author="Palacherla, Susmitha C (NONUS)" w:date="2017-07-24T16:31:00Z">
        <w:r w:rsidRPr="00FD2034">
          <w:rPr>
            <w:rFonts w:ascii="Times New Roman" w:hAnsi="Times New Roman"/>
            <w:rPrChange w:id="1957" w:author="Palacherla, Susmitha C (NONUS)" w:date="2017-07-24T16:49:00Z">
              <w:rPr/>
            </w:rPrChange>
          </w:rPr>
          <w:t>Folder: \\vrivscors01\BCC Scorecards\Coaching\ETS</w:t>
        </w:r>
      </w:ins>
    </w:p>
    <w:p w:rsidR="000229C2" w:rsidRPr="00FD2034" w:rsidRDefault="000229C2" w:rsidP="000229C2">
      <w:pPr>
        <w:spacing w:after="0"/>
        <w:ind w:left="1080"/>
        <w:rPr>
          <w:ins w:id="1958" w:author="Palacherla, Susmitha C (NONUS)" w:date="2017-07-24T16:31:00Z"/>
          <w:rFonts w:ascii="Times New Roman" w:hAnsi="Times New Roman"/>
          <w:rPrChange w:id="1959" w:author="Palacherla, Susmitha C (NONUS)" w:date="2017-07-24T16:49:00Z">
            <w:rPr>
              <w:ins w:id="1960" w:author="Palacherla, Susmitha C (NONUS)" w:date="2017-07-24T16:31:00Z"/>
            </w:rPr>
          </w:rPrChange>
        </w:rPr>
      </w:pPr>
      <w:ins w:id="1961" w:author="Palacherla, Susmitha C (NONUS)" w:date="2017-07-24T16:31:00Z">
        <w:r w:rsidRPr="00FD2034">
          <w:rPr>
            <w:rFonts w:ascii="Times New Roman" w:hAnsi="Times New Roman"/>
            <w:rPrChange w:id="1962" w:author="Palacherla, Susmitha C (NONUS)" w:date="2017-07-24T16:49:00Z">
              <w:rPr/>
            </w:rPrChange>
          </w:rPr>
          <w:t>Files: eCL_ETS_Feed*.csv</w:t>
        </w:r>
      </w:ins>
    </w:p>
    <w:p w:rsidR="007C5441" w:rsidRPr="00FD2034" w:rsidRDefault="007C5441" w:rsidP="007C5441">
      <w:pPr>
        <w:spacing w:after="0"/>
        <w:rPr>
          <w:ins w:id="1963" w:author="Palacherla, Susmitha C (NONUS)" w:date="2017-07-24T16:42:00Z"/>
          <w:rFonts w:ascii="Times New Roman" w:hAnsi="Times New Roman"/>
          <w:rPrChange w:id="1964" w:author="Palacherla, Susmitha C (NONUS)" w:date="2017-07-24T16:49:00Z">
            <w:rPr>
              <w:ins w:id="1965" w:author="Palacherla, Susmitha C (NONUS)" w:date="2017-07-24T16:42:00Z"/>
            </w:rPr>
          </w:rPrChange>
        </w:rPr>
      </w:pPr>
      <w:ins w:id="1966" w:author="Palacherla, Susmitha C (NONUS)" w:date="2017-07-24T16:42:00Z">
        <w:r w:rsidRPr="00FD2034">
          <w:rPr>
            <w:rFonts w:ascii="Times New Roman" w:hAnsi="Times New Roman"/>
            <w:rPrChange w:id="1967" w:author="Palacherla, Susmitha C (NONUS)" w:date="2017-07-24T16:49:00Z">
              <w:rPr/>
            </w:rPrChange>
          </w:rPr>
          <w:t>*Steps I and III. Through VII same as rest of ETS Files in container 1</w:t>
        </w:r>
      </w:ins>
    </w:p>
    <w:p w:rsidR="000229C2" w:rsidRPr="00FD2034" w:rsidRDefault="000229C2" w:rsidP="000229C2">
      <w:pPr>
        <w:spacing w:after="0"/>
        <w:ind w:left="1080"/>
        <w:rPr>
          <w:ins w:id="1968" w:author="Palacherla, Susmitha C (NONUS)" w:date="2017-07-24T16:31:00Z"/>
          <w:rFonts w:ascii="Times New Roman" w:hAnsi="Times New Roman"/>
          <w:rPrChange w:id="1969" w:author="Palacherla, Susmitha C (NONUS)" w:date="2017-07-24T16:49:00Z">
            <w:rPr>
              <w:ins w:id="1970" w:author="Palacherla, Susmitha C (NONUS)" w:date="2017-07-24T16:31:00Z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971" w:author="Palacherla, Susmitha C (NONUS)" w:date="2017-07-24T16:31:00Z"/>
          <w:rFonts w:ascii="Times New Roman" w:hAnsi="Times New Roman"/>
          <w:sz w:val="24"/>
          <w:szCs w:val="24"/>
          <w:rPrChange w:id="1972" w:author="Palacherla, Susmitha C (NONUS)" w:date="2017-07-24T16:49:00Z">
            <w:rPr>
              <w:ins w:id="1973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7C5441">
      <w:pPr>
        <w:pStyle w:val="ListParagraph"/>
        <w:numPr>
          <w:ilvl w:val="0"/>
          <w:numId w:val="24"/>
        </w:numPr>
        <w:rPr>
          <w:ins w:id="1974" w:author="Palacherla, Susmitha C (NONUS)" w:date="2017-07-24T16:31:00Z"/>
          <w:rFonts w:ascii="Times New Roman" w:hAnsi="Times New Roman"/>
          <w:rPrChange w:id="1975" w:author="Palacherla, Susmitha C (NONUS)" w:date="2017-07-24T16:49:00Z">
            <w:rPr>
              <w:ins w:id="1976" w:author="Palacherla, Susmitha C (NONUS)" w:date="2017-07-24T16:31:00Z"/>
            </w:rPr>
          </w:rPrChange>
        </w:rPr>
        <w:pPrChange w:id="1977" w:author="Palacherla, Susmitha C (NONUS)" w:date="2017-07-24T16:42:00Z">
          <w:pPr>
            <w:pStyle w:val="ListParagraph"/>
            <w:numPr>
              <w:numId w:val="13"/>
            </w:numPr>
            <w:ind w:left="1440" w:hanging="360"/>
          </w:pPr>
        </w:pPrChange>
      </w:pPr>
      <w:ins w:id="1978" w:author="Palacherla, Susmitha C (NONUS)" w:date="2017-07-24T16:31:00Z">
        <w:r w:rsidRPr="00FD2034">
          <w:rPr>
            <w:rFonts w:ascii="Times New Roman" w:hAnsi="Times New Roman"/>
            <w:rPrChange w:id="1979" w:author="Palacherla, Susmitha C (NONUS)" w:date="2017-07-24T16:49:00Z">
              <w:rPr/>
            </w:rPrChange>
          </w:rPr>
          <w:t>DFT: Load ETS staging table</w:t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1980" w:author="Palacherla, Susmitha C (NONUS)" w:date="2017-07-24T16:31:00Z"/>
          <w:rFonts w:ascii="Times New Roman" w:hAnsi="Times New Roman"/>
          <w:sz w:val="24"/>
          <w:szCs w:val="24"/>
          <w:rPrChange w:id="1981" w:author="Palacherla, Susmitha C (NONUS)" w:date="2017-07-24T16:49:00Z">
            <w:rPr>
              <w:ins w:id="1982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  <w:ins w:id="1983" w:author="Palacherla, Susmitha C (NONUS)" w:date="2017-07-24T16:31:00Z">
        <w:r w:rsidRPr="00FD2034">
          <w:rPr>
            <w:rFonts w:ascii="Times New Roman" w:hAnsi="Times New Roman"/>
            <w:noProof/>
            <w:rPrChange w:id="1984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0F6FDBA1" wp14:editId="514978B1">
              <wp:extent cx="1905000" cy="781050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1985" w:author="Palacherla, Susmitha C (NONUS)" w:date="2017-07-24T16:31:00Z"/>
          <w:rFonts w:ascii="Times New Roman" w:hAnsi="Times New Roman"/>
          <w:sz w:val="24"/>
          <w:szCs w:val="24"/>
          <w:rPrChange w:id="1986" w:author="Palacherla, Susmitha C (NONUS)" w:date="2017-07-24T16:49:00Z">
            <w:rPr>
              <w:ins w:id="1987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1988" w:author="Palacherla, Susmitha C (NONUS)" w:date="2017-07-24T16:31:00Z"/>
          <w:rFonts w:ascii="Times New Roman" w:hAnsi="Times New Roman"/>
          <w:sz w:val="24"/>
          <w:szCs w:val="24"/>
          <w:rPrChange w:id="1989" w:author="Palacherla, Susmitha C (NONUS)" w:date="2017-07-24T16:49:00Z">
            <w:rPr>
              <w:ins w:id="1990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1991" w:author="Palacherla, Susmitha C (NONUS)" w:date="2017-07-24T16:31:00Z"/>
          <w:rFonts w:ascii="Times New Roman" w:hAnsi="Times New Roman"/>
          <w:sz w:val="24"/>
          <w:szCs w:val="24"/>
          <w:rPrChange w:id="1992" w:author="Palacherla, Susmitha C (NONUS)" w:date="2017-07-24T16:49:00Z">
            <w:rPr>
              <w:ins w:id="1993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  <w:ins w:id="1994" w:author="Palacherla, Susmitha C (NONUS)" w:date="2017-07-24T16:42:00Z">
        <w:r w:rsidRPr="00FD2034">
          <w:rPr>
            <w:rFonts w:ascii="Times New Roman" w:hAnsi="Times New Roman"/>
            <w:noProof/>
            <w:rPrChange w:id="1995" w:author="Palacherla, Susmitha C (NONUS)" w:date="2017-07-24T16:49:00Z">
              <w:rPr>
                <w:noProof/>
              </w:rPr>
            </w:rPrChange>
          </w:rPr>
          <w:lastRenderedPageBreak/>
          <w:drawing>
            <wp:inline distT="0" distB="0" distL="0" distR="0" wp14:anchorId="398F06C2" wp14:editId="71C84D1E">
              <wp:extent cx="1344168" cy="2743200"/>
              <wp:effectExtent l="0" t="0" r="8890" b="0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416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1996" w:author="Palacherla, Susmitha C (NONUS)" w:date="2017-07-24T16:31:00Z"/>
          <w:rFonts w:ascii="Times New Roman" w:hAnsi="Times New Roman"/>
          <w:rPrChange w:id="1997" w:author="Palacherla, Susmitha C (NONUS)" w:date="2017-07-24T16:49:00Z">
            <w:rPr>
              <w:ins w:id="1998" w:author="Palacherla, Susmitha C (NONUS)" w:date="2017-07-24T16:31:00Z"/>
              <w:rFonts w:asciiTheme="minorHAnsi" w:hAnsiTheme="minorHAnsi" w:cs="Arial"/>
            </w:rPr>
          </w:rPrChange>
        </w:rPr>
      </w:pPr>
      <w:ins w:id="1999" w:author="Palacherla, Susmitha C (NONUS)" w:date="2017-07-24T16:31:00Z">
        <w:r w:rsidRPr="00FD2034">
          <w:rPr>
            <w:rFonts w:ascii="Times New Roman" w:hAnsi="Times New Roman"/>
            <w:rPrChange w:id="2000" w:author="Palacherla, Susmitha C (NONUS)" w:date="2017-07-24T16:49:00Z">
              <w:rPr>
                <w:rFonts w:asciiTheme="minorHAnsi" w:hAnsiTheme="minorHAnsi" w:cs="Arial"/>
              </w:rPr>
            </w:rPrChange>
          </w:rPr>
          <w:t>Flat File source</w:t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01" w:author="Palacherla, Susmitha C (NONUS)" w:date="2017-07-24T16:31:00Z"/>
          <w:rFonts w:ascii="Times New Roman" w:hAnsi="Times New Roman"/>
          <w:sz w:val="24"/>
          <w:szCs w:val="24"/>
          <w:rPrChange w:id="2002" w:author="Palacherla, Susmitha C (NONUS)" w:date="2017-07-24T16:49:00Z">
            <w:rPr>
              <w:ins w:id="2003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04" w:author="Palacherla, Susmitha C (NONUS)" w:date="2017-07-24T16:31:00Z"/>
          <w:rFonts w:ascii="Times New Roman" w:hAnsi="Times New Roman"/>
          <w:sz w:val="24"/>
          <w:szCs w:val="24"/>
          <w:rPrChange w:id="2005" w:author="Palacherla, Susmitha C (NONUS)" w:date="2017-07-24T16:49:00Z">
            <w:rPr>
              <w:ins w:id="2006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  <w:ins w:id="2007" w:author="Palacherla, Susmitha C (NONUS)" w:date="2017-07-24T16:42:00Z">
        <w:r w:rsidRPr="00FD2034">
          <w:rPr>
            <w:rFonts w:ascii="Times New Roman" w:hAnsi="Times New Roman"/>
            <w:noProof/>
            <w:rPrChange w:id="2008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37726164" wp14:editId="701203B5">
              <wp:extent cx="2880360" cy="2743200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8036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Pr="00FD2034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09" w:author="Palacherla, Susmitha C (NONUS)" w:date="2017-07-24T16:31:00Z"/>
          <w:rFonts w:ascii="Times New Roman" w:hAnsi="Times New Roman"/>
          <w:sz w:val="24"/>
          <w:szCs w:val="24"/>
          <w:rPrChange w:id="2010" w:author="Palacherla, Susmitha C (NONUS)" w:date="2017-07-24T16:49:00Z">
            <w:rPr>
              <w:ins w:id="2011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  <w:ins w:id="2012" w:author="Palacherla, Susmitha C (NONUS)" w:date="2017-07-24T16:43:00Z">
        <w:r w:rsidRPr="00FD2034">
          <w:rPr>
            <w:rFonts w:ascii="Times New Roman" w:hAnsi="Times New Roman"/>
            <w:noProof/>
            <w:rPrChange w:id="2013" w:author="Palacherla, Susmitha C (NONUS)" w:date="2017-07-24T16:49:00Z">
              <w:rPr>
                <w:noProof/>
              </w:rPr>
            </w:rPrChange>
          </w:rPr>
          <w:lastRenderedPageBreak/>
          <w:drawing>
            <wp:inline distT="0" distB="0" distL="0" distR="0" wp14:anchorId="5D5D74DD" wp14:editId="4521513D">
              <wp:extent cx="5504688" cy="2743200"/>
              <wp:effectExtent l="0" t="0" r="1270" b="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468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14" w:author="Palacherla, Susmitha C (NONUS)" w:date="2017-07-24T16:31:00Z"/>
          <w:rFonts w:ascii="Times New Roman" w:hAnsi="Times New Roman"/>
          <w:sz w:val="24"/>
          <w:szCs w:val="24"/>
          <w:rPrChange w:id="2015" w:author="Palacherla, Susmitha C (NONUS)" w:date="2017-07-24T16:49:00Z">
            <w:rPr>
              <w:ins w:id="2016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17" w:author="Palacherla, Susmitha C (NONUS)" w:date="2017-07-24T16:31:00Z"/>
          <w:rFonts w:ascii="Times New Roman" w:hAnsi="Times New Roman"/>
          <w:sz w:val="24"/>
          <w:szCs w:val="24"/>
          <w:rPrChange w:id="2018" w:author="Palacherla, Susmitha C (NONUS)" w:date="2017-07-24T16:49:00Z">
            <w:rPr>
              <w:ins w:id="2019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  <w:ins w:id="2020" w:author="Palacherla, Susmitha C (NONUS)" w:date="2017-07-24T16:43:00Z">
        <w:r w:rsidRPr="00FD2034">
          <w:rPr>
            <w:rFonts w:ascii="Times New Roman" w:hAnsi="Times New Roman"/>
            <w:noProof/>
            <w:rPrChange w:id="2021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11CEE547" wp14:editId="4FEFD5A8">
              <wp:extent cx="3474720" cy="2743200"/>
              <wp:effectExtent l="0" t="0" r="0" b="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7472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22" w:author="Palacherla, Susmitha C (NONUS)" w:date="2017-07-24T16:31:00Z"/>
          <w:rFonts w:ascii="Times New Roman" w:hAnsi="Times New Roman"/>
          <w:sz w:val="24"/>
          <w:szCs w:val="24"/>
          <w:rPrChange w:id="2023" w:author="Palacherla, Susmitha C (NONUS)" w:date="2017-07-24T16:49:00Z">
            <w:rPr>
              <w:ins w:id="2024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25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26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27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28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29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30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31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32" w:author="Palacherla, Susmitha C (NONUS)" w:date="2017-07-24T17:36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33" w:author="Palacherla, Susmitha C (NONUS)" w:date="2017-07-24T17:36:00Z"/>
          <w:rFonts w:ascii="Times New Roman" w:hAnsi="Times New Roman"/>
          <w:sz w:val="24"/>
          <w:szCs w:val="24"/>
        </w:rPr>
      </w:pPr>
    </w:p>
    <w:p w:rsidR="000229C2" w:rsidRPr="00FD2034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ins w:id="2034" w:author="Palacherla, Susmitha C (NONUS)" w:date="2017-07-24T16:31:00Z"/>
          <w:rFonts w:ascii="Times New Roman" w:hAnsi="Times New Roman"/>
          <w:rPrChange w:id="2035" w:author="Palacherla, Susmitha C (NONUS)" w:date="2017-07-24T16:49:00Z">
            <w:rPr>
              <w:ins w:id="2036" w:author="Palacherla, Susmitha C (NONUS)" w:date="2017-07-24T16:31:00Z"/>
              <w:rFonts w:asciiTheme="minorHAnsi" w:hAnsiTheme="minorHAnsi" w:cs="Arial"/>
            </w:rPr>
          </w:rPrChange>
        </w:rPr>
      </w:pPr>
      <w:ins w:id="2037" w:author="Palacherla, Susmitha C (NONUS)" w:date="2017-07-24T16:31:00Z">
        <w:r w:rsidRPr="00FD2034">
          <w:rPr>
            <w:rFonts w:ascii="Times New Roman" w:hAnsi="Times New Roman"/>
            <w:rPrChange w:id="2038" w:author="Palacherla, Susmitha C (NONUS)" w:date="2017-07-24T16:49:00Z">
              <w:rPr>
                <w:rFonts w:asciiTheme="minorHAnsi" w:hAnsiTheme="minorHAnsi" w:cs="Arial"/>
              </w:rPr>
            </w:rPrChange>
          </w:rPr>
          <w:lastRenderedPageBreak/>
          <w:t>Derived Column</w:t>
        </w:r>
      </w:ins>
    </w:p>
    <w:p w:rsidR="000229C2" w:rsidRPr="00FD2034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39" w:author="Palacherla, Susmitha C (NONUS)" w:date="2017-07-24T16:31:00Z"/>
          <w:rFonts w:ascii="Times New Roman" w:hAnsi="Times New Roman"/>
          <w:rPrChange w:id="2040" w:author="Palacherla, Susmitha C (NONUS)" w:date="2017-07-24T16:49:00Z">
            <w:rPr>
              <w:ins w:id="2041" w:author="Palacherla, Susmitha C (NONUS)" w:date="2017-07-24T16:31:00Z"/>
              <w:rFonts w:asciiTheme="minorHAnsi" w:hAnsiTheme="minorHAnsi" w:cs="Arial"/>
            </w:rPr>
          </w:rPrChange>
        </w:rPr>
      </w:pPr>
      <w:ins w:id="2042" w:author="Palacherla, Susmitha C (NONUS)" w:date="2017-07-24T16:44:00Z">
        <w:r w:rsidRPr="00FD2034">
          <w:rPr>
            <w:rFonts w:ascii="Times New Roman" w:hAnsi="Times New Roman"/>
            <w:noProof/>
            <w:rPrChange w:id="2043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0BD2A1E4" wp14:editId="70FC34EF">
              <wp:extent cx="4608576" cy="2743200"/>
              <wp:effectExtent l="0" t="0" r="1905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0857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44" w:author="Palacherla, Susmitha C (NONUS)" w:date="2017-07-24T16:31:00Z"/>
          <w:rFonts w:ascii="Times New Roman" w:hAnsi="Times New Roman"/>
          <w:sz w:val="24"/>
          <w:szCs w:val="24"/>
          <w:rPrChange w:id="2045" w:author="Palacherla, Susmitha C (NONUS)" w:date="2017-07-24T16:49:00Z">
            <w:rPr>
              <w:ins w:id="2046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  <w:tblPrChange w:id="2047" w:author="Palacherla, Susmitha C (NONUS)" w:date="2017-07-24T16:44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818"/>
        <w:gridCol w:w="7758"/>
        <w:tblGridChange w:id="2048">
          <w:tblGrid>
            <w:gridCol w:w="4788"/>
            <w:gridCol w:w="4788"/>
          </w:tblGrid>
        </w:tblGridChange>
      </w:tblGrid>
      <w:tr w:rsidR="00287F13" w:rsidRPr="00FD2034" w:rsidTr="00287F13">
        <w:trPr>
          <w:ins w:id="2049" w:author="Palacherla, Susmitha C (NONUS)" w:date="2017-07-24T16:44:00Z"/>
        </w:trPr>
        <w:tc>
          <w:tcPr>
            <w:tcW w:w="1818" w:type="dxa"/>
            <w:tcPrChange w:id="2050" w:author="Palacherla, Susmitha C (NONUS)" w:date="2017-07-24T16:44:00Z">
              <w:tcPr>
                <w:tcW w:w="4788" w:type="dxa"/>
              </w:tcPr>
            </w:tcPrChange>
          </w:tcPr>
          <w:p w:rsidR="00287F13" w:rsidRPr="00FD2034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51" w:author="Palacherla, Susmitha C (NONUS)" w:date="2017-07-24T16:44:00Z"/>
                <w:rFonts w:ascii="Times New Roman" w:hAnsi="Times New Roman"/>
                <w:rPrChange w:id="2052" w:author="Palacherla, Susmitha C (NONUS)" w:date="2017-07-24T16:49:00Z">
                  <w:rPr>
                    <w:ins w:id="2053" w:author="Palacherla, Susmitha C (NONUS)" w:date="2017-07-24T16:44:00Z"/>
                    <w:rFonts w:ascii="Arial" w:hAnsi="Arial" w:cs="Arial"/>
                    <w:sz w:val="24"/>
                    <w:szCs w:val="24"/>
                  </w:rPr>
                </w:rPrChange>
              </w:rPr>
            </w:pPr>
            <w:ins w:id="2054" w:author="Palacherla, Susmitha C (NONUS)" w:date="2017-07-24T16:45:00Z">
              <w:r w:rsidRPr="00FD2034">
                <w:rPr>
                  <w:rFonts w:ascii="Times New Roman" w:hAnsi="Times New Roman"/>
                  <w:rPrChange w:id="2055" w:author="Palacherla, Susmitha C (NONUS)" w:date="2017-07-24T16:49:00Z">
                    <w:rPr>
                      <w:rFonts w:ascii="Arial" w:hAnsi="Arial" w:cs="Arial"/>
                      <w:sz w:val="24"/>
                      <w:szCs w:val="24"/>
                    </w:rPr>
                  </w:rPrChange>
                </w:rPr>
                <w:t>Column</w:t>
              </w:r>
            </w:ins>
          </w:p>
        </w:tc>
        <w:tc>
          <w:tcPr>
            <w:tcW w:w="7758" w:type="dxa"/>
            <w:tcPrChange w:id="2056" w:author="Palacherla, Susmitha C (NONUS)" w:date="2017-07-24T16:44:00Z">
              <w:tcPr>
                <w:tcW w:w="4788" w:type="dxa"/>
              </w:tcPr>
            </w:tcPrChange>
          </w:tcPr>
          <w:p w:rsidR="00287F13" w:rsidRPr="00FD2034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57" w:author="Palacherla, Susmitha C (NONUS)" w:date="2017-07-24T16:44:00Z"/>
                <w:rFonts w:ascii="Times New Roman" w:hAnsi="Times New Roman"/>
                <w:rPrChange w:id="2058" w:author="Palacherla, Susmitha C (NONUS)" w:date="2017-07-24T16:49:00Z">
                  <w:rPr>
                    <w:ins w:id="2059" w:author="Palacherla, Susmitha C (NONUS)" w:date="2017-07-24T16:44:00Z"/>
                    <w:rFonts w:ascii="Arial" w:hAnsi="Arial" w:cs="Arial"/>
                    <w:sz w:val="24"/>
                    <w:szCs w:val="24"/>
                  </w:rPr>
                </w:rPrChange>
              </w:rPr>
            </w:pPr>
            <w:ins w:id="2060" w:author="Palacherla, Susmitha C (NONUS)" w:date="2017-07-24T16:45:00Z">
              <w:r w:rsidRPr="00FD2034">
                <w:rPr>
                  <w:rFonts w:ascii="Times New Roman" w:hAnsi="Times New Roman"/>
                  <w:rPrChange w:id="2061" w:author="Palacherla, Susmitha C (NONUS)" w:date="2017-07-24T16:49:00Z">
                    <w:rPr>
                      <w:rFonts w:ascii="Arial" w:hAnsi="Arial" w:cs="Arial"/>
                      <w:sz w:val="24"/>
                      <w:szCs w:val="24"/>
                    </w:rPr>
                  </w:rPrChange>
                </w:rPr>
                <w:t>Expression</w:t>
              </w:r>
            </w:ins>
          </w:p>
        </w:tc>
      </w:tr>
      <w:tr w:rsidR="00287F13" w:rsidRPr="00FD2034" w:rsidTr="00287F13">
        <w:trPr>
          <w:ins w:id="2062" w:author="Palacherla, Susmitha C (NONUS)" w:date="2017-07-24T16:44:00Z"/>
        </w:trPr>
        <w:tc>
          <w:tcPr>
            <w:tcW w:w="1818" w:type="dxa"/>
            <w:tcPrChange w:id="2063" w:author="Palacherla, Susmitha C (NONUS)" w:date="2017-07-24T16:44:00Z">
              <w:tcPr>
                <w:tcW w:w="4788" w:type="dxa"/>
              </w:tcPr>
            </w:tcPrChange>
          </w:tcPr>
          <w:p w:rsidR="00287F13" w:rsidRPr="00FD2034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64" w:author="Palacherla, Susmitha C (NONUS)" w:date="2017-07-24T16:44:00Z"/>
                <w:rFonts w:ascii="Times New Roman" w:hAnsi="Times New Roman"/>
                <w:rPrChange w:id="2065" w:author="Palacherla, Susmitha C (NONUS)" w:date="2017-07-24T16:49:00Z">
                  <w:rPr>
                    <w:ins w:id="2066" w:author="Palacherla, Susmitha C (NONUS)" w:date="2017-07-24T16:44:00Z"/>
                    <w:rFonts w:ascii="Arial" w:hAnsi="Arial" w:cs="Arial"/>
                    <w:sz w:val="24"/>
                    <w:szCs w:val="24"/>
                  </w:rPr>
                </w:rPrChange>
              </w:rPr>
            </w:pPr>
            <w:ins w:id="2067" w:author="Palacherla, Susmitha C (NONUS)" w:date="2017-07-24T16:45:00Z">
              <w:r w:rsidRPr="00FD2034">
                <w:rPr>
                  <w:rFonts w:ascii="Times New Roman" w:hAnsi="Times New Roman"/>
                  <w:rPrChange w:id="2068" w:author="Palacherla, Susmitha C (NONUS)" w:date="2017-07-24T16:49:00Z">
                    <w:rPr>
                      <w:rFonts w:ascii="Arial" w:hAnsi="Arial" w:cs="Arial"/>
                      <w:sz w:val="24"/>
                      <w:szCs w:val="24"/>
                    </w:rPr>
                  </w:rPrChange>
                </w:rPr>
                <w:t>Report Code with Date</w:t>
              </w:r>
            </w:ins>
          </w:p>
        </w:tc>
        <w:tc>
          <w:tcPr>
            <w:tcW w:w="7758" w:type="dxa"/>
            <w:tcPrChange w:id="2069" w:author="Palacherla, Susmitha C (NONUS)" w:date="2017-07-24T16:44:00Z">
              <w:tcPr>
                <w:tcW w:w="4788" w:type="dxa"/>
              </w:tcPr>
            </w:tcPrChange>
          </w:tcPr>
          <w:p w:rsidR="00287F13" w:rsidRPr="00FD2034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70" w:author="Palacherla, Susmitha C (NONUS)" w:date="2017-07-24T16:44:00Z"/>
                <w:rFonts w:ascii="Times New Roman" w:hAnsi="Times New Roman"/>
                <w:rPrChange w:id="2071" w:author="Palacherla, Susmitha C (NONUS)" w:date="2017-07-24T16:49:00Z">
                  <w:rPr>
                    <w:ins w:id="2072" w:author="Palacherla, Susmitha C (NONUS)" w:date="2017-07-24T16:44:00Z"/>
                    <w:rFonts w:ascii="Arial" w:hAnsi="Arial" w:cs="Arial"/>
                    <w:sz w:val="24"/>
                    <w:szCs w:val="24"/>
                  </w:rPr>
                </w:rPrChange>
              </w:rPr>
            </w:pPr>
            <w:ins w:id="2073" w:author="Palacherla, Susmitha C (NONUS)" w:date="2017-07-24T16:45:00Z">
              <w:r w:rsidRPr="00FD2034">
                <w:rPr>
                  <w:rFonts w:ascii="Times New Roman" w:hAnsi="Times New Roman"/>
                  <w:rPrChange w:id="2074" w:author="Palacherla, Susmitha C (NONUS)" w:date="2017-07-24T16:49:00Z">
                    <w:rPr>
                      <w:rFonts w:ascii="Arial" w:hAnsi="Arial" w:cs="Arial"/>
                      <w:sz w:val="24"/>
                      <w:szCs w:val="24"/>
                    </w:rPr>
                  </w:rPrChange>
                </w:rPr>
                <w:t>[Report Code] + ((DT_WSTR,4)YEAR(((DT_DATE)[WE Date]))) + RIGHT("0" + ((DT_WSTR,2)MONTH(((DT_DATE)[WE Date]))),2) + RIGHT("0" + ((DT_WSTR,2)DAY(((DT_DATE)[WE Date]))),2)</w:t>
              </w:r>
            </w:ins>
          </w:p>
        </w:tc>
      </w:tr>
      <w:tr w:rsidR="00287F13" w:rsidRPr="00FD2034" w:rsidTr="00287F13">
        <w:trPr>
          <w:ins w:id="2075" w:author="Palacherla, Susmitha C (NONUS)" w:date="2017-07-24T16:44:00Z"/>
        </w:trPr>
        <w:tc>
          <w:tcPr>
            <w:tcW w:w="1818" w:type="dxa"/>
            <w:tcPrChange w:id="2076" w:author="Palacherla, Susmitha C (NONUS)" w:date="2017-07-24T16:44:00Z">
              <w:tcPr>
                <w:tcW w:w="4788" w:type="dxa"/>
              </w:tcPr>
            </w:tcPrChange>
          </w:tcPr>
          <w:p w:rsidR="00287F13" w:rsidRPr="00FD2034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77" w:author="Palacherla, Susmitha C (NONUS)" w:date="2017-07-24T16:44:00Z"/>
                <w:rFonts w:ascii="Times New Roman" w:hAnsi="Times New Roman"/>
                <w:rPrChange w:id="2078" w:author="Palacherla, Susmitha C (NONUS)" w:date="2017-07-24T16:49:00Z">
                  <w:rPr>
                    <w:ins w:id="2079" w:author="Palacherla, Susmitha C (NONUS)" w:date="2017-07-24T16:44:00Z"/>
                    <w:rFonts w:ascii="Arial" w:hAnsi="Arial" w:cs="Arial"/>
                    <w:sz w:val="24"/>
                    <w:szCs w:val="24"/>
                  </w:rPr>
                </w:rPrChange>
              </w:rPr>
            </w:pPr>
            <w:ins w:id="2080" w:author="Palacherla, Susmitha C (NONUS)" w:date="2017-07-24T16:45:00Z">
              <w:r w:rsidRPr="00FD2034">
                <w:rPr>
                  <w:rFonts w:ascii="Times New Roman" w:hAnsi="Times New Roman"/>
                  <w:rPrChange w:id="2081" w:author="Palacherla, Susmitha C (NONUS)" w:date="2017-07-24T16:49:00Z">
                    <w:rPr>
                      <w:rFonts w:ascii="Arial" w:hAnsi="Arial" w:cs="Arial"/>
                      <w:sz w:val="24"/>
                      <w:szCs w:val="24"/>
                    </w:rPr>
                  </w:rPrChange>
                </w:rPr>
                <w:t>Description</w:t>
              </w:r>
            </w:ins>
          </w:p>
        </w:tc>
        <w:tc>
          <w:tcPr>
            <w:tcW w:w="7758" w:type="dxa"/>
            <w:tcPrChange w:id="2082" w:author="Palacherla, Susmitha C (NONUS)" w:date="2017-07-24T16:44:00Z">
              <w:tcPr>
                <w:tcW w:w="4788" w:type="dxa"/>
              </w:tcPr>
            </w:tcPrChange>
          </w:tcPr>
          <w:p w:rsidR="00287F13" w:rsidRPr="00FD2034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83" w:author="Palacherla, Susmitha C (NONUS)" w:date="2017-07-24T16:44:00Z"/>
                <w:rFonts w:ascii="Times New Roman" w:hAnsi="Times New Roman"/>
                <w:rPrChange w:id="2084" w:author="Palacherla, Susmitha C (NONUS)" w:date="2017-07-24T16:49:00Z">
                  <w:rPr>
                    <w:ins w:id="2085" w:author="Palacherla, Susmitha C (NONUS)" w:date="2017-07-24T16:44:00Z"/>
                    <w:rFonts w:ascii="Arial" w:hAnsi="Arial" w:cs="Arial"/>
                    <w:sz w:val="24"/>
                    <w:szCs w:val="24"/>
                  </w:rPr>
                </w:rPrChange>
              </w:rPr>
            </w:pPr>
            <w:proofErr w:type="gramStart"/>
            <w:ins w:id="2086" w:author="Palacherla, Susmitha C (NONUS)" w:date="2017-07-24T16:45:00Z">
              <w:r w:rsidRPr="00FD2034">
                <w:rPr>
                  <w:rFonts w:ascii="Times New Roman" w:hAnsi="Times New Roman"/>
                  <w:rPrChange w:id="2087" w:author="Palacherla, Susmitha C (NONUS)" w:date="2017-07-24T16:49:00Z">
                    <w:rPr>
                      <w:rFonts w:ascii="Arial" w:hAnsi="Arial" w:cs="Arial"/>
                      <w:sz w:val="24"/>
                      <w:szCs w:val="24"/>
                    </w:rPr>
                  </w:rPrChange>
                </w:rPr>
                <w:t>" |</w:t>
              </w:r>
              <w:proofErr w:type="gramEnd"/>
              <w:r w:rsidRPr="00FD2034">
                <w:rPr>
                  <w:rFonts w:ascii="Times New Roman" w:hAnsi="Times New Roman"/>
                  <w:rPrChange w:id="2088" w:author="Palacherla, Susmitha C (NONUS)" w:date="2017-07-24T16:49:00Z">
                    <w:rPr>
                      <w:rFonts w:ascii="Arial" w:hAnsi="Arial" w:cs="Arial"/>
                      <w:sz w:val="24"/>
                      <w:szCs w:val="24"/>
                    </w:rPr>
                  </w:rPrChange>
                </w:rPr>
                <w:t xml:space="preserve"> " + ([Report Code] == "HNC" ? [TC Change Count</w:t>
              </w:r>
              <w:proofErr w:type="gramStart"/>
              <w:r w:rsidRPr="00FD2034">
                <w:rPr>
                  <w:rFonts w:ascii="Times New Roman" w:hAnsi="Times New Roman"/>
                  <w:rPrChange w:id="2089" w:author="Palacherla, Susmitha C (NONUS)" w:date="2017-07-24T16:49:00Z">
                    <w:rPr>
                      <w:rFonts w:ascii="Arial" w:hAnsi="Arial" w:cs="Arial"/>
                      <w:sz w:val="24"/>
                      <w:szCs w:val="24"/>
                    </w:rPr>
                  </w:rPrChange>
                </w:rPr>
                <w:t>] :</w:t>
              </w:r>
              <w:proofErr w:type="gramEnd"/>
              <w:r w:rsidRPr="00FD2034">
                <w:rPr>
                  <w:rFonts w:ascii="Times New Roman" w:hAnsi="Times New Roman"/>
                  <w:rPrChange w:id="2090" w:author="Palacherla, Susmitha C (NONUS)" w:date="2017-07-24T16:49:00Z">
                    <w:rPr>
                      <w:rFonts w:ascii="Arial" w:hAnsi="Arial" w:cs="Arial"/>
                      <w:sz w:val="24"/>
                      <w:szCs w:val="24"/>
                    </w:rPr>
                  </w:rPrChange>
                </w:rPr>
                <w:t xml:space="preserve"> [Report Code] == "ICC" ? [Incorrect Change Categories] : " ") + " Changes"</w:t>
              </w:r>
            </w:ins>
          </w:p>
        </w:tc>
      </w:tr>
    </w:tbl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91" w:author="Palacherla, Susmitha C (NONUS)" w:date="2017-07-24T16:31:00Z"/>
          <w:rFonts w:ascii="Times New Roman" w:hAnsi="Times New Roman"/>
          <w:sz w:val="24"/>
          <w:szCs w:val="24"/>
          <w:rPrChange w:id="2092" w:author="Palacherla, Susmitha C (NONUS)" w:date="2017-07-24T16:49:00Z">
            <w:rPr>
              <w:ins w:id="2093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94" w:author="Palacherla, Susmitha C (NONUS)" w:date="2017-07-24T16:31:00Z"/>
          <w:rFonts w:ascii="Times New Roman" w:hAnsi="Times New Roman"/>
          <w:sz w:val="24"/>
          <w:szCs w:val="24"/>
          <w:rPrChange w:id="2095" w:author="Palacherla, Susmitha C (NONUS)" w:date="2017-07-24T16:49:00Z">
            <w:rPr>
              <w:ins w:id="2096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097" w:author="Palacherla, Susmitha C (NONUS)" w:date="2017-07-24T16:31:00Z"/>
          <w:rFonts w:ascii="Times New Roman" w:hAnsi="Times New Roman"/>
          <w:sz w:val="24"/>
          <w:szCs w:val="24"/>
          <w:rPrChange w:id="2098" w:author="Palacherla, Susmitha C (NONUS)" w:date="2017-07-24T16:49:00Z">
            <w:rPr>
              <w:ins w:id="2099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ins w:id="2100" w:author="Palacherla, Susmitha C (NONUS)" w:date="2017-07-24T16:31:00Z"/>
          <w:rFonts w:ascii="Times New Roman" w:hAnsi="Times New Roman"/>
          <w:rPrChange w:id="2101" w:author="Palacherla, Susmitha C (NONUS)" w:date="2017-07-24T16:49:00Z">
            <w:rPr>
              <w:ins w:id="2102" w:author="Palacherla, Susmitha C (NONUS)" w:date="2017-07-24T16:31:00Z"/>
              <w:rFonts w:asciiTheme="minorHAnsi" w:hAnsiTheme="minorHAnsi" w:cs="Arial"/>
            </w:rPr>
          </w:rPrChange>
        </w:rPr>
      </w:pPr>
      <w:ins w:id="2103" w:author="Palacherla, Susmitha C (NONUS)" w:date="2017-07-24T16:31:00Z">
        <w:r w:rsidRPr="00FD2034">
          <w:rPr>
            <w:rFonts w:ascii="Times New Roman" w:hAnsi="Times New Roman"/>
            <w:rPrChange w:id="2104" w:author="Palacherla, Susmitha C (NONUS)" w:date="2017-07-24T16:49:00Z">
              <w:rPr>
                <w:rFonts w:asciiTheme="minorHAnsi" w:hAnsiTheme="minorHAnsi" w:cs="Arial"/>
              </w:rPr>
            </w:rPrChange>
          </w:rPr>
          <w:t>Data Conversion</w:t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05" w:author="Palacherla, Susmitha C (NONUS)" w:date="2017-07-24T16:31:00Z"/>
          <w:rFonts w:ascii="Times New Roman" w:hAnsi="Times New Roman"/>
          <w:sz w:val="24"/>
          <w:szCs w:val="24"/>
          <w:rPrChange w:id="2106" w:author="Palacherla, Susmitha C (NONUS)" w:date="2017-07-24T16:49:00Z">
            <w:rPr>
              <w:ins w:id="2107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  <w:ins w:id="2108" w:author="Palacherla, Susmitha C (NONUS)" w:date="2017-07-24T16:31:00Z">
        <w:r w:rsidRPr="00FD2034">
          <w:rPr>
            <w:rFonts w:ascii="Times New Roman" w:hAnsi="Times New Roman"/>
            <w:sz w:val="24"/>
            <w:szCs w:val="24"/>
            <w:rPrChange w:id="2109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>
          <w:rPr>
            <w:rFonts w:ascii="Times New Roman" w:hAnsi="Times New Roman"/>
            <w:sz w:val="24"/>
            <w:szCs w:val="24"/>
            <w:rPrChange w:id="2110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>
          <w:rPr>
            <w:rFonts w:ascii="Times New Roman" w:hAnsi="Times New Roman"/>
            <w:sz w:val="24"/>
            <w:szCs w:val="24"/>
            <w:rPrChange w:id="2111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>
          <w:rPr>
            <w:rFonts w:ascii="Times New Roman" w:hAnsi="Times New Roman"/>
            <w:sz w:val="24"/>
            <w:szCs w:val="24"/>
            <w:rPrChange w:id="2112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  <w:r w:rsidRPr="00FD2034">
          <w:rPr>
            <w:rFonts w:ascii="Times New Roman" w:hAnsi="Times New Roman"/>
            <w:sz w:val="24"/>
            <w:szCs w:val="24"/>
            <w:rPrChange w:id="2113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tab/>
        </w:r>
      </w:ins>
    </w:p>
    <w:p w:rsidR="000229C2" w:rsidRPr="00FD2034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14" w:author="Palacherla, Susmitha C (NONUS)" w:date="2017-07-24T16:31:00Z"/>
          <w:rFonts w:ascii="Times New Roman" w:hAnsi="Times New Roman"/>
          <w:sz w:val="24"/>
          <w:szCs w:val="24"/>
          <w:rPrChange w:id="2115" w:author="Palacherla, Susmitha C (NONUS)" w:date="2017-07-24T16:49:00Z">
            <w:rPr>
              <w:ins w:id="2116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  <w:ins w:id="2117" w:author="Palacherla, Susmitha C (NONUS)" w:date="2017-07-24T16:46:00Z">
        <w:r w:rsidRPr="00FD2034">
          <w:rPr>
            <w:rFonts w:ascii="Times New Roman" w:hAnsi="Times New Roman"/>
            <w:noProof/>
            <w:rPrChange w:id="2118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7A9D7F74" wp14:editId="772391C9">
              <wp:extent cx="1920240" cy="1828800"/>
              <wp:effectExtent l="0" t="0" r="3810" b="0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2024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19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20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21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Pr="00FD2034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22" w:author="Palacherla, Susmitha C (NONUS)" w:date="2017-07-24T16:31:00Z"/>
          <w:rFonts w:ascii="Times New Roman" w:hAnsi="Times New Roman"/>
          <w:sz w:val="24"/>
          <w:szCs w:val="24"/>
          <w:rPrChange w:id="2123" w:author="Palacherla, Susmitha C (NONUS)" w:date="2017-07-24T16:49:00Z">
            <w:rPr>
              <w:ins w:id="2124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992799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ins w:id="2125" w:author="Palacherla, Susmitha C (NONUS)" w:date="2017-07-24T16:31:00Z"/>
          <w:rFonts w:ascii="Times New Roman" w:hAnsi="Times New Roman"/>
          <w:rPrChange w:id="2126" w:author="Palacherla, Susmitha C (NONUS)" w:date="2017-07-24T16:49:00Z">
            <w:rPr>
              <w:ins w:id="2127" w:author="Palacherla, Susmitha C (NONUS)" w:date="2017-07-24T16:31:00Z"/>
              <w:rFonts w:asciiTheme="minorHAnsi" w:hAnsiTheme="minorHAnsi" w:cs="Arial"/>
            </w:rPr>
          </w:rPrChange>
        </w:rPr>
      </w:pPr>
      <w:ins w:id="2128" w:author="Palacherla, Susmitha C (NONUS)" w:date="2017-07-24T16:59:00Z">
        <w:r>
          <w:rPr>
            <w:rFonts w:ascii="Times New Roman" w:hAnsi="Times New Roman"/>
          </w:rPr>
          <w:lastRenderedPageBreak/>
          <w:t>R</w:t>
        </w:r>
      </w:ins>
      <w:ins w:id="2129" w:author="Palacherla, Susmitha C (NONUS)" w:date="2017-07-24T16:31:00Z">
        <w:r w:rsidR="000229C2" w:rsidRPr="00FD2034">
          <w:rPr>
            <w:rFonts w:ascii="Times New Roman" w:hAnsi="Times New Roman"/>
            <w:rPrChange w:id="2130" w:author="Palacherla, Susmitha C (NONUS)" w:date="2017-07-24T16:49:00Z">
              <w:rPr>
                <w:rFonts w:asciiTheme="minorHAnsi" w:hAnsiTheme="minorHAnsi" w:cs="Arial"/>
              </w:rPr>
            </w:rPrChange>
          </w:rPr>
          <w:t>ow count</w:t>
        </w:r>
      </w:ins>
    </w:p>
    <w:p w:rsidR="000229C2" w:rsidRPr="00FD2034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31" w:author="Palacherla, Susmitha C (NONUS)" w:date="2017-07-24T16:31:00Z"/>
          <w:rFonts w:ascii="Times New Roman" w:hAnsi="Times New Roman"/>
          <w:sz w:val="24"/>
          <w:szCs w:val="24"/>
          <w:rPrChange w:id="2132" w:author="Palacherla, Susmitha C (NONUS)" w:date="2017-07-24T16:49:00Z">
            <w:rPr>
              <w:ins w:id="2133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  <w:ins w:id="2134" w:author="Palacherla, Susmitha C (NONUS)" w:date="2017-07-24T16:46:00Z">
        <w:r w:rsidRPr="00FD2034">
          <w:rPr>
            <w:rFonts w:ascii="Times New Roman" w:hAnsi="Times New Roman"/>
            <w:noProof/>
            <w:rPrChange w:id="2135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4FA31416" wp14:editId="4E038D13">
              <wp:extent cx="3236976" cy="2743200"/>
              <wp:effectExtent l="0" t="0" r="1905" b="0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697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36" w:author="Palacherla, Susmitha C (NONUS)" w:date="2017-07-24T16:31:00Z"/>
          <w:rFonts w:ascii="Times New Roman" w:hAnsi="Times New Roman"/>
          <w:sz w:val="24"/>
          <w:szCs w:val="24"/>
          <w:rPrChange w:id="2137" w:author="Palacherla, Susmitha C (NONUS)" w:date="2017-07-24T16:49:00Z">
            <w:rPr>
              <w:ins w:id="2138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181CA6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ins w:id="2139" w:author="Palacherla, Susmitha C (NONUS)" w:date="2017-07-24T16:31:00Z"/>
          <w:rFonts w:ascii="Times New Roman" w:hAnsi="Times New Roman"/>
          <w:rPrChange w:id="2140" w:author="Palacherla, Susmitha C (NONUS)" w:date="2017-07-24T16:49:00Z">
            <w:rPr>
              <w:ins w:id="2141" w:author="Palacherla, Susmitha C (NONUS)" w:date="2017-07-24T16:31:00Z"/>
              <w:rFonts w:asciiTheme="minorHAnsi" w:hAnsiTheme="minorHAnsi" w:cs="Arial"/>
            </w:rPr>
          </w:rPrChange>
        </w:rPr>
      </w:pPr>
      <w:ins w:id="2142" w:author="Palacherla, Susmitha C (NONUS)" w:date="2017-07-24T17:37:00Z">
        <w:r>
          <w:rPr>
            <w:rFonts w:ascii="Times New Roman" w:hAnsi="Times New Roman"/>
          </w:rPr>
          <w:t>O</w:t>
        </w:r>
      </w:ins>
      <w:ins w:id="2143" w:author="Palacherla, Susmitha C (NONUS)" w:date="2017-07-24T16:31:00Z">
        <w:r w:rsidR="000229C2" w:rsidRPr="00FD2034">
          <w:rPr>
            <w:rFonts w:ascii="Times New Roman" w:hAnsi="Times New Roman"/>
            <w:rPrChange w:id="2144" w:author="Palacherla, Susmitha C (NONUS)" w:date="2017-07-24T16:49:00Z">
              <w:rPr>
                <w:rFonts w:asciiTheme="minorHAnsi" w:hAnsiTheme="minorHAnsi" w:cs="Arial"/>
              </w:rPr>
            </w:rPrChange>
          </w:rPr>
          <w:t>LEDB Destination</w:t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45" w:author="Palacherla, Susmitha C (NONUS)" w:date="2017-07-24T16:31:00Z"/>
          <w:rFonts w:ascii="Times New Roman" w:hAnsi="Times New Roman"/>
          <w:rPrChange w:id="2146" w:author="Palacherla, Susmitha C (NONUS)" w:date="2017-07-24T16:49:00Z">
            <w:rPr>
              <w:ins w:id="2147" w:author="Palacherla, Susmitha C (NONUS)" w:date="2017-07-24T16:31:00Z"/>
              <w:rFonts w:asciiTheme="minorHAnsi" w:hAnsiTheme="minorHAnsi" w:cs="Arial"/>
            </w:rPr>
          </w:rPrChange>
        </w:rPr>
      </w:pPr>
      <w:ins w:id="2148" w:author="Palacherla, Susmitha C (NONUS)" w:date="2017-07-24T16:31:00Z">
        <w:r w:rsidRPr="00FD2034">
          <w:rPr>
            <w:rFonts w:ascii="Times New Roman" w:hAnsi="Times New Roman"/>
            <w:noProof/>
            <w:rPrChange w:id="2149" w:author="Palacherla, Susmitha C (NONUS)" w:date="2017-07-24T16:49:00Z">
              <w:rPr>
                <w:noProof/>
              </w:rPr>
            </w:rPrChange>
          </w:rPr>
          <w:drawing>
            <wp:inline distT="0" distB="0" distL="0" distR="0" wp14:anchorId="66551204" wp14:editId="68A1033F">
              <wp:extent cx="3822192" cy="2743200"/>
              <wp:effectExtent l="0" t="0" r="6985" b="0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2219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Pr="00FD2034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50" w:author="Palacherla, Susmitha C (NONUS)" w:date="2017-07-24T16:31:00Z"/>
          <w:rFonts w:ascii="Times New Roman" w:hAnsi="Times New Roman"/>
          <w:rPrChange w:id="2151" w:author="Palacherla, Susmitha C (NONUS)" w:date="2017-07-24T16:49:00Z">
            <w:rPr>
              <w:ins w:id="2152" w:author="Palacherla, Susmitha C (NONUS)" w:date="2017-07-24T16:31:00Z"/>
              <w:rFonts w:asciiTheme="minorHAnsi" w:hAnsiTheme="minorHAnsi" w:cs="Arial"/>
            </w:rPr>
          </w:rPrChange>
        </w:rPr>
      </w:pPr>
      <w:ins w:id="2153" w:author="Palacherla, Susmitha C (NONUS)" w:date="2017-07-24T16:47:00Z">
        <w:r w:rsidRPr="00FD2034">
          <w:rPr>
            <w:rFonts w:ascii="Times New Roman" w:hAnsi="Times New Roman"/>
            <w:noProof/>
            <w:rPrChange w:id="2154" w:author="Palacherla, Susmitha C (NONUS)" w:date="2017-07-24T16:49:00Z">
              <w:rPr>
                <w:noProof/>
              </w:rPr>
            </w:rPrChange>
          </w:rPr>
          <w:lastRenderedPageBreak/>
          <w:drawing>
            <wp:inline distT="0" distB="0" distL="0" distR="0" wp14:anchorId="40AE98EE" wp14:editId="19BFE39C">
              <wp:extent cx="3227832" cy="2743200"/>
              <wp:effectExtent l="0" t="0" r="0" b="0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783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55" w:author="Palacherla, Susmitha C (NONUS)" w:date="2017-07-24T16:31:00Z"/>
          <w:rFonts w:ascii="Times New Roman" w:hAnsi="Times New Roman"/>
          <w:sz w:val="24"/>
          <w:szCs w:val="24"/>
          <w:rPrChange w:id="2156" w:author="Palacherla, Susmitha C (NONUS)" w:date="2017-07-24T16:49:00Z">
            <w:rPr>
              <w:ins w:id="2157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58" w:author="Palacherla, Susmitha C (NONUS)" w:date="2017-07-24T16:31:00Z"/>
          <w:rFonts w:ascii="Times New Roman" w:hAnsi="Times New Roman"/>
          <w:sz w:val="24"/>
          <w:szCs w:val="24"/>
          <w:rPrChange w:id="2159" w:author="Palacherla, Susmitha C (NONUS)" w:date="2017-07-24T16:49:00Z">
            <w:rPr>
              <w:ins w:id="2160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61" w:author="Palacherla, Susmitha C (NONUS)" w:date="2017-07-24T16:31:00Z"/>
          <w:rFonts w:ascii="Times New Roman" w:hAnsi="Times New Roman"/>
          <w:sz w:val="24"/>
          <w:szCs w:val="24"/>
          <w:rPrChange w:id="2162" w:author="Palacherla, Susmitha C (NONUS)" w:date="2017-07-24T16:49:00Z">
            <w:rPr>
              <w:ins w:id="2163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64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65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66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67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68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69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0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1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2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3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4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5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6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7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8" w:author="Palacherla, Susmitha C (NONUS)" w:date="2017-07-24T17:37:00Z"/>
          <w:rFonts w:ascii="Times New Roman" w:hAnsi="Times New Roman"/>
          <w:sz w:val="24"/>
          <w:szCs w:val="24"/>
        </w:rPr>
      </w:pPr>
    </w:p>
    <w:p w:rsidR="00181CA6" w:rsidRPr="00FD2034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79" w:author="Palacherla, Susmitha C (NONUS)" w:date="2017-07-24T16:31:00Z"/>
          <w:rFonts w:ascii="Times New Roman" w:hAnsi="Times New Roman"/>
          <w:sz w:val="24"/>
          <w:szCs w:val="24"/>
          <w:rPrChange w:id="2180" w:author="Palacherla, Susmitha C (NONUS)" w:date="2017-07-24T16:49:00Z">
            <w:rPr>
              <w:ins w:id="2181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182" w:author="Palacherla, Susmitha C (NONUS)" w:date="2017-07-24T16:31:00Z"/>
          <w:rFonts w:ascii="Times New Roman" w:hAnsi="Times New Roman"/>
          <w:sz w:val="24"/>
          <w:szCs w:val="24"/>
          <w:rPrChange w:id="2183" w:author="Palacherla, Susmitha C (NONUS)" w:date="2017-07-24T16:49:00Z">
            <w:rPr>
              <w:ins w:id="2184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185" w:author="Palacherla, Susmitha C (NONUS)" w:date="2017-07-24T16:31:00Z"/>
          <w:rFonts w:ascii="Times New Roman" w:hAnsi="Times New Roman"/>
          <w:sz w:val="24"/>
          <w:szCs w:val="24"/>
          <w:rPrChange w:id="2186" w:author="Palacherla, Susmitha C (NONUS)" w:date="2017-07-24T16:49:00Z">
            <w:rPr>
              <w:ins w:id="2187" w:author="Palacherla, Susmitha C (NONUS)" w:date="2017-07-24T16:31:00Z"/>
              <w:rFonts w:ascii="Arial" w:hAnsi="Arial" w:cs="Arial"/>
              <w:sz w:val="24"/>
              <w:szCs w:val="24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88" w:author="Palacherla, Susmitha C (NONUS)" w:date="2017-07-24T16:31:00Z"/>
          <w:rFonts w:ascii="Times New Roman" w:hAnsi="Times New Roman"/>
          <w:rPrChange w:id="2189" w:author="Palacherla, Susmitha C (NONUS)" w:date="2017-07-24T16:49:00Z">
            <w:rPr>
              <w:ins w:id="2190" w:author="Palacherla, Susmitha C (NONUS)" w:date="2017-07-24T16:31:00Z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91" w:author="Palacherla, Susmitha C (NONUS)" w:date="2017-07-24T16:31:00Z"/>
          <w:rFonts w:ascii="Times New Roman" w:hAnsi="Times New Roman"/>
          <w:rPrChange w:id="2192" w:author="Palacherla, Susmitha C (NONUS)" w:date="2017-07-24T16:49:00Z">
            <w:rPr>
              <w:ins w:id="2193" w:author="Palacherla, Susmitha C (NONUS)" w:date="2017-07-24T16:31:00Z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94" w:author="Palacherla, Susmitha C (NONUS)" w:date="2017-07-24T16:31:00Z"/>
          <w:rFonts w:ascii="Times New Roman" w:hAnsi="Times New Roman"/>
          <w:rPrChange w:id="2195" w:author="Palacherla, Susmitha C (NONUS)" w:date="2017-07-24T16:49:00Z">
            <w:rPr>
              <w:ins w:id="2196" w:author="Palacherla, Susmitha C (NONUS)" w:date="2017-07-24T16:31:00Z"/>
            </w:rPr>
          </w:rPrChange>
        </w:rPr>
      </w:pPr>
    </w:p>
    <w:p w:rsidR="000229C2" w:rsidRPr="00FD2034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ins w:id="2197" w:author="Palacherla, Susmitha C (NONUS)" w:date="2017-07-24T16:31:00Z"/>
          <w:rFonts w:ascii="Times New Roman" w:hAnsi="Times New Roman"/>
          <w:rPrChange w:id="2198" w:author="Palacherla, Susmitha C (NONUS)" w:date="2017-07-24T16:49:00Z">
            <w:rPr>
              <w:ins w:id="2199" w:author="Palacherla, Susmitha C (NONUS)" w:date="2017-07-24T16:31:00Z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20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201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2202" w:author="Palacherla, Susmitha C (NONUS)" w:date="2017-07-24T16:49:00Z">
            <w:rPr>
              <w:rFonts w:asciiTheme="minorHAnsi" w:hAnsiTheme="minorHAnsi" w:cs="Arial"/>
              <w:b/>
            </w:rPr>
          </w:rPrChange>
        </w:rPr>
      </w:pPr>
      <w:del w:id="2203" w:author="Palacherla, Susmitha C (NONUS)" w:date="2017-07-24T17:37:00Z">
        <w:r w:rsidRPr="00FD2034" w:rsidDel="00181CA6">
          <w:rPr>
            <w:rFonts w:ascii="Times New Roman" w:hAnsi="Times New Roman"/>
            <w:b/>
            <w:rPrChange w:id="2204" w:author="Palacherla, Susmitha C (NONUS)" w:date="2017-07-24T16:49:00Z">
              <w:rPr>
                <w:rFonts w:asciiTheme="minorHAnsi" w:hAnsiTheme="minorHAnsi" w:cs="Arial"/>
                <w:b/>
              </w:rPr>
            </w:rPrChange>
          </w:rPr>
          <w:lastRenderedPageBreak/>
          <w:delText xml:space="preserve">For Each Loop – </w:delText>
        </w:r>
      </w:del>
      <w:r w:rsidRPr="00FD2034">
        <w:rPr>
          <w:rFonts w:ascii="Times New Roman" w:hAnsi="Times New Roman"/>
          <w:b/>
          <w:rPrChange w:id="2205" w:author="Palacherla, Susmitha C (NONUS)" w:date="2017-07-24T16:49:00Z">
            <w:rPr>
              <w:rFonts w:asciiTheme="minorHAnsi" w:hAnsiTheme="minorHAnsi" w:cs="Arial"/>
              <w:b/>
            </w:rPr>
          </w:rPrChange>
        </w:rPr>
        <w:t>For each Compliance file in Staging directory</w:t>
      </w: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20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D9759F" w:rsidRPr="001707D2" w:rsidRDefault="00D9759F" w:rsidP="00D9759F">
      <w:pPr>
        <w:spacing w:after="0"/>
        <w:rPr>
          <w:ins w:id="2207" w:author="Palacherla, Susmitha C (NONUS)" w:date="2017-07-24T17:00:00Z"/>
          <w:rFonts w:ascii="Times New Roman" w:hAnsi="Times New Roman"/>
        </w:rPr>
      </w:pPr>
      <w:ins w:id="2208" w:author="Palacherla, Susmitha C (NONUS)" w:date="2017-07-24T17:00:00Z">
        <w:r w:rsidRPr="001707D2">
          <w:rPr>
            <w:rFonts w:ascii="Times New Roman" w:hAnsi="Times New Roman"/>
          </w:rPr>
          <w:t xml:space="preserve">Container: </w:t>
        </w:r>
        <w:proofErr w:type="spellStart"/>
        <w:r w:rsidRPr="001707D2">
          <w:rPr>
            <w:rFonts w:ascii="Times New Roman" w:hAnsi="Times New Roman"/>
          </w:rPr>
          <w:t>Foreach</w:t>
        </w:r>
        <w:proofErr w:type="spellEnd"/>
        <w:r w:rsidRPr="001707D2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Compliance</w:t>
        </w:r>
        <w:r w:rsidRPr="001707D2">
          <w:rPr>
            <w:rFonts w:ascii="Times New Roman" w:hAnsi="Times New Roman"/>
          </w:rPr>
          <w:t xml:space="preserve"> File Loop</w:t>
        </w:r>
        <w:r w:rsidRPr="001707D2">
          <w:rPr>
            <w:rFonts w:ascii="Times New Roman" w:hAnsi="Times New Roman"/>
          </w:rPr>
          <w:t xml:space="preserve"> (</w:t>
        </w:r>
        <w:r>
          <w:rPr>
            <w:rFonts w:ascii="Times New Roman" w:hAnsi="Times New Roman"/>
          </w:rPr>
          <w:t>OAS and OAE)</w:t>
        </w:r>
      </w:ins>
    </w:p>
    <w:p w:rsidR="00D9759F" w:rsidRPr="001707D2" w:rsidRDefault="00D9759F" w:rsidP="00D9759F">
      <w:pPr>
        <w:spacing w:after="0"/>
        <w:ind w:left="1080"/>
        <w:rPr>
          <w:ins w:id="2209" w:author="Palacherla, Susmitha C (NONUS)" w:date="2017-07-24T17:00:00Z"/>
          <w:rFonts w:ascii="Times New Roman" w:hAnsi="Times New Roman"/>
        </w:rPr>
      </w:pPr>
      <w:ins w:id="2210" w:author="Palacherla, Susmitha C (NONUS)" w:date="2017-07-24T17:00:00Z">
        <w:r w:rsidRPr="001707D2">
          <w:rPr>
            <w:rFonts w:ascii="Times New Roman" w:hAnsi="Times New Roman"/>
          </w:rPr>
          <w:t>Folder: \\vrivscors01\BCC Scorecards\Coaching\ETS</w:t>
        </w:r>
      </w:ins>
    </w:p>
    <w:p w:rsidR="00D9759F" w:rsidRPr="001707D2" w:rsidRDefault="00D9759F" w:rsidP="00D9759F">
      <w:pPr>
        <w:spacing w:after="0"/>
        <w:ind w:left="1080"/>
        <w:rPr>
          <w:ins w:id="2211" w:author="Palacherla, Susmitha C (NONUS)" w:date="2017-07-24T17:00:00Z"/>
          <w:rFonts w:ascii="Times New Roman" w:hAnsi="Times New Roman"/>
        </w:rPr>
      </w:pPr>
      <w:ins w:id="2212" w:author="Palacherla, Susmitha C (NONUS)" w:date="2017-07-24T17:00:00Z">
        <w:r w:rsidRPr="001707D2">
          <w:rPr>
            <w:rFonts w:ascii="Times New Roman" w:hAnsi="Times New Roman"/>
          </w:rPr>
          <w:t>Files: eCL_</w:t>
        </w:r>
      </w:ins>
      <w:ins w:id="2213" w:author="Palacherla, Susmitha C (NONUS)" w:date="2017-07-24T17:01:00Z">
        <w:r>
          <w:rPr>
            <w:rFonts w:ascii="Times New Roman" w:hAnsi="Times New Roman"/>
          </w:rPr>
          <w:t>Compliance_</w:t>
        </w:r>
      </w:ins>
      <w:ins w:id="2214" w:author="Palacherla, Susmitha C (NONUS)" w:date="2017-07-24T17:00:00Z">
        <w:r w:rsidRPr="001707D2">
          <w:rPr>
            <w:rFonts w:ascii="Times New Roman" w:hAnsi="Times New Roman"/>
          </w:rPr>
          <w:t>ETS_Feed*.csv</w:t>
        </w:r>
      </w:ins>
    </w:p>
    <w:p w:rsidR="00D9759F" w:rsidRPr="001707D2" w:rsidRDefault="00D9759F" w:rsidP="00D9759F">
      <w:pPr>
        <w:spacing w:after="0"/>
        <w:rPr>
          <w:ins w:id="2215" w:author="Palacherla, Susmitha C (NONUS)" w:date="2017-07-24T17:00:00Z"/>
          <w:rFonts w:ascii="Times New Roman" w:hAnsi="Times New Roman"/>
        </w:rPr>
      </w:pPr>
      <w:ins w:id="2216" w:author="Palacherla, Susmitha C (NONUS)" w:date="2017-07-24T17:00:00Z">
        <w:r w:rsidRPr="001707D2">
          <w:rPr>
            <w:rFonts w:ascii="Times New Roman" w:hAnsi="Times New Roman"/>
          </w:rPr>
          <w:t>*Steps I and III</w:t>
        </w:r>
        <w:r>
          <w:rPr>
            <w:rFonts w:ascii="Times New Roman" w:hAnsi="Times New Roman"/>
          </w:rPr>
          <w:t xml:space="preserve"> </w:t>
        </w:r>
        <w:proofErr w:type="gramStart"/>
        <w:r w:rsidRPr="001707D2">
          <w:rPr>
            <w:rFonts w:ascii="Times New Roman" w:hAnsi="Times New Roman"/>
          </w:rPr>
          <w:t>Through</w:t>
        </w:r>
        <w:proofErr w:type="gramEnd"/>
        <w:r w:rsidRPr="001707D2">
          <w:rPr>
            <w:rFonts w:ascii="Times New Roman" w:hAnsi="Times New Roman"/>
          </w:rPr>
          <w:t xml:space="preserve"> VII same as rest of ETS Files in container 1</w:t>
        </w:r>
      </w:ins>
    </w:p>
    <w:p w:rsidR="00D9759F" w:rsidRPr="001707D2" w:rsidRDefault="00D9759F" w:rsidP="00D9759F">
      <w:pPr>
        <w:spacing w:after="0"/>
        <w:ind w:left="1080"/>
        <w:rPr>
          <w:ins w:id="2217" w:author="Palacherla, Susmitha C (NONUS)" w:date="2017-07-24T17:00:00Z"/>
          <w:rFonts w:ascii="Times New Roman" w:hAnsi="Times New Roman"/>
        </w:rPr>
      </w:pPr>
    </w:p>
    <w:p w:rsidR="00D9759F" w:rsidRPr="001707D2" w:rsidRDefault="00D9759F" w:rsidP="00D9759F">
      <w:pPr>
        <w:pStyle w:val="ListParagraph"/>
        <w:numPr>
          <w:ilvl w:val="0"/>
          <w:numId w:val="25"/>
        </w:numPr>
        <w:rPr>
          <w:ins w:id="2218" w:author="Palacherla, Susmitha C (NONUS)" w:date="2017-07-24T17:00:00Z"/>
          <w:rFonts w:ascii="Times New Roman" w:hAnsi="Times New Roman"/>
        </w:rPr>
      </w:pPr>
      <w:ins w:id="2219" w:author="Palacherla, Susmitha C (NONUS)" w:date="2017-07-24T17:00:00Z">
        <w:r w:rsidRPr="001707D2">
          <w:rPr>
            <w:rFonts w:ascii="Times New Roman" w:hAnsi="Times New Roman"/>
          </w:rPr>
          <w:t>DFT: Load ETS staging table</w:t>
        </w:r>
      </w:ins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20" w:author="Palacherla, Susmitha C (NONUS)" w:date="2017-07-24T17:00:00Z"/>
          <w:rFonts w:ascii="Times New Roman" w:hAnsi="Times New Roman"/>
          <w:sz w:val="24"/>
          <w:szCs w:val="24"/>
        </w:rPr>
      </w:pPr>
      <w:ins w:id="2221" w:author="Palacherla, Susmitha C (NONUS)" w:date="2017-07-24T17:00:00Z">
        <w:r w:rsidRPr="001707D2">
          <w:rPr>
            <w:rFonts w:ascii="Times New Roman" w:hAnsi="Times New Roman"/>
            <w:noProof/>
          </w:rPr>
          <w:drawing>
            <wp:inline distT="0" distB="0" distL="0" distR="0" wp14:anchorId="28BD3195" wp14:editId="7D23F858">
              <wp:extent cx="1905000" cy="781050"/>
              <wp:effectExtent l="0" t="0" r="0" b="0"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5FF7" w:rsidRPr="00FD2034" w:rsidDel="00D9759F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222" w:author="Palacherla, Susmitha C (NONUS)" w:date="2017-07-24T17:00:00Z"/>
          <w:rFonts w:ascii="Times New Roman" w:hAnsi="Times New Roman"/>
          <w:sz w:val="24"/>
          <w:szCs w:val="24"/>
          <w:rPrChange w:id="2223" w:author="Palacherla, Susmitha C (NONUS)" w:date="2017-07-24T16:49:00Z">
            <w:rPr>
              <w:del w:id="2224" w:author="Palacherla, Susmitha C (NONUS)" w:date="2017-07-24T17:00:00Z"/>
              <w:rFonts w:ascii="Arial" w:hAnsi="Arial" w:cs="Arial"/>
              <w:sz w:val="24"/>
              <w:szCs w:val="24"/>
            </w:rPr>
          </w:rPrChange>
        </w:rPr>
      </w:pPr>
      <w:del w:id="2225" w:author="Palacherla, Susmitha C (NONUS)" w:date="2017-07-24T17:00:00Z">
        <w:r w:rsidRPr="00FD2034" w:rsidDel="00D9759F">
          <w:rPr>
            <w:rFonts w:ascii="Times New Roman" w:hAnsi="Times New Roman"/>
            <w:sz w:val="24"/>
            <w:szCs w:val="24"/>
            <w:rPrChange w:id="2226" w:author="Palacherla, Susmitha C (NONUS)" w:date="2017-07-24T16:49:00Z">
              <w:rPr>
                <w:rFonts w:ascii="Arial" w:hAnsi="Arial" w:cs="Arial"/>
                <w:sz w:val="24"/>
                <w:szCs w:val="24"/>
              </w:rPr>
            </w:rPrChange>
          </w:rPr>
          <w:delText>Similar to steps I through VII above for each ETS File</w:delText>
        </w:r>
      </w:del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22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D9759F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22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ins w:id="2229" w:author="Palacherla, Susmitha C (NONUS)" w:date="2017-07-24T17:02:00Z">
        <w:r>
          <w:rPr>
            <w:noProof/>
          </w:rPr>
          <w:drawing>
            <wp:inline distT="0" distB="0" distL="0" distR="0" wp14:anchorId="4DDA9726" wp14:editId="6F527FD3">
              <wp:extent cx="1344168" cy="2743200"/>
              <wp:effectExtent l="0" t="0" r="8890" b="0"/>
              <wp:docPr id="63" name="Picture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416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23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31" w:author="Palacherla, Susmitha C (NONUS)" w:date="2017-07-24T17:02:00Z"/>
          <w:rFonts w:ascii="Times New Roman" w:hAnsi="Times New Roman"/>
        </w:rPr>
      </w:pPr>
      <w:ins w:id="2232" w:author="Palacherla, Susmitha C (NONUS)" w:date="2017-07-24T17:02:00Z">
        <w:r w:rsidRPr="001707D2">
          <w:rPr>
            <w:rFonts w:ascii="Times New Roman" w:hAnsi="Times New Roman"/>
          </w:rPr>
          <w:t>Flat File source</w:t>
        </w:r>
      </w:ins>
    </w:p>
    <w:p w:rsidR="00D9759F" w:rsidRPr="001707D2" w:rsidRDefault="0059043B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33" w:author="Palacherla, Susmitha C (NONUS)" w:date="2017-07-24T17:02:00Z"/>
          <w:rFonts w:ascii="Times New Roman" w:hAnsi="Times New Roman"/>
          <w:sz w:val="24"/>
          <w:szCs w:val="24"/>
        </w:rPr>
      </w:pPr>
      <w:ins w:id="2234" w:author="Palacherla, Susmitha C (NONUS)" w:date="2017-07-24T17:08:00Z">
        <w:r>
          <w:rPr>
            <w:noProof/>
          </w:rPr>
          <w:drawing>
            <wp:inline distT="0" distB="0" distL="0" distR="0" wp14:anchorId="3D256C0F" wp14:editId="5CE7A4C7">
              <wp:extent cx="3429000" cy="1828800"/>
              <wp:effectExtent l="0" t="0" r="0" b="0"/>
              <wp:docPr id="80" name="Picture 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900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35" w:author="Palacherla, Susmitha C (NONUS)" w:date="2017-07-24T17:26:00Z"/>
          <w:rFonts w:ascii="Times New Roman" w:hAnsi="Times New Roman"/>
          <w:sz w:val="24"/>
          <w:szCs w:val="24"/>
        </w:rPr>
      </w:pPr>
      <w:ins w:id="2236" w:author="Palacherla, Susmitha C (NONUS)" w:date="2017-07-24T17:26:00Z">
        <w:r>
          <w:rPr>
            <w:noProof/>
          </w:rPr>
          <w:lastRenderedPageBreak/>
          <w:drawing>
            <wp:inline distT="0" distB="0" distL="0" distR="0" wp14:anchorId="5C53D80A" wp14:editId="7ABC9AF3">
              <wp:extent cx="2880360" cy="2743200"/>
              <wp:effectExtent l="0" t="0" r="0" b="0"/>
              <wp:docPr id="81" name="Picture 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8036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ins w:id="2237" w:author="Palacherla, Susmitha C (NONUS)" w:date="2017-07-24T17:02:00Z"/>
          <w:rFonts w:ascii="Times New Roman" w:hAnsi="Times New Roman"/>
        </w:rPr>
      </w:pPr>
      <w:ins w:id="2238" w:author="Palacherla, Susmitha C (NONUS)" w:date="2017-07-24T17:02:00Z">
        <w:r w:rsidRPr="001707D2">
          <w:rPr>
            <w:rFonts w:ascii="Times New Roman" w:hAnsi="Times New Roman"/>
          </w:rPr>
          <w:t>Derived Column</w:t>
        </w:r>
      </w:ins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39" w:author="Palacherla, Susmitha C (NONUS)" w:date="2017-07-24T17:02:00Z"/>
          <w:rFonts w:ascii="Times New Roman" w:hAnsi="Times New Roman"/>
        </w:rPr>
      </w:pPr>
      <w:ins w:id="2240" w:author="Palacherla, Susmitha C (NONUS)" w:date="2017-07-24T17:02:00Z">
        <w:r w:rsidRPr="001707D2">
          <w:rPr>
            <w:rFonts w:ascii="Times New Roman" w:hAnsi="Times New Roman"/>
            <w:noProof/>
          </w:rPr>
          <w:drawing>
            <wp:inline distT="0" distB="0" distL="0" distR="0" wp14:anchorId="5E6119C5" wp14:editId="4E269466">
              <wp:extent cx="4608576" cy="2743200"/>
              <wp:effectExtent l="0" t="0" r="1905" b="0"/>
              <wp:docPr id="75" name="Picture 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0857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41" w:author="Palacherla, Susmitha C (NONUS)" w:date="2017-07-24T17:02:00Z"/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D9759F" w:rsidRPr="001707D2" w:rsidTr="001707D2">
        <w:trPr>
          <w:ins w:id="2242" w:author="Palacherla, Susmitha C (NONUS)" w:date="2017-07-24T17:02:00Z"/>
        </w:trPr>
        <w:tc>
          <w:tcPr>
            <w:tcW w:w="1818" w:type="dxa"/>
          </w:tcPr>
          <w:p w:rsidR="00D9759F" w:rsidRPr="001707D2" w:rsidRDefault="00D9759F" w:rsidP="001707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243" w:author="Palacherla, Susmitha C (NONUS)" w:date="2017-07-24T17:02:00Z"/>
                <w:rFonts w:ascii="Times New Roman" w:hAnsi="Times New Roman"/>
              </w:rPr>
            </w:pPr>
            <w:ins w:id="2244" w:author="Palacherla, Susmitha C (NONUS)" w:date="2017-07-24T17:02:00Z">
              <w:r w:rsidRPr="001707D2">
                <w:rPr>
                  <w:rFonts w:ascii="Times New Roman" w:hAnsi="Times New Roman"/>
                </w:rPr>
                <w:t>Column</w:t>
              </w:r>
            </w:ins>
          </w:p>
        </w:tc>
        <w:tc>
          <w:tcPr>
            <w:tcW w:w="7758" w:type="dxa"/>
          </w:tcPr>
          <w:p w:rsidR="00D9759F" w:rsidRPr="001707D2" w:rsidRDefault="00D9759F" w:rsidP="001707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245" w:author="Palacherla, Susmitha C (NONUS)" w:date="2017-07-24T17:02:00Z"/>
                <w:rFonts w:ascii="Times New Roman" w:hAnsi="Times New Roman"/>
              </w:rPr>
            </w:pPr>
            <w:ins w:id="2246" w:author="Palacherla, Susmitha C (NONUS)" w:date="2017-07-24T17:02:00Z">
              <w:r w:rsidRPr="001707D2">
                <w:rPr>
                  <w:rFonts w:ascii="Times New Roman" w:hAnsi="Times New Roman"/>
                </w:rPr>
                <w:t>Expression</w:t>
              </w:r>
            </w:ins>
          </w:p>
        </w:tc>
      </w:tr>
      <w:tr w:rsidR="00D9759F" w:rsidRPr="001707D2" w:rsidTr="001707D2">
        <w:trPr>
          <w:ins w:id="2247" w:author="Palacherla, Susmitha C (NONUS)" w:date="2017-07-24T17:02:00Z"/>
        </w:trPr>
        <w:tc>
          <w:tcPr>
            <w:tcW w:w="1818" w:type="dxa"/>
          </w:tcPr>
          <w:p w:rsidR="00D9759F" w:rsidRPr="001707D2" w:rsidRDefault="00D9759F" w:rsidP="001707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248" w:author="Palacherla, Susmitha C (NONUS)" w:date="2017-07-24T17:02:00Z"/>
                <w:rFonts w:ascii="Times New Roman" w:hAnsi="Times New Roman"/>
              </w:rPr>
            </w:pPr>
            <w:ins w:id="2249" w:author="Palacherla, Susmitha C (NONUS)" w:date="2017-07-24T17:02:00Z">
              <w:r w:rsidRPr="001707D2">
                <w:rPr>
                  <w:rFonts w:ascii="Times New Roman" w:hAnsi="Times New Roman"/>
                </w:rPr>
                <w:t>Report Code with Date</w:t>
              </w:r>
            </w:ins>
          </w:p>
        </w:tc>
        <w:tc>
          <w:tcPr>
            <w:tcW w:w="7758" w:type="dxa"/>
          </w:tcPr>
          <w:p w:rsidR="00D9759F" w:rsidRPr="001707D2" w:rsidRDefault="002214F4" w:rsidP="001707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250" w:author="Palacherla, Susmitha C (NONUS)" w:date="2017-07-24T17:02:00Z"/>
                <w:rFonts w:ascii="Times New Roman" w:hAnsi="Times New Roman"/>
              </w:rPr>
            </w:pPr>
            <w:ins w:id="2251" w:author="Palacherla, Susmitha C (NONUS)" w:date="2017-07-24T17:27:00Z">
              <w:r w:rsidRPr="002214F4">
                <w:rPr>
                  <w:rFonts w:ascii="Times New Roman" w:hAnsi="Times New Roman"/>
                </w:rPr>
                <w:t>[Report Code] + ((DT_WSTR,4)YEAR(((DT_DATE)[Time Period]))) + RIGHT("0" + ((DT_WSTR,2)MONTH(((DT_DATE)[Time Period]))),2) + RIGHT("0" + ((DT_WSTR,2)DAY(((DT_DATE)[Time Period]))),2)</w:t>
              </w:r>
            </w:ins>
          </w:p>
        </w:tc>
      </w:tr>
    </w:tbl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52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53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54" w:author="Palacherla, Susmitha C (NONUS)" w:date="2017-07-24T17:38:00Z"/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55" w:author="Palacherla, Susmitha C (NONUS)" w:date="2017-07-24T17:38:00Z"/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56" w:author="Palacherla, Susmitha C (NONUS)" w:date="2017-07-24T17:38:00Z"/>
          <w:rFonts w:ascii="Times New Roman" w:hAnsi="Times New Roman"/>
          <w:sz w:val="24"/>
          <w:szCs w:val="24"/>
        </w:rPr>
      </w:pPr>
    </w:p>
    <w:p w:rsidR="00181CA6" w:rsidRPr="001707D2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57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ins w:id="2258" w:author="Palacherla, Susmitha C (NONUS)" w:date="2017-07-24T17:02:00Z"/>
          <w:rFonts w:ascii="Times New Roman" w:hAnsi="Times New Roman"/>
        </w:rPr>
      </w:pPr>
      <w:ins w:id="2259" w:author="Palacherla, Susmitha C (NONUS)" w:date="2017-07-24T17:02:00Z">
        <w:r w:rsidRPr="001707D2">
          <w:rPr>
            <w:rFonts w:ascii="Times New Roman" w:hAnsi="Times New Roman"/>
          </w:rPr>
          <w:lastRenderedPageBreak/>
          <w:t>Data Conversion</w:t>
        </w:r>
      </w:ins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60" w:author="Palacherla, Susmitha C (NONUS)" w:date="2017-07-24T17:02:00Z"/>
          <w:rFonts w:ascii="Times New Roman" w:hAnsi="Times New Roman"/>
          <w:sz w:val="24"/>
          <w:szCs w:val="24"/>
        </w:rPr>
      </w:pPr>
      <w:ins w:id="2261" w:author="Palacherla, Susmitha C (NONUS)" w:date="2017-07-24T17:02:00Z">
        <w:r w:rsidRPr="001707D2">
          <w:rPr>
            <w:rFonts w:ascii="Times New Roman" w:hAnsi="Times New Roman"/>
            <w:sz w:val="24"/>
            <w:szCs w:val="24"/>
          </w:rPr>
          <w:tab/>
        </w:r>
        <w:r w:rsidRPr="001707D2">
          <w:rPr>
            <w:rFonts w:ascii="Times New Roman" w:hAnsi="Times New Roman"/>
            <w:sz w:val="24"/>
            <w:szCs w:val="24"/>
          </w:rPr>
          <w:tab/>
        </w:r>
        <w:r w:rsidRPr="001707D2">
          <w:rPr>
            <w:rFonts w:ascii="Times New Roman" w:hAnsi="Times New Roman"/>
            <w:sz w:val="24"/>
            <w:szCs w:val="24"/>
          </w:rPr>
          <w:tab/>
        </w:r>
        <w:r w:rsidRPr="001707D2">
          <w:rPr>
            <w:rFonts w:ascii="Times New Roman" w:hAnsi="Times New Roman"/>
            <w:sz w:val="24"/>
            <w:szCs w:val="24"/>
          </w:rPr>
          <w:tab/>
        </w:r>
        <w:r w:rsidRPr="001707D2">
          <w:rPr>
            <w:rFonts w:ascii="Times New Roman" w:hAnsi="Times New Roman"/>
            <w:sz w:val="24"/>
            <w:szCs w:val="24"/>
          </w:rPr>
          <w:tab/>
        </w:r>
      </w:ins>
    </w:p>
    <w:p w:rsidR="00D9759F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62" w:author="Palacherla, Susmitha C (NONUS)" w:date="2017-07-24T17:02:00Z"/>
          <w:rFonts w:ascii="Times New Roman" w:hAnsi="Times New Roman"/>
          <w:sz w:val="24"/>
          <w:szCs w:val="24"/>
        </w:rPr>
      </w:pPr>
      <w:ins w:id="2263" w:author="Palacherla, Susmitha C (NONUS)" w:date="2017-07-24T17:28:00Z">
        <w:r>
          <w:rPr>
            <w:noProof/>
          </w:rPr>
          <w:drawing>
            <wp:inline distT="0" distB="0" distL="0" distR="0" wp14:anchorId="5600298C" wp14:editId="63F49B0B">
              <wp:extent cx="2834640" cy="2743200"/>
              <wp:effectExtent l="0" t="0" r="3810" b="0"/>
              <wp:docPr id="82" name="Picture 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464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64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ins w:id="2265" w:author="Palacherla, Susmitha C (NONUS)" w:date="2017-07-24T17:02:00Z"/>
          <w:rFonts w:ascii="Times New Roman" w:hAnsi="Times New Roman"/>
        </w:rPr>
      </w:pPr>
      <w:ins w:id="2266" w:author="Palacherla, Susmitha C (NONUS)" w:date="2017-07-24T17:02:00Z">
        <w:r>
          <w:rPr>
            <w:rFonts w:ascii="Times New Roman" w:hAnsi="Times New Roman"/>
          </w:rPr>
          <w:t>R</w:t>
        </w:r>
        <w:r w:rsidRPr="001707D2">
          <w:rPr>
            <w:rFonts w:ascii="Times New Roman" w:hAnsi="Times New Roman"/>
          </w:rPr>
          <w:t>ow count</w:t>
        </w:r>
      </w:ins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67" w:author="Palacherla, Susmitha C (NONUS)" w:date="2017-07-24T17:02:00Z"/>
          <w:rFonts w:ascii="Times New Roman" w:hAnsi="Times New Roman"/>
          <w:sz w:val="24"/>
          <w:szCs w:val="24"/>
        </w:rPr>
      </w:pPr>
      <w:ins w:id="2268" w:author="Palacherla, Susmitha C (NONUS)" w:date="2017-07-24T17:02:00Z">
        <w:r w:rsidRPr="001707D2">
          <w:rPr>
            <w:rFonts w:ascii="Times New Roman" w:hAnsi="Times New Roman"/>
            <w:noProof/>
          </w:rPr>
          <w:drawing>
            <wp:inline distT="0" distB="0" distL="0" distR="0" wp14:anchorId="39E08837" wp14:editId="75D66A2A">
              <wp:extent cx="3236976" cy="2743200"/>
              <wp:effectExtent l="0" t="0" r="1905" b="0"/>
              <wp:docPr id="77" name="Picture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697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69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70" w:author="Palacherla, Susmitha C (NONUS)" w:date="2017-07-24T17:38:00Z"/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71" w:author="Palacherla, Susmitha C (NONUS)" w:date="2017-07-24T17:38:00Z"/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72" w:author="Palacherla, Susmitha C (NONUS)" w:date="2017-07-24T17:38:00Z"/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73" w:author="Palacherla, Susmitha C (NONUS)" w:date="2017-07-24T17:38:00Z"/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74" w:author="Palacherla, Susmitha C (NONUS)" w:date="2017-07-24T17:38:00Z"/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75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2214F4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ins w:id="2276" w:author="Palacherla, Susmitha C (NONUS)" w:date="2017-07-24T17:02:00Z"/>
          <w:rFonts w:ascii="Times New Roman" w:hAnsi="Times New Roman"/>
        </w:rPr>
      </w:pPr>
      <w:ins w:id="2277" w:author="Palacherla, Susmitha C (NONUS)" w:date="2017-07-24T17:28:00Z">
        <w:r>
          <w:rPr>
            <w:rFonts w:ascii="Times New Roman" w:hAnsi="Times New Roman"/>
          </w:rPr>
          <w:lastRenderedPageBreak/>
          <w:t>O</w:t>
        </w:r>
      </w:ins>
      <w:ins w:id="2278" w:author="Palacherla, Susmitha C (NONUS)" w:date="2017-07-24T17:02:00Z">
        <w:r w:rsidR="00D9759F" w:rsidRPr="001707D2">
          <w:rPr>
            <w:rFonts w:ascii="Times New Roman" w:hAnsi="Times New Roman"/>
          </w:rPr>
          <w:t>LEDB Destination</w:t>
        </w:r>
      </w:ins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79" w:author="Palacherla, Susmitha C (NONUS)" w:date="2017-07-24T17:02:00Z"/>
          <w:rFonts w:ascii="Times New Roman" w:hAnsi="Times New Roman"/>
        </w:rPr>
      </w:pPr>
      <w:ins w:id="2280" w:author="Palacherla, Susmitha C (NONUS)" w:date="2017-07-24T17:02:00Z">
        <w:r w:rsidRPr="001707D2">
          <w:rPr>
            <w:rFonts w:ascii="Times New Roman" w:hAnsi="Times New Roman"/>
            <w:noProof/>
          </w:rPr>
          <w:drawing>
            <wp:inline distT="0" distB="0" distL="0" distR="0" wp14:anchorId="3DB3B256" wp14:editId="31CD686E">
              <wp:extent cx="3822192" cy="2743200"/>
              <wp:effectExtent l="0" t="0" r="6985" b="0"/>
              <wp:docPr id="78" name="Picture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2219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81" w:author="Palacherla, Susmitha C (NONUS)" w:date="2017-07-24T17:29:00Z"/>
          <w:rFonts w:ascii="Times New Roman" w:hAnsi="Times New Roman"/>
        </w:rPr>
      </w:pPr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82" w:author="Palacherla, Susmitha C (NONUS)" w:date="2017-07-24T17:29:00Z"/>
          <w:rFonts w:ascii="Times New Roman" w:hAnsi="Times New Roman"/>
        </w:rPr>
      </w:pPr>
    </w:p>
    <w:p w:rsidR="002214F4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83" w:author="Palacherla, Susmitha C (NONUS)" w:date="2017-07-24T17:02:00Z"/>
          <w:rFonts w:ascii="Times New Roman" w:hAnsi="Times New Roman"/>
        </w:rPr>
      </w:pPr>
      <w:ins w:id="2284" w:author="Palacherla, Susmitha C (NONUS)" w:date="2017-07-24T17:29:00Z">
        <w:r>
          <w:rPr>
            <w:noProof/>
          </w:rPr>
          <w:drawing>
            <wp:inline distT="0" distB="0" distL="0" distR="0" wp14:anchorId="7823B43F" wp14:editId="499356A9">
              <wp:extent cx="3502152" cy="2743200"/>
              <wp:effectExtent l="0" t="0" r="3175" b="0"/>
              <wp:docPr id="83" name="Picture 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215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85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86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87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88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289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290" w:author="Palacherla, Susmitha C (NONUS)" w:date="2017-07-24T17:02:00Z"/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ins w:id="2291" w:author="Palacherla, Susmitha C (NONUS)" w:date="2017-07-24T17:02:00Z"/>
          <w:rFonts w:ascii="Times New Roman" w:hAnsi="Times New Roman"/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292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293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C70395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294" w:author="Palacherla, Susmitha C (NONUS)" w:date="2017-07-24T17:29:00Z"/>
          <w:rFonts w:ascii="Times New Roman" w:hAnsi="Times New Roman"/>
          <w:sz w:val="24"/>
          <w:szCs w:val="24"/>
          <w:rPrChange w:id="2295" w:author="Palacherla, Susmitha C (NONUS)" w:date="2017-07-24T16:49:00Z">
            <w:rPr>
              <w:del w:id="2296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C70395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297" w:author="Palacherla, Susmitha C (NONUS)" w:date="2017-07-24T17:29:00Z"/>
          <w:rFonts w:ascii="Times New Roman" w:hAnsi="Times New Roman"/>
          <w:sz w:val="24"/>
          <w:szCs w:val="24"/>
          <w:rPrChange w:id="2298" w:author="Palacherla, Susmitha C (NONUS)" w:date="2017-07-24T16:49:00Z">
            <w:rPr>
              <w:del w:id="2299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C70395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00" w:author="Palacherla, Susmitha C (NONUS)" w:date="2017-07-24T17:29:00Z"/>
          <w:rFonts w:ascii="Times New Roman" w:hAnsi="Times New Roman"/>
          <w:sz w:val="24"/>
          <w:szCs w:val="24"/>
          <w:rPrChange w:id="2301" w:author="Palacherla, Susmitha C (NONUS)" w:date="2017-07-24T16:49:00Z">
            <w:rPr>
              <w:del w:id="2302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C70395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03" w:author="Palacherla, Susmitha C (NONUS)" w:date="2017-07-24T17:29:00Z"/>
          <w:rFonts w:ascii="Times New Roman" w:hAnsi="Times New Roman"/>
          <w:sz w:val="24"/>
          <w:szCs w:val="24"/>
          <w:rPrChange w:id="2304" w:author="Palacherla, Susmitha C (NONUS)" w:date="2017-07-24T16:49:00Z">
            <w:rPr>
              <w:del w:id="2305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C70395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06" w:author="Palacherla, Susmitha C (NONUS)" w:date="2017-07-24T17:29:00Z"/>
          <w:rFonts w:ascii="Times New Roman" w:hAnsi="Times New Roman"/>
          <w:sz w:val="24"/>
          <w:szCs w:val="24"/>
          <w:rPrChange w:id="2307" w:author="Palacherla, Susmitha C (NONUS)" w:date="2017-07-24T16:49:00Z">
            <w:rPr>
              <w:del w:id="2308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C70395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09" w:author="Palacherla, Susmitha C (NONUS)" w:date="2017-07-24T17:29:00Z"/>
          <w:rFonts w:ascii="Times New Roman" w:hAnsi="Times New Roman"/>
          <w:sz w:val="24"/>
          <w:szCs w:val="24"/>
          <w:rPrChange w:id="2310" w:author="Palacherla, Susmitha C (NONUS)" w:date="2017-07-24T16:49:00Z">
            <w:rPr>
              <w:del w:id="2311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C70395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12" w:author="Palacherla, Susmitha C (NONUS)" w:date="2017-07-24T17:29:00Z"/>
          <w:rFonts w:ascii="Times New Roman" w:hAnsi="Times New Roman"/>
          <w:sz w:val="24"/>
          <w:szCs w:val="24"/>
          <w:rPrChange w:id="2313" w:author="Palacherla, Susmitha C (NONUS)" w:date="2017-07-24T16:49:00Z">
            <w:rPr>
              <w:del w:id="2314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C70395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15" w:author="Palacherla, Susmitha C (NONUS)" w:date="2017-07-24T17:29:00Z"/>
          <w:rFonts w:ascii="Times New Roman" w:hAnsi="Times New Roman"/>
          <w:sz w:val="24"/>
          <w:szCs w:val="24"/>
          <w:rPrChange w:id="2316" w:author="Palacherla, Susmitha C (NONUS)" w:date="2017-07-24T16:49:00Z">
            <w:rPr>
              <w:del w:id="2317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385FF7" w:rsidRPr="00FD2034" w:rsidDel="00C70395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18" w:author="Palacherla, Susmitha C (NONUS)" w:date="2017-07-24T17:29:00Z"/>
          <w:rFonts w:ascii="Times New Roman" w:hAnsi="Times New Roman"/>
          <w:sz w:val="24"/>
          <w:szCs w:val="24"/>
          <w:rPrChange w:id="2319" w:author="Palacherla, Susmitha C (NONUS)" w:date="2017-07-24T16:49:00Z">
            <w:rPr>
              <w:del w:id="2320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45632" w:rsidRPr="00FD2034" w:rsidDel="00C70395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21" w:author="Palacherla, Susmitha C (NONUS)" w:date="2017-07-24T17:29:00Z"/>
          <w:rFonts w:ascii="Times New Roman" w:hAnsi="Times New Roman"/>
          <w:sz w:val="24"/>
          <w:szCs w:val="24"/>
          <w:rPrChange w:id="2322" w:author="Palacherla, Susmitha C (NONUS)" w:date="2017-07-24T16:49:00Z">
            <w:rPr>
              <w:del w:id="2323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45632" w:rsidRPr="00FD2034" w:rsidDel="00C70395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24" w:author="Palacherla, Susmitha C (NONUS)" w:date="2017-07-24T17:29:00Z"/>
          <w:rFonts w:ascii="Times New Roman" w:hAnsi="Times New Roman"/>
          <w:sz w:val="24"/>
          <w:szCs w:val="24"/>
          <w:rPrChange w:id="2325" w:author="Palacherla, Susmitha C (NONUS)" w:date="2017-07-24T16:49:00Z">
            <w:rPr>
              <w:del w:id="2326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45632" w:rsidRPr="00FD2034" w:rsidDel="00C70395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27" w:author="Palacherla, Susmitha C (NONUS)" w:date="2017-07-24T17:29:00Z"/>
          <w:rFonts w:ascii="Times New Roman" w:hAnsi="Times New Roman"/>
          <w:sz w:val="24"/>
          <w:szCs w:val="24"/>
          <w:rPrChange w:id="2328" w:author="Palacherla, Susmitha C (NONUS)" w:date="2017-07-24T16:49:00Z">
            <w:rPr>
              <w:del w:id="2329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45632" w:rsidRPr="00FD2034" w:rsidDel="00C70395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330" w:author="Palacherla, Susmitha C (NONUS)" w:date="2017-07-24T17:29:00Z"/>
          <w:rFonts w:ascii="Times New Roman" w:hAnsi="Times New Roman"/>
          <w:sz w:val="24"/>
          <w:szCs w:val="24"/>
          <w:rPrChange w:id="2331" w:author="Palacherla, Susmitha C (NONUS)" w:date="2017-07-24T16:49:00Z">
            <w:rPr>
              <w:del w:id="2332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217335" w:rsidRPr="00FD2034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333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217335" w:rsidRPr="00FD2034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334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445632" w:rsidRPr="00FD2034" w:rsidRDefault="00445632" w:rsidP="00385FF7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2335" w:author="Palacherla, Susmitha C (NONUS)" w:date="2017-07-24T16:49:00Z">
            <w:rPr>
              <w:rFonts w:asciiTheme="minorHAnsi" w:hAnsiTheme="minorHAnsi" w:cs="Arial"/>
              <w:b/>
            </w:rPr>
          </w:rPrChange>
        </w:rPr>
      </w:pPr>
      <w:r w:rsidRPr="00FD2034">
        <w:rPr>
          <w:rFonts w:ascii="Times New Roman" w:hAnsi="Times New Roman"/>
          <w:b/>
          <w:rPrChange w:id="2336" w:author="Palacherla, Susmitha C (NONUS)" w:date="2017-07-24T16:49:00Z">
            <w:rPr>
              <w:rFonts w:asciiTheme="minorHAnsi" w:hAnsiTheme="minorHAnsi" w:cs="Arial"/>
              <w:b/>
            </w:rPr>
          </w:rPrChange>
        </w:rPr>
        <w:t>Event Handlers</w:t>
      </w:r>
    </w:p>
    <w:p w:rsidR="00445632" w:rsidRPr="00FD2034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  <w:rPrChange w:id="2337" w:author="Palacherla, Susmitha C (NONUS)" w:date="2017-07-24T16:49:00Z">
            <w:rPr>
              <w:rFonts w:asciiTheme="minorHAnsi" w:hAnsiTheme="minorHAnsi" w:cs="Arial"/>
              <w:b/>
            </w:rPr>
          </w:rPrChange>
        </w:rPr>
      </w:pPr>
    </w:p>
    <w:p w:rsidR="00445632" w:rsidRPr="00FD2034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  <w:rPrChange w:id="2338" w:author="Palacherla, Susmitha C (NONUS)" w:date="2017-07-24T16:49:00Z">
            <w:rPr>
              <w:rFonts w:asciiTheme="minorHAnsi" w:hAnsiTheme="minorHAnsi" w:cs="Arial"/>
              <w:b/>
            </w:rPr>
          </w:rPrChange>
        </w:rPr>
      </w:pPr>
    </w:p>
    <w:p w:rsidR="00445632" w:rsidRPr="00FD2034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rPrChange w:id="2339" w:author="Palacherla, Susmitha C (NONUS)" w:date="2017-07-24T16:49:00Z">
            <w:rPr>
              <w:rFonts w:asciiTheme="minorHAnsi" w:hAnsiTheme="minorHAnsi" w:cs="Arial"/>
            </w:rPr>
          </w:rPrChange>
        </w:rPr>
      </w:pPr>
      <w:r w:rsidRPr="00FD2034">
        <w:rPr>
          <w:rFonts w:ascii="Times New Roman" w:hAnsi="Times New Roman"/>
          <w:rPrChange w:id="2340" w:author="Palacherla, Susmitha C (NONUS)" w:date="2017-07-24T16:49:00Z">
            <w:rPr>
              <w:rFonts w:asciiTheme="minorHAnsi" w:hAnsiTheme="minorHAnsi" w:cs="Arial"/>
            </w:rPr>
          </w:rPrChange>
        </w:rPr>
        <w:t xml:space="preserve">Executable: </w:t>
      </w:r>
      <w:proofErr w:type="spellStart"/>
      <w:r w:rsidRPr="00FD2034">
        <w:rPr>
          <w:rFonts w:ascii="Times New Roman" w:hAnsi="Times New Roman"/>
          <w:rPrChange w:id="2341" w:author="Palacherla, Susmitha C (NONUS)" w:date="2017-07-24T16:49:00Z">
            <w:rPr>
              <w:rFonts w:asciiTheme="minorHAnsi" w:hAnsiTheme="minorHAnsi" w:cs="Arial"/>
            </w:rPr>
          </w:rPrChange>
        </w:rPr>
        <w:t>ETS_coaching</w:t>
      </w:r>
      <w:proofErr w:type="spellEnd"/>
    </w:p>
    <w:p w:rsidR="00445632" w:rsidRPr="00FD2034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rPrChange w:id="2342" w:author="Palacherla, Susmitha C (NONUS)" w:date="2017-07-24T16:49:00Z">
            <w:rPr>
              <w:rFonts w:asciiTheme="minorHAnsi" w:hAnsiTheme="minorHAnsi" w:cs="Arial"/>
            </w:rPr>
          </w:rPrChange>
        </w:rPr>
      </w:pPr>
      <w:proofErr w:type="spellStart"/>
      <w:r w:rsidRPr="00FD2034">
        <w:rPr>
          <w:rFonts w:ascii="Times New Roman" w:hAnsi="Times New Roman"/>
          <w:rPrChange w:id="2343" w:author="Palacherla, Susmitha C (NONUS)" w:date="2017-07-24T16:49:00Z">
            <w:rPr>
              <w:rFonts w:asciiTheme="minorHAnsi" w:hAnsiTheme="minorHAnsi" w:cs="Arial"/>
            </w:rPr>
          </w:rPrChange>
        </w:rPr>
        <w:t>EventHandler</w:t>
      </w:r>
      <w:proofErr w:type="spellEnd"/>
      <w:r w:rsidRPr="00FD2034">
        <w:rPr>
          <w:rFonts w:ascii="Times New Roman" w:hAnsi="Times New Roman"/>
          <w:rPrChange w:id="2344" w:author="Palacherla, Susmitha C (NONUS)" w:date="2017-07-24T16:49:00Z">
            <w:rPr>
              <w:rFonts w:asciiTheme="minorHAnsi" w:hAnsiTheme="minorHAnsi" w:cs="Arial"/>
            </w:rPr>
          </w:rPrChange>
        </w:rPr>
        <w:t xml:space="preserve">: </w:t>
      </w:r>
      <w:proofErr w:type="spellStart"/>
      <w:r w:rsidRPr="00FD2034">
        <w:rPr>
          <w:rFonts w:ascii="Times New Roman" w:hAnsi="Times New Roman"/>
          <w:rPrChange w:id="2345" w:author="Palacherla, Susmitha C (NONUS)" w:date="2017-07-24T16:49:00Z">
            <w:rPr>
              <w:rFonts w:asciiTheme="minorHAnsi" w:hAnsiTheme="minorHAnsi" w:cs="Arial"/>
            </w:rPr>
          </w:rPrChange>
        </w:rPr>
        <w:t>OntaskFailed</w:t>
      </w:r>
      <w:proofErr w:type="spellEnd"/>
    </w:p>
    <w:p w:rsidR="004D3B66" w:rsidRPr="00FD2034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34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FD2034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347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FD2034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34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FD2034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349" w:author="Palacherla, Susmitha C (NONUS)" w:date="2017-07-24T16:49:00Z">
            <w:rPr/>
          </w:rPrChange>
        </w:rPr>
      </w:pPr>
      <w:r w:rsidRPr="00FD2034">
        <w:rPr>
          <w:rFonts w:ascii="Times New Roman" w:hAnsi="Times New Roman"/>
          <w:noProof/>
          <w:rPrChange w:id="2350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45294A06" wp14:editId="778857C5">
            <wp:extent cx="43434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FD2034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351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FD2034" w:rsidDel="00C70395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352" w:author="Palacherla, Susmitha C (NONUS)" w:date="2017-07-24T17:29:00Z"/>
          <w:rFonts w:ascii="Times New Roman" w:hAnsi="Times New Roman"/>
          <w:sz w:val="24"/>
          <w:szCs w:val="24"/>
          <w:rPrChange w:id="2353" w:author="Palacherla, Susmitha C (NONUS)" w:date="2017-07-24T16:49:00Z">
            <w:rPr>
              <w:del w:id="2354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D3B66" w:rsidRPr="00FD2034" w:rsidDel="00C70395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355" w:author="Palacherla, Susmitha C (NONUS)" w:date="2017-07-24T17:29:00Z"/>
          <w:rFonts w:ascii="Times New Roman" w:hAnsi="Times New Roman"/>
          <w:sz w:val="24"/>
          <w:szCs w:val="24"/>
          <w:rPrChange w:id="2356" w:author="Palacherla, Susmitha C (NONUS)" w:date="2017-07-24T16:49:00Z">
            <w:rPr>
              <w:del w:id="2357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D3B66" w:rsidRPr="00FD2034" w:rsidDel="00C70395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358" w:author="Palacherla, Susmitha C (NONUS)" w:date="2017-07-24T17:29:00Z"/>
          <w:rFonts w:ascii="Times New Roman" w:hAnsi="Times New Roman"/>
          <w:sz w:val="24"/>
          <w:szCs w:val="24"/>
          <w:rPrChange w:id="2359" w:author="Palacherla, Susmitha C (NONUS)" w:date="2017-07-24T16:49:00Z">
            <w:rPr>
              <w:del w:id="2360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D3B66" w:rsidRPr="00FD2034" w:rsidDel="00C70395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361" w:author="Palacherla, Susmitha C (NONUS)" w:date="2017-07-24T17:29:00Z"/>
          <w:rFonts w:ascii="Times New Roman" w:hAnsi="Times New Roman"/>
          <w:sz w:val="24"/>
          <w:szCs w:val="24"/>
          <w:rPrChange w:id="2362" w:author="Palacherla, Susmitha C (NONUS)" w:date="2017-07-24T16:49:00Z">
            <w:rPr>
              <w:del w:id="2363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D3B66" w:rsidRPr="00FD2034" w:rsidDel="00C70395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364" w:author="Palacherla, Susmitha C (NONUS)" w:date="2017-07-24T17:29:00Z"/>
          <w:rFonts w:ascii="Times New Roman" w:hAnsi="Times New Roman"/>
          <w:sz w:val="24"/>
          <w:szCs w:val="24"/>
          <w:rPrChange w:id="2365" w:author="Palacherla, Susmitha C (NONUS)" w:date="2017-07-24T16:49:00Z">
            <w:rPr>
              <w:del w:id="2366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45632" w:rsidRPr="00FD2034" w:rsidDel="00C70395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367" w:author="Palacherla, Susmitha C (NONUS)" w:date="2017-07-24T17:29:00Z"/>
          <w:rFonts w:ascii="Times New Roman" w:hAnsi="Times New Roman"/>
          <w:sz w:val="24"/>
          <w:szCs w:val="24"/>
          <w:rPrChange w:id="2368" w:author="Palacherla, Susmitha C (NONUS)" w:date="2017-07-24T16:49:00Z">
            <w:rPr>
              <w:del w:id="2369" w:author="Palacherla, Susmitha C (NONUS)" w:date="2017-07-24T17:29:00Z"/>
              <w:rFonts w:ascii="Arial" w:hAnsi="Arial" w:cs="Arial"/>
              <w:sz w:val="24"/>
              <w:szCs w:val="24"/>
            </w:rPr>
          </w:rPrChange>
        </w:rPr>
      </w:pPr>
    </w:p>
    <w:p w:rsidR="00445632" w:rsidRPr="00FD2034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370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2371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61AA85DC" wp14:editId="1597E823">
            <wp:extent cx="5138928" cy="1828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FD2034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372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445632" w:rsidRPr="00FD2034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373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2374" w:author="Palacherla, Susmitha C (NONUS)" w:date="2017-07-24T16:49:00Z">
            <w:rPr>
              <w:noProof/>
            </w:rPr>
          </w:rPrChange>
        </w:rPr>
        <w:lastRenderedPageBreak/>
        <w:drawing>
          <wp:inline distT="0" distB="0" distL="0" distR="0" wp14:anchorId="05E40628" wp14:editId="5141DA81">
            <wp:extent cx="4864608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FD2034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375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445632" w:rsidRPr="00FD2034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376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  <w:r w:rsidRPr="00FD2034">
        <w:rPr>
          <w:rFonts w:ascii="Times New Roman" w:hAnsi="Times New Roman"/>
          <w:noProof/>
          <w:rPrChange w:id="2377" w:author="Palacherla, Susmitha C (NONUS)" w:date="2017-07-24T16:49:00Z">
            <w:rPr>
              <w:noProof/>
            </w:rPr>
          </w:rPrChange>
        </w:rPr>
        <w:drawing>
          <wp:inline distT="0" distB="0" distL="0" distR="0" wp14:anchorId="326B7A3B" wp14:editId="2034C049">
            <wp:extent cx="3118104" cy="274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FD2034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378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79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80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81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82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83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84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85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86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87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388" w:author="Palacherla, Susmitha C (NONUS)" w:date="2017-07-24T17:30:00Z"/>
          <w:rFonts w:ascii="Times New Roman" w:hAnsi="Times New Roman"/>
          <w:sz w:val="24"/>
          <w:szCs w:val="24"/>
        </w:rPr>
      </w:pPr>
    </w:p>
    <w:p w:rsidR="00C70395" w:rsidRPr="00FD2034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389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FD2034" w:rsidDel="00750775" w:rsidRDefault="00C17108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2390" w:author="Palacherla, Susmitha C (NONUS)" w:date="2017-07-24T17:30:00Z"/>
          <w:rFonts w:ascii="Times New Roman" w:hAnsi="Times New Roman"/>
          <w:rPrChange w:id="2391" w:author="Palacherla, Susmitha C (NONUS)" w:date="2017-07-24T16:49:00Z">
            <w:rPr>
              <w:del w:id="2392" w:author="Palacherla, Susmitha C (NONUS)" w:date="2017-07-24T17:30:00Z"/>
            </w:rPr>
          </w:rPrChange>
        </w:rPr>
      </w:pPr>
      <w:del w:id="2393" w:author="Palacherla, Susmitha C (NONUS)" w:date="2017-07-24T17:30:00Z">
        <w:r w:rsidRPr="00FD2034" w:rsidDel="00750775">
          <w:rPr>
            <w:rFonts w:ascii="Times New Roman" w:hAnsi="Times New Roman"/>
            <w:rPrChange w:id="2394" w:author="Palacherla, Susmitha C (NONUS)" w:date="2017-07-24T16:49:00Z">
              <w:rPr/>
            </w:rPrChange>
          </w:rPr>
          <w:delText>R</w:delText>
        </w:r>
        <w:r w:rsidR="00280149" w:rsidRPr="00FD2034" w:rsidDel="00750775">
          <w:rPr>
            <w:rFonts w:ascii="Times New Roman" w:hAnsi="Times New Roman"/>
            <w:rPrChange w:id="2395" w:author="Palacherla, Susmitha C (NONUS)" w:date="2017-07-24T16:49:00Z">
              <w:rPr/>
            </w:rPrChange>
          </w:rPr>
          <w:delText>e</w:delText>
        </w:r>
        <w:r w:rsidR="004D3B66" w:rsidRPr="00FD2034" w:rsidDel="00750775">
          <w:rPr>
            <w:rFonts w:ascii="Times New Roman" w:hAnsi="Times New Roman"/>
            <w:rPrChange w:id="2396" w:author="Palacherla, Susmitha C (NONUS)" w:date="2017-07-24T16:49:00Z">
              <w:rPr/>
            </w:rPrChange>
          </w:rPr>
          <w:delText>ference Document for Code: eCoaching_</w:delText>
        </w:r>
        <w:r w:rsidR="002C13F0" w:rsidRPr="00FD2034" w:rsidDel="00750775">
          <w:rPr>
            <w:rFonts w:ascii="Times New Roman" w:hAnsi="Times New Roman"/>
            <w:rPrChange w:id="2397" w:author="Palacherla, Susmitha C (NONUS)" w:date="2017-07-24T16:49:00Z">
              <w:rPr/>
            </w:rPrChange>
          </w:rPr>
          <w:delText>ETS</w:delText>
        </w:r>
        <w:r w:rsidR="004D3B66" w:rsidRPr="00FD2034" w:rsidDel="00750775">
          <w:rPr>
            <w:rFonts w:ascii="Times New Roman" w:hAnsi="Times New Roman"/>
            <w:rPrChange w:id="2398" w:author="Palacherla, Susmitha C (NONUS)" w:date="2017-07-24T16:49:00Z">
              <w:rPr/>
            </w:rPrChange>
          </w:rPr>
          <w:delText>_Create.sql</w:delText>
        </w:r>
        <w:bookmarkStart w:id="2399" w:name="_Toc488681055"/>
        <w:bookmarkStart w:id="2400" w:name="_Toc488681268"/>
        <w:bookmarkStart w:id="2401" w:name="_Toc488681299"/>
        <w:bookmarkEnd w:id="2399"/>
        <w:bookmarkEnd w:id="2400"/>
        <w:bookmarkEnd w:id="2401"/>
      </w:del>
    </w:p>
    <w:p w:rsidR="004D3B66" w:rsidRPr="00FD2034" w:rsidDel="00C70395" w:rsidRDefault="004D3B66" w:rsidP="004A6D60">
      <w:pPr>
        <w:spacing w:after="0"/>
        <w:ind w:left="1080"/>
        <w:rPr>
          <w:del w:id="2402" w:author="Palacherla, Susmitha C (NONUS)" w:date="2017-07-24T17:30:00Z"/>
          <w:rFonts w:ascii="Times New Roman" w:hAnsi="Times New Roman"/>
          <w:rPrChange w:id="2403" w:author="Palacherla, Susmitha C (NONUS)" w:date="2017-07-24T16:49:00Z">
            <w:rPr>
              <w:del w:id="2404" w:author="Palacherla, Susmitha C (NONUS)" w:date="2017-07-24T17:30:00Z"/>
            </w:rPr>
          </w:rPrChange>
        </w:rPr>
      </w:pPr>
      <w:bookmarkStart w:id="2405" w:name="_Toc488681056"/>
      <w:bookmarkStart w:id="2406" w:name="_Toc488681269"/>
      <w:bookmarkStart w:id="2407" w:name="_Toc488681300"/>
      <w:bookmarkEnd w:id="2405"/>
      <w:bookmarkEnd w:id="2406"/>
      <w:bookmarkEnd w:id="2407"/>
    </w:p>
    <w:p w:rsidR="007931F8" w:rsidRPr="00FD2034" w:rsidDel="00C70395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408" w:author="Palacherla, Susmitha C (NONUS)" w:date="2017-07-24T17:30:00Z"/>
          <w:rFonts w:ascii="Times New Roman" w:hAnsi="Times New Roman"/>
          <w:sz w:val="24"/>
          <w:szCs w:val="24"/>
          <w:rPrChange w:id="2409" w:author="Palacherla, Susmitha C (NONUS)" w:date="2017-07-24T16:49:00Z">
            <w:rPr>
              <w:del w:id="2410" w:author="Palacherla, Susmitha C (NONUS)" w:date="2017-07-24T17:30:00Z"/>
              <w:rFonts w:ascii="Arial" w:hAnsi="Arial" w:cs="Arial"/>
              <w:sz w:val="24"/>
              <w:szCs w:val="24"/>
            </w:rPr>
          </w:rPrChange>
        </w:rPr>
      </w:pPr>
      <w:bookmarkStart w:id="2411" w:name="_Toc488681057"/>
      <w:bookmarkStart w:id="2412" w:name="_Toc488681270"/>
      <w:bookmarkStart w:id="2413" w:name="_Toc488681301"/>
      <w:bookmarkEnd w:id="2411"/>
      <w:bookmarkEnd w:id="2412"/>
      <w:bookmarkEnd w:id="2413"/>
    </w:p>
    <w:p w:rsidR="007931F8" w:rsidRPr="00FD2034" w:rsidDel="00C70395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414" w:author="Palacherla, Susmitha C (NONUS)" w:date="2017-07-24T17:30:00Z"/>
          <w:rFonts w:ascii="Times New Roman" w:hAnsi="Times New Roman"/>
          <w:sz w:val="24"/>
          <w:szCs w:val="24"/>
          <w:rPrChange w:id="2415" w:author="Palacherla, Susmitha C (NONUS)" w:date="2017-07-24T16:49:00Z">
            <w:rPr>
              <w:del w:id="2416" w:author="Palacherla, Susmitha C (NONUS)" w:date="2017-07-24T17:30:00Z"/>
              <w:rFonts w:ascii="Arial" w:hAnsi="Arial" w:cs="Arial"/>
              <w:sz w:val="24"/>
              <w:szCs w:val="24"/>
            </w:rPr>
          </w:rPrChange>
        </w:rPr>
      </w:pPr>
      <w:bookmarkStart w:id="2417" w:name="_Toc488681058"/>
      <w:bookmarkStart w:id="2418" w:name="_Toc488681271"/>
      <w:bookmarkStart w:id="2419" w:name="_Toc488681302"/>
      <w:bookmarkEnd w:id="2417"/>
      <w:bookmarkEnd w:id="2418"/>
      <w:bookmarkEnd w:id="2419"/>
    </w:p>
    <w:p w:rsidR="002326CC" w:rsidRPr="00FD2034" w:rsidDel="00C70395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2420" w:author="Palacherla, Susmitha C (NONUS)" w:date="2017-07-24T17:30:00Z"/>
          <w:rFonts w:ascii="Times New Roman" w:hAnsi="Times New Roman"/>
          <w:noProof/>
          <w:rPrChange w:id="2421" w:author="Palacherla, Susmitha C (NONUS)" w:date="2017-07-24T16:49:00Z">
            <w:rPr>
              <w:del w:id="2422" w:author="Palacherla, Susmitha C (NONUS)" w:date="2017-07-24T17:30:00Z"/>
              <w:noProof/>
            </w:rPr>
          </w:rPrChange>
        </w:rPr>
      </w:pPr>
      <w:bookmarkStart w:id="2423" w:name="_Toc488681059"/>
      <w:bookmarkStart w:id="2424" w:name="_Toc488681272"/>
      <w:bookmarkStart w:id="2425" w:name="_Toc488681303"/>
      <w:bookmarkEnd w:id="2423"/>
      <w:bookmarkEnd w:id="2424"/>
      <w:bookmarkEnd w:id="2425"/>
    </w:p>
    <w:p w:rsidR="002326CC" w:rsidRPr="00FD2034" w:rsidDel="00C70395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2426" w:author="Palacherla, Susmitha C (NONUS)" w:date="2017-07-24T17:30:00Z"/>
          <w:rFonts w:ascii="Times New Roman" w:hAnsi="Times New Roman"/>
          <w:noProof/>
          <w:rPrChange w:id="2427" w:author="Palacherla, Susmitha C (NONUS)" w:date="2017-07-24T16:49:00Z">
            <w:rPr>
              <w:del w:id="2428" w:author="Palacherla, Susmitha C (NONUS)" w:date="2017-07-24T17:30:00Z"/>
              <w:noProof/>
            </w:rPr>
          </w:rPrChange>
        </w:rPr>
      </w:pPr>
      <w:bookmarkStart w:id="2429" w:name="_Toc488681060"/>
      <w:bookmarkStart w:id="2430" w:name="_Toc488681273"/>
      <w:bookmarkStart w:id="2431" w:name="_Toc488681304"/>
      <w:bookmarkEnd w:id="2429"/>
      <w:bookmarkEnd w:id="2430"/>
      <w:bookmarkEnd w:id="2431"/>
    </w:p>
    <w:p w:rsidR="002326CC" w:rsidRPr="00FD2034" w:rsidDel="00C70395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2432" w:author="Palacherla, Susmitha C (NONUS)" w:date="2017-07-24T17:30:00Z"/>
          <w:rFonts w:ascii="Times New Roman" w:hAnsi="Times New Roman"/>
          <w:noProof/>
          <w:rPrChange w:id="2433" w:author="Palacherla, Susmitha C (NONUS)" w:date="2017-07-24T16:49:00Z">
            <w:rPr>
              <w:del w:id="2434" w:author="Palacherla, Susmitha C (NONUS)" w:date="2017-07-24T17:30:00Z"/>
              <w:noProof/>
            </w:rPr>
          </w:rPrChange>
        </w:rPr>
      </w:pPr>
      <w:bookmarkStart w:id="2435" w:name="_Toc488681061"/>
      <w:bookmarkStart w:id="2436" w:name="_Toc488681274"/>
      <w:bookmarkStart w:id="2437" w:name="_Toc488681305"/>
      <w:bookmarkEnd w:id="2435"/>
      <w:bookmarkEnd w:id="2436"/>
      <w:bookmarkEnd w:id="2437"/>
    </w:p>
    <w:p w:rsidR="002326CC" w:rsidRPr="00FD2034" w:rsidDel="00C70395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2438" w:author="Palacherla, Susmitha C (NONUS)" w:date="2017-07-24T17:30:00Z"/>
          <w:rFonts w:ascii="Times New Roman" w:hAnsi="Times New Roman"/>
          <w:noProof/>
          <w:rPrChange w:id="2439" w:author="Palacherla, Susmitha C (NONUS)" w:date="2017-07-24T16:49:00Z">
            <w:rPr>
              <w:del w:id="2440" w:author="Palacherla, Susmitha C (NONUS)" w:date="2017-07-24T17:30:00Z"/>
              <w:noProof/>
            </w:rPr>
          </w:rPrChange>
        </w:rPr>
      </w:pPr>
      <w:bookmarkStart w:id="2441" w:name="_Toc488681062"/>
      <w:bookmarkStart w:id="2442" w:name="_Toc488681275"/>
      <w:bookmarkStart w:id="2443" w:name="_Toc488681306"/>
      <w:bookmarkEnd w:id="2441"/>
      <w:bookmarkEnd w:id="2442"/>
      <w:bookmarkEnd w:id="2443"/>
    </w:p>
    <w:p w:rsidR="002326CC" w:rsidRPr="00FD2034" w:rsidRDefault="002326CC" w:rsidP="0076086A">
      <w:pPr>
        <w:pStyle w:val="Heading3"/>
        <w:rPr>
          <w:rFonts w:ascii="Times New Roman" w:hAnsi="Times New Roman" w:cs="Times New Roman"/>
          <w:color w:val="auto"/>
          <w:rPrChange w:id="2444" w:author="Palacherla, Susmitha C (NONUS)" w:date="2017-07-24T16:49:00Z">
            <w:rPr>
              <w:rFonts w:ascii="Calibri" w:hAnsi="Calibri" w:cs="Times New Roman"/>
              <w:color w:val="auto"/>
            </w:rPr>
          </w:rPrChange>
        </w:rPr>
      </w:pPr>
      <w:bookmarkStart w:id="2445" w:name="_Toc488681307"/>
      <w:r w:rsidRPr="00FD2034">
        <w:rPr>
          <w:rFonts w:ascii="Times New Roman" w:hAnsi="Times New Roman" w:cs="Times New Roman"/>
          <w:color w:val="auto"/>
          <w:rPrChange w:id="2446" w:author="Palacherla, Susmitha C (NONUS)" w:date="2017-07-24T16:49:00Z">
            <w:rPr>
              <w:rFonts w:ascii="Calibri" w:hAnsi="Calibri" w:cs="Times New Roman"/>
              <w:color w:val="auto"/>
            </w:rPr>
          </w:rPrChange>
        </w:rPr>
        <w:t>Tables</w:t>
      </w:r>
      <w:bookmarkEnd w:id="2445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FD2034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447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FD2034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448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rPrChange w:id="2449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  <w:t>Table Name</w:t>
            </w:r>
          </w:p>
          <w:p w:rsidR="002326CC" w:rsidRPr="00FD2034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450" w:author="Palacherla, Susmitha C (NONUS)" w:date="2017-07-24T16:49:00Z">
                  <w:rPr>
                    <w:rFonts w:ascii="Arial" w:hAnsi="Arial" w:cs="Arial"/>
                    <w:b/>
                  </w:rPr>
                </w:rPrChange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FD2034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451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rPrChange w:id="2452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  <w:t>Table Description</w:t>
            </w:r>
          </w:p>
          <w:p w:rsidR="002326CC" w:rsidRPr="00FD2034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453" w:author="Palacherla, Susmitha C (NONUS)" w:date="2017-07-24T16:49:00Z">
                  <w:rPr>
                    <w:rFonts w:ascii="Arial" w:hAnsi="Arial" w:cs="Arial"/>
                    <w:b/>
                  </w:rPr>
                </w:rPrChange>
              </w:rPr>
            </w:pP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FD2034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  <w:rPrChange w:id="2454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55" w:author="Palacherla, Susmitha C (NONUS)" w:date="2017-07-24T16:49:00Z">
                  <w:rPr>
                    <w:rFonts w:ascii="Arial" w:hAnsi="Arial" w:cs="Arial"/>
                  </w:rPr>
                </w:rPrChange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56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rPrChange w:id="2457" w:author="Palacherla, Susmitha C (NONUS)" w:date="2017-07-24T16:49:00Z">
                  <w:rPr>
                    <w:rFonts w:ascii="Arial" w:hAnsi="Arial" w:cs="Arial"/>
                  </w:rPr>
                </w:rPrChange>
              </w:rPr>
              <w:t>ETS_Coaching_Stage</w:t>
            </w:r>
            <w:proofErr w:type="spellEnd"/>
          </w:p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58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59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60" w:author="Palacherla, Susmitha C (NONUS)" w:date="2017-07-24T16:49:00Z">
                  <w:rPr>
                    <w:rFonts w:ascii="Arial" w:hAnsi="Arial" w:cs="Arial"/>
                  </w:rPr>
                </w:rPrChange>
              </w:rPr>
              <w:t xml:space="preserve">Table used for staging the ETS records during the insert into </w:t>
            </w:r>
            <w:proofErr w:type="spellStart"/>
            <w:r w:rsidRPr="00FD2034">
              <w:rPr>
                <w:rFonts w:ascii="Times New Roman" w:hAnsi="Times New Roman"/>
                <w:rPrChange w:id="2461" w:author="Palacherla, Susmitha C (NONUS)" w:date="2017-07-24T16:49:00Z">
                  <w:rPr>
                    <w:rFonts w:ascii="Arial" w:hAnsi="Arial" w:cs="Arial"/>
                  </w:rPr>
                </w:rPrChange>
              </w:rPr>
              <w:t>Coaching_Log</w:t>
            </w:r>
            <w:proofErr w:type="spellEnd"/>
            <w:r w:rsidRPr="00FD2034">
              <w:rPr>
                <w:rFonts w:ascii="Times New Roman" w:hAnsi="Times New Roman"/>
                <w:rPrChange w:id="2462" w:author="Palacherla, Susmitha C (NONUS)" w:date="2017-07-24T16:49:00Z">
                  <w:rPr>
                    <w:rFonts w:ascii="Arial" w:hAnsi="Arial" w:cs="Arial"/>
                  </w:rPr>
                </w:rPrChange>
              </w:rPr>
              <w:t xml:space="preserve">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FD2034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  <w:rPrChange w:id="2463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64" w:author="Palacherla, Susmitha C (NONUS)" w:date="2017-07-24T16:49:00Z">
                  <w:rPr>
                    <w:rFonts w:ascii="Arial" w:hAnsi="Arial" w:cs="Arial"/>
                  </w:rPr>
                </w:rPrChange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65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rPrChange w:id="2466" w:author="Palacherla, Susmitha C (NONUS)" w:date="2017-07-24T16:49:00Z">
                  <w:rPr>
                    <w:rFonts w:ascii="Arial" w:hAnsi="Arial" w:cs="Arial"/>
                  </w:rPr>
                </w:rPrChange>
              </w:rPr>
              <w:t>ETS_Coaching_Fact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67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68" w:author="Palacherla, Susmitha C (NONUS)" w:date="2017-07-24T16:49:00Z">
                  <w:rPr>
                    <w:rFonts w:ascii="Arial" w:hAnsi="Arial" w:cs="Arial"/>
                  </w:rPr>
                </w:rPrChange>
              </w:rPr>
              <w:t>Table used for storing ETS source records loaded into the Coaching Log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FD2034" w:rsidRDefault="00E91D17" w:rsidP="00A71CC9">
            <w:pPr>
              <w:spacing w:line="240" w:lineRule="auto"/>
              <w:rPr>
                <w:rFonts w:ascii="Times New Roman" w:hAnsi="Times New Roman"/>
                <w:rPrChange w:id="2469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70" w:author="Palacherla, Susmitha C (NONUS)" w:date="2017-07-24T16:49:00Z">
                  <w:rPr>
                    <w:rFonts w:ascii="Arial" w:hAnsi="Arial" w:cs="Arial"/>
                  </w:rPr>
                </w:rPrChange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71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rPrChange w:id="2472" w:author="Palacherla, Susmitha C (NONUS)" w:date="2017-07-24T16:49:00Z">
                  <w:rPr>
                    <w:rFonts w:ascii="Arial" w:hAnsi="Arial" w:cs="Arial"/>
                  </w:rPr>
                </w:rPrChange>
              </w:rPr>
              <w:t>ETS_Coaching_Rejected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73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74" w:author="Palacherla, Susmitha C (NONUS)" w:date="2017-07-24T16:49:00Z">
                  <w:rPr>
                    <w:rFonts w:ascii="Arial" w:hAnsi="Arial" w:cs="Arial"/>
                  </w:rPr>
                </w:rPrChange>
              </w:rPr>
              <w:t xml:space="preserve">Table used for storing the rejected ETS records during the insert into </w:t>
            </w:r>
            <w:proofErr w:type="spellStart"/>
            <w:r w:rsidRPr="00FD2034">
              <w:rPr>
                <w:rFonts w:ascii="Times New Roman" w:hAnsi="Times New Roman"/>
                <w:rPrChange w:id="2475" w:author="Palacherla, Susmitha C (NONUS)" w:date="2017-07-24T16:49:00Z">
                  <w:rPr>
                    <w:rFonts w:ascii="Arial" w:hAnsi="Arial" w:cs="Arial"/>
                  </w:rPr>
                </w:rPrChange>
              </w:rPr>
              <w:t>Coaching_Log</w:t>
            </w:r>
            <w:proofErr w:type="spellEnd"/>
            <w:r w:rsidRPr="00FD2034">
              <w:rPr>
                <w:rFonts w:ascii="Times New Roman" w:hAnsi="Times New Roman"/>
                <w:rPrChange w:id="2476" w:author="Palacherla, Susmitha C (NONUS)" w:date="2017-07-24T16:49:00Z">
                  <w:rPr>
                    <w:rFonts w:ascii="Arial" w:hAnsi="Arial" w:cs="Arial"/>
                  </w:rPr>
                </w:rPrChange>
              </w:rPr>
              <w:t xml:space="preserve"> table. Logs are rejected when a record does not belong to a CSR or Supervisor job code.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FD2034" w:rsidRDefault="00E91D17" w:rsidP="00A71CC9">
            <w:pPr>
              <w:spacing w:line="240" w:lineRule="auto"/>
              <w:rPr>
                <w:rFonts w:ascii="Times New Roman" w:hAnsi="Times New Roman"/>
                <w:rPrChange w:id="2477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78" w:author="Palacherla, Susmitha C (NONUS)" w:date="2017-07-24T16:49:00Z">
                  <w:rPr>
                    <w:rFonts w:ascii="Arial" w:hAnsi="Arial" w:cs="Arial"/>
                  </w:rPr>
                </w:rPrChange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79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rPrChange w:id="2480" w:author="Palacherla, Susmitha C (NONUS)" w:date="2017-07-24T16:49:00Z">
                  <w:rPr>
                    <w:rFonts w:ascii="Arial" w:hAnsi="Arial" w:cs="Arial"/>
                  </w:rPr>
                </w:rPrChange>
              </w:rPr>
              <w:t>ETS_Description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81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82" w:author="Palacherla, Susmitha C (NONUS)" w:date="2017-07-24T16:49:00Z">
                  <w:rPr>
                    <w:rFonts w:ascii="Arial" w:hAnsi="Arial" w:cs="Arial"/>
                  </w:rPr>
                </w:rPrChange>
              </w:rPr>
              <w:t>Table used to store the 2-4 letter Report Code, Description and the hardcoded Description for the Report.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FD2034" w:rsidRDefault="00E91D17" w:rsidP="00A71CC9">
            <w:pPr>
              <w:spacing w:line="240" w:lineRule="auto"/>
              <w:rPr>
                <w:rFonts w:ascii="Times New Roman" w:hAnsi="Times New Roman"/>
                <w:rPrChange w:id="2483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84" w:author="Palacherla, Susmitha C (NONUS)" w:date="2017-07-24T16:49:00Z">
                  <w:rPr>
                    <w:rFonts w:ascii="Arial" w:hAnsi="Arial" w:cs="Arial"/>
                  </w:rPr>
                </w:rPrChange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85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rPrChange w:id="2486" w:author="Palacherla, Susmitha C (NONUS)" w:date="2017-07-24T16:49:00Z">
                  <w:rPr>
                    <w:rFonts w:ascii="Arial" w:hAnsi="Arial" w:cs="Arial"/>
                  </w:rPr>
                </w:rPrChange>
              </w:rPr>
              <w:t>ETS_FileList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487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488" w:author="Palacherla, Susmitha C (NONUS)" w:date="2017-07-24T16:49:00Z">
                  <w:rPr>
                    <w:rFonts w:ascii="Arial" w:hAnsi="Arial" w:cs="Arial"/>
                  </w:rPr>
                </w:rPrChange>
              </w:rPr>
              <w:t>Table used for storing the ETS file names and Load dates.</w:t>
            </w:r>
          </w:p>
        </w:tc>
      </w:tr>
    </w:tbl>
    <w:p w:rsidR="002326CC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ins w:id="2489" w:author="Palacherla, Susmitha C (NONUS)" w:date="2017-07-24T17:32:00Z"/>
          <w:rFonts w:ascii="Times New Roman" w:hAnsi="Times New Roman"/>
          <w:noProof/>
        </w:rPr>
      </w:pPr>
      <w:r w:rsidRPr="00FD2034">
        <w:rPr>
          <w:rFonts w:ascii="Times New Roman" w:hAnsi="Times New Roman"/>
          <w:noProof/>
          <w:rPrChange w:id="2490" w:author="Palacherla, Susmitha C (NONUS)" w:date="2017-07-24T16:49:00Z">
            <w:rPr>
              <w:noProof/>
            </w:rPr>
          </w:rPrChange>
        </w:rPr>
        <w:t>Table structure and details  in document: eCoaching_Database_DD.docx</w:t>
      </w:r>
    </w:p>
    <w:p w:rsidR="00750775" w:rsidRPr="00FD2034" w:rsidRDefault="00750775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rPrChange w:id="2491" w:author="Palacherla, Susmitha C (NONUS)" w:date="2017-07-24T16:49:00Z">
            <w:rPr>
              <w:noProof/>
            </w:rPr>
          </w:rPrChange>
        </w:rPr>
      </w:pPr>
      <w:ins w:id="2492" w:author="Palacherla, Susmitha C (NONUS)" w:date="2017-07-24T17:32:00Z">
        <w:r>
          <w:rPr>
            <w:rFonts w:ascii="Times New Roman" w:hAnsi="Times New Roman"/>
            <w:noProof/>
          </w:rPr>
          <w:t xml:space="preserve">Table creates in document: </w:t>
        </w:r>
      </w:ins>
      <w:ins w:id="2493" w:author="Palacherla, Susmitha C (NONUS)" w:date="2017-07-24T17:33:00Z">
        <w:r w:rsidRPr="00750775">
          <w:rPr>
            <w:rFonts w:ascii="Times New Roman" w:hAnsi="Times New Roman"/>
            <w:noProof/>
          </w:rPr>
          <w:t>CCO_eCoaching_ETS_Load_Tables_Create.sql</w:t>
        </w:r>
      </w:ins>
    </w:p>
    <w:p w:rsidR="005E5CD7" w:rsidRPr="00FD2034" w:rsidRDefault="00360E8C" w:rsidP="0076086A">
      <w:pPr>
        <w:pStyle w:val="Heading3"/>
        <w:rPr>
          <w:rFonts w:ascii="Times New Roman" w:hAnsi="Times New Roman" w:cs="Times New Roman"/>
          <w:color w:val="auto"/>
          <w:rPrChange w:id="2494" w:author="Palacherla, Susmitha C (NONUS)" w:date="2017-07-24T16:49:00Z">
            <w:rPr>
              <w:rFonts w:ascii="Calibri" w:hAnsi="Calibri" w:cs="Times New Roman"/>
              <w:color w:val="auto"/>
            </w:rPr>
          </w:rPrChange>
        </w:rPr>
      </w:pPr>
      <w:bookmarkStart w:id="2495" w:name="_Toc488681308"/>
      <w:r w:rsidRPr="00FD2034">
        <w:rPr>
          <w:rFonts w:ascii="Times New Roman" w:hAnsi="Times New Roman" w:cs="Times New Roman"/>
          <w:color w:val="auto"/>
          <w:rPrChange w:id="2496" w:author="Palacherla, Susmitha C (NONUS)" w:date="2017-07-24T16:49:00Z">
            <w:rPr>
              <w:rFonts w:ascii="Calibri" w:hAnsi="Calibri" w:cs="Times New Roman"/>
              <w:color w:val="auto"/>
            </w:rPr>
          </w:rPrChange>
        </w:rPr>
        <w:lastRenderedPageBreak/>
        <w:t>Procedures</w:t>
      </w:r>
      <w:bookmarkEnd w:id="2495"/>
      <w:r w:rsidRPr="00FD2034">
        <w:rPr>
          <w:rFonts w:ascii="Times New Roman" w:hAnsi="Times New Roman" w:cs="Times New Roman"/>
          <w:color w:val="auto"/>
          <w:rPrChange w:id="2497" w:author="Palacherla, Susmitha C (NONUS)" w:date="2017-07-24T16:49:00Z">
            <w:rPr>
              <w:rFonts w:ascii="Calibri" w:hAnsi="Calibri" w:cs="Times New Roman"/>
              <w:color w:val="auto"/>
            </w:rPr>
          </w:rPrChange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FD2034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498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FD2034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499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rPrChange w:id="2500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  <w:t>Procedure Name</w:t>
            </w:r>
          </w:p>
          <w:p w:rsidR="005E5CD7" w:rsidRPr="00FD2034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501" w:author="Palacherla, Susmitha C (NONUS)" w:date="2017-07-24T16:49:00Z">
                  <w:rPr>
                    <w:rFonts w:ascii="Arial" w:hAnsi="Arial" w:cs="Arial"/>
                    <w:b/>
                  </w:rPr>
                </w:rPrChange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FD2034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502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r w:rsidRPr="00FD2034">
              <w:rPr>
                <w:rFonts w:ascii="Times New Roman" w:hAnsi="Times New Roman"/>
                <w:b/>
                <w:bCs/>
                <w:rPrChange w:id="2503" w:author="Palacherla, Susmitha C (NONUS)" w:date="2017-07-24T16:49:00Z">
                  <w:rPr>
                    <w:rFonts w:ascii="Arial" w:hAnsi="Arial" w:cs="Arial"/>
                    <w:b/>
                    <w:bCs/>
                  </w:rPr>
                </w:rPrChange>
              </w:rPr>
              <w:t>Usage</w:t>
            </w:r>
          </w:p>
          <w:p w:rsidR="005E5CD7" w:rsidRPr="00FD2034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504" w:author="Palacherla, Susmitha C (NONUS)" w:date="2017-07-24T16:49:00Z">
                  <w:rPr>
                    <w:rFonts w:ascii="Arial" w:hAnsi="Arial" w:cs="Arial"/>
                    <w:b/>
                  </w:rPr>
                </w:rPrChange>
              </w:rPr>
            </w:pP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FD2034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  <w:rPrChange w:id="2505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506" w:author="Palacherla, Susmitha C (NONUS)" w:date="2017-07-24T16:49:00Z">
                  <w:rPr>
                    <w:rFonts w:ascii="Arial" w:hAnsi="Arial" w:cs="Arial"/>
                  </w:rPr>
                </w:rPrChange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FD2034" w:rsidRDefault="00E91D17" w:rsidP="00445632">
            <w:pPr>
              <w:rPr>
                <w:rFonts w:ascii="Times New Roman" w:hAnsi="Times New Roman"/>
                <w:rPrChange w:id="2507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rPrChange w:id="2508" w:author="Palacherla, Susmitha C (NONUS)" w:date="2017-07-24T16:49:00Z">
                  <w:rPr/>
                </w:rPrChange>
              </w:rPr>
              <w:t xml:space="preserve"> </w:t>
            </w:r>
            <w:proofErr w:type="spellStart"/>
            <w:r w:rsidRPr="00FD2034">
              <w:rPr>
                <w:rFonts w:ascii="Times New Roman" w:hAnsi="Times New Roman"/>
                <w:rPrChange w:id="2509" w:author="Palacherla, Susmitha C (NONUS)" w:date="2017-07-24T16:49:00Z">
                  <w:rPr/>
                </w:rPrChange>
              </w:rPr>
              <w:t>sp_Update_ETS_Coaching_Stage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FD2034" w:rsidRDefault="00E91D17" w:rsidP="00445632">
            <w:pPr>
              <w:spacing w:line="240" w:lineRule="auto"/>
              <w:rPr>
                <w:rFonts w:ascii="Times New Roman" w:hAnsi="Times New Roman"/>
                <w:rPrChange w:id="2510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511" w:author="Palacherla, Susmitha C (NONUS)" w:date="2017-07-24T16:49:00Z">
                  <w:rPr>
                    <w:rFonts w:ascii="Arial" w:hAnsi="Arial" w:cs="Arial"/>
                  </w:rPr>
                </w:rPrChange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FD2034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  <w:rPrChange w:id="2512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513" w:author="Palacherla, Susmitha C (NONUS)" w:date="2017-07-24T16:49:00Z">
                  <w:rPr>
                    <w:rFonts w:ascii="Arial" w:hAnsi="Arial" w:cs="Arial"/>
                  </w:rPr>
                </w:rPrChange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FD2034" w:rsidRDefault="00E91D17" w:rsidP="00445632">
            <w:pPr>
              <w:rPr>
                <w:rFonts w:ascii="Times New Roman" w:hAnsi="Times New Roman"/>
                <w:rPrChange w:id="2514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rPrChange w:id="2515" w:author="Palacherla, Susmitha C (NONUS)" w:date="2017-07-24T16:49:00Z">
                  <w:rPr/>
                </w:rPrChange>
              </w:rPr>
              <w:t>sp_InsertInto_Coaching_Log_ETS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FD2034" w:rsidRDefault="00E91D17" w:rsidP="00445632">
            <w:pPr>
              <w:rPr>
                <w:rFonts w:ascii="Times New Roman" w:hAnsi="Times New Roman"/>
                <w:rPrChange w:id="2516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rPrChange w:id="2517" w:author="Palacherla, Susmitha C (NONUS)" w:date="2017-07-24T16:49:00Z">
                  <w:rPr>
                    <w:rFonts w:ascii="Arial" w:hAnsi="Arial" w:cs="Arial"/>
                  </w:rPr>
                </w:rPrChange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FD2034" w:rsidRDefault="00E91D17" w:rsidP="00A71CC9">
            <w:pPr>
              <w:spacing w:line="240" w:lineRule="auto"/>
              <w:rPr>
                <w:rFonts w:ascii="Times New Roman" w:hAnsi="Times New Roman"/>
                <w:rPrChange w:id="2518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519" w:author="Palacherla, Susmitha C (NONUS)" w:date="2017-07-24T16:49:00Z">
                  <w:rPr>
                    <w:rFonts w:ascii="Arial" w:hAnsi="Arial" w:cs="Arial"/>
                  </w:rPr>
                </w:rPrChange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FD2034" w:rsidRDefault="00E91D17" w:rsidP="00445632">
            <w:pPr>
              <w:rPr>
                <w:rFonts w:ascii="Times New Roman" w:hAnsi="Times New Roman"/>
                <w:rPrChange w:id="2520" w:author="Palacherla, Susmitha C (NONUS)" w:date="2017-07-24T16:49:00Z">
                  <w:rPr/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rPrChange w:id="2521" w:author="Palacherla, Susmitha C (NONUS)" w:date="2017-07-24T16:49:00Z">
                  <w:rPr/>
                </w:rPrChange>
              </w:rPr>
              <w:t>sp_Update_ETS_Fact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FD2034" w:rsidRDefault="00E91D17" w:rsidP="00445632">
            <w:pPr>
              <w:rPr>
                <w:rFonts w:ascii="Times New Roman" w:hAnsi="Times New Roman"/>
                <w:rPrChange w:id="2522" w:author="Palacherla, Susmitha C (NONUS)" w:date="2017-07-24T16:49:00Z">
                  <w:rPr/>
                </w:rPrChange>
              </w:rPr>
            </w:pPr>
            <w:r w:rsidRPr="00FD2034">
              <w:rPr>
                <w:rFonts w:ascii="Times New Roman" w:hAnsi="Times New Roman"/>
                <w:rPrChange w:id="2523" w:author="Palacherla, Susmitha C (NONUS)" w:date="2017-07-24T16:49:00Z">
                  <w:rPr>
                    <w:rFonts w:ascii="Arial" w:hAnsi="Arial" w:cs="Arial"/>
                  </w:rPr>
                </w:rPrChange>
              </w:rPr>
              <w:t xml:space="preserve">Feed Load: ETS </w:t>
            </w:r>
          </w:p>
        </w:tc>
      </w:tr>
      <w:tr w:rsidR="005E5CD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Pr="00FD2034" w:rsidRDefault="005E5CD7" w:rsidP="00A71CC9">
            <w:pPr>
              <w:spacing w:line="240" w:lineRule="auto"/>
              <w:rPr>
                <w:rFonts w:ascii="Times New Roman" w:hAnsi="Times New Roman"/>
                <w:rPrChange w:id="2524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525" w:author="Palacherla, Susmitha C (NONUS)" w:date="2017-07-24T16:49:00Z">
                  <w:rPr>
                    <w:rFonts w:ascii="Arial" w:hAnsi="Arial" w:cs="Arial"/>
                  </w:rPr>
                </w:rPrChange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Pr="00FD2034" w:rsidRDefault="002F4C82" w:rsidP="00A71CC9">
            <w:pPr>
              <w:rPr>
                <w:rFonts w:ascii="Times New Roman" w:hAnsi="Times New Roman"/>
                <w:color w:val="000000"/>
                <w:rPrChange w:id="2526" w:author="Palacherla, Susmitha C (NONUS)" w:date="2017-07-24T16:49:00Z">
                  <w:rPr>
                    <w:color w:val="000000"/>
                  </w:rPr>
                </w:rPrChange>
              </w:rPr>
            </w:pPr>
            <w:proofErr w:type="spellStart"/>
            <w:r w:rsidRPr="00FD2034">
              <w:rPr>
                <w:rFonts w:ascii="Times New Roman" w:hAnsi="Times New Roman"/>
                <w:color w:val="000000"/>
                <w:rPrChange w:id="2527" w:author="Palacherla, Susmitha C (NONUS)" w:date="2017-07-24T16:49:00Z">
                  <w:rPr>
                    <w:color w:val="000000"/>
                  </w:rPr>
                </w:rPrChange>
              </w:rPr>
              <w:t>Sp_Insert_Into_ETS_Rejected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FD2034" w:rsidRDefault="002F4C82" w:rsidP="00A71CC9">
            <w:pPr>
              <w:spacing w:line="240" w:lineRule="auto"/>
              <w:rPr>
                <w:rFonts w:ascii="Times New Roman" w:hAnsi="Times New Roman"/>
                <w:rPrChange w:id="2528" w:author="Palacherla, Susmitha C (NONUS)" w:date="2017-07-24T16:49:00Z">
                  <w:rPr>
                    <w:rFonts w:ascii="Arial" w:hAnsi="Arial" w:cs="Arial"/>
                  </w:rPr>
                </w:rPrChange>
              </w:rPr>
            </w:pPr>
            <w:r w:rsidRPr="00FD2034">
              <w:rPr>
                <w:rFonts w:ascii="Times New Roman" w:hAnsi="Times New Roman"/>
                <w:rPrChange w:id="2529" w:author="Palacherla, Susmitha C (NONUS)" w:date="2017-07-24T16:49:00Z">
                  <w:rPr>
                    <w:rFonts w:ascii="Arial" w:hAnsi="Arial" w:cs="Arial"/>
                  </w:rPr>
                </w:rPrChange>
              </w:rPr>
              <w:t>Feed Load: ETS</w:t>
            </w:r>
          </w:p>
        </w:tc>
      </w:tr>
      <w:tr w:rsidR="005E5CD7" w:rsidRPr="00FD2034" w:rsidDel="00750775" w:rsidTr="00A71CC9">
        <w:trPr>
          <w:trHeight w:val="279"/>
          <w:jc w:val="center"/>
          <w:del w:id="2530" w:author="Palacherla, Susmitha C (NONUS)" w:date="2017-07-24T17:32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Pr="00FD2034" w:rsidDel="00750775" w:rsidRDefault="005E5CD7" w:rsidP="00A71CC9">
            <w:pPr>
              <w:spacing w:line="240" w:lineRule="auto"/>
              <w:rPr>
                <w:del w:id="2531" w:author="Palacherla, Susmitha C (NONUS)" w:date="2017-07-24T17:32:00Z"/>
                <w:rFonts w:ascii="Times New Roman" w:hAnsi="Times New Roman"/>
                <w:rPrChange w:id="2532" w:author="Palacherla, Susmitha C (NONUS)" w:date="2017-07-24T16:49:00Z">
                  <w:rPr>
                    <w:del w:id="2533" w:author="Palacherla, Susmitha C (NONUS)" w:date="2017-07-24T17:32:00Z"/>
                    <w:rFonts w:ascii="Arial" w:hAnsi="Arial" w:cs="Arial"/>
                  </w:rPr>
                </w:rPrChange>
              </w:rPr>
            </w:pPr>
            <w:del w:id="2534" w:author="Palacherla, Susmitha C (NONUS)" w:date="2017-07-24T17:32:00Z">
              <w:r w:rsidRPr="00FD2034" w:rsidDel="00750775">
                <w:rPr>
                  <w:rFonts w:ascii="Times New Roman" w:hAnsi="Times New Roman"/>
                  <w:rPrChange w:id="2535" w:author="Palacherla, Susmitha C (NONUS)" w:date="2017-07-24T16:49:00Z">
                    <w:rPr>
                      <w:rFonts w:ascii="Arial" w:hAnsi="Arial" w:cs="Arial"/>
                    </w:rPr>
                  </w:rPrChange>
                </w:rPr>
                <w:delText>6.</w:delText>
              </w:r>
              <w:bookmarkStart w:id="2536" w:name="_Toc488681065"/>
              <w:bookmarkStart w:id="2537" w:name="_Toc488681278"/>
              <w:bookmarkStart w:id="2538" w:name="_Toc488681309"/>
              <w:bookmarkEnd w:id="2536"/>
              <w:bookmarkEnd w:id="2537"/>
              <w:bookmarkEnd w:id="2538"/>
            </w:del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Pr="00FD2034" w:rsidDel="00750775" w:rsidRDefault="005E5CD7" w:rsidP="00A71CC9">
            <w:pPr>
              <w:rPr>
                <w:del w:id="2539" w:author="Palacherla, Susmitha C (NONUS)" w:date="2017-07-24T17:32:00Z"/>
                <w:rFonts w:ascii="Times New Roman" w:hAnsi="Times New Roman"/>
                <w:color w:val="000000"/>
                <w:rPrChange w:id="2540" w:author="Palacherla, Susmitha C (NONUS)" w:date="2017-07-24T16:49:00Z">
                  <w:rPr>
                    <w:del w:id="2541" w:author="Palacherla, Susmitha C (NONUS)" w:date="2017-07-24T17:32:00Z"/>
                    <w:color w:val="000000"/>
                  </w:rPr>
                </w:rPrChange>
              </w:rPr>
            </w:pPr>
            <w:bookmarkStart w:id="2542" w:name="_Toc488681066"/>
            <w:bookmarkStart w:id="2543" w:name="_Toc488681279"/>
            <w:bookmarkStart w:id="2544" w:name="_Toc488681310"/>
            <w:bookmarkEnd w:id="2542"/>
            <w:bookmarkEnd w:id="2543"/>
            <w:bookmarkEnd w:id="2544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FD2034" w:rsidDel="00750775" w:rsidRDefault="005E5CD7" w:rsidP="00A71CC9">
            <w:pPr>
              <w:spacing w:line="240" w:lineRule="auto"/>
              <w:rPr>
                <w:del w:id="2545" w:author="Palacherla, Susmitha C (NONUS)" w:date="2017-07-24T17:32:00Z"/>
                <w:rFonts w:ascii="Times New Roman" w:hAnsi="Times New Roman"/>
                <w:rPrChange w:id="2546" w:author="Palacherla, Susmitha C (NONUS)" w:date="2017-07-24T16:49:00Z">
                  <w:rPr>
                    <w:del w:id="2547" w:author="Palacherla, Susmitha C (NONUS)" w:date="2017-07-24T17:32:00Z"/>
                    <w:rFonts w:ascii="Arial" w:hAnsi="Arial" w:cs="Arial"/>
                  </w:rPr>
                </w:rPrChange>
              </w:rPr>
            </w:pPr>
            <w:bookmarkStart w:id="2548" w:name="_Toc488681067"/>
            <w:bookmarkStart w:id="2549" w:name="_Toc488681280"/>
            <w:bookmarkStart w:id="2550" w:name="_Toc488681311"/>
            <w:bookmarkEnd w:id="2548"/>
            <w:bookmarkEnd w:id="2549"/>
            <w:bookmarkEnd w:id="2550"/>
          </w:p>
        </w:tc>
        <w:bookmarkStart w:id="2551" w:name="_Toc488681068"/>
        <w:bookmarkStart w:id="2552" w:name="_Toc488681281"/>
        <w:bookmarkStart w:id="2553" w:name="_Toc488681312"/>
        <w:bookmarkEnd w:id="2551"/>
        <w:bookmarkEnd w:id="2552"/>
        <w:bookmarkEnd w:id="2553"/>
      </w:tr>
    </w:tbl>
    <w:p w:rsidR="00750775" w:rsidRPr="00750775" w:rsidRDefault="00750775" w:rsidP="00750775">
      <w:pPr>
        <w:pStyle w:val="Heading3"/>
        <w:rPr>
          <w:ins w:id="2554" w:author="Palacherla, Susmitha C (NONUS)" w:date="2017-07-24T17:31:00Z"/>
          <w:rFonts w:ascii="Times New Roman" w:hAnsi="Times New Roman" w:cs="Times New Roman"/>
          <w:color w:val="auto"/>
          <w:rPrChange w:id="2555" w:author="Palacherla, Susmitha C (NONUS)" w:date="2017-07-24T17:31:00Z">
            <w:rPr>
              <w:ins w:id="2556" w:author="Palacherla, Susmitha C (NONUS)" w:date="2017-07-24T17:31:00Z"/>
            </w:rPr>
          </w:rPrChange>
        </w:rPr>
      </w:pPr>
      <w:bookmarkStart w:id="2557" w:name="_Toc488681313"/>
      <w:ins w:id="2558" w:author="Palacherla, Susmitha C (NONUS)" w:date="2017-07-24T17:31:00Z">
        <w:r w:rsidRPr="00750775">
          <w:rPr>
            <w:rFonts w:ascii="Times New Roman" w:hAnsi="Times New Roman" w:cs="Times New Roman"/>
            <w:color w:val="auto"/>
            <w:rPrChange w:id="2559" w:author="Palacherla, Susmitha C (NONUS)" w:date="2017-07-24T17:31:00Z">
              <w:rPr/>
            </w:rPrChange>
          </w:rPr>
          <w:t>Functions</w:t>
        </w:r>
        <w:bookmarkEnd w:id="2557"/>
      </w:ins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  <w:tblPrChange w:id="2560" w:author="Palacherla, Susmitha C (NONUS)" w:date="2017-07-24T17:33:00Z">
          <w:tblPr>
            <w:tblW w:w="0" w:type="auto"/>
            <w:jc w:val="center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Layout w:type="fixed"/>
            <w:tblCellMar>
              <w:top w:w="43" w:type="dxa"/>
              <w:left w:w="115" w:type="dxa"/>
              <w:bottom w:w="43" w:type="dxa"/>
              <w:right w:w="115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745"/>
        <w:gridCol w:w="4209"/>
        <w:gridCol w:w="4456"/>
        <w:tblGridChange w:id="2561">
          <w:tblGrid>
            <w:gridCol w:w="745"/>
            <w:gridCol w:w="4209"/>
            <w:gridCol w:w="4456"/>
          </w:tblGrid>
        </w:tblGridChange>
      </w:tblGrid>
      <w:tr w:rsidR="00750775" w:rsidRPr="001707D2" w:rsidTr="00750775">
        <w:trPr>
          <w:trHeight w:val="396"/>
          <w:tblHeader/>
          <w:jc w:val="center"/>
          <w:ins w:id="2562" w:author="Palacherla, Susmitha C (NONUS)" w:date="2017-07-24T17:31:00Z"/>
          <w:trPrChange w:id="2563" w:author="Palacherla, Susmitha C (NONUS)" w:date="2017-07-24T17:33:00Z">
            <w:trPr>
              <w:trHeight w:val="396"/>
              <w:tblHeader/>
              <w:jc w:val="center"/>
            </w:trPr>
          </w:trPrChange>
        </w:trPr>
        <w:tc>
          <w:tcPr>
            <w:tcW w:w="745" w:type="dxa"/>
            <w:shd w:val="clear" w:color="auto" w:fill="E6E6E6"/>
            <w:tcPrChange w:id="2564" w:author="Palacherla, Susmitha C (NONUS)" w:date="2017-07-24T17:33:00Z">
              <w:tcPr>
                <w:tcW w:w="745" w:type="dxa"/>
                <w:shd w:val="clear" w:color="auto" w:fill="E6E6E6"/>
              </w:tcPr>
            </w:tcPrChange>
          </w:tcPr>
          <w:p w:rsidR="00750775" w:rsidRPr="001707D2" w:rsidRDefault="00750775" w:rsidP="001707D2">
            <w:pPr>
              <w:keepNext/>
              <w:keepLines/>
              <w:spacing w:line="240" w:lineRule="auto"/>
              <w:rPr>
                <w:ins w:id="2565" w:author="Palacherla, Susmitha C (NONUS)" w:date="2017-07-24T17:31:00Z"/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  <w:tcPrChange w:id="2566" w:author="Palacherla, Susmitha C (NONUS)" w:date="2017-07-24T17:33:00Z">
              <w:tcPr>
                <w:tcW w:w="4209" w:type="dxa"/>
                <w:shd w:val="clear" w:color="auto" w:fill="E6E6E6"/>
                <w:noWrap/>
                <w:vAlign w:val="center"/>
              </w:tcPr>
            </w:tcPrChange>
          </w:tcPr>
          <w:p w:rsidR="00750775" w:rsidRPr="001707D2" w:rsidRDefault="00750775" w:rsidP="001707D2">
            <w:pPr>
              <w:keepNext/>
              <w:keepLines/>
              <w:spacing w:line="240" w:lineRule="auto"/>
              <w:rPr>
                <w:ins w:id="2567" w:author="Palacherla, Susmitha C (NONUS)" w:date="2017-07-24T17:31:00Z"/>
                <w:rFonts w:ascii="Times New Roman" w:hAnsi="Times New Roman"/>
                <w:b/>
                <w:bCs/>
              </w:rPr>
            </w:pPr>
            <w:ins w:id="2568" w:author="Palacherla, Susmitha C (NONUS)" w:date="2017-07-24T17:31:00Z">
              <w:r>
                <w:rPr>
                  <w:rFonts w:ascii="Times New Roman" w:hAnsi="Times New Roman"/>
                  <w:b/>
                  <w:bCs/>
                </w:rPr>
                <w:t>Function</w:t>
              </w:r>
              <w:r w:rsidRPr="001707D2">
                <w:rPr>
                  <w:rFonts w:ascii="Times New Roman" w:hAnsi="Times New Roman"/>
                  <w:b/>
                  <w:bCs/>
                </w:rPr>
                <w:t xml:space="preserve"> Name</w:t>
              </w:r>
            </w:ins>
          </w:p>
          <w:p w:rsidR="00750775" w:rsidRPr="001707D2" w:rsidRDefault="00750775" w:rsidP="001707D2">
            <w:pPr>
              <w:keepNext/>
              <w:keepLines/>
              <w:spacing w:line="240" w:lineRule="auto"/>
              <w:jc w:val="center"/>
              <w:rPr>
                <w:ins w:id="2569" w:author="Palacherla, Susmitha C (NONUS)" w:date="2017-07-24T17:31:00Z"/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  <w:tcPrChange w:id="2570" w:author="Palacherla, Susmitha C (NONUS)" w:date="2017-07-24T17:33:00Z">
              <w:tcPr>
                <w:tcW w:w="4456" w:type="dxa"/>
                <w:shd w:val="clear" w:color="auto" w:fill="E6E6E6"/>
                <w:noWrap/>
                <w:vAlign w:val="center"/>
              </w:tcPr>
            </w:tcPrChange>
          </w:tcPr>
          <w:p w:rsidR="00750775" w:rsidRPr="001707D2" w:rsidRDefault="00750775" w:rsidP="001707D2">
            <w:pPr>
              <w:keepNext/>
              <w:keepLines/>
              <w:spacing w:line="240" w:lineRule="auto"/>
              <w:rPr>
                <w:ins w:id="2571" w:author="Palacherla, Susmitha C (NONUS)" w:date="2017-07-24T17:31:00Z"/>
                <w:rFonts w:ascii="Times New Roman" w:hAnsi="Times New Roman"/>
                <w:b/>
                <w:bCs/>
              </w:rPr>
            </w:pPr>
            <w:ins w:id="2572" w:author="Palacherla, Susmitha C (NONUS)" w:date="2017-07-24T17:31:00Z">
              <w:r w:rsidRPr="001707D2">
                <w:rPr>
                  <w:rFonts w:ascii="Times New Roman" w:hAnsi="Times New Roman"/>
                  <w:b/>
                  <w:bCs/>
                </w:rPr>
                <w:t>Usage</w:t>
              </w:r>
            </w:ins>
          </w:p>
          <w:p w:rsidR="00750775" w:rsidRPr="001707D2" w:rsidRDefault="00750775" w:rsidP="001707D2">
            <w:pPr>
              <w:keepNext/>
              <w:keepLines/>
              <w:spacing w:line="240" w:lineRule="auto"/>
              <w:jc w:val="center"/>
              <w:rPr>
                <w:ins w:id="2573" w:author="Palacherla, Susmitha C (NONUS)" w:date="2017-07-24T17:31:00Z"/>
                <w:rFonts w:ascii="Times New Roman" w:hAnsi="Times New Roman"/>
                <w:b/>
              </w:rPr>
            </w:pPr>
          </w:p>
        </w:tc>
      </w:tr>
      <w:tr w:rsidR="00750775" w:rsidRPr="001707D2" w:rsidTr="00750775">
        <w:trPr>
          <w:trHeight w:val="279"/>
          <w:jc w:val="center"/>
          <w:ins w:id="2574" w:author="Palacherla, Susmitha C (NONUS)" w:date="2017-07-24T17:31:00Z"/>
          <w:trPrChange w:id="2575" w:author="Palacherla, Susmitha C (NONUS)" w:date="2017-07-24T17:33:00Z">
            <w:trPr>
              <w:trHeight w:val="279"/>
              <w:jc w:val="center"/>
            </w:trPr>
          </w:trPrChange>
        </w:trPr>
        <w:tc>
          <w:tcPr>
            <w:tcW w:w="745" w:type="dxa"/>
            <w:tcPrChange w:id="2576" w:author="Palacherla, Susmitha C (NONUS)" w:date="2017-07-24T17:33:00Z">
              <w:tcPr>
                <w:tcW w:w="745" w:type="dxa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</w:tcPr>
            </w:tcPrChange>
          </w:tcPr>
          <w:p w:rsidR="00750775" w:rsidRPr="001707D2" w:rsidRDefault="00750775" w:rsidP="001707D2">
            <w:pPr>
              <w:keepNext/>
              <w:keepLines/>
              <w:spacing w:line="240" w:lineRule="auto"/>
              <w:rPr>
                <w:ins w:id="2577" w:author="Palacherla, Susmitha C (NONUS)" w:date="2017-07-24T17:31:00Z"/>
                <w:rFonts w:ascii="Times New Roman" w:hAnsi="Times New Roman"/>
              </w:rPr>
            </w:pPr>
            <w:ins w:id="2578" w:author="Palacherla, Susmitha C (NONUS)" w:date="2017-07-24T17:31:00Z">
              <w:r w:rsidRPr="001707D2">
                <w:rPr>
                  <w:rFonts w:ascii="Times New Roman" w:hAnsi="Times New Roman"/>
                </w:rPr>
                <w:t>1.</w:t>
              </w:r>
            </w:ins>
          </w:p>
        </w:tc>
        <w:tc>
          <w:tcPr>
            <w:tcW w:w="4209" w:type="dxa"/>
            <w:shd w:val="clear" w:color="auto" w:fill="auto"/>
            <w:noWrap/>
            <w:tcPrChange w:id="2579" w:author="Palacherla, Susmitha C (NONUS)" w:date="2017-07-24T17:33:00Z">
              <w:tcPr>
                <w:tcW w:w="4209" w:type="dxa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</w:tcPr>
            </w:tcPrChange>
          </w:tcPr>
          <w:p w:rsidR="00750775" w:rsidRPr="001707D2" w:rsidRDefault="00750775" w:rsidP="001707D2">
            <w:pPr>
              <w:rPr>
                <w:ins w:id="2580" w:author="Palacherla, Susmitha C (NONUS)" w:date="2017-07-24T17:31:00Z"/>
                <w:rFonts w:ascii="Times New Roman" w:hAnsi="Times New Roman"/>
              </w:rPr>
            </w:pPr>
            <w:proofErr w:type="spellStart"/>
            <w:ins w:id="2581" w:author="Palacherla, Susmitha C (NONUS)" w:date="2017-07-24T17:31:00Z">
              <w:r w:rsidRPr="00750775">
                <w:rPr>
                  <w:rFonts w:ascii="Times New Roman" w:hAnsi="Times New Roman"/>
                </w:rPr>
                <w:t>fn_intSu</w:t>
              </w:r>
              <w:r>
                <w:rPr>
                  <w:rFonts w:ascii="Times New Roman" w:hAnsi="Times New Roman"/>
                </w:rPr>
                <w:t>bCoachReasonIDFromETSRptCode</w:t>
              </w:r>
              <w:proofErr w:type="spellEnd"/>
            </w:ins>
          </w:p>
        </w:tc>
        <w:tc>
          <w:tcPr>
            <w:tcW w:w="4456" w:type="dxa"/>
            <w:shd w:val="clear" w:color="auto" w:fill="auto"/>
            <w:tcPrChange w:id="2582" w:author="Palacherla, Susmitha C (NONUS)" w:date="2017-07-24T17:33:00Z">
              <w:tcPr>
                <w:tcW w:w="4456" w:type="dxa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uto"/>
              </w:tcPr>
            </w:tcPrChange>
          </w:tcPr>
          <w:p w:rsidR="00750775" w:rsidRDefault="00750775" w:rsidP="001707D2">
            <w:pPr>
              <w:spacing w:line="240" w:lineRule="auto"/>
              <w:rPr>
                <w:ins w:id="2583" w:author="Palacherla, Susmitha C (NONUS)" w:date="2017-07-24T17:32:00Z"/>
                <w:rFonts w:ascii="Times New Roman" w:hAnsi="Times New Roman"/>
              </w:rPr>
            </w:pPr>
            <w:ins w:id="2584" w:author="Palacherla, Susmitha C (NONUS)" w:date="2017-07-24T17:31:00Z">
              <w:r w:rsidRPr="001707D2">
                <w:rPr>
                  <w:rFonts w:ascii="Times New Roman" w:hAnsi="Times New Roman"/>
                </w:rPr>
                <w:t xml:space="preserve">Feed Load: ETS </w:t>
              </w:r>
            </w:ins>
          </w:p>
          <w:p w:rsidR="00750775" w:rsidRPr="001707D2" w:rsidRDefault="00750775" w:rsidP="001707D2">
            <w:pPr>
              <w:spacing w:line="240" w:lineRule="auto"/>
              <w:rPr>
                <w:ins w:id="2585" w:author="Palacherla, Susmitha C (NONUS)" w:date="2017-07-24T17:31:00Z"/>
                <w:rFonts w:ascii="Times New Roman" w:hAnsi="Times New Roman"/>
              </w:rPr>
            </w:pPr>
            <w:ins w:id="2586" w:author="Palacherla, Susmitha C (NONUS)" w:date="2017-07-24T17:32:00Z">
              <w:r w:rsidRPr="00750775">
                <w:rPr>
                  <w:rFonts w:ascii="Times New Roman" w:hAnsi="Times New Roman"/>
                </w:rPr>
                <w:t>Given the 3 or 4 letter ETS Report Code returns the Sub coaching reason for the ETS log.</w:t>
              </w:r>
            </w:ins>
          </w:p>
        </w:tc>
      </w:tr>
    </w:tbl>
    <w:p w:rsidR="00FB4D2F" w:rsidRPr="00FD2034" w:rsidDel="00750775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2587" w:author="Palacherla, Susmitha C (NONUS)" w:date="2017-07-24T17:31:00Z"/>
          <w:rFonts w:ascii="Times New Roman" w:hAnsi="Times New Roman"/>
          <w:noProof/>
          <w:rPrChange w:id="2588" w:author="Palacherla, Susmitha C (NONUS)" w:date="2017-07-24T16:49:00Z">
            <w:rPr>
              <w:del w:id="2589" w:author="Palacherla, Susmitha C (NONUS)" w:date="2017-07-24T17:31:00Z"/>
              <w:noProof/>
            </w:rPr>
          </w:rPrChange>
        </w:rPr>
      </w:pPr>
      <w:del w:id="2590" w:author="Palacherla, Susmitha C (NONUS)" w:date="2017-07-24T17:31:00Z">
        <w:r w:rsidRPr="00FD2034" w:rsidDel="00750775">
          <w:rPr>
            <w:rFonts w:ascii="Times New Roman" w:hAnsi="Times New Roman"/>
            <w:noProof/>
            <w:rPrChange w:id="2591" w:author="Palacherla, Susmitha C (NONUS)" w:date="2017-07-24T16:49:00Z">
              <w:rPr>
                <w:noProof/>
              </w:rPr>
            </w:rPrChange>
          </w:rPr>
          <w:delText xml:space="preserve">Reference Document for Objects and Code: </w:delText>
        </w:r>
        <w:r w:rsidR="00D329A1" w:rsidRPr="00FD2034" w:rsidDel="00750775">
          <w:rPr>
            <w:rFonts w:ascii="Times New Roman" w:hAnsi="Times New Roman"/>
            <w:rPrChange w:id="2592" w:author="Palacherla, Susmitha C (NONUS)" w:date="2017-07-24T16:49:00Z">
              <w:rPr/>
            </w:rPrChange>
          </w:rPr>
          <w:delText xml:space="preserve"> eCoaching_</w:delText>
        </w:r>
        <w:r w:rsidR="002C13F0" w:rsidRPr="00FD2034" w:rsidDel="00750775">
          <w:rPr>
            <w:rFonts w:ascii="Times New Roman" w:hAnsi="Times New Roman"/>
            <w:rPrChange w:id="2593" w:author="Palacherla, Susmitha C (NONUS)" w:date="2017-07-24T16:49:00Z">
              <w:rPr/>
            </w:rPrChange>
          </w:rPr>
          <w:delText>ETS</w:delText>
        </w:r>
        <w:r w:rsidR="00D329A1" w:rsidRPr="00FD2034" w:rsidDel="00750775">
          <w:rPr>
            <w:rFonts w:ascii="Times New Roman" w:hAnsi="Times New Roman"/>
            <w:rPrChange w:id="2594" w:author="Palacherla, Susmitha C (NONUS)" w:date="2017-07-24T16:49:00Z">
              <w:rPr/>
            </w:rPrChange>
          </w:rPr>
          <w:delText>_Create.sql</w:delText>
        </w:r>
      </w:del>
    </w:p>
    <w:p w:rsidR="0017605E" w:rsidRPr="00FD2034" w:rsidDel="00750775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2595" w:author="Palacherla, Susmitha C (NONUS)" w:date="2017-07-24T17:31:00Z"/>
          <w:rFonts w:ascii="Times New Roman" w:hAnsi="Times New Roman"/>
          <w:noProof/>
          <w:rPrChange w:id="2596" w:author="Palacherla, Susmitha C (NONUS)" w:date="2017-07-24T16:49:00Z">
            <w:rPr>
              <w:del w:id="2597" w:author="Palacherla, Susmitha C (NONUS)" w:date="2017-07-24T17:31:00Z"/>
              <w:noProof/>
            </w:rPr>
          </w:rPrChange>
        </w:rPr>
      </w:pPr>
    </w:p>
    <w:p w:rsidR="0017605E" w:rsidRPr="00FD2034" w:rsidDel="00750775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2598" w:author="Palacherla, Susmitha C (NONUS)" w:date="2017-07-24T17:31:00Z"/>
          <w:rFonts w:ascii="Times New Roman" w:hAnsi="Times New Roman"/>
          <w:sz w:val="24"/>
          <w:szCs w:val="24"/>
          <w:rPrChange w:id="2599" w:author="Palacherla, Susmitha C (NONUS)" w:date="2017-07-24T16:49:00Z">
            <w:rPr>
              <w:del w:id="2600" w:author="Palacherla, Susmitha C (NONUS)" w:date="2017-07-24T17:31:00Z"/>
              <w:rFonts w:ascii="Arial" w:hAnsi="Arial" w:cs="Arial"/>
              <w:sz w:val="24"/>
              <w:szCs w:val="24"/>
            </w:rPr>
          </w:rPrChange>
        </w:rPr>
      </w:pPr>
    </w:p>
    <w:p w:rsidR="0017605E" w:rsidRPr="00FD2034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601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</w:pPr>
    </w:p>
    <w:p w:rsidR="0028710A" w:rsidRPr="00FD2034" w:rsidDel="00750775" w:rsidRDefault="0028710A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02" w:author="Palacherla, Susmitha C (NONUS)" w:date="2017-07-24T17:33:00Z"/>
          <w:rFonts w:ascii="Times New Roman" w:hAnsi="Times New Roman"/>
          <w:sz w:val="24"/>
          <w:szCs w:val="24"/>
          <w:rPrChange w:id="2603" w:author="Palacherla, Susmitha C (NONUS)" w:date="2017-07-24T16:49:00Z">
            <w:rPr>
              <w:del w:id="260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0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06" w:author="Palacherla, Susmitha C (NONUS)" w:date="2017-07-24T17:33:00Z"/>
          <w:rFonts w:ascii="Times New Roman" w:hAnsi="Times New Roman"/>
          <w:sz w:val="24"/>
          <w:szCs w:val="24"/>
          <w:rPrChange w:id="2607" w:author="Palacherla, Susmitha C (NONUS)" w:date="2017-07-24T16:49:00Z">
            <w:rPr>
              <w:del w:id="260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0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10" w:author="Palacherla, Susmitha C (NONUS)" w:date="2017-07-24T17:33:00Z"/>
          <w:rFonts w:ascii="Times New Roman" w:hAnsi="Times New Roman"/>
          <w:sz w:val="24"/>
          <w:szCs w:val="24"/>
          <w:rPrChange w:id="2611" w:author="Palacherla, Susmitha C (NONUS)" w:date="2017-07-24T16:49:00Z">
            <w:rPr>
              <w:del w:id="261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1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14" w:author="Palacherla, Susmitha C (NONUS)" w:date="2017-07-24T17:33:00Z"/>
          <w:rFonts w:ascii="Times New Roman" w:hAnsi="Times New Roman"/>
          <w:sz w:val="24"/>
          <w:szCs w:val="24"/>
          <w:rPrChange w:id="2615" w:author="Palacherla, Susmitha C (NONUS)" w:date="2017-07-24T16:49:00Z">
            <w:rPr>
              <w:del w:id="261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1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18" w:author="Palacherla, Susmitha C (NONUS)" w:date="2017-07-24T17:33:00Z"/>
          <w:rFonts w:ascii="Times New Roman" w:hAnsi="Times New Roman"/>
          <w:sz w:val="24"/>
          <w:szCs w:val="24"/>
          <w:rPrChange w:id="2619" w:author="Palacherla, Susmitha C (NONUS)" w:date="2017-07-24T16:49:00Z">
            <w:rPr>
              <w:del w:id="262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2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22" w:author="Palacherla, Susmitha C (NONUS)" w:date="2017-07-24T17:33:00Z"/>
          <w:rFonts w:ascii="Times New Roman" w:hAnsi="Times New Roman"/>
          <w:sz w:val="24"/>
          <w:szCs w:val="24"/>
          <w:rPrChange w:id="2623" w:author="Palacherla, Susmitha C (NONUS)" w:date="2017-07-24T16:49:00Z">
            <w:rPr>
              <w:del w:id="262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2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26" w:author="Palacherla, Susmitha C (NONUS)" w:date="2017-07-24T17:33:00Z"/>
          <w:rFonts w:ascii="Times New Roman" w:hAnsi="Times New Roman"/>
          <w:sz w:val="24"/>
          <w:szCs w:val="24"/>
          <w:rPrChange w:id="2627" w:author="Palacherla, Susmitha C (NONUS)" w:date="2017-07-24T16:49:00Z">
            <w:rPr>
              <w:del w:id="262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2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30" w:author="Palacherla, Susmitha C (NONUS)" w:date="2017-07-24T17:33:00Z"/>
          <w:rFonts w:ascii="Times New Roman" w:hAnsi="Times New Roman"/>
          <w:sz w:val="24"/>
          <w:szCs w:val="24"/>
          <w:rPrChange w:id="2631" w:author="Palacherla, Susmitha C (NONUS)" w:date="2017-07-24T16:49:00Z">
            <w:rPr>
              <w:del w:id="263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3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D4079B" w:rsidRPr="00FD2034" w:rsidDel="00750775" w:rsidRDefault="00D4079B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34" w:author="Palacherla, Susmitha C (NONUS)" w:date="2017-07-24T17:33:00Z"/>
          <w:rFonts w:ascii="Times New Roman" w:hAnsi="Times New Roman"/>
          <w:sz w:val="24"/>
          <w:szCs w:val="24"/>
          <w:rPrChange w:id="2635" w:author="Palacherla, Susmitha C (NONUS)" w:date="2017-07-24T16:49:00Z">
            <w:rPr>
              <w:del w:id="263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3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D4079B" w:rsidRPr="00FD2034" w:rsidDel="00750775" w:rsidRDefault="00D4079B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38" w:author="Palacherla, Susmitha C (NONUS)" w:date="2017-07-24T17:33:00Z"/>
          <w:rFonts w:ascii="Times New Roman" w:hAnsi="Times New Roman"/>
          <w:sz w:val="24"/>
          <w:szCs w:val="24"/>
          <w:rPrChange w:id="2639" w:author="Palacherla, Susmitha C (NONUS)" w:date="2017-07-24T16:49:00Z">
            <w:rPr>
              <w:del w:id="264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4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D4079B" w:rsidRPr="00FD2034" w:rsidDel="00750775" w:rsidRDefault="00D4079B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42" w:author="Palacherla, Susmitha C (NONUS)" w:date="2017-07-24T17:33:00Z"/>
          <w:rFonts w:ascii="Times New Roman" w:hAnsi="Times New Roman"/>
          <w:sz w:val="24"/>
          <w:szCs w:val="24"/>
          <w:rPrChange w:id="2643" w:author="Palacherla, Susmitha C (NONUS)" w:date="2017-07-24T16:49:00Z">
            <w:rPr>
              <w:del w:id="264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4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D4079B" w:rsidRPr="00FD2034" w:rsidDel="00750775" w:rsidRDefault="00D4079B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46" w:author="Palacherla, Susmitha C (NONUS)" w:date="2017-07-24T17:33:00Z"/>
          <w:rFonts w:ascii="Times New Roman" w:hAnsi="Times New Roman"/>
          <w:sz w:val="24"/>
          <w:szCs w:val="24"/>
          <w:rPrChange w:id="2647" w:author="Palacherla, Susmitha C (NONUS)" w:date="2017-07-24T16:49:00Z">
            <w:rPr>
              <w:del w:id="264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4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D4079B" w:rsidRPr="00FD2034" w:rsidDel="00750775" w:rsidRDefault="00D4079B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50" w:author="Palacherla, Susmitha C (NONUS)" w:date="2017-07-24T17:33:00Z"/>
          <w:rFonts w:ascii="Times New Roman" w:hAnsi="Times New Roman"/>
          <w:sz w:val="24"/>
          <w:szCs w:val="24"/>
          <w:rPrChange w:id="2651" w:author="Palacherla, Susmitha C (NONUS)" w:date="2017-07-24T16:49:00Z">
            <w:rPr>
              <w:del w:id="265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5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54" w:author="Palacherla, Susmitha C (NONUS)" w:date="2017-07-24T17:33:00Z"/>
          <w:rFonts w:ascii="Times New Roman" w:hAnsi="Times New Roman"/>
          <w:sz w:val="24"/>
          <w:szCs w:val="24"/>
          <w:rPrChange w:id="2655" w:author="Palacherla, Susmitha C (NONUS)" w:date="2017-07-24T16:49:00Z">
            <w:rPr>
              <w:del w:id="265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5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58" w:author="Palacherla, Susmitha C (NONUS)" w:date="2017-07-24T17:33:00Z"/>
          <w:rFonts w:ascii="Times New Roman" w:hAnsi="Times New Roman"/>
          <w:sz w:val="24"/>
          <w:szCs w:val="24"/>
          <w:rPrChange w:id="2659" w:author="Palacherla, Susmitha C (NONUS)" w:date="2017-07-24T16:49:00Z">
            <w:rPr>
              <w:del w:id="266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6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62" w:author="Palacherla, Susmitha C (NONUS)" w:date="2017-07-24T17:33:00Z"/>
          <w:rFonts w:ascii="Times New Roman" w:hAnsi="Times New Roman"/>
          <w:sz w:val="24"/>
          <w:szCs w:val="24"/>
          <w:rPrChange w:id="2663" w:author="Palacherla, Susmitha C (NONUS)" w:date="2017-07-24T16:49:00Z">
            <w:rPr>
              <w:del w:id="266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6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66" w:author="Palacherla, Susmitha C (NONUS)" w:date="2017-07-24T17:33:00Z"/>
          <w:rFonts w:ascii="Times New Roman" w:hAnsi="Times New Roman"/>
          <w:sz w:val="24"/>
          <w:szCs w:val="24"/>
          <w:rPrChange w:id="2667" w:author="Palacherla, Susmitha C (NONUS)" w:date="2017-07-24T16:49:00Z">
            <w:rPr>
              <w:del w:id="266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6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70" w:author="Palacherla, Susmitha C (NONUS)" w:date="2017-07-24T17:33:00Z"/>
          <w:rFonts w:ascii="Times New Roman" w:hAnsi="Times New Roman"/>
          <w:sz w:val="24"/>
          <w:szCs w:val="24"/>
          <w:rPrChange w:id="2671" w:author="Palacherla, Susmitha C (NONUS)" w:date="2017-07-24T16:49:00Z">
            <w:rPr>
              <w:del w:id="267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7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74" w:author="Palacherla, Susmitha C (NONUS)" w:date="2017-07-24T17:33:00Z"/>
          <w:rFonts w:ascii="Times New Roman" w:hAnsi="Times New Roman"/>
          <w:sz w:val="24"/>
          <w:szCs w:val="24"/>
          <w:rPrChange w:id="2675" w:author="Palacherla, Susmitha C (NONUS)" w:date="2017-07-24T16:49:00Z">
            <w:rPr>
              <w:del w:id="267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7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78" w:author="Palacherla, Susmitha C (NONUS)" w:date="2017-07-24T17:33:00Z"/>
          <w:rFonts w:ascii="Times New Roman" w:hAnsi="Times New Roman"/>
          <w:sz w:val="24"/>
          <w:szCs w:val="24"/>
          <w:rPrChange w:id="2679" w:author="Palacherla, Susmitha C (NONUS)" w:date="2017-07-24T16:49:00Z">
            <w:rPr>
              <w:del w:id="268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8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82" w:author="Palacherla, Susmitha C (NONUS)" w:date="2017-07-24T17:33:00Z"/>
          <w:rFonts w:ascii="Times New Roman" w:hAnsi="Times New Roman"/>
          <w:sz w:val="24"/>
          <w:szCs w:val="24"/>
          <w:rPrChange w:id="2683" w:author="Palacherla, Susmitha C (NONUS)" w:date="2017-07-24T16:49:00Z">
            <w:rPr>
              <w:del w:id="268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8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86" w:author="Palacherla, Susmitha C (NONUS)" w:date="2017-07-24T17:33:00Z"/>
          <w:rFonts w:ascii="Times New Roman" w:hAnsi="Times New Roman"/>
          <w:sz w:val="24"/>
          <w:szCs w:val="24"/>
          <w:rPrChange w:id="2687" w:author="Palacherla, Susmitha C (NONUS)" w:date="2017-07-24T16:49:00Z">
            <w:rPr>
              <w:del w:id="268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8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90" w:author="Palacherla, Susmitha C (NONUS)" w:date="2017-07-24T17:33:00Z"/>
          <w:rFonts w:ascii="Times New Roman" w:hAnsi="Times New Roman"/>
          <w:sz w:val="24"/>
          <w:szCs w:val="24"/>
          <w:rPrChange w:id="2691" w:author="Palacherla, Susmitha C (NONUS)" w:date="2017-07-24T16:49:00Z">
            <w:rPr>
              <w:del w:id="269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9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605E" w:rsidRPr="00FD2034" w:rsidDel="00750775" w:rsidRDefault="0017605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94" w:author="Palacherla, Susmitha C (NONUS)" w:date="2017-07-24T17:33:00Z"/>
          <w:rFonts w:ascii="Times New Roman" w:hAnsi="Times New Roman"/>
          <w:sz w:val="24"/>
          <w:szCs w:val="24"/>
          <w:rPrChange w:id="2695" w:author="Palacherla, Susmitha C (NONUS)" w:date="2017-07-24T16:49:00Z">
            <w:rPr>
              <w:del w:id="269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69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9D447D" w:rsidRPr="00FD2034" w:rsidDel="00750775" w:rsidRDefault="009D447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698" w:author="Palacherla, Susmitha C (NONUS)" w:date="2017-07-24T17:33:00Z"/>
          <w:rFonts w:ascii="Times New Roman" w:hAnsi="Times New Roman"/>
          <w:sz w:val="24"/>
          <w:szCs w:val="24"/>
          <w:rPrChange w:id="2699" w:author="Palacherla, Susmitha C (NONUS)" w:date="2017-07-24T16:49:00Z">
            <w:rPr>
              <w:del w:id="270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0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D74D2B" w:rsidRPr="00FD2034" w:rsidDel="00750775" w:rsidRDefault="00D74D2B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02" w:author="Palacherla, Susmitha C (NONUS)" w:date="2017-07-24T17:33:00Z"/>
          <w:rFonts w:ascii="Times New Roman" w:hAnsi="Times New Roman"/>
          <w:sz w:val="24"/>
          <w:szCs w:val="24"/>
          <w:rPrChange w:id="2703" w:author="Palacherla, Susmitha C (NONUS)" w:date="2017-07-24T16:49:00Z">
            <w:rPr>
              <w:del w:id="270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0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D74D2B" w:rsidRPr="00FD2034" w:rsidDel="00750775" w:rsidRDefault="00D74D2B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06" w:author="Palacherla, Susmitha C (NONUS)" w:date="2017-07-24T17:33:00Z"/>
          <w:rFonts w:ascii="Times New Roman" w:hAnsi="Times New Roman"/>
          <w:sz w:val="24"/>
          <w:szCs w:val="24"/>
          <w:rPrChange w:id="2707" w:author="Palacherla, Susmitha C (NONUS)" w:date="2017-07-24T16:49:00Z">
            <w:rPr>
              <w:del w:id="270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0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D74D2B" w:rsidRPr="00FD2034" w:rsidDel="00750775" w:rsidRDefault="00D74D2B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10" w:author="Palacherla, Susmitha C (NONUS)" w:date="2017-07-24T17:33:00Z"/>
          <w:rFonts w:ascii="Times New Roman" w:hAnsi="Times New Roman"/>
          <w:sz w:val="24"/>
          <w:szCs w:val="24"/>
          <w:rPrChange w:id="2711" w:author="Palacherla, Susmitha C (NONUS)" w:date="2017-07-24T16:49:00Z">
            <w:rPr>
              <w:del w:id="271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1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9D447D" w:rsidRPr="00FD2034" w:rsidDel="00750775" w:rsidRDefault="009D447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14" w:author="Palacherla, Susmitha C (NONUS)" w:date="2017-07-24T17:33:00Z"/>
          <w:rFonts w:ascii="Times New Roman" w:hAnsi="Times New Roman"/>
          <w:sz w:val="24"/>
          <w:szCs w:val="24"/>
          <w:rPrChange w:id="2715" w:author="Palacherla, Susmitha C (NONUS)" w:date="2017-07-24T16:49:00Z">
            <w:rPr>
              <w:del w:id="271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1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9D447D" w:rsidRPr="00FD2034" w:rsidDel="00750775" w:rsidRDefault="009D447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18" w:author="Palacherla, Susmitha C (NONUS)" w:date="2017-07-24T17:33:00Z"/>
          <w:rFonts w:ascii="Times New Roman" w:hAnsi="Times New Roman"/>
          <w:sz w:val="24"/>
          <w:szCs w:val="24"/>
          <w:rPrChange w:id="2719" w:author="Palacherla, Susmitha C (NONUS)" w:date="2017-07-24T16:49:00Z">
            <w:rPr>
              <w:del w:id="272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2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9D447D" w:rsidRPr="00FD2034" w:rsidDel="00750775" w:rsidRDefault="009D447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22" w:author="Palacherla, Susmitha C (NONUS)" w:date="2017-07-24T17:33:00Z"/>
          <w:rFonts w:ascii="Times New Roman" w:hAnsi="Times New Roman"/>
          <w:sz w:val="24"/>
          <w:szCs w:val="24"/>
          <w:rPrChange w:id="2723" w:author="Palacherla, Susmitha C (NONUS)" w:date="2017-07-24T16:49:00Z">
            <w:rPr>
              <w:del w:id="272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2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9D447D" w:rsidRPr="00FD2034" w:rsidDel="00750775" w:rsidRDefault="009D447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26" w:author="Palacherla, Susmitha C (NONUS)" w:date="2017-07-24T17:33:00Z"/>
          <w:rFonts w:ascii="Times New Roman" w:hAnsi="Times New Roman"/>
          <w:sz w:val="24"/>
          <w:szCs w:val="24"/>
          <w:rPrChange w:id="2727" w:author="Palacherla, Susmitha C (NONUS)" w:date="2017-07-24T16:49:00Z">
            <w:rPr>
              <w:del w:id="272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2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9D447D" w:rsidRPr="00FD2034" w:rsidDel="00750775" w:rsidRDefault="009D447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30" w:author="Palacherla, Susmitha C (NONUS)" w:date="2017-07-24T17:33:00Z"/>
          <w:rFonts w:ascii="Times New Roman" w:hAnsi="Times New Roman"/>
          <w:sz w:val="24"/>
          <w:szCs w:val="24"/>
          <w:rPrChange w:id="2731" w:author="Palacherla, Susmitha C (NONUS)" w:date="2017-07-24T16:49:00Z">
            <w:rPr>
              <w:del w:id="273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3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9D447D" w:rsidRPr="00FD2034" w:rsidDel="00750775" w:rsidRDefault="009D447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34" w:author="Palacherla, Susmitha C (NONUS)" w:date="2017-07-24T17:33:00Z"/>
          <w:rFonts w:ascii="Times New Roman" w:hAnsi="Times New Roman"/>
          <w:sz w:val="24"/>
          <w:szCs w:val="24"/>
          <w:rPrChange w:id="2735" w:author="Palacherla, Susmitha C (NONUS)" w:date="2017-07-24T16:49:00Z">
            <w:rPr>
              <w:del w:id="273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3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9D447D" w:rsidRPr="00FD2034" w:rsidDel="00750775" w:rsidRDefault="009D447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38" w:author="Palacherla, Susmitha C (NONUS)" w:date="2017-07-24T17:33:00Z"/>
          <w:rFonts w:ascii="Times New Roman" w:hAnsi="Times New Roman"/>
          <w:sz w:val="24"/>
          <w:szCs w:val="24"/>
          <w:rPrChange w:id="2739" w:author="Palacherla, Susmitha C (NONUS)" w:date="2017-07-24T16:49:00Z">
            <w:rPr>
              <w:del w:id="274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4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B3C9C" w:rsidRPr="00FD2034" w:rsidDel="00750775" w:rsidRDefault="007B3C9C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42" w:author="Palacherla, Susmitha C (NONUS)" w:date="2017-07-24T17:33:00Z"/>
          <w:rFonts w:ascii="Times New Roman" w:hAnsi="Times New Roman"/>
          <w:sz w:val="24"/>
          <w:szCs w:val="24"/>
          <w:rPrChange w:id="2743" w:author="Palacherla, Susmitha C (NONUS)" w:date="2017-07-24T16:49:00Z">
            <w:rPr>
              <w:del w:id="274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4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46" w:author="Palacherla, Susmitha C (NONUS)" w:date="2017-07-24T17:33:00Z"/>
          <w:rFonts w:ascii="Times New Roman" w:hAnsi="Times New Roman"/>
          <w:sz w:val="24"/>
          <w:szCs w:val="24"/>
          <w:rPrChange w:id="2747" w:author="Palacherla, Susmitha C (NONUS)" w:date="2017-07-24T16:49:00Z">
            <w:rPr>
              <w:del w:id="274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4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50" w:author="Palacherla, Susmitha C (NONUS)" w:date="2017-07-24T17:33:00Z"/>
          <w:rFonts w:ascii="Times New Roman" w:hAnsi="Times New Roman"/>
          <w:sz w:val="24"/>
          <w:szCs w:val="24"/>
          <w:rPrChange w:id="2751" w:author="Palacherla, Susmitha C (NONUS)" w:date="2017-07-24T16:49:00Z">
            <w:rPr>
              <w:del w:id="275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5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54" w:author="Palacherla, Susmitha C (NONUS)" w:date="2017-07-24T17:33:00Z"/>
          <w:rFonts w:ascii="Times New Roman" w:hAnsi="Times New Roman"/>
          <w:sz w:val="24"/>
          <w:szCs w:val="24"/>
          <w:rPrChange w:id="2755" w:author="Palacherla, Susmitha C (NONUS)" w:date="2017-07-24T16:49:00Z">
            <w:rPr>
              <w:del w:id="275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5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58" w:author="Palacherla, Susmitha C (NONUS)" w:date="2017-07-24T17:33:00Z"/>
          <w:rFonts w:ascii="Times New Roman" w:hAnsi="Times New Roman"/>
          <w:sz w:val="24"/>
          <w:szCs w:val="24"/>
          <w:rPrChange w:id="2759" w:author="Palacherla, Susmitha C (NONUS)" w:date="2017-07-24T16:49:00Z">
            <w:rPr>
              <w:del w:id="276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6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62" w:author="Palacherla, Susmitha C (NONUS)" w:date="2017-07-24T17:33:00Z"/>
          <w:rFonts w:ascii="Times New Roman" w:hAnsi="Times New Roman"/>
          <w:sz w:val="24"/>
          <w:szCs w:val="24"/>
          <w:rPrChange w:id="2763" w:author="Palacherla, Susmitha C (NONUS)" w:date="2017-07-24T16:49:00Z">
            <w:rPr>
              <w:del w:id="276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6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66" w:author="Palacherla, Susmitha C (NONUS)" w:date="2017-07-24T17:33:00Z"/>
          <w:rFonts w:ascii="Times New Roman" w:hAnsi="Times New Roman"/>
          <w:sz w:val="24"/>
          <w:szCs w:val="24"/>
          <w:rPrChange w:id="2767" w:author="Palacherla, Susmitha C (NONUS)" w:date="2017-07-24T16:49:00Z">
            <w:rPr>
              <w:del w:id="276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6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70" w:author="Palacherla, Susmitha C (NONUS)" w:date="2017-07-24T17:33:00Z"/>
          <w:rFonts w:ascii="Times New Roman" w:hAnsi="Times New Roman"/>
          <w:sz w:val="24"/>
          <w:szCs w:val="24"/>
          <w:rPrChange w:id="2771" w:author="Palacherla, Susmitha C (NONUS)" w:date="2017-07-24T16:49:00Z">
            <w:rPr>
              <w:del w:id="277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7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B3C9C" w:rsidRPr="00FD2034" w:rsidDel="00750775" w:rsidRDefault="007B3C9C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74" w:author="Palacherla, Susmitha C (NONUS)" w:date="2017-07-24T17:33:00Z"/>
          <w:rFonts w:ascii="Times New Roman" w:hAnsi="Times New Roman"/>
          <w:sz w:val="24"/>
          <w:szCs w:val="24"/>
          <w:rPrChange w:id="2775" w:author="Palacherla, Susmitha C (NONUS)" w:date="2017-07-24T16:49:00Z">
            <w:rPr>
              <w:del w:id="277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7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B3C9C" w:rsidRPr="00FD2034" w:rsidDel="00750775" w:rsidRDefault="007B3C9C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78" w:author="Palacherla, Susmitha C (NONUS)" w:date="2017-07-24T17:33:00Z"/>
          <w:rFonts w:ascii="Times New Roman" w:hAnsi="Times New Roman"/>
          <w:sz w:val="24"/>
          <w:szCs w:val="24"/>
          <w:rPrChange w:id="2779" w:author="Palacherla, Susmitha C (NONUS)" w:date="2017-07-24T16:49:00Z">
            <w:rPr>
              <w:del w:id="278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8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82" w:author="Palacherla, Susmitha C (NONUS)" w:date="2017-07-24T17:33:00Z"/>
          <w:rFonts w:ascii="Times New Roman" w:hAnsi="Times New Roman"/>
          <w:sz w:val="24"/>
          <w:szCs w:val="24"/>
          <w:rPrChange w:id="2783" w:author="Palacherla, Susmitha C (NONUS)" w:date="2017-07-24T16:49:00Z">
            <w:rPr>
              <w:del w:id="278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8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86" w:author="Palacherla, Susmitha C (NONUS)" w:date="2017-07-24T17:33:00Z"/>
          <w:rFonts w:ascii="Times New Roman" w:hAnsi="Times New Roman"/>
          <w:sz w:val="24"/>
          <w:szCs w:val="24"/>
          <w:rPrChange w:id="2787" w:author="Palacherla, Susmitha C (NONUS)" w:date="2017-07-24T16:49:00Z">
            <w:rPr>
              <w:del w:id="278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8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90" w:author="Palacherla, Susmitha C (NONUS)" w:date="2017-07-24T17:33:00Z"/>
          <w:rFonts w:ascii="Times New Roman" w:hAnsi="Times New Roman"/>
          <w:sz w:val="24"/>
          <w:szCs w:val="24"/>
          <w:rPrChange w:id="2791" w:author="Palacherla, Susmitha C (NONUS)" w:date="2017-07-24T16:49:00Z">
            <w:rPr>
              <w:del w:id="279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9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94" w:author="Palacherla, Susmitha C (NONUS)" w:date="2017-07-24T17:33:00Z"/>
          <w:rFonts w:ascii="Times New Roman" w:hAnsi="Times New Roman"/>
          <w:sz w:val="24"/>
          <w:szCs w:val="24"/>
          <w:rPrChange w:id="2795" w:author="Palacherla, Susmitha C (NONUS)" w:date="2017-07-24T16:49:00Z">
            <w:rPr>
              <w:del w:id="279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79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798" w:author="Palacherla, Susmitha C (NONUS)" w:date="2017-07-24T17:33:00Z"/>
          <w:rFonts w:ascii="Times New Roman" w:hAnsi="Times New Roman"/>
          <w:sz w:val="24"/>
          <w:szCs w:val="24"/>
          <w:rPrChange w:id="2799" w:author="Palacherla, Susmitha C (NONUS)" w:date="2017-07-24T16:49:00Z">
            <w:rPr>
              <w:del w:id="280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0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02" w:author="Palacherla, Susmitha C (NONUS)" w:date="2017-07-24T17:33:00Z"/>
          <w:rFonts w:ascii="Times New Roman" w:hAnsi="Times New Roman"/>
          <w:sz w:val="24"/>
          <w:szCs w:val="24"/>
          <w:rPrChange w:id="2803" w:author="Palacherla, Susmitha C (NONUS)" w:date="2017-07-24T16:49:00Z">
            <w:rPr>
              <w:del w:id="280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0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144DAD" w:rsidRPr="00FD2034" w:rsidDel="00750775" w:rsidRDefault="00144DAD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06" w:author="Palacherla, Susmitha C (NONUS)" w:date="2017-07-24T17:33:00Z"/>
          <w:rFonts w:ascii="Times New Roman" w:hAnsi="Times New Roman"/>
          <w:sz w:val="24"/>
          <w:szCs w:val="24"/>
          <w:rPrChange w:id="2807" w:author="Palacherla, Susmitha C (NONUS)" w:date="2017-07-24T16:49:00Z">
            <w:rPr>
              <w:del w:id="280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0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B3C9C" w:rsidRPr="00FD2034" w:rsidDel="00750775" w:rsidRDefault="007B3C9C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10" w:author="Palacherla, Susmitha C (NONUS)" w:date="2017-07-24T17:33:00Z"/>
          <w:rFonts w:ascii="Times New Roman" w:hAnsi="Times New Roman"/>
          <w:sz w:val="24"/>
          <w:szCs w:val="24"/>
          <w:rPrChange w:id="2811" w:author="Palacherla, Susmitha C (NONUS)" w:date="2017-07-24T16:49:00Z">
            <w:rPr>
              <w:del w:id="281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1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B3C9C" w:rsidRPr="00FD2034" w:rsidDel="00750775" w:rsidRDefault="007B3C9C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14" w:author="Palacherla, Susmitha C (NONUS)" w:date="2017-07-24T17:33:00Z"/>
          <w:rFonts w:ascii="Times New Roman" w:hAnsi="Times New Roman"/>
          <w:sz w:val="24"/>
          <w:szCs w:val="24"/>
          <w:rPrChange w:id="2815" w:author="Palacherla, Susmitha C (NONUS)" w:date="2017-07-24T16:49:00Z">
            <w:rPr>
              <w:del w:id="281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1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B3C9C" w:rsidRPr="00FD2034" w:rsidDel="00750775" w:rsidRDefault="007B3C9C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18" w:author="Palacherla, Susmitha C (NONUS)" w:date="2017-07-24T17:33:00Z"/>
          <w:rFonts w:ascii="Times New Roman" w:hAnsi="Times New Roman"/>
          <w:sz w:val="24"/>
          <w:szCs w:val="24"/>
          <w:rPrChange w:id="2819" w:author="Palacherla, Susmitha C (NONUS)" w:date="2017-07-24T16:49:00Z">
            <w:rPr>
              <w:del w:id="282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2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B3C9C" w:rsidRPr="00FD2034" w:rsidDel="00750775" w:rsidRDefault="007B3C9C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22" w:author="Palacherla, Susmitha C (NONUS)" w:date="2017-07-24T17:33:00Z"/>
          <w:rFonts w:ascii="Times New Roman" w:hAnsi="Times New Roman"/>
          <w:sz w:val="24"/>
          <w:szCs w:val="24"/>
          <w:rPrChange w:id="2823" w:author="Palacherla, Susmitha C (NONUS)" w:date="2017-07-24T16:49:00Z">
            <w:rPr>
              <w:del w:id="2824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25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B3C9C" w:rsidRPr="00FD2034" w:rsidDel="00750775" w:rsidRDefault="007B3C9C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26" w:author="Palacherla, Susmitha C (NONUS)" w:date="2017-07-24T17:33:00Z"/>
          <w:rFonts w:ascii="Times New Roman" w:hAnsi="Times New Roman"/>
          <w:sz w:val="24"/>
          <w:szCs w:val="24"/>
          <w:rPrChange w:id="2827" w:author="Palacherla, Susmitha C (NONUS)" w:date="2017-07-24T16:49:00Z">
            <w:rPr>
              <w:del w:id="2828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29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D2F58" w:rsidRPr="00FD2034" w:rsidDel="00750775" w:rsidRDefault="007D2F58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30" w:author="Palacherla, Susmitha C (NONUS)" w:date="2017-07-24T17:33:00Z"/>
          <w:rFonts w:ascii="Times New Roman" w:hAnsi="Times New Roman"/>
          <w:sz w:val="24"/>
          <w:szCs w:val="24"/>
          <w:rPrChange w:id="2831" w:author="Palacherla, Susmitha C (NONUS)" w:date="2017-07-24T16:49:00Z">
            <w:rPr>
              <w:del w:id="2832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3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7D2F58" w:rsidRPr="00FD2034" w:rsidDel="00750775" w:rsidRDefault="007D2F58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34" w:author="Palacherla, Susmitha C (NONUS)" w:date="2017-07-24T17:33:00Z"/>
          <w:rFonts w:ascii="Times New Roman" w:hAnsi="Times New Roman"/>
          <w:sz w:val="24"/>
          <w:szCs w:val="24"/>
          <w:rPrChange w:id="2835" w:author="Palacherla, Susmitha C (NONUS)" w:date="2017-07-24T16:49:00Z">
            <w:rPr>
              <w:del w:id="2836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37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8705BE" w:rsidRPr="00FD2034" w:rsidDel="00750775" w:rsidRDefault="008705BE" w:rsidP="00750775">
      <w:pPr>
        <w:widowControl w:val="0"/>
        <w:autoSpaceDE w:val="0"/>
        <w:autoSpaceDN w:val="0"/>
        <w:adjustRightInd w:val="0"/>
        <w:spacing w:after="0" w:line="240" w:lineRule="auto"/>
        <w:rPr>
          <w:del w:id="2838" w:author="Palacherla, Susmitha C (NONUS)" w:date="2017-07-24T17:33:00Z"/>
          <w:rFonts w:ascii="Times New Roman" w:hAnsi="Times New Roman"/>
          <w:sz w:val="24"/>
          <w:szCs w:val="24"/>
          <w:rPrChange w:id="2839" w:author="Palacherla, Susmitha C (NONUS)" w:date="2017-07-24T16:49:00Z">
            <w:rPr>
              <w:del w:id="2840" w:author="Palacherla, Susmitha C (NONUS)" w:date="2017-07-24T17:33:00Z"/>
              <w:rFonts w:ascii="Arial" w:hAnsi="Arial" w:cs="Arial"/>
              <w:sz w:val="24"/>
              <w:szCs w:val="24"/>
            </w:rPr>
          </w:rPrChange>
        </w:rPr>
        <w:pPrChange w:id="2841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D93C14" w:rsidRPr="00FD2034" w:rsidRDefault="00D93C14" w:rsidP="0075077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842" w:author="Palacherla, Susmitha C (NONUS)" w:date="2017-07-24T16:49:00Z">
            <w:rPr>
              <w:rFonts w:ascii="Arial" w:hAnsi="Arial" w:cs="Arial"/>
              <w:sz w:val="24"/>
              <w:szCs w:val="24"/>
            </w:rPr>
          </w:rPrChange>
        </w:rPr>
        <w:pPrChange w:id="2843" w:author="Palacherla, Susmitha C (NONUS)" w:date="2017-07-24T17:3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sectPr w:rsidR="00D93C14" w:rsidRPr="00FD2034" w:rsidSect="00D47089">
      <w:footerReference w:type="default" r:id="rId5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917" w:rsidRDefault="00F47917" w:rsidP="009F2A51">
      <w:pPr>
        <w:spacing w:after="0" w:line="240" w:lineRule="auto"/>
      </w:pPr>
      <w:r>
        <w:separator/>
      </w:r>
    </w:p>
  </w:endnote>
  <w:endnote w:type="continuationSeparator" w:id="0">
    <w:p w:rsidR="00F47917" w:rsidRDefault="00F47917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889" w:rsidRDefault="00DD7889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29BE0"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DD7889" w:rsidRDefault="00DD7889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ETS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7/24/17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DD7889" w:rsidRDefault="00DD7889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DD7889" w:rsidRDefault="00DD7889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030326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917" w:rsidRDefault="00F47917" w:rsidP="009F2A51">
      <w:pPr>
        <w:spacing w:after="0" w:line="240" w:lineRule="auto"/>
      </w:pPr>
      <w:r>
        <w:separator/>
      </w:r>
    </w:p>
  </w:footnote>
  <w:footnote w:type="continuationSeparator" w:id="0">
    <w:p w:rsidR="00F47917" w:rsidRDefault="00F47917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7A329D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A95A72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 w15:restartNumberingAfterBreak="0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B0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4197C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9072125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92542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FA2AC4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56449ED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4"/>
  </w:num>
  <w:num w:numId="3">
    <w:abstractNumId w:val="2"/>
  </w:num>
  <w:num w:numId="4">
    <w:abstractNumId w:val="9"/>
  </w:num>
  <w:num w:numId="5">
    <w:abstractNumId w:val="6"/>
  </w:num>
  <w:num w:numId="6">
    <w:abstractNumId w:val="23"/>
  </w:num>
  <w:num w:numId="7">
    <w:abstractNumId w:val="22"/>
  </w:num>
  <w:num w:numId="8">
    <w:abstractNumId w:val="0"/>
  </w:num>
  <w:num w:numId="9">
    <w:abstractNumId w:val="0"/>
  </w:num>
  <w:num w:numId="10">
    <w:abstractNumId w:val="20"/>
  </w:num>
  <w:num w:numId="11">
    <w:abstractNumId w:val="3"/>
  </w:num>
  <w:num w:numId="12">
    <w:abstractNumId w:val="19"/>
  </w:num>
  <w:num w:numId="13">
    <w:abstractNumId w:val="1"/>
  </w:num>
  <w:num w:numId="14">
    <w:abstractNumId w:val="10"/>
  </w:num>
  <w:num w:numId="15">
    <w:abstractNumId w:val="17"/>
  </w:num>
  <w:num w:numId="16">
    <w:abstractNumId w:val="15"/>
  </w:num>
  <w:num w:numId="17">
    <w:abstractNumId w:val="21"/>
  </w:num>
  <w:num w:numId="18">
    <w:abstractNumId w:val="4"/>
  </w:num>
  <w:num w:numId="19">
    <w:abstractNumId w:val="8"/>
  </w:num>
  <w:num w:numId="20">
    <w:abstractNumId w:val="12"/>
  </w:num>
  <w:num w:numId="21">
    <w:abstractNumId w:val="11"/>
  </w:num>
  <w:num w:numId="22">
    <w:abstractNumId w:val="5"/>
  </w:num>
  <w:num w:numId="23">
    <w:abstractNumId w:val="16"/>
  </w:num>
  <w:num w:numId="24">
    <w:abstractNumId w:val="7"/>
  </w:num>
  <w:num w:numId="25">
    <w:abstractNumId w:val="18"/>
  </w:num>
  <w:num w:numId="26">
    <w:abstractNumId w:val="24"/>
  </w:num>
  <w:num w:numId="27">
    <w:abstractNumId w:val="0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2EB5"/>
    <w:rsid w:val="000229C2"/>
    <w:rsid w:val="00022CCE"/>
    <w:rsid w:val="00024AB2"/>
    <w:rsid w:val="00026033"/>
    <w:rsid w:val="00026536"/>
    <w:rsid w:val="00030326"/>
    <w:rsid w:val="00040549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41B19"/>
    <w:rsid w:val="00144DAD"/>
    <w:rsid w:val="0015168F"/>
    <w:rsid w:val="001525FE"/>
    <w:rsid w:val="00153371"/>
    <w:rsid w:val="0015614B"/>
    <w:rsid w:val="00157107"/>
    <w:rsid w:val="0016044C"/>
    <w:rsid w:val="00166258"/>
    <w:rsid w:val="00170D44"/>
    <w:rsid w:val="0017605E"/>
    <w:rsid w:val="00181CA6"/>
    <w:rsid w:val="001B35F6"/>
    <w:rsid w:val="001B4454"/>
    <w:rsid w:val="001B4BE1"/>
    <w:rsid w:val="001D1B74"/>
    <w:rsid w:val="001E1452"/>
    <w:rsid w:val="00202048"/>
    <w:rsid w:val="002074EC"/>
    <w:rsid w:val="00213A1B"/>
    <w:rsid w:val="00217335"/>
    <w:rsid w:val="00217802"/>
    <w:rsid w:val="00217E7F"/>
    <w:rsid w:val="002214F4"/>
    <w:rsid w:val="002326CC"/>
    <w:rsid w:val="002431EB"/>
    <w:rsid w:val="00247928"/>
    <w:rsid w:val="00260C5D"/>
    <w:rsid w:val="00263314"/>
    <w:rsid w:val="00265092"/>
    <w:rsid w:val="00265A6D"/>
    <w:rsid w:val="0027630C"/>
    <w:rsid w:val="00280149"/>
    <w:rsid w:val="0028710A"/>
    <w:rsid w:val="00287F13"/>
    <w:rsid w:val="00290CD1"/>
    <w:rsid w:val="002B2AA9"/>
    <w:rsid w:val="002B6EC8"/>
    <w:rsid w:val="002C13F0"/>
    <w:rsid w:val="002C3B04"/>
    <w:rsid w:val="002D079E"/>
    <w:rsid w:val="002D5D3B"/>
    <w:rsid w:val="002F47D9"/>
    <w:rsid w:val="002F4C82"/>
    <w:rsid w:val="002F5746"/>
    <w:rsid w:val="003011AB"/>
    <w:rsid w:val="00304EEA"/>
    <w:rsid w:val="00320E41"/>
    <w:rsid w:val="00323C43"/>
    <w:rsid w:val="003376CE"/>
    <w:rsid w:val="00340B36"/>
    <w:rsid w:val="00340F7E"/>
    <w:rsid w:val="00350946"/>
    <w:rsid w:val="00360E8C"/>
    <w:rsid w:val="00360EAA"/>
    <w:rsid w:val="0038466D"/>
    <w:rsid w:val="00385FF7"/>
    <w:rsid w:val="0039003A"/>
    <w:rsid w:val="003D2977"/>
    <w:rsid w:val="00401F64"/>
    <w:rsid w:val="004020EE"/>
    <w:rsid w:val="004024CD"/>
    <w:rsid w:val="0041340F"/>
    <w:rsid w:val="004150EA"/>
    <w:rsid w:val="00445632"/>
    <w:rsid w:val="00452D84"/>
    <w:rsid w:val="00454366"/>
    <w:rsid w:val="004639A2"/>
    <w:rsid w:val="00481F6E"/>
    <w:rsid w:val="00490C4F"/>
    <w:rsid w:val="0049254A"/>
    <w:rsid w:val="00494DF0"/>
    <w:rsid w:val="004A132D"/>
    <w:rsid w:val="004A6695"/>
    <w:rsid w:val="004A6D60"/>
    <w:rsid w:val="004A74F0"/>
    <w:rsid w:val="004C48CE"/>
    <w:rsid w:val="004C6E9F"/>
    <w:rsid w:val="004D3B66"/>
    <w:rsid w:val="004E3D97"/>
    <w:rsid w:val="004F7CB4"/>
    <w:rsid w:val="00504005"/>
    <w:rsid w:val="005138C7"/>
    <w:rsid w:val="00514612"/>
    <w:rsid w:val="0053330A"/>
    <w:rsid w:val="005425C2"/>
    <w:rsid w:val="00572F34"/>
    <w:rsid w:val="00574DF5"/>
    <w:rsid w:val="005770D3"/>
    <w:rsid w:val="005858ED"/>
    <w:rsid w:val="0059043B"/>
    <w:rsid w:val="005A139D"/>
    <w:rsid w:val="005A64D7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14708"/>
    <w:rsid w:val="00720707"/>
    <w:rsid w:val="00732F3C"/>
    <w:rsid w:val="00736BF7"/>
    <w:rsid w:val="00743901"/>
    <w:rsid w:val="0074547D"/>
    <w:rsid w:val="00750775"/>
    <w:rsid w:val="00750891"/>
    <w:rsid w:val="00756BEE"/>
    <w:rsid w:val="0076086A"/>
    <w:rsid w:val="007768F7"/>
    <w:rsid w:val="00780774"/>
    <w:rsid w:val="00780B5B"/>
    <w:rsid w:val="00782A53"/>
    <w:rsid w:val="007931F8"/>
    <w:rsid w:val="00794A10"/>
    <w:rsid w:val="007A2AFC"/>
    <w:rsid w:val="007B21AB"/>
    <w:rsid w:val="007B3C9C"/>
    <w:rsid w:val="007B5133"/>
    <w:rsid w:val="007B6A67"/>
    <w:rsid w:val="007C480A"/>
    <w:rsid w:val="007C5441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63BA8"/>
    <w:rsid w:val="0096572D"/>
    <w:rsid w:val="009773E7"/>
    <w:rsid w:val="00987C80"/>
    <w:rsid w:val="00992799"/>
    <w:rsid w:val="009A4223"/>
    <w:rsid w:val="009B649E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C3089"/>
    <w:rsid w:val="00AC6E0C"/>
    <w:rsid w:val="00AE6907"/>
    <w:rsid w:val="00B1394B"/>
    <w:rsid w:val="00B148DC"/>
    <w:rsid w:val="00B15619"/>
    <w:rsid w:val="00B17252"/>
    <w:rsid w:val="00B41F6B"/>
    <w:rsid w:val="00B644CC"/>
    <w:rsid w:val="00B65375"/>
    <w:rsid w:val="00B7425F"/>
    <w:rsid w:val="00B77C83"/>
    <w:rsid w:val="00B853DF"/>
    <w:rsid w:val="00B94B3A"/>
    <w:rsid w:val="00B97A0A"/>
    <w:rsid w:val="00BA7B09"/>
    <w:rsid w:val="00BB3E90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57F4D"/>
    <w:rsid w:val="00C66923"/>
    <w:rsid w:val="00C70395"/>
    <w:rsid w:val="00C74EEA"/>
    <w:rsid w:val="00C84DC7"/>
    <w:rsid w:val="00C86D30"/>
    <w:rsid w:val="00C92EFB"/>
    <w:rsid w:val="00C960CD"/>
    <w:rsid w:val="00CB4F01"/>
    <w:rsid w:val="00CC4682"/>
    <w:rsid w:val="00CD7CE3"/>
    <w:rsid w:val="00CE328F"/>
    <w:rsid w:val="00D06669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3C14"/>
    <w:rsid w:val="00D96844"/>
    <w:rsid w:val="00D9759F"/>
    <w:rsid w:val="00D9798B"/>
    <w:rsid w:val="00DA3001"/>
    <w:rsid w:val="00DC43BA"/>
    <w:rsid w:val="00DD0B27"/>
    <w:rsid w:val="00DD7889"/>
    <w:rsid w:val="00E012D4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1D17"/>
    <w:rsid w:val="00E97561"/>
    <w:rsid w:val="00EA4035"/>
    <w:rsid w:val="00EA7EB2"/>
    <w:rsid w:val="00EC642C"/>
    <w:rsid w:val="00EE06FD"/>
    <w:rsid w:val="00EE25CC"/>
    <w:rsid w:val="00F00100"/>
    <w:rsid w:val="00F45E37"/>
    <w:rsid w:val="00F47917"/>
    <w:rsid w:val="00F56A29"/>
    <w:rsid w:val="00F57A08"/>
    <w:rsid w:val="00F81D05"/>
    <w:rsid w:val="00F8420E"/>
    <w:rsid w:val="00F85550"/>
    <w:rsid w:val="00F94DAF"/>
    <w:rsid w:val="00FA6FC3"/>
    <w:rsid w:val="00FB1E19"/>
    <w:rsid w:val="00FB4D2F"/>
    <w:rsid w:val="00FC3DCF"/>
    <w:rsid w:val="00FD2034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309DA78-B9D8-4072-B569-CE5FC277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E236E8-36A6-4282-B5CA-9846E5E5A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2226</Words>
  <Characters>12694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14891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19</cp:revision>
  <dcterms:created xsi:type="dcterms:W3CDTF">2015-01-12T19:52:00Z</dcterms:created>
  <dcterms:modified xsi:type="dcterms:W3CDTF">2017-07-24T21:39:00Z</dcterms:modified>
</cp:coreProperties>
</file>