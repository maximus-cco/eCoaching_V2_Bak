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EAFB3" w14:textId="77777777" w:rsidR="009F2A51" w:rsidRPr="002431EB" w:rsidRDefault="009F2A51" w:rsidP="009F2A51">
      <w:pPr>
        <w:ind w:right="-270"/>
        <w:jc w:val="center"/>
        <w:rPr>
          <w:rFonts w:ascii="Century Schoolbook" w:hAnsi="Century Schoolbook"/>
        </w:rPr>
      </w:pPr>
    </w:p>
    <w:p w14:paraId="5877257E" w14:textId="77777777" w:rsidR="009F2A51" w:rsidRPr="002431EB" w:rsidRDefault="009F2A51" w:rsidP="009F2A51">
      <w:pPr>
        <w:ind w:right="-270"/>
        <w:jc w:val="center"/>
        <w:rPr>
          <w:rFonts w:ascii="Century Schoolbook" w:hAnsi="Century Schoolbook"/>
        </w:rPr>
      </w:pPr>
    </w:p>
    <w:p w14:paraId="6DE626D7" w14:textId="77777777" w:rsidR="00DD2C16" w:rsidRPr="007665CA" w:rsidRDefault="00DD2C16" w:rsidP="0055092D">
      <w:pPr>
        <w:ind w:left="720" w:right="-270" w:firstLine="720"/>
        <w:rPr>
          <w:b/>
          <w:bCs/>
          <w:sz w:val="56"/>
          <w:szCs w:val="56"/>
        </w:rPr>
      </w:pPr>
      <w:r>
        <w:rPr>
          <w:b/>
          <w:bCs/>
          <w:noProof/>
          <w:sz w:val="56"/>
          <w:szCs w:val="56"/>
        </w:rPr>
        <w:t xml:space="preserve">    </w:t>
      </w:r>
      <w:r w:rsidRPr="007665CA">
        <w:rPr>
          <w:b/>
          <w:bCs/>
          <w:noProof/>
          <w:sz w:val="56"/>
          <w:szCs w:val="56"/>
        </w:rPr>
        <w:t>eCoac</w:t>
      </w:r>
      <w:r>
        <w:rPr>
          <w:b/>
          <w:bCs/>
          <w:noProof/>
          <w:sz w:val="56"/>
          <w:szCs w:val="56"/>
        </w:rPr>
        <w:t>h</w:t>
      </w:r>
      <w:r w:rsidRPr="007665CA">
        <w:rPr>
          <w:b/>
          <w:bCs/>
          <w:noProof/>
          <w:sz w:val="56"/>
          <w:szCs w:val="56"/>
        </w:rPr>
        <w:t>ing Log System</w:t>
      </w:r>
    </w:p>
    <w:p w14:paraId="316CFEAB" w14:textId="77777777" w:rsidR="009F2A51" w:rsidRPr="0055092D" w:rsidRDefault="00213A1B">
      <w:pPr>
        <w:pStyle w:val="BodyText"/>
        <w:spacing w:before="240" w:after="60"/>
        <w:jc w:val="center"/>
        <w:rPr>
          <w:b/>
          <w:sz w:val="36"/>
          <w:szCs w:val="36"/>
        </w:rPr>
      </w:pPr>
      <w:r w:rsidRPr="0055092D">
        <w:rPr>
          <w:b/>
          <w:sz w:val="36"/>
          <w:szCs w:val="36"/>
        </w:rPr>
        <w:t>Employee</w:t>
      </w:r>
      <w:r w:rsidR="00DD2C16" w:rsidRPr="0055092D">
        <w:rPr>
          <w:b/>
          <w:sz w:val="36"/>
          <w:szCs w:val="36"/>
        </w:rPr>
        <w:t xml:space="preserve"> </w:t>
      </w:r>
      <w:r w:rsidRPr="0055092D">
        <w:rPr>
          <w:b/>
          <w:sz w:val="36"/>
          <w:szCs w:val="36"/>
        </w:rPr>
        <w:t>Hierarchy</w:t>
      </w:r>
      <w:r w:rsidR="00DD2C16" w:rsidRPr="0055092D">
        <w:rPr>
          <w:b/>
          <w:sz w:val="36"/>
          <w:szCs w:val="36"/>
        </w:rPr>
        <w:t xml:space="preserve"> Load</w:t>
      </w:r>
    </w:p>
    <w:p w14:paraId="3D72A3A3" w14:textId="77777777" w:rsidR="009F2A51" w:rsidRPr="00257251" w:rsidRDefault="009F2A51" w:rsidP="009F2A51">
      <w:pPr>
        <w:pStyle w:val="BodyText"/>
        <w:spacing w:before="240" w:after="60"/>
        <w:jc w:val="center"/>
        <w:rPr>
          <w:b/>
          <w:sz w:val="32"/>
        </w:rPr>
      </w:pPr>
      <w:r w:rsidRPr="00257251">
        <w:rPr>
          <w:b/>
          <w:sz w:val="32"/>
        </w:rPr>
        <w:t>SSIS Detail Design Document</w:t>
      </w:r>
    </w:p>
    <w:p w14:paraId="71FC82EC" w14:textId="77777777" w:rsidR="009F2A51" w:rsidRPr="002431EB" w:rsidRDefault="009F2A51" w:rsidP="009F2A51">
      <w:pPr>
        <w:pStyle w:val="Title1"/>
        <w:ind w:right="-270"/>
      </w:pPr>
      <w:r w:rsidRPr="002431EB">
        <w:t>__________________________</w:t>
      </w:r>
    </w:p>
    <w:p w14:paraId="7F378859" w14:textId="77777777" w:rsidR="009F2A51" w:rsidRPr="002431EB" w:rsidRDefault="009F2A51" w:rsidP="009F2A51">
      <w:pPr>
        <w:ind w:right="-270"/>
      </w:pPr>
    </w:p>
    <w:p w14:paraId="1076BED6" w14:textId="77777777" w:rsidR="009F2A51" w:rsidRPr="002431EB" w:rsidRDefault="009F2A51" w:rsidP="009F2A51">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4590"/>
      </w:tblGrid>
      <w:tr w:rsidR="009F2A51" w:rsidRPr="00D37C04" w14:paraId="635EA94C" w14:textId="77777777" w:rsidTr="00F9414B">
        <w:trPr>
          <w:cantSplit/>
          <w:trHeight w:val="282"/>
        </w:trPr>
        <w:tc>
          <w:tcPr>
            <w:tcW w:w="1530" w:type="dxa"/>
            <w:tcBorders>
              <w:top w:val="single" w:sz="6" w:space="0" w:color="auto"/>
              <w:left w:val="single" w:sz="6" w:space="0" w:color="auto"/>
              <w:right w:val="single" w:sz="6" w:space="0" w:color="auto"/>
            </w:tcBorders>
            <w:vAlign w:val="center"/>
          </w:tcPr>
          <w:p w14:paraId="3683DF00" w14:textId="77777777"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7C0ED2DF" w14:textId="77777777"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Review</w:t>
            </w:r>
          </w:p>
        </w:tc>
        <w:tc>
          <w:tcPr>
            <w:tcW w:w="4590" w:type="dxa"/>
            <w:tcBorders>
              <w:top w:val="single" w:sz="6" w:space="0" w:color="auto"/>
              <w:right w:val="single" w:sz="6" w:space="0" w:color="auto"/>
            </w:tcBorders>
            <w:vAlign w:val="center"/>
          </w:tcPr>
          <w:p w14:paraId="5FBCA6FA" w14:textId="77777777" w:rsidR="009F2A51" w:rsidRPr="00D37C04" w:rsidRDefault="009F2A51" w:rsidP="00A45C57">
            <w:pPr>
              <w:ind w:right="-270"/>
              <w:jc w:val="center"/>
              <w:rPr>
                <w:rFonts w:ascii="Times New Roman (PCL6)" w:hAnsi="Times New Roman (PCL6)"/>
              </w:rPr>
            </w:pPr>
            <w:r w:rsidRPr="00D37C04">
              <w:rPr>
                <w:rFonts w:ascii="Times New Roman (PCL6)" w:hAnsi="Times New Roman (PCL6)"/>
              </w:rPr>
              <w:t>Description</w:t>
            </w:r>
          </w:p>
        </w:tc>
      </w:tr>
      <w:tr w:rsidR="005B6D93" w:rsidRPr="00D37C04" w14:paraId="01414C12" w14:textId="77777777" w:rsidTr="00F9414B">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4191B8B4" w14:textId="3651C686" w:rsidR="005B6D93" w:rsidRPr="00FF578D" w:rsidRDefault="005B6D93" w:rsidP="005B6D93">
            <w:pPr>
              <w:ind w:left="-12" w:right="-270"/>
              <w:jc w:val="center"/>
              <w:rPr>
                <w:rFonts w:ascii="Times New Roman (PCL6)" w:hAnsi="Times New Roman (PCL6)"/>
              </w:rPr>
            </w:pPr>
            <w:del w:id="0" w:author="Palacherla, Susmitha C" w:date="2022-07-22T12:58:00Z">
              <w:r w:rsidDel="006F224E">
                <w:rPr>
                  <w:rFonts w:ascii="Times New Roman" w:hAnsi="Times New Roman"/>
                </w:rPr>
                <w:delText>4/19/2021</w:delText>
              </w:r>
            </w:del>
            <w:ins w:id="1" w:author="Palacherla, Susmitha C" w:date="2022-07-22T12:58:00Z">
              <w:r w:rsidR="006F224E">
                <w:rPr>
                  <w:rFonts w:ascii="Times New Roman" w:hAnsi="Times New Roman"/>
                </w:rPr>
                <w:t>7/22/2022</w:t>
              </w:r>
            </w:ins>
          </w:p>
        </w:tc>
        <w:tc>
          <w:tcPr>
            <w:tcW w:w="1620" w:type="dxa"/>
            <w:tcBorders>
              <w:top w:val="single" w:sz="12" w:space="0" w:color="auto"/>
              <w:left w:val="single" w:sz="6" w:space="0" w:color="auto"/>
              <w:bottom w:val="single" w:sz="12" w:space="0" w:color="auto"/>
              <w:right w:val="single" w:sz="6" w:space="0" w:color="auto"/>
            </w:tcBorders>
          </w:tcPr>
          <w:p w14:paraId="0E67A10B" w14:textId="77777777" w:rsidR="005B6D93" w:rsidRPr="00D37C04" w:rsidRDefault="005B6D93" w:rsidP="005B6D93">
            <w:pPr>
              <w:ind w:left="-12" w:right="-270"/>
              <w:jc w:val="center"/>
              <w:rPr>
                <w:rFonts w:ascii="Times New Roman (PCL6)" w:hAnsi="Times New Roman (PCL6)"/>
              </w:rPr>
            </w:pPr>
          </w:p>
        </w:tc>
        <w:tc>
          <w:tcPr>
            <w:tcW w:w="4590" w:type="dxa"/>
            <w:tcBorders>
              <w:top w:val="single" w:sz="12" w:space="0" w:color="auto"/>
              <w:bottom w:val="single" w:sz="12" w:space="0" w:color="auto"/>
              <w:right w:val="single" w:sz="6" w:space="0" w:color="auto"/>
            </w:tcBorders>
          </w:tcPr>
          <w:p w14:paraId="3899D9B2" w14:textId="4BFDAE91" w:rsidR="005B6D93" w:rsidRPr="00D37C04" w:rsidRDefault="006F224E" w:rsidP="005B6D93">
            <w:pPr>
              <w:ind w:right="-270"/>
              <w:rPr>
                <w:rFonts w:ascii="Times New Roman (PCL6)" w:hAnsi="Times New Roman (PCL6)"/>
              </w:rPr>
            </w:pPr>
            <w:ins w:id="2" w:author="Palacherla, Susmitha C" w:date="2022-07-22T12:58:00Z">
              <w:r w:rsidRPr="006F224E">
                <w:rPr>
                  <w:rFonts w:ascii="Times New Roman" w:hAnsi="Times New Roman"/>
                  <w:sz w:val="24"/>
                </w:rPr>
                <w:t>TFS 24924- Report access for Early Work</w:t>
              </w:r>
              <w:r>
                <w:rPr>
                  <w:rFonts w:ascii="Times New Roman" w:hAnsi="Times New Roman"/>
                  <w:sz w:val="24"/>
                </w:rPr>
                <w:t xml:space="preserve"> L</w:t>
              </w:r>
              <w:r w:rsidRPr="006F224E">
                <w:rPr>
                  <w:rFonts w:ascii="Times New Roman" w:hAnsi="Times New Roman"/>
                  <w:sz w:val="24"/>
                </w:rPr>
                <w:t>ife Supervisors</w:t>
              </w:r>
            </w:ins>
            <w:del w:id="3" w:author="Palacherla, Susmitha C" w:date="2022-07-22T12:58:00Z">
              <w:r w:rsidR="005B6D93" w:rsidRPr="000E2E23" w:rsidDel="006F224E">
                <w:rPr>
                  <w:rFonts w:ascii="Times New Roman" w:hAnsi="Times New Roman"/>
                  <w:sz w:val="24"/>
                </w:rPr>
                <w:delText>TFS 20677 -  AD island to AD AWS environment changes</w:delText>
              </w:r>
              <w:r w:rsidR="005B6D93" w:rsidDel="006F224E">
                <w:rPr>
                  <w:rFonts w:ascii="Times New Roman" w:hAnsi="Times New Roman"/>
                  <w:sz w:val="24"/>
                </w:rPr>
                <w:delText>.</w:delText>
              </w:r>
            </w:del>
          </w:p>
        </w:tc>
      </w:tr>
    </w:tbl>
    <w:p w14:paraId="4110102D" w14:textId="77777777"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14:paraId="20496CB0" w14:textId="77777777" w:rsidR="009F2A51" w:rsidRPr="00257251" w:rsidRDefault="00304EEA" w:rsidP="009F2A51">
      <w:pPr>
        <w:pStyle w:val="hd1"/>
        <w:tabs>
          <w:tab w:val="clear" w:pos="4320"/>
          <w:tab w:val="clear" w:pos="8640"/>
          <w:tab w:val="left" w:pos="1980"/>
          <w:tab w:val="left" w:pos="6750"/>
        </w:tabs>
        <w:ind w:right="-270"/>
        <w:rPr>
          <w:rFonts w:ascii="Times New Roman" w:hAnsi="Times New Roman"/>
          <w:sz w:val="20"/>
        </w:rPr>
      </w:pPr>
      <w:r w:rsidRPr="00257251">
        <w:rPr>
          <w:rFonts w:ascii="Times New Roman" w:hAnsi="Times New Roman"/>
          <w:noProof/>
        </w:rPr>
        <mc:AlternateContent>
          <mc:Choice Requires="wps">
            <w:drawing>
              <wp:anchor distT="0" distB="0" distL="114300" distR="114300" simplePos="0" relativeHeight="251659776" behindDoc="0" locked="0" layoutInCell="0" allowOverlap="1" wp14:anchorId="7BA7B05F" wp14:editId="6B2622D2">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71D25" id="Line 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" o:allowincell="f">
                <v:stroke startarrowwidth="narrow" startarrowlength="short" endarrowwidth="narrow" endarrowlength="short"/>
              </v:line>
            </w:pict>
          </mc:Fallback>
        </mc:AlternateContent>
      </w:r>
      <w:r w:rsidRPr="00257251">
        <w:rPr>
          <w:rFonts w:ascii="Times New Roman" w:hAnsi="Times New Roman"/>
          <w:noProof/>
        </w:rPr>
        <mc:AlternateContent>
          <mc:Choice Requires="wps">
            <w:drawing>
              <wp:anchor distT="0" distB="0" distL="114300" distR="114300" simplePos="0" relativeHeight="251652608" behindDoc="0" locked="0" layoutInCell="0" allowOverlap="1" wp14:anchorId="3112CB4D" wp14:editId="390E09F0">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74393" id="Line 4"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" o:allowincell="f">
                <v:stroke startarrowwidth="narrow" startarrowlength="short" endarrowwidth="narrow" endarrowlength="short"/>
              </v:line>
            </w:pict>
          </mc:Fallback>
        </mc:AlternateContent>
      </w:r>
      <w:r w:rsidR="009F2A51" w:rsidRPr="00257251">
        <w:rPr>
          <w:rFonts w:ascii="Times New Roman" w:hAnsi="Times New Roman"/>
          <w:b w:val="0"/>
          <w:sz w:val="22"/>
        </w:rPr>
        <w:t>Prepared by:</w:t>
      </w:r>
      <w:r w:rsidR="00DD2C16">
        <w:rPr>
          <w:rFonts w:ascii="Times New Roman" w:hAnsi="Times New Roman"/>
          <w:b w:val="0"/>
          <w:sz w:val="20"/>
        </w:rPr>
        <w:t xml:space="preserve">          </w:t>
      </w:r>
      <w:r w:rsidR="00DD2C16" w:rsidRPr="009C69BB">
        <w:rPr>
          <w:rFonts w:ascii="Times New Roman (PCL6)" w:hAnsi="Times New Roman (PCL6)"/>
          <w:b w:val="0"/>
          <w:sz w:val="22"/>
          <w:szCs w:val="22"/>
        </w:rPr>
        <w:t>eCoaching Engineering Team</w:t>
      </w:r>
      <w:r w:rsidR="00DD2C16" w:rsidRPr="002A770C" w:rsidDel="007E662B">
        <w:rPr>
          <w:rFonts w:ascii="Times New Roman" w:hAnsi="Times New Roman"/>
          <w:b w:val="0"/>
          <w:sz w:val="20"/>
        </w:rPr>
        <w:t xml:space="preserve"> </w:t>
      </w:r>
      <w:r w:rsidR="009F2A51" w:rsidRPr="00257251">
        <w:rPr>
          <w:rFonts w:ascii="Times New Roman" w:hAnsi="Times New Roman"/>
          <w:b w:val="0"/>
          <w:sz w:val="20"/>
        </w:rPr>
        <w:tab/>
      </w:r>
      <w:r w:rsidR="009F2A51" w:rsidRPr="00257251">
        <w:rPr>
          <w:rFonts w:ascii="Times New Roman" w:hAnsi="Times New Roman"/>
          <w:b w:val="0"/>
          <w:sz w:val="22"/>
        </w:rPr>
        <w:t xml:space="preserve">Date:  </w:t>
      </w:r>
      <w:r w:rsidR="00FF578D" w:rsidRPr="00257251">
        <w:rPr>
          <w:rFonts w:ascii="Times New Roman" w:hAnsi="Times New Roman"/>
          <w:b w:val="0"/>
          <w:sz w:val="22"/>
        </w:rPr>
        <w:t>12/04/2013</w:t>
      </w:r>
    </w:p>
    <w:p w14:paraId="3BDB4ED0" w14:textId="77777777" w:rsidR="00DD2C16" w:rsidRPr="0055092D" w:rsidRDefault="00DD2C16" w:rsidP="0055092D"/>
    <w:p w14:paraId="676B6836" w14:textId="77777777" w:rsidR="009F2A51" w:rsidRPr="00257251" w:rsidRDefault="00304EEA" w:rsidP="009F2A51">
      <w:pPr>
        <w:pStyle w:val="hd1"/>
        <w:tabs>
          <w:tab w:val="clear" w:pos="4320"/>
          <w:tab w:val="clear" w:pos="8640"/>
          <w:tab w:val="left" w:pos="1980"/>
          <w:tab w:val="left" w:pos="6750"/>
        </w:tabs>
        <w:ind w:right="-270"/>
        <w:rPr>
          <w:rFonts w:ascii="Times New Roman" w:hAnsi="Times New Roman"/>
          <w:sz w:val="22"/>
        </w:rPr>
      </w:pPr>
      <w:r w:rsidRPr="00257251">
        <w:rPr>
          <w:rFonts w:ascii="Times New Roman" w:hAnsi="Times New Roman"/>
          <w:noProof/>
        </w:rPr>
        <mc:AlternateContent>
          <mc:Choice Requires="wps">
            <w:drawing>
              <wp:anchor distT="0" distB="0" distL="114300" distR="114300" simplePos="0" relativeHeight="251660800" behindDoc="0" locked="0" layoutInCell="0" allowOverlap="1" wp14:anchorId="6AA0022B" wp14:editId="17801E7D">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7D6D76" id="Line 6"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" o:allowincell="f">
                <v:stroke startarrowwidth="narrow" startarrowlength="short" endarrowwidth="narrow" endarrowlength="short"/>
              </v:line>
            </w:pict>
          </mc:Fallback>
        </mc:AlternateContent>
      </w:r>
      <w:r w:rsidRPr="00257251">
        <w:rPr>
          <w:rFonts w:ascii="Times New Roman" w:hAnsi="Times New Roman"/>
          <w:noProof/>
        </w:rPr>
        <mc:AlternateContent>
          <mc:Choice Requires="wps">
            <w:drawing>
              <wp:anchor distT="0" distB="0" distL="114300" distR="114300" simplePos="0" relativeHeight="251653632" behindDoc="0" locked="0" layoutInCell="0" allowOverlap="1" wp14:anchorId="291E6659" wp14:editId="0E491C02">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AABBA" id="Line 7"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" o:allowincell="f">
                <v:stroke startarrowwidth="narrow" startarrowlength="short" endarrowwidth="narrow" endarrowlength="short"/>
              </v:line>
            </w:pict>
          </mc:Fallback>
        </mc:AlternateContent>
      </w:r>
      <w:r w:rsidR="009F2A51" w:rsidRPr="00257251">
        <w:rPr>
          <w:rFonts w:ascii="Times New Roman" w:hAnsi="Times New Roman"/>
          <w:b w:val="0"/>
          <w:sz w:val="22"/>
        </w:rPr>
        <w:t>Approved by:</w:t>
      </w:r>
      <w:r w:rsidR="009F2A51" w:rsidRPr="00257251">
        <w:rPr>
          <w:rFonts w:ascii="Times New Roman" w:hAnsi="Times New Roman"/>
          <w:b w:val="0"/>
          <w:sz w:val="20"/>
        </w:rPr>
        <w:tab/>
      </w:r>
      <w:r w:rsidR="009F2A51" w:rsidRPr="00257251">
        <w:rPr>
          <w:rFonts w:ascii="Times New Roman" w:hAnsi="Times New Roman"/>
          <w:b w:val="0"/>
          <w:sz w:val="20"/>
        </w:rPr>
        <w:tab/>
      </w:r>
      <w:r w:rsidR="009F2A51" w:rsidRPr="00257251">
        <w:rPr>
          <w:rFonts w:ascii="Times New Roman" w:hAnsi="Times New Roman"/>
          <w:b w:val="0"/>
          <w:sz w:val="22"/>
        </w:rPr>
        <w:t xml:space="preserve">Date: </w:t>
      </w:r>
    </w:p>
    <w:p w14:paraId="1E89D9FA" w14:textId="77777777" w:rsidR="009F2A51" w:rsidRDefault="009F2A51" w:rsidP="009F2A51">
      <w:pPr>
        <w:tabs>
          <w:tab w:val="left" w:pos="1980"/>
          <w:tab w:val="left" w:pos="6750"/>
        </w:tabs>
        <w:ind w:left="1440" w:right="-270" w:firstLine="720"/>
        <w:rPr>
          <w:rFonts w:ascii="Times New Roman" w:hAnsi="Times New Roman"/>
        </w:rPr>
      </w:pPr>
    </w:p>
    <w:p w14:paraId="297C170D" w14:textId="77777777" w:rsidR="00DD2C16" w:rsidRDefault="00DD2C16" w:rsidP="009F2A51">
      <w:pPr>
        <w:tabs>
          <w:tab w:val="left" w:pos="1980"/>
          <w:tab w:val="left" w:pos="6750"/>
        </w:tabs>
        <w:ind w:left="1440" w:right="-270" w:firstLine="720"/>
        <w:rPr>
          <w:rFonts w:ascii="Times New Roman" w:hAnsi="Times New Roman"/>
        </w:rPr>
      </w:pPr>
    </w:p>
    <w:p w14:paraId="188D0F4A" w14:textId="77777777" w:rsidR="00DD2C16" w:rsidRDefault="00DD2C16" w:rsidP="009F2A51">
      <w:pPr>
        <w:tabs>
          <w:tab w:val="left" w:pos="1980"/>
          <w:tab w:val="left" w:pos="6750"/>
        </w:tabs>
        <w:ind w:left="1440" w:right="-270" w:firstLine="720"/>
        <w:rPr>
          <w:rFonts w:ascii="Times New Roman" w:hAnsi="Times New Roman"/>
        </w:rPr>
      </w:pPr>
    </w:p>
    <w:p w14:paraId="76903AE2" w14:textId="77777777" w:rsidR="00DD2C16" w:rsidRDefault="00DD2C16" w:rsidP="009F2A51">
      <w:pPr>
        <w:tabs>
          <w:tab w:val="left" w:pos="1980"/>
          <w:tab w:val="left" w:pos="6750"/>
        </w:tabs>
        <w:ind w:left="1440" w:right="-270" w:firstLine="720"/>
        <w:rPr>
          <w:rFonts w:ascii="Times New Roman" w:hAnsi="Times New Roman"/>
        </w:rPr>
      </w:pPr>
    </w:p>
    <w:p w14:paraId="162FE85D" w14:textId="77777777" w:rsidR="00DD2C16" w:rsidRPr="00257251" w:rsidRDefault="00DD2C16" w:rsidP="009F2A51">
      <w:pPr>
        <w:tabs>
          <w:tab w:val="left" w:pos="1980"/>
          <w:tab w:val="left" w:pos="6750"/>
        </w:tabs>
        <w:ind w:left="1440" w:right="-270" w:firstLine="720"/>
        <w:rPr>
          <w:rFonts w:ascii="Times New Roman" w:hAnsi="Times New Roman"/>
        </w:rPr>
      </w:pPr>
    </w:p>
    <w:p w14:paraId="46F1FFCB" w14:textId="77777777" w:rsidR="009F2A51" w:rsidRPr="0055092D" w:rsidRDefault="009F2A51" w:rsidP="009F2A51">
      <w:pPr>
        <w:pStyle w:val="hdr1"/>
        <w:ind w:left="0" w:right="-270"/>
        <w:jc w:val="center"/>
        <w:rPr>
          <w:b/>
          <w:sz w:val="32"/>
          <w:szCs w:val="32"/>
        </w:rPr>
      </w:pPr>
      <w:r w:rsidRPr="0055092D">
        <w:rPr>
          <w:b/>
          <w:sz w:val="32"/>
          <w:szCs w:val="32"/>
        </w:rPr>
        <w:lastRenderedPageBreak/>
        <w:t>Change History Log</w:t>
      </w:r>
    </w:p>
    <w:p w14:paraId="4CEED793" w14:textId="77777777" w:rsidR="009F2A51" w:rsidRPr="00257251"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257251" w14:paraId="1C15A967" w14:textId="77777777" w:rsidTr="00A45C57">
        <w:trPr>
          <w:tblHeader/>
        </w:trPr>
        <w:tc>
          <w:tcPr>
            <w:tcW w:w="1440" w:type="dxa"/>
            <w:shd w:val="solid" w:color="auto" w:fill="000000"/>
          </w:tcPr>
          <w:p w14:paraId="01D11186" w14:textId="77777777" w:rsidR="009F2A51" w:rsidRPr="00257251" w:rsidRDefault="009F2A51" w:rsidP="00A45C57">
            <w:pPr>
              <w:pStyle w:val="hdr1"/>
              <w:spacing w:before="0"/>
              <w:ind w:left="0"/>
              <w:jc w:val="center"/>
              <w:rPr>
                <w:b/>
                <w:sz w:val="20"/>
              </w:rPr>
            </w:pPr>
            <w:r w:rsidRPr="00257251">
              <w:rPr>
                <w:b/>
                <w:sz w:val="20"/>
              </w:rPr>
              <w:t>Date</w:t>
            </w:r>
          </w:p>
        </w:tc>
        <w:tc>
          <w:tcPr>
            <w:tcW w:w="5238" w:type="dxa"/>
            <w:shd w:val="solid" w:color="auto" w:fill="000000"/>
          </w:tcPr>
          <w:p w14:paraId="4C9A0377" w14:textId="77777777" w:rsidR="009F2A51" w:rsidRPr="00257251" w:rsidRDefault="009F2A51" w:rsidP="00A45C57">
            <w:pPr>
              <w:pStyle w:val="hdr1"/>
              <w:spacing w:before="0"/>
              <w:ind w:left="0"/>
              <w:jc w:val="center"/>
              <w:rPr>
                <w:b/>
                <w:sz w:val="20"/>
              </w:rPr>
            </w:pPr>
            <w:r w:rsidRPr="00257251">
              <w:rPr>
                <w:b/>
                <w:sz w:val="20"/>
              </w:rPr>
              <w:t>Change Description</w:t>
            </w:r>
          </w:p>
        </w:tc>
        <w:tc>
          <w:tcPr>
            <w:tcW w:w="2790" w:type="dxa"/>
            <w:shd w:val="solid" w:color="auto" w:fill="000000"/>
          </w:tcPr>
          <w:p w14:paraId="4B83D881" w14:textId="77777777" w:rsidR="009F2A51" w:rsidRPr="00257251" w:rsidRDefault="009F2A51" w:rsidP="00A45C57">
            <w:pPr>
              <w:pStyle w:val="hdr1"/>
              <w:spacing w:before="0"/>
              <w:ind w:left="0"/>
              <w:jc w:val="center"/>
              <w:rPr>
                <w:b/>
                <w:sz w:val="20"/>
              </w:rPr>
            </w:pPr>
            <w:r w:rsidRPr="00257251">
              <w:rPr>
                <w:b/>
                <w:sz w:val="20"/>
              </w:rPr>
              <w:t>Author</w:t>
            </w:r>
          </w:p>
        </w:tc>
      </w:tr>
      <w:tr w:rsidR="009F2A51" w:rsidRPr="00257251" w14:paraId="43321CEF" w14:textId="77777777" w:rsidTr="00A45C57">
        <w:tc>
          <w:tcPr>
            <w:tcW w:w="1440" w:type="dxa"/>
          </w:tcPr>
          <w:p w14:paraId="06109469" w14:textId="77777777" w:rsidR="009F2A51" w:rsidRPr="00257251" w:rsidRDefault="00FF578D" w:rsidP="00213A1B">
            <w:pPr>
              <w:pStyle w:val="hdr1"/>
              <w:ind w:left="0"/>
              <w:jc w:val="left"/>
            </w:pPr>
            <w:r w:rsidRPr="00257251">
              <w:rPr>
                <w:sz w:val="22"/>
              </w:rPr>
              <w:t>12/04/2013</w:t>
            </w:r>
          </w:p>
        </w:tc>
        <w:tc>
          <w:tcPr>
            <w:tcW w:w="5238" w:type="dxa"/>
          </w:tcPr>
          <w:p w14:paraId="451A3844" w14:textId="77777777" w:rsidR="009F2A51" w:rsidRPr="00257251" w:rsidRDefault="00202048" w:rsidP="009330C3">
            <w:pPr>
              <w:pStyle w:val="hdr1"/>
              <w:ind w:left="0"/>
              <w:jc w:val="left"/>
            </w:pPr>
            <w:r w:rsidRPr="00257251">
              <w:t>Initial revision</w:t>
            </w:r>
          </w:p>
        </w:tc>
        <w:tc>
          <w:tcPr>
            <w:tcW w:w="2790" w:type="dxa"/>
          </w:tcPr>
          <w:p w14:paraId="19ED646B" w14:textId="77777777" w:rsidR="009F2A51" w:rsidRPr="00257251" w:rsidRDefault="00202048" w:rsidP="00A45C57">
            <w:pPr>
              <w:pStyle w:val="hdr1"/>
              <w:ind w:left="0"/>
              <w:jc w:val="left"/>
            </w:pPr>
            <w:r w:rsidRPr="00257251">
              <w:t>Susmitha Palacherla</w:t>
            </w:r>
          </w:p>
        </w:tc>
      </w:tr>
      <w:tr w:rsidR="009F2A51" w:rsidRPr="00257251" w14:paraId="09F7AC39" w14:textId="77777777" w:rsidTr="00A45C57">
        <w:tc>
          <w:tcPr>
            <w:tcW w:w="1440" w:type="dxa"/>
          </w:tcPr>
          <w:p w14:paraId="748CE246" w14:textId="77777777" w:rsidR="009F2A51" w:rsidRPr="00257251" w:rsidRDefault="00A25EBD" w:rsidP="00C57C3E">
            <w:pPr>
              <w:pStyle w:val="hdr1"/>
              <w:ind w:left="0"/>
              <w:jc w:val="left"/>
            </w:pPr>
            <w:r w:rsidRPr="00257251">
              <w:t>06/30/2014</w:t>
            </w:r>
          </w:p>
        </w:tc>
        <w:tc>
          <w:tcPr>
            <w:tcW w:w="5238" w:type="dxa"/>
          </w:tcPr>
          <w:p w14:paraId="5BD19562" w14:textId="77777777" w:rsidR="009F2A51" w:rsidRPr="00257251" w:rsidRDefault="00A25EBD" w:rsidP="00C57C3E">
            <w:pPr>
              <w:pStyle w:val="hdr1"/>
              <w:ind w:left="0"/>
              <w:jc w:val="left"/>
            </w:pPr>
            <w:r w:rsidRPr="00257251">
              <w:t>Updated per scr 12982 to move the updates for migrated logs above the employee id to lanid process.</w:t>
            </w:r>
          </w:p>
        </w:tc>
        <w:tc>
          <w:tcPr>
            <w:tcW w:w="2790" w:type="dxa"/>
          </w:tcPr>
          <w:p w14:paraId="125CB77B" w14:textId="77777777" w:rsidR="009F2A51" w:rsidRPr="00257251" w:rsidRDefault="00A25EBD" w:rsidP="00A45C57">
            <w:pPr>
              <w:pStyle w:val="hdr1"/>
              <w:ind w:left="0"/>
              <w:jc w:val="left"/>
            </w:pPr>
            <w:r w:rsidRPr="00257251">
              <w:t>Susmitha Palacherla</w:t>
            </w:r>
          </w:p>
        </w:tc>
      </w:tr>
      <w:tr w:rsidR="009F2A51" w:rsidRPr="00257251" w14:paraId="29A5F515" w14:textId="77777777" w:rsidTr="00A45C57">
        <w:tc>
          <w:tcPr>
            <w:tcW w:w="1440" w:type="dxa"/>
          </w:tcPr>
          <w:p w14:paraId="7D96C592" w14:textId="77777777" w:rsidR="009F2A51" w:rsidRPr="00257251" w:rsidRDefault="00D8014B" w:rsidP="00C57C3E">
            <w:pPr>
              <w:pStyle w:val="hdr1"/>
              <w:ind w:left="0"/>
              <w:jc w:val="left"/>
            </w:pPr>
            <w:r w:rsidRPr="00257251">
              <w:t>10/27/2014</w:t>
            </w:r>
          </w:p>
        </w:tc>
        <w:tc>
          <w:tcPr>
            <w:tcW w:w="5238" w:type="dxa"/>
          </w:tcPr>
          <w:p w14:paraId="1C265B17" w14:textId="77777777" w:rsidR="009F2A51" w:rsidRPr="00257251" w:rsidRDefault="00D8014B" w:rsidP="00C57C3E">
            <w:pPr>
              <w:pStyle w:val="hdr1"/>
              <w:ind w:left="0"/>
              <w:jc w:val="left"/>
            </w:pPr>
            <w:r w:rsidRPr="00257251">
              <w:t>Updated per SCR 13624 to add step for Inactivating expired warnings logs.</w:t>
            </w:r>
          </w:p>
        </w:tc>
        <w:tc>
          <w:tcPr>
            <w:tcW w:w="2790" w:type="dxa"/>
            <w:vAlign w:val="bottom"/>
          </w:tcPr>
          <w:p w14:paraId="06814E50" w14:textId="77777777" w:rsidR="009F2A51" w:rsidRPr="00257251" w:rsidRDefault="00D8014B" w:rsidP="00A45C57">
            <w:pPr>
              <w:pStyle w:val="hdr1"/>
              <w:ind w:left="0"/>
              <w:jc w:val="left"/>
            </w:pPr>
            <w:r w:rsidRPr="00257251">
              <w:t>Susmitha Palacherla</w:t>
            </w:r>
          </w:p>
        </w:tc>
      </w:tr>
      <w:tr w:rsidR="009F2A51" w:rsidRPr="00257251" w14:paraId="6B5D2662" w14:textId="77777777" w:rsidTr="00A45C57">
        <w:tc>
          <w:tcPr>
            <w:tcW w:w="1440" w:type="dxa"/>
          </w:tcPr>
          <w:p w14:paraId="5EB7EBF0" w14:textId="77777777" w:rsidR="009F2A51" w:rsidRPr="00257251" w:rsidRDefault="0016562F" w:rsidP="00C57C3E">
            <w:pPr>
              <w:pStyle w:val="hdr1"/>
              <w:ind w:left="0"/>
              <w:jc w:val="left"/>
            </w:pPr>
            <w:r w:rsidRPr="00257251">
              <w:t>01/19/2015</w:t>
            </w:r>
          </w:p>
        </w:tc>
        <w:tc>
          <w:tcPr>
            <w:tcW w:w="5238" w:type="dxa"/>
          </w:tcPr>
          <w:p w14:paraId="50E330B3" w14:textId="77777777" w:rsidR="009F2A51" w:rsidRPr="00257251" w:rsidRDefault="0016562F" w:rsidP="0016562F">
            <w:pPr>
              <w:pStyle w:val="hdr1"/>
              <w:ind w:left="0"/>
              <w:jc w:val="left"/>
            </w:pPr>
            <w:r w:rsidRPr="00257251">
              <w:t>Updated to import status and lanid from eWFM emp Info file to use in inactivation of ecls for employees in EA and Inactive status per scr 14072.</w:t>
            </w:r>
          </w:p>
        </w:tc>
        <w:tc>
          <w:tcPr>
            <w:tcW w:w="2790" w:type="dxa"/>
          </w:tcPr>
          <w:p w14:paraId="36D02D0D" w14:textId="77777777" w:rsidR="009F2A51" w:rsidRPr="00257251" w:rsidRDefault="0016562F" w:rsidP="00A45C57">
            <w:pPr>
              <w:pStyle w:val="hdr1"/>
              <w:ind w:left="0"/>
              <w:jc w:val="left"/>
            </w:pPr>
            <w:r w:rsidRPr="00257251">
              <w:t>Susmitha Palacherla</w:t>
            </w:r>
          </w:p>
        </w:tc>
      </w:tr>
      <w:tr w:rsidR="009F2A51" w:rsidRPr="00257251" w14:paraId="72AF7427" w14:textId="77777777" w:rsidTr="00A45C57">
        <w:tc>
          <w:tcPr>
            <w:tcW w:w="1440" w:type="dxa"/>
          </w:tcPr>
          <w:p w14:paraId="6F96758F" w14:textId="77777777" w:rsidR="009F2A51" w:rsidRPr="00257251" w:rsidRDefault="00E566F9" w:rsidP="00C57C3E">
            <w:pPr>
              <w:pStyle w:val="hdr1"/>
              <w:ind w:left="0"/>
              <w:jc w:val="left"/>
            </w:pPr>
            <w:r w:rsidRPr="00257251">
              <w:t>01/28/2015</w:t>
            </w:r>
          </w:p>
        </w:tc>
        <w:tc>
          <w:tcPr>
            <w:tcW w:w="5238" w:type="dxa"/>
          </w:tcPr>
          <w:p w14:paraId="7A28E7CE" w14:textId="77777777" w:rsidR="009F2A51" w:rsidRPr="00257251" w:rsidRDefault="00E566F9" w:rsidP="00A45C57">
            <w:pPr>
              <w:pStyle w:val="hdr1"/>
              <w:ind w:left="0"/>
              <w:jc w:val="left"/>
            </w:pPr>
            <w:r w:rsidRPr="00257251">
              <w:t>Additional update during SCR 14072. Adding a variable for eWFM info file directory to be able to use a test file from a test staging directory.</w:t>
            </w:r>
          </w:p>
        </w:tc>
        <w:tc>
          <w:tcPr>
            <w:tcW w:w="2790" w:type="dxa"/>
          </w:tcPr>
          <w:p w14:paraId="0E51C998" w14:textId="77777777" w:rsidR="009F2A51" w:rsidRPr="00257251" w:rsidRDefault="00E566F9" w:rsidP="00A45C57">
            <w:pPr>
              <w:pStyle w:val="hdr1"/>
              <w:ind w:left="0"/>
              <w:jc w:val="left"/>
            </w:pPr>
            <w:r w:rsidRPr="00257251">
              <w:t>Susmitha Palacherla</w:t>
            </w:r>
          </w:p>
        </w:tc>
      </w:tr>
      <w:tr w:rsidR="009F2A51" w:rsidRPr="00257251" w14:paraId="607A9E31" w14:textId="77777777" w:rsidTr="00A45C57">
        <w:tc>
          <w:tcPr>
            <w:tcW w:w="1440" w:type="dxa"/>
          </w:tcPr>
          <w:p w14:paraId="5007F540" w14:textId="77777777" w:rsidR="009F2A51" w:rsidRPr="00257251" w:rsidRDefault="001022D0" w:rsidP="00A45C57">
            <w:pPr>
              <w:pStyle w:val="hdr1"/>
              <w:ind w:left="0"/>
              <w:jc w:val="left"/>
            </w:pPr>
            <w:r w:rsidRPr="00257251">
              <w:t>4/15/2016</w:t>
            </w:r>
          </w:p>
        </w:tc>
        <w:tc>
          <w:tcPr>
            <w:tcW w:w="5238" w:type="dxa"/>
          </w:tcPr>
          <w:p w14:paraId="5C588678" w14:textId="77777777" w:rsidR="009F2A51" w:rsidRPr="00257251" w:rsidRDefault="001022D0" w:rsidP="00A45C57">
            <w:pPr>
              <w:pStyle w:val="hdr1"/>
              <w:ind w:left="0"/>
              <w:jc w:val="left"/>
            </w:pPr>
            <w:r w:rsidRPr="00257251">
              <w:t>Added steps for integrating a supplementary file for HR employees per TFS 2332</w:t>
            </w:r>
          </w:p>
        </w:tc>
        <w:tc>
          <w:tcPr>
            <w:tcW w:w="2790" w:type="dxa"/>
          </w:tcPr>
          <w:p w14:paraId="4B2B8ADA" w14:textId="77777777" w:rsidR="009F2A51" w:rsidRPr="00257251" w:rsidRDefault="001022D0" w:rsidP="00A45C57">
            <w:pPr>
              <w:pStyle w:val="hdr1"/>
              <w:ind w:left="0"/>
              <w:jc w:val="left"/>
            </w:pPr>
            <w:r w:rsidRPr="00257251">
              <w:t>Susmitha Palacherla</w:t>
            </w:r>
          </w:p>
        </w:tc>
      </w:tr>
      <w:tr w:rsidR="009F2A51" w:rsidRPr="00257251" w14:paraId="6D280680" w14:textId="77777777" w:rsidTr="00A45C57">
        <w:tc>
          <w:tcPr>
            <w:tcW w:w="1440" w:type="dxa"/>
          </w:tcPr>
          <w:p w14:paraId="5B13A533" w14:textId="77777777" w:rsidR="009F2A51" w:rsidRPr="00257251" w:rsidRDefault="00415F0C" w:rsidP="00A45C57">
            <w:pPr>
              <w:pStyle w:val="hdr1"/>
              <w:ind w:left="0"/>
              <w:jc w:val="left"/>
            </w:pPr>
            <w:r w:rsidRPr="00257251">
              <w:t>5/16/2016</w:t>
            </w:r>
          </w:p>
        </w:tc>
        <w:tc>
          <w:tcPr>
            <w:tcW w:w="5238" w:type="dxa"/>
          </w:tcPr>
          <w:p w14:paraId="1BB588D8" w14:textId="77777777" w:rsidR="009F2A51" w:rsidRPr="00257251" w:rsidRDefault="00415F0C" w:rsidP="00A45C57">
            <w:pPr>
              <w:pStyle w:val="hdr1"/>
              <w:ind w:left="0"/>
              <w:jc w:val="left"/>
            </w:pPr>
            <w:r w:rsidRPr="00257251">
              <w:t>Added step to populate AT User Table per TFS 1709</w:t>
            </w:r>
          </w:p>
        </w:tc>
        <w:tc>
          <w:tcPr>
            <w:tcW w:w="2790" w:type="dxa"/>
          </w:tcPr>
          <w:p w14:paraId="1E4F8EDA" w14:textId="77777777" w:rsidR="009F2A51" w:rsidRPr="00257251" w:rsidRDefault="00415F0C" w:rsidP="00A45C57">
            <w:pPr>
              <w:pStyle w:val="hdr1"/>
              <w:ind w:left="0"/>
              <w:jc w:val="left"/>
            </w:pPr>
            <w:r w:rsidRPr="00257251">
              <w:t>Susmitha Palacherla</w:t>
            </w:r>
          </w:p>
        </w:tc>
      </w:tr>
      <w:tr w:rsidR="00384607" w:rsidRPr="00257251" w14:paraId="6554676B" w14:textId="77777777" w:rsidTr="00A45C57">
        <w:tc>
          <w:tcPr>
            <w:tcW w:w="1440" w:type="dxa"/>
          </w:tcPr>
          <w:p w14:paraId="338E5D61" w14:textId="77777777" w:rsidR="00384607" w:rsidRPr="00257251" w:rsidRDefault="00384607" w:rsidP="00A45C57">
            <w:pPr>
              <w:pStyle w:val="hdr1"/>
              <w:ind w:left="0"/>
              <w:jc w:val="left"/>
            </w:pPr>
            <w:r w:rsidRPr="00257251">
              <w:t>5/18/2017</w:t>
            </w:r>
          </w:p>
        </w:tc>
        <w:tc>
          <w:tcPr>
            <w:tcW w:w="5238" w:type="dxa"/>
          </w:tcPr>
          <w:p w14:paraId="77A115E5" w14:textId="77777777" w:rsidR="00384607" w:rsidRDefault="00384607">
            <w:pPr>
              <w:pStyle w:val="hdr1"/>
              <w:ind w:left="0"/>
              <w:jc w:val="left"/>
            </w:pPr>
            <w:r w:rsidRPr="00257251">
              <w:t>TFS 6623 – Check for data in files</w:t>
            </w:r>
          </w:p>
          <w:p w14:paraId="79D1F337" w14:textId="77777777" w:rsidR="00384607" w:rsidRDefault="00384607">
            <w:pPr>
              <w:pStyle w:val="hdr1"/>
              <w:ind w:left="0"/>
              <w:jc w:val="left"/>
            </w:pPr>
            <w:r>
              <w:t>2.1.1.1 –Variables – Added additional variables</w:t>
            </w:r>
          </w:p>
          <w:p w14:paraId="066C7D18" w14:textId="77777777" w:rsidR="00384607" w:rsidRDefault="00384607">
            <w:pPr>
              <w:pStyle w:val="hdr1"/>
              <w:ind w:left="0"/>
              <w:jc w:val="left"/>
            </w:pPr>
            <w:r>
              <w:t xml:space="preserve">2.1.1.2 – connection Manager – Added new SMTP connection </w:t>
            </w:r>
          </w:p>
          <w:p w14:paraId="0B07BBCB" w14:textId="77777777" w:rsidR="00384607" w:rsidRDefault="00384607" w:rsidP="00331214">
            <w:pPr>
              <w:pStyle w:val="hdr1"/>
              <w:ind w:left="0"/>
              <w:jc w:val="left"/>
            </w:pPr>
            <w:r>
              <w:t>2.1.1.3 - Package content and workflow steps- Updated workflow diagram showing additional data checks</w:t>
            </w:r>
          </w:p>
          <w:p w14:paraId="42BC0575" w14:textId="77777777" w:rsidR="00384607" w:rsidRPr="00257251" w:rsidRDefault="00384607" w:rsidP="00384607">
            <w:pPr>
              <w:pStyle w:val="hdr1"/>
              <w:ind w:left="0"/>
              <w:jc w:val="left"/>
            </w:pPr>
            <w:r>
              <w:t>Updated Details section to reorder steps and add new steps</w:t>
            </w:r>
          </w:p>
        </w:tc>
        <w:tc>
          <w:tcPr>
            <w:tcW w:w="2790" w:type="dxa"/>
          </w:tcPr>
          <w:p w14:paraId="422A2183" w14:textId="77777777" w:rsidR="00384607" w:rsidRPr="00257251" w:rsidRDefault="00384607" w:rsidP="00A45C57">
            <w:pPr>
              <w:pStyle w:val="hdr1"/>
              <w:ind w:left="0"/>
              <w:jc w:val="left"/>
            </w:pPr>
            <w:r w:rsidRPr="00257251">
              <w:t>Susmitha Palacherla</w:t>
            </w:r>
          </w:p>
        </w:tc>
      </w:tr>
      <w:tr w:rsidR="00384607" w:rsidRPr="00257251" w14:paraId="0AE5A98F" w14:textId="77777777" w:rsidTr="00A45C57">
        <w:tc>
          <w:tcPr>
            <w:tcW w:w="1440" w:type="dxa"/>
          </w:tcPr>
          <w:p w14:paraId="721062FD" w14:textId="77777777" w:rsidR="00384607" w:rsidRPr="00257251" w:rsidRDefault="00384607" w:rsidP="00384607">
            <w:pPr>
              <w:pStyle w:val="hdr1"/>
              <w:ind w:left="0"/>
              <w:jc w:val="left"/>
            </w:pPr>
            <w:r w:rsidRPr="00257251">
              <w:t>5/1</w:t>
            </w:r>
            <w:r>
              <w:t>9</w:t>
            </w:r>
            <w:r w:rsidRPr="00257251">
              <w:t>/2017</w:t>
            </w:r>
          </w:p>
        </w:tc>
        <w:tc>
          <w:tcPr>
            <w:tcW w:w="5238" w:type="dxa"/>
          </w:tcPr>
          <w:p w14:paraId="79B26C0F" w14:textId="77777777" w:rsidR="00384607" w:rsidRPr="00257251" w:rsidRDefault="00384607" w:rsidP="00384607">
            <w:pPr>
              <w:pStyle w:val="hdr1"/>
              <w:ind w:left="0"/>
              <w:jc w:val="left"/>
            </w:pPr>
            <w:r w:rsidRPr="00257251">
              <w:t>TFS 6623 – Check for data in files</w:t>
            </w:r>
            <w:r>
              <w:t xml:space="preserve"> – Updates from V&amp;V feedback. Replaced references to Vangent with GDIT.</w:t>
            </w:r>
          </w:p>
        </w:tc>
        <w:tc>
          <w:tcPr>
            <w:tcW w:w="2790" w:type="dxa"/>
          </w:tcPr>
          <w:p w14:paraId="4CE867DF" w14:textId="77777777" w:rsidR="00384607" w:rsidRPr="00257251" w:rsidRDefault="00384607" w:rsidP="00384607">
            <w:pPr>
              <w:pStyle w:val="hdr1"/>
              <w:ind w:left="0"/>
              <w:jc w:val="left"/>
            </w:pPr>
            <w:r w:rsidRPr="00257251">
              <w:t>Susmitha Palacherla</w:t>
            </w:r>
          </w:p>
        </w:tc>
      </w:tr>
      <w:tr w:rsidR="00810310" w:rsidRPr="00257251" w14:paraId="1B12EAAE" w14:textId="77777777" w:rsidTr="00A45C57">
        <w:tc>
          <w:tcPr>
            <w:tcW w:w="1440" w:type="dxa"/>
          </w:tcPr>
          <w:p w14:paraId="27A69ABB" w14:textId="77777777" w:rsidR="00810310" w:rsidRPr="00257251" w:rsidRDefault="00810310" w:rsidP="00384607">
            <w:pPr>
              <w:pStyle w:val="hdr1"/>
              <w:ind w:left="0"/>
              <w:jc w:val="left"/>
            </w:pPr>
            <w:r>
              <w:t>8/14/2017</w:t>
            </w:r>
          </w:p>
        </w:tc>
        <w:tc>
          <w:tcPr>
            <w:tcW w:w="5238" w:type="dxa"/>
          </w:tcPr>
          <w:p w14:paraId="3D8AD239" w14:textId="77777777" w:rsidR="00810310" w:rsidRPr="00257251" w:rsidRDefault="00810310" w:rsidP="00384607">
            <w:pPr>
              <w:pStyle w:val="hdr1"/>
              <w:ind w:left="0"/>
              <w:jc w:val="left"/>
            </w:pPr>
            <w:r>
              <w:rPr>
                <w:rFonts w:ascii="Times New Roman (PCL6)" w:hAnsi="Times New Roman (PCL6)"/>
              </w:rPr>
              <w:t>TFS 7105 – Upgrade to SQL Server 2012</w:t>
            </w:r>
          </w:p>
        </w:tc>
        <w:tc>
          <w:tcPr>
            <w:tcW w:w="2790" w:type="dxa"/>
          </w:tcPr>
          <w:p w14:paraId="11AFA9D4" w14:textId="77777777" w:rsidR="00810310" w:rsidRPr="00257251" w:rsidRDefault="00810310" w:rsidP="00384607">
            <w:pPr>
              <w:pStyle w:val="hdr1"/>
              <w:ind w:left="0"/>
              <w:jc w:val="left"/>
            </w:pPr>
            <w:r w:rsidRPr="00257251">
              <w:t>Susmitha Palacherla</w:t>
            </w:r>
          </w:p>
        </w:tc>
      </w:tr>
      <w:tr w:rsidR="00247481" w:rsidRPr="00257251" w14:paraId="1F2CE583" w14:textId="77777777" w:rsidTr="00A45C57">
        <w:tc>
          <w:tcPr>
            <w:tcW w:w="1440" w:type="dxa"/>
          </w:tcPr>
          <w:p w14:paraId="3FC1E5AF" w14:textId="77777777" w:rsidR="00247481" w:rsidRDefault="00247481">
            <w:pPr>
              <w:pStyle w:val="hdr1"/>
              <w:ind w:left="0"/>
              <w:jc w:val="left"/>
            </w:pPr>
            <w:r>
              <w:t>9/25/2017</w:t>
            </w:r>
          </w:p>
        </w:tc>
        <w:tc>
          <w:tcPr>
            <w:tcW w:w="5238" w:type="dxa"/>
          </w:tcPr>
          <w:p w14:paraId="0C954790" w14:textId="77777777" w:rsidR="00247481" w:rsidRDefault="00247481" w:rsidP="00384607">
            <w:pPr>
              <w:pStyle w:val="hdr1"/>
              <w:ind w:left="0"/>
              <w:jc w:val="left"/>
              <w:rPr>
                <w:rFonts w:ascii="Times New Roman (PCL6)" w:hAnsi="Times New Roman (PCL6)"/>
              </w:rPr>
            </w:pPr>
            <w:r>
              <w:rPr>
                <w:rFonts w:ascii="Times New Roman (PCL6)" w:hAnsi="Times New Roman (PCL6)"/>
              </w:rPr>
              <w:t xml:space="preserve">TFS 8228 - </w:t>
            </w:r>
            <w:r w:rsidRPr="00247481">
              <w:rPr>
                <w:rFonts w:ascii="Times New Roman (PCL6)" w:hAnsi="Times New Roman (PCL6)"/>
              </w:rPr>
              <w:t>Revise logic to flag re-used Employee Ids and clean up data</w:t>
            </w:r>
            <w:r>
              <w:rPr>
                <w:rFonts w:ascii="Times New Roman (PCL6)" w:hAnsi="Times New Roman (PCL6)"/>
              </w:rPr>
              <w:t>.</w:t>
            </w:r>
          </w:p>
        </w:tc>
        <w:tc>
          <w:tcPr>
            <w:tcW w:w="2790" w:type="dxa"/>
          </w:tcPr>
          <w:p w14:paraId="55E722BF" w14:textId="77777777" w:rsidR="00247481" w:rsidRPr="00257251" w:rsidRDefault="00247481" w:rsidP="00384607">
            <w:pPr>
              <w:pStyle w:val="hdr1"/>
              <w:ind w:left="0"/>
              <w:jc w:val="left"/>
            </w:pPr>
            <w:r>
              <w:t>Susmitha Palacherla</w:t>
            </w:r>
          </w:p>
        </w:tc>
      </w:tr>
      <w:tr w:rsidR="00441D50" w:rsidRPr="00257251" w14:paraId="62765D15" w14:textId="77777777" w:rsidTr="00A45C57">
        <w:tc>
          <w:tcPr>
            <w:tcW w:w="1440" w:type="dxa"/>
          </w:tcPr>
          <w:p w14:paraId="186D8A30" w14:textId="77777777" w:rsidR="00441D50" w:rsidRDefault="00441D50">
            <w:pPr>
              <w:pStyle w:val="hdr1"/>
              <w:ind w:left="0"/>
              <w:jc w:val="left"/>
            </w:pPr>
            <w:r>
              <w:t>11/15/2017</w:t>
            </w:r>
          </w:p>
        </w:tc>
        <w:tc>
          <w:tcPr>
            <w:tcW w:w="5238" w:type="dxa"/>
          </w:tcPr>
          <w:p w14:paraId="3D5B24BC" w14:textId="77777777" w:rsidR="00441D50" w:rsidRDefault="00441D50" w:rsidP="00384607">
            <w:pPr>
              <w:pStyle w:val="hdr1"/>
              <w:ind w:left="0"/>
              <w:jc w:val="left"/>
              <w:rPr>
                <w:rFonts w:ascii="Times New Roman (PCL6)" w:hAnsi="Times New Roman (PCL6)"/>
              </w:rPr>
            </w:pPr>
            <w:r>
              <w:rPr>
                <w:rFonts w:ascii="Times New Roman (PCL6)" w:hAnsi="Times New Roman (PCL6)"/>
              </w:rPr>
              <w:t xml:space="preserve">TFS 8974 – Add 2 new fields from PeopleSoft and use Encrypted staging directories/files on database </w:t>
            </w:r>
            <w:r>
              <w:rPr>
                <w:rFonts w:ascii="Times New Roman (PCL6)" w:hAnsi="Times New Roman (PCL6)"/>
              </w:rPr>
              <w:lastRenderedPageBreak/>
              <w:t>server share</w:t>
            </w:r>
          </w:p>
        </w:tc>
        <w:tc>
          <w:tcPr>
            <w:tcW w:w="2790" w:type="dxa"/>
          </w:tcPr>
          <w:p w14:paraId="6C9D1D35" w14:textId="77777777" w:rsidR="00441D50" w:rsidRDefault="00441D50" w:rsidP="00384607">
            <w:pPr>
              <w:pStyle w:val="hdr1"/>
              <w:ind w:left="0"/>
              <w:jc w:val="left"/>
            </w:pPr>
            <w:r>
              <w:lastRenderedPageBreak/>
              <w:t>Susmitha Palacherla</w:t>
            </w:r>
          </w:p>
        </w:tc>
      </w:tr>
      <w:tr w:rsidR="00254F1D" w:rsidRPr="00257251" w14:paraId="0C7BA285" w14:textId="77777777" w:rsidTr="00A45C57">
        <w:tc>
          <w:tcPr>
            <w:tcW w:w="1440" w:type="dxa"/>
          </w:tcPr>
          <w:p w14:paraId="71DDDEF2" w14:textId="77777777" w:rsidR="00254F1D" w:rsidRDefault="00254F1D" w:rsidP="00254F1D">
            <w:pPr>
              <w:pStyle w:val="hdr1"/>
              <w:ind w:left="0"/>
              <w:jc w:val="left"/>
            </w:pPr>
            <w:r>
              <w:t>11/17/2017</w:t>
            </w:r>
          </w:p>
        </w:tc>
        <w:tc>
          <w:tcPr>
            <w:tcW w:w="5238" w:type="dxa"/>
          </w:tcPr>
          <w:p w14:paraId="67BECE77" w14:textId="77777777" w:rsidR="00254F1D" w:rsidRDefault="00254F1D" w:rsidP="00254F1D">
            <w:pPr>
              <w:pStyle w:val="hdr1"/>
              <w:ind w:left="0"/>
              <w:jc w:val="left"/>
              <w:rPr>
                <w:rFonts w:ascii="Times New Roman (PCL6)" w:hAnsi="Times New Roman (PCL6)"/>
              </w:rPr>
            </w:pPr>
            <w:r>
              <w:rPr>
                <w:rFonts w:ascii="Times New Roman (PCL6)" w:hAnsi="Times New Roman (PCL6)"/>
              </w:rPr>
              <w:t>TFS 8974 – Add 2 new fields from PeopleSoft and use Encrypted staging directories/files on database server share – Fixed type per V&amp;V feedback</w:t>
            </w:r>
          </w:p>
        </w:tc>
        <w:tc>
          <w:tcPr>
            <w:tcW w:w="2790" w:type="dxa"/>
          </w:tcPr>
          <w:p w14:paraId="1E03A272" w14:textId="77777777" w:rsidR="00254F1D" w:rsidRDefault="00254F1D" w:rsidP="00254F1D">
            <w:pPr>
              <w:pStyle w:val="hdr1"/>
              <w:ind w:left="0"/>
              <w:jc w:val="left"/>
            </w:pPr>
            <w:r>
              <w:t>Susmitha Palacherla</w:t>
            </w:r>
          </w:p>
        </w:tc>
      </w:tr>
      <w:tr w:rsidR="00244C03" w:rsidRPr="00257251" w14:paraId="1D29D1FF" w14:textId="77777777" w:rsidTr="00A45C57">
        <w:tc>
          <w:tcPr>
            <w:tcW w:w="1440" w:type="dxa"/>
          </w:tcPr>
          <w:p w14:paraId="7E167725" w14:textId="77777777" w:rsidR="00244C03" w:rsidRDefault="00244C03" w:rsidP="00254F1D">
            <w:pPr>
              <w:pStyle w:val="hdr1"/>
              <w:ind w:left="0"/>
              <w:jc w:val="left"/>
            </w:pPr>
            <w:r>
              <w:t>10/22/2018</w:t>
            </w:r>
          </w:p>
        </w:tc>
        <w:tc>
          <w:tcPr>
            <w:tcW w:w="5238" w:type="dxa"/>
          </w:tcPr>
          <w:p w14:paraId="3EE5B470" w14:textId="77777777" w:rsidR="00244C03" w:rsidRDefault="00244C03" w:rsidP="00254F1D">
            <w:pPr>
              <w:pStyle w:val="hdr1"/>
              <w:ind w:left="0"/>
              <w:jc w:val="left"/>
              <w:rPr>
                <w:rFonts w:ascii="Times New Roman (PCL6)" w:hAnsi="Times New Roman (PCL6)"/>
              </w:rPr>
            </w:pPr>
            <w:r>
              <w:rPr>
                <w:rFonts w:ascii="Times New Roman (PCL6)" w:hAnsi="Times New Roman (PCL6)"/>
              </w:rPr>
              <w:t xml:space="preserve">TFS 12438 - </w:t>
            </w:r>
            <w:r w:rsidRPr="00244C03">
              <w:rPr>
                <w:rFonts w:ascii="Times New Roman (PCL6)" w:hAnsi="Times New Roman (PCL6)"/>
              </w:rPr>
              <w:t>Acco</w:t>
            </w:r>
            <w:r>
              <w:rPr>
                <w:rFonts w:ascii="Times New Roman (PCL6)" w:hAnsi="Times New Roman (PCL6)"/>
              </w:rPr>
              <w:t>m</w:t>
            </w:r>
            <w:r w:rsidRPr="00244C03">
              <w:rPr>
                <w:rFonts w:ascii="Times New Roman (PCL6)" w:hAnsi="Times New Roman (PCL6)"/>
              </w:rPr>
              <w:t>modate middle name long values</w:t>
            </w:r>
            <w:r>
              <w:rPr>
                <w:rFonts w:ascii="Times New Roman (PCL6)" w:hAnsi="Times New Roman (PCL6)"/>
              </w:rPr>
              <w:t>. Added new screenshot for Data Conversion task.</w:t>
            </w:r>
          </w:p>
        </w:tc>
        <w:tc>
          <w:tcPr>
            <w:tcW w:w="2790" w:type="dxa"/>
          </w:tcPr>
          <w:p w14:paraId="0D47F90B" w14:textId="77777777" w:rsidR="00244C03" w:rsidRDefault="00244C03" w:rsidP="00254F1D">
            <w:pPr>
              <w:pStyle w:val="hdr1"/>
              <w:ind w:left="0"/>
              <w:jc w:val="left"/>
            </w:pPr>
            <w:r>
              <w:t>Susmitha Palacherla</w:t>
            </w:r>
          </w:p>
        </w:tc>
      </w:tr>
      <w:tr w:rsidR="003A4819" w:rsidRPr="00257251" w14:paraId="5CB018D3" w14:textId="77777777" w:rsidTr="00A45C57">
        <w:tc>
          <w:tcPr>
            <w:tcW w:w="1440" w:type="dxa"/>
          </w:tcPr>
          <w:p w14:paraId="6869E38C" w14:textId="77777777" w:rsidR="003A4819" w:rsidRDefault="003A4819" w:rsidP="00254F1D">
            <w:pPr>
              <w:pStyle w:val="hdr1"/>
              <w:ind w:left="0"/>
              <w:jc w:val="left"/>
            </w:pPr>
            <w:r>
              <w:t>01/09/2019</w:t>
            </w:r>
          </w:p>
        </w:tc>
        <w:tc>
          <w:tcPr>
            <w:tcW w:w="5238" w:type="dxa"/>
          </w:tcPr>
          <w:p w14:paraId="414B6FBD" w14:textId="77777777" w:rsidR="003A4819" w:rsidRDefault="003A4819" w:rsidP="00DF420A">
            <w:pPr>
              <w:spacing w:before="60" w:line="240" w:lineRule="auto"/>
              <w:rPr>
                <w:rFonts w:ascii="Times New Roman (PCL6)" w:hAnsi="Times New Roman (PCL6)"/>
              </w:rPr>
            </w:pPr>
            <w:r w:rsidRPr="00DF420A">
              <w:rPr>
                <w:rFonts w:ascii="Times New Roman (PCL6)" w:hAnsi="Times New Roman (PCL6)"/>
                <w:sz w:val="24"/>
                <w:szCs w:val="20"/>
              </w:rPr>
              <w:t>TFS 13168 –  eCL side changes for Work day feed integration.</w:t>
            </w:r>
            <w:r>
              <w:rPr>
                <w:rFonts w:ascii="Times New Roman (PCL6)" w:hAnsi="Times New Roman (PCL6)"/>
                <w:sz w:val="24"/>
                <w:szCs w:val="20"/>
              </w:rPr>
              <w:t xml:space="preserve"> </w:t>
            </w:r>
            <w:r w:rsidRPr="00DF420A">
              <w:rPr>
                <w:rFonts w:ascii="Times New Roman (PCL6)" w:hAnsi="Times New Roman (PCL6)"/>
              </w:rPr>
              <w:t>Updated size of col Dept_ID</w:t>
            </w:r>
            <w:r>
              <w:rPr>
                <w:rFonts w:ascii="Times New Roman (PCL6)" w:hAnsi="Times New Roman (PCL6)"/>
              </w:rPr>
              <w:t xml:space="preserve"> in data conversion task in PS file load.</w:t>
            </w:r>
          </w:p>
        </w:tc>
        <w:tc>
          <w:tcPr>
            <w:tcW w:w="2790" w:type="dxa"/>
          </w:tcPr>
          <w:p w14:paraId="060A857F" w14:textId="77777777" w:rsidR="003A4819" w:rsidRDefault="003A4819" w:rsidP="00254F1D">
            <w:pPr>
              <w:pStyle w:val="hdr1"/>
              <w:ind w:left="0"/>
              <w:jc w:val="left"/>
            </w:pPr>
            <w:r>
              <w:t>Susmitha Palacherla</w:t>
            </w:r>
          </w:p>
        </w:tc>
      </w:tr>
      <w:tr w:rsidR="00DF420A" w:rsidRPr="00257251" w14:paraId="73AAE704" w14:textId="77777777" w:rsidTr="00A45C57">
        <w:tc>
          <w:tcPr>
            <w:tcW w:w="1440" w:type="dxa"/>
          </w:tcPr>
          <w:p w14:paraId="6AB53FA0" w14:textId="77777777" w:rsidR="00DF420A" w:rsidRDefault="00DF420A" w:rsidP="00254F1D">
            <w:pPr>
              <w:pStyle w:val="hdr1"/>
              <w:ind w:left="0"/>
              <w:jc w:val="left"/>
            </w:pPr>
            <w:r>
              <w:t>06/07/2019</w:t>
            </w:r>
          </w:p>
        </w:tc>
        <w:tc>
          <w:tcPr>
            <w:tcW w:w="5238" w:type="dxa"/>
          </w:tcPr>
          <w:p w14:paraId="4656C952" w14:textId="77777777" w:rsidR="00DF420A" w:rsidRPr="00DF420A" w:rsidRDefault="00DF420A" w:rsidP="00DF420A">
            <w:pPr>
              <w:spacing w:before="60" w:line="240" w:lineRule="auto"/>
              <w:rPr>
                <w:rFonts w:ascii="Times New Roman (PCL6)" w:hAnsi="Times New Roman (PCL6)"/>
                <w:sz w:val="24"/>
                <w:szCs w:val="20"/>
              </w:rPr>
            </w:pPr>
            <w:r>
              <w:rPr>
                <w:rFonts w:ascii="Times New Roman (PCL6)" w:hAnsi="Times New Roman (PCL6)"/>
              </w:rPr>
              <w:t>TFS 13777 – Conversion to Maximus Ids</w:t>
            </w:r>
          </w:p>
        </w:tc>
        <w:tc>
          <w:tcPr>
            <w:tcW w:w="2790" w:type="dxa"/>
          </w:tcPr>
          <w:p w14:paraId="0A7633B9" w14:textId="77777777" w:rsidR="00DF420A" w:rsidRDefault="00DF420A" w:rsidP="00254F1D">
            <w:pPr>
              <w:pStyle w:val="hdr1"/>
              <w:ind w:left="0"/>
              <w:jc w:val="left"/>
            </w:pPr>
            <w:r>
              <w:t>Susmitha Palacherla</w:t>
            </w:r>
          </w:p>
        </w:tc>
      </w:tr>
      <w:tr w:rsidR="000460EA" w:rsidRPr="00257251" w14:paraId="1A6BC5F9" w14:textId="77777777" w:rsidTr="00A45C57">
        <w:tc>
          <w:tcPr>
            <w:tcW w:w="1440" w:type="dxa"/>
          </w:tcPr>
          <w:p w14:paraId="7E6D8819" w14:textId="77777777" w:rsidR="000460EA" w:rsidRDefault="000460EA" w:rsidP="000460EA">
            <w:pPr>
              <w:pStyle w:val="hdr1"/>
              <w:ind w:left="0"/>
              <w:jc w:val="left"/>
            </w:pPr>
            <w:r>
              <w:t>06/07/2019</w:t>
            </w:r>
          </w:p>
        </w:tc>
        <w:tc>
          <w:tcPr>
            <w:tcW w:w="5238" w:type="dxa"/>
          </w:tcPr>
          <w:p w14:paraId="4B0B2CD4" w14:textId="77777777" w:rsidR="000460EA" w:rsidRDefault="000460EA" w:rsidP="000460EA">
            <w:pPr>
              <w:spacing w:before="60" w:line="240" w:lineRule="auto"/>
              <w:rPr>
                <w:rFonts w:ascii="Times New Roman (PCL6)" w:hAnsi="Times New Roman (PCL6)"/>
              </w:rPr>
            </w:pPr>
            <w:r>
              <w:rPr>
                <w:rFonts w:ascii="Times New Roman (PCL6)" w:hAnsi="Times New Roman (PCL6)"/>
              </w:rPr>
              <w:t>TFS 13777 – Conversion to Maximus Ids- Additional changed from V&amp;V feedback.</w:t>
            </w:r>
          </w:p>
        </w:tc>
        <w:tc>
          <w:tcPr>
            <w:tcW w:w="2790" w:type="dxa"/>
          </w:tcPr>
          <w:p w14:paraId="06C3A3B3" w14:textId="77777777" w:rsidR="000460EA" w:rsidRDefault="000460EA" w:rsidP="000460EA">
            <w:pPr>
              <w:pStyle w:val="hdr1"/>
              <w:ind w:left="0"/>
              <w:jc w:val="left"/>
            </w:pPr>
            <w:r>
              <w:t>Susmitha Palacherla</w:t>
            </w:r>
          </w:p>
        </w:tc>
      </w:tr>
      <w:tr w:rsidR="00081029" w:rsidRPr="00257251" w14:paraId="0127FCB7" w14:textId="77777777" w:rsidTr="00A45C57">
        <w:tc>
          <w:tcPr>
            <w:tcW w:w="1440" w:type="dxa"/>
          </w:tcPr>
          <w:p w14:paraId="3396A0EC" w14:textId="77777777" w:rsidR="00081029" w:rsidRDefault="00081029" w:rsidP="00081029">
            <w:pPr>
              <w:pStyle w:val="hdr1"/>
              <w:ind w:left="0"/>
              <w:jc w:val="left"/>
            </w:pPr>
            <w:r>
              <w:t>07/10/2019</w:t>
            </w:r>
          </w:p>
        </w:tc>
        <w:tc>
          <w:tcPr>
            <w:tcW w:w="5238" w:type="dxa"/>
          </w:tcPr>
          <w:p w14:paraId="34A851CE" w14:textId="77777777" w:rsidR="00081029" w:rsidRDefault="00081029" w:rsidP="00081029">
            <w:pPr>
              <w:spacing w:before="60" w:line="240" w:lineRule="auto"/>
              <w:rPr>
                <w:rFonts w:ascii="Times New Roman (PCL6)" w:hAnsi="Times New Roman (PCL6)"/>
              </w:rPr>
            </w:pPr>
            <w:r w:rsidRPr="00185D0F">
              <w:t>TFS 14706 - Switch smtpout.gdit.com to ironport.maximus.com</w:t>
            </w:r>
          </w:p>
        </w:tc>
        <w:tc>
          <w:tcPr>
            <w:tcW w:w="2790" w:type="dxa"/>
          </w:tcPr>
          <w:p w14:paraId="38571E08" w14:textId="77777777" w:rsidR="00081029" w:rsidRDefault="00081029" w:rsidP="00081029">
            <w:pPr>
              <w:pStyle w:val="hdr1"/>
              <w:ind w:left="0"/>
              <w:jc w:val="left"/>
            </w:pPr>
            <w:r w:rsidRPr="002A770C">
              <w:t>Susmitha Palacherla</w:t>
            </w:r>
          </w:p>
        </w:tc>
      </w:tr>
      <w:tr w:rsidR="00DD2C16" w:rsidRPr="00257251" w14:paraId="3746E5CB" w14:textId="77777777" w:rsidTr="00A45C57">
        <w:tc>
          <w:tcPr>
            <w:tcW w:w="1440" w:type="dxa"/>
          </w:tcPr>
          <w:p w14:paraId="7616A9DB" w14:textId="77777777" w:rsidR="00DD2C16" w:rsidRDefault="00DD2C16" w:rsidP="00DD2C16">
            <w:pPr>
              <w:pStyle w:val="hdr1"/>
              <w:ind w:left="0"/>
              <w:jc w:val="left"/>
            </w:pPr>
            <w:r>
              <w:t>7/29/2020</w:t>
            </w:r>
          </w:p>
        </w:tc>
        <w:tc>
          <w:tcPr>
            <w:tcW w:w="5238" w:type="dxa"/>
          </w:tcPr>
          <w:p w14:paraId="5E7F2B4C" w14:textId="4E0685EB" w:rsidR="00DD2C16" w:rsidRPr="00185D0F" w:rsidRDefault="00DD2C16">
            <w:pPr>
              <w:spacing w:before="60" w:line="240" w:lineRule="auto"/>
            </w:pPr>
            <w:r w:rsidRPr="00585627">
              <w:t xml:space="preserve">TFS 17716 - Removed company specific references </w:t>
            </w:r>
          </w:p>
        </w:tc>
        <w:tc>
          <w:tcPr>
            <w:tcW w:w="2790" w:type="dxa"/>
          </w:tcPr>
          <w:p w14:paraId="4FACE7D6" w14:textId="77777777" w:rsidR="00DD2C16" w:rsidRPr="002A770C" w:rsidRDefault="00DD2C16" w:rsidP="00DD2C16">
            <w:pPr>
              <w:pStyle w:val="hdr1"/>
              <w:ind w:left="0"/>
              <w:jc w:val="left"/>
            </w:pPr>
            <w:r w:rsidRPr="00585627">
              <w:t>Susmitha Palacherla</w:t>
            </w:r>
          </w:p>
        </w:tc>
      </w:tr>
      <w:tr w:rsidR="00052ED2" w:rsidRPr="00257251" w14:paraId="0FCFE662" w14:textId="77777777" w:rsidTr="006F224E">
        <w:tc>
          <w:tcPr>
            <w:tcW w:w="1440" w:type="dxa"/>
            <w:tcBorders>
              <w:top w:val="single" w:sz="4" w:space="0" w:color="auto"/>
              <w:left w:val="single" w:sz="4" w:space="0" w:color="auto"/>
              <w:bottom w:val="single" w:sz="4" w:space="0" w:color="auto"/>
              <w:right w:val="single" w:sz="4" w:space="0" w:color="auto"/>
            </w:tcBorders>
          </w:tcPr>
          <w:p w14:paraId="2DE02322" w14:textId="68C95D4F" w:rsidR="00052ED2" w:rsidRDefault="00052ED2" w:rsidP="00052ED2">
            <w:pPr>
              <w:pStyle w:val="hdr1"/>
              <w:ind w:left="0"/>
              <w:jc w:val="left"/>
            </w:pPr>
            <w:r>
              <w:t>4/19/2021</w:t>
            </w:r>
          </w:p>
        </w:tc>
        <w:tc>
          <w:tcPr>
            <w:tcW w:w="5238" w:type="dxa"/>
            <w:tcBorders>
              <w:top w:val="single" w:sz="4" w:space="0" w:color="auto"/>
              <w:left w:val="single" w:sz="4" w:space="0" w:color="auto"/>
              <w:bottom w:val="single" w:sz="4" w:space="0" w:color="auto"/>
              <w:right w:val="single" w:sz="4" w:space="0" w:color="auto"/>
            </w:tcBorders>
          </w:tcPr>
          <w:p w14:paraId="0AB08E72" w14:textId="100D9DBB" w:rsidR="00052ED2" w:rsidRPr="00585627" w:rsidRDefault="00052ED2" w:rsidP="00052ED2">
            <w:pPr>
              <w:spacing w:before="60" w:line="240" w:lineRule="auto"/>
            </w:pPr>
            <w:r>
              <w:t>TFS 20677 -  AD island to AD AWS environment changes</w:t>
            </w:r>
          </w:p>
        </w:tc>
        <w:tc>
          <w:tcPr>
            <w:tcW w:w="2790" w:type="dxa"/>
            <w:tcBorders>
              <w:top w:val="single" w:sz="4" w:space="0" w:color="auto"/>
              <w:left w:val="single" w:sz="4" w:space="0" w:color="auto"/>
              <w:bottom w:val="single" w:sz="4" w:space="0" w:color="auto"/>
              <w:right w:val="single" w:sz="4" w:space="0" w:color="auto"/>
            </w:tcBorders>
          </w:tcPr>
          <w:p w14:paraId="32555CA5" w14:textId="7568D656" w:rsidR="00052ED2" w:rsidRPr="00585627" w:rsidRDefault="00052ED2" w:rsidP="00052ED2">
            <w:pPr>
              <w:pStyle w:val="hdr1"/>
              <w:ind w:left="0"/>
              <w:jc w:val="left"/>
            </w:pPr>
            <w:r>
              <w:t>Susmitha Palacherla</w:t>
            </w:r>
          </w:p>
        </w:tc>
      </w:tr>
      <w:tr w:rsidR="00242370" w:rsidRPr="00257251" w14:paraId="374E8FA3" w14:textId="77777777" w:rsidTr="006F224E">
        <w:tc>
          <w:tcPr>
            <w:tcW w:w="1440" w:type="dxa"/>
          </w:tcPr>
          <w:p w14:paraId="251D8269" w14:textId="64311398" w:rsidR="00242370" w:rsidRDefault="00242370" w:rsidP="00242370">
            <w:pPr>
              <w:pStyle w:val="hdr1"/>
              <w:ind w:left="0"/>
              <w:jc w:val="left"/>
            </w:pPr>
            <w:r>
              <w:t>6/24/2021</w:t>
            </w:r>
          </w:p>
        </w:tc>
        <w:tc>
          <w:tcPr>
            <w:tcW w:w="5238" w:type="dxa"/>
          </w:tcPr>
          <w:p w14:paraId="7820CBEF" w14:textId="49C9A91A" w:rsidR="00242370" w:rsidRDefault="00242370" w:rsidP="00242370">
            <w:pPr>
              <w:spacing w:before="60" w:line="240" w:lineRule="auto"/>
            </w:pPr>
            <w:r w:rsidRPr="00942FDD">
              <w:t>TFS 21796 - change email server from ironport to maxcorp</w:t>
            </w:r>
          </w:p>
        </w:tc>
        <w:tc>
          <w:tcPr>
            <w:tcW w:w="2790" w:type="dxa"/>
          </w:tcPr>
          <w:p w14:paraId="1D3C8F34" w14:textId="58692016" w:rsidR="00242370" w:rsidRDefault="00242370" w:rsidP="00242370">
            <w:pPr>
              <w:pStyle w:val="hdr1"/>
              <w:ind w:left="0"/>
              <w:jc w:val="left"/>
            </w:pPr>
            <w:r w:rsidRPr="00585627">
              <w:t>Susmitha Palacherla</w:t>
            </w:r>
          </w:p>
        </w:tc>
      </w:tr>
      <w:tr w:rsidR="006F224E" w:rsidRPr="00257251" w14:paraId="43D7DAA0" w14:textId="77777777" w:rsidTr="006F224E">
        <w:trPr>
          <w:ins w:id="4" w:author="Palacherla, Susmitha C" w:date="2022-07-22T12:58:00Z"/>
        </w:trPr>
        <w:tc>
          <w:tcPr>
            <w:tcW w:w="1440" w:type="dxa"/>
          </w:tcPr>
          <w:p w14:paraId="13008F3F" w14:textId="6C510D6B" w:rsidR="006F224E" w:rsidRDefault="006F224E" w:rsidP="00242370">
            <w:pPr>
              <w:pStyle w:val="hdr1"/>
              <w:ind w:left="0"/>
              <w:jc w:val="left"/>
              <w:rPr>
                <w:ins w:id="5" w:author="Palacherla, Susmitha C" w:date="2022-07-22T12:58:00Z"/>
              </w:rPr>
            </w:pPr>
            <w:ins w:id="6" w:author="Palacherla, Susmitha C" w:date="2022-07-22T12:58:00Z">
              <w:r>
                <w:t>7/22/2022</w:t>
              </w:r>
            </w:ins>
          </w:p>
        </w:tc>
        <w:tc>
          <w:tcPr>
            <w:tcW w:w="5238" w:type="dxa"/>
          </w:tcPr>
          <w:p w14:paraId="17842CCB" w14:textId="7C7CBE66" w:rsidR="006F224E" w:rsidRPr="00942FDD" w:rsidRDefault="006F224E" w:rsidP="00242370">
            <w:pPr>
              <w:spacing w:before="60" w:line="240" w:lineRule="auto"/>
              <w:rPr>
                <w:ins w:id="7" w:author="Palacherla, Susmitha C" w:date="2022-07-22T12:58:00Z"/>
              </w:rPr>
            </w:pPr>
            <w:ins w:id="8" w:author="Palacherla, Susmitha C" w:date="2022-07-22T12:58:00Z">
              <w:r w:rsidRPr="006F224E">
                <w:rPr>
                  <w:rFonts w:ascii="Times New Roman" w:hAnsi="Times New Roman"/>
                  <w:sz w:val="24"/>
                </w:rPr>
                <w:t>TFS 24924- Report access for Early Work</w:t>
              </w:r>
              <w:r>
                <w:rPr>
                  <w:rFonts w:ascii="Times New Roman" w:hAnsi="Times New Roman"/>
                  <w:sz w:val="24"/>
                </w:rPr>
                <w:t xml:space="preserve"> L</w:t>
              </w:r>
              <w:r w:rsidRPr="006F224E">
                <w:rPr>
                  <w:rFonts w:ascii="Times New Roman" w:hAnsi="Times New Roman"/>
                  <w:sz w:val="24"/>
                </w:rPr>
                <w:t>ife Supervisors</w:t>
              </w:r>
            </w:ins>
          </w:p>
        </w:tc>
        <w:tc>
          <w:tcPr>
            <w:tcW w:w="2790" w:type="dxa"/>
          </w:tcPr>
          <w:p w14:paraId="44B73778" w14:textId="50D937B0" w:rsidR="006F224E" w:rsidRPr="00585627" w:rsidRDefault="006F224E" w:rsidP="00242370">
            <w:pPr>
              <w:pStyle w:val="hdr1"/>
              <w:ind w:left="0"/>
              <w:jc w:val="left"/>
              <w:rPr>
                <w:ins w:id="9" w:author="Palacherla, Susmitha C" w:date="2022-07-22T12:58:00Z"/>
              </w:rPr>
            </w:pPr>
            <w:ins w:id="10" w:author="Palacherla, Susmitha C" w:date="2022-07-22T12:59:00Z">
              <w:r w:rsidRPr="00585627">
                <w:t>Susmitha Palacherla</w:t>
              </w:r>
            </w:ins>
          </w:p>
        </w:tc>
      </w:tr>
    </w:tbl>
    <w:p w14:paraId="35EA698C" w14:textId="77777777" w:rsidR="009F2A51" w:rsidRPr="00257251" w:rsidRDefault="009F2A51" w:rsidP="009F2A51">
      <w:pPr>
        <w:pStyle w:val="BodyText"/>
      </w:pPr>
    </w:p>
    <w:p w14:paraId="7CE000AA" w14:textId="77777777" w:rsidR="00A96E41" w:rsidRPr="00257251" w:rsidRDefault="009F2A51" w:rsidP="009F2A51">
      <w:pPr>
        <w:widowControl w:val="0"/>
        <w:autoSpaceDE w:val="0"/>
        <w:autoSpaceDN w:val="0"/>
        <w:adjustRightInd w:val="0"/>
        <w:spacing w:after="0" w:line="240" w:lineRule="auto"/>
        <w:rPr>
          <w:rFonts w:ascii="Times New Roman" w:hAnsi="Times New Roman"/>
        </w:rPr>
      </w:pPr>
      <w:bookmarkStart w:id="11" w:name="_Toc434743870"/>
      <w:r w:rsidRPr="00257251">
        <w:rPr>
          <w:rFonts w:ascii="Times New Roman" w:hAnsi="Times New Roman"/>
        </w:rPr>
        <w:br w:type="page"/>
      </w:r>
      <w:bookmarkEnd w:id="11"/>
    </w:p>
    <w:sdt>
      <w:sdtPr>
        <w:rPr>
          <w:rFonts w:ascii="Times New Roman" w:eastAsia="Times New Roman" w:hAnsi="Times New Roman" w:cs="Times New Roman"/>
          <w:b w:val="0"/>
          <w:bCs w:val="0"/>
          <w:color w:val="auto"/>
          <w:sz w:val="22"/>
          <w:szCs w:val="22"/>
          <w:lang w:eastAsia="en-US"/>
        </w:rPr>
        <w:id w:val="-59256878"/>
        <w:docPartObj>
          <w:docPartGallery w:val="Table of Contents"/>
          <w:docPartUnique/>
        </w:docPartObj>
      </w:sdtPr>
      <w:sdtEndPr>
        <w:rPr>
          <w:noProof/>
        </w:rPr>
      </w:sdtEndPr>
      <w:sdtContent>
        <w:p w14:paraId="38866DAC" w14:textId="77777777" w:rsidR="00481F6E" w:rsidRPr="00257251" w:rsidRDefault="00481F6E">
          <w:pPr>
            <w:pStyle w:val="TOCHeading"/>
            <w:rPr>
              <w:rFonts w:ascii="Times New Roman" w:hAnsi="Times New Roman" w:cs="Times New Roman"/>
            </w:rPr>
          </w:pPr>
          <w:r w:rsidRPr="00257251">
            <w:rPr>
              <w:rFonts w:ascii="Times New Roman" w:hAnsi="Times New Roman" w:cs="Times New Roman"/>
            </w:rPr>
            <w:t>Contents</w:t>
          </w:r>
        </w:p>
        <w:p w14:paraId="182A3953" w14:textId="77777777" w:rsidR="00384607" w:rsidRDefault="00481F6E">
          <w:pPr>
            <w:pStyle w:val="TOC1"/>
            <w:tabs>
              <w:tab w:val="left" w:pos="440"/>
              <w:tab w:val="right" w:leader="dot" w:pos="9350"/>
            </w:tabs>
            <w:rPr>
              <w:rFonts w:asciiTheme="minorHAnsi" w:eastAsiaTheme="minorEastAsia" w:hAnsiTheme="minorHAnsi" w:cstheme="minorBidi"/>
              <w:noProof/>
            </w:rPr>
          </w:pPr>
          <w:r w:rsidRPr="00257251">
            <w:rPr>
              <w:rFonts w:ascii="Times New Roman" w:hAnsi="Times New Roman"/>
            </w:rPr>
            <w:fldChar w:fldCharType="begin"/>
          </w:r>
          <w:r w:rsidRPr="00257251">
            <w:rPr>
              <w:rFonts w:ascii="Times New Roman" w:hAnsi="Times New Roman"/>
            </w:rPr>
            <w:instrText xml:space="preserve"> TOC \o "1-3" \h \z \u </w:instrText>
          </w:r>
          <w:r w:rsidRPr="00257251">
            <w:rPr>
              <w:rFonts w:ascii="Times New Roman" w:hAnsi="Times New Roman"/>
            </w:rPr>
            <w:fldChar w:fldCharType="separate"/>
          </w:r>
          <w:hyperlink w:anchor="_Toc482950185" w:history="1">
            <w:r w:rsidR="00384607" w:rsidRPr="002B724E">
              <w:rPr>
                <w:rStyle w:val="Hyperlink"/>
                <w:rFonts w:ascii="Times New Roman" w:hAnsi="Times New Roman"/>
                <w:noProof/>
              </w:rPr>
              <w:t>1.</w:t>
            </w:r>
            <w:r w:rsidR="00384607">
              <w:rPr>
                <w:rFonts w:asciiTheme="minorHAnsi" w:eastAsiaTheme="minorEastAsia" w:hAnsiTheme="minorHAnsi" w:cstheme="minorBidi"/>
                <w:noProof/>
              </w:rPr>
              <w:tab/>
            </w:r>
            <w:r w:rsidR="00384607" w:rsidRPr="002B724E">
              <w:rPr>
                <w:rStyle w:val="Hyperlink"/>
                <w:rFonts w:ascii="Times New Roman" w:hAnsi="Times New Roman"/>
                <w:noProof/>
              </w:rPr>
              <w:t>Overview</w:t>
            </w:r>
            <w:r w:rsidR="00384607">
              <w:rPr>
                <w:noProof/>
                <w:webHidden/>
              </w:rPr>
              <w:tab/>
            </w:r>
            <w:r w:rsidR="00384607">
              <w:rPr>
                <w:noProof/>
                <w:webHidden/>
              </w:rPr>
              <w:fldChar w:fldCharType="begin"/>
            </w:r>
            <w:r w:rsidR="00384607">
              <w:rPr>
                <w:noProof/>
                <w:webHidden/>
              </w:rPr>
              <w:instrText xml:space="preserve"> PAGEREF _Toc482950185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14:paraId="26E5F6D3" w14:textId="77777777" w:rsidR="00384607" w:rsidRDefault="00CA6A4A">
          <w:pPr>
            <w:pStyle w:val="TOC2"/>
            <w:tabs>
              <w:tab w:val="left" w:pos="880"/>
              <w:tab w:val="right" w:leader="dot" w:pos="9350"/>
            </w:tabs>
            <w:rPr>
              <w:noProof/>
              <w:lang w:eastAsia="en-US"/>
            </w:rPr>
          </w:pPr>
          <w:hyperlink w:anchor="_Toc482950186" w:history="1">
            <w:r w:rsidR="00384607" w:rsidRPr="002B724E">
              <w:rPr>
                <w:rStyle w:val="Hyperlink"/>
                <w:rFonts w:ascii="Times New Roman" w:hAnsi="Times New Roman"/>
                <w:noProof/>
              </w:rPr>
              <w:t>1.1</w:t>
            </w:r>
            <w:r w:rsidR="00384607">
              <w:rPr>
                <w:noProof/>
                <w:lang w:eastAsia="en-US"/>
              </w:rPr>
              <w:tab/>
            </w:r>
            <w:r w:rsidR="00384607" w:rsidRPr="002B724E">
              <w:rPr>
                <w:rStyle w:val="Hyperlink"/>
                <w:rFonts w:ascii="Times New Roman" w:hAnsi="Times New Roman"/>
                <w:noProof/>
              </w:rPr>
              <w:t>Project Description</w:t>
            </w:r>
            <w:r w:rsidR="00384607">
              <w:rPr>
                <w:noProof/>
                <w:webHidden/>
              </w:rPr>
              <w:tab/>
            </w:r>
            <w:r w:rsidR="00384607">
              <w:rPr>
                <w:noProof/>
                <w:webHidden/>
              </w:rPr>
              <w:fldChar w:fldCharType="begin"/>
            </w:r>
            <w:r w:rsidR="00384607">
              <w:rPr>
                <w:noProof/>
                <w:webHidden/>
              </w:rPr>
              <w:instrText xml:space="preserve"> PAGEREF _Toc482950186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14:paraId="5F3AD60A" w14:textId="77777777" w:rsidR="00384607" w:rsidRDefault="00CA6A4A">
          <w:pPr>
            <w:pStyle w:val="TOC2"/>
            <w:tabs>
              <w:tab w:val="left" w:pos="880"/>
              <w:tab w:val="right" w:leader="dot" w:pos="9350"/>
            </w:tabs>
            <w:rPr>
              <w:noProof/>
              <w:lang w:eastAsia="en-US"/>
            </w:rPr>
          </w:pPr>
          <w:hyperlink w:anchor="_Toc482950187" w:history="1">
            <w:r w:rsidR="00384607" w:rsidRPr="002B724E">
              <w:rPr>
                <w:rStyle w:val="Hyperlink"/>
                <w:rFonts w:ascii="Times New Roman" w:hAnsi="Times New Roman"/>
                <w:noProof/>
              </w:rPr>
              <w:t>1.2</w:t>
            </w:r>
            <w:r w:rsidR="00384607">
              <w:rPr>
                <w:noProof/>
                <w:lang w:eastAsia="en-US"/>
              </w:rPr>
              <w:tab/>
            </w:r>
            <w:r w:rsidR="00384607" w:rsidRPr="002B724E">
              <w:rPr>
                <w:rStyle w:val="Hyperlink"/>
                <w:rFonts w:ascii="Times New Roman" w:hAnsi="Times New Roman"/>
                <w:noProof/>
              </w:rPr>
              <w:t>Document Scope</w:t>
            </w:r>
            <w:r w:rsidR="00384607">
              <w:rPr>
                <w:noProof/>
                <w:webHidden/>
              </w:rPr>
              <w:tab/>
            </w:r>
            <w:r w:rsidR="00384607">
              <w:rPr>
                <w:noProof/>
                <w:webHidden/>
              </w:rPr>
              <w:fldChar w:fldCharType="begin"/>
            </w:r>
            <w:r w:rsidR="00384607">
              <w:rPr>
                <w:noProof/>
                <w:webHidden/>
              </w:rPr>
              <w:instrText xml:space="preserve"> PAGEREF _Toc482950187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14:paraId="6F323238" w14:textId="77777777" w:rsidR="00384607" w:rsidRDefault="00CA6A4A">
          <w:pPr>
            <w:pStyle w:val="TOC2"/>
            <w:tabs>
              <w:tab w:val="left" w:pos="880"/>
              <w:tab w:val="right" w:leader="dot" w:pos="9350"/>
            </w:tabs>
            <w:rPr>
              <w:noProof/>
              <w:lang w:eastAsia="en-US"/>
            </w:rPr>
          </w:pPr>
          <w:hyperlink w:anchor="_Toc482950188" w:history="1">
            <w:r w:rsidR="00384607" w:rsidRPr="002B724E">
              <w:rPr>
                <w:rStyle w:val="Hyperlink"/>
                <w:rFonts w:ascii="Times New Roman" w:hAnsi="Times New Roman"/>
                <w:noProof/>
              </w:rPr>
              <w:t>1.3</w:t>
            </w:r>
            <w:r w:rsidR="00384607">
              <w:rPr>
                <w:noProof/>
                <w:lang w:eastAsia="en-US"/>
              </w:rPr>
              <w:tab/>
            </w:r>
            <w:r w:rsidR="00384607" w:rsidRPr="002B724E">
              <w:rPr>
                <w:rStyle w:val="Hyperlink"/>
                <w:rFonts w:ascii="Times New Roman" w:hAnsi="Times New Roman"/>
                <w:noProof/>
              </w:rPr>
              <w:t>Source Files</w:t>
            </w:r>
            <w:r w:rsidR="00384607">
              <w:rPr>
                <w:noProof/>
                <w:webHidden/>
              </w:rPr>
              <w:tab/>
            </w:r>
            <w:r w:rsidR="00384607">
              <w:rPr>
                <w:noProof/>
                <w:webHidden/>
              </w:rPr>
              <w:fldChar w:fldCharType="begin"/>
            </w:r>
            <w:r w:rsidR="00384607">
              <w:rPr>
                <w:noProof/>
                <w:webHidden/>
              </w:rPr>
              <w:instrText xml:space="preserve"> PAGEREF _Toc482950188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14:paraId="73BD8075" w14:textId="77777777" w:rsidR="00384607" w:rsidRDefault="00CA6A4A">
          <w:pPr>
            <w:pStyle w:val="TOC2"/>
            <w:tabs>
              <w:tab w:val="left" w:pos="880"/>
              <w:tab w:val="right" w:leader="dot" w:pos="9350"/>
            </w:tabs>
            <w:rPr>
              <w:noProof/>
              <w:lang w:eastAsia="en-US"/>
            </w:rPr>
          </w:pPr>
          <w:hyperlink w:anchor="_Toc482950189" w:history="1">
            <w:r w:rsidR="00384607" w:rsidRPr="002B724E">
              <w:rPr>
                <w:rStyle w:val="Hyperlink"/>
                <w:rFonts w:ascii="Times New Roman" w:hAnsi="Times New Roman"/>
                <w:noProof/>
              </w:rPr>
              <w:t>1.4</w:t>
            </w:r>
            <w:r w:rsidR="00384607">
              <w:rPr>
                <w:noProof/>
                <w:lang w:eastAsia="en-US"/>
              </w:rPr>
              <w:tab/>
            </w:r>
            <w:r w:rsidR="00384607" w:rsidRPr="002B724E">
              <w:rPr>
                <w:rStyle w:val="Hyperlink"/>
                <w:rFonts w:ascii="Times New Roman" w:hAnsi="Times New Roman"/>
                <w:noProof/>
              </w:rPr>
              <w:t>Module List</w:t>
            </w:r>
            <w:r w:rsidR="00384607">
              <w:rPr>
                <w:noProof/>
                <w:webHidden/>
              </w:rPr>
              <w:tab/>
            </w:r>
            <w:r w:rsidR="00384607">
              <w:rPr>
                <w:noProof/>
                <w:webHidden/>
              </w:rPr>
              <w:fldChar w:fldCharType="begin"/>
            </w:r>
            <w:r w:rsidR="00384607">
              <w:rPr>
                <w:noProof/>
                <w:webHidden/>
              </w:rPr>
              <w:instrText xml:space="preserve"> PAGEREF _Toc482950189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14:paraId="47F5FAEB" w14:textId="77777777" w:rsidR="00384607" w:rsidRDefault="00CA6A4A">
          <w:pPr>
            <w:pStyle w:val="TOC2"/>
            <w:tabs>
              <w:tab w:val="left" w:pos="880"/>
              <w:tab w:val="right" w:leader="dot" w:pos="9350"/>
            </w:tabs>
            <w:rPr>
              <w:noProof/>
              <w:lang w:eastAsia="en-US"/>
            </w:rPr>
          </w:pPr>
          <w:hyperlink w:anchor="_Toc482950190" w:history="1">
            <w:r w:rsidR="00384607" w:rsidRPr="002B724E">
              <w:rPr>
                <w:rStyle w:val="Hyperlink"/>
                <w:rFonts w:ascii="Times New Roman" w:hAnsi="Times New Roman"/>
                <w:noProof/>
              </w:rPr>
              <w:t>1.5</w:t>
            </w:r>
            <w:r w:rsidR="00384607">
              <w:rPr>
                <w:noProof/>
                <w:lang w:eastAsia="en-US"/>
              </w:rPr>
              <w:tab/>
            </w:r>
            <w:r w:rsidR="00384607" w:rsidRPr="002B724E">
              <w:rPr>
                <w:rStyle w:val="Hyperlink"/>
                <w:rFonts w:ascii="Times New Roman" w:hAnsi="Times New Roman"/>
                <w:noProof/>
              </w:rPr>
              <w:t>Software and Hardware Interfaces</w:t>
            </w:r>
            <w:r w:rsidR="00384607">
              <w:rPr>
                <w:noProof/>
                <w:webHidden/>
              </w:rPr>
              <w:tab/>
            </w:r>
            <w:r w:rsidR="00384607">
              <w:rPr>
                <w:noProof/>
                <w:webHidden/>
              </w:rPr>
              <w:fldChar w:fldCharType="begin"/>
            </w:r>
            <w:r w:rsidR="00384607">
              <w:rPr>
                <w:noProof/>
                <w:webHidden/>
              </w:rPr>
              <w:instrText xml:space="preserve"> PAGEREF _Toc482950190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14:paraId="42A7F14C" w14:textId="77777777" w:rsidR="00384607" w:rsidRDefault="00CA6A4A">
          <w:pPr>
            <w:pStyle w:val="TOC3"/>
            <w:tabs>
              <w:tab w:val="left" w:pos="1320"/>
              <w:tab w:val="right" w:leader="dot" w:pos="9350"/>
            </w:tabs>
            <w:rPr>
              <w:noProof/>
              <w:lang w:eastAsia="en-US"/>
            </w:rPr>
          </w:pPr>
          <w:hyperlink w:anchor="_Toc482950191" w:history="1">
            <w:r w:rsidR="00384607" w:rsidRPr="002B724E">
              <w:rPr>
                <w:rStyle w:val="Hyperlink"/>
                <w:rFonts w:ascii="Times New Roman" w:hAnsi="Times New Roman"/>
                <w:noProof/>
              </w:rPr>
              <w:t>1.5.1</w:t>
            </w:r>
            <w:r w:rsidR="00384607">
              <w:rPr>
                <w:noProof/>
                <w:lang w:eastAsia="en-US"/>
              </w:rPr>
              <w:tab/>
            </w:r>
            <w:r w:rsidR="00384607" w:rsidRPr="002B724E">
              <w:rPr>
                <w:rStyle w:val="Hyperlink"/>
                <w:rFonts w:ascii="Times New Roman" w:hAnsi="Times New Roman"/>
                <w:noProof/>
              </w:rPr>
              <w:t>Software</w:t>
            </w:r>
            <w:r w:rsidR="00384607">
              <w:rPr>
                <w:noProof/>
                <w:webHidden/>
              </w:rPr>
              <w:tab/>
            </w:r>
            <w:r w:rsidR="00384607">
              <w:rPr>
                <w:noProof/>
                <w:webHidden/>
              </w:rPr>
              <w:fldChar w:fldCharType="begin"/>
            </w:r>
            <w:r w:rsidR="00384607">
              <w:rPr>
                <w:noProof/>
                <w:webHidden/>
              </w:rPr>
              <w:instrText xml:space="preserve"> PAGEREF _Toc482950191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14:paraId="3FE0C7FA" w14:textId="77777777" w:rsidR="00384607" w:rsidRDefault="00CA6A4A">
          <w:pPr>
            <w:pStyle w:val="TOC3"/>
            <w:tabs>
              <w:tab w:val="left" w:pos="1320"/>
              <w:tab w:val="right" w:leader="dot" w:pos="9350"/>
            </w:tabs>
            <w:rPr>
              <w:noProof/>
              <w:lang w:eastAsia="en-US"/>
            </w:rPr>
          </w:pPr>
          <w:hyperlink w:anchor="_Toc482950192" w:history="1">
            <w:r w:rsidR="00384607" w:rsidRPr="002B724E">
              <w:rPr>
                <w:rStyle w:val="Hyperlink"/>
                <w:rFonts w:ascii="Times New Roman" w:hAnsi="Times New Roman"/>
                <w:noProof/>
              </w:rPr>
              <w:t>1.5.2</w:t>
            </w:r>
            <w:r w:rsidR="00384607">
              <w:rPr>
                <w:noProof/>
                <w:lang w:eastAsia="en-US"/>
              </w:rPr>
              <w:tab/>
            </w:r>
            <w:r w:rsidR="00384607" w:rsidRPr="002B724E">
              <w:rPr>
                <w:rStyle w:val="Hyperlink"/>
                <w:rFonts w:ascii="Times New Roman" w:hAnsi="Times New Roman"/>
                <w:noProof/>
              </w:rPr>
              <w:t>Hardware</w:t>
            </w:r>
            <w:r w:rsidR="00384607">
              <w:rPr>
                <w:noProof/>
                <w:webHidden/>
              </w:rPr>
              <w:tab/>
            </w:r>
            <w:r w:rsidR="00384607">
              <w:rPr>
                <w:noProof/>
                <w:webHidden/>
              </w:rPr>
              <w:fldChar w:fldCharType="begin"/>
            </w:r>
            <w:r w:rsidR="00384607">
              <w:rPr>
                <w:noProof/>
                <w:webHidden/>
              </w:rPr>
              <w:instrText xml:space="preserve"> PAGEREF _Toc482950192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14:paraId="2D6493B8" w14:textId="77777777" w:rsidR="00384607" w:rsidRDefault="00CA6A4A">
          <w:pPr>
            <w:pStyle w:val="TOC2"/>
            <w:tabs>
              <w:tab w:val="left" w:pos="880"/>
              <w:tab w:val="right" w:leader="dot" w:pos="9350"/>
            </w:tabs>
            <w:rPr>
              <w:noProof/>
              <w:lang w:eastAsia="en-US"/>
            </w:rPr>
          </w:pPr>
          <w:hyperlink w:anchor="_Toc482950193" w:history="1">
            <w:r w:rsidR="00384607" w:rsidRPr="002B724E">
              <w:rPr>
                <w:rStyle w:val="Hyperlink"/>
                <w:rFonts w:ascii="Times New Roman" w:hAnsi="Times New Roman"/>
                <w:noProof/>
              </w:rPr>
              <w:t>1.6</w:t>
            </w:r>
            <w:r w:rsidR="00384607">
              <w:rPr>
                <w:noProof/>
                <w:lang w:eastAsia="en-US"/>
              </w:rPr>
              <w:tab/>
            </w:r>
            <w:r w:rsidR="00384607" w:rsidRPr="002B724E">
              <w:rPr>
                <w:rStyle w:val="Hyperlink"/>
                <w:rFonts w:ascii="Times New Roman" w:hAnsi="Times New Roman"/>
                <w:noProof/>
              </w:rPr>
              <w:t>Users</w:t>
            </w:r>
            <w:r w:rsidR="00384607">
              <w:rPr>
                <w:noProof/>
                <w:webHidden/>
              </w:rPr>
              <w:tab/>
            </w:r>
            <w:r w:rsidR="00384607">
              <w:rPr>
                <w:noProof/>
                <w:webHidden/>
              </w:rPr>
              <w:fldChar w:fldCharType="begin"/>
            </w:r>
            <w:r w:rsidR="00384607">
              <w:rPr>
                <w:noProof/>
                <w:webHidden/>
              </w:rPr>
              <w:instrText xml:space="preserve"> PAGEREF _Toc482950193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14:paraId="0683C1C7" w14:textId="77777777" w:rsidR="00384607" w:rsidRDefault="00CA6A4A">
          <w:pPr>
            <w:pStyle w:val="TOC1"/>
            <w:tabs>
              <w:tab w:val="left" w:pos="440"/>
              <w:tab w:val="right" w:leader="dot" w:pos="9350"/>
            </w:tabs>
            <w:rPr>
              <w:rFonts w:asciiTheme="minorHAnsi" w:eastAsiaTheme="minorEastAsia" w:hAnsiTheme="minorHAnsi" w:cstheme="minorBidi"/>
              <w:noProof/>
            </w:rPr>
          </w:pPr>
          <w:hyperlink w:anchor="_Toc482950194" w:history="1">
            <w:r w:rsidR="00384607" w:rsidRPr="002B724E">
              <w:rPr>
                <w:rStyle w:val="Hyperlink"/>
                <w:rFonts w:ascii="Times New Roman" w:hAnsi="Times New Roman"/>
                <w:noProof/>
              </w:rPr>
              <w:t>2.</w:t>
            </w:r>
            <w:r w:rsidR="00384607">
              <w:rPr>
                <w:rFonts w:asciiTheme="minorHAnsi" w:eastAsiaTheme="minorEastAsia" w:hAnsiTheme="minorHAnsi" w:cstheme="minorBidi"/>
                <w:noProof/>
              </w:rPr>
              <w:tab/>
            </w:r>
            <w:r w:rsidR="00384607" w:rsidRPr="002B724E">
              <w:rPr>
                <w:rStyle w:val="Hyperlink"/>
                <w:rFonts w:ascii="Times New Roman" w:hAnsi="Times New Roman"/>
                <w:noProof/>
              </w:rPr>
              <w:t>Details</w:t>
            </w:r>
            <w:r w:rsidR="00384607">
              <w:rPr>
                <w:noProof/>
                <w:webHidden/>
              </w:rPr>
              <w:tab/>
            </w:r>
            <w:r w:rsidR="00384607">
              <w:rPr>
                <w:noProof/>
                <w:webHidden/>
              </w:rPr>
              <w:fldChar w:fldCharType="begin"/>
            </w:r>
            <w:r w:rsidR="00384607">
              <w:rPr>
                <w:noProof/>
                <w:webHidden/>
              </w:rPr>
              <w:instrText xml:space="preserve"> PAGEREF _Toc482950194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14:paraId="07ADB129" w14:textId="77777777" w:rsidR="00384607" w:rsidRDefault="00CA6A4A">
          <w:pPr>
            <w:pStyle w:val="TOC2"/>
            <w:tabs>
              <w:tab w:val="left" w:pos="880"/>
              <w:tab w:val="right" w:leader="dot" w:pos="9350"/>
            </w:tabs>
            <w:rPr>
              <w:noProof/>
              <w:lang w:eastAsia="en-US"/>
            </w:rPr>
          </w:pPr>
          <w:hyperlink w:anchor="_Toc482950197" w:history="1">
            <w:r w:rsidR="00384607" w:rsidRPr="002B724E">
              <w:rPr>
                <w:rStyle w:val="Hyperlink"/>
                <w:rFonts w:ascii="Times New Roman" w:hAnsi="Times New Roman"/>
                <w:noProof/>
              </w:rPr>
              <w:t>3.1</w:t>
            </w:r>
            <w:r w:rsidR="00384607">
              <w:rPr>
                <w:noProof/>
                <w:lang w:eastAsia="en-US"/>
              </w:rPr>
              <w:tab/>
            </w:r>
            <w:r w:rsidR="00384607" w:rsidRPr="002B724E">
              <w:rPr>
                <w:rStyle w:val="Hyperlink"/>
                <w:rFonts w:ascii="Times New Roman" w:hAnsi="Times New Roman"/>
                <w:noProof/>
              </w:rPr>
              <w:t>Source Files</w:t>
            </w:r>
            <w:r w:rsidR="00384607">
              <w:rPr>
                <w:noProof/>
                <w:webHidden/>
              </w:rPr>
              <w:tab/>
            </w:r>
            <w:r w:rsidR="00384607">
              <w:rPr>
                <w:noProof/>
                <w:webHidden/>
              </w:rPr>
              <w:fldChar w:fldCharType="begin"/>
            </w:r>
            <w:r w:rsidR="00384607">
              <w:rPr>
                <w:noProof/>
                <w:webHidden/>
              </w:rPr>
              <w:instrText xml:space="preserve"> PAGEREF _Toc482950197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14:paraId="2D721869" w14:textId="77777777" w:rsidR="00384607" w:rsidRDefault="00CA6A4A">
          <w:pPr>
            <w:pStyle w:val="TOC3"/>
            <w:tabs>
              <w:tab w:val="left" w:pos="1320"/>
              <w:tab w:val="right" w:leader="dot" w:pos="9350"/>
            </w:tabs>
            <w:rPr>
              <w:noProof/>
              <w:lang w:eastAsia="en-US"/>
            </w:rPr>
          </w:pPr>
          <w:hyperlink w:anchor="_Toc482950198" w:history="1">
            <w:r w:rsidR="00384607" w:rsidRPr="002B724E">
              <w:rPr>
                <w:rStyle w:val="Hyperlink"/>
                <w:rFonts w:ascii="Times New Roman" w:hAnsi="Times New Roman"/>
                <w:noProof/>
              </w:rPr>
              <w:t>3.1.1</w:t>
            </w:r>
            <w:r w:rsidR="00384607">
              <w:rPr>
                <w:noProof/>
                <w:lang w:eastAsia="en-US"/>
              </w:rPr>
              <w:tab/>
            </w:r>
            <w:r w:rsidR="00384607" w:rsidRPr="002B724E">
              <w:rPr>
                <w:rStyle w:val="Hyperlink"/>
                <w:rFonts w:ascii="Times New Roman" w:hAnsi="Times New Roman"/>
                <w:noProof/>
              </w:rPr>
              <w:t>PS_Employee_Information_mmddyyyy.csv</w:t>
            </w:r>
            <w:r w:rsidR="00384607">
              <w:rPr>
                <w:noProof/>
                <w:webHidden/>
              </w:rPr>
              <w:tab/>
            </w:r>
            <w:r w:rsidR="00384607">
              <w:rPr>
                <w:noProof/>
                <w:webHidden/>
              </w:rPr>
              <w:fldChar w:fldCharType="begin"/>
            </w:r>
            <w:r w:rsidR="00384607">
              <w:rPr>
                <w:noProof/>
                <w:webHidden/>
              </w:rPr>
              <w:instrText xml:space="preserve"> PAGEREF _Toc482950198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14:paraId="0D1F358F" w14:textId="77777777" w:rsidR="00384607" w:rsidRDefault="00CA6A4A">
          <w:pPr>
            <w:pStyle w:val="TOC3"/>
            <w:tabs>
              <w:tab w:val="left" w:pos="1320"/>
              <w:tab w:val="right" w:leader="dot" w:pos="9350"/>
            </w:tabs>
            <w:rPr>
              <w:noProof/>
              <w:lang w:eastAsia="en-US"/>
            </w:rPr>
          </w:pPr>
          <w:hyperlink w:anchor="_Toc482950199" w:history="1">
            <w:r w:rsidR="00384607" w:rsidRPr="002B724E">
              <w:rPr>
                <w:rStyle w:val="Hyperlink"/>
                <w:rFonts w:ascii="Times New Roman" w:hAnsi="Times New Roman"/>
                <w:noProof/>
              </w:rPr>
              <w:t>3.1.2</w:t>
            </w:r>
            <w:r w:rsidR="00384607">
              <w:rPr>
                <w:noProof/>
                <w:lang w:eastAsia="en-US"/>
              </w:rPr>
              <w:tab/>
            </w:r>
            <w:r w:rsidR="00384607" w:rsidRPr="002B724E">
              <w:rPr>
                <w:rStyle w:val="Hyperlink"/>
                <w:rFonts w:ascii="Times New Roman" w:hAnsi="Times New Roman"/>
                <w:noProof/>
              </w:rPr>
              <w:t>Employee_Information_WithProgram.csv</w:t>
            </w:r>
            <w:r w:rsidR="00384607">
              <w:rPr>
                <w:noProof/>
                <w:webHidden/>
              </w:rPr>
              <w:tab/>
            </w:r>
            <w:r w:rsidR="00384607">
              <w:rPr>
                <w:noProof/>
                <w:webHidden/>
              </w:rPr>
              <w:fldChar w:fldCharType="begin"/>
            </w:r>
            <w:r w:rsidR="00384607">
              <w:rPr>
                <w:noProof/>
                <w:webHidden/>
              </w:rPr>
              <w:instrText xml:space="preserve"> PAGEREF _Toc482950199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14:paraId="01567862" w14:textId="77777777" w:rsidR="00384607" w:rsidRDefault="00CA6A4A">
          <w:pPr>
            <w:pStyle w:val="TOC3"/>
            <w:tabs>
              <w:tab w:val="left" w:pos="1320"/>
              <w:tab w:val="right" w:leader="dot" w:pos="9350"/>
            </w:tabs>
            <w:rPr>
              <w:noProof/>
              <w:lang w:eastAsia="en-US"/>
            </w:rPr>
          </w:pPr>
          <w:hyperlink w:anchor="_Toc482950200" w:history="1">
            <w:r w:rsidR="00384607" w:rsidRPr="002B724E">
              <w:rPr>
                <w:rStyle w:val="Hyperlink"/>
                <w:rFonts w:ascii="Times New Roman" w:hAnsi="Times New Roman"/>
                <w:noProof/>
              </w:rPr>
              <w:t>3.1.3</w:t>
            </w:r>
            <w:r w:rsidR="00384607">
              <w:rPr>
                <w:noProof/>
                <w:lang w:eastAsia="en-US"/>
              </w:rPr>
              <w:tab/>
            </w:r>
            <w:r w:rsidR="00384607" w:rsidRPr="002B724E">
              <w:rPr>
                <w:rStyle w:val="Hyperlink"/>
                <w:rFonts w:ascii="Times New Roman" w:hAnsi="Times New Roman"/>
                <w:noProof/>
              </w:rPr>
              <w:t>HR_Employee_Information.csv</w:t>
            </w:r>
            <w:r w:rsidR="00384607">
              <w:rPr>
                <w:noProof/>
                <w:webHidden/>
              </w:rPr>
              <w:tab/>
            </w:r>
            <w:r w:rsidR="00384607">
              <w:rPr>
                <w:noProof/>
                <w:webHidden/>
              </w:rPr>
              <w:fldChar w:fldCharType="begin"/>
            </w:r>
            <w:r w:rsidR="00384607">
              <w:rPr>
                <w:noProof/>
                <w:webHidden/>
              </w:rPr>
              <w:instrText xml:space="preserve"> PAGEREF _Toc482950200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14:paraId="6D54FB60" w14:textId="77777777" w:rsidR="00384607" w:rsidRDefault="00CA6A4A">
          <w:pPr>
            <w:pStyle w:val="TOC2"/>
            <w:tabs>
              <w:tab w:val="left" w:pos="880"/>
              <w:tab w:val="right" w:leader="dot" w:pos="9350"/>
            </w:tabs>
            <w:rPr>
              <w:noProof/>
              <w:lang w:eastAsia="en-US"/>
            </w:rPr>
          </w:pPr>
          <w:hyperlink w:anchor="_Toc482950201" w:history="1">
            <w:r w:rsidR="00384607" w:rsidRPr="002B724E">
              <w:rPr>
                <w:rStyle w:val="Hyperlink"/>
                <w:rFonts w:ascii="Times New Roman" w:hAnsi="Times New Roman"/>
                <w:noProof/>
              </w:rPr>
              <w:t>3.2</w:t>
            </w:r>
            <w:r w:rsidR="00384607">
              <w:rPr>
                <w:noProof/>
                <w:lang w:eastAsia="en-US"/>
              </w:rPr>
              <w:tab/>
            </w:r>
            <w:r w:rsidR="00384607" w:rsidRPr="002B724E">
              <w:rPr>
                <w:rStyle w:val="Hyperlink"/>
                <w:rFonts w:ascii="Times New Roman" w:hAnsi="Times New Roman"/>
                <w:noProof/>
              </w:rPr>
              <w:t>Module Details</w:t>
            </w:r>
            <w:r w:rsidR="00384607">
              <w:rPr>
                <w:noProof/>
                <w:webHidden/>
              </w:rPr>
              <w:tab/>
            </w:r>
            <w:r w:rsidR="00384607">
              <w:rPr>
                <w:noProof/>
                <w:webHidden/>
              </w:rPr>
              <w:fldChar w:fldCharType="begin"/>
            </w:r>
            <w:r w:rsidR="00384607">
              <w:rPr>
                <w:noProof/>
                <w:webHidden/>
              </w:rPr>
              <w:instrText xml:space="preserve"> PAGEREF _Toc482950201 \h </w:instrText>
            </w:r>
            <w:r w:rsidR="00384607">
              <w:rPr>
                <w:noProof/>
                <w:webHidden/>
              </w:rPr>
            </w:r>
            <w:r w:rsidR="00384607">
              <w:rPr>
                <w:noProof/>
                <w:webHidden/>
              </w:rPr>
              <w:fldChar w:fldCharType="separate"/>
            </w:r>
            <w:r w:rsidR="00384607">
              <w:rPr>
                <w:noProof/>
                <w:webHidden/>
              </w:rPr>
              <w:t>6</w:t>
            </w:r>
            <w:r w:rsidR="00384607">
              <w:rPr>
                <w:noProof/>
                <w:webHidden/>
              </w:rPr>
              <w:fldChar w:fldCharType="end"/>
            </w:r>
          </w:hyperlink>
        </w:p>
        <w:p w14:paraId="703C7F6B" w14:textId="77777777" w:rsidR="00384607" w:rsidRDefault="00CA6A4A">
          <w:pPr>
            <w:pStyle w:val="TOC3"/>
            <w:tabs>
              <w:tab w:val="left" w:pos="1320"/>
              <w:tab w:val="right" w:leader="dot" w:pos="9350"/>
            </w:tabs>
            <w:rPr>
              <w:noProof/>
              <w:lang w:eastAsia="en-US"/>
            </w:rPr>
          </w:pPr>
          <w:hyperlink w:anchor="_Toc482950202" w:history="1">
            <w:r w:rsidR="00384607" w:rsidRPr="002B724E">
              <w:rPr>
                <w:rStyle w:val="Hyperlink"/>
                <w:rFonts w:ascii="Times New Roman" w:hAnsi="Times New Roman"/>
                <w:noProof/>
              </w:rPr>
              <w:t>3.2.1</w:t>
            </w:r>
            <w:r w:rsidR="00384607">
              <w:rPr>
                <w:noProof/>
                <w:lang w:eastAsia="en-US"/>
              </w:rPr>
              <w:tab/>
            </w:r>
            <w:r w:rsidR="00384607" w:rsidRPr="002B724E">
              <w:rPr>
                <w:rStyle w:val="Hyperlink"/>
                <w:rFonts w:ascii="Times New Roman" w:hAnsi="Times New Roman"/>
                <w:noProof/>
              </w:rPr>
              <w:t>SQL agent job</w:t>
            </w:r>
            <w:r w:rsidR="00384607">
              <w:rPr>
                <w:noProof/>
                <w:webHidden/>
              </w:rPr>
              <w:tab/>
            </w:r>
            <w:r w:rsidR="00384607">
              <w:rPr>
                <w:noProof/>
                <w:webHidden/>
              </w:rPr>
              <w:fldChar w:fldCharType="begin"/>
            </w:r>
            <w:r w:rsidR="00384607">
              <w:rPr>
                <w:noProof/>
                <w:webHidden/>
              </w:rPr>
              <w:instrText xml:space="preserve"> PAGEREF _Toc482950202 \h </w:instrText>
            </w:r>
            <w:r w:rsidR="00384607">
              <w:rPr>
                <w:noProof/>
                <w:webHidden/>
              </w:rPr>
            </w:r>
            <w:r w:rsidR="00384607">
              <w:rPr>
                <w:noProof/>
                <w:webHidden/>
              </w:rPr>
              <w:fldChar w:fldCharType="separate"/>
            </w:r>
            <w:r w:rsidR="00384607">
              <w:rPr>
                <w:noProof/>
                <w:webHidden/>
              </w:rPr>
              <w:t>6</w:t>
            </w:r>
            <w:r w:rsidR="00384607">
              <w:rPr>
                <w:noProof/>
                <w:webHidden/>
              </w:rPr>
              <w:fldChar w:fldCharType="end"/>
            </w:r>
          </w:hyperlink>
        </w:p>
        <w:p w14:paraId="5BF126AD" w14:textId="77777777" w:rsidR="00384607" w:rsidRDefault="00CA6A4A">
          <w:pPr>
            <w:pStyle w:val="TOC3"/>
            <w:tabs>
              <w:tab w:val="left" w:pos="1320"/>
              <w:tab w:val="right" w:leader="dot" w:pos="9350"/>
            </w:tabs>
            <w:rPr>
              <w:noProof/>
              <w:lang w:eastAsia="en-US"/>
            </w:rPr>
          </w:pPr>
          <w:hyperlink w:anchor="_Toc482950203" w:history="1">
            <w:r w:rsidR="00384607" w:rsidRPr="002B724E">
              <w:rPr>
                <w:rStyle w:val="Hyperlink"/>
                <w:rFonts w:ascii="Times New Roman" w:hAnsi="Times New Roman"/>
                <w:noProof/>
              </w:rPr>
              <w:t>3.2.2</w:t>
            </w:r>
            <w:r w:rsidR="00384607">
              <w:rPr>
                <w:noProof/>
                <w:lang w:eastAsia="en-US"/>
              </w:rPr>
              <w:tab/>
            </w:r>
            <w:r w:rsidR="00384607" w:rsidRPr="002B724E">
              <w:rPr>
                <w:rStyle w:val="Hyperlink"/>
                <w:rFonts w:ascii="Times New Roman" w:hAnsi="Times New Roman"/>
                <w:noProof/>
              </w:rPr>
              <w:t>SSIS Package</w:t>
            </w:r>
            <w:r w:rsidR="00384607">
              <w:rPr>
                <w:noProof/>
                <w:webHidden/>
              </w:rPr>
              <w:tab/>
            </w:r>
            <w:r w:rsidR="00384607">
              <w:rPr>
                <w:noProof/>
                <w:webHidden/>
              </w:rPr>
              <w:fldChar w:fldCharType="begin"/>
            </w:r>
            <w:r w:rsidR="00384607">
              <w:rPr>
                <w:noProof/>
                <w:webHidden/>
              </w:rPr>
              <w:instrText xml:space="preserve"> PAGEREF _Toc482950203 \h </w:instrText>
            </w:r>
            <w:r w:rsidR="00384607">
              <w:rPr>
                <w:noProof/>
                <w:webHidden/>
              </w:rPr>
            </w:r>
            <w:r w:rsidR="00384607">
              <w:rPr>
                <w:noProof/>
                <w:webHidden/>
              </w:rPr>
              <w:fldChar w:fldCharType="separate"/>
            </w:r>
            <w:r w:rsidR="00384607">
              <w:rPr>
                <w:noProof/>
                <w:webHidden/>
              </w:rPr>
              <w:t>6</w:t>
            </w:r>
            <w:r w:rsidR="00384607">
              <w:rPr>
                <w:noProof/>
                <w:webHidden/>
              </w:rPr>
              <w:fldChar w:fldCharType="end"/>
            </w:r>
          </w:hyperlink>
        </w:p>
        <w:p w14:paraId="4D65AFF6" w14:textId="77777777" w:rsidR="00384607" w:rsidRDefault="00CA6A4A">
          <w:pPr>
            <w:pStyle w:val="TOC3"/>
            <w:tabs>
              <w:tab w:val="left" w:pos="1320"/>
              <w:tab w:val="right" w:leader="dot" w:pos="9350"/>
            </w:tabs>
            <w:rPr>
              <w:noProof/>
              <w:lang w:eastAsia="en-US"/>
            </w:rPr>
          </w:pPr>
          <w:hyperlink w:anchor="_Toc482950209" w:history="1">
            <w:r w:rsidR="00384607" w:rsidRPr="002B724E">
              <w:rPr>
                <w:rStyle w:val="Hyperlink"/>
                <w:rFonts w:ascii="Times New Roman" w:hAnsi="Times New Roman"/>
                <w:noProof/>
              </w:rPr>
              <w:t>3.2.3</w:t>
            </w:r>
            <w:r w:rsidR="00384607">
              <w:rPr>
                <w:noProof/>
                <w:lang w:eastAsia="en-US"/>
              </w:rPr>
              <w:tab/>
            </w:r>
            <w:r w:rsidR="00384607" w:rsidRPr="002B724E">
              <w:rPr>
                <w:rStyle w:val="Hyperlink"/>
                <w:rFonts w:ascii="Times New Roman" w:hAnsi="Times New Roman"/>
                <w:noProof/>
              </w:rPr>
              <w:t>Tables</w:t>
            </w:r>
            <w:r w:rsidR="00384607">
              <w:rPr>
                <w:noProof/>
                <w:webHidden/>
              </w:rPr>
              <w:tab/>
            </w:r>
            <w:r w:rsidR="00384607">
              <w:rPr>
                <w:noProof/>
                <w:webHidden/>
              </w:rPr>
              <w:fldChar w:fldCharType="begin"/>
            </w:r>
            <w:r w:rsidR="00384607">
              <w:rPr>
                <w:noProof/>
                <w:webHidden/>
              </w:rPr>
              <w:instrText xml:space="preserve"> PAGEREF _Toc482950209 \h </w:instrText>
            </w:r>
            <w:r w:rsidR="00384607">
              <w:rPr>
                <w:noProof/>
                <w:webHidden/>
              </w:rPr>
            </w:r>
            <w:r w:rsidR="00384607">
              <w:rPr>
                <w:noProof/>
                <w:webHidden/>
              </w:rPr>
              <w:fldChar w:fldCharType="separate"/>
            </w:r>
            <w:r w:rsidR="00384607">
              <w:rPr>
                <w:noProof/>
                <w:webHidden/>
              </w:rPr>
              <w:t>27</w:t>
            </w:r>
            <w:r w:rsidR="00384607">
              <w:rPr>
                <w:noProof/>
                <w:webHidden/>
              </w:rPr>
              <w:fldChar w:fldCharType="end"/>
            </w:r>
          </w:hyperlink>
        </w:p>
        <w:p w14:paraId="511C4689" w14:textId="77777777" w:rsidR="00384607" w:rsidRDefault="00CA6A4A">
          <w:pPr>
            <w:pStyle w:val="TOC3"/>
            <w:tabs>
              <w:tab w:val="left" w:pos="1320"/>
              <w:tab w:val="right" w:leader="dot" w:pos="9350"/>
            </w:tabs>
            <w:rPr>
              <w:noProof/>
              <w:lang w:eastAsia="en-US"/>
            </w:rPr>
          </w:pPr>
          <w:hyperlink w:anchor="_Toc482950210" w:history="1">
            <w:r w:rsidR="00384607" w:rsidRPr="002B724E">
              <w:rPr>
                <w:rStyle w:val="Hyperlink"/>
                <w:rFonts w:ascii="Times New Roman" w:hAnsi="Times New Roman"/>
                <w:noProof/>
              </w:rPr>
              <w:t>3.2.4</w:t>
            </w:r>
            <w:r w:rsidR="00384607">
              <w:rPr>
                <w:noProof/>
                <w:lang w:eastAsia="en-US"/>
              </w:rPr>
              <w:tab/>
            </w:r>
            <w:r w:rsidR="00384607" w:rsidRPr="002B724E">
              <w:rPr>
                <w:rStyle w:val="Hyperlink"/>
                <w:rFonts w:ascii="Times New Roman" w:hAnsi="Times New Roman"/>
                <w:noProof/>
              </w:rPr>
              <w:t>Procedures</w:t>
            </w:r>
            <w:r w:rsidR="00384607">
              <w:rPr>
                <w:noProof/>
                <w:webHidden/>
              </w:rPr>
              <w:tab/>
            </w:r>
            <w:r w:rsidR="00384607">
              <w:rPr>
                <w:noProof/>
                <w:webHidden/>
              </w:rPr>
              <w:fldChar w:fldCharType="begin"/>
            </w:r>
            <w:r w:rsidR="00384607">
              <w:rPr>
                <w:noProof/>
                <w:webHidden/>
              </w:rPr>
              <w:instrText xml:space="preserve"> PAGEREF _Toc482950210 \h </w:instrText>
            </w:r>
            <w:r w:rsidR="00384607">
              <w:rPr>
                <w:noProof/>
                <w:webHidden/>
              </w:rPr>
            </w:r>
            <w:r w:rsidR="00384607">
              <w:rPr>
                <w:noProof/>
                <w:webHidden/>
              </w:rPr>
              <w:fldChar w:fldCharType="separate"/>
            </w:r>
            <w:r w:rsidR="00384607">
              <w:rPr>
                <w:noProof/>
                <w:webHidden/>
              </w:rPr>
              <w:t>27</w:t>
            </w:r>
            <w:r w:rsidR="00384607">
              <w:rPr>
                <w:noProof/>
                <w:webHidden/>
              </w:rPr>
              <w:fldChar w:fldCharType="end"/>
            </w:r>
          </w:hyperlink>
        </w:p>
        <w:p w14:paraId="44CACB43" w14:textId="77777777" w:rsidR="00481F6E" w:rsidRPr="00257251" w:rsidRDefault="00481F6E" w:rsidP="00331214">
          <w:pPr>
            <w:tabs>
              <w:tab w:val="left" w:pos="2688"/>
            </w:tabs>
            <w:rPr>
              <w:rFonts w:ascii="Times New Roman" w:hAnsi="Times New Roman"/>
            </w:rPr>
          </w:pPr>
          <w:r w:rsidRPr="00257251">
            <w:rPr>
              <w:rFonts w:ascii="Times New Roman" w:hAnsi="Times New Roman"/>
              <w:b/>
              <w:bCs/>
              <w:noProof/>
            </w:rPr>
            <w:fldChar w:fldCharType="end"/>
          </w:r>
          <w:r w:rsidR="00384607">
            <w:rPr>
              <w:rFonts w:ascii="Times New Roman" w:hAnsi="Times New Roman"/>
              <w:b/>
              <w:bCs/>
              <w:noProof/>
            </w:rPr>
            <w:tab/>
          </w:r>
        </w:p>
      </w:sdtContent>
    </w:sdt>
    <w:p w14:paraId="32E4ACD9" w14:textId="77777777" w:rsidR="0027630C" w:rsidRPr="00257251" w:rsidRDefault="0027630C" w:rsidP="009F2A51">
      <w:pPr>
        <w:widowControl w:val="0"/>
        <w:autoSpaceDE w:val="0"/>
        <w:autoSpaceDN w:val="0"/>
        <w:adjustRightInd w:val="0"/>
        <w:spacing w:after="0" w:line="240" w:lineRule="auto"/>
        <w:rPr>
          <w:rFonts w:ascii="Times New Roman" w:hAnsi="Times New Roman"/>
        </w:rPr>
      </w:pPr>
    </w:p>
    <w:p w14:paraId="09C7BCB4" w14:textId="77777777" w:rsidR="0027630C" w:rsidRDefault="0027630C" w:rsidP="009F2A51">
      <w:pPr>
        <w:widowControl w:val="0"/>
        <w:autoSpaceDE w:val="0"/>
        <w:autoSpaceDN w:val="0"/>
        <w:adjustRightInd w:val="0"/>
        <w:spacing w:after="0" w:line="240" w:lineRule="auto"/>
        <w:rPr>
          <w:rFonts w:ascii="Times New Roman" w:hAnsi="Times New Roman"/>
        </w:rPr>
      </w:pPr>
    </w:p>
    <w:p w14:paraId="4E9EFDE3" w14:textId="77777777" w:rsidR="001E57B7" w:rsidRDefault="001E57B7" w:rsidP="009F2A51">
      <w:pPr>
        <w:widowControl w:val="0"/>
        <w:autoSpaceDE w:val="0"/>
        <w:autoSpaceDN w:val="0"/>
        <w:adjustRightInd w:val="0"/>
        <w:spacing w:after="0" w:line="240" w:lineRule="auto"/>
        <w:rPr>
          <w:rFonts w:ascii="Times New Roman" w:hAnsi="Times New Roman"/>
        </w:rPr>
      </w:pPr>
    </w:p>
    <w:p w14:paraId="447EC5A8" w14:textId="77777777" w:rsidR="001E57B7" w:rsidRDefault="001E57B7" w:rsidP="009F2A51">
      <w:pPr>
        <w:widowControl w:val="0"/>
        <w:autoSpaceDE w:val="0"/>
        <w:autoSpaceDN w:val="0"/>
        <w:adjustRightInd w:val="0"/>
        <w:spacing w:after="0" w:line="240" w:lineRule="auto"/>
        <w:rPr>
          <w:rFonts w:ascii="Times New Roman" w:hAnsi="Times New Roman"/>
        </w:rPr>
      </w:pPr>
    </w:p>
    <w:p w14:paraId="4E718FDA" w14:textId="77777777" w:rsidR="001E57B7" w:rsidRDefault="001E57B7" w:rsidP="009F2A51">
      <w:pPr>
        <w:widowControl w:val="0"/>
        <w:autoSpaceDE w:val="0"/>
        <w:autoSpaceDN w:val="0"/>
        <w:adjustRightInd w:val="0"/>
        <w:spacing w:after="0" w:line="240" w:lineRule="auto"/>
        <w:rPr>
          <w:rFonts w:ascii="Times New Roman" w:hAnsi="Times New Roman"/>
        </w:rPr>
      </w:pPr>
    </w:p>
    <w:p w14:paraId="75A88585" w14:textId="77777777" w:rsidR="001E57B7" w:rsidRDefault="001E57B7" w:rsidP="009F2A51">
      <w:pPr>
        <w:widowControl w:val="0"/>
        <w:autoSpaceDE w:val="0"/>
        <w:autoSpaceDN w:val="0"/>
        <w:adjustRightInd w:val="0"/>
        <w:spacing w:after="0" w:line="240" w:lineRule="auto"/>
        <w:rPr>
          <w:rFonts w:ascii="Times New Roman" w:hAnsi="Times New Roman"/>
        </w:rPr>
      </w:pPr>
    </w:p>
    <w:p w14:paraId="5D172BA9" w14:textId="77777777" w:rsidR="001E57B7" w:rsidRDefault="001E57B7" w:rsidP="009F2A51">
      <w:pPr>
        <w:widowControl w:val="0"/>
        <w:autoSpaceDE w:val="0"/>
        <w:autoSpaceDN w:val="0"/>
        <w:adjustRightInd w:val="0"/>
        <w:spacing w:after="0" w:line="240" w:lineRule="auto"/>
        <w:rPr>
          <w:rFonts w:ascii="Times New Roman" w:hAnsi="Times New Roman"/>
        </w:rPr>
      </w:pPr>
    </w:p>
    <w:p w14:paraId="5CF2E568" w14:textId="77777777" w:rsidR="001E57B7" w:rsidRDefault="001E57B7" w:rsidP="009F2A51">
      <w:pPr>
        <w:widowControl w:val="0"/>
        <w:autoSpaceDE w:val="0"/>
        <w:autoSpaceDN w:val="0"/>
        <w:adjustRightInd w:val="0"/>
        <w:spacing w:after="0" w:line="240" w:lineRule="auto"/>
        <w:rPr>
          <w:rFonts w:ascii="Times New Roman" w:hAnsi="Times New Roman"/>
        </w:rPr>
      </w:pPr>
    </w:p>
    <w:p w14:paraId="6D57C003" w14:textId="77777777" w:rsidR="001E57B7" w:rsidRDefault="001E57B7" w:rsidP="009F2A51">
      <w:pPr>
        <w:widowControl w:val="0"/>
        <w:autoSpaceDE w:val="0"/>
        <w:autoSpaceDN w:val="0"/>
        <w:adjustRightInd w:val="0"/>
        <w:spacing w:after="0" w:line="240" w:lineRule="auto"/>
        <w:rPr>
          <w:rFonts w:ascii="Times New Roman" w:hAnsi="Times New Roman"/>
        </w:rPr>
      </w:pPr>
    </w:p>
    <w:p w14:paraId="5A6E2F3F" w14:textId="77777777" w:rsidR="001E57B7" w:rsidRPr="00257251" w:rsidRDefault="001E57B7" w:rsidP="009F2A51">
      <w:pPr>
        <w:widowControl w:val="0"/>
        <w:autoSpaceDE w:val="0"/>
        <w:autoSpaceDN w:val="0"/>
        <w:adjustRightInd w:val="0"/>
        <w:spacing w:after="0" w:line="240" w:lineRule="auto"/>
        <w:rPr>
          <w:rFonts w:ascii="Times New Roman" w:hAnsi="Times New Roman"/>
        </w:rPr>
      </w:pPr>
    </w:p>
    <w:p w14:paraId="50175CFA" w14:textId="77777777" w:rsidR="0027630C" w:rsidRPr="00257251" w:rsidRDefault="0027630C" w:rsidP="009F2A51">
      <w:pPr>
        <w:widowControl w:val="0"/>
        <w:autoSpaceDE w:val="0"/>
        <w:autoSpaceDN w:val="0"/>
        <w:adjustRightInd w:val="0"/>
        <w:spacing w:after="0" w:line="240" w:lineRule="auto"/>
        <w:rPr>
          <w:rFonts w:ascii="Times New Roman" w:hAnsi="Times New Roman"/>
        </w:rPr>
      </w:pPr>
    </w:p>
    <w:p w14:paraId="2B56BB89" w14:textId="77777777" w:rsidR="00202048" w:rsidRPr="00257251" w:rsidRDefault="00202048" w:rsidP="009F2A51">
      <w:pPr>
        <w:widowControl w:val="0"/>
        <w:autoSpaceDE w:val="0"/>
        <w:autoSpaceDN w:val="0"/>
        <w:adjustRightInd w:val="0"/>
        <w:spacing w:after="0" w:line="240" w:lineRule="auto"/>
        <w:rPr>
          <w:rFonts w:ascii="Times New Roman" w:hAnsi="Times New Roman"/>
        </w:rPr>
      </w:pPr>
    </w:p>
    <w:p w14:paraId="39655302" w14:textId="77777777" w:rsidR="009D1884" w:rsidRPr="00257251" w:rsidRDefault="006F770C" w:rsidP="00331214">
      <w:pPr>
        <w:pStyle w:val="Heading1"/>
        <w:numPr>
          <w:ilvl w:val="0"/>
          <w:numId w:val="1"/>
        </w:numPr>
        <w:rPr>
          <w:rFonts w:ascii="Times New Roman" w:hAnsi="Times New Roman" w:cs="Times New Roman"/>
          <w:color w:val="auto"/>
        </w:rPr>
      </w:pPr>
      <w:bookmarkStart w:id="12" w:name="_Toc482950185"/>
      <w:r w:rsidRPr="00257251">
        <w:rPr>
          <w:rFonts w:ascii="Times New Roman" w:hAnsi="Times New Roman" w:cs="Times New Roman"/>
          <w:color w:val="auto"/>
        </w:rPr>
        <w:t>Overview</w:t>
      </w:r>
      <w:bookmarkEnd w:id="12"/>
    </w:p>
    <w:p w14:paraId="7F2E3E34" w14:textId="77777777" w:rsidR="00A47122" w:rsidRPr="00257251" w:rsidRDefault="009D1884" w:rsidP="00481F6E">
      <w:pPr>
        <w:pStyle w:val="Heading2"/>
        <w:rPr>
          <w:rFonts w:ascii="Times New Roman" w:hAnsi="Times New Roman" w:cs="Times New Roman"/>
          <w:color w:val="auto"/>
          <w:sz w:val="22"/>
          <w:szCs w:val="22"/>
        </w:rPr>
      </w:pPr>
      <w:bookmarkStart w:id="13" w:name="_Toc482950186"/>
      <w:r w:rsidRPr="00257251">
        <w:rPr>
          <w:rFonts w:ascii="Times New Roman" w:hAnsi="Times New Roman" w:cs="Times New Roman"/>
          <w:color w:val="auto"/>
          <w:sz w:val="22"/>
          <w:szCs w:val="22"/>
        </w:rPr>
        <w:t xml:space="preserve">Project </w:t>
      </w:r>
      <w:r w:rsidR="006F770C" w:rsidRPr="00257251">
        <w:rPr>
          <w:rFonts w:ascii="Times New Roman" w:hAnsi="Times New Roman" w:cs="Times New Roman"/>
          <w:color w:val="auto"/>
          <w:sz w:val="22"/>
          <w:szCs w:val="22"/>
        </w:rPr>
        <w:t>Description</w:t>
      </w:r>
      <w:bookmarkEnd w:id="13"/>
    </w:p>
    <w:p w14:paraId="2C153FDC" w14:textId="77777777" w:rsidR="00A47122" w:rsidRPr="00257251"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noProof/>
          <w:color w:val="000000" w:themeColor="text1"/>
          <w:sz w:val="20"/>
          <w:szCs w:val="20"/>
        </w:rPr>
        <w:t>T</w:t>
      </w:r>
      <w:r w:rsidRPr="00257251">
        <w:rPr>
          <w:rFonts w:ascii="Times New Roman" w:hAnsi="Times New Roman"/>
          <w:color w:val="000000" w:themeColor="text1"/>
          <w:sz w:val="20"/>
          <w:szCs w:val="20"/>
        </w:rPr>
        <w:t xml:space="preserve">he eCoaching Log (eCL) is an internal process designed for the entry and storage of the coaching notes that supervisors, managers, Advanced Resolution Center (ARC) CSRs and quality leads make regarding CSR performance.  These notes are gathered through escalations, floor walking, training, quality monitors.  It also provides a repository of coaching notes to generate reports for management.  </w:t>
      </w:r>
    </w:p>
    <w:p w14:paraId="463FB536" w14:textId="77777777" w:rsidR="00A47122" w:rsidRPr="00257251"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p>
    <w:p w14:paraId="1517ADBD" w14:textId="77777777" w:rsidR="00A47122" w:rsidRPr="00257251" w:rsidRDefault="00A47122" w:rsidP="00481F6E">
      <w:pPr>
        <w:pStyle w:val="Heading2"/>
        <w:rPr>
          <w:rFonts w:ascii="Times New Roman" w:hAnsi="Times New Roman" w:cs="Times New Roman"/>
          <w:color w:val="auto"/>
          <w:sz w:val="22"/>
          <w:szCs w:val="22"/>
        </w:rPr>
      </w:pPr>
      <w:bookmarkStart w:id="14" w:name="_Toc482950187"/>
      <w:r w:rsidRPr="00257251">
        <w:rPr>
          <w:rFonts w:ascii="Times New Roman" w:hAnsi="Times New Roman" w:cs="Times New Roman"/>
          <w:color w:val="auto"/>
          <w:sz w:val="22"/>
          <w:szCs w:val="22"/>
        </w:rPr>
        <w:t>Document</w:t>
      </w:r>
      <w:r w:rsidR="006F770C" w:rsidRPr="00257251">
        <w:rPr>
          <w:rFonts w:ascii="Times New Roman" w:hAnsi="Times New Roman" w:cs="Times New Roman"/>
          <w:color w:val="auto"/>
          <w:sz w:val="22"/>
          <w:szCs w:val="22"/>
        </w:rPr>
        <w:t xml:space="preserve"> Scope</w:t>
      </w:r>
      <w:bookmarkEnd w:id="14"/>
    </w:p>
    <w:p w14:paraId="4870EC53" w14:textId="77777777" w:rsidR="00A47122" w:rsidRPr="00257251" w:rsidRDefault="00A47122" w:rsidP="00A47122">
      <w:pPr>
        <w:widowControl w:val="0"/>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This document describes the process for maintaining the Employee Hierarchy table. It describes the source files and the workflow to maintain the user table.</w:t>
      </w:r>
    </w:p>
    <w:p w14:paraId="2F26FCA0" w14:textId="77777777" w:rsidR="002C3B04" w:rsidRPr="00257251"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14:paraId="05B6631D" w14:textId="77777777" w:rsidR="002C3B04" w:rsidRPr="00257251"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14:paraId="410512F9" w14:textId="77777777" w:rsidR="002C3B04" w:rsidRPr="00257251" w:rsidRDefault="002C3B04" w:rsidP="00481F6E">
      <w:pPr>
        <w:pStyle w:val="Heading2"/>
        <w:rPr>
          <w:rFonts w:ascii="Times New Roman" w:hAnsi="Times New Roman" w:cs="Times New Roman"/>
          <w:color w:val="auto"/>
          <w:sz w:val="22"/>
          <w:szCs w:val="22"/>
        </w:rPr>
      </w:pPr>
      <w:bookmarkStart w:id="15" w:name="_Toc482950188"/>
      <w:r w:rsidRPr="00257251">
        <w:rPr>
          <w:rFonts w:ascii="Times New Roman" w:hAnsi="Times New Roman" w:cs="Times New Roman"/>
          <w:color w:val="auto"/>
          <w:sz w:val="22"/>
          <w:szCs w:val="22"/>
        </w:rPr>
        <w:t>Source Files</w:t>
      </w:r>
      <w:bookmarkEnd w:id="15"/>
    </w:p>
    <w:p w14:paraId="7AB5A036" w14:textId="77777777" w:rsidR="002C3B04" w:rsidRPr="00257251" w:rsidRDefault="002C3B04" w:rsidP="00331214">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PS_Employee_Information_mmddyyyy.csv</w:t>
      </w:r>
    </w:p>
    <w:p w14:paraId="24D03BF1" w14:textId="77777777" w:rsidR="002C3B04" w:rsidRPr="00257251" w:rsidRDefault="002C3B04" w:rsidP="00331214">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Employee_Information_WithProgram.csv</w:t>
      </w:r>
    </w:p>
    <w:p w14:paraId="63985DFF" w14:textId="383A366D" w:rsidR="00EC66F6" w:rsidRDefault="00EC66F6" w:rsidP="00331214">
      <w:pPr>
        <w:pStyle w:val="ListParagraph"/>
        <w:widowControl w:val="0"/>
        <w:numPr>
          <w:ilvl w:val="0"/>
          <w:numId w:val="5"/>
        </w:numPr>
        <w:autoSpaceDE w:val="0"/>
        <w:autoSpaceDN w:val="0"/>
        <w:adjustRightInd w:val="0"/>
        <w:spacing w:after="0" w:line="240" w:lineRule="auto"/>
        <w:rPr>
          <w:ins w:id="16" w:author="Palacherla, Susmitha C" w:date="2022-07-22T12:59:00Z"/>
          <w:rFonts w:ascii="Times New Roman" w:hAnsi="Times New Roman"/>
          <w:color w:val="000000" w:themeColor="text1"/>
          <w:sz w:val="20"/>
          <w:szCs w:val="20"/>
        </w:rPr>
      </w:pPr>
      <w:r w:rsidRPr="00257251">
        <w:rPr>
          <w:rFonts w:ascii="Times New Roman" w:hAnsi="Times New Roman"/>
          <w:color w:val="000000" w:themeColor="text1"/>
          <w:sz w:val="20"/>
          <w:szCs w:val="20"/>
        </w:rPr>
        <w:t>HR_Employee_Information.csv</w:t>
      </w:r>
    </w:p>
    <w:p w14:paraId="2C46C51F" w14:textId="102EA052" w:rsidR="006F224E" w:rsidRPr="00257251" w:rsidRDefault="006F224E" w:rsidP="00331214">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
      <w:ins w:id="17" w:author="Palacherla, Susmitha C" w:date="2022-07-22T12:59:00Z">
        <w:r>
          <w:rPr>
            <w:rFonts w:ascii="Times New Roman" w:hAnsi="Times New Roman"/>
            <w:color w:val="000000" w:themeColor="text1"/>
            <w:sz w:val="20"/>
            <w:szCs w:val="20"/>
          </w:rPr>
          <w:t>ELS_Employee_Information.csv</w:t>
        </w:r>
      </w:ins>
    </w:p>
    <w:p w14:paraId="675AEA7B" w14:textId="77777777" w:rsidR="002C3B04" w:rsidRPr="00257251"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14:paraId="25E271A3" w14:textId="77777777" w:rsidR="00A47122" w:rsidRPr="00257251" w:rsidRDefault="00A47122" w:rsidP="009F2A51">
      <w:pPr>
        <w:widowControl w:val="0"/>
        <w:autoSpaceDE w:val="0"/>
        <w:autoSpaceDN w:val="0"/>
        <w:adjustRightInd w:val="0"/>
        <w:spacing w:after="0" w:line="240" w:lineRule="auto"/>
        <w:rPr>
          <w:rFonts w:ascii="Times New Roman" w:hAnsi="Times New Roman"/>
          <w:b/>
          <w:sz w:val="24"/>
          <w:szCs w:val="24"/>
        </w:rPr>
      </w:pPr>
    </w:p>
    <w:p w14:paraId="7B2E44D7" w14:textId="77777777" w:rsidR="009D1884" w:rsidRPr="00257251" w:rsidRDefault="009D1884" w:rsidP="00481F6E">
      <w:pPr>
        <w:pStyle w:val="Heading2"/>
        <w:rPr>
          <w:rFonts w:ascii="Times New Roman" w:hAnsi="Times New Roman" w:cs="Times New Roman"/>
          <w:color w:val="auto"/>
          <w:sz w:val="22"/>
          <w:szCs w:val="22"/>
        </w:rPr>
      </w:pPr>
      <w:bookmarkStart w:id="18" w:name="_Toc482950189"/>
      <w:r w:rsidRPr="00257251">
        <w:rPr>
          <w:rFonts w:ascii="Times New Roman" w:hAnsi="Times New Roman" w:cs="Times New Roman"/>
          <w:color w:val="auto"/>
          <w:sz w:val="22"/>
          <w:szCs w:val="22"/>
        </w:rPr>
        <w:t>Module List</w:t>
      </w:r>
      <w:bookmarkEnd w:id="18"/>
    </w:p>
    <w:p w14:paraId="3913E903" w14:textId="77777777" w:rsidR="009D1884" w:rsidRPr="00257251"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SQL agent job</w:t>
      </w:r>
    </w:p>
    <w:p w14:paraId="4BDEEA23" w14:textId="77777777" w:rsidR="009D1884" w:rsidRPr="00257251"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SSIS Package</w:t>
      </w:r>
    </w:p>
    <w:p w14:paraId="41C91695" w14:textId="77777777" w:rsidR="009D1884" w:rsidRPr="00257251"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Tables</w:t>
      </w:r>
    </w:p>
    <w:p w14:paraId="5A74321C" w14:textId="77777777" w:rsidR="009D1884" w:rsidRPr="00257251" w:rsidRDefault="006913F0"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 xml:space="preserve">Procedures </w:t>
      </w:r>
    </w:p>
    <w:p w14:paraId="36B35029" w14:textId="77777777"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14:paraId="181715A1" w14:textId="77777777"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14:paraId="48A58812" w14:textId="77777777" w:rsidR="009D1884" w:rsidRPr="00257251" w:rsidRDefault="009D1884" w:rsidP="00481F6E">
      <w:pPr>
        <w:pStyle w:val="Heading2"/>
        <w:rPr>
          <w:rFonts w:ascii="Times New Roman" w:hAnsi="Times New Roman" w:cs="Times New Roman"/>
          <w:color w:val="auto"/>
          <w:sz w:val="22"/>
          <w:szCs w:val="22"/>
        </w:rPr>
      </w:pPr>
      <w:bookmarkStart w:id="19" w:name="_Toc482950190"/>
      <w:r w:rsidRPr="00257251">
        <w:rPr>
          <w:rFonts w:ascii="Times New Roman" w:hAnsi="Times New Roman" w:cs="Times New Roman"/>
          <w:color w:val="auto"/>
          <w:sz w:val="22"/>
          <w:szCs w:val="22"/>
        </w:rPr>
        <w:t>Software and Hardware Interfaces</w:t>
      </w:r>
      <w:bookmarkEnd w:id="19"/>
    </w:p>
    <w:p w14:paraId="1161F86D" w14:textId="77777777" w:rsidR="009D1884" w:rsidRPr="00257251" w:rsidRDefault="009D1884" w:rsidP="0027630C">
      <w:pPr>
        <w:pStyle w:val="Heading3"/>
        <w:rPr>
          <w:rFonts w:ascii="Times New Roman" w:hAnsi="Times New Roman" w:cs="Times New Roman"/>
          <w:color w:val="auto"/>
        </w:rPr>
      </w:pPr>
      <w:bookmarkStart w:id="20" w:name="_Toc482950191"/>
      <w:r w:rsidRPr="00257251">
        <w:rPr>
          <w:rFonts w:ascii="Times New Roman" w:hAnsi="Times New Roman" w:cs="Times New Roman"/>
          <w:color w:val="auto"/>
        </w:rPr>
        <w:t>Software</w:t>
      </w:r>
      <w:bookmarkEnd w:id="20"/>
    </w:p>
    <w:p w14:paraId="5A1DF4F2" w14:textId="4626B595" w:rsidR="005B6D93" w:rsidRPr="002A770C" w:rsidRDefault="009D1884" w:rsidP="005B6D93">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 xml:space="preserve"> </w:t>
      </w:r>
      <w:r w:rsidR="005B6D93" w:rsidRPr="002A770C">
        <w:rPr>
          <w:rFonts w:ascii="Times New Roman" w:hAnsi="Times New Roman"/>
          <w:color w:val="000000" w:themeColor="text1"/>
          <w:sz w:val="20"/>
          <w:szCs w:val="20"/>
        </w:rPr>
        <w:t xml:space="preserve">SQL </w:t>
      </w:r>
      <w:bookmarkStart w:id="21" w:name="_Hlk69749117"/>
      <w:r w:rsidR="005B6D93" w:rsidRPr="002A770C">
        <w:rPr>
          <w:rFonts w:ascii="Times New Roman" w:hAnsi="Times New Roman"/>
          <w:color w:val="000000" w:themeColor="text1"/>
          <w:sz w:val="20"/>
          <w:szCs w:val="20"/>
        </w:rPr>
        <w:t>Server 201</w:t>
      </w:r>
      <w:r w:rsidR="005B6D93">
        <w:rPr>
          <w:rFonts w:ascii="Times New Roman" w:hAnsi="Times New Roman"/>
          <w:color w:val="000000" w:themeColor="text1"/>
          <w:sz w:val="20"/>
          <w:szCs w:val="20"/>
        </w:rPr>
        <w:t xml:space="preserve">9 </w:t>
      </w:r>
      <w:r w:rsidR="005B6D93" w:rsidRPr="002A770C">
        <w:rPr>
          <w:rFonts w:ascii="Times New Roman" w:hAnsi="Times New Roman"/>
          <w:color w:val="000000" w:themeColor="text1"/>
          <w:sz w:val="20"/>
          <w:szCs w:val="20"/>
        </w:rPr>
        <w:t>Suite</w:t>
      </w:r>
      <w:r w:rsidR="005B6D93">
        <w:rPr>
          <w:rFonts w:ascii="Times New Roman" w:hAnsi="Times New Roman"/>
          <w:color w:val="000000" w:themeColor="text1"/>
          <w:sz w:val="20"/>
          <w:szCs w:val="20"/>
        </w:rPr>
        <w:t xml:space="preserve"> (SSIS and SSRS)</w:t>
      </w:r>
      <w:bookmarkEnd w:id="21"/>
    </w:p>
    <w:p w14:paraId="5E0EB484" w14:textId="77777777" w:rsidR="009D1884" w:rsidRPr="00257251" w:rsidRDefault="009D1884" w:rsidP="0027630C">
      <w:pPr>
        <w:pStyle w:val="Heading3"/>
        <w:rPr>
          <w:rFonts w:ascii="Times New Roman" w:hAnsi="Times New Roman" w:cs="Times New Roman"/>
          <w:color w:val="auto"/>
        </w:rPr>
      </w:pPr>
      <w:bookmarkStart w:id="22" w:name="_Toc482950192"/>
      <w:r w:rsidRPr="00257251">
        <w:rPr>
          <w:rFonts w:ascii="Times New Roman" w:hAnsi="Times New Roman" w:cs="Times New Roman"/>
          <w:color w:val="auto"/>
        </w:rPr>
        <w:t>Hardware</w:t>
      </w:r>
      <w:bookmarkEnd w:id="22"/>
    </w:p>
    <w:p w14:paraId="3CB089F9" w14:textId="77777777" w:rsidR="005B6D93" w:rsidRPr="002A770C" w:rsidRDefault="005B6D93" w:rsidP="005B6D93">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bookmarkStart w:id="23" w:name="_Hlk69749483"/>
      <w:r>
        <w:rPr>
          <w:rFonts w:ascii="Times New Roman" w:hAnsi="Times New Roman"/>
          <w:color w:val="000000"/>
          <w:sz w:val="20"/>
          <w:szCs w:val="20"/>
        </w:rPr>
        <w:t>UVAADADSQL50CCO</w:t>
      </w:r>
      <w:r w:rsidRPr="002A770C">
        <w:rPr>
          <w:rFonts w:ascii="Times New Roman" w:hAnsi="Times New Roman"/>
          <w:color w:val="000000" w:themeColor="text1"/>
          <w:sz w:val="20"/>
          <w:szCs w:val="20"/>
        </w:rPr>
        <w:t>– Dev DB Server</w:t>
      </w:r>
    </w:p>
    <w:p w14:paraId="5BA9E135" w14:textId="27A14C4B" w:rsidR="005B6D93" w:rsidRPr="002A770C" w:rsidRDefault="005B6D93" w:rsidP="005B6D93">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UVAADADSQL52CCO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Test</w:t>
      </w:r>
      <w:ins w:id="24" w:author="Palacherla, Susmitha C" w:date="2022-07-22T12:59:00Z">
        <w:r w:rsidR="006F224E">
          <w:rPr>
            <w:rFonts w:ascii="Times New Roman" w:hAnsi="Times New Roman"/>
            <w:color w:val="000000" w:themeColor="text1"/>
            <w:sz w:val="20"/>
            <w:szCs w:val="20"/>
          </w:rPr>
          <w:t xml:space="preserve"> and UAT</w:t>
        </w:r>
      </w:ins>
      <w:r w:rsidRPr="002A770C">
        <w:rPr>
          <w:rFonts w:ascii="Times New Roman" w:hAnsi="Times New Roman"/>
          <w:color w:val="000000" w:themeColor="text1"/>
          <w:sz w:val="20"/>
          <w:szCs w:val="20"/>
        </w:rPr>
        <w:t xml:space="preserve"> DB Server</w:t>
      </w:r>
    </w:p>
    <w:p w14:paraId="1F31A099" w14:textId="77777777" w:rsidR="005B6D93" w:rsidRPr="002A770C" w:rsidRDefault="005B6D93" w:rsidP="005B6D93">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UVAAPADSQL50CCO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Prod Server</w:t>
      </w:r>
    </w:p>
    <w:p w14:paraId="4DEAC81A" w14:textId="0370A420" w:rsidR="005B6D93" w:rsidRPr="002A770C" w:rsidRDefault="005B6D93" w:rsidP="005B6D93">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8" w:history="1">
        <w:r w:rsidRPr="008D052F">
          <w:rPr>
            <w:rStyle w:val="Hyperlink"/>
            <w:rFonts w:ascii="Times New Roman" w:hAnsi="Times New Roman"/>
            <w:sz w:val="20"/>
            <w:szCs w:val="20"/>
          </w:rPr>
          <w:t>\\UVAADADSQL50CCO\HrInfo\</w:t>
        </w:r>
      </w:hyperlink>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xml:space="preserve"> - Dev File staging share</w:t>
      </w:r>
    </w:p>
    <w:p w14:paraId="430B61F7" w14:textId="0094DF98" w:rsidR="005B6D93" w:rsidRPr="002A770C" w:rsidRDefault="005B6D93" w:rsidP="005B6D93">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9" w:history="1">
        <w:r w:rsidRPr="008D052F">
          <w:rPr>
            <w:rStyle w:val="Hyperlink"/>
            <w:rFonts w:ascii="Times New Roman" w:hAnsi="Times New Roman"/>
            <w:sz w:val="20"/>
            <w:szCs w:val="20"/>
          </w:rPr>
          <w:t>\\UVAADADSQL52CCO\HrInfo\</w:t>
        </w:r>
      </w:hyperlink>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xml:space="preserve"> - Test </w:t>
      </w:r>
      <w:ins w:id="25" w:author="Palacherla, Susmitha C" w:date="2022-07-22T12:59:00Z">
        <w:r w:rsidR="006F224E">
          <w:rPr>
            <w:rFonts w:ascii="Times New Roman" w:hAnsi="Times New Roman"/>
            <w:color w:val="000000" w:themeColor="text1"/>
            <w:sz w:val="20"/>
            <w:szCs w:val="20"/>
          </w:rPr>
          <w:t xml:space="preserve">and </w:t>
        </w:r>
      </w:ins>
      <w:ins w:id="26" w:author="Palacherla, Susmitha C" w:date="2022-07-22T13:00:00Z">
        <w:r w:rsidR="006F224E">
          <w:rPr>
            <w:rFonts w:ascii="Times New Roman" w:hAnsi="Times New Roman"/>
            <w:color w:val="000000" w:themeColor="text1"/>
            <w:sz w:val="20"/>
            <w:szCs w:val="20"/>
          </w:rPr>
          <w:t xml:space="preserve">UAT </w:t>
        </w:r>
      </w:ins>
      <w:r w:rsidRPr="002A770C">
        <w:rPr>
          <w:rFonts w:ascii="Times New Roman" w:hAnsi="Times New Roman"/>
          <w:color w:val="000000" w:themeColor="text1"/>
          <w:sz w:val="20"/>
          <w:szCs w:val="20"/>
        </w:rPr>
        <w:t>File staging share</w:t>
      </w:r>
      <w:r w:rsidRPr="002A770C" w:rsidDel="00810310">
        <w:rPr>
          <w:rFonts w:ascii="Times New Roman" w:hAnsi="Times New Roman"/>
          <w:color w:val="000000" w:themeColor="text1"/>
          <w:sz w:val="20"/>
          <w:szCs w:val="20"/>
        </w:rPr>
        <w:t xml:space="preserve"> </w:t>
      </w:r>
    </w:p>
    <w:p w14:paraId="26BA1660" w14:textId="1A1BA89B" w:rsidR="005B6D93" w:rsidRPr="002A770C" w:rsidRDefault="005B6D93" w:rsidP="005B6D93">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Pr="009238FD">
          <w:rPr>
            <w:rStyle w:val="Hyperlink"/>
            <w:rFonts w:ascii="Times New Roman" w:hAnsi="Times New Roman"/>
            <w:sz w:val="20"/>
            <w:szCs w:val="20"/>
          </w:rPr>
          <w:t>\\</w:t>
        </w:r>
        <w:r w:rsidRPr="008D052F">
          <w:rPr>
            <w:rStyle w:val="Hyperlink"/>
            <w:rFonts w:ascii="Times New Roman" w:hAnsi="Times New Roman"/>
            <w:sz w:val="20"/>
            <w:szCs w:val="20"/>
          </w:rPr>
          <w:t>UVAAPADSQL50CCO</w:t>
        </w:r>
        <w:r w:rsidRPr="009238FD">
          <w:rPr>
            <w:rStyle w:val="Hyperlink"/>
            <w:rFonts w:ascii="Times New Roman" w:hAnsi="Times New Roman"/>
            <w:sz w:val="20"/>
            <w:szCs w:val="20"/>
          </w:rPr>
          <w:t>\</w:t>
        </w:r>
        <w:r>
          <w:rPr>
            <w:rStyle w:val="Hyperlink"/>
            <w:rFonts w:ascii="Times New Roman" w:hAnsi="Times New Roman"/>
            <w:sz w:val="20"/>
            <w:szCs w:val="20"/>
          </w:rPr>
          <w:t>HrInfo</w:t>
        </w:r>
        <w:r w:rsidRPr="009238FD">
          <w:rPr>
            <w:rStyle w:val="Hyperlink"/>
            <w:rFonts w:ascii="Times New Roman" w:hAnsi="Times New Roman"/>
            <w:sz w:val="20"/>
            <w:szCs w:val="20"/>
          </w:rPr>
          <w:t>\</w:t>
        </w:r>
      </w:hyperlink>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xml:space="preserve"> - Prod File staging share</w:t>
      </w:r>
    </w:p>
    <w:bookmarkEnd w:id="23"/>
    <w:p w14:paraId="7FE5E43E" w14:textId="77777777"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14:paraId="31721835" w14:textId="77777777"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14:paraId="0117827F" w14:textId="77777777" w:rsidR="009D1884" w:rsidRPr="00257251" w:rsidRDefault="009D1884" w:rsidP="0027630C">
      <w:pPr>
        <w:pStyle w:val="Heading2"/>
        <w:rPr>
          <w:rFonts w:ascii="Times New Roman" w:hAnsi="Times New Roman" w:cs="Times New Roman"/>
          <w:color w:val="auto"/>
          <w:sz w:val="22"/>
          <w:szCs w:val="22"/>
        </w:rPr>
      </w:pPr>
      <w:bookmarkStart w:id="27" w:name="_Toc482950193"/>
      <w:r w:rsidRPr="00257251">
        <w:rPr>
          <w:rFonts w:ascii="Times New Roman" w:hAnsi="Times New Roman" w:cs="Times New Roman"/>
          <w:color w:val="auto"/>
          <w:sz w:val="22"/>
          <w:szCs w:val="22"/>
        </w:rPr>
        <w:t>Users</w:t>
      </w:r>
      <w:bookmarkEnd w:id="27"/>
      <w:r w:rsidRPr="00257251">
        <w:rPr>
          <w:rFonts w:ascii="Times New Roman" w:hAnsi="Times New Roman" w:cs="Times New Roman"/>
          <w:color w:val="auto"/>
          <w:sz w:val="22"/>
          <w:szCs w:val="22"/>
        </w:rPr>
        <w:t xml:space="preserve"> </w:t>
      </w:r>
    </w:p>
    <w:p w14:paraId="7DF6026C" w14:textId="77777777" w:rsidR="00C86D30" w:rsidRPr="00257251" w:rsidRDefault="00C86D30" w:rsidP="007E09F1">
      <w:pPr>
        <w:pStyle w:val="ListParagraph"/>
        <w:numPr>
          <w:ilvl w:val="0"/>
          <w:numId w:val="6"/>
        </w:numPr>
        <w:rPr>
          <w:rFonts w:ascii="Times New Roman" w:hAnsi="Times New Roman"/>
          <w:color w:val="000000" w:themeColor="text1"/>
          <w:sz w:val="20"/>
          <w:szCs w:val="20"/>
        </w:rPr>
      </w:pPr>
      <w:r w:rsidRPr="00257251">
        <w:rPr>
          <w:rFonts w:ascii="Times New Roman" w:hAnsi="Times New Roman"/>
          <w:color w:val="000000" w:themeColor="text1"/>
          <w:sz w:val="20"/>
          <w:szCs w:val="20"/>
        </w:rPr>
        <w:t>N/A</w:t>
      </w:r>
    </w:p>
    <w:p w14:paraId="61C7E397" w14:textId="77777777" w:rsidR="009D1884" w:rsidRPr="00257251" w:rsidRDefault="00743901" w:rsidP="009F2A51">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color w:val="000000" w:themeColor="text1"/>
          <w:sz w:val="20"/>
          <w:szCs w:val="20"/>
        </w:rPr>
        <w:t xml:space="preserve">     </w:t>
      </w:r>
    </w:p>
    <w:p w14:paraId="4C73150F" w14:textId="77777777" w:rsidR="00A47122" w:rsidRPr="00257251" w:rsidRDefault="00A47122" w:rsidP="009F2A51">
      <w:pPr>
        <w:widowControl w:val="0"/>
        <w:autoSpaceDE w:val="0"/>
        <w:autoSpaceDN w:val="0"/>
        <w:adjustRightInd w:val="0"/>
        <w:spacing w:after="0" w:line="240" w:lineRule="auto"/>
        <w:rPr>
          <w:rFonts w:ascii="Times New Roman" w:hAnsi="Times New Roman"/>
          <w:b/>
          <w:sz w:val="24"/>
          <w:szCs w:val="24"/>
        </w:rPr>
      </w:pPr>
    </w:p>
    <w:p w14:paraId="75FBCE4B" w14:textId="77777777" w:rsidR="006F770C" w:rsidRPr="00257251" w:rsidRDefault="006F770C" w:rsidP="007E09F1">
      <w:pPr>
        <w:pStyle w:val="Heading1"/>
        <w:numPr>
          <w:ilvl w:val="0"/>
          <w:numId w:val="1"/>
        </w:numPr>
        <w:rPr>
          <w:rFonts w:ascii="Times New Roman" w:hAnsi="Times New Roman" w:cs="Times New Roman"/>
          <w:color w:val="auto"/>
        </w:rPr>
      </w:pPr>
      <w:bookmarkStart w:id="28" w:name="_Toc482950194"/>
      <w:r w:rsidRPr="00257251">
        <w:rPr>
          <w:rFonts w:ascii="Times New Roman" w:hAnsi="Times New Roman" w:cs="Times New Roman"/>
          <w:color w:val="auto"/>
        </w:rPr>
        <w:t>Details</w:t>
      </w:r>
      <w:bookmarkEnd w:id="28"/>
    </w:p>
    <w:p w14:paraId="5825F806" w14:textId="77777777" w:rsidR="006F770C" w:rsidRPr="00257251" w:rsidRDefault="006F770C" w:rsidP="007E09F1">
      <w:pPr>
        <w:pStyle w:val="ListParagraph"/>
        <w:numPr>
          <w:ilvl w:val="0"/>
          <w:numId w:val="7"/>
        </w:numPr>
        <w:rPr>
          <w:rFonts w:ascii="Times New Roman" w:hAnsi="Times New Roman"/>
          <w:vanish/>
        </w:rPr>
      </w:pPr>
    </w:p>
    <w:p w14:paraId="43A8E3DC" w14:textId="77777777" w:rsidR="006F770C" w:rsidRPr="00257251" w:rsidRDefault="006F770C" w:rsidP="007E09F1">
      <w:pPr>
        <w:pStyle w:val="ListParagraph"/>
        <w:numPr>
          <w:ilvl w:val="0"/>
          <w:numId w:val="7"/>
        </w:numPr>
        <w:rPr>
          <w:rFonts w:ascii="Times New Roman" w:hAnsi="Times New Roman"/>
          <w:vanish/>
        </w:rPr>
      </w:pPr>
    </w:p>
    <w:p w14:paraId="413A350E" w14:textId="77777777" w:rsidR="0027630C" w:rsidRPr="00257251" w:rsidRDefault="0027630C" w:rsidP="007E09F1">
      <w:pPr>
        <w:pStyle w:val="ListParagraph"/>
        <w:keepNext/>
        <w:keepLines/>
        <w:numPr>
          <w:ilvl w:val="0"/>
          <w:numId w:val="10"/>
        </w:numPr>
        <w:spacing w:before="480" w:after="0"/>
        <w:contextualSpacing w:val="0"/>
        <w:outlineLvl w:val="0"/>
        <w:rPr>
          <w:rFonts w:ascii="Times New Roman" w:eastAsiaTheme="majorEastAsia" w:hAnsi="Times New Roman"/>
          <w:b/>
          <w:bCs/>
          <w:vanish/>
        </w:rPr>
      </w:pPr>
      <w:bookmarkStart w:id="29" w:name="_Toc387654370"/>
      <w:bookmarkStart w:id="30" w:name="_Toc387758815"/>
      <w:bookmarkStart w:id="31" w:name="_Toc482877918"/>
      <w:bookmarkStart w:id="32" w:name="_Toc482950195"/>
      <w:bookmarkEnd w:id="29"/>
      <w:bookmarkEnd w:id="30"/>
      <w:bookmarkEnd w:id="31"/>
      <w:bookmarkEnd w:id="32"/>
    </w:p>
    <w:p w14:paraId="71123486" w14:textId="77777777" w:rsidR="0027630C" w:rsidRPr="00257251" w:rsidRDefault="0027630C" w:rsidP="007E09F1">
      <w:pPr>
        <w:pStyle w:val="ListParagraph"/>
        <w:keepNext/>
        <w:keepLines/>
        <w:numPr>
          <w:ilvl w:val="0"/>
          <w:numId w:val="10"/>
        </w:numPr>
        <w:spacing w:before="480" w:after="0"/>
        <w:contextualSpacing w:val="0"/>
        <w:outlineLvl w:val="0"/>
        <w:rPr>
          <w:rFonts w:ascii="Times New Roman" w:eastAsiaTheme="majorEastAsia" w:hAnsi="Times New Roman"/>
          <w:b/>
          <w:bCs/>
          <w:vanish/>
        </w:rPr>
      </w:pPr>
      <w:bookmarkStart w:id="33" w:name="_Toc387654371"/>
      <w:bookmarkStart w:id="34" w:name="_Toc387758816"/>
      <w:bookmarkStart w:id="35" w:name="_Toc482877919"/>
      <w:bookmarkStart w:id="36" w:name="_Toc482950196"/>
      <w:bookmarkEnd w:id="33"/>
      <w:bookmarkEnd w:id="34"/>
      <w:bookmarkEnd w:id="35"/>
      <w:bookmarkEnd w:id="36"/>
    </w:p>
    <w:p w14:paraId="6275DBBC" w14:textId="77777777" w:rsidR="006F770C" w:rsidRPr="00257251" w:rsidRDefault="006F770C" w:rsidP="007E09F1">
      <w:pPr>
        <w:pStyle w:val="Heading2"/>
        <w:numPr>
          <w:ilvl w:val="1"/>
          <w:numId w:val="10"/>
        </w:numPr>
        <w:rPr>
          <w:rFonts w:ascii="Times New Roman" w:hAnsi="Times New Roman" w:cs="Times New Roman"/>
          <w:color w:val="auto"/>
          <w:sz w:val="22"/>
          <w:szCs w:val="22"/>
        </w:rPr>
      </w:pPr>
      <w:bookmarkStart w:id="37" w:name="_Toc482950197"/>
      <w:r w:rsidRPr="00257251">
        <w:rPr>
          <w:rFonts w:ascii="Times New Roman" w:hAnsi="Times New Roman" w:cs="Times New Roman"/>
          <w:color w:val="auto"/>
          <w:sz w:val="22"/>
          <w:szCs w:val="22"/>
        </w:rPr>
        <w:t>Source Files</w:t>
      </w:r>
      <w:bookmarkEnd w:id="37"/>
    </w:p>
    <w:p w14:paraId="5E7B9A3B" w14:textId="77777777" w:rsidR="006F770C" w:rsidRPr="00257251" w:rsidRDefault="006F770C" w:rsidP="007E09F1">
      <w:pPr>
        <w:pStyle w:val="Heading3"/>
        <w:numPr>
          <w:ilvl w:val="2"/>
          <w:numId w:val="10"/>
        </w:numPr>
        <w:rPr>
          <w:rFonts w:ascii="Times New Roman" w:hAnsi="Times New Roman" w:cs="Times New Roman"/>
          <w:color w:val="auto"/>
        </w:rPr>
      </w:pPr>
      <w:bookmarkStart w:id="38" w:name="_Toc482950198"/>
      <w:r w:rsidRPr="00257251">
        <w:rPr>
          <w:rFonts w:ascii="Times New Roman" w:hAnsi="Times New Roman" w:cs="Times New Roman"/>
          <w:color w:val="auto"/>
        </w:rPr>
        <w:t>PS_Employee_Information_mmddyyyy.csv</w:t>
      </w:r>
      <w:bookmarkEnd w:id="38"/>
    </w:p>
    <w:p w14:paraId="46D8A898" w14:textId="77777777"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Description: This is an Employee file from </w:t>
      </w:r>
      <w:r w:rsidR="000460EA">
        <w:rPr>
          <w:rFonts w:ascii="Times New Roman" w:hAnsi="Times New Roman"/>
        </w:rPr>
        <w:t>IQS sourced from Workday.</w:t>
      </w:r>
    </w:p>
    <w:p w14:paraId="00C89CEC" w14:textId="77777777"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Used for capturing Employee attributes like Employee ID, Name, Lan ID, Location, Job Code and Manager(Supervisor’s supervisor) and last hire date and Active Flag.</w:t>
      </w:r>
    </w:p>
    <w:p w14:paraId="2B38CB13" w14:textId="77777777"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Source system:</w:t>
      </w:r>
      <w:r w:rsidR="000460EA">
        <w:rPr>
          <w:rFonts w:ascii="Times New Roman" w:hAnsi="Times New Roman"/>
        </w:rPr>
        <w:t>Workday</w:t>
      </w:r>
    </w:p>
    <w:p w14:paraId="3CD35A5E" w14:textId="355BAEA2" w:rsidR="00441D50" w:rsidRDefault="00C74EEA" w:rsidP="007E09F1">
      <w:pPr>
        <w:pStyle w:val="ListParagraph"/>
        <w:numPr>
          <w:ilvl w:val="0"/>
          <w:numId w:val="6"/>
        </w:numPr>
        <w:autoSpaceDE w:val="0"/>
        <w:autoSpaceDN w:val="0"/>
        <w:adjustRightInd w:val="0"/>
        <w:spacing w:after="0" w:line="240" w:lineRule="auto"/>
      </w:pPr>
      <w:r w:rsidRPr="00257251">
        <w:rPr>
          <w:rFonts w:ascii="Times New Roman" w:hAnsi="Times New Roman"/>
        </w:rPr>
        <w:t xml:space="preserve">Staging location: </w:t>
      </w:r>
      <w:hyperlink r:id="rId11" w:history="1">
        <w:r w:rsidR="00C26573">
          <w:rPr>
            <w:rStyle w:val="Hyperlink"/>
          </w:rPr>
          <w:t>\\UVAAPADSQL50CCO\data\coaching</w:t>
        </w:r>
        <w:r w:rsidR="00441D50" w:rsidRPr="00D463B5">
          <w:rPr>
            <w:rStyle w:val="Hyperlink"/>
          </w:rPr>
          <w:t>\hrinfo\Encryption_In\</w:t>
        </w:r>
      </w:hyperlink>
    </w:p>
    <w:p w14:paraId="133E8B8D" w14:textId="77777777" w:rsidR="00441D50" w:rsidRPr="00F9414B" w:rsidRDefault="00441D50" w:rsidP="007E09F1">
      <w:pPr>
        <w:pStyle w:val="ListParagraph"/>
        <w:numPr>
          <w:ilvl w:val="0"/>
          <w:numId w:val="6"/>
        </w:numPr>
        <w:autoSpaceDE w:val="0"/>
        <w:autoSpaceDN w:val="0"/>
        <w:adjustRightInd w:val="0"/>
        <w:spacing w:after="0" w:line="240" w:lineRule="auto"/>
      </w:pPr>
      <w:r w:rsidRPr="00257251">
        <w:rPr>
          <w:rFonts w:ascii="Times New Roman" w:hAnsi="Times New Roman"/>
        </w:rPr>
        <w:t>File name: PS_Employee_Information_mmddyyyy.csv</w:t>
      </w:r>
    </w:p>
    <w:p w14:paraId="617C4F47" w14:textId="5DB0BA2F" w:rsidR="00441D50" w:rsidRPr="00F9414B" w:rsidRDefault="00441D50">
      <w:pPr>
        <w:pStyle w:val="ListParagraph"/>
        <w:numPr>
          <w:ilvl w:val="0"/>
          <w:numId w:val="6"/>
        </w:numPr>
        <w:autoSpaceDE w:val="0"/>
        <w:autoSpaceDN w:val="0"/>
        <w:adjustRightInd w:val="0"/>
        <w:spacing w:after="0" w:line="240" w:lineRule="auto"/>
      </w:pPr>
      <w:r w:rsidRPr="00F9414B">
        <w:t>Encrypted file directory:</w:t>
      </w:r>
      <w:r w:rsidRPr="00441D50">
        <w:t xml:space="preserve"> </w:t>
      </w:r>
      <w:r w:rsidR="00C26573">
        <w:rPr>
          <w:rStyle w:val="Hyperlink"/>
        </w:rPr>
        <w:t>\\UVAAPADSQL50CCO\data\coaching</w:t>
      </w:r>
      <w:r w:rsidRPr="00F9414B">
        <w:rPr>
          <w:rStyle w:val="Hyperlink"/>
        </w:rPr>
        <w:t>\hrinfo\Encryption_Out\</w:t>
      </w:r>
    </w:p>
    <w:p w14:paraId="78FA3354" w14:textId="77777777" w:rsidR="00441D50" w:rsidRPr="00257251" w:rsidRDefault="00441D50" w:rsidP="00441D50">
      <w:pPr>
        <w:pStyle w:val="ListParagraph"/>
        <w:numPr>
          <w:ilvl w:val="0"/>
          <w:numId w:val="6"/>
        </w:numPr>
        <w:autoSpaceDE w:val="0"/>
        <w:autoSpaceDN w:val="0"/>
        <w:adjustRightInd w:val="0"/>
        <w:spacing w:after="0" w:line="240" w:lineRule="auto"/>
        <w:rPr>
          <w:rFonts w:ascii="Times New Roman" w:hAnsi="Times New Roman"/>
        </w:rPr>
      </w:pPr>
      <w:r w:rsidRPr="00F9414B">
        <w:t>Encrypted file: PS_Employee_Information_mmddyyyy.csv.zip.encrypt</w:t>
      </w:r>
    </w:p>
    <w:p w14:paraId="319003DE" w14:textId="77777777" w:rsidR="00C74EEA" w:rsidRPr="00441D50" w:rsidRDefault="00C74EEA">
      <w:pPr>
        <w:pStyle w:val="ListParagraph"/>
        <w:numPr>
          <w:ilvl w:val="0"/>
          <w:numId w:val="6"/>
        </w:numPr>
        <w:autoSpaceDE w:val="0"/>
        <w:autoSpaceDN w:val="0"/>
        <w:adjustRightInd w:val="0"/>
        <w:spacing w:after="0" w:line="240" w:lineRule="auto"/>
        <w:rPr>
          <w:rFonts w:ascii="Times New Roman" w:hAnsi="Times New Roman"/>
        </w:rPr>
      </w:pPr>
      <w:r w:rsidRPr="00441D50">
        <w:rPr>
          <w:rFonts w:ascii="Times New Roman" w:hAnsi="Times New Roman"/>
        </w:rPr>
        <w:t>Frequency: Arrives daily at ~4:30 AM EST</w:t>
      </w:r>
    </w:p>
    <w:p w14:paraId="7CF13A48" w14:textId="77777777"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Load time: </w:t>
      </w:r>
      <w:r w:rsidR="001022D0" w:rsidRPr="00257251">
        <w:rPr>
          <w:rFonts w:ascii="Times New Roman" w:hAnsi="Times New Roman"/>
        </w:rPr>
        <w:t>7</w:t>
      </w:r>
      <w:r w:rsidRPr="00257251">
        <w:rPr>
          <w:rFonts w:ascii="Times New Roman" w:hAnsi="Times New Roman"/>
        </w:rPr>
        <w:t xml:space="preserve"> PM EST (</w:t>
      </w:r>
      <w:r w:rsidR="001022D0" w:rsidRPr="00257251">
        <w:rPr>
          <w:rFonts w:ascii="Times New Roman" w:hAnsi="Times New Roman"/>
        </w:rPr>
        <w:t>5</w:t>
      </w:r>
      <w:r w:rsidRPr="00257251">
        <w:rPr>
          <w:rFonts w:ascii="Times New Roman" w:hAnsi="Times New Roman"/>
        </w:rPr>
        <w:t>:00 PM Database time)</w:t>
      </w:r>
    </w:p>
    <w:p w14:paraId="4D55C5CE" w14:textId="77777777"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Destination Table: Employee_Hierarchy</w:t>
      </w:r>
    </w:p>
    <w:p w14:paraId="6E924E2B" w14:textId="77777777" w:rsidR="00C74EEA" w:rsidRPr="00257251" w:rsidRDefault="00C74EEA" w:rsidP="00C74EEA">
      <w:pPr>
        <w:autoSpaceDE w:val="0"/>
        <w:autoSpaceDN w:val="0"/>
        <w:adjustRightInd w:val="0"/>
        <w:spacing w:after="0" w:line="240" w:lineRule="auto"/>
        <w:rPr>
          <w:rFonts w:ascii="Times New Roman" w:hAnsi="Times New Roman"/>
        </w:rPr>
      </w:pPr>
    </w:p>
    <w:p w14:paraId="7DCDBBC2" w14:textId="77777777" w:rsidR="00C74EEA" w:rsidRPr="00257251" w:rsidRDefault="00C74EEA" w:rsidP="007E09F1">
      <w:pPr>
        <w:pStyle w:val="Heading3"/>
        <w:numPr>
          <w:ilvl w:val="2"/>
          <w:numId w:val="10"/>
        </w:numPr>
        <w:rPr>
          <w:rFonts w:ascii="Times New Roman" w:hAnsi="Times New Roman" w:cs="Times New Roman"/>
          <w:color w:val="auto"/>
        </w:rPr>
      </w:pPr>
      <w:bookmarkStart w:id="39" w:name="_Toc482950199"/>
      <w:r w:rsidRPr="00257251">
        <w:rPr>
          <w:rFonts w:ascii="Times New Roman" w:hAnsi="Times New Roman" w:cs="Times New Roman"/>
          <w:color w:val="auto"/>
        </w:rPr>
        <w:t>Employee_Information_WithProgram.csv</w:t>
      </w:r>
      <w:bookmarkEnd w:id="39"/>
    </w:p>
    <w:p w14:paraId="58A8F04B" w14:textId="77777777"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Description: This is an Employee file from Aspect eWFM. Used to capture the Supervisor for employees having a CSR job code and the program value. The program value should be associated with the call or activity and will be input from the web interface or provided in the Coaching requests from Quality system and Outliers feeds. The program value based on the agents 1MULTI value from eWFM will only be sued when a program cannot be identified for the call activity for a specific coaching log.</w:t>
      </w:r>
    </w:p>
    <w:p w14:paraId="64175FF6" w14:textId="77777777"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Source system: Aspect eWFM</w:t>
      </w:r>
    </w:p>
    <w:p w14:paraId="6FC93DBA" w14:textId="34B77C49" w:rsidR="00441D50" w:rsidRPr="00F9414B" w:rsidRDefault="00C74EEA" w:rsidP="00B50252">
      <w:pPr>
        <w:pStyle w:val="ListParagraph"/>
        <w:numPr>
          <w:ilvl w:val="0"/>
          <w:numId w:val="6"/>
        </w:numPr>
        <w:autoSpaceDE w:val="0"/>
        <w:autoSpaceDN w:val="0"/>
        <w:adjustRightInd w:val="0"/>
        <w:spacing w:after="0" w:line="240" w:lineRule="auto"/>
        <w:rPr>
          <w:rFonts w:ascii="Times New Roman" w:hAnsi="Times New Roman"/>
        </w:rPr>
      </w:pPr>
      <w:r w:rsidRPr="00441D50">
        <w:rPr>
          <w:rFonts w:ascii="Times New Roman" w:hAnsi="Times New Roman"/>
        </w:rPr>
        <w:t xml:space="preserve">Staging location: </w:t>
      </w:r>
      <w:hyperlink r:id="rId12" w:history="1">
        <w:r w:rsidR="00C26573">
          <w:rPr>
            <w:rStyle w:val="Hyperlink"/>
          </w:rPr>
          <w:t>\\UVAAPADSQL50CCO\data\coaching</w:t>
        </w:r>
        <w:r w:rsidR="00441D50" w:rsidRPr="00CD1BF7">
          <w:rPr>
            <w:rStyle w:val="Hyperlink"/>
          </w:rPr>
          <w:t>\hrinfo\Encryption_In\</w:t>
        </w:r>
      </w:hyperlink>
    </w:p>
    <w:p w14:paraId="1651EEDA" w14:textId="77777777" w:rsidR="00C74EEA" w:rsidRDefault="00C74EEA" w:rsidP="00B50252">
      <w:pPr>
        <w:pStyle w:val="ListParagraph"/>
        <w:numPr>
          <w:ilvl w:val="0"/>
          <w:numId w:val="6"/>
        </w:numPr>
        <w:autoSpaceDE w:val="0"/>
        <w:autoSpaceDN w:val="0"/>
        <w:adjustRightInd w:val="0"/>
        <w:spacing w:after="0" w:line="240" w:lineRule="auto"/>
        <w:rPr>
          <w:rFonts w:ascii="Times New Roman" w:hAnsi="Times New Roman"/>
        </w:rPr>
      </w:pPr>
      <w:r w:rsidRPr="00441D50">
        <w:rPr>
          <w:rFonts w:ascii="Times New Roman" w:hAnsi="Times New Roman"/>
        </w:rPr>
        <w:t>File name: Employee_information_WithProgram.csv</w:t>
      </w:r>
    </w:p>
    <w:p w14:paraId="6044D26C" w14:textId="55860510" w:rsidR="00441D50" w:rsidRPr="00CD1BF7" w:rsidRDefault="00441D50" w:rsidP="00441D50">
      <w:pPr>
        <w:pStyle w:val="ListParagraph"/>
        <w:numPr>
          <w:ilvl w:val="0"/>
          <w:numId w:val="6"/>
        </w:numPr>
        <w:autoSpaceDE w:val="0"/>
        <w:autoSpaceDN w:val="0"/>
        <w:adjustRightInd w:val="0"/>
        <w:spacing w:after="0" w:line="240" w:lineRule="auto"/>
      </w:pPr>
      <w:r w:rsidRPr="00CD1BF7">
        <w:t>Encrypted file directory:</w:t>
      </w:r>
      <w:r w:rsidRPr="00441D50">
        <w:t xml:space="preserve"> </w:t>
      </w:r>
      <w:r w:rsidR="00C26573">
        <w:rPr>
          <w:rStyle w:val="Hyperlink"/>
        </w:rPr>
        <w:t>\\UVAAPADSQL50CCO\data\coaching</w:t>
      </w:r>
      <w:r w:rsidRPr="00CD1BF7">
        <w:rPr>
          <w:rStyle w:val="Hyperlink"/>
        </w:rPr>
        <w:t>\hrinfo\Encryption_Out\</w:t>
      </w:r>
    </w:p>
    <w:p w14:paraId="4B496009" w14:textId="77777777" w:rsidR="00441D50" w:rsidRPr="00441D50" w:rsidRDefault="00441D50" w:rsidP="00441D50">
      <w:pPr>
        <w:pStyle w:val="ListParagraph"/>
        <w:numPr>
          <w:ilvl w:val="0"/>
          <w:numId w:val="6"/>
        </w:numPr>
        <w:autoSpaceDE w:val="0"/>
        <w:autoSpaceDN w:val="0"/>
        <w:adjustRightInd w:val="0"/>
        <w:spacing w:after="0" w:line="240" w:lineRule="auto"/>
        <w:rPr>
          <w:rFonts w:ascii="Times New Roman" w:hAnsi="Times New Roman"/>
        </w:rPr>
      </w:pPr>
      <w:r w:rsidRPr="00CD1BF7">
        <w:t xml:space="preserve">Encrypted file: </w:t>
      </w:r>
      <w:r w:rsidRPr="00441D50">
        <w:t>Employee_Information_WithProgram.csv.zip.encrypt</w:t>
      </w:r>
    </w:p>
    <w:p w14:paraId="58F61B33" w14:textId="77777777"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Frequency: Arrived daily at ~6:00 AM EST</w:t>
      </w:r>
    </w:p>
    <w:p w14:paraId="747E5CE0" w14:textId="77777777"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lastRenderedPageBreak/>
        <w:t xml:space="preserve">Load time: </w:t>
      </w:r>
      <w:r w:rsidR="001022D0" w:rsidRPr="00257251">
        <w:rPr>
          <w:rFonts w:ascii="Times New Roman" w:hAnsi="Times New Roman"/>
        </w:rPr>
        <w:t>7</w:t>
      </w:r>
      <w:r w:rsidRPr="00257251">
        <w:rPr>
          <w:rFonts w:ascii="Times New Roman" w:hAnsi="Times New Roman"/>
        </w:rPr>
        <w:t xml:space="preserve"> PM EST (</w:t>
      </w:r>
      <w:r w:rsidR="001022D0" w:rsidRPr="00257251">
        <w:rPr>
          <w:rFonts w:ascii="Times New Roman" w:hAnsi="Times New Roman"/>
        </w:rPr>
        <w:t>5</w:t>
      </w:r>
      <w:r w:rsidRPr="00257251">
        <w:rPr>
          <w:rFonts w:ascii="Times New Roman" w:hAnsi="Times New Roman"/>
        </w:rPr>
        <w:t>:00 PM Database time)</w:t>
      </w:r>
    </w:p>
    <w:p w14:paraId="2EBDE60D" w14:textId="77777777"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Destination Table: EmpID_To_SupID_Stage</w:t>
      </w:r>
    </w:p>
    <w:p w14:paraId="462F511F" w14:textId="77777777" w:rsidR="001022D0" w:rsidRPr="00257251" w:rsidRDefault="001022D0" w:rsidP="001022D0">
      <w:pPr>
        <w:autoSpaceDE w:val="0"/>
        <w:autoSpaceDN w:val="0"/>
        <w:adjustRightInd w:val="0"/>
        <w:spacing w:after="0" w:line="240" w:lineRule="auto"/>
        <w:rPr>
          <w:rFonts w:ascii="Times New Roman" w:hAnsi="Times New Roman"/>
        </w:rPr>
      </w:pPr>
    </w:p>
    <w:p w14:paraId="2047E848" w14:textId="77777777" w:rsidR="001022D0" w:rsidRPr="00257251" w:rsidRDefault="001022D0" w:rsidP="007E09F1">
      <w:pPr>
        <w:pStyle w:val="Heading3"/>
        <w:numPr>
          <w:ilvl w:val="2"/>
          <w:numId w:val="10"/>
        </w:numPr>
        <w:rPr>
          <w:rFonts w:ascii="Times New Roman" w:hAnsi="Times New Roman" w:cs="Times New Roman"/>
          <w:color w:val="auto"/>
        </w:rPr>
      </w:pPr>
      <w:bookmarkStart w:id="40" w:name="_Toc482950200"/>
      <w:r w:rsidRPr="00257251">
        <w:rPr>
          <w:rFonts w:ascii="Times New Roman" w:hAnsi="Times New Roman" w:cs="Times New Roman"/>
          <w:color w:val="auto"/>
        </w:rPr>
        <w:t>HR_Employee_Information.csv</w:t>
      </w:r>
      <w:bookmarkEnd w:id="40"/>
    </w:p>
    <w:p w14:paraId="01A6D9B8" w14:textId="77777777"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Description: This is a manually created file sourced from HCSD HR team.</w:t>
      </w:r>
    </w:p>
    <w:p w14:paraId="78FB06DC" w14:textId="77777777"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Used for capturing Employee attributes like Employee ID, Name, Lan ID, Location, Job Code and Manager(Supervisor’s supervisor) and last hire date and Active Flag for HCSD HR staff.</w:t>
      </w:r>
    </w:p>
    <w:p w14:paraId="51432DC4" w14:textId="77777777"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Source system: NA</w:t>
      </w:r>
    </w:p>
    <w:p w14:paraId="193FA9B9" w14:textId="08EB8634"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Staging location: </w:t>
      </w:r>
      <w:hyperlink r:id="rId13" w:history="1">
        <w:r w:rsidR="00C26573">
          <w:rPr>
            <w:rStyle w:val="Hyperlink"/>
          </w:rPr>
          <w:t>\\UVAAPADSQL50CCO\data\coaching</w:t>
        </w:r>
        <w:r w:rsidR="00441D50" w:rsidRPr="00CD1BF7">
          <w:rPr>
            <w:rStyle w:val="Hyperlink"/>
          </w:rPr>
          <w:t>\hrinfo\Encryption_In\</w:t>
        </w:r>
      </w:hyperlink>
    </w:p>
    <w:p w14:paraId="3A5ED8CD" w14:textId="77777777" w:rsidR="001022D0"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File name: HR_Employee_Information.csv</w:t>
      </w:r>
    </w:p>
    <w:p w14:paraId="63B00BF5" w14:textId="56F8BC64" w:rsidR="00441D50" w:rsidRPr="00CD1BF7" w:rsidRDefault="00441D50" w:rsidP="00441D50">
      <w:pPr>
        <w:pStyle w:val="ListParagraph"/>
        <w:numPr>
          <w:ilvl w:val="0"/>
          <w:numId w:val="6"/>
        </w:numPr>
        <w:autoSpaceDE w:val="0"/>
        <w:autoSpaceDN w:val="0"/>
        <w:adjustRightInd w:val="0"/>
        <w:spacing w:after="0" w:line="240" w:lineRule="auto"/>
      </w:pPr>
      <w:r w:rsidRPr="00CD1BF7">
        <w:t>Encrypted file directory:</w:t>
      </w:r>
      <w:r w:rsidRPr="00441D50">
        <w:t xml:space="preserve"> </w:t>
      </w:r>
      <w:r w:rsidR="00C26573">
        <w:rPr>
          <w:rStyle w:val="Hyperlink"/>
        </w:rPr>
        <w:t>\\UVAAPADSQL50CCO\data\coaching</w:t>
      </w:r>
      <w:r w:rsidRPr="00CD1BF7">
        <w:rPr>
          <w:rStyle w:val="Hyperlink"/>
        </w:rPr>
        <w:t>\hrinfo\Encryption_Out\</w:t>
      </w:r>
    </w:p>
    <w:p w14:paraId="73C7ADE3" w14:textId="77777777" w:rsidR="00441D50" w:rsidRPr="00257251" w:rsidRDefault="00441D50" w:rsidP="00441D50">
      <w:pPr>
        <w:pStyle w:val="ListParagraph"/>
        <w:numPr>
          <w:ilvl w:val="0"/>
          <w:numId w:val="6"/>
        </w:numPr>
        <w:autoSpaceDE w:val="0"/>
        <w:autoSpaceDN w:val="0"/>
        <w:adjustRightInd w:val="0"/>
        <w:spacing w:after="0" w:line="240" w:lineRule="auto"/>
        <w:rPr>
          <w:rFonts w:ascii="Times New Roman" w:hAnsi="Times New Roman"/>
        </w:rPr>
      </w:pPr>
      <w:r w:rsidRPr="00CD1BF7">
        <w:t xml:space="preserve">Encrypted file: </w:t>
      </w:r>
      <w:r w:rsidRPr="00441D50">
        <w:t>HR_Employee_Information.csv.zip.encrypt</w:t>
      </w:r>
    </w:p>
    <w:p w14:paraId="4E66CF48" w14:textId="77777777"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Frequency: Ad-hoc (when there are changes to HR Employee records)</w:t>
      </w:r>
    </w:p>
    <w:p w14:paraId="592AD3B2" w14:textId="77777777"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Load time: 7 PM EST (5:00 PM Database time)</w:t>
      </w:r>
    </w:p>
    <w:p w14:paraId="5B084BFF" w14:textId="77777777"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Destination Table: Employee_Hierarchy</w:t>
      </w:r>
    </w:p>
    <w:p w14:paraId="68586AE6" w14:textId="77777777" w:rsidR="001022D0" w:rsidRPr="00257251" w:rsidRDefault="001022D0" w:rsidP="001022D0">
      <w:pPr>
        <w:autoSpaceDE w:val="0"/>
        <w:autoSpaceDN w:val="0"/>
        <w:adjustRightInd w:val="0"/>
        <w:spacing w:after="0" w:line="240" w:lineRule="auto"/>
        <w:rPr>
          <w:rFonts w:ascii="Times New Roman" w:hAnsi="Times New Roman"/>
        </w:rPr>
      </w:pPr>
    </w:p>
    <w:p w14:paraId="233AE57B" w14:textId="1A700870" w:rsidR="006F224E" w:rsidRPr="00257251" w:rsidRDefault="006F224E" w:rsidP="006F224E">
      <w:pPr>
        <w:pStyle w:val="Heading3"/>
        <w:numPr>
          <w:ilvl w:val="2"/>
          <w:numId w:val="10"/>
        </w:numPr>
        <w:rPr>
          <w:ins w:id="41" w:author="Palacherla, Susmitha C" w:date="2022-07-22T13:00:00Z"/>
          <w:rFonts w:ascii="Times New Roman" w:hAnsi="Times New Roman" w:cs="Times New Roman"/>
          <w:color w:val="auto"/>
        </w:rPr>
      </w:pPr>
      <w:ins w:id="42" w:author="Palacherla, Susmitha C" w:date="2022-07-22T13:00:00Z">
        <w:r>
          <w:rPr>
            <w:rFonts w:ascii="Times New Roman" w:hAnsi="Times New Roman" w:cs="Times New Roman"/>
            <w:color w:val="auto"/>
          </w:rPr>
          <w:t>ELS</w:t>
        </w:r>
        <w:r w:rsidRPr="00257251">
          <w:rPr>
            <w:rFonts w:ascii="Times New Roman" w:hAnsi="Times New Roman" w:cs="Times New Roman"/>
            <w:color w:val="auto"/>
          </w:rPr>
          <w:t>_Employee_Information.csv</w:t>
        </w:r>
      </w:ins>
    </w:p>
    <w:p w14:paraId="2582540F" w14:textId="226E4AC4" w:rsidR="006F224E" w:rsidRPr="00257251" w:rsidRDefault="006F224E" w:rsidP="006F224E">
      <w:pPr>
        <w:pStyle w:val="ListParagraph"/>
        <w:numPr>
          <w:ilvl w:val="0"/>
          <w:numId w:val="6"/>
        </w:numPr>
        <w:autoSpaceDE w:val="0"/>
        <w:autoSpaceDN w:val="0"/>
        <w:adjustRightInd w:val="0"/>
        <w:spacing w:after="0" w:line="240" w:lineRule="auto"/>
        <w:rPr>
          <w:ins w:id="43" w:author="Palacherla, Susmitha C" w:date="2022-07-22T13:00:00Z"/>
          <w:rFonts w:ascii="Times New Roman" w:hAnsi="Times New Roman"/>
        </w:rPr>
      </w:pPr>
      <w:ins w:id="44" w:author="Palacherla, Susmitha C" w:date="2022-07-22T13:00:00Z">
        <w:r w:rsidRPr="00257251">
          <w:rPr>
            <w:rFonts w:ascii="Times New Roman" w:hAnsi="Times New Roman"/>
          </w:rPr>
          <w:t xml:space="preserve">Description: This is a manually created file </w:t>
        </w:r>
        <w:r>
          <w:rPr>
            <w:rFonts w:ascii="Times New Roman" w:hAnsi="Times New Roman"/>
          </w:rPr>
          <w:t>with IDs provided by the program</w:t>
        </w:r>
      </w:ins>
    </w:p>
    <w:p w14:paraId="02667BC2" w14:textId="77777777" w:rsidR="006F224E" w:rsidRDefault="006F224E" w:rsidP="006F224E">
      <w:pPr>
        <w:pStyle w:val="ListParagraph"/>
        <w:numPr>
          <w:ilvl w:val="0"/>
          <w:numId w:val="6"/>
        </w:numPr>
        <w:autoSpaceDE w:val="0"/>
        <w:autoSpaceDN w:val="0"/>
        <w:adjustRightInd w:val="0"/>
        <w:spacing w:after="0" w:line="240" w:lineRule="auto"/>
        <w:rPr>
          <w:ins w:id="45" w:author="Palacherla, Susmitha C" w:date="2022-07-22T13:02:00Z"/>
          <w:rFonts w:ascii="Times New Roman" w:hAnsi="Times New Roman"/>
        </w:rPr>
      </w:pPr>
      <w:ins w:id="46" w:author="Palacherla, Susmitha C" w:date="2022-07-22T13:00:00Z">
        <w:r>
          <w:rPr>
            <w:rFonts w:ascii="Times New Roman" w:hAnsi="Times New Roman"/>
          </w:rPr>
          <w:t xml:space="preserve">It </w:t>
        </w:r>
      </w:ins>
      <w:ins w:id="47" w:author="Palacherla, Susmitha C" w:date="2022-07-22T13:01:00Z">
        <w:r>
          <w:rPr>
            <w:rFonts w:ascii="Times New Roman" w:hAnsi="Times New Roman"/>
          </w:rPr>
          <w:t xml:space="preserve">is </w:t>
        </w:r>
      </w:ins>
      <w:ins w:id="48" w:author="Palacherla, Susmitha C" w:date="2022-07-22T13:02:00Z">
        <w:r>
          <w:rPr>
            <w:rFonts w:ascii="Times New Roman" w:hAnsi="Times New Roman"/>
          </w:rPr>
          <w:t xml:space="preserve">used </w:t>
        </w:r>
      </w:ins>
      <w:ins w:id="49" w:author="Palacherla, Susmitha C" w:date="2022-07-22T13:01:00Z">
        <w:r>
          <w:rPr>
            <w:rFonts w:ascii="Times New Roman" w:hAnsi="Times New Roman"/>
          </w:rPr>
          <w:t xml:space="preserve">to assign an ELS Role in the ACL table for selected Supervisors and </w:t>
        </w:r>
      </w:ins>
      <w:ins w:id="50" w:author="Palacherla, Susmitha C" w:date="2022-07-22T13:00:00Z">
        <w:r w:rsidRPr="00257251">
          <w:rPr>
            <w:rFonts w:ascii="Times New Roman" w:hAnsi="Times New Roman"/>
          </w:rPr>
          <w:t xml:space="preserve"> </w:t>
        </w:r>
      </w:ins>
      <w:ins w:id="51" w:author="Palacherla, Susmitha C" w:date="2022-07-22T13:01:00Z">
        <w:r>
          <w:rPr>
            <w:rFonts w:ascii="Times New Roman" w:hAnsi="Times New Roman"/>
          </w:rPr>
          <w:t xml:space="preserve">Managers </w:t>
        </w:r>
      </w:ins>
    </w:p>
    <w:p w14:paraId="7C9C896A" w14:textId="41FB057B" w:rsidR="006F224E" w:rsidRPr="006F224E" w:rsidRDefault="006F224E" w:rsidP="006F224E">
      <w:pPr>
        <w:autoSpaceDE w:val="0"/>
        <w:autoSpaceDN w:val="0"/>
        <w:adjustRightInd w:val="0"/>
        <w:spacing w:after="0" w:line="240" w:lineRule="auto"/>
        <w:ind w:left="1440"/>
        <w:rPr>
          <w:ins w:id="52" w:author="Palacherla, Susmitha C" w:date="2022-07-22T13:02:00Z"/>
          <w:rFonts w:ascii="Times New Roman" w:hAnsi="Times New Roman"/>
          <w:rPrChange w:id="53" w:author="Palacherla, Susmitha C" w:date="2022-07-22T13:04:00Z">
            <w:rPr>
              <w:ins w:id="54" w:author="Palacherla, Susmitha C" w:date="2022-07-22T13:02:00Z"/>
            </w:rPr>
          </w:rPrChange>
        </w:rPr>
        <w:pPrChange w:id="55" w:author="Palacherla, Susmitha C" w:date="2022-07-22T13:04:00Z">
          <w:pPr>
            <w:pStyle w:val="ListParagraph"/>
            <w:numPr>
              <w:numId w:val="6"/>
            </w:numPr>
            <w:autoSpaceDE w:val="0"/>
            <w:autoSpaceDN w:val="0"/>
            <w:adjustRightInd w:val="0"/>
            <w:spacing w:after="0" w:line="240" w:lineRule="auto"/>
            <w:ind w:left="1440" w:hanging="360"/>
          </w:pPr>
        </w:pPrChange>
      </w:pPr>
      <w:ins w:id="56" w:author="Palacherla, Susmitha C" w:date="2022-07-22T13:02:00Z">
        <w:r w:rsidRPr="006F224E">
          <w:rPr>
            <w:rFonts w:ascii="Times New Roman" w:hAnsi="Times New Roman"/>
            <w:rPrChange w:id="57" w:author="Palacherla, Susmitha C" w:date="2022-07-22T13:04:00Z">
              <w:rPr/>
            </w:rPrChange>
          </w:rPr>
          <w:t xml:space="preserve">To support their new Role as Early Work Life Supervisors. A new position that will have access to the </w:t>
        </w:r>
      </w:ins>
      <w:ins w:id="58" w:author="Palacherla, Susmitha C" w:date="2022-07-22T13:03:00Z">
        <w:r w:rsidRPr="006F224E">
          <w:rPr>
            <w:rFonts w:ascii="Times New Roman" w:hAnsi="Times New Roman"/>
            <w:rPrChange w:id="59" w:author="Palacherla, Susmitha C" w:date="2022-07-22T13:04:00Z">
              <w:rPr/>
            </w:rPrChange>
          </w:rPr>
          <w:t>Coaching Summary and Warning Summary Reports for the CSRs at the ELS sup site.</w:t>
        </w:r>
      </w:ins>
    </w:p>
    <w:p w14:paraId="13DF9C04" w14:textId="27DBD8F3" w:rsidR="006F224E" w:rsidRPr="00257251" w:rsidRDefault="006F224E" w:rsidP="006F224E">
      <w:pPr>
        <w:pStyle w:val="ListParagraph"/>
        <w:numPr>
          <w:ilvl w:val="0"/>
          <w:numId w:val="6"/>
        </w:numPr>
        <w:autoSpaceDE w:val="0"/>
        <w:autoSpaceDN w:val="0"/>
        <w:adjustRightInd w:val="0"/>
        <w:spacing w:after="0" w:line="240" w:lineRule="auto"/>
        <w:rPr>
          <w:ins w:id="60" w:author="Palacherla, Susmitha C" w:date="2022-07-22T13:00:00Z"/>
          <w:rFonts w:ascii="Times New Roman" w:hAnsi="Times New Roman"/>
        </w:rPr>
      </w:pPr>
      <w:ins w:id="61" w:author="Palacherla, Susmitha C" w:date="2022-07-22T13:04:00Z">
        <w:r>
          <w:rPr>
            <w:rFonts w:ascii="Times New Roman" w:hAnsi="Times New Roman"/>
          </w:rPr>
          <w:t>The file has Employee ID, Emplyee name and Job code columns, although only the Employee ID column is used in setting up the access con</w:t>
        </w:r>
      </w:ins>
      <w:ins w:id="62" w:author="Palacherla, Susmitha C" w:date="2022-07-22T13:05:00Z">
        <w:r>
          <w:rPr>
            <w:rFonts w:ascii="Times New Roman" w:hAnsi="Times New Roman"/>
          </w:rPr>
          <w:t>trol logic. Name and Job code are for reference only.</w:t>
        </w:r>
      </w:ins>
    </w:p>
    <w:p w14:paraId="047113C2" w14:textId="218AB256" w:rsidR="006F224E" w:rsidRPr="00257251" w:rsidRDefault="006F224E" w:rsidP="006F224E">
      <w:pPr>
        <w:pStyle w:val="ListParagraph"/>
        <w:numPr>
          <w:ilvl w:val="0"/>
          <w:numId w:val="6"/>
        </w:numPr>
        <w:autoSpaceDE w:val="0"/>
        <w:autoSpaceDN w:val="0"/>
        <w:adjustRightInd w:val="0"/>
        <w:spacing w:after="0" w:line="240" w:lineRule="auto"/>
        <w:rPr>
          <w:ins w:id="63" w:author="Palacherla, Susmitha C" w:date="2022-07-22T13:00:00Z"/>
          <w:rFonts w:ascii="Times New Roman" w:hAnsi="Times New Roman"/>
        </w:rPr>
      </w:pPr>
      <w:ins w:id="64" w:author="Palacherla, Susmitha C" w:date="2022-07-22T13:00:00Z">
        <w:r w:rsidRPr="00257251">
          <w:rPr>
            <w:rFonts w:ascii="Times New Roman" w:hAnsi="Times New Roman"/>
          </w:rPr>
          <w:t>Source system:</w:t>
        </w:r>
      </w:ins>
      <w:ins w:id="65" w:author="Palacherla, Susmitha C" w:date="2022-07-22T13:05:00Z">
        <w:r>
          <w:rPr>
            <w:rFonts w:ascii="Times New Roman" w:hAnsi="Times New Roman"/>
          </w:rPr>
          <w:t xml:space="preserve"> NA (*Manual list provided by program)</w:t>
        </w:r>
      </w:ins>
    </w:p>
    <w:p w14:paraId="010FA5D7" w14:textId="4DD9C6D4" w:rsidR="006F224E" w:rsidRPr="006F224E" w:rsidRDefault="006F224E" w:rsidP="006F224E">
      <w:pPr>
        <w:pStyle w:val="ListParagraph"/>
        <w:numPr>
          <w:ilvl w:val="0"/>
          <w:numId w:val="6"/>
        </w:numPr>
        <w:autoSpaceDE w:val="0"/>
        <w:autoSpaceDN w:val="0"/>
        <w:adjustRightInd w:val="0"/>
        <w:spacing w:after="0" w:line="240" w:lineRule="auto"/>
        <w:rPr>
          <w:ins w:id="66" w:author="Palacherla, Susmitha C" w:date="2022-07-22T13:07:00Z"/>
          <w:rStyle w:val="Hyperlink"/>
          <w:rFonts w:ascii="Times New Roman" w:hAnsi="Times New Roman"/>
          <w:color w:val="auto"/>
          <w:u w:val="none"/>
          <w:rPrChange w:id="67" w:author="Palacherla, Susmitha C" w:date="2022-07-22T13:07:00Z">
            <w:rPr>
              <w:ins w:id="68" w:author="Palacherla, Susmitha C" w:date="2022-07-22T13:07:00Z"/>
              <w:rStyle w:val="Hyperlink"/>
            </w:rPr>
          </w:rPrChange>
        </w:rPr>
      </w:pPr>
      <w:ins w:id="69" w:author="Palacherla, Susmitha C" w:date="2022-07-22T13:00:00Z">
        <w:r w:rsidRPr="00257251">
          <w:rPr>
            <w:rFonts w:ascii="Times New Roman" w:hAnsi="Times New Roman"/>
          </w:rPr>
          <w:t xml:space="preserve">Staging location: </w:t>
        </w:r>
      </w:ins>
      <w:ins w:id="70" w:author="Palacherla, Susmitha C" w:date="2022-07-22T13:21:00Z">
        <w:r w:rsidR="00F0778A">
          <w:fldChar w:fldCharType="begin"/>
        </w:r>
        <w:r w:rsidR="00F0778A">
          <w:instrText xml:space="preserve"> HYPERLINK "</w:instrText>
        </w:r>
        <w:r w:rsidR="00F0778A" w:rsidRPr="00F0778A">
          <w:rPr>
            <w:rPrChange w:id="71" w:author="Palacherla, Susmitha C" w:date="2022-07-22T13:21:00Z">
              <w:rPr/>
            </w:rPrChange>
          </w:rPr>
          <w:instrText>\</w:instrText>
        </w:r>
      </w:ins>
      <w:ins w:id="72" w:author="Palacherla, Susmitha C" w:date="2022-07-22T13:00:00Z">
        <w:r w:rsidR="00F0778A" w:rsidRPr="00F0778A">
          <w:rPr>
            <w:rPrChange w:id="73" w:author="Palacherla, Susmitha C" w:date="2022-07-22T13:21:00Z">
              <w:rPr>
                <w:rStyle w:val="Hyperlink"/>
              </w:rPr>
            </w:rPrChange>
          </w:rPr>
          <w:instrText>\</w:instrText>
        </w:r>
      </w:ins>
      <w:ins w:id="74" w:author="Palacherla, Susmitha C" w:date="2022-07-22T13:21:00Z">
        <w:r w:rsidR="00F0778A" w:rsidRPr="00F0778A">
          <w:rPr>
            <w:rPrChange w:id="75" w:author="Palacherla, Susmitha C" w:date="2022-07-22T13:21:00Z">
              <w:rPr/>
            </w:rPrChange>
          </w:rPr>
          <w:instrText>\</w:instrText>
        </w:r>
      </w:ins>
      <w:ins w:id="76" w:author="Palacherla, Susmitha C" w:date="2022-07-22T13:00:00Z">
        <w:r w:rsidR="00F0778A" w:rsidRPr="00F0778A">
          <w:rPr>
            <w:rPrChange w:id="77" w:author="Palacherla, Susmitha C" w:date="2022-07-22T13:21:00Z">
              <w:rPr>
                <w:rStyle w:val="Hyperlink"/>
              </w:rPr>
            </w:rPrChange>
          </w:rPr>
          <w:instrText>\</w:instrText>
        </w:r>
      </w:ins>
      <w:ins w:id="78" w:author="Palacherla, Susmitha C" w:date="2022-07-22T13:21:00Z">
        <w:r w:rsidR="00F0778A" w:rsidRPr="00F0778A">
          <w:rPr>
            <w:rPrChange w:id="79" w:author="Palacherla, Susmitha C" w:date="2022-07-22T13:21:00Z">
              <w:rPr>
                <w:rStyle w:val="Hyperlink"/>
              </w:rPr>
            </w:rPrChange>
          </w:rPr>
          <w:instrText>&lt;</w:instrText>
        </w:r>
      </w:ins>
      <w:ins w:id="80" w:author="Palacherla, Susmitha C" w:date="2022-07-22T13:07:00Z">
        <w:r w:rsidR="00F0778A" w:rsidRPr="00F0778A">
          <w:rPr>
            <w:i/>
            <w:iCs/>
            <w:rPrChange w:id="81" w:author="Palacherla, Susmitha C" w:date="2022-07-22T13:21:00Z">
              <w:rPr>
                <w:rStyle w:val="Hyperlink"/>
              </w:rPr>
            </w:rPrChange>
          </w:rPr>
          <w:instrText>servername</w:instrText>
        </w:r>
      </w:ins>
      <w:ins w:id="82" w:author="Palacherla, Susmitha C" w:date="2022-07-22T13:21:00Z">
        <w:r w:rsidR="00F0778A" w:rsidRPr="00F0778A">
          <w:rPr>
            <w:i/>
            <w:iCs/>
            <w:rPrChange w:id="83" w:author="Palacherla, Susmitha C" w:date="2022-07-22T13:21:00Z">
              <w:rPr>
                <w:rStyle w:val="Hyperlink"/>
                <w:i/>
                <w:iCs/>
              </w:rPr>
            </w:rPrChange>
          </w:rPr>
          <w:instrText>&gt;</w:instrText>
        </w:r>
        <w:r w:rsidR="00F0778A" w:rsidRPr="00F0778A">
          <w:rPr>
            <w:rPrChange w:id="84" w:author="Palacherla, Susmitha C" w:date="2022-07-22T13:21:00Z">
              <w:rPr/>
            </w:rPrChange>
          </w:rPr>
          <w:instrText>\</w:instrText>
        </w:r>
      </w:ins>
      <w:ins w:id="85" w:author="Palacherla, Susmitha C" w:date="2022-07-22T13:00:00Z">
        <w:r w:rsidR="00F0778A" w:rsidRPr="00F0778A">
          <w:rPr>
            <w:rPrChange w:id="86" w:author="Palacherla, Susmitha C" w:date="2022-07-22T13:21:00Z">
              <w:rPr>
                <w:rStyle w:val="Hyperlink"/>
              </w:rPr>
            </w:rPrChange>
          </w:rPr>
          <w:instrText>\data</w:instrText>
        </w:r>
      </w:ins>
      <w:ins w:id="87" w:author="Palacherla, Susmitha C" w:date="2022-07-22T13:21:00Z">
        <w:r w:rsidR="00F0778A" w:rsidRPr="00F0778A">
          <w:rPr>
            <w:rPrChange w:id="88" w:author="Palacherla, Susmitha C" w:date="2022-07-22T13:21:00Z">
              <w:rPr/>
            </w:rPrChange>
          </w:rPr>
          <w:instrText>\</w:instrText>
        </w:r>
      </w:ins>
      <w:ins w:id="89" w:author="Palacherla, Susmitha C" w:date="2022-07-22T13:00:00Z">
        <w:r w:rsidR="00F0778A" w:rsidRPr="00F0778A">
          <w:rPr>
            <w:rPrChange w:id="90" w:author="Palacherla, Susmitha C" w:date="2022-07-22T13:21:00Z">
              <w:rPr>
                <w:rStyle w:val="Hyperlink"/>
              </w:rPr>
            </w:rPrChange>
          </w:rPr>
          <w:instrText>\coaching</w:instrText>
        </w:r>
      </w:ins>
      <w:ins w:id="91" w:author="Palacherla, Susmitha C" w:date="2022-07-22T13:21:00Z">
        <w:r w:rsidR="00F0778A" w:rsidRPr="00F0778A">
          <w:rPr>
            <w:rPrChange w:id="92" w:author="Palacherla, Susmitha C" w:date="2022-07-22T13:21:00Z">
              <w:rPr/>
            </w:rPrChange>
          </w:rPr>
          <w:instrText>\</w:instrText>
        </w:r>
      </w:ins>
      <w:ins w:id="93" w:author="Palacherla, Susmitha C" w:date="2022-07-22T13:00:00Z">
        <w:r w:rsidR="00F0778A" w:rsidRPr="00F0778A">
          <w:rPr>
            <w:rPrChange w:id="94" w:author="Palacherla, Susmitha C" w:date="2022-07-22T13:21:00Z">
              <w:rPr>
                <w:rStyle w:val="Hyperlink"/>
              </w:rPr>
            </w:rPrChange>
          </w:rPr>
          <w:instrText>\hrinfo</w:instrText>
        </w:r>
      </w:ins>
      <w:ins w:id="95" w:author="Palacherla, Susmitha C" w:date="2022-07-22T13:21:00Z">
        <w:r w:rsidR="00F0778A" w:rsidRPr="00F0778A">
          <w:rPr>
            <w:rPrChange w:id="96" w:author="Palacherla, Susmitha C" w:date="2022-07-22T13:21:00Z">
              <w:rPr/>
            </w:rPrChange>
          </w:rPr>
          <w:instrText>\</w:instrText>
        </w:r>
      </w:ins>
      <w:ins w:id="97" w:author="Palacherla, Susmitha C" w:date="2022-07-22T13:00:00Z">
        <w:r w:rsidR="00F0778A" w:rsidRPr="00F0778A">
          <w:rPr>
            <w:rPrChange w:id="98" w:author="Palacherla, Susmitha C" w:date="2022-07-22T13:21:00Z">
              <w:rPr>
                <w:rStyle w:val="Hyperlink"/>
              </w:rPr>
            </w:rPrChange>
          </w:rPr>
          <w:instrText>\Encryption_In</w:instrText>
        </w:r>
      </w:ins>
      <w:ins w:id="99" w:author="Palacherla, Susmitha C" w:date="2022-07-22T13:21:00Z">
        <w:r w:rsidR="00F0778A" w:rsidRPr="00F0778A">
          <w:rPr>
            <w:rPrChange w:id="100" w:author="Palacherla, Susmitha C" w:date="2022-07-22T13:21:00Z">
              <w:rPr/>
            </w:rPrChange>
          </w:rPr>
          <w:instrText>\</w:instrText>
        </w:r>
      </w:ins>
      <w:ins w:id="101" w:author="Palacherla, Susmitha C" w:date="2022-07-22T13:00:00Z">
        <w:r w:rsidR="00F0778A" w:rsidRPr="00F0778A">
          <w:rPr>
            <w:rPrChange w:id="102" w:author="Palacherla, Susmitha C" w:date="2022-07-22T13:21:00Z">
              <w:rPr>
                <w:rStyle w:val="Hyperlink"/>
              </w:rPr>
            </w:rPrChange>
          </w:rPr>
          <w:instrText>\</w:instrText>
        </w:r>
      </w:ins>
      <w:ins w:id="103" w:author="Palacherla, Susmitha C" w:date="2022-07-22T13:21:00Z">
        <w:r w:rsidR="00F0778A">
          <w:instrText xml:space="preserve">" </w:instrText>
        </w:r>
        <w:r w:rsidR="00F0778A">
          <w:fldChar w:fldCharType="separate"/>
        </w:r>
      </w:ins>
      <w:ins w:id="104" w:author="Palacherla, Susmitha C" w:date="2022-07-22T13:00:00Z">
        <w:r w:rsidR="00F0778A" w:rsidRPr="002A7D26">
          <w:rPr>
            <w:rStyle w:val="Hyperlink"/>
            <w:rPrChange w:id="105" w:author="Palacherla, Susmitha C" w:date="2022-07-22T13:21:00Z">
              <w:rPr>
                <w:rStyle w:val="Hyperlink"/>
              </w:rPr>
            </w:rPrChange>
          </w:rPr>
          <w:t>\\</w:t>
        </w:r>
      </w:ins>
      <w:ins w:id="106" w:author="Palacherla, Susmitha C" w:date="2022-07-22T13:21:00Z">
        <w:r w:rsidR="00F0778A" w:rsidRPr="002A7D26">
          <w:rPr>
            <w:rStyle w:val="Hyperlink"/>
            <w:rPrChange w:id="107" w:author="Palacherla, Susmitha C" w:date="2022-07-22T13:21:00Z">
              <w:rPr>
                <w:rStyle w:val="Hyperlink"/>
              </w:rPr>
            </w:rPrChange>
          </w:rPr>
          <w:t>&lt;</w:t>
        </w:r>
      </w:ins>
      <w:ins w:id="108" w:author="Palacherla, Susmitha C" w:date="2022-07-22T13:07:00Z">
        <w:r w:rsidR="00F0778A" w:rsidRPr="002A7D26">
          <w:rPr>
            <w:rStyle w:val="Hyperlink"/>
            <w:i/>
            <w:iCs/>
            <w:rPrChange w:id="109" w:author="Palacherla, Susmitha C" w:date="2022-07-22T13:21:00Z">
              <w:rPr>
                <w:rStyle w:val="Hyperlink"/>
              </w:rPr>
            </w:rPrChange>
          </w:rPr>
          <w:t>servername</w:t>
        </w:r>
      </w:ins>
      <w:ins w:id="110" w:author="Palacherla, Susmitha C" w:date="2022-07-22T13:21:00Z">
        <w:r w:rsidR="00F0778A" w:rsidRPr="002A7D26">
          <w:rPr>
            <w:rStyle w:val="Hyperlink"/>
            <w:i/>
            <w:iCs/>
            <w:rPrChange w:id="111" w:author="Palacherla, Susmitha C" w:date="2022-07-22T13:21:00Z">
              <w:rPr>
                <w:rStyle w:val="Hyperlink"/>
                <w:i/>
                <w:iCs/>
              </w:rPr>
            </w:rPrChange>
          </w:rPr>
          <w:t>&gt;</w:t>
        </w:r>
      </w:ins>
      <w:ins w:id="112" w:author="Palacherla, Susmitha C" w:date="2022-07-22T13:00:00Z">
        <w:r w:rsidR="00F0778A" w:rsidRPr="002A7D26">
          <w:rPr>
            <w:rStyle w:val="Hyperlink"/>
            <w:rPrChange w:id="113" w:author="Palacherla, Susmitha C" w:date="2022-07-22T13:21:00Z">
              <w:rPr>
                <w:rStyle w:val="Hyperlink"/>
              </w:rPr>
            </w:rPrChange>
          </w:rPr>
          <w:t>\data\coaching\hrinfo\Encryption_In\</w:t>
        </w:r>
      </w:ins>
      <w:ins w:id="114" w:author="Palacherla, Susmitha C" w:date="2022-07-22T13:21:00Z">
        <w:r w:rsidR="00F0778A">
          <w:fldChar w:fldCharType="end"/>
        </w:r>
      </w:ins>
    </w:p>
    <w:p w14:paraId="5059CA99" w14:textId="1B53152B" w:rsidR="006F224E" w:rsidRDefault="006F224E" w:rsidP="006F224E">
      <w:pPr>
        <w:pStyle w:val="ListParagraph"/>
        <w:numPr>
          <w:ilvl w:val="0"/>
          <w:numId w:val="6"/>
        </w:numPr>
        <w:autoSpaceDE w:val="0"/>
        <w:autoSpaceDN w:val="0"/>
        <w:adjustRightInd w:val="0"/>
        <w:spacing w:after="0" w:line="240" w:lineRule="auto"/>
        <w:rPr>
          <w:ins w:id="115" w:author="Palacherla, Susmitha C" w:date="2022-07-22T13:00:00Z"/>
          <w:rFonts w:ascii="Times New Roman" w:hAnsi="Times New Roman"/>
        </w:rPr>
      </w:pPr>
      <w:ins w:id="116" w:author="Palacherla, Susmitha C" w:date="2022-07-22T13:00:00Z">
        <w:r w:rsidRPr="00257251">
          <w:rPr>
            <w:rFonts w:ascii="Times New Roman" w:hAnsi="Times New Roman"/>
          </w:rPr>
          <w:t xml:space="preserve">File name: </w:t>
        </w:r>
      </w:ins>
      <w:ins w:id="117" w:author="Palacherla, Susmitha C" w:date="2022-07-22T13:05:00Z">
        <w:r>
          <w:rPr>
            <w:rFonts w:ascii="Times New Roman" w:hAnsi="Times New Roman"/>
          </w:rPr>
          <w:t>ELS</w:t>
        </w:r>
      </w:ins>
      <w:ins w:id="118" w:author="Palacherla, Susmitha C" w:date="2022-07-22T13:00:00Z">
        <w:r w:rsidRPr="00257251">
          <w:rPr>
            <w:rFonts w:ascii="Times New Roman" w:hAnsi="Times New Roman"/>
          </w:rPr>
          <w:t>_Employee_Information.csv</w:t>
        </w:r>
      </w:ins>
    </w:p>
    <w:p w14:paraId="1FBE30D8" w14:textId="171A84FF" w:rsidR="006F224E" w:rsidRPr="00CD1BF7" w:rsidRDefault="006F224E" w:rsidP="006F224E">
      <w:pPr>
        <w:pStyle w:val="ListParagraph"/>
        <w:numPr>
          <w:ilvl w:val="0"/>
          <w:numId w:val="6"/>
        </w:numPr>
        <w:autoSpaceDE w:val="0"/>
        <w:autoSpaceDN w:val="0"/>
        <w:adjustRightInd w:val="0"/>
        <w:spacing w:after="0" w:line="240" w:lineRule="auto"/>
        <w:rPr>
          <w:ins w:id="119" w:author="Palacherla, Susmitha C" w:date="2022-07-22T13:00:00Z"/>
        </w:rPr>
      </w:pPr>
      <w:ins w:id="120" w:author="Palacherla, Susmitha C" w:date="2022-07-22T13:00:00Z">
        <w:r w:rsidRPr="00CD1BF7">
          <w:t>Encrypted file directory:</w:t>
        </w:r>
        <w:r w:rsidRPr="00441D50">
          <w:t xml:space="preserve"> </w:t>
        </w:r>
        <w:r>
          <w:rPr>
            <w:rStyle w:val="Hyperlink"/>
          </w:rPr>
          <w:t>\\</w:t>
        </w:r>
      </w:ins>
      <w:ins w:id="121" w:author="Palacherla, Susmitha C" w:date="2022-07-22T13:21:00Z">
        <w:r w:rsidR="00F0778A">
          <w:rPr>
            <w:rStyle w:val="Hyperlink"/>
          </w:rPr>
          <w:t>&lt;</w:t>
        </w:r>
      </w:ins>
      <w:ins w:id="122" w:author="Palacherla, Susmitha C" w:date="2022-07-22T13:07:00Z">
        <w:r w:rsidR="00D22174" w:rsidRPr="00F0778A">
          <w:rPr>
            <w:rStyle w:val="Hyperlink"/>
            <w:i/>
            <w:iCs/>
            <w:rPrChange w:id="123" w:author="Palacherla, Susmitha C" w:date="2022-07-22T13:21:00Z">
              <w:rPr>
                <w:rStyle w:val="Hyperlink"/>
              </w:rPr>
            </w:rPrChange>
          </w:rPr>
          <w:t>servername</w:t>
        </w:r>
      </w:ins>
      <w:ins w:id="124" w:author="Palacherla, Susmitha C" w:date="2022-07-22T13:21:00Z">
        <w:r w:rsidR="00F0778A">
          <w:rPr>
            <w:rStyle w:val="Hyperlink"/>
            <w:i/>
            <w:iCs/>
          </w:rPr>
          <w:t>&gt;</w:t>
        </w:r>
      </w:ins>
      <w:ins w:id="125" w:author="Palacherla, Susmitha C" w:date="2022-07-22T13:00:00Z">
        <w:r>
          <w:rPr>
            <w:rStyle w:val="Hyperlink"/>
          </w:rPr>
          <w:t>\data\coaching</w:t>
        </w:r>
        <w:r w:rsidRPr="00CD1BF7">
          <w:rPr>
            <w:rStyle w:val="Hyperlink"/>
          </w:rPr>
          <w:t>\hrinfo\Encryption_Out\</w:t>
        </w:r>
      </w:ins>
    </w:p>
    <w:p w14:paraId="5E648491" w14:textId="1EECABE6" w:rsidR="006F224E" w:rsidRPr="00257251" w:rsidRDefault="006F224E" w:rsidP="006F224E">
      <w:pPr>
        <w:pStyle w:val="ListParagraph"/>
        <w:numPr>
          <w:ilvl w:val="0"/>
          <w:numId w:val="6"/>
        </w:numPr>
        <w:autoSpaceDE w:val="0"/>
        <w:autoSpaceDN w:val="0"/>
        <w:adjustRightInd w:val="0"/>
        <w:spacing w:after="0" w:line="240" w:lineRule="auto"/>
        <w:rPr>
          <w:ins w:id="126" w:author="Palacherla, Susmitha C" w:date="2022-07-22T13:00:00Z"/>
          <w:rFonts w:ascii="Times New Roman" w:hAnsi="Times New Roman"/>
        </w:rPr>
      </w:pPr>
      <w:ins w:id="127" w:author="Palacherla, Susmitha C" w:date="2022-07-22T13:00:00Z">
        <w:r w:rsidRPr="00CD1BF7">
          <w:t xml:space="preserve">Encrypted file: </w:t>
        </w:r>
      </w:ins>
      <w:ins w:id="128" w:author="Palacherla, Susmitha C" w:date="2022-07-22T13:06:00Z">
        <w:r>
          <w:t>ELS</w:t>
        </w:r>
      </w:ins>
      <w:ins w:id="129" w:author="Palacherla, Susmitha C" w:date="2022-07-22T13:00:00Z">
        <w:r w:rsidRPr="00441D50">
          <w:t>_Employee_Information.csv.zip.encrypt</w:t>
        </w:r>
      </w:ins>
    </w:p>
    <w:p w14:paraId="513E8E0F" w14:textId="58BCC435" w:rsidR="006F224E" w:rsidRPr="00257251" w:rsidRDefault="006F224E" w:rsidP="006F224E">
      <w:pPr>
        <w:pStyle w:val="ListParagraph"/>
        <w:numPr>
          <w:ilvl w:val="0"/>
          <w:numId w:val="6"/>
        </w:numPr>
        <w:autoSpaceDE w:val="0"/>
        <w:autoSpaceDN w:val="0"/>
        <w:adjustRightInd w:val="0"/>
        <w:spacing w:after="0" w:line="240" w:lineRule="auto"/>
        <w:rPr>
          <w:ins w:id="130" w:author="Palacherla, Susmitha C" w:date="2022-07-22T13:00:00Z"/>
          <w:rFonts w:ascii="Times New Roman" w:hAnsi="Times New Roman"/>
        </w:rPr>
      </w:pPr>
      <w:ins w:id="131" w:author="Palacherla, Susmitha C" w:date="2022-07-22T13:00:00Z">
        <w:r w:rsidRPr="00257251">
          <w:rPr>
            <w:rFonts w:ascii="Times New Roman" w:hAnsi="Times New Roman"/>
          </w:rPr>
          <w:t xml:space="preserve">Frequency: Ad-hoc (when there are changes to </w:t>
        </w:r>
      </w:ins>
      <w:ins w:id="132" w:author="Palacherla, Susmitha C" w:date="2022-07-22T13:06:00Z">
        <w:r>
          <w:rPr>
            <w:rFonts w:ascii="Times New Roman" w:hAnsi="Times New Roman"/>
          </w:rPr>
          <w:t>ELS</w:t>
        </w:r>
      </w:ins>
      <w:ins w:id="133" w:author="Palacherla, Susmitha C" w:date="2022-07-22T13:00:00Z">
        <w:r w:rsidRPr="00257251">
          <w:rPr>
            <w:rFonts w:ascii="Times New Roman" w:hAnsi="Times New Roman"/>
          </w:rPr>
          <w:t xml:space="preserve"> Employee records)</w:t>
        </w:r>
      </w:ins>
    </w:p>
    <w:p w14:paraId="67DCB80E" w14:textId="5CC0047D" w:rsidR="006F224E" w:rsidRPr="00257251" w:rsidRDefault="006F224E" w:rsidP="006F224E">
      <w:pPr>
        <w:pStyle w:val="ListParagraph"/>
        <w:numPr>
          <w:ilvl w:val="0"/>
          <w:numId w:val="6"/>
        </w:numPr>
        <w:autoSpaceDE w:val="0"/>
        <w:autoSpaceDN w:val="0"/>
        <w:adjustRightInd w:val="0"/>
        <w:spacing w:after="0" w:line="240" w:lineRule="auto"/>
        <w:rPr>
          <w:ins w:id="134" w:author="Palacherla, Susmitha C" w:date="2022-07-22T13:00:00Z"/>
          <w:rFonts w:ascii="Times New Roman" w:hAnsi="Times New Roman"/>
        </w:rPr>
      </w:pPr>
      <w:ins w:id="135" w:author="Palacherla, Susmitha C" w:date="2022-07-22T13:00:00Z">
        <w:r w:rsidRPr="00257251">
          <w:rPr>
            <w:rFonts w:ascii="Times New Roman" w:hAnsi="Times New Roman"/>
          </w:rPr>
          <w:t xml:space="preserve">Load time: 7 PM EST </w:t>
        </w:r>
      </w:ins>
    </w:p>
    <w:p w14:paraId="198DCC6D" w14:textId="558D4301" w:rsidR="006F224E" w:rsidRPr="00257251" w:rsidRDefault="006F224E" w:rsidP="006F224E">
      <w:pPr>
        <w:pStyle w:val="ListParagraph"/>
        <w:numPr>
          <w:ilvl w:val="0"/>
          <w:numId w:val="6"/>
        </w:numPr>
        <w:autoSpaceDE w:val="0"/>
        <w:autoSpaceDN w:val="0"/>
        <w:adjustRightInd w:val="0"/>
        <w:spacing w:after="0" w:line="240" w:lineRule="auto"/>
        <w:rPr>
          <w:ins w:id="136" w:author="Palacherla, Susmitha C" w:date="2022-07-22T13:00:00Z"/>
          <w:rFonts w:ascii="Times New Roman" w:hAnsi="Times New Roman"/>
        </w:rPr>
      </w:pPr>
      <w:ins w:id="137" w:author="Palacherla, Susmitha C" w:date="2022-07-22T13:00:00Z">
        <w:r w:rsidRPr="00257251">
          <w:rPr>
            <w:rFonts w:ascii="Times New Roman" w:hAnsi="Times New Roman"/>
          </w:rPr>
          <w:t xml:space="preserve">Destination Table: </w:t>
        </w:r>
      </w:ins>
      <w:ins w:id="138" w:author="Palacherla, Susmitha C" w:date="2022-07-22T13:06:00Z">
        <w:r w:rsidRPr="006F224E">
          <w:rPr>
            <w:rFonts w:ascii="Times New Roman" w:hAnsi="Times New Roman"/>
            <w:rPrChange w:id="139" w:author="Palacherla, Susmitha C" w:date="2022-07-22T13:06:00Z">
              <w:rPr>
                <w:rFonts w:ascii="Consolas" w:hAnsi="Consolas" w:cs="Consolas"/>
                <w:color w:val="000000"/>
                <w:sz w:val="19"/>
                <w:szCs w:val="19"/>
              </w:rPr>
            </w:rPrChange>
          </w:rPr>
          <w:t>EC</w:t>
        </w:r>
        <w:r w:rsidRPr="006F224E">
          <w:rPr>
            <w:rFonts w:ascii="Times New Roman" w:hAnsi="Times New Roman"/>
            <w:rPrChange w:id="140" w:author="Palacherla, Susmitha C" w:date="2022-07-22T13:06:00Z">
              <w:rPr>
                <w:rFonts w:ascii="Consolas" w:hAnsi="Consolas" w:cs="Consolas"/>
                <w:color w:val="808080"/>
                <w:sz w:val="19"/>
                <w:szCs w:val="19"/>
              </w:rPr>
            </w:rPrChange>
          </w:rPr>
          <w:t>.</w:t>
        </w:r>
        <w:r w:rsidRPr="006F224E">
          <w:rPr>
            <w:rFonts w:ascii="Times New Roman" w:hAnsi="Times New Roman"/>
            <w:rPrChange w:id="141" w:author="Palacherla, Susmitha C" w:date="2022-07-22T13:06:00Z">
              <w:rPr>
                <w:rFonts w:ascii="Consolas" w:hAnsi="Consolas" w:cs="Consolas"/>
                <w:color w:val="000000"/>
                <w:sz w:val="19"/>
                <w:szCs w:val="19"/>
              </w:rPr>
            </w:rPrChange>
          </w:rPr>
          <w:t>Historical_Dashboard_ACL</w:t>
        </w:r>
      </w:ins>
    </w:p>
    <w:p w14:paraId="2309DDA9" w14:textId="77777777" w:rsidR="006F770C" w:rsidRPr="00257251" w:rsidRDefault="006F770C" w:rsidP="006F770C">
      <w:pPr>
        <w:rPr>
          <w:rFonts w:ascii="Times New Roman" w:hAnsi="Times New Roman"/>
        </w:rPr>
      </w:pPr>
    </w:p>
    <w:p w14:paraId="4C8969A5" w14:textId="77777777" w:rsidR="007B5133" w:rsidRPr="00257251" w:rsidRDefault="007B5133" w:rsidP="007E09F1">
      <w:pPr>
        <w:pStyle w:val="Heading2"/>
        <w:numPr>
          <w:ilvl w:val="1"/>
          <w:numId w:val="10"/>
        </w:numPr>
        <w:rPr>
          <w:rFonts w:ascii="Times New Roman" w:hAnsi="Times New Roman" w:cs="Times New Roman"/>
          <w:color w:val="auto"/>
          <w:sz w:val="22"/>
          <w:szCs w:val="22"/>
        </w:rPr>
      </w:pPr>
      <w:bookmarkStart w:id="142" w:name="_Toc482950201"/>
      <w:r w:rsidRPr="00257251">
        <w:rPr>
          <w:rFonts w:ascii="Times New Roman" w:hAnsi="Times New Roman" w:cs="Times New Roman"/>
          <w:color w:val="auto"/>
          <w:sz w:val="22"/>
          <w:szCs w:val="22"/>
        </w:rPr>
        <w:t>Module Details</w:t>
      </w:r>
      <w:bookmarkEnd w:id="142"/>
    </w:p>
    <w:p w14:paraId="4EA6C332" w14:textId="77777777" w:rsidR="007B5133" w:rsidRPr="00257251" w:rsidRDefault="007B5133" w:rsidP="007E09F1">
      <w:pPr>
        <w:pStyle w:val="Heading3"/>
        <w:numPr>
          <w:ilvl w:val="2"/>
          <w:numId w:val="10"/>
        </w:numPr>
        <w:rPr>
          <w:rFonts w:ascii="Times New Roman" w:hAnsi="Times New Roman" w:cs="Times New Roman"/>
          <w:color w:val="auto"/>
        </w:rPr>
      </w:pPr>
      <w:bookmarkStart w:id="143" w:name="_Toc482950202"/>
      <w:r w:rsidRPr="00257251">
        <w:rPr>
          <w:rFonts w:ascii="Times New Roman" w:hAnsi="Times New Roman" w:cs="Times New Roman"/>
          <w:color w:val="auto"/>
        </w:rPr>
        <w:t>SQL agent job</w:t>
      </w:r>
      <w:bookmarkEnd w:id="143"/>
    </w:p>
    <w:p w14:paraId="6E9B3059" w14:textId="1F603174"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Production Instance : </w:t>
      </w:r>
      <w:r w:rsidR="00C26573">
        <w:rPr>
          <w:rFonts w:ascii="Times New Roman" w:hAnsi="Times New Roman"/>
        </w:rPr>
        <w:t>UVAAPADSQL50CCO</w:t>
      </w:r>
    </w:p>
    <w:p w14:paraId="529AC8B5" w14:textId="77777777"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Production Job:  </w:t>
      </w:r>
      <w:r w:rsidR="00810310">
        <w:rPr>
          <w:rFonts w:ascii="Times New Roman" w:hAnsi="Times New Roman"/>
        </w:rPr>
        <w:t>CoachingHierarchy</w:t>
      </w:r>
      <w:r w:rsidR="00810310" w:rsidRPr="00257251">
        <w:rPr>
          <w:rFonts w:ascii="Times New Roman" w:hAnsi="Times New Roman"/>
        </w:rPr>
        <w:t>Load</w:t>
      </w:r>
    </w:p>
    <w:p w14:paraId="1712A3B2" w14:textId="26BA8155" w:rsidR="00810310" w:rsidRPr="00D22F4B" w:rsidRDefault="005C5900" w:rsidP="00810310">
      <w:pPr>
        <w:pStyle w:val="ListParagraph"/>
        <w:numPr>
          <w:ilvl w:val="0"/>
          <w:numId w:val="6"/>
        </w:numPr>
        <w:autoSpaceDE w:val="0"/>
        <w:autoSpaceDN w:val="0"/>
        <w:adjustRightInd w:val="0"/>
        <w:spacing w:after="0" w:line="240" w:lineRule="auto"/>
        <w:rPr>
          <w:rStyle w:val="Hyperlink"/>
          <w:rFonts w:ascii="Times New Roman" w:hAnsi="Times New Roman"/>
          <w:color w:val="auto"/>
          <w:u w:val="none"/>
        </w:rPr>
      </w:pPr>
      <w:r w:rsidRPr="00810310">
        <w:rPr>
          <w:rFonts w:ascii="Times New Roman" w:hAnsi="Times New Roman"/>
        </w:rPr>
        <w:lastRenderedPageBreak/>
        <w:t xml:space="preserve">Production Package: </w:t>
      </w:r>
      <w:hyperlink r:id="rId14" w:history="1">
        <w:r w:rsidR="00810310" w:rsidRPr="001D55FB">
          <w:rPr>
            <w:rStyle w:val="Hyperlink"/>
            <w:rFonts w:ascii="Times New Roman" w:hAnsi="Times New Roman"/>
            <w:sz w:val="20"/>
            <w:szCs w:val="20"/>
          </w:rPr>
          <w:t>ssis\Coaching\Packages\Employee_Hierarchy.dtsx</w:t>
        </w:r>
      </w:hyperlink>
    </w:p>
    <w:p w14:paraId="411E9245" w14:textId="77777777" w:rsidR="00634B03" w:rsidRPr="00810310" w:rsidRDefault="00634B03" w:rsidP="00810310">
      <w:pPr>
        <w:pStyle w:val="ListParagraph"/>
        <w:numPr>
          <w:ilvl w:val="0"/>
          <w:numId w:val="6"/>
        </w:numPr>
        <w:autoSpaceDE w:val="0"/>
        <w:autoSpaceDN w:val="0"/>
        <w:adjustRightInd w:val="0"/>
        <w:spacing w:after="0" w:line="240" w:lineRule="auto"/>
        <w:rPr>
          <w:rFonts w:ascii="Times New Roman" w:hAnsi="Times New Roman"/>
        </w:rPr>
      </w:pPr>
      <w:r w:rsidRPr="00810310">
        <w:rPr>
          <w:rFonts w:ascii="Times New Roman" w:hAnsi="Times New Roman"/>
        </w:rPr>
        <w:t>Production Config File: Prod_Employee_Hierarchy.dtsConfig</w:t>
      </w:r>
    </w:p>
    <w:p w14:paraId="4CDE3A28" w14:textId="77777777" w:rsidR="00634B03" w:rsidRPr="00257251" w:rsidRDefault="00634B03"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Owner: </w:t>
      </w:r>
      <w:r w:rsidR="00810310">
        <w:rPr>
          <w:rFonts w:ascii="Times New Roman" w:hAnsi="Times New Roman"/>
        </w:rPr>
        <w:t>ecljobowner</w:t>
      </w:r>
    </w:p>
    <w:p w14:paraId="0469E940" w14:textId="2F517CA5" w:rsidR="00634B03" w:rsidDel="000D634F" w:rsidRDefault="00634B03" w:rsidP="00DB41BA">
      <w:pPr>
        <w:pStyle w:val="ListParagraph"/>
        <w:numPr>
          <w:ilvl w:val="0"/>
          <w:numId w:val="6"/>
        </w:numPr>
        <w:autoSpaceDE w:val="0"/>
        <w:autoSpaceDN w:val="0"/>
        <w:adjustRightInd w:val="0"/>
        <w:spacing w:after="0" w:line="240" w:lineRule="auto"/>
        <w:rPr>
          <w:del w:id="144" w:author="Palacherla, Susmitha C" w:date="2022-07-22T13:22:00Z"/>
          <w:rFonts w:ascii="Times New Roman" w:hAnsi="Times New Roman"/>
        </w:rPr>
      </w:pPr>
      <w:r w:rsidRPr="000D634F">
        <w:rPr>
          <w:rFonts w:ascii="Times New Roman" w:hAnsi="Times New Roman"/>
        </w:rPr>
        <w:t xml:space="preserve">Run As: </w:t>
      </w:r>
      <w:r w:rsidR="00810310" w:rsidRPr="000D634F">
        <w:rPr>
          <w:rFonts w:ascii="Times New Roman" w:hAnsi="Times New Roman"/>
        </w:rPr>
        <w:t xml:space="preserve">ECLProxy (ECL Credential using application service account </w:t>
      </w:r>
      <w:ins w:id="145" w:author="Palacherla, Susmitha C" w:date="2022-07-22T13:22:00Z">
        <w:r w:rsidR="000D634F" w:rsidRPr="000D634F">
          <w:rPr>
            <w:rFonts w:ascii="Times New Roman" w:hAnsi="Times New Roman"/>
          </w:rPr>
          <w:t>MAXCORP\SVC_ECL-APPP01</w:t>
        </w:r>
      </w:ins>
      <w:del w:id="146" w:author="Palacherla, Susmitha C" w:date="2022-07-22T13:22:00Z">
        <w:r w:rsidR="00C26573" w:rsidDel="000D634F">
          <w:rPr>
            <w:rFonts w:ascii="Times New Roman" w:hAnsi="Times New Roman"/>
          </w:rPr>
          <w:delText>AD\SVC-F3420-APPECLP01</w:delText>
        </w:r>
      </w:del>
    </w:p>
    <w:p w14:paraId="64279C8E" w14:textId="77777777" w:rsidR="000D634F" w:rsidRPr="00257251" w:rsidRDefault="000D634F" w:rsidP="00DB41BA">
      <w:pPr>
        <w:pStyle w:val="ListParagraph"/>
        <w:numPr>
          <w:ilvl w:val="0"/>
          <w:numId w:val="6"/>
        </w:numPr>
        <w:autoSpaceDE w:val="0"/>
        <w:autoSpaceDN w:val="0"/>
        <w:adjustRightInd w:val="0"/>
        <w:spacing w:after="0" w:line="240" w:lineRule="auto"/>
        <w:rPr>
          <w:ins w:id="147" w:author="Palacherla, Susmitha C" w:date="2022-07-22T13:22:00Z"/>
          <w:rFonts w:ascii="Times New Roman" w:hAnsi="Times New Roman"/>
        </w:rPr>
      </w:pPr>
    </w:p>
    <w:p w14:paraId="6E25F21F" w14:textId="77777777" w:rsidR="005C5900" w:rsidRPr="000D634F" w:rsidRDefault="005C5900" w:rsidP="00DB41BA">
      <w:pPr>
        <w:pStyle w:val="ListParagraph"/>
        <w:numPr>
          <w:ilvl w:val="0"/>
          <w:numId w:val="6"/>
        </w:numPr>
        <w:autoSpaceDE w:val="0"/>
        <w:autoSpaceDN w:val="0"/>
        <w:adjustRightInd w:val="0"/>
        <w:spacing w:after="0" w:line="240" w:lineRule="auto"/>
        <w:rPr>
          <w:rFonts w:ascii="Times New Roman" w:hAnsi="Times New Roman"/>
        </w:rPr>
      </w:pPr>
      <w:r w:rsidRPr="000D634F">
        <w:rPr>
          <w:rFonts w:ascii="Times New Roman" w:hAnsi="Times New Roman"/>
        </w:rPr>
        <w:t xml:space="preserve">Schedule: Daily  </w:t>
      </w:r>
      <w:r w:rsidR="001022D0" w:rsidRPr="000D634F">
        <w:rPr>
          <w:rFonts w:ascii="Times New Roman" w:hAnsi="Times New Roman"/>
        </w:rPr>
        <w:t>7</w:t>
      </w:r>
      <w:r w:rsidRPr="000D634F">
        <w:rPr>
          <w:rFonts w:ascii="Times New Roman" w:hAnsi="Times New Roman"/>
        </w:rPr>
        <w:t>:</w:t>
      </w:r>
      <w:r w:rsidR="001022D0" w:rsidRPr="000D634F">
        <w:rPr>
          <w:rFonts w:ascii="Times New Roman" w:hAnsi="Times New Roman"/>
        </w:rPr>
        <w:t>0</w:t>
      </w:r>
      <w:r w:rsidRPr="000D634F">
        <w:rPr>
          <w:rFonts w:ascii="Times New Roman" w:hAnsi="Times New Roman"/>
        </w:rPr>
        <w:t>0 PM EST</w:t>
      </w:r>
    </w:p>
    <w:p w14:paraId="40C6801B" w14:textId="77777777"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Destination File Location: N/A</w:t>
      </w:r>
    </w:p>
    <w:p w14:paraId="1A2D5491" w14:textId="77777777" w:rsidR="007B5133" w:rsidRPr="00257251" w:rsidRDefault="007B5133" w:rsidP="007E09F1">
      <w:pPr>
        <w:pStyle w:val="Heading3"/>
        <w:numPr>
          <w:ilvl w:val="2"/>
          <w:numId w:val="10"/>
        </w:numPr>
        <w:rPr>
          <w:rFonts w:ascii="Times New Roman" w:hAnsi="Times New Roman" w:cs="Times New Roman"/>
          <w:color w:val="auto"/>
        </w:rPr>
      </w:pPr>
      <w:bookmarkStart w:id="148" w:name="_Toc482950203"/>
      <w:r w:rsidRPr="00257251">
        <w:rPr>
          <w:rFonts w:ascii="Times New Roman" w:hAnsi="Times New Roman" w:cs="Times New Roman"/>
          <w:color w:val="auto"/>
        </w:rPr>
        <w:t>SSIS Package</w:t>
      </w:r>
      <w:bookmarkEnd w:id="148"/>
    </w:p>
    <w:p w14:paraId="58120076" w14:textId="77777777" w:rsidR="00E654C3" w:rsidRPr="00257251" w:rsidRDefault="00E654C3" w:rsidP="007E09F1">
      <w:pPr>
        <w:pStyle w:val="ListParagraph"/>
        <w:widowControl w:val="0"/>
        <w:numPr>
          <w:ilvl w:val="3"/>
          <w:numId w:val="7"/>
        </w:numPr>
        <w:autoSpaceDE w:val="0"/>
        <w:autoSpaceDN w:val="0"/>
        <w:adjustRightInd w:val="0"/>
        <w:spacing w:after="0" w:line="240" w:lineRule="auto"/>
        <w:rPr>
          <w:rFonts w:ascii="Times New Roman" w:hAnsi="Times New Roman"/>
          <w:b/>
        </w:rPr>
      </w:pPr>
      <w:r w:rsidRPr="00257251">
        <w:rPr>
          <w:rFonts w:ascii="Times New Roman" w:hAnsi="Times New Roman"/>
          <w:b/>
        </w:rPr>
        <w:t>Variables</w:t>
      </w:r>
    </w:p>
    <w:tbl>
      <w:tblPr>
        <w:tblStyle w:val="TableGrid"/>
        <w:tblW w:w="0" w:type="auto"/>
        <w:tblLayout w:type="fixed"/>
        <w:tblLook w:val="04A0" w:firstRow="1" w:lastRow="0" w:firstColumn="1" w:lastColumn="0" w:noHBand="0" w:noVBand="1"/>
      </w:tblPr>
      <w:tblGrid>
        <w:gridCol w:w="1818"/>
        <w:gridCol w:w="1260"/>
        <w:gridCol w:w="3879"/>
        <w:gridCol w:w="2619"/>
      </w:tblGrid>
      <w:tr w:rsidR="00EC66F6" w:rsidRPr="00257251" w14:paraId="7F5B0550" w14:textId="77777777" w:rsidTr="00331214">
        <w:tc>
          <w:tcPr>
            <w:tcW w:w="1818" w:type="dxa"/>
          </w:tcPr>
          <w:p w14:paraId="45A89B23" w14:textId="77777777"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Name</w:t>
            </w:r>
          </w:p>
        </w:tc>
        <w:tc>
          <w:tcPr>
            <w:tcW w:w="1260" w:type="dxa"/>
          </w:tcPr>
          <w:p w14:paraId="7054799C" w14:textId="77777777"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DataType</w:t>
            </w:r>
          </w:p>
        </w:tc>
        <w:tc>
          <w:tcPr>
            <w:tcW w:w="3879" w:type="dxa"/>
          </w:tcPr>
          <w:p w14:paraId="73CA4516" w14:textId="77777777"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Value</w:t>
            </w:r>
          </w:p>
          <w:p w14:paraId="31C96118" w14:textId="77777777" w:rsidR="00EC66F6" w:rsidRPr="00257251" w:rsidRDefault="00EC66F6" w:rsidP="00DD3780">
            <w:pPr>
              <w:widowControl w:val="0"/>
              <w:autoSpaceDE w:val="0"/>
              <w:autoSpaceDN w:val="0"/>
              <w:adjustRightInd w:val="0"/>
              <w:spacing w:after="0" w:line="240" w:lineRule="auto"/>
              <w:rPr>
                <w:rFonts w:ascii="Times New Roman" w:hAnsi="Times New Roman"/>
                <w:sz w:val="16"/>
                <w:szCs w:val="16"/>
              </w:rPr>
            </w:pPr>
          </w:p>
        </w:tc>
        <w:tc>
          <w:tcPr>
            <w:tcW w:w="2619" w:type="dxa"/>
          </w:tcPr>
          <w:p w14:paraId="159E9230" w14:textId="77777777"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Evaluate as Expression</w:t>
            </w:r>
          </w:p>
        </w:tc>
      </w:tr>
      <w:tr w:rsidR="00EC66F6" w:rsidRPr="00257251" w14:paraId="5D41C2A6" w14:textId="77777777" w:rsidTr="00331214">
        <w:trPr>
          <w:trHeight w:val="368"/>
        </w:trPr>
        <w:tc>
          <w:tcPr>
            <w:tcW w:w="1818" w:type="dxa"/>
          </w:tcPr>
          <w:p w14:paraId="61E7D202" w14:textId="77777777" w:rsidR="00EC66F6" w:rsidRPr="00257251" w:rsidRDefault="00113AC4" w:rsidP="00DD3780">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Decrypt_In</w:t>
            </w:r>
          </w:p>
        </w:tc>
        <w:tc>
          <w:tcPr>
            <w:tcW w:w="1260" w:type="dxa"/>
          </w:tcPr>
          <w:p w14:paraId="157091FD" w14:textId="77777777"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14:paraId="1A9D42AC" w14:textId="582A7BBA" w:rsidR="00113AC4" w:rsidRDefault="00C26573" w:rsidP="00DD3780">
            <w:pPr>
              <w:widowControl w:val="0"/>
              <w:autoSpaceDE w:val="0"/>
              <w:autoSpaceDN w:val="0"/>
              <w:adjustRightInd w:val="0"/>
              <w:spacing w:after="0" w:line="240" w:lineRule="auto"/>
              <w:rPr>
                <w:rFonts w:ascii="Times New Roman" w:hAnsi="Times New Roman"/>
                <w:sz w:val="16"/>
                <w:szCs w:val="16"/>
              </w:rPr>
            </w:pPr>
            <w:r>
              <w:rPr>
                <w:rStyle w:val="Hyperlink"/>
                <w:rFonts w:ascii="Times New Roman" w:hAnsi="Times New Roman"/>
                <w:sz w:val="20"/>
                <w:szCs w:val="20"/>
              </w:rPr>
              <w:t>\\UVAAPADSQL50CCO\data\coaching</w:t>
            </w:r>
            <w:r w:rsidR="00113AC4" w:rsidRPr="00F9414B">
              <w:rPr>
                <w:rStyle w:val="Hyperlink"/>
                <w:rFonts w:ascii="Times New Roman" w:hAnsi="Times New Roman"/>
                <w:sz w:val="20"/>
                <w:szCs w:val="20"/>
              </w:rPr>
              <w:t>\HRInfo\Decrypt_In\</w:t>
            </w:r>
          </w:p>
          <w:p w14:paraId="1E1376F6" w14:textId="77777777" w:rsidR="00023142" w:rsidRPr="00257251" w:rsidRDefault="00023142" w:rsidP="00DD3780">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*set from config file</w:t>
            </w:r>
          </w:p>
        </w:tc>
        <w:tc>
          <w:tcPr>
            <w:tcW w:w="2619" w:type="dxa"/>
          </w:tcPr>
          <w:p w14:paraId="6BC770DD" w14:textId="77777777"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113AC4" w:rsidRPr="00257251" w14:paraId="738E6D07" w14:textId="77777777" w:rsidTr="00331214">
        <w:trPr>
          <w:trHeight w:val="368"/>
        </w:trPr>
        <w:tc>
          <w:tcPr>
            <w:tcW w:w="1818" w:type="dxa"/>
          </w:tcPr>
          <w:p w14:paraId="3ED53797" w14:textId="77777777"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Decrypt_Out</w:t>
            </w:r>
          </w:p>
        </w:tc>
        <w:tc>
          <w:tcPr>
            <w:tcW w:w="1260" w:type="dxa"/>
          </w:tcPr>
          <w:p w14:paraId="14C27B2B" w14:textId="77777777"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14:paraId="03FBD5E6" w14:textId="464EA839" w:rsidR="00113AC4" w:rsidRDefault="00C26573" w:rsidP="00113AC4">
            <w:pPr>
              <w:widowControl w:val="0"/>
              <w:autoSpaceDE w:val="0"/>
              <w:autoSpaceDN w:val="0"/>
              <w:adjustRightInd w:val="0"/>
              <w:spacing w:after="0" w:line="240" w:lineRule="auto"/>
              <w:rPr>
                <w:rFonts w:ascii="Times New Roman" w:hAnsi="Times New Roman"/>
                <w:sz w:val="16"/>
                <w:szCs w:val="16"/>
              </w:rPr>
            </w:pPr>
            <w:r>
              <w:rPr>
                <w:rStyle w:val="Hyperlink"/>
                <w:rFonts w:ascii="Times New Roman" w:hAnsi="Times New Roman"/>
                <w:sz w:val="20"/>
                <w:szCs w:val="20"/>
              </w:rPr>
              <w:t>\\UVAAPADSQL50CCO\data\coaching</w:t>
            </w:r>
            <w:r w:rsidR="00113AC4">
              <w:rPr>
                <w:rStyle w:val="Hyperlink"/>
                <w:rFonts w:ascii="Times New Roman" w:hAnsi="Times New Roman"/>
                <w:sz w:val="20"/>
                <w:szCs w:val="20"/>
              </w:rPr>
              <w:t>\HRInfo\Decrypt_Out</w:t>
            </w:r>
            <w:r w:rsidR="00113AC4" w:rsidRPr="00CD1BF7">
              <w:rPr>
                <w:rStyle w:val="Hyperlink"/>
                <w:rFonts w:ascii="Times New Roman" w:hAnsi="Times New Roman"/>
                <w:sz w:val="20"/>
                <w:szCs w:val="20"/>
              </w:rPr>
              <w:t>\</w:t>
            </w:r>
          </w:p>
          <w:p w14:paraId="6F4991A6" w14:textId="77777777"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*set from config file</w:t>
            </w:r>
          </w:p>
        </w:tc>
        <w:tc>
          <w:tcPr>
            <w:tcW w:w="2619" w:type="dxa"/>
          </w:tcPr>
          <w:p w14:paraId="746576E0" w14:textId="77777777"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113AC4" w:rsidRPr="00257251" w14:paraId="0D8DC2E0" w14:textId="77777777" w:rsidTr="00331214">
        <w:trPr>
          <w:trHeight w:val="368"/>
        </w:trPr>
        <w:tc>
          <w:tcPr>
            <w:tcW w:w="1818" w:type="dxa"/>
          </w:tcPr>
          <w:p w14:paraId="39F996E9" w14:textId="77777777" w:rsidR="00113AC4" w:rsidRDefault="00113AC4" w:rsidP="00113AC4">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Encrypt_Out</w:t>
            </w:r>
          </w:p>
        </w:tc>
        <w:tc>
          <w:tcPr>
            <w:tcW w:w="1260" w:type="dxa"/>
          </w:tcPr>
          <w:p w14:paraId="371F3BBE" w14:textId="77777777"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14:paraId="4443AC5C" w14:textId="0D3C114B" w:rsidR="00113AC4" w:rsidRDefault="00C26573" w:rsidP="00113AC4">
            <w:pPr>
              <w:widowControl w:val="0"/>
              <w:autoSpaceDE w:val="0"/>
              <w:autoSpaceDN w:val="0"/>
              <w:adjustRightInd w:val="0"/>
              <w:spacing w:after="0" w:line="240" w:lineRule="auto"/>
              <w:rPr>
                <w:rFonts w:ascii="Times New Roman" w:hAnsi="Times New Roman"/>
                <w:sz w:val="16"/>
                <w:szCs w:val="16"/>
              </w:rPr>
            </w:pPr>
            <w:r>
              <w:rPr>
                <w:rStyle w:val="Hyperlink"/>
                <w:rFonts w:ascii="Times New Roman" w:hAnsi="Times New Roman"/>
                <w:sz w:val="20"/>
                <w:szCs w:val="20"/>
              </w:rPr>
              <w:t>\\UVAAPADSQL50CCO\data\coaching</w:t>
            </w:r>
            <w:r w:rsidR="00113AC4">
              <w:rPr>
                <w:rStyle w:val="Hyperlink"/>
                <w:rFonts w:ascii="Times New Roman" w:hAnsi="Times New Roman"/>
                <w:sz w:val="20"/>
                <w:szCs w:val="20"/>
              </w:rPr>
              <w:t>\HRInfo\Encrypt_Out</w:t>
            </w:r>
            <w:r w:rsidR="00113AC4" w:rsidRPr="00CD1BF7">
              <w:rPr>
                <w:rStyle w:val="Hyperlink"/>
                <w:rFonts w:ascii="Times New Roman" w:hAnsi="Times New Roman"/>
                <w:sz w:val="20"/>
                <w:szCs w:val="20"/>
              </w:rPr>
              <w:t>\</w:t>
            </w:r>
          </w:p>
          <w:p w14:paraId="73381212" w14:textId="77777777" w:rsidR="00113AC4" w:rsidRPr="00CD1BF7" w:rsidRDefault="00113AC4" w:rsidP="00113AC4">
            <w:pPr>
              <w:widowControl w:val="0"/>
              <w:autoSpaceDE w:val="0"/>
              <w:autoSpaceDN w:val="0"/>
              <w:adjustRightInd w:val="0"/>
              <w:spacing w:after="0" w:line="240" w:lineRule="auto"/>
              <w:rPr>
                <w:rStyle w:val="Hyperlink"/>
                <w:rFonts w:ascii="Times New Roman" w:hAnsi="Times New Roman"/>
                <w:sz w:val="20"/>
                <w:szCs w:val="20"/>
              </w:rPr>
            </w:pPr>
            <w:r w:rsidRPr="00646711">
              <w:rPr>
                <w:rFonts w:ascii="Times New Roman" w:hAnsi="Times New Roman"/>
                <w:sz w:val="16"/>
                <w:szCs w:val="16"/>
              </w:rPr>
              <w:t>*set from config file</w:t>
            </w:r>
          </w:p>
        </w:tc>
        <w:tc>
          <w:tcPr>
            <w:tcW w:w="2619" w:type="dxa"/>
          </w:tcPr>
          <w:p w14:paraId="491A35C6" w14:textId="77777777"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14:paraId="704D7973" w14:textId="77777777" w:rsidTr="00331214">
        <w:trPr>
          <w:trHeight w:val="368"/>
        </w:trPr>
        <w:tc>
          <w:tcPr>
            <w:tcW w:w="1818" w:type="dxa"/>
          </w:tcPr>
          <w:p w14:paraId="1279CBF7"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CCEmail</w:t>
            </w:r>
          </w:p>
        </w:tc>
        <w:tc>
          <w:tcPr>
            <w:tcW w:w="1260" w:type="dxa"/>
          </w:tcPr>
          <w:p w14:paraId="65928C3C"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14:paraId="421ABAE7" w14:textId="77777777" w:rsidR="00EC66F6" w:rsidRDefault="00CA6A4A" w:rsidP="00EC66F6">
            <w:pPr>
              <w:widowControl w:val="0"/>
              <w:autoSpaceDE w:val="0"/>
              <w:autoSpaceDN w:val="0"/>
              <w:adjustRightInd w:val="0"/>
              <w:spacing w:after="0" w:line="240" w:lineRule="auto"/>
              <w:rPr>
                <w:rFonts w:ascii="Times New Roman" w:hAnsi="Times New Roman"/>
                <w:sz w:val="20"/>
                <w:szCs w:val="20"/>
              </w:rPr>
            </w:pPr>
            <w:hyperlink r:id="rId15" w:history="1">
              <w:r w:rsidR="000460EA" w:rsidRPr="000460EA">
                <w:rPr>
                  <w:rStyle w:val="Hyperlink"/>
                  <w:rFonts w:ascii="Times New Roman" w:hAnsi="Times New Roman"/>
                  <w:sz w:val="20"/>
                  <w:szCs w:val="20"/>
                </w:rPr>
                <w:t>Susmithacpalacherla@maximuscom</w:t>
              </w:r>
            </w:hyperlink>
          </w:p>
          <w:p w14:paraId="16811958" w14:textId="77777777" w:rsidR="00023142" w:rsidRPr="00257251" w:rsidRDefault="00023142" w:rsidP="00EC66F6">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*set from config file</w:t>
            </w:r>
          </w:p>
        </w:tc>
        <w:tc>
          <w:tcPr>
            <w:tcW w:w="2619" w:type="dxa"/>
          </w:tcPr>
          <w:p w14:paraId="71B60E3F"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14:paraId="726167A7" w14:textId="77777777" w:rsidTr="00331214">
        <w:trPr>
          <w:trHeight w:val="368"/>
        </w:trPr>
        <w:tc>
          <w:tcPr>
            <w:tcW w:w="1818" w:type="dxa"/>
          </w:tcPr>
          <w:p w14:paraId="673926A3"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FromEmail</w:t>
            </w:r>
          </w:p>
        </w:tc>
        <w:tc>
          <w:tcPr>
            <w:tcW w:w="1260" w:type="dxa"/>
          </w:tcPr>
          <w:p w14:paraId="168C30C8"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14:paraId="1B381BE9" w14:textId="77777777" w:rsidR="00EC66F6" w:rsidRDefault="00CA6A4A" w:rsidP="00EC66F6">
            <w:pPr>
              <w:widowControl w:val="0"/>
              <w:autoSpaceDE w:val="0"/>
              <w:autoSpaceDN w:val="0"/>
              <w:adjustRightInd w:val="0"/>
              <w:spacing w:after="0" w:line="240" w:lineRule="auto"/>
              <w:rPr>
                <w:rFonts w:ascii="Times New Roman" w:hAnsi="Times New Roman"/>
                <w:sz w:val="20"/>
                <w:szCs w:val="20"/>
              </w:rPr>
            </w:pPr>
            <w:hyperlink r:id="rId16" w:history="1">
              <w:r w:rsidR="000460EA" w:rsidRPr="000460EA">
                <w:rPr>
                  <w:rStyle w:val="Hyperlink"/>
                  <w:rFonts w:ascii="Times New Roman" w:hAnsi="Times New Roman"/>
                  <w:sz w:val="20"/>
                  <w:szCs w:val="20"/>
                </w:rPr>
                <w:t>Susmithacpalacherla@maximus.com</w:t>
              </w:r>
            </w:hyperlink>
          </w:p>
          <w:p w14:paraId="52937669" w14:textId="77777777" w:rsidR="00023142" w:rsidRPr="00257251" w:rsidRDefault="00023142" w:rsidP="00EC66F6">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*set from config file</w:t>
            </w:r>
          </w:p>
        </w:tc>
        <w:tc>
          <w:tcPr>
            <w:tcW w:w="2619" w:type="dxa"/>
          </w:tcPr>
          <w:p w14:paraId="7E327FE5"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14:paraId="0DA1F648" w14:textId="77777777" w:rsidTr="00331214">
        <w:trPr>
          <w:trHeight w:val="368"/>
        </w:trPr>
        <w:tc>
          <w:tcPr>
            <w:tcW w:w="1818" w:type="dxa"/>
          </w:tcPr>
          <w:p w14:paraId="1DD26E6D"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ToEmail</w:t>
            </w:r>
          </w:p>
        </w:tc>
        <w:tc>
          <w:tcPr>
            <w:tcW w:w="1260" w:type="dxa"/>
          </w:tcPr>
          <w:p w14:paraId="2CE30FB5"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14:paraId="1DDE70DE" w14:textId="77777777" w:rsidR="00EC66F6" w:rsidRDefault="00CA6A4A" w:rsidP="00EC66F6">
            <w:pPr>
              <w:widowControl w:val="0"/>
              <w:autoSpaceDE w:val="0"/>
              <w:autoSpaceDN w:val="0"/>
              <w:adjustRightInd w:val="0"/>
              <w:spacing w:after="0" w:line="240" w:lineRule="auto"/>
              <w:rPr>
                <w:rFonts w:ascii="Times New Roman" w:hAnsi="Times New Roman"/>
                <w:sz w:val="20"/>
                <w:szCs w:val="20"/>
              </w:rPr>
            </w:pPr>
            <w:hyperlink r:id="rId17" w:history="1">
              <w:r w:rsidR="000460EA" w:rsidRPr="000460EA">
                <w:rPr>
                  <w:rStyle w:val="Hyperlink"/>
                  <w:rFonts w:ascii="Times New Roman" w:hAnsi="Times New Roman"/>
                  <w:sz w:val="20"/>
                  <w:szCs w:val="20"/>
                </w:rPr>
                <w:t>Susmithacpalacherla@maximus.com</w:t>
              </w:r>
            </w:hyperlink>
          </w:p>
          <w:p w14:paraId="799CAD84" w14:textId="77777777" w:rsidR="00023142" w:rsidRPr="00257251" w:rsidRDefault="00023142" w:rsidP="00EC66F6">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*set from config file</w:t>
            </w:r>
          </w:p>
        </w:tc>
        <w:tc>
          <w:tcPr>
            <w:tcW w:w="2619" w:type="dxa"/>
          </w:tcPr>
          <w:p w14:paraId="0AB99BFD"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14:paraId="08E10050" w14:textId="77777777" w:rsidTr="00331214">
        <w:trPr>
          <w:trHeight w:val="368"/>
        </w:trPr>
        <w:tc>
          <w:tcPr>
            <w:tcW w:w="1818" w:type="dxa"/>
          </w:tcPr>
          <w:p w14:paraId="1971D291"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FileBackup</w:t>
            </w:r>
          </w:p>
        </w:tc>
        <w:tc>
          <w:tcPr>
            <w:tcW w:w="1260" w:type="dxa"/>
          </w:tcPr>
          <w:p w14:paraId="3EA7D72C"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14:paraId="47F68C4C" w14:textId="6B062154" w:rsidR="00EC66F6" w:rsidRPr="00257251" w:rsidRDefault="00C26573" w:rsidP="00113AC4">
            <w:pPr>
              <w:widowControl w:val="0"/>
              <w:autoSpaceDE w:val="0"/>
              <w:autoSpaceDN w:val="0"/>
              <w:adjustRightInd w:val="0"/>
              <w:spacing w:after="0" w:line="240" w:lineRule="auto"/>
              <w:rPr>
                <w:rFonts w:ascii="Times New Roman" w:hAnsi="Times New Roman"/>
                <w:sz w:val="20"/>
                <w:szCs w:val="20"/>
              </w:rPr>
            </w:pPr>
            <w:r>
              <w:rPr>
                <w:rStyle w:val="Hyperlink"/>
              </w:rPr>
              <w:t>\\UVAAPADSQL50CCO\data\coaching</w:t>
            </w:r>
            <w:r w:rsidR="00113AC4" w:rsidRPr="00F9414B">
              <w:rPr>
                <w:rStyle w:val="Hyperlink"/>
              </w:rPr>
              <w:t>\HRInfo\Backups\</w:t>
            </w:r>
            <w:r w:rsidR="00113AC4">
              <w:rPr>
                <w:rFonts w:ascii="Times New Roman" w:hAnsi="Times New Roman"/>
                <w:sz w:val="20"/>
                <w:szCs w:val="20"/>
              </w:rPr>
              <w:br/>
            </w:r>
            <w:r w:rsidR="00113AC4" w:rsidRPr="00646711">
              <w:rPr>
                <w:rFonts w:ascii="Times New Roman" w:hAnsi="Times New Roman"/>
                <w:sz w:val="16"/>
                <w:szCs w:val="16"/>
              </w:rPr>
              <w:t>*set from config file</w:t>
            </w:r>
          </w:p>
        </w:tc>
        <w:tc>
          <w:tcPr>
            <w:tcW w:w="2619" w:type="dxa"/>
          </w:tcPr>
          <w:p w14:paraId="58712D3A" w14:textId="77777777" w:rsidR="00EC66F6" w:rsidRPr="00257251" w:rsidRDefault="007F2D9D"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r w:rsidRPr="00257251" w:rsidDel="007F2D9D">
              <w:rPr>
                <w:rFonts w:ascii="Times New Roman" w:hAnsi="Times New Roman"/>
                <w:sz w:val="20"/>
                <w:szCs w:val="20"/>
              </w:rPr>
              <w:t xml:space="preserve"> </w:t>
            </w:r>
          </w:p>
        </w:tc>
      </w:tr>
      <w:tr w:rsidR="00EC66F6" w:rsidRPr="00257251" w14:paraId="36993119" w14:textId="77777777" w:rsidTr="00331214">
        <w:trPr>
          <w:trHeight w:val="368"/>
        </w:trPr>
        <w:tc>
          <w:tcPr>
            <w:tcW w:w="1818" w:type="dxa"/>
          </w:tcPr>
          <w:p w14:paraId="3AD5A24D"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PSFile</w:t>
            </w:r>
          </w:p>
        </w:tc>
        <w:tc>
          <w:tcPr>
            <w:tcW w:w="1260" w:type="dxa"/>
          </w:tcPr>
          <w:p w14:paraId="30C04861"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14:paraId="5BA573FF" w14:textId="77777777" w:rsidR="00EC66F6" w:rsidRPr="00257251" w:rsidRDefault="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PS_Employee_Information_</w:t>
            </w:r>
            <w:r w:rsidR="00113AC4">
              <w:rPr>
                <w:rFonts w:ascii="Times New Roman" w:hAnsi="Times New Roman"/>
                <w:sz w:val="20"/>
                <w:szCs w:val="20"/>
              </w:rPr>
              <w:t>mmddyyyy</w:t>
            </w:r>
            <w:r w:rsidRPr="00257251">
              <w:rPr>
                <w:rFonts w:ascii="Times New Roman" w:hAnsi="Times New Roman"/>
                <w:sz w:val="20"/>
                <w:szCs w:val="20"/>
              </w:rPr>
              <w:t>.csv</w:t>
            </w:r>
          </w:p>
        </w:tc>
        <w:tc>
          <w:tcPr>
            <w:tcW w:w="2619" w:type="dxa"/>
          </w:tcPr>
          <w:p w14:paraId="755FF7C4"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 xml:space="preserve">True -  "PS_Employee_Information_" + </w:t>
            </w:r>
          </w:p>
          <w:p w14:paraId="7DB11D40"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Right("0" + (DT_STR,4,1252) DatePart("m",getdate()),2) +</w:t>
            </w:r>
          </w:p>
          <w:p w14:paraId="0EBC149E"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 xml:space="preserve">Right("0" + (DT_STR,4,1252) DatePart("d",getdate()),2) + </w:t>
            </w:r>
          </w:p>
          <w:p w14:paraId="606FA852"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(DT_STR,4,1252) DatePart("yyyy",getdate())  + ".csv"</w:t>
            </w:r>
          </w:p>
        </w:tc>
      </w:tr>
      <w:tr w:rsidR="00113AC4" w:rsidRPr="00257251" w14:paraId="12CD8919" w14:textId="77777777" w:rsidTr="00331214">
        <w:trPr>
          <w:trHeight w:val="368"/>
        </w:trPr>
        <w:tc>
          <w:tcPr>
            <w:tcW w:w="1818" w:type="dxa"/>
          </w:tcPr>
          <w:p w14:paraId="2DFD67B9" w14:textId="77777777"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PSFile</w:t>
            </w:r>
          </w:p>
        </w:tc>
        <w:tc>
          <w:tcPr>
            <w:tcW w:w="1260" w:type="dxa"/>
          </w:tcPr>
          <w:p w14:paraId="6D80DD4D" w14:textId="77777777"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14:paraId="03B6BC8D" w14:textId="107490E6" w:rsidR="00113AC4" w:rsidRPr="00257251" w:rsidRDefault="00C26573">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\\UVAAPADSQL50CCO\data\coaching</w:t>
            </w:r>
            <w:r w:rsidR="00113AC4" w:rsidRPr="00113AC4">
              <w:rPr>
                <w:rFonts w:ascii="Times New Roman" w:hAnsi="Times New Roman"/>
                <w:sz w:val="20"/>
                <w:szCs w:val="20"/>
              </w:rPr>
              <w:t>\HRInfo\Decrypt_Out\PS_Employee_Information_</w:t>
            </w:r>
            <w:r w:rsidR="00113AC4">
              <w:rPr>
                <w:rFonts w:ascii="Times New Roman" w:hAnsi="Times New Roman"/>
                <w:sz w:val="20"/>
                <w:szCs w:val="20"/>
              </w:rPr>
              <w:t>mmddyyyy</w:t>
            </w:r>
            <w:r w:rsidR="00113AC4" w:rsidRPr="00113AC4">
              <w:rPr>
                <w:rFonts w:ascii="Times New Roman" w:hAnsi="Times New Roman"/>
                <w:sz w:val="20"/>
                <w:szCs w:val="20"/>
              </w:rPr>
              <w:t>.csv</w:t>
            </w:r>
          </w:p>
        </w:tc>
        <w:tc>
          <w:tcPr>
            <w:tcW w:w="2619" w:type="dxa"/>
          </w:tcPr>
          <w:p w14:paraId="146C1E27" w14:textId="77777777"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r w:rsidRPr="00113AC4">
              <w:rPr>
                <w:rFonts w:ascii="Times New Roman" w:hAnsi="Times New Roman"/>
                <w:sz w:val="20"/>
                <w:szCs w:val="20"/>
              </w:rPr>
              <w:t>@[User::Decrypt_Out] +  @[User::PSFile]</w:t>
            </w:r>
          </w:p>
        </w:tc>
      </w:tr>
      <w:tr w:rsidR="00EC66F6" w:rsidRPr="00257251" w14:paraId="77E9C21B" w14:textId="77777777" w:rsidTr="00331214">
        <w:trPr>
          <w:trHeight w:val="368"/>
        </w:trPr>
        <w:tc>
          <w:tcPr>
            <w:tcW w:w="1818" w:type="dxa"/>
          </w:tcPr>
          <w:p w14:paraId="72115022"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PSFileExists</w:t>
            </w:r>
          </w:p>
        </w:tc>
        <w:tc>
          <w:tcPr>
            <w:tcW w:w="1260" w:type="dxa"/>
          </w:tcPr>
          <w:p w14:paraId="1D3C1034"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Boolean</w:t>
            </w:r>
          </w:p>
        </w:tc>
        <w:tc>
          <w:tcPr>
            <w:tcW w:w="3879" w:type="dxa"/>
          </w:tcPr>
          <w:p w14:paraId="24466B71"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True/False</w:t>
            </w:r>
          </w:p>
          <w:p w14:paraId="3C948BA4" w14:textId="77777777" w:rsidR="00EC66F6" w:rsidRPr="00257251" w:rsidRDefault="00EC66F6" w:rsidP="00EC66F6">
            <w:pPr>
              <w:widowControl w:val="0"/>
              <w:autoSpaceDE w:val="0"/>
              <w:autoSpaceDN w:val="0"/>
              <w:adjustRightInd w:val="0"/>
              <w:spacing w:after="0" w:line="240" w:lineRule="auto"/>
              <w:rPr>
                <w:rFonts w:ascii="Times New Roman" w:hAnsi="Times New Roman"/>
                <w:sz w:val="16"/>
                <w:szCs w:val="16"/>
              </w:rPr>
            </w:pPr>
            <w:r w:rsidRPr="00257251">
              <w:rPr>
                <w:rFonts w:ascii="Times New Roman" w:hAnsi="Times New Roman"/>
                <w:sz w:val="16"/>
                <w:szCs w:val="16"/>
              </w:rPr>
              <w:t>*Checked from Script task</w:t>
            </w:r>
          </w:p>
        </w:tc>
        <w:tc>
          <w:tcPr>
            <w:tcW w:w="2619" w:type="dxa"/>
          </w:tcPr>
          <w:p w14:paraId="29BDF842"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14:paraId="71D407B8" w14:textId="77777777" w:rsidTr="00331214">
        <w:trPr>
          <w:trHeight w:val="368"/>
        </w:trPr>
        <w:tc>
          <w:tcPr>
            <w:tcW w:w="1818" w:type="dxa"/>
          </w:tcPr>
          <w:p w14:paraId="5DC8869C"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lastRenderedPageBreak/>
              <w:t>PSRecordCount</w:t>
            </w:r>
          </w:p>
        </w:tc>
        <w:tc>
          <w:tcPr>
            <w:tcW w:w="1260" w:type="dxa"/>
          </w:tcPr>
          <w:p w14:paraId="70E0F1CD"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Int32</w:t>
            </w:r>
          </w:p>
        </w:tc>
        <w:tc>
          <w:tcPr>
            <w:tcW w:w="3879" w:type="dxa"/>
          </w:tcPr>
          <w:p w14:paraId="00A92B3B"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0</w:t>
            </w:r>
          </w:p>
          <w:p w14:paraId="74EC1D52" w14:textId="77777777" w:rsidR="00EC66F6" w:rsidRPr="00257251" w:rsidRDefault="00EC66F6" w:rsidP="00257251">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16"/>
                <w:szCs w:val="16"/>
              </w:rPr>
              <w:t>*Checked from Row Count task</w:t>
            </w:r>
          </w:p>
        </w:tc>
        <w:tc>
          <w:tcPr>
            <w:tcW w:w="2619" w:type="dxa"/>
          </w:tcPr>
          <w:p w14:paraId="212DB70C"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7C2183" w:rsidRPr="00257251" w14:paraId="210180BB" w14:textId="77777777" w:rsidTr="00331214">
        <w:trPr>
          <w:trHeight w:val="368"/>
        </w:trPr>
        <w:tc>
          <w:tcPr>
            <w:tcW w:w="1818" w:type="dxa"/>
          </w:tcPr>
          <w:p w14:paraId="6E391F2B" w14:textId="77777777"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HRRecordCount</w:t>
            </w:r>
          </w:p>
        </w:tc>
        <w:tc>
          <w:tcPr>
            <w:tcW w:w="1260" w:type="dxa"/>
          </w:tcPr>
          <w:p w14:paraId="206DA23E" w14:textId="77777777"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Int32</w:t>
            </w:r>
          </w:p>
        </w:tc>
        <w:tc>
          <w:tcPr>
            <w:tcW w:w="3879" w:type="dxa"/>
          </w:tcPr>
          <w:p w14:paraId="28F5F479" w14:textId="77777777"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0</w:t>
            </w:r>
          </w:p>
          <w:p w14:paraId="7EB09886" w14:textId="77777777"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16"/>
                <w:szCs w:val="16"/>
              </w:rPr>
              <w:t>*Checked from Row Count task</w:t>
            </w:r>
          </w:p>
        </w:tc>
        <w:tc>
          <w:tcPr>
            <w:tcW w:w="2619" w:type="dxa"/>
          </w:tcPr>
          <w:p w14:paraId="57D85353" w14:textId="77777777"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7C2183" w:rsidRPr="00257251" w14:paraId="23C1117D" w14:textId="77777777" w:rsidTr="00331214">
        <w:trPr>
          <w:trHeight w:val="368"/>
        </w:trPr>
        <w:tc>
          <w:tcPr>
            <w:tcW w:w="1818" w:type="dxa"/>
          </w:tcPr>
          <w:p w14:paraId="51B436C9" w14:textId="77777777"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WFMRecordCount</w:t>
            </w:r>
          </w:p>
        </w:tc>
        <w:tc>
          <w:tcPr>
            <w:tcW w:w="1260" w:type="dxa"/>
          </w:tcPr>
          <w:p w14:paraId="09A6A759" w14:textId="77777777"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Int32</w:t>
            </w:r>
          </w:p>
        </w:tc>
        <w:tc>
          <w:tcPr>
            <w:tcW w:w="3879" w:type="dxa"/>
          </w:tcPr>
          <w:p w14:paraId="596EAB24" w14:textId="77777777"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0</w:t>
            </w:r>
          </w:p>
          <w:p w14:paraId="05A86B8F" w14:textId="77777777"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16"/>
                <w:szCs w:val="16"/>
              </w:rPr>
              <w:t>*Checked from Row Count task</w:t>
            </w:r>
          </w:p>
        </w:tc>
        <w:tc>
          <w:tcPr>
            <w:tcW w:w="2619" w:type="dxa"/>
          </w:tcPr>
          <w:p w14:paraId="2932FA82" w14:textId="77777777"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14:paraId="3B6056B0" w14:textId="77777777" w:rsidTr="00331214">
        <w:trPr>
          <w:trHeight w:val="368"/>
        </w:trPr>
        <w:tc>
          <w:tcPr>
            <w:tcW w:w="1818" w:type="dxa"/>
          </w:tcPr>
          <w:p w14:paraId="40C8AE18" w14:textId="77777777"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c>
          <w:tcPr>
            <w:tcW w:w="1260" w:type="dxa"/>
          </w:tcPr>
          <w:p w14:paraId="6DCBA5B5" w14:textId="77777777"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c>
          <w:tcPr>
            <w:tcW w:w="3879" w:type="dxa"/>
          </w:tcPr>
          <w:p w14:paraId="38A10C89" w14:textId="77777777"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c>
          <w:tcPr>
            <w:tcW w:w="2619" w:type="dxa"/>
          </w:tcPr>
          <w:p w14:paraId="156AC04F" w14:textId="77777777"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r>
    </w:tbl>
    <w:p w14:paraId="79EA7C6B" w14:textId="77777777" w:rsidR="00E654C3" w:rsidRPr="00257251" w:rsidRDefault="00E654C3" w:rsidP="00E654C3">
      <w:pPr>
        <w:rPr>
          <w:rFonts w:ascii="Times New Roman" w:hAnsi="Times New Roman"/>
          <w:b/>
        </w:rPr>
      </w:pPr>
    </w:p>
    <w:p w14:paraId="33B416F3" w14:textId="77777777" w:rsidR="00E654C3" w:rsidRPr="00257251" w:rsidRDefault="00E654C3" w:rsidP="007E09F1">
      <w:pPr>
        <w:pStyle w:val="ListParagraph"/>
        <w:widowControl w:val="0"/>
        <w:numPr>
          <w:ilvl w:val="3"/>
          <w:numId w:val="7"/>
        </w:numPr>
        <w:autoSpaceDE w:val="0"/>
        <w:autoSpaceDN w:val="0"/>
        <w:adjustRightInd w:val="0"/>
        <w:spacing w:after="0" w:line="240" w:lineRule="auto"/>
        <w:rPr>
          <w:rFonts w:ascii="Times New Roman" w:hAnsi="Times New Roman"/>
          <w:b/>
        </w:rPr>
      </w:pPr>
      <w:r w:rsidRPr="00257251">
        <w:rPr>
          <w:rFonts w:ascii="Times New Roman" w:hAnsi="Times New Roman"/>
          <w:b/>
        </w:rPr>
        <w:t>Connection Manager Entries</w:t>
      </w:r>
    </w:p>
    <w:p w14:paraId="1EE12858" w14:textId="77777777" w:rsidR="00E654C3" w:rsidRPr="00257251" w:rsidRDefault="00E654C3" w:rsidP="007E09F1">
      <w:pPr>
        <w:pStyle w:val="ListParagraph"/>
        <w:widowControl w:val="0"/>
        <w:numPr>
          <w:ilvl w:val="4"/>
          <w:numId w:val="7"/>
        </w:numPr>
        <w:autoSpaceDE w:val="0"/>
        <w:autoSpaceDN w:val="0"/>
        <w:adjustRightInd w:val="0"/>
        <w:spacing w:after="0" w:line="240" w:lineRule="auto"/>
        <w:rPr>
          <w:rFonts w:ascii="Times New Roman" w:hAnsi="Times New Roman"/>
        </w:rPr>
      </w:pPr>
      <w:r w:rsidRPr="00257251">
        <w:rPr>
          <w:rFonts w:ascii="Times New Roman" w:hAnsi="Times New Roman"/>
        </w:rPr>
        <w:t>Destinationdb</w:t>
      </w:r>
    </w:p>
    <w:p w14:paraId="3ED5770F" w14:textId="43CE21CA"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w:t>
      </w:r>
      <w:r w:rsidR="00810310">
        <w:rPr>
          <w:rFonts w:ascii="Times New Roman" w:hAnsi="Times New Roman"/>
        </w:rPr>
        <w:t>–</w:t>
      </w:r>
      <w:r w:rsidRPr="00257251">
        <w:rPr>
          <w:rFonts w:ascii="Times New Roman" w:hAnsi="Times New Roman"/>
        </w:rPr>
        <w:t xml:space="preserve"> </w:t>
      </w:r>
      <w:r w:rsidR="005B6D93">
        <w:rPr>
          <w:rFonts w:ascii="Times New Roman" w:hAnsi="Times New Roman"/>
        </w:rPr>
        <w:t>UVAADADSQL50CCO</w:t>
      </w:r>
      <w:del w:id="149" w:author="Palacherla, Susmitha C" w:date="2022-07-22T13:23:00Z">
        <w:r w:rsidRPr="00257251" w:rsidDel="000D634F">
          <w:rPr>
            <w:rFonts w:ascii="Times New Roman" w:hAnsi="Times New Roman"/>
          </w:rPr>
          <w:delText>DB</w:delText>
        </w:r>
      </w:del>
      <w:r w:rsidRPr="00257251">
        <w:rPr>
          <w:rFonts w:ascii="Times New Roman" w:hAnsi="Times New Roman"/>
        </w:rPr>
        <w:t xml:space="preserve"> – eCoachingdev</w:t>
      </w:r>
    </w:p>
    <w:p w14:paraId="1E45520B" w14:textId="2015E3A4" w:rsidR="001022D0" w:rsidRPr="00257251" w:rsidRDefault="001022D0"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w:t>
      </w:r>
      <w:ins w:id="150" w:author="Palacherla, Susmitha C" w:date="2022-07-22T13:23:00Z">
        <w:r w:rsidR="000D634F">
          <w:rPr>
            <w:rFonts w:ascii="Times New Roman" w:hAnsi="Times New Roman"/>
          </w:rPr>
          <w:t xml:space="preserve">and UAT </w:t>
        </w:r>
      </w:ins>
      <w:r w:rsidRPr="00257251">
        <w:rPr>
          <w:rFonts w:ascii="Times New Roman" w:hAnsi="Times New Roman"/>
        </w:rPr>
        <w:t xml:space="preserve">- </w:t>
      </w:r>
      <w:ins w:id="151" w:author="Palacherla, Susmitha C" w:date="2022-07-22T13:23:00Z">
        <w:r w:rsidR="000D634F">
          <w:rPr>
            <w:rFonts w:ascii="Times New Roman" w:hAnsi="Times New Roman"/>
          </w:rPr>
          <w:t>UVAADADSQL5</w:t>
        </w:r>
        <w:r w:rsidR="000D634F">
          <w:rPr>
            <w:rFonts w:ascii="Times New Roman" w:hAnsi="Times New Roman"/>
          </w:rPr>
          <w:t>2</w:t>
        </w:r>
        <w:r w:rsidR="000D634F">
          <w:rPr>
            <w:rFonts w:ascii="Times New Roman" w:hAnsi="Times New Roman"/>
          </w:rPr>
          <w:t>CCO</w:t>
        </w:r>
        <w:r w:rsidR="000D634F" w:rsidRPr="00257251">
          <w:rPr>
            <w:rFonts w:ascii="Times New Roman" w:hAnsi="Times New Roman"/>
          </w:rPr>
          <w:t xml:space="preserve">DB – </w:t>
        </w:r>
      </w:ins>
      <w:del w:id="152" w:author="Palacherla, Susmitha C" w:date="2022-07-22T13:23:00Z">
        <w:r w:rsidR="00810310" w:rsidDel="000D634F">
          <w:rPr>
            <w:rFonts w:ascii="Times New Roman" w:hAnsi="Times New Roman"/>
          </w:rPr>
          <w:delText>F3420-ECLDBT01</w:delText>
        </w:r>
        <w:r w:rsidR="00810310" w:rsidRPr="00257251" w:rsidDel="000D634F">
          <w:rPr>
            <w:rFonts w:ascii="Times New Roman" w:hAnsi="Times New Roman"/>
          </w:rPr>
          <w:delText xml:space="preserve"> </w:delText>
        </w:r>
        <w:r w:rsidRPr="00257251" w:rsidDel="000D634F">
          <w:rPr>
            <w:rFonts w:ascii="Times New Roman" w:hAnsi="Times New Roman"/>
          </w:rPr>
          <w:delText xml:space="preserve">DB </w:delText>
        </w:r>
      </w:del>
      <w:r w:rsidRPr="00257251">
        <w:rPr>
          <w:rFonts w:ascii="Times New Roman" w:hAnsi="Times New Roman"/>
        </w:rPr>
        <w:t>– eCoachingtest</w:t>
      </w:r>
      <w:ins w:id="153" w:author="Palacherla, Susmitha C" w:date="2022-07-22T13:23:00Z">
        <w:r w:rsidR="000D634F">
          <w:rPr>
            <w:rFonts w:ascii="Times New Roman" w:hAnsi="Times New Roman"/>
          </w:rPr>
          <w:t>/eCoachinguat</w:t>
        </w:r>
      </w:ins>
    </w:p>
    <w:p w14:paraId="6469306F" w14:textId="409B75B4"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 - </w:t>
      </w:r>
      <w:r w:rsidR="00C26573">
        <w:rPr>
          <w:rFonts w:ascii="Times New Roman" w:hAnsi="Times New Roman"/>
        </w:rPr>
        <w:t>UVAAPADSQL50CCO</w:t>
      </w:r>
      <w:r w:rsidR="00810310" w:rsidRPr="00257251">
        <w:rPr>
          <w:rFonts w:ascii="Times New Roman" w:hAnsi="Times New Roman"/>
        </w:rPr>
        <w:t xml:space="preserve"> </w:t>
      </w:r>
      <w:r w:rsidRPr="00257251">
        <w:rPr>
          <w:rFonts w:ascii="Times New Roman" w:hAnsi="Times New Roman"/>
        </w:rPr>
        <w:t>– eCoaching</w:t>
      </w:r>
    </w:p>
    <w:p w14:paraId="3273F442" w14:textId="77777777" w:rsidR="00E654C3" w:rsidRPr="00257251" w:rsidRDefault="00E654C3" w:rsidP="00E654C3">
      <w:pPr>
        <w:widowControl w:val="0"/>
        <w:autoSpaceDE w:val="0"/>
        <w:autoSpaceDN w:val="0"/>
        <w:adjustRightInd w:val="0"/>
        <w:spacing w:after="0" w:line="240" w:lineRule="auto"/>
        <w:rPr>
          <w:rFonts w:ascii="Times New Roman" w:hAnsi="Times New Roman"/>
        </w:rPr>
      </w:pPr>
    </w:p>
    <w:p w14:paraId="256E4AF7" w14:textId="77777777" w:rsidR="00E654C3" w:rsidRPr="00257251" w:rsidRDefault="00E654C3" w:rsidP="00E654C3">
      <w:pPr>
        <w:widowControl w:val="0"/>
        <w:autoSpaceDE w:val="0"/>
        <w:autoSpaceDN w:val="0"/>
        <w:adjustRightInd w:val="0"/>
        <w:spacing w:after="0" w:line="240" w:lineRule="auto"/>
        <w:rPr>
          <w:rFonts w:ascii="Times New Roman" w:hAnsi="Times New Roman"/>
        </w:rPr>
      </w:pPr>
    </w:p>
    <w:p w14:paraId="133EA80C" w14:textId="77777777" w:rsidR="00E654C3" w:rsidRPr="00257251" w:rsidRDefault="00E654C3" w:rsidP="00E654C3">
      <w:pPr>
        <w:widowControl w:val="0"/>
        <w:autoSpaceDE w:val="0"/>
        <w:autoSpaceDN w:val="0"/>
        <w:adjustRightInd w:val="0"/>
        <w:spacing w:after="0" w:line="240" w:lineRule="auto"/>
        <w:rPr>
          <w:rFonts w:ascii="Times New Roman" w:hAnsi="Times New Roman"/>
        </w:rPr>
      </w:pPr>
    </w:p>
    <w:p w14:paraId="65C17E51" w14:textId="77777777" w:rsidR="00E654C3" w:rsidRPr="00257251" w:rsidRDefault="00E654C3" w:rsidP="007E09F1">
      <w:pPr>
        <w:pStyle w:val="ListParagraph"/>
        <w:widowControl w:val="0"/>
        <w:numPr>
          <w:ilvl w:val="4"/>
          <w:numId w:val="7"/>
        </w:numPr>
        <w:autoSpaceDE w:val="0"/>
        <w:autoSpaceDN w:val="0"/>
        <w:adjustRightInd w:val="0"/>
        <w:spacing w:after="0" w:line="240" w:lineRule="auto"/>
        <w:rPr>
          <w:rFonts w:ascii="Times New Roman" w:hAnsi="Times New Roman"/>
        </w:rPr>
      </w:pPr>
      <w:r w:rsidRPr="00257251">
        <w:rPr>
          <w:rFonts w:ascii="Times New Roman" w:hAnsi="Times New Roman"/>
        </w:rPr>
        <w:t>EmpFile</w:t>
      </w:r>
    </w:p>
    <w:p w14:paraId="4B17DED7" w14:textId="2EED77A1" w:rsidR="00E654C3" w:rsidRPr="00F9414B" w:rsidRDefault="00C26573" w:rsidP="007313F2">
      <w:pPr>
        <w:pStyle w:val="ListParagraph"/>
        <w:widowControl w:val="0"/>
        <w:numPr>
          <w:ilvl w:val="0"/>
          <w:numId w:val="8"/>
        </w:numPr>
        <w:autoSpaceDE w:val="0"/>
        <w:autoSpaceDN w:val="0"/>
        <w:adjustRightInd w:val="0"/>
        <w:spacing w:after="0" w:line="240" w:lineRule="auto"/>
        <w:rPr>
          <w:rStyle w:val="Hyperlink"/>
        </w:rPr>
      </w:pPr>
      <w:r>
        <w:rPr>
          <w:rStyle w:val="Hyperlink"/>
        </w:rPr>
        <w:t>\\</w:t>
      </w:r>
      <w:ins w:id="154" w:author="Palacherla, Susmitha C" w:date="2022-07-22T13:24:00Z">
        <w:r w:rsidR="000D634F" w:rsidRPr="000D634F">
          <w:rPr>
            <w:rStyle w:val="Hyperlink"/>
          </w:rPr>
          <w:t>&lt;servername&gt;</w:t>
        </w:r>
      </w:ins>
      <w:del w:id="155" w:author="Palacherla, Susmitha C" w:date="2022-07-22T13:24:00Z">
        <w:r w:rsidDel="000D634F">
          <w:rPr>
            <w:rStyle w:val="Hyperlink"/>
          </w:rPr>
          <w:delText>UVAAPADSQL50CCO</w:delText>
        </w:r>
      </w:del>
      <w:r>
        <w:rPr>
          <w:rStyle w:val="Hyperlink"/>
        </w:rPr>
        <w:t>\data\coaching</w:t>
      </w:r>
      <w:r w:rsidR="007313F2" w:rsidRPr="00F9414B">
        <w:rPr>
          <w:rStyle w:val="Hyperlink"/>
        </w:rPr>
        <w:t>\HRInfo\Decrypt_Out</w:t>
      </w:r>
      <w:r w:rsidR="007313F2" w:rsidRPr="00F9414B" w:rsidDel="007313F2">
        <w:rPr>
          <w:rStyle w:val="Hyperlink"/>
        </w:rPr>
        <w:t xml:space="preserve"> </w:t>
      </w:r>
      <w:r w:rsidR="00E654C3" w:rsidRPr="00F9414B">
        <w:rPr>
          <w:rStyle w:val="Hyperlink"/>
        </w:rPr>
        <w:t xml:space="preserve">\Employee_Information_WithProgram.csv </w:t>
      </w:r>
    </w:p>
    <w:p w14:paraId="6DCCA9C8" w14:textId="77777777" w:rsidR="00E566F9" w:rsidRPr="00257251" w:rsidRDefault="00E566F9"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Expression: @[User::WFMFileDir]+"Employee_Information_WithProgram.csv"</w:t>
      </w:r>
    </w:p>
    <w:p w14:paraId="5F9A4907" w14:textId="77777777" w:rsidR="00E654C3" w:rsidRPr="00257251" w:rsidRDefault="00E654C3" w:rsidP="00E654C3">
      <w:pPr>
        <w:widowControl w:val="0"/>
        <w:autoSpaceDE w:val="0"/>
        <w:autoSpaceDN w:val="0"/>
        <w:adjustRightInd w:val="0"/>
        <w:spacing w:after="0" w:line="240" w:lineRule="auto"/>
        <w:rPr>
          <w:rFonts w:ascii="Times New Roman" w:hAnsi="Times New Roman"/>
        </w:rPr>
      </w:pPr>
    </w:p>
    <w:p w14:paraId="3CF0769F" w14:textId="77777777" w:rsidR="00E654C3" w:rsidRPr="00257251" w:rsidRDefault="00E654C3" w:rsidP="00E654C3">
      <w:pPr>
        <w:widowControl w:val="0"/>
        <w:autoSpaceDE w:val="0"/>
        <w:autoSpaceDN w:val="0"/>
        <w:adjustRightInd w:val="0"/>
        <w:spacing w:after="0" w:line="240" w:lineRule="auto"/>
        <w:rPr>
          <w:rFonts w:ascii="Times New Roman" w:hAnsi="Times New Roman"/>
        </w:rPr>
      </w:pPr>
    </w:p>
    <w:p w14:paraId="70038CDF" w14:textId="77777777" w:rsidR="00E654C3" w:rsidRPr="00257251" w:rsidRDefault="00272744">
      <w:pPr>
        <w:pStyle w:val="ListParagraph"/>
        <w:widowControl w:val="0"/>
        <w:numPr>
          <w:ilvl w:val="4"/>
          <w:numId w:val="7"/>
        </w:numPr>
        <w:autoSpaceDE w:val="0"/>
        <w:autoSpaceDN w:val="0"/>
        <w:adjustRightInd w:val="0"/>
        <w:spacing w:after="0" w:line="240" w:lineRule="auto"/>
        <w:rPr>
          <w:rFonts w:ascii="Times New Roman" w:hAnsi="Times New Roman"/>
        </w:rPr>
      </w:pPr>
      <w:r>
        <w:rPr>
          <w:rFonts w:ascii="Times New Roman" w:hAnsi="Times New Roman"/>
        </w:rPr>
        <w:t>P</w:t>
      </w:r>
      <w:r w:rsidR="00E654C3" w:rsidRPr="00257251">
        <w:rPr>
          <w:rFonts w:ascii="Times New Roman" w:hAnsi="Times New Roman"/>
        </w:rPr>
        <w:t>SFile</w:t>
      </w:r>
    </w:p>
    <w:p w14:paraId="5340426B" w14:textId="6365520D" w:rsidR="007313F2" w:rsidRPr="00877B5A" w:rsidRDefault="00FA2BAD" w:rsidP="00B50252">
      <w:pPr>
        <w:pStyle w:val="ListParagraph"/>
        <w:widowControl w:val="0"/>
        <w:numPr>
          <w:ilvl w:val="0"/>
          <w:numId w:val="8"/>
        </w:numPr>
        <w:autoSpaceDE w:val="0"/>
        <w:autoSpaceDN w:val="0"/>
        <w:adjustRightInd w:val="0"/>
        <w:spacing w:after="0" w:line="240" w:lineRule="auto"/>
        <w:rPr>
          <w:rFonts w:ascii="Times New Roman" w:hAnsi="Times New Roman"/>
        </w:rPr>
      </w:pPr>
      <w:r>
        <w:fldChar w:fldCharType="begin"/>
      </w:r>
      <w:r>
        <w:instrText xml:space="preserve"> HYPERLINK "file:///\\\\f3420-ecldbp01\\data\\coaching\\HRInfo\\Decrypt_Out%20\\PS_Employee_Information_mmddyyyy.csv%20" </w:instrText>
      </w:r>
      <w:r>
        <w:fldChar w:fldCharType="separate"/>
      </w:r>
      <w:r w:rsidR="00C26573">
        <w:rPr>
          <w:rStyle w:val="Hyperlink"/>
        </w:rPr>
        <w:t>\\</w:t>
      </w:r>
      <w:ins w:id="156" w:author="Palacherla, Susmitha C" w:date="2022-07-22T13:24:00Z">
        <w:r w:rsidR="000D634F" w:rsidRPr="000D634F">
          <w:rPr>
            <w:rStyle w:val="Hyperlink"/>
          </w:rPr>
          <w:t>&lt;servername&gt;</w:t>
        </w:r>
      </w:ins>
      <w:del w:id="157" w:author="Palacherla, Susmitha C" w:date="2022-07-22T13:24:00Z">
        <w:r w:rsidR="00C26573" w:rsidDel="000D634F">
          <w:rPr>
            <w:rStyle w:val="Hyperlink"/>
          </w:rPr>
          <w:delText>UVAAPADSQL50CCO</w:delText>
        </w:r>
      </w:del>
      <w:r w:rsidR="00C26573">
        <w:rPr>
          <w:rStyle w:val="Hyperlink"/>
        </w:rPr>
        <w:t>\data\coaching</w:t>
      </w:r>
      <w:r w:rsidR="00877B5A" w:rsidRPr="00D463B5">
        <w:rPr>
          <w:rStyle w:val="Hyperlink"/>
        </w:rPr>
        <w:t>\HRInfo\Decrypt_Out</w:t>
      </w:r>
      <w:r w:rsidR="00877B5A" w:rsidRPr="00D463B5" w:rsidDel="007313F2">
        <w:rPr>
          <w:rStyle w:val="Hyperlink"/>
        </w:rPr>
        <w:t xml:space="preserve"> </w:t>
      </w:r>
      <w:r w:rsidR="00877B5A" w:rsidRPr="00D463B5">
        <w:rPr>
          <w:rStyle w:val="Hyperlink"/>
        </w:rPr>
        <w:t>\</w:t>
      </w:r>
      <w:r w:rsidR="00877B5A" w:rsidRPr="00877B5A">
        <w:rPr>
          <w:rStyle w:val="Hyperlink"/>
          <w:rFonts w:ascii="Times New Roman" w:hAnsi="Times New Roman"/>
        </w:rPr>
        <w:t xml:space="preserve">PS_Employee_Information_mmddyyyy.csv </w:t>
      </w:r>
      <w:r>
        <w:rPr>
          <w:rStyle w:val="Hyperlink"/>
          <w:rFonts w:ascii="Times New Roman" w:hAnsi="Times New Roman"/>
        </w:rPr>
        <w:fldChar w:fldCharType="end"/>
      </w:r>
      <w:r w:rsidR="007313F2" w:rsidRPr="007313F2">
        <w:t xml:space="preserve"> </w:t>
      </w:r>
    </w:p>
    <w:p w14:paraId="6340E301" w14:textId="77777777"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Expression: @[User::</w:t>
      </w:r>
      <w:r w:rsidR="007F2D9D" w:rsidRPr="007F2D9D">
        <w:rPr>
          <w:rFonts w:ascii="Times New Roman" w:hAnsi="Times New Roman"/>
          <w:sz w:val="20"/>
          <w:szCs w:val="20"/>
        </w:rPr>
        <w:t xml:space="preserve"> </w:t>
      </w:r>
      <w:r w:rsidR="007F2D9D">
        <w:rPr>
          <w:rFonts w:ascii="Times New Roman" w:hAnsi="Times New Roman"/>
          <w:sz w:val="20"/>
          <w:szCs w:val="20"/>
        </w:rPr>
        <w:t>Decrypt_Out</w:t>
      </w:r>
      <w:r w:rsidRPr="00257251">
        <w:rPr>
          <w:rFonts w:ascii="Times New Roman" w:hAnsi="Times New Roman"/>
        </w:rPr>
        <w:t xml:space="preserve">] + "PS_Employee_Information_" + </w:t>
      </w:r>
    </w:p>
    <w:p w14:paraId="4B5178ED" w14:textId="77777777" w:rsidR="00E654C3" w:rsidRPr="00257251" w:rsidRDefault="00E654C3" w:rsidP="00E654C3">
      <w:pPr>
        <w:widowControl w:val="0"/>
        <w:autoSpaceDE w:val="0"/>
        <w:autoSpaceDN w:val="0"/>
        <w:adjustRightInd w:val="0"/>
        <w:spacing w:after="0" w:line="240" w:lineRule="auto"/>
        <w:ind w:left="1800"/>
        <w:rPr>
          <w:rFonts w:ascii="Times New Roman" w:hAnsi="Times New Roman"/>
          <w:noProof/>
        </w:rPr>
      </w:pPr>
      <w:r w:rsidRPr="00257251">
        <w:rPr>
          <w:rFonts w:ascii="Times New Roman" w:hAnsi="Times New Roman"/>
          <w:noProof/>
        </w:rPr>
        <w:t>Right("0" + (DT_STR,4,1252) DatePart("m",getdate()),2) +</w:t>
      </w:r>
    </w:p>
    <w:p w14:paraId="0F98F497" w14:textId="77777777" w:rsidR="00E654C3" w:rsidRPr="00257251" w:rsidRDefault="00E654C3" w:rsidP="00E654C3">
      <w:pPr>
        <w:widowControl w:val="0"/>
        <w:autoSpaceDE w:val="0"/>
        <w:autoSpaceDN w:val="0"/>
        <w:adjustRightInd w:val="0"/>
        <w:spacing w:after="0" w:line="240" w:lineRule="auto"/>
        <w:ind w:left="1800"/>
        <w:rPr>
          <w:rFonts w:ascii="Times New Roman" w:hAnsi="Times New Roman"/>
          <w:noProof/>
        </w:rPr>
      </w:pPr>
      <w:r w:rsidRPr="00257251">
        <w:rPr>
          <w:rFonts w:ascii="Times New Roman" w:hAnsi="Times New Roman"/>
          <w:noProof/>
        </w:rPr>
        <w:t xml:space="preserve">Right("0" + (DT_STR,4,1252) DatePart("d",getdate()),2) + </w:t>
      </w:r>
    </w:p>
    <w:p w14:paraId="79EC0C2F" w14:textId="77777777" w:rsidR="00E654C3" w:rsidRDefault="00E654C3" w:rsidP="00E654C3">
      <w:pPr>
        <w:widowControl w:val="0"/>
        <w:autoSpaceDE w:val="0"/>
        <w:autoSpaceDN w:val="0"/>
        <w:adjustRightInd w:val="0"/>
        <w:spacing w:after="0" w:line="240" w:lineRule="auto"/>
        <w:ind w:left="1800"/>
        <w:rPr>
          <w:rFonts w:ascii="Times New Roman" w:hAnsi="Times New Roman"/>
          <w:noProof/>
        </w:rPr>
      </w:pPr>
      <w:r w:rsidRPr="00257251">
        <w:rPr>
          <w:rFonts w:ascii="Times New Roman" w:hAnsi="Times New Roman"/>
          <w:noProof/>
        </w:rPr>
        <w:t>(DT_STR,4,1252) DatePart("yyyy",getdate())  + ".csv"</w:t>
      </w:r>
    </w:p>
    <w:p w14:paraId="6F9C6447" w14:textId="77777777" w:rsidR="007E09F1" w:rsidRPr="00257251" w:rsidRDefault="007E09F1" w:rsidP="00E654C3">
      <w:pPr>
        <w:widowControl w:val="0"/>
        <w:autoSpaceDE w:val="0"/>
        <w:autoSpaceDN w:val="0"/>
        <w:adjustRightInd w:val="0"/>
        <w:spacing w:after="0" w:line="240" w:lineRule="auto"/>
        <w:ind w:left="1800"/>
        <w:rPr>
          <w:rFonts w:ascii="Times New Roman" w:hAnsi="Times New Roman"/>
          <w:noProof/>
        </w:rPr>
      </w:pPr>
    </w:p>
    <w:p w14:paraId="5DBFE5B6" w14:textId="77777777" w:rsidR="001022D0" w:rsidRPr="00257251" w:rsidRDefault="001022D0" w:rsidP="007E09F1">
      <w:pPr>
        <w:pStyle w:val="ListParagraph"/>
        <w:widowControl w:val="0"/>
        <w:numPr>
          <w:ilvl w:val="4"/>
          <w:numId w:val="7"/>
        </w:numPr>
        <w:autoSpaceDE w:val="0"/>
        <w:autoSpaceDN w:val="0"/>
        <w:adjustRightInd w:val="0"/>
        <w:spacing w:after="0" w:line="240" w:lineRule="auto"/>
        <w:rPr>
          <w:rFonts w:ascii="Times New Roman" w:hAnsi="Times New Roman"/>
        </w:rPr>
      </w:pPr>
      <w:r w:rsidRPr="00257251">
        <w:rPr>
          <w:rFonts w:ascii="Times New Roman" w:hAnsi="Times New Roman"/>
        </w:rPr>
        <w:t>HRFile</w:t>
      </w:r>
    </w:p>
    <w:p w14:paraId="25DC62F1" w14:textId="2D3FE62B" w:rsidR="001022D0" w:rsidRPr="00257251" w:rsidRDefault="00FA2BAD" w:rsidP="007313F2">
      <w:pPr>
        <w:pStyle w:val="ListParagraph"/>
        <w:widowControl w:val="0"/>
        <w:numPr>
          <w:ilvl w:val="0"/>
          <w:numId w:val="8"/>
        </w:numPr>
        <w:autoSpaceDE w:val="0"/>
        <w:autoSpaceDN w:val="0"/>
        <w:adjustRightInd w:val="0"/>
        <w:spacing w:after="0" w:line="240" w:lineRule="auto"/>
        <w:rPr>
          <w:rFonts w:ascii="Times New Roman" w:hAnsi="Times New Roman"/>
        </w:rPr>
      </w:pPr>
      <w:r>
        <w:fldChar w:fldCharType="begin"/>
      </w:r>
      <w:r>
        <w:instrText xml:space="preserve"> HYPERLINK "file:///\\\\f3420-ecldbp01\\data\\coaching\\HRInfo\\Decrypt_Out%20\\HR_Employee_Information.csv" </w:instrText>
      </w:r>
      <w:r>
        <w:fldChar w:fldCharType="separate"/>
      </w:r>
      <w:r w:rsidR="00C26573">
        <w:rPr>
          <w:rStyle w:val="Hyperlink"/>
          <w:rFonts w:ascii="Times New Roman" w:hAnsi="Times New Roman"/>
        </w:rPr>
        <w:t>\\</w:t>
      </w:r>
      <w:ins w:id="158" w:author="Palacherla, Susmitha C" w:date="2022-07-22T13:24:00Z">
        <w:r w:rsidR="000D634F" w:rsidRPr="000D634F">
          <w:rPr>
            <w:rStyle w:val="Hyperlink"/>
            <w:rFonts w:ascii="Times New Roman" w:hAnsi="Times New Roman"/>
          </w:rPr>
          <w:t>&lt;servername&gt;</w:t>
        </w:r>
      </w:ins>
      <w:del w:id="159" w:author="Palacherla, Susmitha C" w:date="2022-07-22T13:24:00Z">
        <w:r w:rsidR="00C26573" w:rsidDel="000D634F">
          <w:rPr>
            <w:rStyle w:val="Hyperlink"/>
            <w:rFonts w:ascii="Times New Roman" w:hAnsi="Times New Roman"/>
          </w:rPr>
          <w:delText>UVAAPADSQL50CCO</w:delText>
        </w:r>
      </w:del>
      <w:r w:rsidR="00C26573">
        <w:rPr>
          <w:rStyle w:val="Hyperlink"/>
          <w:rFonts w:ascii="Times New Roman" w:hAnsi="Times New Roman"/>
        </w:rPr>
        <w:t>\data\coaching</w:t>
      </w:r>
      <w:r w:rsidR="007313F2" w:rsidRPr="00D463B5">
        <w:rPr>
          <w:rStyle w:val="Hyperlink"/>
          <w:rFonts w:ascii="Times New Roman" w:hAnsi="Times New Roman"/>
        </w:rPr>
        <w:t>\HRInfo\Decrypt_Out</w:t>
      </w:r>
      <w:r w:rsidR="007313F2" w:rsidRPr="00D463B5" w:rsidDel="007313F2">
        <w:rPr>
          <w:rStyle w:val="Hyperlink"/>
          <w:rFonts w:ascii="Times New Roman" w:hAnsi="Times New Roman"/>
        </w:rPr>
        <w:t xml:space="preserve"> </w:t>
      </w:r>
      <w:r w:rsidR="007313F2" w:rsidRPr="00D463B5">
        <w:rPr>
          <w:rStyle w:val="Hyperlink"/>
          <w:rFonts w:ascii="Times New Roman" w:hAnsi="Times New Roman"/>
        </w:rPr>
        <w:t>\HR_Employee_Information.csv</w:t>
      </w:r>
      <w:r>
        <w:rPr>
          <w:rStyle w:val="Hyperlink"/>
          <w:rFonts w:ascii="Times New Roman" w:hAnsi="Times New Roman"/>
        </w:rPr>
        <w:fldChar w:fldCharType="end"/>
      </w:r>
    </w:p>
    <w:p w14:paraId="12CC79A4" w14:textId="77777777" w:rsidR="000E56D1" w:rsidRPr="00257251" w:rsidRDefault="001022D0" w:rsidP="007E09F1">
      <w:pPr>
        <w:pStyle w:val="ListParagraph"/>
        <w:widowControl w:val="0"/>
        <w:numPr>
          <w:ilvl w:val="0"/>
          <w:numId w:val="8"/>
        </w:numPr>
        <w:autoSpaceDE w:val="0"/>
        <w:autoSpaceDN w:val="0"/>
        <w:adjustRightInd w:val="0"/>
        <w:spacing w:after="0" w:line="240" w:lineRule="auto"/>
        <w:rPr>
          <w:rFonts w:ascii="Times New Roman" w:hAnsi="Times New Roman"/>
          <w:sz w:val="24"/>
          <w:szCs w:val="24"/>
        </w:rPr>
      </w:pPr>
      <w:r w:rsidRPr="00257251">
        <w:rPr>
          <w:rFonts w:ascii="Times New Roman" w:hAnsi="Times New Roman"/>
        </w:rPr>
        <w:t>Expression: @[User::FileDir] + "HR_Employee_Information.csv"</w:t>
      </w:r>
    </w:p>
    <w:p w14:paraId="496343FF" w14:textId="77777777" w:rsidR="000E56D1" w:rsidRPr="00257251" w:rsidRDefault="000E56D1" w:rsidP="009F2A51">
      <w:pPr>
        <w:widowControl w:val="0"/>
        <w:autoSpaceDE w:val="0"/>
        <w:autoSpaceDN w:val="0"/>
        <w:adjustRightInd w:val="0"/>
        <w:spacing w:after="0" w:line="240" w:lineRule="auto"/>
        <w:rPr>
          <w:rFonts w:ascii="Times New Roman" w:hAnsi="Times New Roman"/>
          <w:sz w:val="24"/>
          <w:szCs w:val="24"/>
        </w:rPr>
      </w:pPr>
    </w:p>
    <w:p w14:paraId="10777B8E" w14:textId="4E9418C1" w:rsidR="000D634F" w:rsidRPr="00257251" w:rsidRDefault="000D634F" w:rsidP="000D634F">
      <w:pPr>
        <w:pStyle w:val="ListParagraph"/>
        <w:widowControl w:val="0"/>
        <w:numPr>
          <w:ilvl w:val="4"/>
          <w:numId w:val="7"/>
        </w:numPr>
        <w:autoSpaceDE w:val="0"/>
        <w:autoSpaceDN w:val="0"/>
        <w:adjustRightInd w:val="0"/>
        <w:spacing w:after="0" w:line="240" w:lineRule="auto"/>
        <w:rPr>
          <w:ins w:id="160" w:author="Palacherla, Susmitha C" w:date="2022-07-22T13:24:00Z"/>
          <w:rFonts w:ascii="Times New Roman" w:hAnsi="Times New Roman"/>
        </w:rPr>
      </w:pPr>
      <w:ins w:id="161" w:author="Palacherla, Susmitha C" w:date="2022-07-22T13:24:00Z">
        <w:r>
          <w:rPr>
            <w:rFonts w:ascii="Times New Roman" w:hAnsi="Times New Roman"/>
          </w:rPr>
          <w:t>ELS</w:t>
        </w:r>
        <w:r w:rsidRPr="00257251">
          <w:rPr>
            <w:rFonts w:ascii="Times New Roman" w:hAnsi="Times New Roman"/>
          </w:rPr>
          <w:t>File</w:t>
        </w:r>
      </w:ins>
    </w:p>
    <w:p w14:paraId="52CBB407" w14:textId="4A0C3B92" w:rsidR="000D634F" w:rsidRPr="00257251" w:rsidRDefault="000D634F" w:rsidP="000D634F">
      <w:pPr>
        <w:pStyle w:val="ListParagraph"/>
        <w:widowControl w:val="0"/>
        <w:numPr>
          <w:ilvl w:val="0"/>
          <w:numId w:val="8"/>
        </w:numPr>
        <w:autoSpaceDE w:val="0"/>
        <w:autoSpaceDN w:val="0"/>
        <w:adjustRightInd w:val="0"/>
        <w:spacing w:after="0" w:line="240" w:lineRule="auto"/>
        <w:rPr>
          <w:ins w:id="162" w:author="Palacherla, Susmitha C" w:date="2022-07-22T13:24:00Z"/>
          <w:rFonts w:ascii="Times New Roman" w:hAnsi="Times New Roman"/>
        </w:rPr>
      </w:pPr>
      <w:ins w:id="163" w:author="Palacherla, Susmitha C" w:date="2022-07-22T13:25:00Z">
        <w:r>
          <w:rPr>
            <w:rFonts w:ascii="Times New Roman" w:hAnsi="Times New Roman"/>
          </w:rPr>
          <w:fldChar w:fldCharType="begin"/>
        </w:r>
        <w:r>
          <w:rPr>
            <w:rFonts w:ascii="Times New Roman" w:hAnsi="Times New Roman"/>
          </w:rPr>
          <w:instrText xml:space="preserve"> HYPERLINK "</w:instrText>
        </w:r>
        <w:r w:rsidRPr="000D634F">
          <w:rPr>
            <w:rFonts w:ascii="Times New Roman" w:hAnsi="Times New Roman"/>
            <w:rPrChange w:id="164" w:author="Palacherla, Susmitha C" w:date="2022-07-22T13:25:00Z">
              <w:rPr>
                <w:rFonts w:ascii="Times New Roman" w:hAnsi="Times New Roman"/>
              </w:rPr>
            </w:rPrChange>
          </w:rPr>
          <w:instrText>\</w:instrText>
        </w:r>
      </w:ins>
      <w:ins w:id="165" w:author="Palacherla, Susmitha C" w:date="2022-07-22T13:24:00Z">
        <w:r w:rsidRPr="000D634F">
          <w:rPr>
            <w:rFonts w:ascii="Times New Roman" w:hAnsi="Times New Roman"/>
            <w:rPrChange w:id="166" w:author="Palacherla, Susmitha C" w:date="2022-07-22T13:25:00Z">
              <w:rPr>
                <w:rStyle w:val="Hyperlink"/>
                <w:rFonts w:ascii="Times New Roman" w:hAnsi="Times New Roman"/>
              </w:rPr>
            </w:rPrChange>
          </w:rPr>
          <w:instrText>\</w:instrText>
        </w:r>
      </w:ins>
      <w:ins w:id="167" w:author="Palacherla, Susmitha C" w:date="2022-07-22T13:25:00Z">
        <w:r w:rsidRPr="000D634F">
          <w:rPr>
            <w:rFonts w:ascii="Times New Roman" w:hAnsi="Times New Roman"/>
            <w:rPrChange w:id="168" w:author="Palacherla, Susmitha C" w:date="2022-07-22T13:25:00Z">
              <w:rPr>
                <w:rFonts w:ascii="Times New Roman" w:hAnsi="Times New Roman"/>
              </w:rPr>
            </w:rPrChange>
          </w:rPr>
          <w:instrText>\</w:instrText>
        </w:r>
      </w:ins>
      <w:ins w:id="169" w:author="Palacherla, Susmitha C" w:date="2022-07-22T13:24:00Z">
        <w:r w:rsidRPr="000D634F">
          <w:rPr>
            <w:rFonts w:ascii="Times New Roman" w:hAnsi="Times New Roman"/>
            <w:rPrChange w:id="170" w:author="Palacherla, Susmitha C" w:date="2022-07-22T13:25:00Z">
              <w:rPr>
                <w:rStyle w:val="Hyperlink"/>
                <w:rFonts w:ascii="Times New Roman" w:hAnsi="Times New Roman"/>
              </w:rPr>
            </w:rPrChange>
          </w:rPr>
          <w:instrText>\</w:instrText>
        </w:r>
      </w:ins>
      <w:ins w:id="171" w:author="Palacherla, Susmitha C" w:date="2022-07-22T13:25:00Z">
        <w:r w:rsidRPr="000D634F">
          <w:rPr>
            <w:rFonts w:ascii="Times New Roman" w:hAnsi="Times New Roman"/>
            <w:rPrChange w:id="172" w:author="Palacherla, Susmitha C" w:date="2022-07-22T13:25:00Z">
              <w:rPr>
                <w:rStyle w:val="Hyperlink"/>
                <w:rFonts w:ascii="Times New Roman" w:hAnsi="Times New Roman"/>
              </w:rPr>
            </w:rPrChange>
          </w:rPr>
          <w:instrText>&lt;servername&gt;</w:instrText>
        </w:r>
        <w:r w:rsidRPr="000D634F">
          <w:rPr>
            <w:rFonts w:ascii="Times New Roman" w:hAnsi="Times New Roman"/>
            <w:rPrChange w:id="173" w:author="Palacherla, Susmitha C" w:date="2022-07-22T13:25:00Z">
              <w:rPr>
                <w:rFonts w:ascii="Times New Roman" w:hAnsi="Times New Roman"/>
              </w:rPr>
            </w:rPrChange>
          </w:rPr>
          <w:instrText>\</w:instrText>
        </w:r>
      </w:ins>
      <w:ins w:id="174" w:author="Palacherla, Susmitha C" w:date="2022-07-22T13:24:00Z">
        <w:r w:rsidRPr="000D634F">
          <w:rPr>
            <w:rFonts w:ascii="Times New Roman" w:hAnsi="Times New Roman"/>
            <w:rPrChange w:id="175" w:author="Palacherla, Susmitha C" w:date="2022-07-22T13:25:00Z">
              <w:rPr>
                <w:rStyle w:val="Hyperlink"/>
                <w:rFonts w:ascii="Times New Roman" w:hAnsi="Times New Roman"/>
              </w:rPr>
            </w:rPrChange>
          </w:rPr>
          <w:instrText>\data</w:instrText>
        </w:r>
      </w:ins>
      <w:ins w:id="176" w:author="Palacherla, Susmitha C" w:date="2022-07-22T13:25:00Z">
        <w:r w:rsidRPr="000D634F">
          <w:rPr>
            <w:rFonts w:ascii="Times New Roman" w:hAnsi="Times New Roman"/>
            <w:rPrChange w:id="177" w:author="Palacherla, Susmitha C" w:date="2022-07-22T13:25:00Z">
              <w:rPr>
                <w:rFonts w:ascii="Times New Roman" w:hAnsi="Times New Roman"/>
              </w:rPr>
            </w:rPrChange>
          </w:rPr>
          <w:instrText>\</w:instrText>
        </w:r>
      </w:ins>
      <w:ins w:id="178" w:author="Palacherla, Susmitha C" w:date="2022-07-22T13:24:00Z">
        <w:r w:rsidRPr="000D634F">
          <w:rPr>
            <w:rFonts w:ascii="Times New Roman" w:hAnsi="Times New Roman"/>
            <w:rPrChange w:id="179" w:author="Palacherla, Susmitha C" w:date="2022-07-22T13:25:00Z">
              <w:rPr>
                <w:rStyle w:val="Hyperlink"/>
                <w:rFonts w:ascii="Times New Roman" w:hAnsi="Times New Roman"/>
              </w:rPr>
            </w:rPrChange>
          </w:rPr>
          <w:instrText>\coaching</w:instrText>
        </w:r>
      </w:ins>
      <w:ins w:id="180" w:author="Palacherla, Susmitha C" w:date="2022-07-22T13:25:00Z">
        <w:r w:rsidRPr="000D634F">
          <w:rPr>
            <w:rFonts w:ascii="Times New Roman" w:hAnsi="Times New Roman"/>
            <w:rPrChange w:id="181" w:author="Palacherla, Susmitha C" w:date="2022-07-22T13:25:00Z">
              <w:rPr>
                <w:rFonts w:ascii="Times New Roman" w:hAnsi="Times New Roman"/>
              </w:rPr>
            </w:rPrChange>
          </w:rPr>
          <w:instrText>\</w:instrText>
        </w:r>
      </w:ins>
      <w:ins w:id="182" w:author="Palacherla, Susmitha C" w:date="2022-07-22T13:24:00Z">
        <w:r w:rsidRPr="000D634F">
          <w:rPr>
            <w:rFonts w:ascii="Times New Roman" w:hAnsi="Times New Roman"/>
            <w:rPrChange w:id="183" w:author="Palacherla, Susmitha C" w:date="2022-07-22T13:25:00Z">
              <w:rPr>
                <w:rStyle w:val="Hyperlink"/>
                <w:rFonts w:ascii="Times New Roman" w:hAnsi="Times New Roman"/>
              </w:rPr>
            </w:rPrChange>
          </w:rPr>
          <w:instrText>\HRInfo</w:instrText>
        </w:r>
      </w:ins>
      <w:ins w:id="184" w:author="Palacherla, Susmitha C" w:date="2022-07-22T13:25:00Z">
        <w:r w:rsidRPr="000D634F">
          <w:rPr>
            <w:rFonts w:ascii="Times New Roman" w:hAnsi="Times New Roman"/>
            <w:rPrChange w:id="185" w:author="Palacherla, Susmitha C" w:date="2022-07-22T13:25:00Z">
              <w:rPr>
                <w:rFonts w:ascii="Times New Roman" w:hAnsi="Times New Roman"/>
              </w:rPr>
            </w:rPrChange>
          </w:rPr>
          <w:instrText>\</w:instrText>
        </w:r>
      </w:ins>
      <w:ins w:id="186" w:author="Palacherla, Susmitha C" w:date="2022-07-22T13:24:00Z">
        <w:r w:rsidRPr="000D634F">
          <w:rPr>
            <w:rFonts w:ascii="Times New Roman" w:hAnsi="Times New Roman"/>
            <w:rPrChange w:id="187" w:author="Palacherla, Susmitha C" w:date="2022-07-22T13:25:00Z">
              <w:rPr>
                <w:rStyle w:val="Hyperlink"/>
                <w:rFonts w:ascii="Times New Roman" w:hAnsi="Times New Roman"/>
              </w:rPr>
            </w:rPrChange>
          </w:rPr>
          <w:instrText>\Decrypt_Out</w:instrText>
        </w:r>
        <w:r w:rsidRPr="000D634F" w:rsidDel="007313F2">
          <w:rPr>
            <w:rFonts w:ascii="Times New Roman" w:hAnsi="Times New Roman"/>
            <w:rPrChange w:id="188" w:author="Palacherla, Susmitha C" w:date="2022-07-22T13:25:00Z">
              <w:rPr>
                <w:rStyle w:val="Hyperlink"/>
                <w:rFonts w:ascii="Times New Roman" w:hAnsi="Times New Roman"/>
              </w:rPr>
            </w:rPrChange>
          </w:rPr>
          <w:instrText xml:space="preserve"> </w:instrText>
        </w:r>
      </w:ins>
      <w:ins w:id="189" w:author="Palacherla, Susmitha C" w:date="2022-07-22T13:25:00Z">
        <w:r w:rsidRPr="000D634F">
          <w:rPr>
            <w:rFonts w:ascii="Times New Roman" w:hAnsi="Times New Roman"/>
            <w:rPrChange w:id="190" w:author="Palacherla, Susmitha C" w:date="2022-07-22T13:25:00Z">
              <w:rPr>
                <w:rFonts w:ascii="Times New Roman" w:hAnsi="Times New Roman"/>
              </w:rPr>
            </w:rPrChange>
          </w:rPr>
          <w:instrText>\</w:instrText>
        </w:r>
      </w:ins>
      <w:ins w:id="191" w:author="Palacherla, Susmitha C" w:date="2022-07-22T13:24:00Z">
        <w:r w:rsidRPr="000D634F">
          <w:rPr>
            <w:rFonts w:ascii="Times New Roman" w:hAnsi="Times New Roman"/>
            <w:rPrChange w:id="192" w:author="Palacherla, Susmitha C" w:date="2022-07-22T13:25:00Z">
              <w:rPr>
                <w:rStyle w:val="Hyperlink"/>
                <w:rFonts w:ascii="Times New Roman" w:hAnsi="Times New Roman"/>
              </w:rPr>
            </w:rPrChange>
          </w:rPr>
          <w:instrText>\</w:instrText>
        </w:r>
      </w:ins>
      <w:ins w:id="193" w:author="Palacherla, Susmitha C" w:date="2022-07-22T13:25:00Z">
        <w:r w:rsidRPr="000D634F">
          <w:rPr>
            <w:rFonts w:ascii="Times New Roman" w:hAnsi="Times New Roman"/>
            <w:rPrChange w:id="194" w:author="Palacherla, Susmitha C" w:date="2022-07-22T13:25:00Z">
              <w:rPr>
                <w:rStyle w:val="Hyperlink"/>
                <w:rFonts w:ascii="Times New Roman" w:hAnsi="Times New Roman"/>
              </w:rPr>
            </w:rPrChange>
          </w:rPr>
          <w:instrText>ELS</w:instrText>
        </w:r>
      </w:ins>
      <w:ins w:id="195" w:author="Palacherla, Susmitha C" w:date="2022-07-22T13:24:00Z">
        <w:r w:rsidRPr="000D634F">
          <w:rPr>
            <w:rFonts w:ascii="Times New Roman" w:hAnsi="Times New Roman"/>
            <w:rPrChange w:id="196" w:author="Palacherla, Susmitha C" w:date="2022-07-22T13:25:00Z">
              <w:rPr>
                <w:rStyle w:val="Hyperlink"/>
                <w:rFonts w:ascii="Times New Roman" w:hAnsi="Times New Roman"/>
              </w:rPr>
            </w:rPrChange>
          </w:rPr>
          <w:instrText>_Employee_Information.csv</w:instrText>
        </w:r>
      </w:ins>
      <w:ins w:id="197" w:author="Palacherla, Susmitha C" w:date="2022-07-22T13:25:00Z">
        <w:r>
          <w:rPr>
            <w:rFonts w:ascii="Times New Roman" w:hAnsi="Times New Roman"/>
          </w:rPr>
          <w:instrText xml:space="preserve">" </w:instrText>
        </w:r>
        <w:r>
          <w:rPr>
            <w:rFonts w:ascii="Times New Roman" w:hAnsi="Times New Roman"/>
          </w:rPr>
          <w:fldChar w:fldCharType="separate"/>
        </w:r>
      </w:ins>
      <w:ins w:id="198" w:author="Palacherla, Susmitha C" w:date="2022-07-22T13:24:00Z">
        <w:r w:rsidRPr="002A7D26">
          <w:rPr>
            <w:rStyle w:val="Hyperlink"/>
            <w:rFonts w:ascii="Times New Roman" w:hAnsi="Times New Roman"/>
            <w:rPrChange w:id="199" w:author="Palacherla, Susmitha C" w:date="2022-07-22T13:25:00Z">
              <w:rPr>
                <w:rStyle w:val="Hyperlink"/>
                <w:rFonts w:ascii="Times New Roman" w:hAnsi="Times New Roman"/>
              </w:rPr>
            </w:rPrChange>
          </w:rPr>
          <w:t>\\</w:t>
        </w:r>
      </w:ins>
      <w:ins w:id="200" w:author="Palacherla, Susmitha C" w:date="2022-07-22T13:25:00Z">
        <w:r w:rsidRPr="002A7D26">
          <w:rPr>
            <w:rStyle w:val="Hyperlink"/>
            <w:rFonts w:ascii="Times New Roman" w:hAnsi="Times New Roman"/>
            <w:rPrChange w:id="201" w:author="Palacherla, Susmitha C" w:date="2022-07-22T13:25:00Z">
              <w:rPr>
                <w:rStyle w:val="Hyperlink"/>
                <w:rFonts w:ascii="Times New Roman" w:hAnsi="Times New Roman"/>
              </w:rPr>
            </w:rPrChange>
          </w:rPr>
          <w:t>&lt;servername&gt;</w:t>
        </w:r>
      </w:ins>
      <w:ins w:id="202" w:author="Palacherla, Susmitha C" w:date="2022-07-22T13:24:00Z">
        <w:r w:rsidRPr="002A7D26">
          <w:rPr>
            <w:rStyle w:val="Hyperlink"/>
            <w:rFonts w:ascii="Times New Roman" w:hAnsi="Times New Roman"/>
            <w:rPrChange w:id="203" w:author="Palacherla, Susmitha C" w:date="2022-07-22T13:25:00Z">
              <w:rPr>
                <w:rStyle w:val="Hyperlink"/>
                <w:rFonts w:ascii="Times New Roman" w:hAnsi="Times New Roman"/>
              </w:rPr>
            </w:rPrChange>
          </w:rPr>
          <w:t>\data\coaching\HRInfo\Decrypt_Out</w:t>
        </w:r>
        <w:r w:rsidRPr="002A7D26" w:rsidDel="007313F2">
          <w:rPr>
            <w:rStyle w:val="Hyperlink"/>
            <w:rFonts w:ascii="Times New Roman" w:hAnsi="Times New Roman"/>
            <w:rPrChange w:id="204" w:author="Palacherla, Susmitha C" w:date="2022-07-22T13:25:00Z">
              <w:rPr>
                <w:rStyle w:val="Hyperlink"/>
                <w:rFonts w:ascii="Times New Roman" w:hAnsi="Times New Roman"/>
              </w:rPr>
            </w:rPrChange>
          </w:rPr>
          <w:t xml:space="preserve"> </w:t>
        </w:r>
        <w:r w:rsidRPr="002A7D26">
          <w:rPr>
            <w:rStyle w:val="Hyperlink"/>
            <w:rFonts w:ascii="Times New Roman" w:hAnsi="Times New Roman"/>
            <w:rPrChange w:id="205" w:author="Palacherla, Susmitha C" w:date="2022-07-22T13:25:00Z">
              <w:rPr>
                <w:rStyle w:val="Hyperlink"/>
                <w:rFonts w:ascii="Times New Roman" w:hAnsi="Times New Roman"/>
              </w:rPr>
            </w:rPrChange>
          </w:rPr>
          <w:t>\</w:t>
        </w:r>
      </w:ins>
      <w:ins w:id="206" w:author="Palacherla, Susmitha C" w:date="2022-07-22T13:25:00Z">
        <w:r w:rsidRPr="002A7D26">
          <w:rPr>
            <w:rStyle w:val="Hyperlink"/>
            <w:rFonts w:ascii="Times New Roman" w:hAnsi="Times New Roman"/>
            <w:rPrChange w:id="207" w:author="Palacherla, Susmitha C" w:date="2022-07-22T13:25:00Z">
              <w:rPr>
                <w:rStyle w:val="Hyperlink"/>
                <w:rFonts w:ascii="Times New Roman" w:hAnsi="Times New Roman"/>
              </w:rPr>
            </w:rPrChange>
          </w:rPr>
          <w:t>ELS</w:t>
        </w:r>
      </w:ins>
      <w:ins w:id="208" w:author="Palacherla, Susmitha C" w:date="2022-07-22T13:24:00Z">
        <w:r w:rsidRPr="002A7D26">
          <w:rPr>
            <w:rStyle w:val="Hyperlink"/>
            <w:rFonts w:ascii="Times New Roman" w:hAnsi="Times New Roman"/>
            <w:rPrChange w:id="209" w:author="Palacherla, Susmitha C" w:date="2022-07-22T13:25:00Z">
              <w:rPr>
                <w:rStyle w:val="Hyperlink"/>
                <w:rFonts w:ascii="Times New Roman" w:hAnsi="Times New Roman"/>
              </w:rPr>
            </w:rPrChange>
          </w:rPr>
          <w:t>_Employee_Information.csv</w:t>
        </w:r>
      </w:ins>
      <w:ins w:id="210" w:author="Palacherla, Susmitha C" w:date="2022-07-22T13:25:00Z">
        <w:r>
          <w:rPr>
            <w:rFonts w:ascii="Times New Roman" w:hAnsi="Times New Roman"/>
          </w:rPr>
          <w:fldChar w:fldCharType="end"/>
        </w:r>
      </w:ins>
    </w:p>
    <w:p w14:paraId="6BC64848" w14:textId="5AC756A5" w:rsidR="000D634F" w:rsidRPr="00257251" w:rsidRDefault="000D634F" w:rsidP="000D634F">
      <w:pPr>
        <w:pStyle w:val="ListParagraph"/>
        <w:widowControl w:val="0"/>
        <w:numPr>
          <w:ilvl w:val="0"/>
          <w:numId w:val="8"/>
        </w:numPr>
        <w:autoSpaceDE w:val="0"/>
        <w:autoSpaceDN w:val="0"/>
        <w:adjustRightInd w:val="0"/>
        <w:spacing w:after="0" w:line="240" w:lineRule="auto"/>
        <w:rPr>
          <w:ins w:id="211" w:author="Palacherla, Susmitha C" w:date="2022-07-22T13:24:00Z"/>
          <w:rFonts w:ascii="Times New Roman" w:hAnsi="Times New Roman"/>
          <w:sz w:val="24"/>
          <w:szCs w:val="24"/>
        </w:rPr>
      </w:pPr>
      <w:ins w:id="212" w:author="Palacherla, Susmitha C" w:date="2022-07-22T13:24:00Z">
        <w:r w:rsidRPr="00257251">
          <w:rPr>
            <w:rFonts w:ascii="Times New Roman" w:hAnsi="Times New Roman"/>
          </w:rPr>
          <w:t>Expression: @[User::FileDir] + "</w:t>
        </w:r>
      </w:ins>
      <w:ins w:id="213" w:author="Palacherla, Susmitha C" w:date="2022-07-22T13:25:00Z">
        <w:r>
          <w:rPr>
            <w:rFonts w:ascii="Times New Roman" w:hAnsi="Times New Roman"/>
          </w:rPr>
          <w:t>ELS</w:t>
        </w:r>
      </w:ins>
      <w:ins w:id="214" w:author="Palacherla, Susmitha C" w:date="2022-07-22T13:24:00Z">
        <w:r w:rsidRPr="00257251">
          <w:rPr>
            <w:rFonts w:ascii="Times New Roman" w:hAnsi="Times New Roman"/>
          </w:rPr>
          <w:t>_Employee_Information.csv"</w:t>
        </w:r>
      </w:ins>
    </w:p>
    <w:p w14:paraId="0034690E" w14:textId="77777777" w:rsidR="00272744" w:rsidRPr="00257251" w:rsidRDefault="00272744" w:rsidP="009F2A51">
      <w:pPr>
        <w:widowControl w:val="0"/>
        <w:autoSpaceDE w:val="0"/>
        <w:autoSpaceDN w:val="0"/>
        <w:adjustRightInd w:val="0"/>
        <w:spacing w:after="0" w:line="240" w:lineRule="auto"/>
        <w:rPr>
          <w:rFonts w:ascii="Times New Roman" w:hAnsi="Times New Roman"/>
          <w:b/>
          <w:sz w:val="24"/>
          <w:szCs w:val="24"/>
        </w:rPr>
      </w:pPr>
    </w:p>
    <w:p w14:paraId="75AEE246" w14:textId="77777777" w:rsidR="0055277D" w:rsidRPr="00257251" w:rsidRDefault="0055277D" w:rsidP="00331214">
      <w:pPr>
        <w:pStyle w:val="ListParagraph"/>
        <w:widowControl w:val="0"/>
        <w:numPr>
          <w:ilvl w:val="4"/>
          <w:numId w:val="7"/>
        </w:numPr>
        <w:autoSpaceDE w:val="0"/>
        <w:autoSpaceDN w:val="0"/>
        <w:adjustRightInd w:val="0"/>
        <w:spacing w:after="0" w:line="240" w:lineRule="auto"/>
        <w:rPr>
          <w:rFonts w:ascii="Times New Roman" w:hAnsi="Times New Roman"/>
        </w:rPr>
      </w:pPr>
      <w:r w:rsidRPr="00257251">
        <w:rPr>
          <w:rFonts w:ascii="Times New Roman" w:hAnsi="Times New Roman"/>
        </w:rPr>
        <w:t>SMTP Connection Manager</w:t>
      </w:r>
    </w:p>
    <w:p w14:paraId="512B8D5E" w14:textId="008E0503" w:rsidR="00081029" w:rsidRPr="006F224E" w:rsidRDefault="00081029" w:rsidP="00DD2C16">
      <w:pPr>
        <w:ind w:left="2160" w:firstLine="720"/>
        <w:rPr>
          <w:bCs/>
        </w:rPr>
      </w:pPr>
      <w:r>
        <w:rPr>
          <w:rFonts w:ascii="Times New Roman" w:hAnsi="Times New Roman"/>
          <w:b/>
          <w:sz w:val="24"/>
          <w:szCs w:val="24"/>
        </w:rPr>
        <w:t xml:space="preserve"> </w:t>
      </w:r>
      <w:r w:rsidR="00C167B5" w:rsidRPr="006F224E">
        <w:rPr>
          <w:rFonts w:ascii="Times New Roman" w:hAnsi="Times New Roman"/>
          <w:bCs/>
          <w:sz w:val="24"/>
          <w:szCs w:val="24"/>
        </w:rPr>
        <w:t>smtpint.maxcorp.maximus</w:t>
      </w:r>
    </w:p>
    <w:p w14:paraId="0EDB33A1" w14:textId="77777777" w:rsidR="008C584B" w:rsidRPr="00257251" w:rsidRDefault="008C584B" w:rsidP="009F2A51">
      <w:pPr>
        <w:widowControl w:val="0"/>
        <w:autoSpaceDE w:val="0"/>
        <w:autoSpaceDN w:val="0"/>
        <w:adjustRightInd w:val="0"/>
        <w:spacing w:after="0" w:line="240" w:lineRule="auto"/>
        <w:rPr>
          <w:rFonts w:ascii="Times New Roman" w:hAnsi="Times New Roman"/>
          <w:b/>
          <w:sz w:val="24"/>
          <w:szCs w:val="24"/>
        </w:rPr>
      </w:pPr>
    </w:p>
    <w:p w14:paraId="0A587139" w14:textId="77777777" w:rsidR="004D7D76" w:rsidRPr="00257251" w:rsidRDefault="004D7D76" w:rsidP="004D7D76">
      <w:pPr>
        <w:pStyle w:val="ListParagraph"/>
        <w:widowControl w:val="0"/>
        <w:numPr>
          <w:ilvl w:val="4"/>
          <w:numId w:val="7"/>
        </w:numPr>
        <w:autoSpaceDE w:val="0"/>
        <w:autoSpaceDN w:val="0"/>
        <w:adjustRightInd w:val="0"/>
        <w:spacing w:after="0" w:line="240" w:lineRule="auto"/>
        <w:rPr>
          <w:rFonts w:ascii="Times New Roman" w:hAnsi="Times New Roman"/>
        </w:rPr>
      </w:pPr>
      <w:r>
        <w:rPr>
          <w:rFonts w:ascii="Times New Roman" w:hAnsi="Times New Roman"/>
        </w:rPr>
        <w:t>Decrypt_In</w:t>
      </w:r>
    </w:p>
    <w:p w14:paraId="7DFC40FD" w14:textId="21661652" w:rsidR="004D7D76" w:rsidRPr="00F9414B" w:rsidRDefault="00FA2BAD" w:rsidP="004D7D76">
      <w:pPr>
        <w:pStyle w:val="ListParagraph"/>
        <w:widowControl w:val="0"/>
        <w:numPr>
          <w:ilvl w:val="0"/>
          <w:numId w:val="8"/>
        </w:numPr>
        <w:autoSpaceDE w:val="0"/>
        <w:autoSpaceDN w:val="0"/>
        <w:adjustRightInd w:val="0"/>
        <w:spacing w:after="0" w:line="240" w:lineRule="auto"/>
        <w:rPr>
          <w:rFonts w:ascii="Times New Roman" w:hAnsi="Times New Roman"/>
          <w:sz w:val="24"/>
          <w:szCs w:val="24"/>
        </w:rPr>
      </w:pPr>
      <w:r>
        <w:fldChar w:fldCharType="begin"/>
      </w:r>
      <w:r>
        <w:instrText xml:space="preserve"> HYPERLINK "file:///\\\\f3420-ecldbp01\\data\\coaching\\HRInfo\\Decrypt_In\\" </w:instrText>
      </w:r>
      <w:r>
        <w:fldChar w:fldCharType="separate"/>
      </w:r>
      <w:r w:rsidR="00C26573">
        <w:rPr>
          <w:rStyle w:val="Hyperlink"/>
          <w:rFonts w:ascii="Times New Roman" w:hAnsi="Times New Roman"/>
        </w:rPr>
        <w:t>\\</w:t>
      </w:r>
      <w:ins w:id="215" w:author="Palacherla, Susmitha C" w:date="2022-07-22T13:25:00Z">
        <w:r w:rsidR="00A545F5" w:rsidRPr="00A545F5">
          <w:rPr>
            <w:rStyle w:val="Hyperlink"/>
            <w:rFonts w:ascii="Times New Roman" w:hAnsi="Times New Roman"/>
          </w:rPr>
          <w:t>&lt;servername&gt;</w:t>
        </w:r>
      </w:ins>
      <w:del w:id="216" w:author="Palacherla, Susmitha C" w:date="2022-07-22T13:25:00Z">
        <w:r w:rsidR="00C26573" w:rsidDel="00A545F5">
          <w:rPr>
            <w:rStyle w:val="Hyperlink"/>
            <w:rFonts w:ascii="Times New Roman" w:hAnsi="Times New Roman"/>
          </w:rPr>
          <w:delText>UVAAPADSQL50CCO</w:delText>
        </w:r>
      </w:del>
      <w:r w:rsidR="00C26573">
        <w:rPr>
          <w:rStyle w:val="Hyperlink"/>
          <w:rFonts w:ascii="Times New Roman" w:hAnsi="Times New Roman"/>
        </w:rPr>
        <w:t>\data\coaching</w:t>
      </w:r>
      <w:r w:rsidR="004D7D76" w:rsidRPr="00D463B5">
        <w:rPr>
          <w:rStyle w:val="Hyperlink"/>
          <w:rFonts w:ascii="Times New Roman" w:hAnsi="Times New Roman"/>
        </w:rPr>
        <w:t>\HRInfo\Decrypt_In\</w:t>
      </w:r>
      <w:r>
        <w:rPr>
          <w:rStyle w:val="Hyperlink"/>
          <w:rFonts w:ascii="Times New Roman" w:hAnsi="Times New Roman"/>
        </w:rPr>
        <w:fldChar w:fldCharType="end"/>
      </w:r>
    </w:p>
    <w:p w14:paraId="51562D55" w14:textId="77777777" w:rsidR="00384607" w:rsidRPr="00F9414B" w:rsidRDefault="004D7D76" w:rsidP="004D7D76">
      <w:pPr>
        <w:pStyle w:val="ListParagraph"/>
        <w:widowControl w:val="0"/>
        <w:numPr>
          <w:ilvl w:val="0"/>
          <w:numId w:val="8"/>
        </w:numPr>
        <w:autoSpaceDE w:val="0"/>
        <w:autoSpaceDN w:val="0"/>
        <w:adjustRightInd w:val="0"/>
        <w:spacing w:after="0" w:line="240" w:lineRule="auto"/>
        <w:rPr>
          <w:rFonts w:ascii="Times New Roman" w:hAnsi="Times New Roman"/>
          <w:b/>
          <w:sz w:val="24"/>
          <w:szCs w:val="24"/>
        </w:rPr>
      </w:pPr>
      <w:r w:rsidRPr="004D7D76">
        <w:rPr>
          <w:rFonts w:ascii="Times New Roman" w:hAnsi="Times New Roman"/>
        </w:rPr>
        <w:t>Expression: @[User::Decrypt_In]</w:t>
      </w:r>
    </w:p>
    <w:p w14:paraId="721606CB" w14:textId="77777777" w:rsidR="004D7D76" w:rsidRDefault="004D7D76" w:rsidP="00F9414B">
      <w:pPr>
        <w:widowControl w:val="0"/>
        <w:autoSpaceDE w:val="0"/>
        <w:autoSpaceDN w:val="0"/>
        <w:adjustRightInd w:val="0"/>
        <w:spacing w:after="0" w:line="240" w:lineRule="auto"/>
        <w:rPr>
          <w:rFonts w:ascii="Times New Roman" w:hAnsi="Times New Roman"/>
          <w:b/>
          <w:sz w:val="24"/>
          <w:szCs w:val="24"/>
        </w:rPr>
      </w:pPr>
    </w:p>
    <w:p w14:paraId="520F8FAF" w14:textId="77777777" w:rsidR="004D7D76" w:rsidRPr="00257251" w:rsidRDefault="004D7D76" w:rsidP="004D7D76">
      <w:pPr>
        <w:pStyle w:val="ListParagraph"/>
        <w:widowControl w:val="0"/>
        <w:numPr>
          <w:ilvl w:val="4"/>
          <w:numId w:val="7"/>
        </w:numPr>
        <w:autoSpaceDE w:val="0"/>
        <w:autoSpaceDN w:val="0"/>
        <w:adjustRightInd w:val="0"/>
        <w:spacing w:after="0" w:line="240" w:lineRule="auto"/>
        <w:rPr>
          <w:rFonts w:ascii="Times New Roman" w:hAnsi="Times New Roman"/>
        </w:rPr>
      </w:pPr>
      <w:r>
        <w:rPr>
          <w:rFonts w:ascii="Times New Roman" w:hAnsi="Times New Roman"/>
        </w:rPr>
        <w:t>EmpFile_Encrypt_Out</w:t>
      </w:r>
    </w:p>
    <w:p w14:paraId="3A0802D1" w14:textId="2C9C54AB" w:rsidR="004D7D76" w:rsidRPr="00F9414B" w:rsidRDefault="00FA2BAD" w:rsidP="004D7D76">
      <w:pPr>
        <w:pStyle w:val="ListParagraph"/>
        <w:widowControl w:val="0"/>
        <w:numPr>
          <w:ilvl w:val="0"/>
          <w:numId w:val="8"/>
        </w:numPr>
        <w:autoSpaceDE w:val="0"/>
        <w:autoSpaceDN w:val="0"/>
        <w:adjustRightInd w:val="0"/>
        <w:spacing w:after="0" w:line="240" w:lineRule="auto"/>
        <w:rPr>
          <w:rFonts w:ascii="Times New Roman" w:hAnsi="Times New Roman"/>
          <w:b/>
          <w:sz w:val="24"/>
          <w:szCs w:val="24"/>
        </w:rPr>
      </w:pPr>
      <w:r>
        <w:fldChar w:fldCharType="begin"/>
      </w:r>
      <w:r>
        <w:instrText xml:space="preserve"> HYPERLINK "file:///\\\\f3420-ecldbp01\\data\\coaching\\HRInfo\\Encrypt_Out\\Employee_Information_WithProgram.csv.zip.encrypt" </w:instrText>
      </w:r>
      <w:r>
        <w:fldChar w:fldCharType="separate"/>
      </w:r>
      <w:r w:rsidR="00C26573">
        <w:rPr>
          <w:rStyle w:val="Hyperlink"/>
          <w:rFonts w:ascii="Times New Roman" w:hAnsi="Times New Roman"/>
        </w:rPr>
        <w:t>\\</w:t>
      </w:r>
      <w:ins w:id="217" w:author="Palacherla, Susmitha C" w:date="2022-07-22T13:25:00Z">
        <w:r w:rsidR="00A545F5" w:rsidRPr="00A545F5">
          <w:rPr>
            <w:rStyle w:val="Hyperlink"/>
            <w:rFonts w:ascii="Times New Roman" w:hAnsi="Times New Roman"/>
          </w:rPr>
          <w:t>&lt;servername&gt;</w:t>
        </w:r>
      </w:ins>
      <w:del w:id="218" w:author="Palacherla, Susmitha C" w:date="2022-07-22T13:25:00Z">
        <w:r w:rsidR="00C26573" w:rsidDel="00A545F5">
          <w:rPr>
            <w:rStyle w:val="Hyperlink"/>
            <w:rFonts w:ascii="Times New Roman" w:hAnsi="Times New Roman"/>
          </w:rPr>
          <w:delText>UVAAPADSQL50CCO</w:delText>
        </w:r>
      </w:del>
      <w:r w:rsidR="00C26573">
        <w:rPr>
          <w:rStyle w:val="Hyperlink"/>
          <w:rFonts w:ascii="Times New Roman" w:hAnsi="Times New Roman"/>
        </w:rPr>
        <w:t>\data\coaching</w:t>
      </w:r>
      <w:r w:rsidR="004D7D76" w:rsidRPr="00D463B5">
        <w:rPr>
          <w:rStyle w:val="Hyperlink"/>
          <w:rFonts w:ascii="Times New Roman" w:hAnsi="Times New Roman"/>
        </w:rPr>
        <w:t>\HRInfo\Encrypt_Out\Employee_Information_WithProgram.csv.zip.encrypt</w:t>
      </w:r>
      <w:r>
        <w:rPr>
          <w:rStyle w:val="Hyperlink"/>
          <w:rFonts w:ascii="Times New Roman" w:hAnsi="Times New Roman"/>
        </w:rPr>
        <w:fldChar w:fldCharType="end"/>
      </w:r>
    </w:p>
    <w:p w14:paraId="6060E863" w14:textId="77777777" w:rsidR="004D7D76" w:rsidRPr="004D7D76" w:rsidRDefault="004D7D76" w:rsidP="004D7D76">
      <w:pPr>
        <w:pStyle w:val="ListParagraph"/>
        <w:widowControl w:val="0"/>
        <w:numPr>
          <w:ilvl w:val="0"/>
          <w:numId w:val="8"/>
        </w:numPr>
        <w:autoSpaceDE w:val="0"/>
        <w:autoSpaceDN w:val="0"/>
        <w:adjustRightInd w:val="0"/>
        <w:spacing w:after="0" w:line="240" w:lineRule="auto"/>
        <w:rPr>
          <w:rFonts w:ascii="Times New Roman" w:hAnsi="Times New Roman"/>
          <w:b/>
          <w:sz w:val="24"/>
          <w:szCs w:val="24"/>
        </w:rPr>
      </w:pPr>
      <w:r w:rsidRPr="004D7D76">
        <w:rPr>
          <w:rFonts w:ascii="Times New Roman" w:hAnsi="Times New Roman"/>
        </w:rPr>
        <w:t>Expression: @[User::Encrypt_Out] + "Employee_Information_WithProgram.csv.zip.encrypt"</w:t>
      </w:r>
    </w:p>
    <w:p w14:paraId="00BFFD5A" w14:textId="77777777" w:rsidR="004D7D76" w:rsidRDefault="004D7D76" w:rsidP="00F9414B">
      <w:pPr>
        <w:widowControl w:val="0"/>
        <w:autoSpaceDE w:val="0"/>
        <w:autoSpaceDN w:val="0"/>
        <w:adjustRightInd w:val="0"/>
        <w:spacing w:after="0" w:line="240" w:lineRule="auto"/>
        <w:rPr>
          <w:rFonts w:ascii="Times New Roman" w:hAnsi="Times New Roman"/>
          <w:b/>
          <w:sz w:val="24"/>
          <w:szCs w:val="24"/>
        </w:rPr>
      </w:pPr>
    </w:p>
    <w:p w14:paraId="606721F0" w14:textId="77777777" w:rsidR="004D7D76" w:rsidRDefault="004D7D76" w:rsidP="00F9414B">
      <w:pPr>
        <w:widowControl w:val="0"/>
        <w:autoSpaceDE w:val="0"/>
        <w:autoSpaceDN w:val="0"/>
        <w:adjustRightInd w:val="0"/>
        <w:spacing w:after="0" w:line="240" w:lineRule="auto"/>
        <w:rPr>
          <w:rFonts w:ascii="Times New Roman" w:hAnsi="Times New Roman"/>
          <w:b/>
          <w:sz w:val="24"/>
          <w:szCs w:val="24"/>
        </w:rPr>
      </w:pPr>
    </w:p>
    <w:p w14:paraId="6F8DCF86" w14:textId="77777777" w:rsidR="004D7D76" w:rsidRPr="00257251" w:rsidRDefault="004D7D76" w:rsidP="004D7D76">
      <w:pPr>
        <w:pStyle w:val="ListParagraph"/>
        <w:widowControl w:val="0"/>
        <w:numPr>
          <w:ilvl w:val="4"/>
          <w:numId w:val="7"/>
        </w:numPr>
        <w:autoSpaceDE w:val="0"/>
        <w:autoSpaceDN w:val="0"/>
        <w:adjustRightInd w:val="0"/>
        <w:spacing w:after="0" w:line="240" w:lineRule="auto"/>
        <w:rPr>
          <w:rFonts w:ascii="Times New Roman" w:hAnsi="Times New Roman"/>
        </w:rPr>
      </w:pPr>
      <w:r>
        <w:rPr>
          <w:rFonts w:ascii="Times New Roman" w:hAnsi="Times New Roman"/>
        </w:rPr>
        <w:t>PSFile_Encrypt_Out</w:t>
      </w:r>
    </w:p>
    <w:p w14:paraId="2E5F3D18" w14:textId="45F2D0F1" w:rsidR="004D7D76" w:rsidRPr="00F9414B" w:rsidRDefault="00FA2BAD" w:rsidP="004D7D76">
      <w:pPr>
        <w:pStyle w:val="ListParagraph"/>
        <w:widowControl w:val="0"/>
        <w:numPr>
          <w:ilvl w:val="0"/>
          <w:numId w:val="8"/>
        </w:numPr>
        <w:autoSpaceDE w:val="0"/>
        <w:autoSpaceDN w:val="0"/>
        <w:adjustRightInd w:val="0"/>
        <w:spacing w:after="0" w:line="240" w:lineRule="auto"/>
        <w:rPr>
          <w:rFonts w:ascii="Times New Roman" w:hAnsi="Times New Roman"/>
          <w:b/>
          <w:sz w:val="24"/>
          <w:szCs w:val="24"/>
        </w:rPr>
      </w:pPr>
      <w:r>
        <w:fldChar w:fldCharType="begin"/>
      </w:r>
      <w:r>
        <w:instrText xml:space="preserve"> HYPERLINK "file:///\\\\f3420-ecldbp01\\data\\coaching\\HRInfo\\Encrypt_Out\\PS_Employee_Information_mmddyyyy.csv.zip.encrypt" </w:instrText>
      </w:r>
      <w:r>
        <w:fldChar w:fldCharType="separate"/>
      </w:r>
      <w:r w:rsidR="00C26573">
        <w:rPr>
          <w:rStyle w:val="Hyperlink"/>
          <w:rFonts w:ascii="Times New Roman" w:hAnsi="Times New Roman"/>
        </w:rPr>
        <w:t>\\</w:t>
      </w:r>
      <w:ins w:id="219" w:author="Palacherla, Susmitha C" w:date="2022-07-22T13:25:00Z">
        <w:r w:rsidR="00A545F5" w:rsidRPr="00A545F5">
          <w:rPr>
            <w:rStyle w:val="Hyperlink"/>
            <w:rFonts w:ascii="Times New Roman" w:hAnsi="Times New Roman"/>
          </w:rPr>
          <w:t>&lt;servername&gt;</w:t>
        </w:r>
      </w:ins>
      <w:del w:id="220" w:author="Palacherla, Susmitha C" w:date="2022-07-22T13:25:00Z">
        <w:r w:rsidR="00C26573" w:rsidDel="00A545F5">
          <w:rPr>
            <w:rStyle w:val="Hyperlink"/>
            <w:rFonts w:ascii="Times New Roman" w:hAnsi="Times New Roman"/>
          </w:rPr>
          <w:delText>UVAAPADSQL50CCO</w:delText>
        </w:r>
      </w:del>
      <w:r w:rsidR="00C26573">
        <w:rPr>
          <w:rStyle w:val="Hyperlink"/>
          <w:rFonts w:ascii="Times New Roman" w:hAnsi="Times New Roman"/>
        </w:rPr>
        <w:t>\data\coaching</w:t>
      </w:r>
      <w:r w:rsidR="004D7D76" w:rsidRPr="00D463B5">
        <w:rPr>
          <w:rStyle w:val="Hyperlink"/>
          <w:rFonts w:ascii="Times New Roman" w:hAnsi="Times New Roman"/>
        </w:rPr>
        <w:t>\HRInfo\Encrypt_Out\PS_Employee_Information_mmddyyyy.csv.zip.encrypt</w:t>
      </w:r>
      <w:r>
        <w:rPr>
          <w:rStyle w:val="Hyperlink"/>
          <w:rFonts w:ascii="Times New Roman" w:hAnsi="Times New Roman"/>
        </w:rPr>
        <w:fldChar w:fldCharType="end"/>
      </w:r>
    </w:p>
    <w:p w14:paraId="16B78D79" w14:textId="77777777" w:rsidR="004D7D76" w:rsidRPr="004D7D76" w:rsidRDefault="004D7D76" w:rsidP="004D7D76">
      <w:pPr>
        <w:pStyle w:val="ListParagraph"/>
        <w:widowControl w:val="0"/>
        <w:numPr>
          <w:ilvl w:val="0"/>
          <w:numId w:val="8"/>
        </w:numPr>
        <w:autoSpaceDE w:val="0"/>
        <w:autoSpaceDN w:val="0"/>
        <w:adjustRightInd w:val="0"/>
        <w:spacing w:after="0" w:line="240" w:lineRule="auto"/>
        <w:rPr>
          <w:rFonts w:ascii="Times New Roman" w:hAnsi="Times New Roman"/>
        </w:rPr>
      </w:pPr>
      <w:r w:rsidRPr="004D7D76">
        <w:rPr>
          <w:rFonts w:ascii="Times New Roman" w:hAnsi="Times New Roman"/>
        </w:rPr>
        <w:t>Expression: @[User::Encrypt_Out]+"PS_Employee_Information_" +</w:t>
      </w:r>
    </w:p>
    <w:p w14:paraId="1ABB26F0" w14:textId="77777777" w:rsidR="004D7D76" w:rsidRPr="00F9414B" w:rsidRDefault="004D7D76" w:rsidP="00F9414B">
      <w:pPr>
        <w:widowControl w:val="0"/>
        <w:autoSpaceDE w:val="0"/>
        <w:autoSpaceDN w:val="0"/>
        <w:adjustRightInd w:val="0"/>
        <w:spacing w:after="0" w:line="240" w:lineRule="auto"/>
        <w:ind w:left="1800"/>
        <w:rPr>
          <w:rFonts w:ascii="Times New Roman" w:hAnsi="Times New Roman"/>
        </w:rPr>
      </w:pPr>
      <w:r w:rsidRPr="00F9414B">
        <w:rPr>
          <w:rFonts w:ascii="Times New Roman" w:hAnsi="Times New Roman"/>
        </w:rPr>
        <w:t>Right("0" + (DT_STR,4,1252) DatePart("m",getdate()),2) +</w:t>
      </w:r>
    </w:p>
    <w:p w14:paraId="18D17FB6" w14:textId="77777777" w:rsidR="004D7D76" w:rsidRPr="00F9414B" w:rsidRDefault="004D7D76" w:rsidP="00F9414B">
      <w:pPr>
        <w:widowControl w:val="0"/>
        <w:autoSpaceDE w:val="0"/>
        <w:autoSpaceDN w:val="0"/>
        <w:adjustRightInd w:val="0"/>
        <w:spacing w:after="0" w:line="240" w:lineRule="auto"/>
        <w:ind w:left="1800"/>
        <w:rPr>
          <w:rFonts w:ascii="Times New Roman" w:hAnsi="Times New Roman"/>
          <w:b/>
          <w:sz w:val="24"/>
          <w:szCs w:val="24"/>
        </w:rPr>
      </w:pPr>
      <w:r w:rsidRPr="00F9414B">
        <w:rPr>
          <w:rFonts w:ascii="Times New Roman" w:hAnsi="Times New Roman"/>
        </w:rPr>
        <w:t>Right("0" + (DT_STR,4,1252) DatePart("d",getdate()),2)+(DT_STR,4,1252) DatePart("yyyy",getdate())+".csv.zip.encrypt"</w:t>
      </w:r>
    </w:p>
    <w:p w14:paraId="381D1746" w14:textId="77777777" w:rsidR="004D7D76" w:rsidRDefault="004D7D76" w:rsidP="00F9414B">
      <w:pPr>
        <w:widowControl w:val="0"/>
        <w:autoSpaceDE w:val="0"/>
        <w:autoSpaceDN w:val="0"/>
        <w:adjustRightInd w:val="0"/>
        <w:spacing w:after="0" w:line="240" w:lineRule="auto"/>
        <w:rPr>
          <w:rFonts w:ascii="Times New Roman" w:hAnsi="Times New Roman"/>
          <w:b/>
          <w:sz w:val="24"/>
          <w:szCs w:val="24"/>
        </w:rPr>
      </w:pPr>
    </w:p>
    <w:p w14:paraId="4F12AE12" w14:textId="77777777" w:rsidR="004D7D76" w:rsidRDefault="004D7D76" w:rsidP="00F9414B">
      <w:pPr>
        <w:widowControl w:val="0"/>
        <w:autoSpaceDE w:val="0"/>
        <w:autoSpaceDN w:val="0"/>
        <w:adjustRightInd w:val="0"/>
        <w:spacing w:after="0" w:line="240" w:lineRule="auto"/>
        <w:rPr>
          <w:rFonts w:ascii="Times New Roman" w:hAnsi="Times New Roman"/>
          <w:b/>
          <w:sz w:val="24"/>
          <w:szCs w:val="24"/>
        </w:rPr>
      </w:pPr>
    </w:p>
    <w:p w14:paraId="1AACD9FC" w14:textId="77777777" w:rsidR="004D7D76" w:rsidRPr="00257251" w:rsidRDefault="004D7D76" w:rsidP="004D7D76">
      <w:pPr>
        <w:pStyle w:val="ListParagraph"/>
        <w:widowControl w:val="0"/>
        <w:numPr>
          <w:ilvl w:val="4"/>
          <w:numId w:val="7"/>
        </w:numPr>
        <w:autoSpaceDE w:val="0"/>
        <w:autoSpaceDN w:val="0"/>
        <w:adjustRightInd w:val="0"/>
        <w:spacing w:after="0" w:line="240" w:lineRule="auto"/>
        <w:rPr>
          <w:rFonts w:ascii="Times New Roman" w:hAnsi="Times New Roman"/>
        </w:rPr>
      </w:pPr>
      <w:r>
        <w:rPr>
          <w:rFonts w:ascii="Times New Roman" w:hAnsi="Times New Roman"/>
        </w:rPr>
        <w:t>HRFile_Encrypt_Out</w:t>
      </w:r>
    </w:p>
    <w:p w14:paraId="74334C2B" w14:textId="213A8831" w:rsidR="004D7D76" w:rsidRDefault="00FA2BAD" w:rsidP="004D7D76">
      <w:pPr>
        <w:pStyle w:val="ListParagraph"/>
        <w:widowControl w:val="0"/>
        <w:numPr>
          <w:ilvl w:val="0"/>
          <w:numId w:val="8"/>
        </w:numPr>
        <w:autoSpaceDE w:val="0"/>
        <w:autoSpaceDN w:val="0"/>
        <w:adjustRightInd w:val="0"/>
        <w:spacing w:after="0" w:line="240" w:lineRule="auto"/>
        <w:rPr>
          <w:rFonts w:ascii="Times New Roman" w:hAnsi="Times New Roman"/>
        </w:rPr>
      </w:pPr>
      <w:r>
        <w:fldChar w:fldCharType="begin"/>
      </w:r>
      <w:r>
        <w:instrText xml:space="preserve"> HYPERLINK "file:///\\\\f3420-ecldbp01\\data\\coaching\\HRInfo\\Encrypt_Out\\HR_Employee_Information.csv.zip.encrypt" </w:instrText>
      </w:r>
      <w:r>
        <w:fldChar w:fldCharType="separate"/>
      </w:r>
      <w:r w:rsidR="00C26573">
        <w:rPr>
          <w:rStyle w:val="Hyperlink"/>
          <w:rFonts w:ascii="Times New Roman" w:hAnsi="Times New Roman"/>
        </w:rPr>
        <w:t>\\</w:t>
      </w:r>
      <w:ins w:id="221" w:author="Palacherla, Susmitha C" w:date="2022-07-22T13:25:00Z">
        <w:r w:rsidR="00A545F5" w:rsidRPr="00A545F5">
          <w:rPr>
            <w:rStyle w:val="Hyperlink"/>
            <w:rFonts w:ascii="Times New Roman" w:hAnsi="Times New Roman"/>
          </w:rPr>
          <w:t>&lt;servername&gt;</w:t>
        </w:r>
      </w:ins>
      <w:del w:id="222" w:author="Palacherla, Susmitha C" w:date="2022-07-22T13:25:00Z">
        <w:r w:rsidR="00C26573" w:rsidDel="00A545F5">
          <w:rPr>
            <w:rStyle w:val="Hyperlink"/>
            <w:rFonts w:ascii="Times New Roman" w:hAnsi="Times New Roman"/>
          </w:rPr>
          <w:delText>UVAAPADSQL50CCO</w:delText>
        </w:r>
      </w:del>
      <w:r w:rsidR="00C26573">
        <w:rPr>
          <w:rStyle w:val="Hyperlink"/>
          <w:rFonts w:ascii="Times New Roman" w:hAnsi="Times New Roman"/>
        </w:rPr>
        <w:t>\data\coaching</w:t>
      </w:r>
      <w:r w:rsidR="004D7D76" w:rsidRPr="00D463B5">
        <w:rPr>
          <w:rStyle w:val="Hyperlink"/>
          <w:rFonts w:ascii="Times New Roman" w:hAnsi="Times New Roman"/>
        </w:rPr>
        <w:t>\HRInfo\Encrypt_Out\HR_Employee_Information.csv.zip.encrypt</w:t>
      </w:r>
      <w:r>
        <w:rPr>
          <w:rStyle w:val="Hyperlink"/>
          <w:rFonts w:ascii="Times New Roman" w:hAnsi="Times New Roman"/>
        </w:rPr>
        <w:fldChar w:fldCharType="end"/>
      </w:r>
    </w:p>
    <w:p w14:paraId="6EFE1397" w14:textId="77777777" w:rsidR="004D7D76" w:rsidRPr="00F9414B" w:rsidRDefault="004D7D76">
      <w:pPr>
        <w:pStyle w:val="ListParagraph"/>
        <w:widowControl w:val="0"/>
        <w:numPr>
          <w:ilvl w:val="0"/>
          <w:numId w:val="8"/>
        </w:numPr>
        <w:autoSpaceDE w:val="0"/>
        <w:autoSpaceDN w:val="0"/>
        <w:adjustRightInd w:val="0"/>
        <w:spacing w:after="0" w:line="240" w:lineRule="auto"/>
        <w:rPr>
          <w:rFonts w:ascii="Times New Roman" w:hAnsi="Times New Roman"/>
          <w:b/>
          <w:sz w:val="24"/>
          <w:szCs w:val="24"/>
        </w:rPr>
      </w:pPr>
      <w:r w:rsidRPr="004D7D76">
        <w:rPr>
          <w:rFonts w:ascii="Times New Roman" w:hAnsi="Times New Roman"/>
        </w:rPr>
        <w:t>Expression: @[User::Encrypt_Out] + "HR_Employee_Information.csv.zip.encrypt"</w:t>
      </w:r>
    </w:p>
    <w:p w14:paraId="24427F5E" w14:textId="77777777" w:rsidR="00384607" w:rsidRDefault="00384607" w:rsidP="009F2A51">
      <w:pPr>
        <w:widowControl w:val="0"/>
        <w:autoSpaceDE w:val="0"/>
        <w:autoSpaceDN w:val="0"/>
        <w:adjustRightInd w:val="0"/>
        <w:spacing w:after="0" w:line="240" w:lineRule="auto"/>
        <w:rPr>
          <w:rFonts w:ascii="Times New Roman" w:hAnsi="Times New Roman"/>
          <w:b/>
          <w:sz w:val="24"/>
          <w:szCs w:val="24"/>
        </w:rPr>
      </w:pPr>
    </w:p>
    <w:p w14:paraId="261D0833" w14:textId="77777777" w:rsidR="004D7D76" w:rsidRDefault="004D7D76" w:rsidP="009F2A51">
      <w:pPr>
        <w:widowControl w:val="0"/>
        <w:autoSpaceDE w:val="0"/>
        <w:autoSpaceDN w:val="0"/>
        <w:adjustRightInd w:val="0"/>
        <w:spacing w:after="0" w:line="240" w:lineRule="auto"/>
        <w:rPr>
          <w:rFonts w:ascii="Times New Roman" w:hAnsi="Times New Roman"/>
          <w:b/>
          <w:sz w:val="24"/>
          <w:szCs w:val="24"/>
        </w:rPr>
      </w:pPr>
    </w:p>
    <w:p w14:paraId="493CEC3B" w14:textId="797F0944" w:rsidR="00A545F5" w:rsidRPr="00257251" w:rsidRDefault="00A545F5" w:rsidP="00A545F5">
      <w:pPr>
        <w:pStyle w:val="ListParagraph"/>
        <w:widowControl w:val="0"/>
        <w:numPr>
          <w:ilvl w:val="4"/>
          <w:numId w:val="7"/>
        </w:numPr>
        <w:autoSpaceDE w:val="0"/>
        <w:autoSpaceDN w:val="0"/>
        <w:adjustRightInd w:val="0"/>
        <w:spacing w:after="0" w:line="240" w:lineRule="auto"/>
        <w:rPr>
          <w:ins w:id="223" w:author="Palacherla, Susmitha C" w:date="2022-07-22T13:25:00Z"/>
          <w:rFonts w:ascii="Times New Roman" w:hAnsi="Times New Roman"/>
        </w:rPr>
      </w:pPr>
      <w:ins w:id="224" w:author="Palacherla, Susmitha C" w:date="2022-07-22T13:25:00Z">
        <w:r>
          <w:rPr>
            <w:rFonts w:ascii="Times New Roman" w:hAnsi="Times New Roman"/>
          </w:rPr>
          <w:t>ELS</w:t>
        </w:r>
        <w:r>
          <w:rPr>
            <w:rFonts w:ascii="Times New Roman" w:hAnsi="Times New Roman"/>
          </w:rPr>
          <w:t>File_Encrypt_Out</w:t>
        </w:r>
      </w:ins>
    </w:p>
    <w:p w14:paraId="413F6807" w14:textId="7DC582BE" w:rsidR="00A545F5" w:rsidRDefault="00A545F5" w:rsidP="00A545F5">
      <w:pPr>
        <w:pStyle w:val="ListParagraph"/>
        <w:widowControl w:val="0"/>
        <w:numPr>
          <w:ilvl w:val="0"/>
          <w:numId w:val="8"/>
        </w:numPr>
        <w:autoSpaceDE w:val="0"/>
        <w:autoSpaceDN w:val="0"/>
        <w:adjustRightInd w:val="0"/>
        <w:spacing w:after="0" w:line="240" w:lineRule="auto"/>
        <w:rPr>
          <w:ins w:id="225" w:author="Palacherla, Susmitha C" w:date="2022-07-22T13:25:00Z"/>
          <w:rFonts w:ascii="Times New Roman" w:hAnsi="Times New Roman"/>
        </w:rPr>
      </w:pPr>
      <w:ins w:id="226" w:author="Palacherla, Susmitha C" w:date="2022-07-22T13:26:00Z">
        <w:r>
          <w:rPr>
            <w:rFonts w:ascii="Times New Roman" w:hAnsi="Times New Roman"/>
          </w:rPr>
          <w:fldChar w:fldCharType="begin"/>
        </w:r>
        <w:r>
          <w:rPr>
            <w:rFonts w:ascii="Times New Roman" w:hAnsi="Times New Roman"/>
          </w:rPr>
          <w:instrText xml:space="preserve"> HYPERLINK "</w:instrText>
        </w:r>
        <w:r w:rsidRPr="00A545F5">
          <w:rPr>
            <w:rFonts w:ascii="Times New Roman" w:hAnsi="Times New Roman"/>
            <w:rPrChange w:id="227" w:author="Palacherla, Susmitha C" w:date="2022-07-22T13:26:00Z">
              <w:rPr>
                <w:rFonts w:ascii="Times New Roman" w:hAnsi="Times New Roman"/>
              </w:rPr>
            </w:rPrChange>
          </w:rPr>
          <w:instrText>\</w:instrText>
        </w:r>
      </w:ins>
      <w:ins w:id="228" w:author="Palacherla, Susmitha C" w:date="2022-07-22T13:25:00Z">
        <w:r w:rsidRPr="00A545F5">
          <w:rPr>
            <w:rFonts w:ascii="Times New Roman" w:hAnsi="Times New Roman"/>
            <w:rPrChange w:id="229" w:author="Palacherla, Susmitha C" w:date="2022-07-22T13:26:00Z">
              <w:rPr>
                <w:rStyle w:val="Hyperlink"/>
                <w:rFonts w:ascii="Times New Roman" w:hAnsi="Times New Roman"/>
              </w:rPr>
            </w:rPrChange>
          </w:rPr>
          <w:instrText>\</w:instrText>
        </w:r>
      </w:ins>
      <w:ins w:id="230" w:author="Palacherla, Susmitha C" w:date="2022-07-22T13:26:00Z">
        <w:r w:rsidRPr="00A545F5">
          <w:rPr>
            <w:rFonts w:ascii="Times New Roman" w:hAnsi="Times New Roman"/>
            <w:rPrChange w:id="231" w:author="Palacherla, Susmitha C" w:date="2022-07-22T13:26:00Z">
              <w:rPr>
                <w:rFonts w:ascii="Times New Roman" w:hAnsi="Times New Roman"/>
              </w:rPr>
            </w:rPrChange>
          </w:rPr>
          <w:instrText>\</w:instrText>
        </w:r>
      </w:ins>
      <w:ins w:id="232" w:author="Palacherla, Susmitha C" w:date="2022-07-22T13:25:00Z">
        <w:r w:rsidRPr="00A545F5">
          <w:rPr>
            <w:rFonts w:ascii="Times New Roman" w:hAnsi="Times New Roman"/>
            <w:rPrChange w:id="233" w:author="Palacherla, Susmitha C" w:date="2022-07-22T13:26:00Z">
              <w:rPr>
                <w:rStyle w:val="Hyperlink"/>
                <w:rFonts w:ascii="Times New Roman" w:hAnsi="Times New Roman"/>
              </w:rPr>
            </w:rPrChange>
          </w:rPr>
          <w:instrText>\</w:instrText>
        </w:r>
      </w:ins>
      <w:ins w:id="234" w:author="Palacherla, Susmitha C" w:date="2022-07-22T13:26:00Z">
        <w:r w:rsidRPr="00A545F5">
          <w:rPr>
            <w:rFonts w:ascii="Times New Roman" w:hAnsi="Times New Roman"/>
            <w:rPrChange w:id="235" w:author="Palacherla, Susmitha C" w:date="2022-07-22T13:26:00Z">
              <w:rPr>
                <w:rStyle w:val="Hyperlink"/>
                <w:rFonts w:ascii="Times New Roman" w:hAnsi="Times New Roman"/>
              </w:rPr>
            </w:rPrChange>
          </w:rPr>
          <w:instrText>&lt;servername&gt;</w:instrText>
        </w:r>
        <w:r w:rsidRPr="00A545F5">
          <w:rPr>
            <w:rFonts w:ascii="Times New Roman" w:hAnsi="Times New Roman"/>
            <w:rPrChange w:id="236" w:author="Palacherla, Susmitha C" w:date="2022-07-22T13:26:00Z">
              <w:rPr>
                <w:rFonts w:ascii="Times New Roman" w:hAnsi="Times New Roman"/>
              </w:rPr>
            </w:rPrChange>
          </w:rPr>
          <w:instrText>\</w:instrText>
        </w:r>
      </w:ins>
      <w:ins w:id="237" w:author="Palacherla, Susmitha C" w:date="2022-07-22T13:25:00Z">
        <w:r w:rsidRPr="00A545F5">
          <w:rPr>
            <w:rFonts w:ascii="Times New Roman" w:hAnsi="Times New Roman"/>
            <w:rPrChange w:id="238" w:author="Palacherla, Susmitha C" w:date="2022-07-22T13:26:00Z">
              <w:rPr>
                <w:rStyle w:val="Hyperlink"/>
                <w:rFonts w:ascii="Times New Roman" w:hAnsi="Times New Roman"/>
              </w:rPr>
            </w:rPrChange>
          </w:rPr>
          <w:instrText>\data</w:instrText>
        </w:r>
      </w:ins>
      <w:ins w:id="239" w:author="Palacherla, Susmitha C" w:date="2022-07-22T13:26:00Z">
        <w:r w:rsidRPr="00A545F5">
          <w:rPr>
            <w:rFonts w:ascii="Times New Roman" w:hAnsi="Times New Roman"/>
            <w:rPrChange w:id="240" w:author="Palacherla, Susmitha C" w:date="2022-07-22T13:26:00Z">
              <w:rPr>
                <w:rFonts w:ascii="Times New Roman" w:hAnsi="Times New Roman"/>
              </w:rPr>
            </w:rPrChange>
          </w:rPr>
          <w:instrText>\</w:instrText>
        </w:r>
      </w:ins>
      <w:ins w:id="241" w:author="Palacherla, Susmitha C" w:date="2022-07-22T13:25:00Z">
        <w:r w:rsidRPr="00A545F5">
          <w:rPr>
            <w:rFonts w:ascii="Times New Roman" w:hAnsi="Times New Roman"/>
            <w:rPrChange w:id="242" w:author="Palacherla, Susmitha C" w:date="2022-07-22T13:26:00Z">
              <w:rPr>
                <w:rStyle w:val="Hyperlink"/>
                <w:rFonts w:ascii="Times New Roman" w:hAnsi="Times New Roman"/>
              </w:rPr>
            </w:rPrChange>
          </w:rPr>
          <w:instrText>\coaching</w:instrText>
        </w:r>
      </w:ins>
      <w:ins w:id="243" w:author="Palacherla, Susmitha C" w:date="2022-07-22T13:26:00Z">
        <w:r w:rsidRPr="00A545F5">
          <w:rPr>
            <w:rFonts w:ascii="Times New Roman" w:hAnsi="Times New Roman"/>
            <w:rPrChange w:id="244" w:author="Palacherla, Susmitha C" w:date="2022-07-22T13:26:00Z">
              <w:rPr>
                <w:rFonts w:ascii="Times New Roman" w:hAnsi="Times New Roman"/>
              </w:rPr>
            </w:rPrChange>
          </w:rPr>
          <w:instrText>\</w:instrText>
        </w:r>
      </w:ins>
      <w:ins w:id="245" w:author="Palacherla, Susmitha C" w:date="2022-07-22T13:25:00Z">
        <w:r w:rsidRPr="00A545F5">
          <w:rPr>
            <w:rFonts w:ascii="Times New Roman" w:hAnsi="Times New Roman"/>
            <w:rPrChange w:id="246" w:author="Palacherla, Susmitha C" w:date="2022-07-22T13:26:00Z">
              <w:rPr>
                <w:rStyle w:val="Hyperlink"/>
                <w:rFonts w:ascii="Times New Roman" w:hAnsi="Times New Roman"/>
              </w:rPr>
            </w:rPrChange>
          </w:rPr>
          <w:instrText>\HRInfo</w:instrText>
        </w:r>
      </w:ins>
      <w:ins w:id="247" w:author="Palacherla, Susmitha C" w:date="2022-07-22T13:26:00Z">
        <w:r w:rsidRPr="00A545F5">
          <w:rPr>
            <w:rFonts w:ascii="Times New Roman" w:hAnsi="Times New Roman"/>
            <w:rPrChange w:id="248" w:author="Palacherla, Susmitha C" w:date="2022-07-22T13:26:00Z">
              <w:rPr>
                <w:rFonts w:ascii="Times New Roman" w:hAnsi="Times New Roman"/>
              </w:rPr>
            </w:rPrChange>
          </w:rPr>
          <w:instrText>\</w:instrText>
        </w:r>
      </w:ins>
      <w:ins w:id="249" w:author="Palacherla, Susmitha C" w:date="2022-07-22T13:25:00Z">
        <w:r w:rsidRPr="00A545F5">
          <w:rPr>
            <w:rFonts w:ascii="Times New Roman" w:hAnsi="Times New Roman"/>
            <w:rPrChange w:id="250" w:author="Palacherla, Susmitha C" w:date="2022-07-22T13:26:00Z">
              <w:rPr>
                <w:rStyle w:val="Hyperlink"/>
                <w:rFonts w:ascii="Times New Roman" w:hAnsi="Times New Roman"/>
              </w:rPr>
            </w:rPrChange>
          </w:rPr>
          <w:instrText>\Encrypt_Out</w:instrText>
        </w:r>
      </w:ins>
      <w:ins w:id="251" w:author="Palacherla, Susmitha C" w:date="2022-07-22T13:26:00Z">
        <w:r w:rsidRPr="00A545F5">
          <w:rPr>
            <w:rFonts w:ascii="Times New Roman" w:hAnsi="Times New Roman"/>
            <w:rPrChange w:id="252" w:author="Palacherla, Susmitha C" w:date="2022-07-22T13:26:00Z">
              <w:rPr>
                <w:rFonts w:ascii="Times New Roman" w:hAnsi="Times New Roman"/>
              </w:rPr>
            </w:rPrChange>
          </w:rPr>
          <w:instrText>\</w:instrText>
        </w:r>
      </w:ins>
      <w:ins w:id="253" w:author="Palacherla, Susmitha C" w:date="2022-07-22T13:25:00Z">
        <w:r w:rsidRPr="00A545F5">
          <w:rPr>
            <w:rFonts w:ascii="Times New Roman" w:hAnsi="Times New Roman"/>
            <w:rPrChange w:id="254" w:author="Palacherla, Susmitha C" w:date="2022-07-22T13:26:00Z">
              <w:rPr>
                <w:rStyle w:val="Hyperlink"/>
                <w:rFonts w:ascii="Times New Roman" w:hAnsi="Times New Roman"/>
              </w:rPr>
            </w:rPrChange>
          </w:rPr>
          <w:instrText>\</w:instrText>
        </w:r>
      </w:ins>
      <w:ins w:id="255" w:author="Palacherla, Susmitha C" w:date="2022-07-22T13:26:00Z">
        <w:r w:rsidRPr="00A545F5">
          <w:rPr>
            <w:rFonts w:ascii="Times New Roman" w:hAnsi="Times New Roman"/>
            <w:rPrChange w:id="256" w:author="Palacherla, Susmitha C" w:date="2022-07-22T13:26:00Z">
              <w:rPr>
                <w:rStyle w:val="Hyperlink"/>
                <w:rFonts w:ascii="Times New Roman" w:hAnsi="Times New Roman"/>
              </w:rPr>
            </w:rPrChange>
          </w:rPr>
          <w:instrText>ELS</w:instrText>
        </w:r>
      </w:ins>
      <w:ins w:id="257" w:author="Palacherla, Susmitha C" w:date="2022-07-22T13:25:00Z">
        <w:r w:rsidRPr="00A545F5">
          <w:rPr>
            <w:rFonts w:ascii="Times New Roman" w:hAnsi="Times New Roman"/>
            <w:rPrChange w:id="258" w:author="Palacherla, Susmitha C" w:date="2022-07-22T13:26:00Z">
              <w:rPr>
                <w:rStyle w:val="Hyperlink"/>
                <w:rFonts w:ascii="Times New Roman" w:hAnsi="Times New Roman"/>
              </w:rPr>
            </w:rPrChange>
          </w:rPr>
          <w:instrText>_Employee_Information.csv.zip.encrypt</w:instrText>
        </w:r>
      </w:ins>
      <w:ins w:id="259" w:author="Palacherla, Susmitha C" w:date="2022-07-22T13:26:00Z">
        <w:r>
          <w:rPr>
            <w:rFonts w:ascii="Times New Roman" w:hAnsi="Times New Roman"/>
          </w:rPr>
          <w:instrText xml:space="preserve">" </w:instrText>
        </w:r>
        <w:r>
          <w:rPr>
            <w:rFonts w:ascii="Times New Roman" w:hAnsi="Times New Roman"/>
          </w:rPr>
          <w:fldChar w:fldCharType="separate"/>
        </w:r>
      </w:ins>
      <w:ins w:id="260" w:author="Palacherla, Susmitha C" w:date="2022-07-22T13:25:00Z">
        <w:r w:rsidRPr="002A7D26">
          <w:rPr>
            <w:rStyle w:val="Hyperlink"/>
            <w:rFonts w:ascii="Times New Roman" w:hAnsi="Times New Roman"/>
            <w:rPrChange w:id="261" w:author="Palacherla, Susmitha C" w:date="2022-07-22T13:26:00Z">
              <w:rPr>
                <w:rStyle w:val="Hyperlink"/>
                <w:rFonts w:ascii="Times New Roman" w:hAnsi="Times New Roman"/>
              </w:rPr>
            </w:rPrChange>
          </w:rPr>
          <w:t>\\</w:t>
        </w:r>
      </w:ins>
      <w:ins w:id="262" w:author="Palacherla, Susmitha C" w:date="2022-07-22T13:26:00Z">
        <w:r w:rsidRPr="002A7D26">
          <w:rPr>
            <w:rStyle w:val="Hyperlink"/>
            <w:rFonts w:ascii="Times New Roman" w:hAnsi="Times New Roman"/>
            <w:rPrChange w:id="263" w:author="Palacherla, Susmitha C" w:date="2022-07-22T13:26:00Z">
              <w:rPr>
                <w:rStyle w:val="Hyperlink"/>
                <w:rFonts w:ascii="Times New Roman" w:hAnsi="Times New Roman"/>
              </w:rPr>
            </w:rPrChange>
          </w:rPr>
          <w:t>&lt;servername&gt;</w:t>
        </w:r>
      </w:ins>
      <w:ins w:id="264" w:author="Palacherla, Susmitha C" w:date="2022-07-22T13:25:00Z">
        <w:r w:rsidRPr="002A7D26">
          <w:rPr>
            <w:rStyle w:val="Hyperlink"/>
            <w:rFonts w:ascii="Times New Roman" w:hAnsi="Times New Roman"/>
            <w:rPrChange w:id="265" w:author="Palacherla, Susmitha C" w:date="2022-07-22T13:26:00Z">
              <w:rPr>
                <w:rStyle w:val="Hyperlink"/>
                <w:rFonts w:ascii="Times New Roman" w:hAnsi="Times New Roman"/>
              </w:rPr>
            </w:rPrChange>
          </w:rPr>
          <w:t>\data\coaching\HRInfo\Encrypt_Out\</w:t>
        </w:r>
      </w:ins>
      <w:ins w:id="266" w:author="Palacherla, Susmitha C" w:date="2022-07-22T13:26:00Z">
        <w:r w:rsidRPr="002A7D26">
          <w:rPr>
            <w:rStyle w:val="Hyperlink"/>
            <w:rFonts w:ascii="Times New Roman" w:hAnsi="Times New Roman"/>
            <w:rPrChange w:id="267" w:author="Palacherla, Susmitha C" w:date="2022-07-22T13:26:00Z">
              <w:rPr>
                <w:rStyle w:val="Hyperlink"/>
                <w:rFonts w:ascii="Times New Roman" w:hAnsi="Times New Roman"/>
              </w:rPr>
            </w:rPrChange>
          </w:rPr>
          <w:t>ELS</w:t>
        </w:r>
      </w:ins>
      <w:ins w:id="268" w:author="Palacherla, Susmitha C" w:date="2022-07-22T13:25:00Z">
        <w:r w:rsidRPr="002A7D26">
          <w:rPr>
            <w:rStyle w:val="Hyperlink"/>
            <w:rFonts w:ascii="Times New Roman" w:hAnsi="Times New Roman"/>
            <w:rPrChange w:id="269" w:author="Palacherla, Susmitha C" w:date="2022-07-22T13:26:00Z">
              <w:rPr>
                <w:rStyle w:val="Hyperlink"/>
                <w:rFonts w:ascii="Times New Roman" w:hAnsi="Times New Roman"/>
              </w:rPr>
            </w:rPrChange>
          </w:rPr>
          <w:t>_Employee_Information.csv.zip.encrypt</w:t>
        </w:r>
      </w:ins>
      <w:ins w:id="270" w:author="Palacherla, Susmitha C" w:date="2022-07-22T13:26:00Z">
        <w:r>
          <w:rPr>
            <w:rFonts w:ascii="Times New Roman" w:hAnsi="Times New Roman"/>
          </w:rPr>
          <w:fldChar w:fldCharType="end"/>
        </w:r>
      </w:ins>
    </w:p>
    <w:p w14:paraId="3886B128" w14:textId="4F7A09DE" w:rsidR="00A545F5" w:rsidRPr="00F9414B" w:rsidRDefault="00A545F5" w:rsidP="00A545F5">
      <w:pPr>
        <w:pStyle w:val="ListParagraph"/>
        <w:widowControl w:val="0"/>
        <w:numPr>
          <w:ilvl w:val="0"/>
          <w:numId w:val="8"/>
        </w:numPr>
        <w:autoSpaceDE w:val="0"/>
        <w:autoSpaceDN w:val="0"/>
        <w:adjustRightInd w:val="0"/>
        <w:spacing w:after="0" w:line="240" w:lineRule="auto"/>
        <w:rPr>
          <w:ins w:id="271" w:author="Palacherla, Susmitha C" w:date="2022-07-22T13:25:00Z"/>
          <w:rFonts w:ascii="Times New Roman" w:hAnsi="Times New Roman"/>
          <w:b/>
          <w:sz w:val="24"/>
          <w:szCs w:val="24"/>
        </w:rPr>
      </w:pPr>
      <w:ins w:id="272" w:author="Palacherla, Susmitha C" w:date="2022-07-22T13:25:00Z">
        <w:r w:rsidRPr="004D7D76">
          <w:rPr>
            <w:rFonts w:ascii="Times New Roman" w:hAnsi="Times New Roman"/>
          </w:rPr>
          <w:t>Expression: @[User::Encrypt_Out] + "</w:t>
        </w:r>
      </w:ins>
      <w:ins w:id="273" w:author="Palacherla, Susmitha C" w:date="2022-07-22T13:26:00Z">
        <w:r>
          <w:rPr>
            <w:rFonts w:ascii="Times New Roman" w:hAnsi="Times New Roman"/>
          </w:rPr>
          <w:t>ELS</w:t>
        </w:r>
      </w:ins>
      <w:ins w:id="274" w:author="Palacherla, Susmitha C" w:date="2022-07-22T13:25:00Z">
        <w:r w:rsidRPr="004D7D76">
          <w:rPr>
            <w:rFonts w:ascii="Times New Roman" w:hAnsi="Times New Roman"/>
          </w:rPr>
          <w:t>_Employee_Information.csv.zip.encrypt"</w:t>
        </w:r>
      </w:ins>
    </w:p>
    <w:p w14:paraId="42D05834" w14:textId="77777777" w:rsidR="004D7D76" w:rsidRDefault="004D7D76" w:rsidP="009F2A51">
      <w:pPr>
        <w:widowControl w:val="0"/>
        <w:autoSpaceDE w:val="0"/>
        <w:autoSpaceDN w:val="0"/>
        <w:adjustRightInd w:val="0"/>
        <w:spacing w:after="0" w:line="240" w:lineRule="auto"/>
        <w:rPr>
          <w:rFonts w:ascii="Times New Roman" w:hAnsi="Times New Roman"/>
          <w:b/>
          <w:sz w:val="24"/>
          <w:szCs w:val="24"/>
        </w:rPr>
      </w:pPr>
    </w:p>
    <w:p w14:paraId="4DD4AE43" w14:textId="77777777" w:rsidR="00A4348A" w:rsidRDefault="00A4348A" w:rsidP="009F2A51">
      <w:pPr>
        <w:widowControl w:val="0"/>
        <w:autoSpaceDE w:val="0"/>
        <w:autoSpaceDN w:val="0"/>
        <w:adjustRightInd w:val="0"/>
        <w:spacing w:after="0" w:line="240" w:lineRule="auto"/>
        <w:rPr>
          <w:rFonts w:ascii="Times New Roman" w:hAnsi="Times New Roman"/>
          <w:b/>
          <w:sz w:val="24"/>
          <w:szCs w:val="24"/>
        </w:rPr>
      </w:pPr>
    </w:p>
    <w:p w14:paraId="732E2557" w14:textId="5065261A" w:rsidR="00A4348A" w:rsidRDefault="00A4348A" w:rsidP="009F2A51">
      <w:pPr>
        <w:widowControl w:val="0"/>
        <w:autoSpaceDE w:val="0"/>
        <w:autoSpaceDN w:val="0"/>
        <w:adjustRightInd w:val="0"/>
        <w:spacing w:after="0" w:line="240" w:lineRule="auto"/>
        <w:rPr>
          <w:ins w:id="275" w:author="Palacherla, Susmitha C" w:date="2022-07-22T13:26:00Z"/>
          <w:rFonts w:ascii="Times New Roman" w:hAnsi="Times New Roman"/>
          <w:b/>
          <w:sz w:val="24"/>
          <w:szCs w:val="24"/>
        </w:rPr>
      </w:pPr>
    </w:p>
    <w:p w14:paraId="5373923B" w14:textId="13BDB2A9" w:rsidR="007D201F" w:rsidRDefault="007D201F" w:rsidP="009F2A51">
      <w:pPr>
        <w:widowControl w:val="0"/>
        <w:autoSpaceDE w:val="0"/>
        <w:autoSpaceDN w:val="0"/>
        <w:adjustRightInd w:val="0"/>
        <w:spacing w:after="0" w:line="240" w:lineRule="auto"/>
        <w:rPr>
          <w:ins w:id="276" w:author="Palacherla, Susmitha C" w:date="2022-07-22T13:26:00Z"/>
          <w:rFonts w:ascii="Times New Roman" w:hAnsi="Times New Roman"/>
          <w:b/>
          <w:sz w:val="24"/>
          <w:szCs w:val="24"/>
        </w:rPr>
      </w:pPr>
    </w:p>
    <w:p w14:paraId="6F7BACF9" w14:textId="76A7B368" w:rsidR="007D201F" w:rsidRDefault="007D201F" w:rsidP="009F2A51">
      <w:pPr>
        <w:widowControl w:val="0"/>
        <w:autoSpaceDE w:val="0"/>
        <w:autoSpaceDN w:val="0"/>
        <w:adjustRightInd w:val="0"/>
        <w:spacing w:after="0" w:line="240" w:lineRule="auto"/>
        <w:rPr>
          <w:ins w:id="277" w:author="Palacherla, Susmitha C" w:date="2022-07-22T13:26:00Z"/>
          <w:rFonts w:ascii="Times New Roman" w:hAnsi="Times New Roman"/>
          <w:b/>
          <w:sz w:val="24"/>
          <w:szCs w:val="24"/>
        </w:rPr>
      </w:pPr>
    </w:p>
    <w:p w14:paraId="1A9A8CCD" w14:textId="36185D3B" w:rsidR="007D201F" w:rsidRDefault="007D201F" w:rsidP="009F2A51">
      <w:pPr>
        <w:widowControl w:val="0"/>
        <w:autoSpaceDE w:val="0"/>
        <w:autoSpaceDN w:val="0"/>
        <w:adjustRightInd w:val="0"/>
        <w:spacing w:after="0" w:line="240" w:lineRule="auto"/>
        <w:rPr>
          <w:ins w:id="278" w:author="Palacherla, Susmitha C" w:date="2022-07-22T13:26:00Z"/>
          <w:rFonts w:ascii="Times New Roman" w:hAnsi="Times New Roman"/>
          <w:b/>
          <w:sz w:val="24"/>
          <w:szCs w:val="24"/>
        </w:rPr>
      </w:pPr>
    </w:p>
    <w:p w14:paraId="5FBD6238" w14:textId="7F6DEA9D" w:rsidR="007D201F" w:rsidRDefault="007D201F" w:rsidP="009F2A51">
      <w:pPr>
        <w:widowControl w:val="0"/>
        <w:autoSpaceDE w:val="0"/>
        <w:autoSpaceDN w:val="0"/>
        <w:adjustRightInd w:val="0"/>
        <w:spacing w:after="0" w:line="240" w:lineRule="auto"/>
        <w:rPr>
          <w:ins w:id="279" w:author="Palacherla, Susmitha C" w:date="2022-07-22T13:26:00Z"/>
          <w:rFonts w:ascii="Times New Roman" w:hAnsi="Times New Roman"/>
          <w:b/>
          <w:sz w:val="24"/>
          <w:szCs w:val="24"/>
        </w:rPr>
      </w:pPr>
    </w:p>
    <w:p w14:paraId="36CE74EF" w14:textId="2968BDE2" w:rsidR="007D201F" w:rsidRDefault="007D201F" w:rsidP="009F2A51">
      <w:pPr>
        <w:widowControl w:val="0"/>
        <w:autoSpaceDE w:val="0"/>
        <w:autoSpaceDN w:val="0"/>
        <w:adjustRightInd w:val="0"/>
        <w:spacing w:after="0" w:line="240" w:lineRule="auto"/>
        <w:rPr>
          <w:ins w:id="280" w:author="Palacherla, Susmitha C" w:date="2022-07-22T13:26:00Z"/>
          <w:rFonts w:ascii="Times New Roman" w:hAnsi="Times New Roman"/>
          <w:b/>
          <w:sz w:val="24"/>
          <w:szCs w:val="24"/>
        </w:rPr>
      </w:pPr>
    </w:p>
    <w:p w14:paraId="32493E66" w14:textId="77777777" w:rsidR="007D201F" w:rsidRDefault="007D201F" w:rsidP="009F2A51">
      <w:pPr>
        <w:widowControl w:val="0"/>
        <w:autoSpaceDE w:val="0"/>
        <w:autoSpaceDN w:val="0"/>
        <w:adjustRightInd w:val="0"/>
        <w:spacing w:after="0" w:line="240" w:lineRule="auto"/>
        <w:rPr>
          <w:rFonts w:ascii="Times New Roman" w:hAnsi="Times New Roman"/>
          <w:b/>
          <w:sz w:val="24"/>
          <w:szCs w:val="24"/>
        </w:rPr>
      </w:pPr>
    </w:p>
    <w:p w14:paraId="4C5B751D" w14:textId="77777777" w:rsidR="004D7D76" w:rsidRDefault="004D7D76" w:rsidP="009F2A51">
      <w:pPr>
        <w:widowControl w:val="0"/>
        <w:autoSpaceDE w:val="0"/>
        <w:autoSpaceDN w:val="0"/>
        <w:adjustRightInd w:val="0"/>
        <w:spacing w:after="0" w:line="240" w:lineRule="auto"/>
        <w:rPr>
          <w:rFonts w:ascii="Times New Roman" w:hAnsi="Times New Roman"/>
          <w:b/>
          <w:sz w:val="24"/>
          <w:szCs w:val="24"/>
        </w:rPr>
      </w:pPr>
    </w:p>
    <w:p w14:paraId="6BA8B2C6" w14:textId="77777777" w:rsidR="00202048" w:rsidRPr="00257251" w:rsidRDefault="00932115" w:rsidP="00331214">
      <w:pPr>
        <w:pStyle w:val="ListParagraph"/>
        <w:widowControl w:val="0"/>
        <w:numPr>
          <w:ilvl w:val="3"/>
          <w:numId w:val="7"/>
        </w:numPr>
        <w:autoSpaceDE w:val="0"/>
        <w:autoSpaceDN w:val="0"/>
        <w:adjustRightInd w:val="0"/>
        <w:spacing w:after="0" w:line="240" w:lineRule="auto"/>
        <w:rPr>
          <w:rFonts w:ascii="Times New Roman" w:hAnsi="Times New Roman"/>
          <w:b/>
        </w:rPr>
      </w:pPr>
      <w:r w:rsidRPr="00257251">
        <w:rPr>
          <w:rFonts w:ascii="Times New Roman" w:hAnsi="Times New Roman"/>
          <w:b/>
        </w:rPr>
        <w:lastRenderedPageBreak/>
        <w:t>Package Content</w:t>
      </w:r>
    </w:p>
    <w:p w14:paraId="41DF3C95" w14:textId="232C5AE9" w:rsidR="00202048" w:rsidRPr="00257251" w:rsidRDefault="00A4348A" w:rsidP="009F2A51">
      <w:pPr>
        <w:widowControl w:val="0"/>
        <w:autoSpaceDE w:val="0"/>
        <w:autoSpaceDN w:val="0"/>
        <w:adjustRightInd w:val="0"/>
        <w:spacing w:after="0" w:line="240" w:lineRule="auto"/>
        <w:rPr>
          <w:rFonts w:ascii="Times New Roman" w:hAnsi="Times New Roman"/>
          <w:b/>
          <w:sz w:val="24"/>
          <w:szCs w:val="24"/>
        </w:rPr>
      </w:pPr>
      <w:r w:rsidRPr="00A4348A">
        <w:rPr>
          <w:noProof/>
        </w:rPr>
        <w:t xml:space="preserve"> </w:t>
      </w:r>
      <w:del w:id="281" w:author="Palacherla, Susmitha C" w:date="2022-07-22T13:27:00Z">
        <w:r w:rsidDel="007D201F">
          <w:rPr>
            <w:noProof/>
          </w:rPr>
          <w:drawing>
            <wp:inline distT="0" distB="0" distL="0" distR="0" wp14:anchorId="25C42AA1" wp14:editId="678EFAD4">
              <wp:extent cx="5943600" cy="34245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24555"/>
                      </a:xfrm>
                      <a:prstGeom prst="rect">
                        <a:avLst/>
                      </a:prstGeom>
                    </pic:spPr>
                  </pic:pic>
                </a:graphicData>
              </a:graphic>
            </wp:inline>
          </w:drawing>
        </w:r>
      </w:del>
      <w:ins w:id="282" w:author="Palacherla, Susmitha C" w:date="2022-07-22T13:27:00Z">
        <w:r w:rsidR="007D201F">
          <w:rPr>
            <w:noProof/>
          </w:rPr>
          <w:drawing>
            <wp:inline distT="0" distB="0" distL="0" distR="0" wp14:anchorId="77A85A15" wp14:editId="662BB82A">
              <wp:extent cx="5943600" cy="2679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9065"/>
                      </a:xfrm>
                      <a:prstGeom prst="rect">
                        <a:avLst/>
                      </a:prstGeom>
                    </pic:spPr>
                  </pic:pic>
                </a:graphicData>
              </a:graphic>
            </wp:inline>
          </w:drawing>
        </w:r>
      </w:ins>
    </w:p>
    <w:p w14:paraId="2C23F446" w14:textId="77777777" w:rsidR="00F94DAF" w:rsidRPr="00257251" w:rsidRDefault="00F94DAF" w:rsidP="009F2A51">
      <w:pPr>
        <w:widowControl w:val="0"/>
        <w:autoSpaceDE w:val="0"/>
        <w:autoSpaceDN w:val="0"/>
        <w:adjustRightInd w:val="0"/>
        <w:spacing w:after="0" w:line="240" w:lineRule="auto"/>
        <w:rPr>
          <w:rFonts w:ascii="Times New Roman" w:hAnsi="Times New Roman"/>
          <w:b/>
          <w:sz w:val="24"/>
          <w:szCs w:val="24"/>
        </w:rPr>
      </w:pPr>
    </w:p>
    <w:p w14:paraId="7A5EFA97" w14:textId="77777777" w:rsidR="007931F8" w:rsidRDefault="007931F8" w:rsidP="007931F8">
      <w:pPr>
        <w:widowControl w:val="0"/>
        <w:autoSpaceDE w:val="0"/>
        <w:autoSpaceDN w:val="0"/>
        <w:adjustRightInd w:val="0"/>
        <w:spacing w:after="0" w:line="240" w:lineRule="auto"/>
        <w:rPr>
          <w:rFonts w:ascii="Times New Roman" w:hAnsi="Times New Roman"/>
          <w:b/>
          <w:sz w:val="24"/>
          <w:szCs w:val="24"/>
        </w:rPr>
      </w:pPr>
    </w:p>
    <w:p w14:paraId="28C078E7" w14:textId="77777777" w:rsidR="00A4348A" w:rsidRDefault="00A4348A" w:rsidP="007931F8">
      <w:pPr>
        <w:widowControl w:val="0"/>
        <w:autoSpaceDE w:val="0"/>
        <w:autoSpaceDN w:val="0"/>
        <w:adjustRightInd w:val="0"/>
        <w:spacing w:after="0" w:line="240" w:lineRule="auto"/>
        <w:rPr>
          <w:rFonts w:ascii="Times New Roman" w:hAnsi="Times New Roman"/>
          <w:b/>
          <w:sz w:val="24"/>
          <w:szCs w:val="24"/>
        </w:rPr>
      </w:pPr>
    </w:p>
    <w:p w14:paraId="7AEB0E1B"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268919FF"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74B70C99"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2D6B35EE"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0500B81E"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07A40369"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3A238293"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7F551A6A"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7EE34C9D"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70FF29D4"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07F4A188"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4EE58717"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567C6F65"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7ECA610F"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34FA87D1"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0A393113"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4F1C58B4"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0D83D114"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14F89E05"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20D2F0AC" w14:textId="77777777" w:rsidR="00A4348A" w:rsidRDefault="00A4348A" w:rsidP="007931F8">
      <w:pPr>
        <w:widowControl w:val="0"/>
        <w:autoSpaceDE w:val="0"/>
        <w:autoSpaceDN w:val="0"/>
        <w:adjustRightInd w:val="0"/>
        <w:spacing w:after="0" w:line="240" w:lineRule="auto"/>
        <w:rPr>
          <w:rFonts w:ascii="Times New Roman" w:hAnsi="Times New Roman"/>
          <w:b/>
          <w:sz w:val="24"/>
          <w:szCs w:val="24"/>
        </w:rPr>
      </w:pPr>
    </w:p>
    <w:p w14:paraId="5767BB91" w14:textId="77777777" w:rsidR="002E365F" w:rsidRPr="00257251" w:rsidRDefault="002E365F" w:rsidP="002E365F">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lastRenderedPageBreak/>
        <w:t>Workflow</w:t>
      </w:r>
    </w:p>
    <w:p w14:paraId="419395A6" w14:textId="77777777" w:rsidR="002E365F" w:rsidRDefault="002E365F" w:rsidP="002E365F">
      <w:pPr>
        <w:rPr>
          <w:rFonts w:ascii="Times New Roman" w:hAnsi="Times New Roman"/>
          <w:b/>
        </w:rPr>
      </w:pPr>
      <w:r w:rsidRPr="00257251">
        <w:rPr>
          <w:rFonts w:ascii="Times New Roman" w:hAnsi="Times New Roman"/>
          <w:b/>
        </w:rPr>
        <w:t>Summary of Steps</w:t>
      </w:r>
    </w:p>
    <w:p w14:paraId="55E0D154" w14:textId="77777777" w:rsidR="002E365F" w:rsidRPr="00257251" w:rsidRDefault="002E365F" w:rsidP="002E365F">
      <w:pPr>
        <w:rPr>
          <w:rFonts w:ascii="Times New Roman" w:hAnsi="Times New Roman"/>
          <w:b/>
        </w:rPr>
      </w:pPr>
      <w:r>
        <w:rPr>
          <w:rFonts w:ascii="Times New Roman" w:hAnsi="Times New Roman"/>
          <w:b/>
        </w:rPr>
        <w:t xml:space="preserve">     Container 1: </w:t>
      </w:r>
      <w:r w:rsidRPr="00CD1BF7">
        <w:rPr>
          <w:b/>
          <w:noProof/>
        </w:rPr>
        <w:t>Stage Aspect Employee Info</w:t>
      </w:r>
    </w:p>
    <w:p w14:paraId="2CCB5D0E" w14:textId="77777777" w:rsidR="002E365F" w:rsidRDefault="002E365F" w:rsidP="002E365F">
      <w:pPr>
        <w:pStyle w:val="ListParagraph"/>
        <w:numPr>
          <w:ilvl w:val="0"/>
          <w:numId w:val="11"/>
        </w:numPr>
        <w:rPr>
          <w:rFonts w:ascii="Times New Roman" w:hAnsi="Times New Roman"/>
        </w:rPr>
      </w:pPr>
      <w:r>
        <w:rPr>
          <w:rFonts w:ascii="Times New Roman" w:hAnsi="Times New Roman"/>
        </w:rPr>
        <w:t>File System Task – Decrypt Emp File</w:t>
      </w:r>
    </w:p>
    <w:p w14:paraId="10BDBE40" w14:textId="77777777" w:rsidR="002E365F" w:rsidRDefault="002E365F" w:rsidP="002E365F">
      <w:pPr>
        <w:pStyle w:val="ListParagraph"/>
        <w:numPr>
          <w:ilvl w:val="0"/>
          <w:numId w:val="11"/>
        </w:numPr>
        <w:rPr>
          <w:rFonts w:ascii="Times New Roman" w:hAnsi="Times New Roman"/>
        </w:rPr>
      </w:pPr>
      <w:r>
        <w:rPr>
          <w:rFonts w:ascii="Times New Roman" w:hAnsi="Times New Roman"/>
        </w:rPr>
        <w:t>Script Task – Pause 30 seconds</w:t>
      </w:r>
    </w:p>
    <w:p w14:paraId="5A3860C2" w14:textId="77777777" w:rsidR="002E365F" w:rsidRPr="00257251" w:rsidRDefault="002E365F" w:rsidP="002E365F">
      <w:pPr>
        <w:pStyle w:val="ListParagraph"/>
        <w:numPr>
          <w:ilvl w:val="0"/>
          <w:numId w:val="11"/>
        </w:numPr>
        <w:rPr>
          <w:rFonts w:ascii="Times New Roman" w:hAnsi="Times New Roman"/>
        </w:rPr>
      </w:pPr>
      <w:r>
        <w:rPr>
          <w:rFonts w:ascii="Times New Roman" w:hAnsi="Times New Roman"/>
        </w:rPr>
        <w:t>SQL T</w:t>
      </w:r>
      <w:r w:rsidRPr="00257251">
        <w:rPr>
          <w:rFonts w:ascii="Times New Roman" w:hAnsi="Times New Roman"/>
        </w:rPr>
        <w:t>ask – Truncate EmP ID To sup ID Staging Table</w:t>
      </w:r>
    </w:p>
    <w:p w14:paraId="3FE4E591" w14:textId="77777777" w:rsidR="002E365F" w:rsidRDefault="002E365F" w:rsidP="002E365F">
      <w:pPr>
        <w:pStyle w:val="ListParagraph"/>
        <w:numPr>
          <w:ilvl w:val="0"/>
          <w:numId w:val="11"/>
        </w:numPr>
        <w:rPr>
          <w:rFonts w:ascii="Times New Roman" w:hAnsi="Times New Roman"/>
        </w:rPr>
      </w:pPr>
      <w:r w:rsidRPr="00257251">
        <w:rPr>
          <w:rFonts w:ascii="Times New Roman" w:hAnsi="Times New Roman"/>
        </w:rPr>
        <w:t>DFT – Stage WFM emp Info File data into Emp ID To Sup ID Table</w:t>
      </w:r>
    </w:p>
    <w:p w14:paraId="4B47C584" w14:textId="77777777" w:rsidR="002E365F" w:rsidRDefault="002E365F" w:rsidP="002E365F">
      <w:pPr>
        <w:pStyle w:val="ListParagraph"/>
        <w:numPr>
          <w:ilvl w:val="0"/>
          <w:numId w:val="11"/>
        </w:numPr>
        <w:rPr>
          <w:rFonts w:ascii="Times New Roman" w:hAnsi="Times New Roman"/>
        </w:rPr>
      </w:pPr>
      <w:r>
        <w:rPr>
          <w:rFonts w:ascii="Times New Roman" w:hAnsi="Times New Roman"/>
        </w:rPr>
        <w:t>File System Task – Backup Encrypted Aspect File</w:t>
      </w:r>
    </w:p>
    <w:p w14:paraId="1B712AA1" w14:textId="77777777" w:rsidR="002E365F" w:rsidRDefault="002E365F" w:rsidP="002E365F">
      <w:pPr>
        <w:pStyle w:val="ListParagraph"/>
        <w:numPr>
          <w:ilvl w:val="0"/>
          <w:numId w:val="11"/>
        </w:numPr>
        <w:rPr>
          <w:rFonts w:ascii="Times New Roman" w:hAnsi="Times New Roman"/>
        </w:rPr>
      </w:pPr>
      <w:r>
        <w:rPr>
          <w:rFonts w:ascii="Times New Roman" w:hAnsi="Times New Roman"/>
        </w:rPr>
        <w:t>File System Task – Delete Decrypted Aspect File</w:t>
      </w:r>
    </w:p>
    <w:p w14:paraId="5F7D1583" w14:textId="77777777" w:rsidR="002E365F" w:rsidRPr="00257251" w:rsidRDefault="002E365F" w:rsidP="002E365F">
      <w:pPr>
        <w:pStyle w:val="ListParagraph"/>
        <w:numPr>
          <w:ilvl w:val="1"/>
          <w:numId w:val="11"/>
        </w:numPr>
        <w:rPr>
          <w:rFonts w:ascii="Times New Roman" w:hAnsi="Times New Roman"/>
        </w:rPr>
      </w:pPr>
      <w:r w:rsidRPr="00257251">
        <w:rPr>
          <w:rFonts w:ascii="Times New Roman" w:hAnsi="Times New Roman"/>
        </w:rPr>
        <w:t>IF WFM File empty – Send Mail Task. End Process.</w:t>
      </w:r>
    </w:p>
    <w:p w14:paraId="5CAF372D" w14:textId="77777777" w:rsidR="002E365F" w:rsidRDefault="002E365F" w:rsidP="002E365F">
      <w:pPr>
        <w:pStyle w:val="ListParagraph"/>
        <w:numPr>
          <w:ilvl w:val="1"/>
          <w:numId w:val="11"/>
        </w:numPr>
        <w:rPr>
          <w:rFonts w:ascii="Times New Roman" w:hAnsi="Times New Roman"/>
        </w:rPr>
      </w:pPr>
      <w:r w:rsidRPr="00257251">
        <w:rPr>
          <w:rFonts w:ascii="Times New Roman" w:hAnsi="Times New Roman"/>
        </w:rPr>
        <w:t xml:space="preserve">IF </w:t>
      </w:r>
      <w:r>
        <w:rPr>
          <w:rFonts w:ascii="Times New Roman" w:hAnsi="Times New Roman"/>
        </w:rPr>
        <w:t>WFM File not empty</w:t>
      </w:r>
      <w:r w:rsidRPr="00257251">
        <w:rPr>
          <w:rFonts w:ascii="Times New Roman" w:hAnsi="Times New Roman"/>
        </w:rPr>
        <w:t xml:space="preserve"> – </w:t>
      </w:r>
      <w:r>
        <w:rPr>
          <w:rFonts w:ascii="Times New Roman" w:hAnsi="Times New Roman"/>
        </w:rPr>
        <w:t>Go to container 2</w:t>
      </w:r>
    </w:p>
    <w:p w14:paraId="48E4AB77" w14:textId="77777777" w:rsidR="00A4348A" w:rsidRPr="00257251" w:rsidRDefault="00A4348A" w:rsidP="007931F8">
      <w:pPr>
        <w:widowControl w:val="0"/>
        <w:autoSpaceDE w:val="0"/>
        <w:autoSpaceDN w:val="0"/>
        <w:adjustRightInd w:val="0"/>
        <w:spacing w:after="0" w:line="240" w:lineRule="auto"/>
        <w:rPr>
          <w:rFonts w:ascii="Times New Roman" w:hAnsi="Times New Roman"/>
          <w:b/>
          <w:sz w:val="24"/>
          <w:szCs w:val="24"/>
        </w:rPr>
      </w:pPr>
    </w:p>
    <w:tbl>
      <w:tblPr>
        <w:tblStyle w:val="TableGrid"/>
        <w:tblW w:w="0" w:type="auto"/>
        <w:tblLook w:val="04A0" w:firstRow="1" w:lastRow="0" w:firstColumn="1" w:lastColumn="0" w:noHBand="0" w:noVBand="1"/>
      </w:tblPr>
      <w:tblGrid>
        <w:gridCol w:w="1114"/>
        <w:gridCol w:w="8462"/>
      </w:tblGrid>
      <w:tr w:rsidR="00C9745D" w14:paraId="12C71D3D" w14:textId="77777777" w:rsidTr="00F9414B">
        <w:tc>
          <w:tcPr>
            <w:tcW w:w="1114" w:type="dxa"/>
          </w:tcPr>
          <w:p w14:paraId="0792C036" w14:textId="77777777" w:rsidR="00C9745D" w:rsidRPr="00F9414B" w:rsidRDefault="00C9745D" w:rsidP="007931F8">
            <w:pPr>
              <w:widowControl w:val="0"/>
              <w:autoSpaceDE w:val="0"/>
              <w:autoSpaceDN w:val="0"/>
              <w:adjustRightInd w:val="0"/>
              <w:spacing w:after="0" w:line="240" w:lineRule="auto"/>
              <w:rPr>
                <w:b/>
                <w:noProof/>
              </w:rPr>
            </w:pPr>
            <w:r w:rsidRPr="00F9414B">
              <w:rPr>
                <w:b/>
                <w:noProof/>
              </w:rPr>
              <w:t>Container 1</w:t>
            </w:r>
          </w:p>
        </w:tc>
        <w:tc>
          <w:tcPr>
            <w:tcW w:w="8462" w:type="dxa"/>
          </w:tcPr>
          <w:p w14:paraId="23E49223" w14:textId="77777777" w:rsidR="00C9745D" w:rsidRPr="00F9414B" w:rsidRDefault="00C9745D" w:rsidP="007931F8">
            <w:pPr>
              <w:widowControl w:val="0"/>
              <w:autoSpaceDE w:val="0"/>
              <w:autoSpaceDN w:val="0"/>
              <w:adjustRightInd w:val="0"/>
              <w:spacing w:after="0" w:line="240" w:lineRule="auto"/>
              <w:rPr>
                <w:b/>
                <w:noProof/>
              </w:rPr>
            </w:pPr>
            <w:r w:rsidRPr="00F9414B">
              <w:rPr>
                <w:b/>
                <w:noProof/>
              </w:rPr>
              <w:t>Stage Aspect Employee Info</w:t>
            </w:r>
          </w:p>
        </w:tc>
      </w:tr>
      <w:tr w:rsidR="00C9745D" w14:paraId="7FEF9A20" w14:textId="77777777" w:rsidTr="00F9414B">
        <w:tc>
          <w:tcPr>
            <w:tcW w:w="1114" w:type="dxa"/>
          </w:tcPr>
          <w:p w14:paraId="7BB95C70" w14:textId="77777777" w:rsidR="00C9745D" w:rsidRDefault="00C9745D" w:rsidP="007931F8">
            <w:pPr>
              <w:widowControl w:val="0"/>
              <w:autoSpaceDE w:val="0"/>
              <w:autoSpaceDN w:val="0"/>
              <w:adjustRightInd w:val="0"/>
              <w:spacing w:after="0" w:line="240" w:lineRule="auto"/>
              <w:rPr>
                <w:noProof/>
              </w:rPr>
            </w:pPr>
          </w:p>
        </w:tc>
        <w:tc>
          <w:tcPr>
            <w:tcW w:w="8462" w:type="dxa"/>
          </w:tcPr>
          <w:p w14:paraId="111C2622" w14:textId="77777777" w:rsidR="00C9745D" w:rsidRDefault="00C9745D" w:rsidP="007931F8">
            <w:pPr>
              <w:widowControl w:val="0"/>
              <w:autoSpaceDE w:val="0"/>
              <w:autoSpaceDN w:val="0"/>
              <w:adjustRightInd w:val="0"/>
              <w:spacing w:after="0" w:line="240" w:lineRule="auto"/>
              <w:rPr>
                <w:noProof/>
              </w:rPr>
            </w:pPr>
          </w:p>
        </w:tc>
      </w:tr>
      <w:tr w:rsidR="00C9745D" w14:paraId="4CFBDD4B" w14:textId="77777777" w:rsidTr="00F9414B">
        <w:tc>
          <w:tcPr>
            <w:tcW w:w="1114" w:type="dxa"/>
          </w:tcPr>
          <w:p w14:paraId="25F8AB2C" w14:textId="77777777" w:rsidR="00C9745D" w:rsidRDefault="00C9745D" w:rsidP="007931F8">
            <w:pPr>
              <w:widowControl w:val="0"/>
              <w:autoSpaceDE w:val="0"/>
              <w:autoSpaceDN w:val="0"/>
              <w:adjustRightInd w:val="0"/>
              <w:spacing w:after="0" w:line="240" w:lineRule="auto"/>
              <w:rPr>
                <w:noProof/>
              </w:rPr>
            </w:pPr>
          </w:p>
        </w:tc>
        <w:tc>
          <w:tcPr>
            <w:tcW w:w="8462" w:type="dxa"/>
          </w:tcPr>
          <w:p w14:paraId="4FCB800A" w14:textId="77777777" w:rsidR="00C9745D" w:rsidRDefault="00C9745D" w:rsidP="007931F8">
            <w:pPr>
              <w:widowControl w:val="0"/>
              <w:autoSpaceDE w:val="0"/>
              <w:autoSpaceDN w:val="0"/>
              <w:adjustRightInd w:val="0"/>
              <w:spacing w:after="0" w:line="240" w:lineRule="auto"/>
              <w:rPr>
                <w:rFonts w:ascii="Times New Roman" w:hAnsi="Times New Roman"/>
                <w:b/>
                <w:sz w:val="24"/>
                <w:szCs w:val="24"/>
              </w:rPr>
            </w:pPr>
            <w:r>
              <w:rPr>
                <w:noProof/>
              </w:rPr>
              <w:drawing>
                <wp:inline distT="0" distB="0" distL="0" distR="0" wp14:anchorId="4482F600" wp14:editId="6F24245B">
                  <wp:extent cx="1289304" cy="36576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89304" cy="3657600"/>
                          </a:xfrm>
                          <a:prstGeom prst="rect">
                            <a:avLst/>
                          </a:prstGeom>
                        </pic:spPr>
                      </pic:pic>
                    </a:graphicData>
                  </a:graphic>
                </wp:inline>
              </w:drawing>
            </w:r>
          </w:p>
        </w:tc>
      </w:tr>
      <w:tr w:rsidR="00C9745D" w14:paraId="2BEDFD4E" w14:textId="77777777" w:rsidTr="00F9414B">
        <w:tc>
          <w:tcPr>
            <w:tcW w:w="1114" w:type="dxa"/>
          </w:tcPr>
          <w:p w14:paraId="75656208"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14:paraId="4D6EBA4D" w14:textId="77777777" w:rsidR="00C9745D" w:rsidRDefault="00C9745D" w:rsidP="00F9414B">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b/>
            </w:r>
          </w:p>
        </w:tc>
      </w:tr>
      <w:tr w:rsidR="00C9745D" w14:paraId="7454CE68" w14:textId="77777777" w:rsidTr="00F9414B">
        <w:tc>
          <w:tcPr>
            <w:tcW w:w="1114" w:type="dxa"/>
          </w:tcPr>
          <w:p w14:paraId="641B714D" w14:textId="77777777" w:rsidR="00C9745D" w:rsidRDefault="00C9745D" w:rsidP="00C9745D">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Step 1</w:t>
            </w:r>
          </w:p>
        </w:tc>
        <w:tc>
          <w:tcPr>
            <w:tcW w:w="8462" w:type="dxa"/>
          </w:tcPr>
          <w:p w14:paraId="0BD67A42" w14:textId="77777777" w:rsidR="00C9745D" w:rsidRDefault="00C9745D">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File Task: </w:t>
            </w:r>
            <w:r w:rsidRPr="00F9414B">
              <w:rPr>
                <w:rFonts w:ascii="Times New Roman" w:hAnsi="Times New Roman"/>
                <w:sz w:val="24"/>
                <w:szCs w:val="24"/>
              </w:rPr>
              <w:t>Decrypt Emp File</w:t>
            </w:r>
          </w:p>
          <w:p w14:paraId="3E1CDCF1" w14:textId="77777777" w:rsidR="00C9745D" w:rsidRPr="00F9414B" w:rsidRDefault="00C9745D">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5893A667" wp14:editId="33639443">
                  <wp:extent cx="4714875" cy="27051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4875" cy="2705100"/>
                          </a:xfrm>
                          <a:prstGeom prst="rect">
                            <a:avLst/>
                          </a:prstGeom>
                        </pic:spPr>
                      </pic:pic>
                    </a:graphicData>
                  </a:graphic>
                </wp:inline>
              </w:drawing>
            </w:r>
          </w:p>
        </w:tc>
      </w:tr>
      <w:tr w:rsidR="00C9745D" w14:paraId="6D75D398" w14:textId="77777777" w:rsidTr="00F9414B">
        <w:tc>
          <w:tcPr>
            <w:tcW w:w="1114" w:type="dxa"/>
          </w:tcPr>
          <w:p w14:paraId="747F6935"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14:paraId="56F41927"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9745D" w14:paraId="45B41072" w14:textId="77777777" w:rsidTr="00F9414B">
        <w:tc>
          <w:tcPr>
            <w:tcW w:w="1114" w:type="dxa"/>
          </w:tcPr>
          <w:p w14:paraId="5C4353AC"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14:paraId="1DEDC53A"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9745D" w14:paraId="5CEEE020" w14:textId="77777777" w:rsidTr="00F9414B">
        <w:tc>
          <w:tcPr>
            <w:tcW w:w="1114" w:type="dxa"/>
          </w:tcPr>
          <w:p w14:paraId="27E7BF1B" w14:textId="77777777" w:rsidR="00C9745D" w:rsidRPr="00F9414B"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2</w:t>
            </w:r>
          </w:p>
        </w:tc>
        <w:tc>
          <w:tcPr>
            <w:tcW w:w="8462" w:type="dxa"/>
          </w:tcPr>
          <w:p w14:paraId="009B328C" w14:textId="77777777" w:rsidR="00C9745D" w:rsidRPr="00F9414B"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Script Task: Pause 30 secs</w:t>
            </w:r>
          </w:p>
        </w:tc>
      </w:tr>
      <w:tr w:rsidR="00C9745D" w14:paraId="6F750694" w14:textId="77777777" w:rsidTr="00F9414B">
        <w:tc>
          <w:tcPr>
            <w:tcW w:w="1114" w:type="dxa"/>
          </w:tcPr>
          <w:p w14:paraId="53191F77"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14:paraId="05D8F67E"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9745D" w14:paraId="62C99304" w14:textId="77777777" w:rsidTr="00F9414B">
        <w:tc>
          <w:tcPr>
            <w:tcW w:w="1114" w:type="dxa"/>
          </w:tcPr>
          <w:p w14:paraId="778A4E8D" w14:textId="77777777" w:rsidR="00C9745D" w:rsidRPr="00F9414B"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 xml:space="preserve">Step 3 </w:t>
            </w:r>
          </w:p>
        </w:tc>
        <w:tc>
          <w:tcPr>
            <w:tcW w:w="8462" w:type="dxa"/>
          </w:tcPr>
          <w:p w14:paraId="0FF481EB" w14:textId="77777777" w:rsidR="00C9745D" w:rsidRPr="00F9414B"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SQL Task : Truncate Table [EC].[EmpID_To_SupID_Stage]</w:t>
            </w:r>
          </w:p>
          <w:p w14:paraId="3228D03D" w14:textId="77777777" w:rsidR="00C9745D" w:rsidRPr="00F9414B"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p>
        </w:tc>
      </w:tr>
      <w:tr w:rsidR="00C9745D" w14:paraId="29023E48" w14:textId="77777777" w:rsidTr="00F9414B">
        <w:tc>
          <w:tcPr>
            <w:tcW w:w="1114" w:type="dxa"/>
          </w:tcPr>
          <w:p w14:paraId="6A19FF01" w14:textId="77777777" w:rsidR="00C9745D" w:rsidRPr="00F9414B"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4</w:t>
            </w:r>
          </w:p>
        </w:tc>
        <w:tc>
          <w:tcPr>
            <w:tcW w:w="8462" w:type="dxa"/>
          </w:tcPr>
          <w:p w14:paraId="0258C18D"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 xml:space="preserve">DFT: Load </w:t>
            </w:r>
            <w:r w:rsidRPr="00C9745D">
              <w:rPr>
                <w:rFonts w:ascii="Times New Roman" w:hAnsi="Times New Roman"/>
                <w:sz w:val="24"/>
                <w:szCs w:val="24"/>
              </w:rPr>
              <w:t>Table [EC].[EmpID_To_SupID_Stage]</w:t>
            </w:r>
          </w:p>
          <w:p w14:paraId="2205FF30"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0E3B95D3" wp14:editId="1EEF7E12">
                  <wp:extent cx="1517904" cy="27432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7904" cy="2743200"/>
                          </a:xfrm>
                          <a:prstGeom prst="rect">
                            <a:avLst/>
                          </a:prstGeom>
                        </pic:spPr>
                      </pic:pic>
                    </a:graphicData>
                  </a:graphic>
                </wp:inline>
              </w:drawing>
            </w:r>
          </w:p>
          <w:p w14:paraId="5B1B9A6C"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p>
          <w:p w14:paraId="4D0004BD"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p>
          <w:p w14:paraId="14C2A8E5"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p>
          <w:p w14:paraId="0AD611B1"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p>
          <w:p w14:paraId="51716521"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p>
          <w:p w14:paraId="064174D0"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p>
          <w:p w14:paraId="182B1087"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Data conversion</w:t>
            </w:r>
          </w:p>
          <w:p w14:paraId="4725D107"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64C437C7" wp14:editId="569CB2D2">
                  <wp:extent cx="3273552" cy="137160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3552" cy="1371600"/>
                          </a:xfrm>
                          <a:prstGeom prst="rect">
                            <a:avLst/>
                          </a:prstGeom>
                        </pic:spPr>
                      </pic:pic>
                    </a:graphicData>
                  </a:graphic>
                </wp:inline>
              </w:drawing>
            </w:r>
          </w:p>
          <w:p w14:paraId="10D0C60C"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OLE DB Destination editor</w:t>
            </w:r>
          </w:p>
          <w:p w14:paraId="344A7F4B" w14:textId="77777777" w:rsidR="00C9745D" w:rsidRPr="00F9414B"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548500D9" wp14:editId="0D7E6784">
                  <wp:extent cx="2487168" cy="1371600"/>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7168" cy="1371600"/>
                          </a:xfrm>
                          <a:prstGeom prst="rect">
                            <a:avLst/>
                          </a:prstGeom>
                        </pic:spPr>
                      </pic:pic>
                    </a:graphicData>
                  </a:graphic>
                </wp:inline>
              </w:drawing>
            </w:r>
          </w:p>
        </w:tc>
      </w:tr>
      <w:tr w:rsidR="00C9745D" w14:paraId="016D1964" w14:textId="77777777" w:rsidTr="00F9414B">
        <w:tc>
          <w:tcPr>
            <w:tcW w:w="1114" w:type="dxa"/>
          </w:tcPr>
          <w:p w14:paraId="561C286C"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14:paraId="11479007"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9745D" w14:paraId="31816A36" w14:textId="77777777" w:rsidTr="00F9414B">
        <w:tc>
          <w:tcPr>
            <w:tcW w:w="1114" w:type="dxa"/>
          </w:tcPr>
          <w:p w14:paraId="5173B152" w14:textId="77777777" w:rsidR="00C9745D"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5</w:t>
            </w:r>
          </w:p>
        </w:tc>
        <w:tc>
          <w:tcPr>
            <w:tcW w:w="8462" w:type="dxa"/>
          </w:tcPr>
          <w:p w14:paraId="5E668622" w14:textId="77777777" w:rsidR="00C9745D"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Backup Encrypted Aspect File</w:t>
            </w:r>
          </w:p>
          <w:p w14:paraId="1E34A883" w14:textId="77777777" w:rsidR="001B6AE9"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p>
          <w:p w14:paraId="65315B1E" w14:textId="77777777"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4555EEE5" wp14:editId="0CBAAD06">
                  <wp:extent cx="3236976" cy="182880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6976" cy="1828800"/>
                          </a:xfrm>
                          <a:prstGeom prst="rect">
                            <a:avLst/>
                          </a:prstGeom>
                        </pic:spPr>
                      </pic:pic>
                    </a:graphicData>
                  </a:graphic>
                </wp:inline>
              </w:drawing>
            </w:r>
          </w:p>
        </w:tc>
      </w:tr>
      <w:tr w:rsidR="00C9745D" w14:paraId="305D40FC" w14:textId="77777777" w:rsidTr="00F9414B">
        <w:tc>
          <w:tcPr>
            <w:tcW w:w="1114" w:type="dxa"/>
          </w:tcPr>
          <w:p w14:paraId="4CD46B10"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14:paraId="0C1C2FAA"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9745D" w14:paraId="271A8FA7" w14:textId="77777777" w:rsidTr="00F9414B">
        <w:tc>
          <w:tcPr>
            <w:tcW w:w="1114" w:type="dxa"/>
          </w:tcPr>
          <w:p w14:paraId="0492CE2E" w14:textId="77777777" w:rsidR="00C9745D"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6</w:t>
            </w:r>
          </w:p>
        </w:tc>
        <w:tc>
          <w:tcPr>
            <w:tcW w:w="8462" w:type="dxa"/>
          </w:tcPr>
          <w:p w14:paraId="0EFC6AE5" w14:textId="77777777" w:rsidR="00C9745D"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Delete Decrypted Aspect file</w:t>
            </w:r>
          </w:p>
          <w:p w14:paraId="049D7ECE" w14:textId="77777777"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p>
          <w:p w14:paraId="29164D60" w14:textId="77777777"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noProof/>
              </w:rPr>
              <w:lastRenderedPageBreak/>
              <w:drawing>
                <wp:inline distT="0" distB="0" distL="0" distR="0" wp14:anchorId="708C6CE2" wp14:editId="563A12A9">
                  <wp:extent cx="5230368" cy="182880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0368" cy="1828800"/>
                          </a:xfrm>
                          <a:prstGeom prst="rect">
                            <a:avLst/>
                          </a:prstGeom>
                        </pic:spPr>
                      </pic:pic>
                    </a:graphicData>
                  </a:graphic>
                </wp:inline>
              </w:drawing>
            </w:r>
          </w:p>
          <w:p w14:paraId="57A3199D" w14:textId="77777777"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p>
        </w:tc>
      </w:tr>
      <w:tr w:rsidR="00C9745D" w14:paraId="5BF44EBA" w14:textId="77777777" w:rsidTr="00F9414B">
        <w:tc>
          <w:tcPr>
            <w:tcW w:w="1114" w:type="dxa"/>
          </w:tcPr>
          <w:p w14:paraId="4105B78F"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14:paraId="135FC424"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9745D" w14:paraId="30305204" w14:textId="77777777" w:rsidTr="00F9414B">
        <w:trPr>
          <w:trHeight w:val="386"/>
        </w:trPr>
        <w:tc>
          <w:tcPr>
            <w:tcW w:w="1114" w:type="dxa"/>
          </w:tcPr>
          <w:p w14:paraId="467D1182" w14:textId="77777777" w:rsidR="00C9745D" w:rsidRDefault="00C9745D" w:rsidP="00C9745D">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tbl>
            <w:tblPr>
              <w:tblStyle w:val="TableGrid"/>
              <w:tblW w:w="0" w:type="auto"/>
              <w:tblLook w:val="04A0" w:firstRow="1" w:lastRow="0" w:firstColumn="1" w:lastColumn="0" w:noHBand="0" w:noVBand="1"/>
            </w:tblPr>
            <w:tblGrid>
              <w:gridCol w:w="4089"/>
              <w:gridCol w:w="4147"/>
            </w:tblGrid>
            <w:tr w:rsidR="00C9745D" w14:paraId="36B7C590" w14:textId="77777777" w:rsidTr="00C9745D">
              <w:tc>
                <w:tcPr>
                  <w:tcW w:w="4672" w:type="dxa"/>
                </w:tcPr>
                <w:p w14:paraId="47157D32" w14:textId="77777777" w:rsidR="00C9745D" w:rsidRDefault="00C9745D" w:rsidP="00C9745D">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Precedence Constraint</w:t>
                  </w:r>
                </w:p>
                <w:p w14:paraId="1E70C042" w14:textId="77777777" w:rsidR="00C9745D" w:rsidRPr="00CD1BF7" w:rsidRDefault="00C9745D" w:rsidP="00C9745D">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Evaluation Operation:</w:t>
                  </w:r>
                  <w:r>
                    <w:rPr>
                      <w:rFonts w:ascii="Times New Roman" w:hAnsi="Times New Roman"/>
                      <w:sz w:val="24"/>
                      <w:szCs w:val="24"/>
                    </w:rPr>
                    <w:t xml:space="preserve"> Expression and Constraint</w:t>
                  </w:r>
                </w:p>
                <w:p w14:paraId="668C5654" w14:textId="77777777" w:rsidR="00C9745D" w:rsidRPr="00CD1BF7" w:rsidRDefault="00C9745D" w:rsidP="00C9745D">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Value:</w:t>
                  </w:r>
                  <w:r>
                    <w:rPr>
                      <w:rFonts w:ascii="Times New Roman" w:hAnsi="Times New Roman"/>
                      <w:sz w:val="24"/>
                      <w:szCs w:val="24"/>
                    </w:rPr>
                    <w:t xml:space="preserve"> Success</w:t>
                  </w:r>
                </w:p>
                <w:p w14:paraId="30D8B0C1" w14:textId="77777777" w:rsidR="00C9745D" w:rsidRPr="00CD1BF7" w:rsidRDefault="00C9745D" w:rsidP="00C9745D">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Expression:</w:t>
                  </w:r>
                  <w:r>
                    <w:rPr>
                      <w:rFonts w:ascii="Times New Roman" w:hAnsi="Times New Roman"/>
                      <w:sz w:val="24"/>
                      <w:szCs w:val="24"/>
                    </w:rPr>
                    <w:t xml:space="preserve"> </w:t>
                  </w:r>
                  <w:r w:rsidRPr="00C9745D">
                    <w:rPr>
                      <w:rFonts w:ascii="Times New Roman" w:hAnsi="Times New Roman"/>
                      <w:sz w:val="24"/>
                      <w:szCs w:val="24"/>
                    </w:rPr>
                    <w:t>@[User::WFMRecordCount]&gt;0</w:t>
                  </w:r>
                </w:p>
                <w:p w14:paraId="0401A699" w14:textId="77777777" w:rsidR="00C9745D" w:rsidRDefault="00C9745D" w:rsidP="00C9745D">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Multiple Constraints:</w:t>
                  </w:r>
                  <w:r>
                    <w:rPr>
                      <w:rFonts w:ascii="Times New Roman" w:hAnsi="Times New Roman"/>
                      <w:sz w:val="24"/>
                      <w:szCs w:val="24"/>
                    </w:rPr>
                    <w:t xml:space="preserve"> Logical AND</w:t>
                  </w:r>
                </w:p>
                <w:p w14:paraId="4E60DDD3" w14:textId="77777777" w:rsidR="00C9745D" w:rsidRDefault="00C9745D" w:rsidP="00C9745D">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Go to Container 2</w:t>
                  </w:r>
                </w:p>
              </w:tc>
              <w:tc>
                <w:tcPr>
                  <w:tcW w:w="4673" w:type="dxa"/>
                </w:tcPr>
                <w:p w14:paraId="752AC1DD" w14:textId="77777777" w:rsidR="00C9745D" w:rsidRDefault="00C9745D" w:rsidP="00C9745D">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Precedence Constraint</w:t>
                  </w:r>
                </w:p>
                <w:p w14:paraId="045C2FCD" w14:textId="77777777" w:rsidR="00C9745D" w:rsidRPr="00CD1BF7" w:rsidRDefault="00C9745D" w:rsidP="00C9745D">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Evaluation Operation:</w:t>
                  </w:r>
                  <w:r>
                    <w:rPr>
                      <w:rFonts w:ascii="Times New Roman" w:hAnsi="Times New Roman"/>
                      <w:sz w:val="24"/>
                      <w:szCs w:val="24"/>
                    </w:rPr>
                    <w:t xml:space="preserve"> Expression and Constraint</w:t>
                  </w:r>
                </w:p>
                <w:p w14:paraId="5FA29055" w14:textId="77777777" w:rsidR="00C9745D" w:rsidRPr="00CD1BF7" w:rsidRDefault="00C9745D" w:rsidP="00C9745D">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Value:</w:t>
                  </w:r>
                  <w:r>
                    <w:rPr>
                      <w:rFonts w:ascii="Times New Roman" w:hAnsi="Times New Roman"/>
                      <w:sz w:val="24"/>
                      <w:szCs w:val="24"/>
                    </w:rPr>
                    <w:t xml:space="preserve"> Success</w:t>
                  </w:r>
                </w:p>
                <w:p w14:paraId="7A87E3F1" w14:textId="77777777" w:rsidR="00C9745D" w:rsidRDefault="00C9745D" w:rsidP="00C9745D">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Expression:</w:t>
                  </w:r>
                  <w:r>
                    <w:rPr>
                      <w:rFonts w:ascii="Times New Roman" w:hAnsi="Times New Roman"/>
                      <w:sz w:val="24"/>
                      <w:szCs w:val="24"/>
                    </w:rPr>
                    <w:t xml:space="preserve"> </w:t>
                  </w:r>
                  <w:r w:rsidRPr="00C9745D">
                    <w:rPr>
                      <w:rFonts w:ascii="Times New Roman" w:hAnsi="Times New Roman"/>
                      <w:sz w:val="24"/>
                      <w:szCs w:val="24"/>
                    </w:rPr>
                    <w:t>@[User::WFMRecordCount]==0</w:t>
                  </w:r>
                </w:p>
                <w:p w14:paraId="4A40974D" w14:textId="77777777" w:rsidR="00C9745D" w:rsidRDefault="00C9745D" w:rsidP="00C9745D">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Multiple Constraints:</w:t>
                  </w:r>
                  <w:r>
                    <w:rPr>
                      <w:rFonts w:ascii="Times New Roman" w:hAnsi="Times New Roman"/>
                      <w:sz w:val="24"/>
                      <w:szCs w:val="24"/>
                    </w:rPr>
                    <w:t xml:space="preserve"> Logical AND</w:t>
                  </w:r>
                </w:p>
                <w:p w14:paraId="2AF93D77" w14:textId="77777777" w:rsidR="00C9745D" w:rsidRDefault="001B6AE9" w:rsidP="00C9745D">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Go to Step 7</w:t>
                  </w:r>
                </w:p>
              </w:tc>
            </w:tr>
          </w:tbl>
          <w:p w14:paraId="4322FC28"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9745D" w14:paraId="1BCDA7C8" w14:textId="77777777" w:rsidTr="00F9414B">
        <w:tc>
          <w:tcPr>
            <w:tcW w:w="1114" w:type="dxa"/>
          </w:tcPr>
          <w:p w14:paraId="48C721DE"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14:paraId="1A6B2741"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9745D" w14:paraId="4BA85F5A" w14:textId="77777777" w:rsidTr="00F9414B">
        <w:tc>
          <w:tcPr>
            <w:tcW w:w="1114" w:type="dxa"/>
          </w:tcPr>
          <w:p w14:paraId="3BAA5BDA" w14:textId="77777777" w:rsidR="00C9745D"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7</w:t>
            </w:r>
          </w:p>
        </w:tc>
        <w:tc>
          <w:tcPr>
            <w:tcW w:w="8462" w:type="dxa"/>
          </w:tcPr>
          <w:p w14:paraId="11929CE1" w14:textId="77777777"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Mail Task: WFM File Empty</w:t>
            </w:r>
          </w:p>
          <w:p w14:paraId="40991FAE" w14:textId="77777777"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p>
          <w:p w14:paraId="4D613C0A" w14:textId="77777777"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noProof/>
              </w:rPr>
              <w:drawing>
                <wp:inline distT="0" distB="0" distL="0" distR="0" wp14:anchorId="0CEAC147" wp14:editId="25057924">
                  <wp:extent cx="4215384" cy="1828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5384" cy="1828800"/>
                          </a:xfrm>
                          <a:prstGeom prst="rect">
                            <a:avLst/>
                          </a:prstGeom>
                        </pic:spPr>
                      </pic:pic>
                    </a:graphicData>
                  </a:graphic>
                </wp:inline>
              </w:drawing>
            </w:r>
          </w:p>
          <w:p w14:paraId="26491FB4" w14:textId="77777777"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p>
          <w:p w14:paraId="5E520E96" w14:textId="77777777"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p>
          <w:p w14:paraId="0D06744D" w14:textId="77777777"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noProof/>
              </w:rPr>
              <w:lastRenderedPageBreak/>
              <w:drawing>
                <wp:inline distT="0" distB="0" distL="0" distR="0" wp14:anchorId="5E052455" wp14:editId="064FAAF2">
                  <wp:extent cx="3990975" cy="2047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0975" cy="2047875"/>
                          </a:xfrm>
                          <a:prstGeom prst="rect">
                            <a:avLst/>
                          </a:prstGeom>
                        </pic:spPr>
                      </pic:pic>
                    </a:graphicData>
                  </a:graphic>
                </wp:inline>
              </w:drawing>
            </w:r>
          </w:p>
        </w:tc>
      </w:tr>
      <w:tr w:rsidR="001B6AE9" w14:paraId="3609352B" w14:textId="77777777" w:rsidTr="00F9414B">
        <w:tc>
          <w:tcPr>
            <w:tcW w:w="1114" w:type="dxa"/>
          </w:tcPr>
          <w:p w14:paraId="155ECE13" w14:textId="77777777" w:rsidR="001B6AE9" w:rsidRDefault="001B6AE9"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14:paraId="7114623A" w14:textId="77777777" w:rsidR="001B6AE9" w:rsidRDefault="001B6AE9"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bl>
    <w:p w14:paraId="1A499441" w14:textId="77777777" w:rsidR="00A52549" w:rsidRPr="00257251" w:rsidRDefault="00A52549" w:rsidP="007931F8">
      <w:pPr>
        <w:widowControl w:val="0"/>
        <w:autoSpaceDE w:val="0"/>
        <w:autoSpaceDN w:val="0"/>
        <w:adjustRightInd w:val="0"/>
        <w:spacing w:after="0" w:line="240" w:lineRule="auto"/>
        <w:rPr>
          <w:rFonts w:ascii="Times New Roman" w:hAnsi="Times New Roman"/>
          <w:b/>
          <w:sz w:val="24"/>
          <w:szCs w:val="24"/>
        </w:rPr>
      </w:pPr>
    </w:p>
    <w:p w14:paraId="13C94F18" w14:textId="77777777" w:rsidR="0055277D" w:rsidRPr="00257251" w:rsidRDefault="0055277D" w:rsidP="007931F8">
      <w:pPr>
        <w:widowControl w:val="0"/>
        <w:autoSpaceDE w:val="0"/>
        <w:autoSpaceDN w:val="0"/>
        <w:adjustRightInd w:val="0"/>
        <w:spacing w:after="0" w:line="240" w:lineRule="auto"/>
        <w:rPr>
          <w:rFonts w:ascii="Times New Roman" w:hAnsi="Times New Roman"/>
          <w:b/>
          <w:sz w:val="24"/>
          <w:szCs w:val="24"/>
        </w:rPr>
      </w:pPr>
    </w:p>
    <w:p w14:paraId="2CEBF827" w14:textId="77777777" w:rsidR="0055277D" w:rsidRDefault="0055277D" w:rsidP="007931F8">
      <w:pPr>
        <w:widowControl w:val="0"/>
        <w:autoSpaceDE w:val="0"/>
        <w:autoSpaceDN w:val="0"/>
        <w:adjustRightInd w:val="0"/>
        <w:spacing w:after="0" w:line="240" w:lineRule="auto"/>
        <w:rPr>
          <w:rFonts w:ascii="Times New Roman" w:hAnsi="Times New Roman"/>
          <w:b/>
          <w:sz w:val="24"/>
          <w:szCs w:val="24"/>
        </w:rPr>
      </w:pPr>
    </w:p>
    <w:p w14:paraId="739BBEFD"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38FAF369"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0E58D498"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00E08FB5"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41F5C6FB"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0CDF55D1"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6EEBEE91"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6C2C20FE"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73FA94E6"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6F2F39A8"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01C3D6D9"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5115FD33"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539F7A79"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282A68D9"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7E050E17"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22FA9094"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018939F0"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08805A32"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3F10F7DF"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090204D6"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2D80473B"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2D3972D5"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0FF72B66"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1848AF9D"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3785DF6B"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25D8ED5B"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0E167B9A"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0F9077A0"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3449DCD7"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10A9E1ED" w14:textId="77777777" w:rsidR="002E365F" w:rsidRPr="00257251" w:rsidRDefault="002E365F" w:rsidP="002E365F">
      <w:pPr>
        <w:rPr>
          <w:rFonts w:ascii="Times New Roman" w:hAnsi="Times New Roman"/>
          <w:b/>
        </w:rPr>
      </w:pPr>
      <w:r>
        <w:rPr>
          <w:rFonts w:ascii="Times New Roman" w:hAnsi="Times New Roman"/>
          <w:b/>
        </w:rPr>
        <w:t xml:space="preserve">Container 2: </w:t>
      </w:r>
      <w:r w:rsidRPr="00CD1BF7">
        <w:rPr>
          <w:b/>
          <w:noProof/>
        </w:rPr>
        <w:t>Stage  Employee Info</w:t>
      </w:r>
    </w:p>
    <w:p w14:paraId="604CEEF4" w14:textId="77777777" w:rsidR="002E365F" w:rsidRDefault="002E365F" w:rsidP="002E365F">
      <w:pPr>
        <w:pStyle w:val="ListParagraph"/>
        <w:numPr>
          <w:ilvl w:val="0"/>
          <w:numId w:val="25"/>
        </w:numPr>
        <w:rPr>
          <w:rFonts w:ascii="Times New Roman" w:hAnsi="Times New Roman"/>
        </w:rPr>
      </w:pPr>
      <w:r>
        <w:rPr>
          <w:rFonts w:ascii="Times New Roman" w:hAnsi="Times New Roman"/>
        </w:rPr>
        <w:t>File System Task – Decrypt PS File</w:t>
      </w:r>
    </w:p>
    <w:p w14:paraId="0277E6C7" w14:textId="77777777" w:rsidR="002E365F" w:rsidRDefault="002E365F" w:rsidP="002E365F">
      <w:pPr>
        <w:pStyle w:val="ListParagraph"/>
        <w:numPr>
          <w:ilvl w:val="0"/>
          <w:numId w:val="25"/>
        </w:numPr>
        <w:rPr>
          <w:rFonts w:ascii="Times New Roman" w:hAnsi="Times New Roman"/>
        </w:rPr>
      </w:pPr>
      <w:r>
        <w:rPr>
          <w:rFonts w:ascii="Times New Roman" w:hAnsi="Times New Roman"/>
        </w:rPr>
        <w:t>Script Task – Pause 30 seconds</w:t>
      </w:r>
    </w:p>
    <w:p w14:paraId="4CDD157E" w14:textId="77777777" w:rsidR="002E365F" w:rsidRDefault="002E365F" w:rsidP="002E365F">
      <w:pPr>
        <w:pStyle w:val="ListParagraph"/>
        <w:numPr>
          <w:ilvl w:val="0"/>
          <w:numId w:val="25"/>
        </w:numPr>
        <w:rPr>
          <w:rFonts w:ascii="Times New Roman" w:hAnsi="Times New Roman"/>
        </w:rPr>
      </w:pPr>
      <w:r>
        <w:rPr>
          <w:rFonts w:ascii="Times New Roman" w:hAnsi="Times New Roman"/>
        </w:rPr>
        <w:t>Script Task – PS File Exists Check</w:t>
      </w:r>
    </w:p>
    <w:p w14:paraId="588E5B44" w14:textId="77777777" w:rsidR="002E365F" w:rsidRDefault="002E365F" w:rsidP="002E365F">
      <w:pPr>
        <w:pStyle w:val="ListParagraph"/>
        <w:numPr>
          <w:ilvl w:val="1"/>
          <w:numId w:val="25"/>
        </w:numPr>
        <w:rPr>
          <w:rFonts w:ascii="Times New Roman" w:hAnsi="Times New Roman"/>
        </w:rPr>
      </w:pPr>
      <w:r w:rsidRPr="00257251">
        <w:rPr>
          <w:rFonts w:ascii="Times New Roman" w:hAnsi="Times New Roman"/>
        </w:rPr>
        <w:t>IF PS File Missing – Send Mail Task. End process.</w:t>
      </w:r>
    </w:p>
    <w:p w14:paraId="68501E09" w14:textId="77777777" w:rsidR="002E365F" w:rsidRPr="00257251" w:rsidRDefault="002E365F" w:rsidP="002E365F">
      <w:pPr>
        <w:pStyle w:val="ListParagraph"/>
        <w:numPr>
          <w:ilvl w:val="1"/>
          <w:numId w:val="25"/>
        </w:numPr>
        <w:rPr>
          <w:rFonts w:ascii="Times New Roman" w:hAnsi="Times New Roman"/>
        </w:rPr>
      </w:pPr>
      <w:r w:rsidRPr="00257251">
        <w:rPr>
          <w:rFonts w:ascii="Times New Roman" w:hAnsi="Times New Roman"/>
        </w:rPr>
        <w:t xml:space="preserve">IF PS File </w:t>
      </w:r>
      <w:r>
        <w:rPr>
          <w:rFonts w:ascii="Times New Roman" w:hAnsi="Times New Roman"/>
        </w:rPr>
        <w:t xml:space="preserve">Not </w:t>
      </w:r>
      <w:r w:rsidRPr="00257251">
        <w:rPr>
          <w:rFonts w:ascii="Times New Roman" w:hAnsi="Times New Roman"/>
        </w:rPr>
        <w:t xml:space="preserve">Missing – </w:t>
      </w:r>
      <w:r>
        <w:rPr>
          <w:rFonts w:ascii="Times New Roman" w:hAnsi="Times New Roman"/>
        </w:rPr>
        <w:t>Go to Step 4</w:t>
      </w:r>
      <w:r w:rsidRPr="00257251">
        <w:rPr>
          <w:rFonts w:ascii="Times New Roman" w:hAnsi="Times New Roman"/>
        </w:rPr>
        <w:t>.</w:t>
      </w:r>
    </w:p>
    <w:p w14:paraId="649D3368" w14:textId="77777777" w:rsidR="002E365F" w:rsidRPr="00257251" w:rsidRDefault="002E365F" w:rsidP="002E365F">
      <w:pPr>
        <w:pStyle w:val="ListParagraph"/>
        <w:numPr>
          <w:ilvl w:val="0"/>
          <w:numId w:val="25"/>
        </w:numPr>
        <w:rPr>
          <w:rFonts w:ascii="Times New Roman" w:hAnsi="Times New Roman"/>
        </w:rPr>
      </w:pPr>
      <w:r>
        <w:rPr>
          <w:rFonts w:ascii="Times New Roman" w:hAnsi="Times New Roman"/>
        </w:rPr>
        <w:t>SQL T</w:t>
      </w:r>
      <w:r w:rsidRPr="00257251">
        <w:rPr>
          <w:rFonts w:ascii="Times New Roman" w:hAnsi="Times New Roman"/>
        </w:rPr>
        <w:t xml:space="preserve">ask – Truncate </w:t>
      </w:r>
      <w:r>
        <w:rPr>
          <w:rFonts w:ascii="Times New Roman" w:hAnsi="Times New Roman"/>
        </w:rPr>
        <w:t>Employee Hierarchy</w:t>
      </w:r>
      <w:r w:rsidRPr="00257251">
        <w:rPr>
          <w:rFonts w:ascii="Times New Roman" w:hAnsi="Times New Roman"/>
        </w:rPr>
        <w:t xml:space="preserve"> Staging Table</w:t>
      </w:r>
    </w:p>
    <w:p w14:paraId="7DCA0B72" w14:textId="77777777" w:rsidR="002E365F" w:rsidRDefault="002E365F" w:rsidP="002E365F">
      <w:pPr>
        <w:pStyle w:val="ListParagraph"/>
        <w:numPr>
          <w:ilvl w:val="0"/>
          <w:numId w:val="25"/>
        </w:numPr>
        <w:rPr>
          <w:rFonts w:ascii="Times New Roman" w:hAnsi="Times New Roman"/>
        </w:rPr>
      </w:pPr>
      <w:r w:rsidRPr="00257251">
        <w:rPr>
          <w:rFonts w:ascii="Times New Roman" w:hAnsi="Times New Roman"/>
        </w:rPr>
        <w:t xml:space="preserve">DFT – </w:t>
      </w:r>
      <w:r>
        <w:rPr>
          <w:rFonts w:ascii="Times New Roman" w:hAnsi="Times New Roman"/>
        </w:rPr>
        <w:t>Load Employee Hierarchy</w:t>
      </w:r>
      <w:r w:rsidRPr="00257251">
        <w:rPr>
          <w:rFonts w:ascii="Times New Roman" w:hAnsi="Times New Roman"/>
        </w:rPr>
        <w:t xml:space="preserve"> Table</w:t>
      </w:r>
    </w:p>
    <w:p w14:paraId="4B261F7B" w14:textId="77777777" w:rsidR="002E365F" w:rsidRDefault="002E365F" w:rsidP="002E365F">
      <w:pPr>
        <w:pStyle w:val="ListParagraph"/>
        <w:numPr>
          <w:ilvl w:val="0"/>
          <w:numId w:val="25"/>
        </w:numPr>
        <w:rPr>
          <w:rFonts w:ascii="Times New Roman" w:hAnsi="Times New Roman"/>
        </w:rPr>
      </w:pPr>
      <w:r>
        <w:rPr>
          <w:rFonts w:ascii="Times New Roman" w:hAnsi="Times New Roman"/>
        </w:rPr>
        <w:t>File System Task – Backup Encrypted PS File</w:t>
      </w:r>
    </w:p>
    <w:p w14:paraId="10929052" w14:textId="77777777" w:rsidR="002E365F" w:rsidRDefault="002E365F" w:rsidP="002E365F">
      <w:pPr>
        <w:pStyle w:val="ListParagraph"/>
        <w:numPr>
          <w:ilvl w:val="0"/>
          <w:numId w:val="25"/>
        </w:numPr>
        <w:rPr>
          <w:rFonts w:ascii="Times New Roman" w:hAnsi="Times New Roman"/>
        </w:rPr>
      </w:pPr>
      <w:r>
        <w:rPr>
          <w:rFonts w:ascii="Times New Roman" w:hAnsi="Times New Roman"/>
        </w:rPr>
        <w:t>File System Task – Delete Decrypted PS File</w:t>
      </w:r>
    </w:p>
    <w:p w14:paraId="61B75D13" w14:textId="77777777" w:rsidR="002E365F" w:rsidRPr="00257251" w:rsidRDefault="002E365F" w:rsidP="002E365F">
      <w:pPr>
        <w:pStyle w:val="ListParagraph"/>
        <w:numPr>
          <w:ilvl w:val="1"/>
          <w:numId w:val="25"/>
        </w:numPr>
        <w:rPr>
          <w:rFonts w:ascii="Times New Roman" w:hAnsi="Times New Roman"/>
        </w:rPr>
      </w:pPr>
      <w:r>
        <w:rPr>
          <w:rFonts w:ascii="Times New Roman" w:hAnsi="Times New Roman"/>
        </w:rPr>
        <w:t>IF PS</w:t>
      </w:r>
      <w:r w:rsidRPr="00257251">
        <w:rPr>
          <w:rFonts w:ascii="Times New Roman" w:hAnsi="Times New Roman"/>
        </w:rPr>
        <w:t xml:space="preserve"> File empty – Send Mail Task. End Process.</w:t>
      </w:r>
    </w:p>
    <w:p w14:paraId="527A8016" w14:textId="77777777" w:rsidR="002E365F" w:rsidRDefault="002E365F" w:rsidP="002E365F">
      <w:pPr>
        <w:pStyle w:val="ListParagraph"/>
        <w:numPr>
          <w:ilvl w:val="1"/>
          <w:numId w:val="25"/>
        </w:numPr>
        <w:rPr>
          <w:rFonts w:ascii="Times New Roman" w:hAnsi="Times New Roman"/>
        </w:rPr>
      </w:pPr>
      <w:r w:rsidRPr="00257251">
        <w:rPr>
          <w:rFonts w:ascii="Times New Roman" w:hAnsi="Times New Roman"/>
        </w:rPr>
        <w:t xml:space="preserve">IF </w:t>
      </w:r>
      <w:r>
        <w:rPr>
          <w:rFonts w:ascii="Times New Roman" w:hAnsi="Times New Roman"/>
        </w:rPr>
        <w:t>PS File not empty</w:t>
      </w:r>
      <w:r w:rsidRPr="00257251">
        <w:rPr>
          <w:rFonts w:ascii="Times New Roman" w:hAnsi="Times New Roman"/>
        </w:rPr>
        <w:t xml:space="preserve"> – </w:t>
      </w:r>
      <w:r>
        <w:rPr>
          <w:rFonts w:ascii="Times New Roman" w:hAnsi="Times New Roman"/>
        </w:rPr>
        <w:t>Go to container 3</w:t>
      </w:r>
    </w:p>
    <w:p w14:paraId="4090B232" w14:textId="77777777" w:rsidR="0055277D" w:rsidRDefault="0055277D" w:rsidP="007931F8">
      <w:pPr>
        <w:widowControl w:val="0"/>
        <w:autoSpaceDE w:val="0"/>
        <w:autoSpaceDN w:val="0"/>
        <w:adjustRightInd w:val="0"/>
        <w:spacing w:after="0" w:line="240" w:lineRule="auto"/>
        <w:rPr>
          <w:rFonts w:ascii="Times New Roman" w:hAnsi="Times New Roman"/>
          <w:b/>
          <w:sz w:val="24"/>
          <w:szCs w:val="24"/>
        </w:rPr>
      </w:pPr>
    </w:p>
    <w:tbl>
      <w:tblPr>
        <w:tblStyle w:val="TableGrid"/>
        <w:tblW w:w="10278" w:type="dxa"/>
        <w:tblLayout w:type="fixed"/>
        <w:tblLook w:val="04A0" w:firstRow="1" w:lastRow="0" w:firstColumn="1" w:lastColumn="0" w:noHBand="0" w:noVBand="1"/>
      </w:tblPr>
      <w:tblGrid>
        <w:gridCol w:w="1548"/>
        <w:gridCol w:w="8730"/>
      </w:tblGrid>
      <w:tr w:rsidR="00F12CEC" w14:paraId="654D9237" w14:textId="77777777" w:rsidTr="00F9414B">
        <w:tc>
          <w:tcPr>
            <w:tcW w:w="1548" w:type="dxa"/>
          </w:tcPr>
          <w:p w14:paraId="0A10F8B7" w14:textId="77777777" w:rsidR="00F12CEC" w:rsidRPr="00CD1BF7" w:rsidRDefault="00F12CEC" w:rsidP="00B50252">
            <w:pPr>
              <w:widowControl w:val="0"/>
              <w:autoSpaceDE w:val="0"/>
              <w:autoSpaceDN w:val="0"/>
              <w:adjustRightInd w:val="0"/>
              <w:spacing w:after="0" w:line="240" w:lineRule="auto"/>
              <w:rPr>
                <w:b/>
                <w:noProof/>
              </w:rPr>
            </w:pPr>
            <w:r>
              <w:rPr>
                <w:b/>
                <w:noProof/>
              </w:rPr>
              <w:t>Container 2</w:t>
            </w:r>
          </w:p>
        </w:tc>
        <w:tc>
          <w:tcPr>
            <w:tcW w:w="8730" w:type="dxa"/>
          </w:tcPr>
          <w:p w14:paraId="48224212" w14:textId="77777777" w:rsidR="00F12CEC" w:rsidRPr="00CD1BF7" w:rsidRDefault="00F12CEC" w:rsidP="000460EA">
            <w:pPr>
              <w:widowControl w:val="0"/>
              <w:autoSpaceDE w:val="0"/>
              <w:autoSpaceDN w:val="0"/>
              <w:adjustRightInd w:val="0"/>
              <w:spacing w:after="0" w:line="240" w:lineRule="auto"/>
              <w:rPr>
                <w:b/>
                <w:noProof/>
              </w:rPr>
            </w:pPr>
            <w:r>
              <w:rPr>
                <w:b/>
                <w:noProof/>
              </w:rPr>
              <w:t xml:space="preserve">Stage </w:t>
            </w:r>
            <w:r w:rsidRPr="00CD1BF7">
              <w:rPr>
                <w:b/>
                <w:noProof/>
              </w:rPr>
              <w:t>Employee Info</w:t>
            </w:r>
          </w:p>
        </w:tc>
      </w:tr>
      <w:tr w:rsidR="00F12CEC" w14:paraId="38B9239C" w14:textId="77777777" w:rsidTr="00F9414B">
        <w:tc>
          <w:tcPr>
            <w:tcW w:w="1548" w:type="dxa"/>
          </w:tcPr>
          <w:p w14:paraId="6BEF3479" w14:textId="77777777" w:rsidR="00F12CEC" w:rsidRDefault="00F12CEC" w:rsidP="00B50252">
            <w:pPr>
              <w:widowControl w:val="0"/>
              <w:autoSpaceDE w:val="0"/>
              <w:autoSpaceDN w:val="0"/>
              <w:adjustRightInd w:val="0"/>
              <w:spacing w:after="0" w:line="240" w:lineRule="auto"/>
              <w:rPr>
                <w:noProof/>
              </w:rPr>
            </w:pPr>
          </w:p>
        </w:tc>
        <w:tc>
          <w:tcPr>
            <w:tcW w:w="8730" w:type="dxa"/>
          </w:tcPr>
          <w:p w14:paraId="52BD06C2" w14:textId="77777777" w:rsidR="00F12CEC" w:rsidRDefault="00F12CEC" w:rsidP="00B50252">
            <w:pPr>
              <w:widowControl w:val="0"/>
              <w:autoSpaceDE w:val="0"/>
              <w:autoSpaceDN w:val="0"/>
              <w:adjustRightInd w:val="0"/>
              <w:spacing w:after="0" w:line="240" w:lineRule="auto"/>
              <w:rPr>
                <w:noProof/>
              </w:rPr>
            </w:pPr>
          </w:p>
        </w:tc>
      </w:tr>
      <w:tr w:rsidR="00F12CEC" w14:paraId="2413E054" w14:textId="77777777" w:rsidTr="00F9414B">
        <w:tc>
          <w:tcPr>
            <w:tcW w:w="1548" w:type="dxa"/>
          </w:tcPr>
          <w:p w14:paraId="3197D710" w14:textId="77777777" w:rsidR="00F12CEC" w:rsidRDefault="00F12CEC" w:rsidP="00B50252">
            <w:pPr>
              <w:widowControl w:val="0"/>
              <w:autoSpaceDE w:val="0"/>
              <w:autoSpaceDN w:val="0"/>
              <w:adjustRightInd w:val="0"/>
              <w:spacing w:after="0" w:line="240" w:lineRule="auto"/>
              <w:rPr>
                <w:noProof/>
              </w:rPr>
            </w:pPr>
          </w:p>
        </w:tc>
        <w:tc>
          <w:tcPr>
            <w:tcW w:w="8730" w:type="dxa"/>
          </w:tcPr>
          <w:p w14:paraId="29224DEA" w14:textId="77777777" w:rsidR="00F12CEC" w:rsidRDefault="00F12CEC" w:rsidP="00B50252">
            <w:pPr>
              <w:widowControl w:val="0"/>
              <w:autoSpaceDE w:val="0"/>
              <w:autoSpaceDN w:val="0"/>
              <w:adjustRightInd w:val="0"/>
              <w:spacing w:after="0" w:line="240" w:lineRule="auto"/>
              <w:rPr>
                <w:rFonts w:ascii="Times New Roman" w:hAnsi="Times New Roman"/>
                <w:b/>
                <w:sz w:val="24"/>
                <w:szCs w:val="24"/>
              </w:rPr>
            </w:pPr>
            <w:r>
              <w:rPr>
                <w:noProof/>
              </w:rPr>
              <w:drawing>
                <wp:inline distT="0" distB="0" distL="0" distR="0" wp14:anchorId="395DC621" wp14:editId="5D86AD03">
                  <wp:extent cx="2386584" cy="4572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6584" cy="4572000"/>
                          </a:xfrm>
                          <a:prstGeom prst="rect">
                            <a:avLst/>
                          </a:prstGeom>
                        </pic:spPr>
                      </pic:pic>
                    </a:graphicData>
                  </a:graphic>
                </wp:inline>
              </w:drawing>
            </w:r>
          </w:p>
        </w:tc>
      </w:tr>
      <w:tr w:rsidR="00F12CEC" w14:paraId="716A7D4E" w14:textId="77777777" w:rsidTr="00F9414B">
        <w:tc>
          <w:tcPr>
            <w:tcW w:w="1548" w:type="dxa"/>
          </w:tcPr>
          <w:p w14:paraId="2991B395"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14:paraId="55A33664"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b/>
            </w:r>
          </w:p>
        </w:tc>
      </w:tr>
      <w:tr w:rsidR="00F12CEC" w14:paraId="6B2EF766" w14:textId="77777777" w:rsidTr="00F9414B">
        <w:tc>
          <w:tcPr>
            <w:tcW w:w="1548" w:type="dxa"/>
          </w:tcPr>
          <w:p w14:paraId="1D561785"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Step 1</w:t>
            </w:r>
          </w:p>
        </w:tc>
        <w:tc>
          <w:tcPr>
            <w:tcW w:w="8730" w:type="dxa"/>
          </w:tcPr>
          <w:p w14:paraId="0AD0F84D"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File Task: </w:t>
            </w:r>
            <w:r w:rsidRPr="00CD1BF7">
              <w:rPr>
                <w:rFonts w:ascii="Times New Roman" w:hAnsi="Times New Roman"/>
                <w:sz w:val="24"/>
                <w:szCs w:val="24"/>
              </w:rPr>
              <w:t xml:space="preserve">Decrypt </w:t>
            </w:r>
            <w:r>
              <w:rPr>
                <w:rFonts w:ascii="Times New Roman" w:hAnsi="Times New Roman"/>
                <w:sz w:val="24"/>
                <w:szCs w:val="24"/>
              </w:rPr>
              <w:t>PS</w:t>
            </w:r>
            <w:r w:rsidRPr="00CD1BF7">
              <w:rPr>
                <w:rFonts w:ascii="Times New Roman" w:hAnsi="Times New Roman"/>
                <w:sz w:val="24"/>
                <w:szCs w:val="24"/>
              </w:rPr>
              <w:t>File</w:t>
            </w:r>
          </w:p>
          <w:p w14:paraId="0DD2512E"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588115D2"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12A841CE" wp14:editId="5BF13D06">
                  <wp:extent cx="3054096" cy="1828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4096" cy="1828800"/>
                          </a:xfrm>
                          <a:prstGeom prst="rect">
                            <a:avLst/>
                          </a:prstGeom>
                        </pic:spPr>
                      </pic:pic>
                    </a:graphicData>
                  </a:graphic>
                </wp:inline>
              </w:drawing>
            </w:r>
          </w:p>
        </w:tc>
      </w:tr>
      <w:tr w:rsidR="00F12CEC" w14:paraId="483D7EAC" w14:textId="77777777" w:rsidTr="00F9414B">
        <w:tc>
          <w:tcPr>
            <w:tcW w:w="1548" w:type="dxa"/>
          </w:tcPr>
          <w:p w14:paraId="03D5E34B"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14:paraId="3F7D62A1"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F12CEC" w14:paraId="535836A4" w14:textId="77777777" w:rsidTr="00F9414B">
        <w:tc>
          <w:tcPr>
            <w:tcW w:w="1548" w:type="dxa"/>
          </w:tcPr>
          <w:p w14:paraId="7A31718F"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14:paraId="55DE7C6D"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F12CEC" w14:paraId="4F91D7E3" w14:textId="77777777" w:rsidTr="00F9414B">
        <w:tc>
          <w:tcPr>
            <w:tcW w:w="1548" w:type="dxa"/>
          </w:tcPr>
          <w:p w14:paraId="7A3511A2"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2</w:t>
            </w:r>
          </w:p>
        </w:tc>
        <w:tc>
          <w:tcPr>
            <w:tcW w:w="8730" w:type="dxa"/>
          </w:tcPr>
          <w:p w14:paraId="60F26ECF"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Script Task: Pause 30 secs</w:t>
            </w:r>
          </w:p>
        </w:tc>
      </w:tr>
      <w:tr w:rsidR="00F12CEC" w14:paraId="5F081C80" w14:textId="77777777" w:rsidTr="00F9414B">
        <w:tc>
          <w:tcPr>
            <w:tcW w:w="1548" w:type="dxa"/>
          </w:tcPr>
          <w:p w14:paraId="2913ED64"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14:paraId="7C86EB91"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F12CEC" w14:paraId="479FAB1B" w14:textId="77777777" w:rsidTr="00F9414B">
        <w:tc>
          <w:tcPr>
            <w:tcW w:w="1548" w:type="dxa"/>
          </w:tcPr>
          <w:p w14:paraId="553A3A08" w14:textId="77777777" w:rsidR="00F12CEC" w:rsidRPr="00F9414B"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3</w:t>
            </w:r>
          </w:p>
        </w:tc>
        <w:tc>
          <w:tcPr>
            <w:tcW w:w="8730" w:type="dxa"/>
          </w:tcPr>
          <w:p w14:paraId="35D13573" w14:textId="77777777" w:rsidR="00F12CEC" w:rsidRDefault="00F12CEC">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Script Task: </w:t>
            </w:r>
            <w:r>
              <w:rPr>
                <w:rFonts w:ascii="Times New Roman" w:hAnsi="Times New Roman"/>
                <w:sz w:val="24"/>
                <w:szCs w:val="24"/>
              </w:rPr>
              <w:t>PS File Exists Check</w:t>
            </w:r>
          </w:p>
          <w:p w14:paraId="35FC4FE0" w14:textId="77777777" w:rsidR="00F12CEC" w:rsidRDefault="00F12CEC">
            <w:pPr>
              <w:widowControl w:val="0"/>
              <w:tabs>
                <w:tab w:val="left" w:pos="5573"/>
              </w:tabs>
              <w:autoSpaceDE w:val="0"/>
              <w:autoSpaceDN w:val="0"/>
              <w:adjustRightInd w:val="0"/>
              <w:spacing w:after="0" w:line="240" w:lineRule="auto"/>
              <w:rPr>
                <w:rFonts w:ascii="Times New Roman" w:hAnsi="Times New Roman"/>
                <w:sz w:val="24"/>
                <w:szCs w:val="24"/>
              </w:rPr>
            </w:pPr>
          </w:p>
          <w:p w14:paraId="2B9108B6" w14:textId="77777777" w:rsidR="00F12CEC" w:rsidRDefault="00F12CEC">
            <w:pPr>
              <w:widowControl w:val="0"/>
              <w:tabs>
                <w:tab w:val="left" w:pos="5573"/>
              </w:tabs>
              <w:autoSpaceDE w:val="0"/>
              <w:autoSpaceDN w:val="0"/>
              <w:adjustRightInd w:val="0"/>
              <w:spacing w:after="0" w:line="240" w:lineRule="auto"/>
              <w:rPr>
                <w:rFonts w:ascii="Times New Roman" w:hAnsi="Times New Roman"/>
                <w:b/>
                <w:sz w:val="24"/>
                <w:szCs w:val="24"/>
              </w:rPr>
            </w:pPr>
            <w:r>
              <w:rPr>
                <w:noProof/>
              </w:rPr>
              <w:drawing>
                <wp:inline distT="0" distB="0" distL="0" distR="0" wp14:anchorId="50BEEA11" wp14:editId="472674AD">
                  <wp:extent cx="4960620" cy="13487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0620" cy="1348740"/>
                          </a:xfrm>
                          <a:prstGeom prst="rect">
                            <a:avLst/>
                          </a:prstGeom>
                        </pic:spPr>
                      </pic:pic>
                    </a:graphicData>
                  </a:graphic>
                </wp:inline>
              </w:drawing>
            </w:r>
          </w:p>
          <w:p w14:paraId="7607FAC4" w14:textId="77777777" w:rsidR="00F12CEC" w:rsidRDefault="00F12CEC">
            <w:pPr>
              <w:widowControl w:val="0"/>
              <w:tabs>
                <w:tab w:val="left" w:pos="5573"/>
              </w:tabs>
              <w:autoSpaceDE w:val="0"/>
              <w:autoSpaceDN w:val="0"/>
              <w:adjustRightInd w:val="0"/>
              <w:spacing w:after="0" w:line="240" w:lineRule="auto"/>
              <w:rPr>
                <w:rFonts w:ascii="Times New Roman" w:hAnsi="Times New Roman"/>
                <w:b/>
                <w:sz w:val="24"/>
                <w:szCs w:val="24"/>
              </w:rPr>
            </w:pPr>
          </w:p>
          <w:p w14:paraId="2B2C2A70" w14:textId="77777777" w:rsidR="00F12CEC" w:rsidRDefault="00F12CEC">
            <w:pPr>
              <w:widowControl w:val="0"/>
              <w:tabs>
                <w:tab w:val="left" w:pos="5573"/>
              </w:tabs>
              <w:autoSpaceDE w:val="0"/>
              <w:autoSpaceDN w:val="0"/>
              <w:adjustRightInd w:val="0"/>
              <w:spacing w:after="0" w:line="240" w:lineRule="auto"/>
              <w:rPr>
                <w:rFonts w:ascii="Times New Roman" w:hAnsi="Times New Roman"/>
                <w:b/>
                <w:sz w:val="24"/>
                <w:szCs w:val="24"/>
              </w:rPr>
            </w:pPr>
          </w:p>
          <w:p w14:paraId="5864E0A1" w14:textId="77777777" w:rsidR="00F12CEC" w:rsidRDefault="00F12CEC" w:rsidP="00F12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310A6771" w14:textId="77777777" w:rsidR="00F12CEC" w:rsidRDefault="006D7DC4" w:rsidP="00F12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12CEC">
              <w:rPr>
                <w:rFonts w:ascii="Consolas" w:hAnsi="Consolas" w:cs="Consolas"/>
                <w:color w:val="000000"/>
                <w:sz w:val="19"/>
                <w:szCs w:val="19"/>
              </w:rPr>
              <w:t>{</w:t>
            </w:r>
          </w:p>
          <w:p w14:paraId="772F238D" w14:textId="77777777" w:rsidR="00F12CEC" w:rsidRDefault="00F12CEC" w:rsidP="00F12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6673DFB1" w14:textId="77777777" w:rsidR="00F12CEC" w:rsidRDefault="00F12CEC" w:rsidP="00F12CEC">
            <w:pPr>
              <w:autoSpaceDE w:val="0"/>
              <w:autoSpaceDN w:val="0"/>
              <w:adjustRightInd w:val="0"/>
              <w:spacing w:after="0" w:line="240" w:lineRule="auto"/>
              <w:rPr>
                <w:rFonts w:ascii="Consolas" w:hAnsi="Consolas" w:cs="Consolas"/>
                <w:color w:val="000000"/>
                <w:sz w:val="19"/>
                <w:szCs w:val="19"/>
              </w:rPr>
            </w:pPr>
          </w:p>
          <w:p w14:paraId="065972BB" w14:textId="77777777" w:rsidR="00F12CEC" w:rsidRDefault="006D7DC4" w:rsidP="00F12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12CEC">
              <w:rPr>
                <w:rFonts w:ascii="Consolas" w:hAnsi="Consolas" w:cs="Consolas"/>
                <w:color w:val="0000FF"/>
                <w:sz w:val="19"/>
                <w:szCs w:val="19"/>
              </w:rPr>
              <w:t>string</w:t>
            </w:r>
            <w:r w:rsidR="00F12CEC">
              <w:rPr>
                <w:rFonts w:ascii="Consolas" w:hAnsi="Consolas" w:cs="Consolas"/>
                <w:color w:val="000000"/>
                <w:sz w:val="19"/>
                <w:szCs w:val="19"/>
              </w:rPr>
              <w:t xml:space="preserve"> file =   Dts.Variables[</w:t>
            </w:r>
            <w:r w:rsidR="00F12CEC">
              <w:rPr>
                <w:rFonts w:ascii="Consolas" w:hAnsi="Consolas" w:cs="Consolas"/>
                <w:color w:val="A31515"/>
                <w:sz w:val="19"/>
                <w:szCs w:val="19"/>
              </w:rPr>
              <w:t>"User::PSFileName"</w:t>
            </w:r>
            <w:r w:rsidR="00F12CEC">
              <w:rPr>
                <w:rFonts w:ascii="Consolas" w:hAnsi="Consolas" w:cs="Consolas"/>
                <w:color w:val="000000"/>
                <w:sz w:val="19"/>
                <w:szCs w:val="19"/>
              </w:rPr>
              <w:t>].Value.ToString();</w:t>
            </w:r>
          </w:p>
          <w:p w14:paraId="309312DA" w14:textId="77777777" w:rsidR="00F12CEC" w:rsidRDefault="00F12CEC" w:rsidP="00F12CEC">
            <w:pPr>
              <w:autoSpaceDE w:val="0"/>
              <w:autoSpaceDN w:val="0"/>
              <w:adjustRightInd w:val="0"/>
              <w:spacing w:after="0" w:line="240" w:lineRule="auto"/>
              <w:rPr>
                <w:rFonts w:ascii="Consolas" w:hAnsi="Consolas" w:cs="Consolas"/>
                <w:color w:val="000000"/>
                <w:sz w:val="19"/>
                <w:szCs w:val="19"/>
              </w:rPr>
            </w:pPr>
          </w:p>
          <w:p w14:paraId="15470166" w14:textId="77777777" w:rsidR="00F12CEC" w:rsidRDefault="006D7DC4" w:rsidP="00F12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12CEC">
              <w:rPr>
                <w:rFonts w:ascii="Consolas" w:hAnsi="Consolas" w:cs="Consolas"/>
                <w:color w:val="000000"/>
                <w:sz w:val="19"/>
                <w:szCs w:val="19"/>
              </w:rPr>
              <w:t>Dts.Variables[</w:t>
            </w:r>
            <w:r w:rsidR="00F12CEC">
              <w:rPr>
                <w:rFonts w:ascii="Consolas" w:hAnsi="Consolas" w:cs="Consolas"/>
                <w:color w:val="A31515"/>
                <w:sz w:val="19"/>
                <w:szCs w:val="19"/>
              </w:rPr>
              <w:t>"User::PSFileExists"</w:t>
            </w:r>
            <w:r w:rsidR="00F12CEC">
              <w:rPr>
                <w:rFonts w:ascii="Consolas" w:hAnsi="Consolas" w:cs="Consolas"/>
                <w:color w:val="000000"/>
                <w:sz w:val="19"/>
                <w:szCs w:val="19"/>
              </w:rPr>
              <w:t xml:space="preserve">].Value = </w:t>
            </w:r>
            <w:r w:rsidR="00F12CEC">
              <w:rPr>
                <w:rFonts w:ascii="Consolas" w:hAnsi="Consolas" w:cs="Consolas"/>
                <w:color w:val="2B91AF"/>
                <w:sz w:val="19"/>
                <w:szCs w:val="19"/>
              </w:rPr>
              <w:t>File</w:t>
            </w:r>
            <w:r w:rsidR="00F12CEC">
              <w:rPr>
                <w:rFonts w:ascii="Consolas" w:hAnsi="Consolas" w:cs="Consolas"/>
                <w:color w:val="000000"/>
                <w:sz w:val="19"/>
                <w:szCs w:val="19"/>
              </w:rPr>
              <w:t>.Exists(file);</w:t>
            </w:r>
          </w:p>
          <w:p w14:paraId="600D757A" w14:textId="77777777" w:rsidR="00F12CEC" w:rsidRDefault="00F12CEC" w:rsidP="00F12CEC">
            <w:pPr>
              <w:autoSpaceDE w:val="0"/>
              <w:autoSpaceDN w:val="0"/>
              <w:adjustRightInd w:val="0"/>
              <w:spacing w:after="0" w:line="240" w:lineRule="auto"/>
              <w:rPr>
                <w:rFonts w:ascii="Consolas" w:hAnsi="Consolas" w:cs="Consolas"/>
                <w:color w:val="000000"/>
                <w:sz w:val="19"/>
                <w:szCs w:val="19"/>
              </w:rPr>
            </w:pPr>
          </w:p>
          <w:p w14:paraId="7F60B7D6" w14:textId="77777777" w:rsidR="00F12CEC" w:rsidRDefault="006D7DC4" w:rsidP="00F12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12CEC">
              <w:rPr>
                <w:rFonts w:ascii="Consolas" w:hAnsi="Consolas" w:cs="Consolas"/>
                <w:color w:val="000000"/>
                <w:sz w:val="19"/>
                <w:szCs w:val="19"/>
              </w:rPr>
              <w:t xml:space="preserve"> Dts.TaskResult = (</w:t>
            </w:r>
            <w:r w:rsidR="00F12CEC">
              <w:rPr>
                <w:rFonts w:ascii="Consolas" w:hAnsi="Consolas" w:cs="Consolas"/>
                <w:color w:val="0000FF"/>
                <w:sz w:val="19"/>
                <w:szCs w:val="19"/>
              </w:rPr>
              <w:t>int</w:t>
            </w:r>
            <w:r w:rsidR="00F12CEC">
              <w:rPr>
                <w:rFonts w:ascii="Consolas" w:hAnsi="Consolas" w:cs="Consolas"/>
                <w:color w:val="000000"/>
                <w:sz w:val="19"/>
                <w:szCs w:val="19"/>
              </w:rPr>
              <w:t>)</w:t>
            </w:r>
            <w:r w:rsidR="00F12CEC">
              <w:rPr>
                <w:rFonts w:ascii="Consolas" w:hAnsi="Consolas" w:cs="Consolas"/>
                <w:color w:val="2B91AF"/>
                <w:sz w:val="19"/>
                <w:szCs w:val="19"/>
              </w:rPr>
              <w:t>ScriptResults</w:t>
            </w:r>
            <w:r w:rsidR="00F12CEC">
              <w:rPr>
                <w:rFonts w:ascii="Consolas" w:hAnsi="Consolas" w:cs="Consolas"/>
                <w:color w:val="000000"/>
                <w:sz w:val="19"/>
                <w:szCs w:val="19"/>
              </w:rPr>
              <w:t>.Success;</w:t>
            </w:r>
          </w:p>
          <w:p w14:paraId="3C7989DF" w14:textId="77777777" w:rsidR="006D7DC4" w:rsidRDefault="006D7DC4" w:rsidP="00F12CEC">
            <w:pPr>
              <w:autoSpaceDE w:val="0"/>
              <w:autoSpaceDN w:val="0"/>
              <w:adjustRightInd w:val="0"/>
              <w:spacing w:after="0" w:line="240" w:lineRule="auto"/>
              <w:rPr>
                <w:rFonts w:ascii="Consolas" w:hAnsi="Consolas" w:cs="Consolas"/>
                <w:color w:val="000000"/>
                <w:sz w:val="19"/>
                <w:szCs w:val="19"/>
              </w:rPr>
            </w:pPr>
          </w:p>
          <w:p w14:paraId="1DAB170A" w14:textId="77777777" w:rsidR="00F12CEC" w:rsidRDefault="00F12CEC">
            <w:pPr>
              <w:widowControl w:val="0"/>
              <w:tabs>
                <w:tab w:val="left" w:pos="5573"/>
              </w:tabs>
              <w:autoSpaceDE w:val="0"/>
              <w:autoSpaceDN w:val="0"/>
              <w:adjustRightInd w:val="0"/>
              <w:spacing w:after="0" w:line="240" w:lineRule="auto"/>
              <w:rPr>
                <w:rFonts w:ascii="Times New Roman" w:hAnsi="Times New Roman"/>
                <w:b/>
                <w:sz w:val="24"/>
                <w:szCs w:val="24"/>
              </w:rPr>
            </w:pPr>
            <w:r>
              <w:rPr>
                <w:rFonts w:ascii="Consolas" w:hAnsi="Consolas" w:cs="Consolas"/>
                <w:color w:val="000000"/>
                <w:sz w:val="19"/>
                <w:szCs w:val="19"/>
              </w:rPr>
              <w:t xml:space="preserve">   }</w:t>
            </w:r>
          </w:p>
        </w:tc>
      </w:tr>
      <w:tr w:rsidR="00F12CEC" w14:paraId="50C2209E" w14:textId="77777777" w:rsidTr="00F9414B">
        <w:tc>
          <w:tcPr>
            <w:tcW w:w="1548" w:type="dxa"/>
          </w:tcPr>
          <w:p w14:paraId="537407CB"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14:paraId="255BE08C"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B50252" w14:paraId="249266ED" w14:textId="77777777" w:rsidTr="00F9414B">
        <w:tc>
          <w:tcPr>
            <w:tcW w:w="1548" w:type="dxa"/>
          </w:tcPr>
          <w:p w14:paraId="426A2B5C"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tbl>
            <w:tblPr>
              <w:tblStyle w:val="TableGrid"/>
              <w:tblW w:w="9345" w:type="dxa"/>
              <w:tblLayout w:type="fixed"/>
              <w:tblLook w:val="04A0" w:firstRow="1" w:lastRow="0" w:firstColumn="1" w:lastColumn="0" w:noHBand="0" w:noVBand="1"/>
            </w:tblPr>
            <w:tblGrid>
              <w:gridCol w:w="3937"/>
              <w:gridCol w:w="5408"/>
            </w:tblGrid>
            <w:tr w:rsidR="00B50252" w14:paraId="7683FF5A" w14:textId="77777777" w:rsidTr="00F9414B">
              <w:tc>
                <w:tcPr>
                  <w:tcW w:w="3937" w:type="dxa"/>
                </w:tcPr>
                <w:p w14:paraId="7E0E39B7"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Precedence Constraint</w:t>
                  </w:r>
                </w:p>
                <w:p w14:paraId="02C924C2"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Evaluation Operation:</w:t>
                  </w:r>
                  <w:r>
                    <w:rPr>
                      <w:rFonts w:ascii="Times New Roman" w:hAnsi="Times New Roman"/>
                      <w:sz w:val="24"/>
                      <w:szCs w:val="24"/>
                    </w:rPr>
                    <w:t xml:space="preserve"> Expression and Constraint</w:t>
                  </w:r>
                </w:p>
                <w:p w14:paraId="7993E2F1"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Value:</w:t>
                  </w:r>
                  <w:r>
                    <w:rPr>
                      <w:rFonts w:ascii="Times New Roman" w:hAnsi="Times New Roman"/>
                      <w:sz w:val="24"/>
                      <w:szCs w:val="24"/>
                    </w:rPr>
                    <w:t xml:space="preserve"> Success</w:t>
                  </w:r>
                </w:p>
                <w:p w14:paraId="397627CC"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Expression:</w:t>
                  </w:r>
                  <w:r>
                    <w:rPr>
                      <w:rFonts w:ascii="Times New Roman" w:hAnsi="Times New Roman"/>
                      <w:sz w:val="24"/>
                      <w:szCs w:val="24"/>
                    </w:rPr>
                    <w:t xml:space="preserve"> </w:t>
                  </w:r>
                  <w:r w:rsidRPr="00B50252">
                    <w:rPr>
                      <w:rFonts w:ascii="Times New Roman" w:hAnsi="Times New Roman"/>
                      <w:sz w:val="24"/>
                      <w:szCs w:val="24"/>
                    </w:rPr>
                    <w:t>@[User::PSFileExists]== True</w:t>
                  </w:r>
                </w:p>
                <w:p w14:paraId="04E18B6A"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Multiple Constraints:</w:t>
                  </w:r>
                  <w:r>
                    <w:rPr>
                      <w:rFonts w:ascii="Times New Roman" w:hAnsi="Times New Roman"/>
                      <w:sz w:val="24"/>
                      <w:szCs w:val="24"/>
                    </w:rPr>
                    <w:t xml:space="preserve"> Logical AND</w:t>
                  </w:r>
                </w:p>
                <w:p w14:paraId="5BAE0DDD" w14:textId="77777777" w:rsidR="00B50252" w:rsidRDefault="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Go to step 4</w:t>
                  </w:r>
                </w:p>
              </w:tc>
              <w:tc>
                <w:tcPr>
                  <w:tcW w:w="5408" w:type="dxa"/>
                </w:tcPr>
                <w:p w14:paraId="3F56C581"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Precedence Constraint</w:t>
                  </w:r>
                </w:p>
                <w:p w14:paraId="7EE3C71E"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Evaluation Operation:</w:t>
                  </w:r>
                  <w:r>
                    <w:rPr>
                      <w:rFonts w:ascii="Times New Roman" w:hAnsi="Times New Roman"/>
                      <w:sz w:val="24"/>
                      <w:szCs w:val="24"/>
                    </w:rPr>
                    <w:t xml:space="preserve"> Expression and </w:t>
                  </w:r>
                </w:p>
                <w:p w14:paraId="035AC143"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Constraint</w:t>
                  </w:r>
                </w:p>
                <w:p w14:paraId="4BB4E874"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Value:</w:t>
                  </w:r>
                  <w:r>
                    <w:rPr>
                      <w:rFonts w:ascii="Times New Roman" w:hAnsi="Times New Roman"/>
                      <w:sz w:val="24"/>
                      <w:szCs w:val="24"/>
                    </w:rPr>
                    <w:t xml:space="preserve"> Success</w:t>
                  </w:r>
                </w:p>
                <w:p w14:paraId="76467E0F"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Expression:</w:t>
                  </w:r>
                  <w:r>
                    <w:rPr>
                      <w:rFonts w:ascii="Times New Roman" w:hAnsi="Times New Roman"/>
                      <w:sz w:val="24"/>
                      <w:szCs w:val="24"/>
                    </w:rPr>
                    <w:t xml:space="preserve"> </w:t>
                  </w:r>
                  <w:r w:rsidRPr="00B50252">
                    <w:rPr>
                      <w:rFonts w:ascii="Times New Roman" w:hAnsi="Times New Roman"/>
                      <w:sz w:val="24"/>
                      <w:szCs w:val="24"/>
                    </w:rPr>
                    <w:t>@[User::PSFileExists]==</w:t>
                  </w:r>
                  <w:r>
                    <w:rPr>
                      <w:rFonts w:ascii="Times New Roman" w:hAnsi="Times New Roman"/>
                      <w:sz w:val="24"/>
                      <w:szCs w:val="24"/>
                    </w:rPr>
                    <w:t xml:space="preserve"> </w:t>
                  </w:r>
                </w:p>
                <w:p w14:paraId="095EF013"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False</w:t>
                  </w:r>
                </w:p>
                <w:p w14:paraId="1A2CCEAA"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Multiple Constraints:</w:t>
                  </w:r>
                  <w:r>
                    <w:rPr>
                      <w:rFonts w:ascii="Times New Roman" w:hAnsi="Times New Roman"/>
                      <w:sz w:val="24"/>
                      <w:szCs w:val="24"/>
                    </w:rPr>
                    <w:t xml:space="preserve"> Logical AND</w:t>
                  </w:r>
                </w:p>
                <w:p w14:paraId="4401075B" w14:textId="77777777" w:rsidR="00B50252" w:rsidRDefault="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Go to Step 3a</w:t>
                  </w:r>
                </w:p>
              </w:tc>
            </w:tr>
          </w:tbl>
          <w:p w14:paraId="40E822F8"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B50252" w14:paraId="122E619A" w14:textId="77777777" w:rsidTr="00B50252">
        <w:tc>
          <w:tcPr>
            <w:tcW w:w="1548" w:type="dxa"/>
          </w:tcPr>
          <w:p w14:paraId="1F835BFB"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c>
          <w:tcPr>
            <w:tcW w:w="8730" w:type="dxa"/>
          </w:tcPr>
          <w:p w14:paraId="0D6C6369"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r>
      <w:tr w:rsidR="00B50252" w14:paraId="4AD2478C" w14:textId="77777777" w:rsidTr="00B50252">
        <w:tc>
          <w:tcPr>
            <w:tcW w:w="1548" w:type="dxa"/>
          </w:tcPr>
          <w:p w14:paraId="18631C1A"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Step 3a</w:t>
            </w:r>
          </w:p>
        </w:tc>
        <w:tc>
          <w:tcPr>
            <w:tcW w:w="8730" w:type="dxa"/>
          </w:tcPr>
          <w:p w14:paraId="2D39CC0A"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Mail Task: PS File Missing</w:t>
            </w:r>
          </w:p>
          <w:p w14:paraId="1D55771F"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2956FD45" wp14:editId="093F138A">
                  <wp:extent cx="5406390" cy="2148205"/>
                  <wp:effectExtent l="0" t="0" r="381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6390" cy="2148205"/>
                          </a:xfrm>
                          <a:prstGeom prst="rect">
                            <a:avLst/>
                          </a:prstGeom>
                        </pic:spPr>
                      </pic:pic>
                    </a:graphicData>
                  </a:graphic>
                </wp:inline>
              </w:drawing>
            </w:r>
          </w:p>
          <w:p w14:paraId="72C7B1C8"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71FC3778"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53DD55F2" wp14:editId="6D370352">
                  <wp:extent cx="4143375" cy="21526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3375" cy="2152650"/>
                          </a:xfrm>
                          <a:prstGeom prst="rect">
                            <a:avLst/>
                          </a:prstGeom>
                        </pic:spPr>
                      </pic:pic>
                    </a:graphicData>
                  </a:graphic>
                </wp:inline>
              </w:drawing>
            </w:r>
          </w:p>
          <w:p w14:paraId="73E8F37F"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r>
      <w:tr w:rsidR="00B50252" w14:paraId="2A3F951B" w14:textId="77777777" w:rsidTr="00B50252">
        <w:tc>
          <w:tcPr>
            <w:tcW w:w="1548" w:type="dxa"/>
          </w:tcPr>
          <w:p w14:paraId="000F9BCE"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c>
          <w:tcPr>
            <w:tcW w:w="8730" w:type="dxa"/>
          </w:tcPr>
          <w:p w14:paraId="71D8EE6C"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r>
      <w:tr w:rsidR="00F12CEC" w14:paraId="3124E2EC" w14:textId="77777777" w:rsidTr="00F9414B">
        <w:tc>
          <w:tcPr>
            <w:tcW w:w="1548" w:type="dxa"/>
          </w:tcPr>
          <w:p w14:paraId="6447F543" w14:textId="77777777" w:rsidR="00F12CEC"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Step 4</w:t>
            </w:r>
          </w:p>
        </w:tc>
        <w:tc>
          <w:tcPr>
            <w:tcW w:w="8730" w:type="dxa"/>
          </w:tcPr>
          <w:p w14:paraId="3798FDFB"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SQL Task : Truncate Table </w:t>
            </w:r>
            <w:r w:rsidR="00B50252" w:rsidRPr="00B50252">
              <w:rPr>
                <w:rFonts w:ascii="Times New Roman" w:hAnsi="Times New Roman"/>
                <w:sz w:val="24"/>
                <w:szCs w:val="24"/>
              </w:rPr>
              <w:t>[EC].[Employee_Hierarchy_Stage]</w:t>
            </w:r>
          </w:p>
          <w:p w14:paraId="03545C94"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56705DCD" w14:textId="77777777" w:rsidR="00B50252" w:rsidRP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B50252">
              <w:rPr>
                <w:rFonts w:ascii="Times New Roman" w:hAnsi="Times New Roman"/>
                <w:sz w:val="24"/>
                <w:szCs w:val="24"/>
              </w:rPr>
              <w:t>IF  EXISTS (SELECT * FROM sys.objects WHERE object_id = OBJECT_ID(N'[EC].[Employee_Hierarchy_Stage]') AND type in (N'U'))</w:t>
            </w:r>
          </w:p>
          <w:p w14:paraId="2FCB589E"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B50252">
              <w:rPr>
                <w:rFonts w:ascii="Times New Roman" w:hAnsi="Times New Roman"/>
                <w:sz w:val="24"/>
                <w:szCs w:val="24"/>
              </w:rPr>
              <w:t>Truncate TABLE [EC].[Employee_Hierarchy_Stage]</w:t>
            </w:r>
          </w:p>
          <w:p w14:paraId="27137965"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tc>
      </w:tr>
      <w:tr w:rsidR="00B50252" w14:paraId="188F1BDF" w14:textId="77777777" w:rsidTr="00F9414B">
        <w:tc>
          <w:tcPr>
            <w:tcW w:w="1548" w:type="dxa"/>
          </w:tcPr>
          <w:p w14:paraId="6F22394B"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c>
          <w:tcPr>
            <w:tcW w:w="8730" w:type="dxa"/>
          </w:tcPr>
          <w:p w14:paraId="0EFCEFFB"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r>
      <w:tr w:rsidR="00B50252" w14:paraId="1E1F60D1" w14:textId="77777777" w:rsidTr="00F9414B">
        <w:tc>
          <w:tcPr>
            <w:tcW w:w="1548" w:type="dxa"/>
          </w:tcPr>
          <w:p w14:paraId="452CE984"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c>
          <w:tcPr>
            <w:tcW w:w="8730" w:type="dxa"/>
          </w:tcPr>
          <w:p w14:paraId="67074CEF"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r>
      <w:tr w:rsidR="00F12CEC" w14:paraId="238C1853" w14:textId="77777777" w:rsidTr="00F9414B">
        <w:tc>
          <w:tcPr>
            <w:tcW w:w="1548" w:type="dxa"/>
          </w:tcPr>
          <w:p w14:paraId="34D1EC4C"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w:t>
            </w:r>
            <w:r w:rsidR="00B50252">
              <w:rPr>
                <w:rFonts w:ascii="Times New Roman" w:hAnsi="Times New Roman"/>
                <w:sz w:val="24"/>
                <w:szCs w:val="24"/>
              </w:rPr>
              <w:t xml:space="preserve"> 5</w:t>
            </w:r>
          </w:p>
        </w:tc>
        <w:tc>
          <w:tcPr>
            <w:tcW w:w="8730" w:type="dxa"/>
          </w:tcPr>
          <w:p w14:paraId="7462E630"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DFT: Load Table</w:t>
            </w:r>
            <w:r w:rsidR="00B50252">
              <w:rPr>
                <w:rFonts w:ascii="Times New Roman" w:hAnsi="Times New Roman"/>
                <w:sz w:val="24"/>
                <w:szCs w:val="24"/>
              </w:rPr>
              <w:t xml:space="preserve"> </w:t>
            </w:r>
            <w:r w:rsidR="00B50252" w:rsidRPr="00B50252">
              <w:rPr>
                <w:rFonts w:ascii="Times New Roman" w:hAnsi="Times New Roman"/>
                <w:sz w:val="24"/>
                <w:szCs w:val="24"/>
              </w:rPr>
              <w:t>[EC].[Employee_Hierarchy_Stage]</w:t>
            </w:r>
          </w:p>
          <w:p w14:paraId="1125C3B0"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70D10157"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1D2D4E9C" w14:textId="77777777" w:rsidR="00F12CEC"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72875BE5" wp14:editId="4DDD4AD0">
                  <wp:extent cx="1161288" cy="274320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61288" cy="2743200"/>
                          </a:xfrm>
                          <a:prstGeom prst="rect">
                            <a:avLst/>
                          </a:prstGeom>
                        </pic:spPr>
                      </pic:pic>
                    </a:graphicData>
                  </a:graphic>
                </wp:inline>
              </w:drawing>
            </w:r>
          </w:p>
          <w:p w14:paraId="6E2D6EA4"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5FFA7DB7"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Data conversion</w:t>
            </w:r>
          </w:p>
          <w:p w14:paraId="27B5C44D"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03388A41" w14:textId="77777777" w:rsidR="00B50252" w:rsidRDefault="00244C03" w:rsidP="00B50252">
            <w:pPr>
              <w:widowControl w:val="0"/>
              <w:tabs>
                <w:tab w:val="left" w:pos="5573"/>
              </w:tabs>
              <w:autoSpaceDE w:val="0"/>
              <w:autoSpaceDN w:val="0"/>
              <w:adjustRightInd w:val="0"/>
              <w:spacing w:after="0" w:line="240" w:lineRule="auto"/>
              <w:rPr>
                <w:rFonts w:ascii="Times New Roman" w:hAnsi="Times New Roman"/>
                <w:sz w:val="24"/>
                <w:szCs w:val="24"/>
              </w:rPr>
            </w:pPr>
            <w:r w:rsidDel="00244C03">
              <w:rPr>
                <w:noProof/>
              </w:rPr>
              <w:t xml:space="preserve"> </w:t>
            </w:r>
          </w:p>
          <w:p w14:paraId="2B1C8FA5" w14:textId="77777777" w:rsidR="00B50252"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3D8BF9AF" wp14:editId="3DF68C89">
                  <wp:extent cx="2368296"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8296" cy="2743200"/>
                          </a:xfrm>
                          <a:prstGeom prst="rect">
                            <a:avLst/>
                          </a:prstGeom>
                        </pic:spPr>
                      </pic:pic>
                    </a:graphicData>
                  </a:graphic>
                </wp:inline>
              </w:drawing>
            </w:r>
          </w:p>
          <w:p w14:paraId="01BF70FC" w14:textId="77777777" w:rsidR="006F2C4C" w:rsidRDefault="006F2C4C"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285E14F7" w14:textId="77777777" w:rsidR="006F2C4C" w:rsidRDefault="006F2C4C"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3C572206" w14:textId="77777777" w:rsidR="006F2C4C" w:rsidRDefault="006F2C4C"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75C105EF"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Derived Columns:</w:t>
            </w:r>
          </w:p>
          <w:p w14:paraId="090DA627" w14:textId="77777777" w:rsidR="00B50252"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367A3511" wp14:editId="0952AA17">
                  <wp:extent cx="5406390" cy="66421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6390" cy="664210"/>
                          </a:xfrm>
                          <a:prstGeom prst="rect">
                            <a:avLst/>
                          </a:prstGeom>
                        </pic:spPr>
                      </pic:pic>
                    </a:graphicData>
                  </a:graphic>
                </wp:inline>
              </w:drawing>
            </w:r>
          </w:p>
          <w:p w14:paraId="6BABD140"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39876F19"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1BBDECD3"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B50252">
              <w:rPr>
                <w:rFonts w:ascii="Times New Roman" w:hAnsi="Times New Roman"/>
                <w:sz w:val="24"/>
                <w:szCs w:val="24"/>
              </w:rPr>
              <w:t>FullPrimaryName</w:t>
            </w:r>
            <w:r>
              <w:rPr>
                <w:rFonts w:ascii="Times New Roman" w:hAnsi="Times New Roman"/>
                <w:sz w:val="24"/>
                <w:szCs w:val="24"/>
              </w:rPr>
              <w:t xml:space="preserve">: </w:t>
            </w:r>
            <w:r w:rsidRPr="00B50252">
              <w:rPr>
                <w:rFonts w:ascii="Times New Roman" w:hAnsi="Times New Roman"/>
                <w:sz w:val="24"/>
                <w:szCs w:val="24"/>
              </w:rPr>
              <w:t>(ISNULL([Copy of last_name]) ? "" : [Copy of last_name]) + ", " + (ISNULL([Copy of first_name]) ? "" : [Copy of first_name]) + " " + (ISNULL([Copy of middle_name]) ? "" : [Copy of middle_name])</w:t>
            </w:r>
          </w:p>
          <w:p w14:paraId="60330CDA"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2180FBDC"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6C4AF9A4"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B50252">
              <w:rPr>
                <w:rFonts w:ascii="Times New Roman" w:hAnsi="Times New Roman"/>
                <w:sz w:val="24"/>
                <w:szCs w:val="24"/>
              </w:rPr>
              <w:t>FullPreferredName</w:t>
            </w:r>
            <w:r>
              <w:rPr>
                <w:rFonts w:ascii="Times New Roman" w:hAnsi="Times New Roman"/>
                <w:sz w:val="24"/>
                <w:szCs w:val="24"/>
              </w:rPr>
              <w:t xml:space="preserve">: </w:t>
            </w:r>
          </w:p>
          <w:p w14:paraId="1357F6CD"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B50252">
              <w:rPr>
                <w:rFonts w:ascii="Times New Roman" w:hAnsi="Times New Roman"/>
                <w:sz w:val="24"/>
                <w:szCs w:val="24"/>
              </w:rPr>
              <w:t>(ISNULL([Copy of pref_name_last]) ? "" : [Copy of pref_name_last]) + ", " + (ISNULL([Copy of pref_name_first]) ? "" : [Copy of pref_name_first]) + " " + (ISNULL([Copy of pref_name_mi]) ? "" : [Copy of pref_name_mi])</w:t>
            </w:r>
          </w:p>
          <w:p w14:paraId="30A3D171" w14:textId="77777777" w:rsidR="00DF420A"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17A6B405" w14:textId="77777777" w:rsidR="00DF420A"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7154E0BB"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603E599F" w14:textId="77777777" w:rsidR="00DF420A"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Row Count</w:t>
            </w:r>
          </w:p>
          <w:p w14:paraId="530113FC" w14:textId="77777777" w:rsidR="00DF420A"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4353F0D3" wp14:editId="064A9889">
                  <wp:extent cx="173736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37360" cy="914400"/>
                          </a:xfrm>
                          <a:prstGeom prst="rect">
                            <a:avLst/>
                          </a:prstGeom>
                        </pic:spPr>
                      </pic:pic>
                    </a:graphicData>
                  </a:graphic>
                </wp:inline>
              </w:drawing>
            </w:r>
          </w:p>
          <w:p w14:paraId="6B68819C" w14:textId="77777777" w:rsidR="00DF420A"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2341406C" w14:textId="77777777" w:rsidR="00DF420A"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195147BA" w14:textId="77777777" w:rsidR="00DF420A"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5E3971E7" w14:textId="77777777" w:rsidR="00DF420A"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5CD381C2" w14:textId="77777777" w:rsidR="00DF420A"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3925DD52"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OLE DB Destination editor</w:t>
            </w:r>
          </w:p>
          <w:p w14:paraId="7CA87790" w14:textId="77777777" w:rsidR="00C10859" w:rsidRDefault="00C10859"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76CA76FD" wp14:editId="5043C317">
                  <wp:extent cx="5406390" cy="556958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6390" cy="5569585"/>
                          </a:xfrm>
                          <a:prstGeom prst="rect">
                            <a:avLst/>
                          </a:prstGeom>
                        </pic:spPr>
                      </pic:pic>
                    </a:graphicData>
                  </a:graphic>
                </wp:inline>
              </w:drawing>
            </w:r>
          </w:p>
          <w:p w14:paraId="65FFDB47" w14:textId="77777777" w:rsidR="00F12CEC" w:rsidRPr="00CD1BF7" w:rsidRDefault="00C10859"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52A03ADF" wp14:editId="67FF5DF8">
                  <wp:extent cx="5406390" cy="6731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6390" cy="673100"/>
                          </a:xfrm>
                          <a:prstGeom prst="rect">
                            <a:avLst/>
                          </a:prstGeom>
                        </pic:spPr>
                      </pic:pic>
                    </a:graphicData>
                  </a:graphic>
                </wp:inline>
              </w:drawing>
            </w:r>
          </w:p>
        </w:tc>
      </w:tr>
      <w:tr w:rsidR="00F12CEC" w14:paraId="75CEEA65" w14:textId="77777777" w:rsidTr="00F9414B">
        <w:tc>
          <w:tcPr>
            <w:tcW w:w="1548" w:type="dxa"/>
          </w:tcPr>
          <w:p w14:paraId="508DE059"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14:paraId="6DE49903"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F12CEC" w14:paraId="52077EB6" w14:textId="77777777" w:rsidTr="00F9414B">
        <w:tc>
          <w:tcPr>
            <w:tcW w:w="1548" w:type="dxa"/>
          </w:tcPr>
          <w:p w14:paraId="1E030A85" w14:textId="77777777" w:rsidR="00F12CEC" w:rsidRPr="00CD1BF7" w:rsidRDefault="00F12CEC">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Step </w:t>
            </w:r>
            <w:r w:rsidR="00132981">
              <w:rPr>
                <w:rFonts w:ascii="Times New Roman" w:hAnsi="Times New Roman"/>
                <w:sz w:val="24"/>
                <w:szCs w:val="24"/>
              </w:rPr>
              <w:t>6</w:t>
            </w:r>
          </w:p>
        </w:tc>
        <w:tc>
          <w:tcPr>
            <w:tcW w:w="8730" w:type="dxa"/>
          </w:tcPr>
          <w:p w14:paraId="75B76475"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Backup Encrypted </w:t>
            </w:r>
            <w:r w:rsidR="00132981">
              <w:rPr>
                <w:rFonts w:ascii="Times New Roman" w:hAnsi="Times New Roman"/>
                <w:sz w:val="24"/>
                <w:szCs w:val="24"/>
              </w:rPr>
              <w:t xml:space="preserve">PS </w:t>
            </w:r>
            <w:r w:rsidRPr="00CD1BF7">
              <w:rPr>
                <w:rFonts w:ascii="Times New Roman" w:hAnsi="Times New Roman"/>
                <w:sz w:val="24"/>
                <w:szCs w:val="24"/>
              </w:rPr>
              <w:t>File</w:t>
            </w:r>
          </w:p>
          <w:p w14:paraId="1795DC09"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6B26FEBD" w14:textId="77777777" w:rsidR="00F12CEC" w:rsidRPr="00CD1BF7" w:rsidRDefault="00132981"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4AC4CE95" wp14:editId="7B35FBA6">
                  <wp:extent cx="2606040" cy="18288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6040" cy="1828800"/>
                          </a:xfrm>
                          <a:prstGeom prst="rect">
                            <a:avLst/>
                          </a:prstGeom>
                        </pic:spPr>
                      </pic:pic>
                    </a:graphicData>
                  </a:graphic>
                </wp:inline>
              </w:drawing>
            </w:r>
          </w:p>
        </w:tc>
      </w:tr>
      <w:tr w:rsidR="00F12CEC" w14:paraId="176A5CEF" w14:textId="77777777" w:rsidTr="00F9414B">
        <w:tc>
          <w:tcPr>
            <w:tcW w:w="1548" w:type="dxa"/>
          </w:tcPr>
          <w:p w14:paraId="0494F53F"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14:paraId="61911F4B"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F12CEC" w14:paraId="78EA3A43" w14:textId="77777777" w:rsidTr="00F9414B">
        <w:tc>
          <w:tcPr>
            <w:tcW w:w="1548" w:type="dxa"/>
          </w:tcPr>
          <w:p w14:paraId="667C0ABF" w14:textId="77777777" w:rsidR="00F12CEC" w:rsidRPr="00CD1BF7" w:rsidRDefault="00F12CEC">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Step </w:t>
            </w:r>
            <w:r w:rsidR="00132981">
              <w:rPr>
                <w:rFonts w:ascii="Times New Roman" w:hAnsi="Times New Roman"/>
                <w:sz w:val="24"/>
                <w:szCs w:val="24"/>
              </w:rPr>
              <w:t>7</w:t>
            </w:r>
          </w:p>
        </w:tc>
        <w:tc>
          <w:tcPr>
            <w:tcW w:w="8730" w:type="dxa"/>
          </w:tcPr>
          <w:p w14:paraId="3FB53DFE"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Delete Decrypted </w:t>
            </w:r>
            <w:r w:rsidR="00132981">
              <w:rPr>
                <w:rFonts w:ascii="Times New Roman" w:hAnsi="Times New Roman"/>
                <w:sz w:val="24"/>
                <w:szCs w:val="24"/>
              </w:rPr>
              <w:t>PS</w:t>
            </w:r>
            <w:r w:rsidRPr="00CD1BF7">
              <w:rPr>
                <w:rFonts w:ascii="Times New Roman" w:hAnsi="Times New Roman"/>
                <w:sz w:val="24"/>
                <w:szCs w:val="24"/>
              </w:rPr>
              <w:t xml:space="preserve"> file</w:t>
            </w:r>
          </w:p>
          <w:p w14:paraId="271815BD"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6206ACAE" w14:textId="77777777" w:rsidR="00F12CEC" w:rsidRPr="00CD1BF7" w:rsidRDefault="00132981"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6104011E" wp14:editId="71ABD8CD">
                  <wp:extent cx="3602736" cy="1828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2736" cy="1828800"/>
                          </a:xfrm>
                          <a:prstGeom prst="rect">
                            <a:avLst/>
                          </a:prstGeom>
                        </pic:spPr>
                      </pic:pic>
                    </a:graphicData>
                  </a:graphic>
                </wp:inline>
              </w:drawing>
            </w:r>
          </w:p>
          <w:p w14:paraId="351B71D1"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tc>
      </w:tr>
      <w:tr w:rsidR="00F12CEC" w14:paraId="6AA17B39" w14:textId="77777777" w:rsidTr="00F9414B">
        <w:tc>
          <w:tcPr>
            <w:tcW w:w="1548" w:type="dxa"/>
          </w:tcPr>
          <w:p w14:paraId="4CCA064A"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14:paraId="7D6018B9"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F12CEC" w14:paraId="145CD343" w14:textId="77777777" w:rsidTr="00F9414B">
        <w:trPr>
          <w:trHeight w:val="386"/>
        </w:trPr>
        <w:tc>
          <w:tcPr>
            <w:tcW w:w="1548" w:type="dxa"/>
          </w:tcPr>
          <w:p w14:paraId="50012A06"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tbl>
            <w:tblPr>
              <w:tblStyle w:val="TableGrid"/>
              <w:tblW w:w="9345" w:type="dxa"/>
              <w:tblLayout w:type="fixed"/>
              <w:tblLook w:val="04A0" w:firstRow="1" w:lastRow="0" w:firstColumn="1" w:lastColumn="0" w:noHBand="0" w:noVBand="1"/>
            </w:tblPr>
            <w:tblGrid>
              <w:gridCol w:w="4387"/>
              <w:gridCol w:w="4958"/>
            </w:tblGrid>
            <w:tr w:rsidR="00F12CEC" w14:paraId="1F21DA77" w14:textId="77777777" w:rsidTr="00F9414B">
              <w:tc>
                <w:tcPr>
                  <w:tcW w:w="4387" w:type="dxa"/>
                </w:tcPr>
                <w:p w14:paraId="57B60CBB"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Precedence Constraint</w:t>
                  </w:r>
                </w:p>
                <w:p w14:paraId="7E1358FE" w14:textId="77777777" w:rsidR="00132981"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Evaluation Operation:</w:t>
                  </w:r>
                  <w:r>
                    <w:rPr>
                      <w:rFonts w:ascii="Times New Roman" w:hAnsi="Times New Roman"/>
                      <w:sz w:val="24"/>
                      <w:szCs w:val="24"/>
                    </w:rPr>
                    <w:t xml:space="preserve"> </w:t>
                  </w:r>
                </w:p>
                <w:p w14:paraId="4749FA2A"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Expression and Constraint</w:t>
                  </w:r>
                </w:p>
                <w:p w14:paraId="7C0EFAB1"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Value:</w:t>
                  </w:r>
                  <w:r>
                    <w:rPr>
                      <w:rFonts w:ascii="Times New Roman" w:hAnsi="Times New Roman"/>
                      <w:sz w:val="24"/>
                      <w:szCs w:val="24"/>
                    </w:rPr>
                    <w:t xml:space="preserve"> Success</w:t>
                  </w:r>
                </w:p>
                <w:p w14:paraId="65B4458B" w14:textId="77777777" w:rsidR="00132981"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Expression:</w:t>
                  </w:r>
                </w:p>
                <w:p w14:paraId="4FDCDF67"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00132981" w:rsidRPr="00132981">
                    <w:rPr>
                      <w:rFonts w:ascii="Times New Roman" w:hAnsi="Times New Roman"/>
                      <w:sz w:val="24"/>
                      <w:szCs w:val="24"/>
                    </w:rPr>
                    <w:t>@[User::PSRecordCount]&gt;0</w:t>
                  </w:r>
                </w:p>
                <w:p w14:paraId="6773608F"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Multiple Constraints:</w:t>
                  </w:r>
                  <w:r>
                    <w:rPr>
                      <w:rFonts w:ascii="Times New Roman" w:hAnsi="Times New Roman"/>
                      <w:sz w:val="24"/>
                      <w:szCs w:val="24"/>
                    </w:rPr>
                    <w:t xml:space="preserve"> Logical AND</w:t>
                  </w:r>
                </w:p>
                <w:p w14:paraId="504C4E9A" w14:textId="77777777" w:rsidR="00F12CEC" w:rsidRDefault="00132981" w:rsidP="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Go to Container 3</w:t>
                  </w:r>
                </w:p>
              </w:tc>
              <w:tc>
                <w:tcPr>
                  <w:tcW w:w="4958" w:type="dxa"/>
                </w:tcPr>
                <w:p w14:paraId="1A703F11"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Precedence Constraint</w:t>
                  </w:r>
                </w:p>
                <w:p w14:paraId="5F302FD6" w14:textId="77777777" w:rsidR="00132981"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Evaluation Operation:</w:t>
                  </w:r>
                  <w:r>
                    <w:rPr>
                      <w:rFonts w:ascii="Times New Roman" w:hAnsi="Times New Roman"/>
                      <w:sz w:val="24"/>
                      <w:szCs w:val="24"/>
                    </w:rPr>
                    <w:t xml:space="preserve"> </w:t>
                  </w:r>
                </w:p>
                <w:p w14:paraId="56A81B94"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Expression and Constraint</w:t>
                  </w:r>
                </w:p>
                <w:p w14:paraId="0A36D9C1"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Value:</w:t>
                  </w:r>
                  <w:r>
                    <w:rPr>
                      <w:rFonts w:ascii="Times New Roman" w:hAnsi="Times New Roman"/>
                      <w:sz w:val="24"/>
                      <w:szCs w:val="24"/>
                    </w:rPr>
                    <w:t xml:space="preserve"> Success</w:t>
                  </w:r>
                </w:p>
                <w:p w14:paraId="754C848C" w14:textId="77777777" w:rsidR="00132981"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Expression:</w:t>
                  </w:r>
                </w:p>
                <w:p w14:paraId="1385DAFC"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00132981">
                    <w:rPr>
                      <w:rFonts w:ascii="Times New Roman" w:hAnsi="Times New Roman"/>
                      <w:sz w:val="24"/>
                      <w:szCs w:val="24"/>
                    </w:rPr>
                    <w:t>@[User::PSRecordCount]==</w:t>
                  </w:r>
                  <w:r w:rsidRPr="00C9745D">
                    <w:rPr>
                      <w:rFonts w:ascii="Times New Roman" w:hAnsi="Times New Roman"/>
                      <w:sz w:val="24"/>
                      <w:szCs w:val="24"/>
                    </w:rPr>
                    <w:t>0</w:t>
                  </w:r>
                </w:p>
                <w:p w14:paraId="112EAD39"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Multiple Constraints:</w:t>
                  </w:r>
                  <w:r>
                    <w:rPr>
                      <w:rFonts w:ascii="Times New Roman" w:hAnsi="Times New Roman"/>
                      <w:sz w:val="24"/>
                      <w:szCs w:val="24"/>
                    </w:rPr>
                    <w:t xml:space="preserve"> Logical AND</w:t>
                  </w:r>
                </w:p>
                <w:p w14:paraId="46B8159C" w14:textId="77777777" w:rsidR="00F12CEC" w:rsidRDefault="00132981" w:rsidP="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Go to Step 8</w:t>
                  </w:r>
                </w:p>
              </w:tc>
            </w:tr>
          </w:tbl>
          <w:p w14:paraId="70C6C412"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F12CEC" w14:paraId="7BA1227B" w14:textId="77777777" w:rsidTr="00F9414B">
        <w:tc>
          <w:tcPr>
            <w:tcW w:w="1548" w:type="dxa"/>
          </w:tcPr>
          <w:p w14:paraId="48217A65"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14:paraId="4761525A"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F12CEC" w14:paraId="3ECE9A7C" w14:textId="77777777" w:rsidTr="00F9414B">
        <w:tc>
          <w:tcPr>
            <w:tcW w:w="1548" w:type="dxa"/>
          </w:tcPr>
          <w:p w14:paraId="6FB4B614" w14:textId="77777777" w:rsidR="00F12CEC" w:rsidRPr="00CD1BF7" w:rsidRDefault="00132981"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Step 8</w:t>
            </w:r>
          </w:p>
        </w:tc>
        <w:tc>
          <w:tcPr>
            <w:tcW w:w="8730" w:type="dxa"/>
          </w:tcPr>
          <w:p w14:paraId="02B9FE9A"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Mail Task: </w:t>
            </w:r>
            <w:r w:rsidR="00132981">
              <w:rPr>
                <w:rFonts w:ascii="Times New Roman" w:hAnsi="Times New Roman"/>
                <w:sz w:val="24"/>
                <w:szCs w:val="24"/>
              </w:rPr>
              <w:t>PS</w:t>
            </w:r>
            <w:r w:rsidRPr="00CD1BF7">
              <w:rPr>
                <w:rFonts w:ascii="Times New Roman" w:hAnsi="Times New Roman"/>
                <w:sz w:val="24"/>
                <w:szCs w:val="24"/>
              </w:rPr>
              <w:t xml:space="preserve"> File Empty</w:t>
            </w:r>
          </w:p>
          <w:p w14:paraId="34690BA0"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3CEFBD03" w14:textId="77777777" w:rsidR="00F12CEC" w:rsidRPr="00CD1BF7" w:rsidRDefault="00132981"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68A928CE" wp14:editId="3C8F5C40">
                  <wp:extent cx="5406390" cy="173482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6390" cy="1734820"/>
                          </a:xfrm>
                          <a:prstGeom prst="rect">
                            <a:avLst/>
                          </a:prstGeom>
                        </pic:spPr>
                      </pic:pic>
                    </a:graphicData>
                  </a:graphic>
                </wp:inline>
              </w:drawing>
            </w:r>
          </w:p>
          <w:p w14:paraId="5432FC4C"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4305D224"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515B8372"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noProof/>
              </w:rPr>
              <w:drawing>
                <wp:inline distT="0" distB="0" distL="0" distR="0" wp14:anchorId="62D2CEED" wp14:editId="4C594578">
                  <wp:extent cx="3990975" cy="20478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0975" cy="2047875"/>
                          </a:xfrm>
                          <a:prstGeom prst="rect">
                            <a:avLst/>
                          </a:prstGeom>
                        </pic:spPr>
                      </pic:pic>
                    </a:graphicData>
                  </a:graphic>
                </wp:inline>
              </w:drawing>
            </w:r>
          </w:p>
        </w:tc>
      </w:tr>
      <w:tr w:rsidR="00F12CEC" w14:paraId="1728399F" w14:textId="77777777" w:rsidTr="00F9414B">
        <w:tc>
          <w:tcPr>
            <w:tcW w:w="1548" w:type="dxa"/>
          </w:tcPr>
          <w:p w14:paraId="17095A5F"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14:paraId="5CDCA163"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bl>
    <w:p w14:paraId="7D373664" w14:textId="77777777" w:rsidR="00187481" w:rsidRDefault="00187481" w:rsidP="007931F8">
      <w:pPr>
        <w:widowControl w:val="0"/>
        <w:autoSpaceDE w:val="0"/>
        <w:autoSpaceDN w:val="0"/>
        <w:adjustRightInd w:val="0"/>
        <w:spacing w:after="0" w:line="240" w:lineRule="auto"/>
        <w:rPr>
          <w:rFonts w:ascii="Times New Roman" w:hAnsi="Times New Roman"/>
          <w:b/>
          <w:sz w:val="24"/>
          <w:szCs w:val="24"/>
        </w:rPr>
      </w:pPr>
    </w:p>
    <w:p w14:paraId="4A2E8BEB"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76BA9E4B"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7057A0F9"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6CC768DD"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390EE298"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0B17A1E3"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24AA2B94"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2F568364"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24FB56C4" w14:textId="77777777" w:rsidR="006F2C4C" w:rsidRPr="00257251" w:rsidRDefault="006F2C4C" w:rsidP="007931F8">
      <w:pPr>
        <w:widowControl w:val="0"/>
        <w:autoSpaceDE w:val="0"/>
        <w:autoSpaceDN w:val="0"/>
        <w:adjustRightInd w:val="0"/>
        <w:spacing w:after="0" w:line="240" w:lineRule="auto"/>
        <w:rPr>
          <w:rFonts w:ascii="Times New Roman" w:hAnsi="Times New Roman"/>
          <w:b/>
          <w:sz w:val="24"/>
          <w:szCs w:val="24"/>
        </w:rPr>
      </w:pPr>
    </w:p>
    <w:p w14:paraId="593C62F6" w14:textId="77777777" w:rsidR="0055277D" w:rsidRDefault="0055277D" w:rsidP="007931F8">
      <w:pPr>
        <w:widowControl w:val="0"/>
        <w:autoSpaceDE w:val="0"/>
        <w:autoSpaceDN w:val="0"/>
        <w:adjustRightInd w:val="0"/>
        <w:spacing w:after="0" w:line="240" w:lineRule="auto"/>
        <w:rPr>
          <w:rFonts w:ascii="Times New Roman" w:hAnsi="Times New Roman"/>
          <w:b/>
          <w:sz w:val="24"/>
          <w:szCs w:val="24"/>
        </w:rPr>
      </w:pPr>
    </w:p>
    <w:p w14:paraId="7CAD5553"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20AF48D1"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7F89308C"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4D1854A8"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39749D27"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49BDBF21"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0F5A264A"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107B9B6F"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7106ADCA" w14:textId="77777777" w:rsidR="002E365F" w:rsidRPr="00257251" w:rsidRDefault="002E365F" w:rsidP="002E365F">
      <w:pPr>
        <w:rPr>
          <w:rFonts w:ascii="Times New Roman" w:hAnsi="Times New Roman"/>
          <w:b/>
        </w:rPr>
      </w:pPr>
      <w:r>
        <w:rPr>
          <w:rFonts w:ascii="Times New Roman" w:hAnsi="Times New Roman"/>
          <w:b/>
        </w:rPr>
        <w:t>Container</w:t>
      </w:r>
      <w:r w:rsidR="006F2C4C">
        <w:rPr>
          <w:rFonts w:ascii="Times New Roman" w:hAnsi="Times New Roman"/>
          <w:b/>
        </w:rPr>
        <w:t xml:space="preserve"> 3</w:t>
      </w:r>
      <w:r>
        <w:rPr>
          <w:rFonts w:ascii="Times New Roman" w:hAnsi="Times New Roman"/>
          <w:b/>
        </w:rPr>
        <w:t xml:space="preserve">: </w:t>
      </w:r>
      <w:r w:rsidR="006F2C4C">
        <w:rPr>
          <w:b/>
          <w:noProof/>
        </w:rPr>
        <w:t>Stage HR</w:t>
      </w:r>
      <w:r w:rsidRPr="00CD1BF7">
        <w:rPr>
          <w:b/>
          <w:noProof/>
        </w:rPr>
        <w:t xml:space="preserve"> Employee Info</w:t>
      </w:r>
    </w:p>
    <w:p w14:paraId="28460EA1" w14:textId="77777777" w:rsidR="002E365F" w:rsidRDefault="002E365F" w:rsidP="00F9414B">
      <w:pPr>
        <w:pStyle w:val="ListParagraph"/>
        <w:numPr>
          <w:ilvl w:val="0"/>
          <w:numId w:val="27"/>
        </w:numPr>
        <w:rPr>
          <w:rFonts w:ascii="Times New Roman" w:hAnsi="Times New Roman"/>
        </w:rPr>
      </w:pPr>
      <w:r>
        <w:rPr>
          <w:rFonts w:ascii="Times New Roman" w:hAnsi="Times New Roman"/>
        </w:rPr>
        <w:t xml:space="preserve">File System Task – Decrypt </w:t>
      </w:r>
      <w:r w:rsidR="006F2C4C">
        <w:rPr>
          <w:rFonts w:ascii="Times New Roman" w:hAnsi="Times New Roman"/>
        </w:rPr>
        <w:t>HR</w:t>
      </w:r>
      <w:r>
        <w:rPr>
          <w:rFonts w:ascii="Times New Roman" w:hAnsi="Times New Roman"/>
        </w:rPr>
        <w:t xml:space="preserve"> File</w:t>
      </w:r>
    </w:p>
    <w:p w14:paraId="22ABEDDD" w14:textId="77777777" w:rsidR="002E365F" w:rsidRDefault="002E365F" w:rsidP="00F9414B">
      <w:pPr>
        <w:pStyle w:val="ListParagraph"/>
        <w:numPr>
          <w:ilvl w:val="0"/>
          <w:numId w:val="27"/>
        </w:numPr>
        <w:rPr>
          <w:rFonts w:ascii="Times New Roman" w:hAnsi="Times New Roman"/>
        </w:rPr>
      </w:pPr>
      <w:r>
        <w:rPr>
          <w:rFonts w:ascii="Times New Roman" w:hAnsi="Times New Roman"/>
        </w:rPr>
        <w:t>Script Task – Pause 30 seconds</w:t>
      </w:r>
    </w:p>
    <w:p w14:paraId="38D0F3AE" w14:textId="77777777" w:rsidR="002E365F" w:rsidRPr="00257251" w:rsidRDefault="002E365F" w:rsidP="00F9414B">
      <w:pPr>
        <w:pStyle w:val="ListParagraph"/>
        <w:numPr>
          <w:ilvl w:val="0"/>
          <w:numId w:val="27"/>
        </w:numPr>
        <w:rPr>
          <w:rFonts w:ascii="Times New Roman" w:hAnsi="Times New Roman"/>
        </w:rPr>
      </w:pPr>
      <w:r>
        <w:rPr>
          <w:rFonts w:ascii="Times New Roman" w:hAnsi="Times New Roman"/>
        </w:rPr>
        <w:t>SQL T</w:t>
      </w:r>
      <w:r w:rsidRPr="00257251">
        <w:rPr>
          <w:rFonts w:ascii="Times New Roman" w:hAnsi="Times New Roman"/>
        </w:rPr>
        <w:t xml:space="preserve">ask – Truncate </w:t>
      </w:r>
      <w:r w:rsidR="006F2C4C">
        <w:rPr>
          <w:rFonts w:ascii="Times New Roman" w:hAnsi="Times New Roman"/>
        </w:rPr>
        <w:t>HR Hierarchy</w:t>
      </w:r>
      <w:r w:rsidRPr="00257251">
        <w:rPr>
          <w:rFonts w:ascii="Times New Roman" w:hAnsi="Times New Roman"/>
        </w:rPr>
        <w:t xml:space="preserve"> Staging Table</w:t>
      </w:r>
    </w:p>
    <w:p w14:paraId="43211D1F" w14:textId="77777777" w:rsidR="002E365F" w:rsidRDefault="006F2C4C" w:rsidP="00F9414B">
      <w:pPr>
        <w:pStyle w:val="ListParagraph"/>
        <w:numPr>
          <w:ilvl w:val="0"/>
          <w:numId w:val="27"/>
        </w:numPr>
        <w:rPr>
          <w:rFonts w:ascii="Times New Roman" w:hAnsi="Times New Roman"/>
        </w:rPr>
      </w:pPr>
      <w:r>
        <w:rPr>
          <w:rFonts w:ascii="Times New Roman" w:hAnsi="Times New Roman"/>
        </w:rPr>
        <w:t>DFT – Load</w:t>
      </w:r>
      <w:r w:rsidR="002E365F" w:rsidRPr="00257251">
        <w:rPr>
          <w:rFonts w:ascii="Times New Roman" w:hAnsi="Times New Roman"/>
        </w:rPr>
        <w:t xml:space="preserve"> </w:t>
      </w:r>
      <w:r>
        <w:rPr>
          <w:rFonts w:ascii="Times New Roman" w:hAnsi="Times New Roman"/>
        </w:rPr>
        <w:t>HR Hierarchy</w:t>
      </w:r>
      <w:r w:rsidRPr="00257251">
        <w:rPr>
          <w:rFonts w:ascii="Times New Roman" w:hAnsi="Times New Roman"/>
        </w:rPr>
        <w:t xml:space="preserve"> Staging </w:t>
      </w:r>
      <w:r w:rsidR="002E365F" w:rsidRPr="00257251">
        <w:rPr>
          <w:rFonts w:ascii="Times New Roman" w:hAnsi="Times New Roman"/>
        </w:rPr>
        <w:t>Table</w:t>
      </w:r>
    </w:p>
    <w:p w14:paraId="68670FF7" w14:textId="77777777" w:rsidR="002E365F" w:rsidRDefault="002E365F" w:rsidP="00F9414B">
      <w:pPr>
        <w:pStyle w:val="ListParagraph"/>
        <w:numPr>
          <w:ilvl w:val="0"/>
          <w:numId w:val="27"/>
        </w:numPr>
        <w:rPr>
          <w:rFonts w:ascii="Times New Roman" w:hAnsi="Times New Roman"/>
        </w:rPr>
      </w:pPr>
      <w:r>
        <w:rPr>
          <w:rFonts w:ascii="Times New Roman" w:hAnsi="Times New Roman"/>
        </w:rPr>
        <w:t>File System Task – Backup Encrypted Aspect File</w:t>
      </w:r>
    </w:p>
    <w:p w14:paraId="54DC7189" w14:textId="77777777" w:rsidR="002E365F" w:rsidRDefault="002E365F" w:rsidP="00F9414B">
      <w:pPr>
        <w:pStyle w:val="ListParagraph"/>
        <w:numPr>
          <w:ilvl w:val="0"/>
          <w:numId w:val="27"/>
        </w:numPr>
        <w:rPr>
          <w:rFonts w:ascii="Times New Roman" w:hAnsi="Times New Roman"/>
        </w:rPr>
      </w:pPr>
      <w:r>
        <w:rPr>
          <w:rFonts w:ascii="Times New Roman" w:hAnsi="Times New Roman"/>
        </w:rPr>
        <w:t>File System Task – Delete Decrypted Aspect File</w:t>
      </w:r>
    </w:p>
    <w:p w14:paraId="27FC89CF" w14:textId="77777777" w:rsidR="002E365F" w:rsidRPr="00257251" w:rsidRDefault="006F2C4C" w:rsidP="002E365F">
      <w:pPr>
        <w:pStyle w:val="ListParagraph"/>
        <w:numPr>
          <w:ilvl w:val="1"/>
          <w:numId w:val="26"/>
        </w:numPr>
        <w:rPr>
          <w:rFonts w:ascii="Times New Roman" w:hAnsi="Times New Roman"/>
        </w:rPr>
      </w:pPr>
      <w:r>
        <w:rPr>
          <w:rFonts w:ascii="Times New Roman" w:hAnsi="Times New Roman"/>
        </w:rPr>
        <w:t>IF HR</w:t>
      </w:r>
      <w:r w:rsidR="002E365F" w:rsidRPr="00257251">
        <w:rPr>
          <w:rFonts w:ascii="Times New Roman" w:hAnsi="Times New Roman"/>
        </w:rPr>
        <w:t xml:space="preserve"> File empty – Send Mail Task. End Process.</w:t>
      </w:r>
    </w:p>
    <w:p w14:paraId="1E3F9967" w14:textId="77777777" w:rsidR="002E365F" w:rsidRDefault="002E365F" w:rsidP="002E365F">
      <w:pPr>
        <w:pStyle w:val="ListParagraph"/>
        <w:numPr>
          <w:ilvl w:val="1"/>
          <w:numId w:val="26"/>
        </w:numPr>
        <w:rPr>
          <w:rFonts w:ascii="Times New Roman" w:hAnsi="Times New Roman"/>
        </w:rPr>
      </w:pPr>
      <w:r w:rsidRPr="00257251">
        <w:rPr>
          <w:rFonts w:ascii="Times New Roman" w:hAnsi="Times New Roman"/>
        </w:rPr>
        <w:t xml:space="preserve">IF </w:t>
      </w:r>
      <w:r w:rsidR="006F2C4C">
        <w:rPr>
          <w:rFonts w:ascii="Times New Roman" w:hAnsi="Times New Roman"/>
        </w:rPr>
        <w:t>HR</w:t>
      </w:r>
      <w:r>
        <w:rPr>
          <w:rFonts w:ascii="Times New Roman" w:hAnsi="Times New Roman"/>
        </w:rPr>
        <w:t xml:space="preserve"> File not empty</w:t>
      </w:r>
      <w:r w:rsidRPr="00257251">
        <w:rPr>
          <w:rFonts w:ascii="Times New Roman" w:hAnsi="Times New Roman"/>
        </w:rPr>
        <w:t xml:space="preserve"> – </w:t>
      </w:r>
      <w:r>
        <w:rPr>
          <w:rFonts w:ascii="Times New Roman" w:hAnsi="Times New Roman"/>
        </w:rPr>
        <w:t xml:space="preserve">Go to </w:t>
      </w:r>
      <w:r w:rsidR="006F2C4C">
        <w:rPr>
          <w:rFonts w:ascii="Times New Roman" w:hAnsi="Times New Roman"/>
        </w:rPr>
        <w:t>Step 7</w:t>
      </w:r>
    </w:p>
    <w:p w14:paraId="08ECB7AC" w14:textId="77777777" w:rsidR="006F2C4C" w:rsidRDefault="006F2C4C" w:rsidP="00F9414B">
      <w:pPr>
        <w:pStyle w:val="ListParagraph"/>
        <w:numPr>
          <w:ilvl w:val="0"/>
          <w:numId w:val="27"/>
        </w:numPr>
        <w:rPr>
          <w:rFonts w:ascii="Times New Roman" w:hAnsi="Times New Roman"/>
        </w:rPr>
      </w:pPr>
      <w:r>
        <w:rPr>
          <w:rFonts w:ascii="Times New Roman" w:hAnsi="Times New Roman"/>
        </w:rPr>
        <w:t>SQL T</w:t>
      </w:r>
      <w:r w:rsidRPr="00257251">
        <w:rPr>
          <w:rFonts w:ascii="Times New Roman" w:hAnsi="Times New Roman"/>
        </w:rPr>
        <w:t xml:space="preserve">ask – </w:t>
      </w:r>
      <w:r>
        <w:rPr>
          <w:rFonts w:ascii="Times New Roman" w:hAnsi="Times New Roman"/>
        </w:rPr>
        <w:t xml:space="preserve">Delete HR Employees from Emp Hierarchy Staging </w:t>
      </w:r>
      <w:r w:rsidRPr="00257251">
        <w:rPr>
          <w:rFonts w:ascii="Times New Roman" w:hAnsi="Times New Roman"/>
        </w:rPr>
        <w:t>Table</w:t>
      </w:r>
    </w:p>
    <w:p w14:paraId="7C4EFE3F" w14:textId="77777777" w:rsidR="006F2C4C" w:rsidRPr="00257251" w:rsidRDefault="006F2C4C" w:rsidP="006F2C4C">
      <w:pPr>
        <w:pStyle w:val="ListParagraph"/>
        <w:numPr>
          <w:ilvl w:val="0"/>
          <w:numId w:val="27"/>
        </w:numPr>
        <w:rPr>
          <w:rFonts w:ascii="Times New Roman" w:hAnsi="Times New Roman"/>
        </w:rPr>
      </w:pPr>
      <w:r>
        <w:rPr>
          <w:rFonts w:ascii="Times New Roman" w:hAnsi="Times New Roman"/>
        </w:rPr>
        <w:t>SQL T</w:t>
      </w:r>
      <w:r w:rsidRPr="00257251">
        <w:rPr>
          <w:rFonts w:ascii="Times New Roman" w:hAnsi="Times New Roman"/>
        </w:rPr>
        <w:t xml:space="preserve">ask – </w:t>
      </w:r>
      <w:r>
        <w:rPr>
          <w:rFonts w:ascii="Times New Roman" w:hAnsi="Times New Roman"/>
        </w:rPr>
        <w:t xml:space="preserve">Merge HR records from HR staging table into Emp Hierarchy Staging </w:t>
      </w:r>
      <w:r w:rsidRPr="00257251">
        <w:rPr>
          <w:rFonts w:ascii="Times New Roman" w:hAnsi="Times New Roman"/>
        </w:rPr>
        <w:t>Table</w:t>
      </w:r>
    </w:p>
    <w:p w14:paraId="7D7CC300" w14:textId="77777777" w:rsidR="00384607" w:rsidRDefault="00384607" w:rsidP="007931F8">
      <w:pPr>
        <w:widowControl w:val="0"/>
        <w:autoSpaceDE w:val="0"/>
        <w:autoSpaceDN w:val="0"/>
        <w:adjustRightInd w:val="0"/>
        <w:spacing w:after="0" w:line="240" w:lineRule="auto"/>
        <w:rPr>
          <w:rFonts w:ascii="Times New Roman" w:hAnsi="Times New Roman"/>
          <w:b/>
          <w:sz w:val="24"/>
          <w:szCs w:val="24"/>
        </w:rPr>
      </w:pPr>
    </w:p>
    <w:tbl>
      <w:tblPr>
        <w:tblStyle w:val="TableGrid"/>
        <w:tblW w:w="0" w:type="auto"/>
        <w:tblLayout w:type="fixed"/>
        <w:tblLook w:val="04A0" w:firstRow="1" w:lastRow="0" w:firstColumn="1" w:lastColumn="0" w:noHBand="0" w:noVBand="1"/>
      </w:tblPr>
      <w:tblGrid>
        <w:gridCol w:w="1548"/>
        <w:gridCol w:w="8028"/>
      </w:tblGrid>
      <w:tr w:rsidR="00EC1458" w14:paraId="1D914AF2" w14:textId="77777777" w:rsidTr="00F9414B">
        <w:tc>
          <w:tcPr>
            <w:tcW w:w="1548" w:type="dxa"/>
          </w:tcPr>
          <w:p w14:paraId="3651CA9E" w14:textId="77777777" w:rsidR="00EC1458" w:rsidRPr="00CD1BF7" w:rsidRDefault="00EC1458" w:rsidP="00DF420A">
            <w:pPr>
              <w:widowControl w:val="0"/>
              <w:autoSpaceDE w:val="0"/>
              <w:autoSpaceDN w:val="0"/>
              <w:adjustRightInd w:val="0"/>
              <w:spacing w:after="0" w:line="240" w:lineRule="auto"/>
              <w:rPr>
                <w:b/>
                <w:noProof/>
              </w:rPr>
            </w:pPr>
            <w:r>
              <w:rPr>
                <w:b/>
                <w:noProof/>
              </w:rPr>
              <w:t>Container 3</w:t>
            </w:r>
          </w:p>
        </w:tc>
        <w:tc>
          <w:tcPr>
            <w:tcW w:w="8028" w:type="dxa"/>
          </w:tcPr>
          <w:p w14:paraId="7AD6CD5C" w14:textId="77777777" w:rsidR="00EC1458" w:rsidRPr="00CD1BF7" w:rsidRDefault="00EC1458" w:rsidP="00DF420A">
            <w:pPr>
              <w:widowControl w:val="0"/>
              <w:autoSpaceDE w:val="0"/>
              <w:autoSpaceDN w:val="0"/>
              <w:adjustRightInd w:val="0"/>
              <w:spacing w:after="0" w:line="240" w:lineRule="auto"/>
              <w:rPr>
                <w:b/>
                <w:noProof/>
              </w:rPr>
            </w:pPr>
            <w:r>
              <w:rPr>
                <w:b/>
                <w:noProof/>
              </w:rPr>
              <w:t xml:space="preserve">Stage HR </w:t>
            </w:r>
            <w:r w:rsidRPr="00CD1BF7">
              <w:rPr>
                <w:b/>
                <w:noProof/>
              </w:rPr>
              <w:t>Employee Info</w:t>
            </w:r>
          </w:p>
        </w:tc>
      </w:tr>
      <w:tr w:rsidR="00EC1458" w14:paraId="1A942304" w14:textId="77777777" w:rsidTr="00F9414B">
        <w:tc>
          <w:tcPr>
            <w:tcW w:w="1548" w:type="dxa"/>
          </w:tcPr>
          <w:p w14:paraId="69F4D797" w14:textId="77777777" w:rsidR="00EC1458" w:rsidRDefault="00EC1458" w:rsidP="00DF420A">
            <w:pPr>
              <w:widowControl w:val="0"/>
              <w:autoSpaceDE w:val="0"/>
              <w:autoSpaceDN w:val="0"/>
              <w:adjustRightInd w:val="0"/>
              <w:spacing w:after="0" w:line="240" w:lineRule="auto"/>
              <w:rPr>
                <w:noProof/>
              </w:rPr>
            </w:pPr>
          </w:p>
        </w:tc>
        <w:tc>
          <w:tcPr>
            <w:tcW w:w="8028" w:type="dxa"/>
          </w:tcPr>
          <w:p w14:paraId="70FFA61A" w14:textId="77777777" w:rsidR="00EC1458" w:rsidRDefault="00EC1458" w:rsidP="00DF420A">
            <w:pPr>
              <w:widowControl w:val="0"/>
              <w:autoSpaceDE w:val="0"/>
              <w:autoSpaceDN w:val="0"/>
              <w:adjustRightInd w:val="0"/>
              <w:spacing w:after="0" w:line="240" w:lineRule="auto"/>
              <w:rPr>
                <w:noProof/>
              </w:rPr>
            </w:pPr>
          </w:p>
        </w:tc>
      </w:tr>
      <w:tr w:rsidR="00EC1458" w14:paraId="0F56CAB9" w14:textId="77777777" w:rsidTr="00F9414B">
        <w:tc>
          <w:tcPr>
            <w:tcW w:w="1548" w:type="dxa"/>
          </w:tcPr>
          <w:p w14:paraId="401015C3" w14:textId="77777777" w:rsidR="00EC1458" w:rsidRDefault="00EC1458" w:rsidP="00DF420A">
            <w:pPr>
              <w:widowControl w:val="0"/>
              <w:autoSpaceDE w:val="0"/>
              <w:autoSpaceDN w:val="0"/>
              <w:adjustRightInd w:val="0"/>
              <w:spacing w:after="0" w:line="240" w:lineRule="auto"/>
              <w:rPr>
                <w:noProof/>
              </w:rPr>
            </w:pPr>
          </w:p>
        </w:tc>
        <w:tc>
          <w:tcPr>
            <w:tcW w:w="8028" w:type="dxa"/>
          </w:tcPr>
          <w:p w14:paraId="441FB45A" w14:textId="77777777" w:rsidR="00EC1458" w:rsidRDefault="00EC1458" w:rsidP="00DF420A">
            <w:pPr>
              <w:widowControl w:val="0"/>
              <w:autoSpaceDE w:val="0"/>
              <w:autoSpaceDN w:val="0"/>
              <w:adjustRightInd w:val="0"/>
              <w:spacing w:after="0" w:line="240" w:lineRule="auto"/>
              <w:rPr>
                <w:rFonts w:ascii="Times New Roman" w:hAnsi="Times New Roman"/>
                <w:b/>
                <w:sz w:val="24"/>
                <w:szCs w:val="24"/>
              </w:rPr>
            </w:pPr>
            <w:r>
              <w:rPr>
                <w:noProof/>
              </w:rPr>
              <w:drawing>
                <wp:inline distT="0" distB="0" distL="0" distR="0" wp14:anchorId="17CAF19A" wp14:editId="5FA34EBA">
                  <wp:extent cx="2761488" cy="457200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1488" cy="4572000"/>
                          </a:xfrm>
                          <a:prstGeom prst="rect">
                            <a:avLst/>
                          </a:prstGeom>
                        </pic:spPr>
                      </pic:pic>
                    </a:graphicData>
                  </a:graphic>
                </wp:inline>
              </w:drawing>
            </w:r>
          </w:p>
        </w:tc>
      </w:tr>
      <w:tr w:rsidR="00EC1458" w14:paraId="57E89413" w14:textId="77777777" w:rsidTr="00F9414B">
        <w:tc>
          <w:tcPr>
            <w:tcW w:w="1548" w:type="dxa"/>
          </w:tcPr>
          <w:p w14:paraId="0FABCF83"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4D447FD3"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b/>
            </w:r>
          </w:p>
        </w:tc>
      </w:tr>
      <w:tr w:rsidR="00EC1458" w14:paraId="6A57A908" w14:textId="77777777" w:rsidTr="00F9414B">
        <w:tc>
          <w:tcPr>
            <w:tcW w:w="1548" w:type="dxa"/>
          </w:tcPr>
          <w:p w14:paraId="10856F40"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Step 1</w:t>
            </w:r>
          </w:p>
        </w:tc>
        <w:tc>
          <w:tcPr>
            <w:tcW w:w="8028" w:type="dxa"/>
          </w:tcPr>
          <w:p w14:paraId="6A09B5A0"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File Task: </w:t>
            </w:r>
            <w:r w:rsidRPr="00CD1BF7">
              <w:rPr>
                <w:rFonts w:ascii="Times New Roman" w:hAnsi="Times New Roman"/>
                <w:sz w:val="24"/>
                <w:szCs w:val="24"/>
              </w:rPr>
              <w:t xml:space="preserve">Decrypt </w:t>
            </w:r>
            <w:r>
              <w:rPr>
                <w:rFonts w:ascii="Times New Roman" w:hAnsi="Times New Roman"/>
                <w:sz w:val="24"/>
                <w:szCs w:val="24"/>
              </w:rPr>
              <w:t>HR</w:t>
            </w:r>
            <w:r w:rsidRPr="00CD1BF7">
              <w:rPr>
                <w:rFonts w:ascii="Times New Roman" w:hAnsi="Times New Roman"/>
                <w:sz w:val="24"/>
                <w:szCs w:val="24"/>
              </w:rPr>
              <w:t xml:space="preserve"> File</w:t>
            </w:r>
          </w:p>
          <w:p w14:paraId="1189B0FE"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17100EBD" wp14:editId="5E1221FB">
                  <wp:extent cx="2907792" cy="1828800"/>
                  <wp:effectExtent l="0" t="0" r="698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07792" cy="1828800"/>
                          </a:xfrm>
                          <a:prstGeom prst="rect">
                            <a:avLst/>
                          </a:prstGeom>
                        </pic:spPr>
                      </pic:pic>
                    </a:graphicData>
                  </a:graphic>
                </wp:inline>
              </w:drawing>
            </w:r>
          </w:p>
        </w:tc>
      </w:tr>
      <w:tr w:rsidR="00EC1458" w14:paraId="3DF0F15B" w14:textId="77777777" w:rsidTr="00F9414B">
        <w:tc>
          <w:tcPr>
            <w:tcW w:w="1548" w:type="dxa"/>
          </w:tcPr>
          <w:p w14:paraId="3FFC90EA"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57504842"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14:paraId="72983FE8" w14:textId="77777777" w:rsidTr="00F9414B">
        <w:tc>
          <w:tcPr>
            <w:tcW w:w="1548" w:type="dxa"/>
          </w:tcPr>
          <w:p w14:paraId="5F6800AE"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33EEFE22"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14:paraId="6F26C14F" w14:textId="77777777" w:rsidTr="00F9414B">
        <w:tc>
          <w:tcPr>
            <w:tcW w:w="1548" w:type="dxa"/>
          </w:tcPr>
          <w:p w14:paraId="55D89427"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lastRenderedPageBreak/>
              <w:t>Step 2</w:t>
            </w:r>
          </w:p>
        </w:tc>
        <w:tc>
          <w:tcPr>
            <w:tcW w:w="8028" w:type="dxa"/>
          </w:tcPr>
          <w:p w14:paraId="70B87328"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Script Task: Pause 30 secs</w:t>
            </w:r>
          </w:p>
        </w:tc>
      </w:tr>
      <w:tr w:rsidR="00EC1458" w14:paraId="53CA5C2E" w14:textId="77777777" w:rsidTr="00F9414B">
        <w:tc>
          <w:tcPr>
            <w:tcW w:w="1548" w:type="dxa"/>
          </w:tcPr>
          <w:p w14:paraId="3CD2F699"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044B3203"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14:paraId="1C633B62" w14:textId="77777777" w:rsidTr="00F9414B">
        <w:tc>
          <w:tcPr>
            <w:tcW w:w="1548" w:type="dxa"/>
          </w:tcPr>
          <w:p w14:paraId="153F284E"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Step 3 </w:t>
            </w:r>
          </w:p>
        </w:tc>
        <w:tc>
          <w:tcPr>
            <w:tcW w:w="8028" w:type="dxa"/>
          </w:tcPr>
          <w:p w14:paraId="32F9F8C7"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SQL Task : Truncate Table </w:t>
            </w:r>
            <w:r w:rsidRPr="00EC1458">
              <w:rPr>
                <w:rFonts w:ascii="Times New Roman" w:hAnsi="Times New Roman"/>
                <w:sz w:val="24"/>
                <w:szCs w:val="24"/>
              </w:rPr>
              <w:t xml:space="preserve"> [EC].[HR_Hierarchy_Stage]</w:t>
            </w:r>
          </w:p>
          <w:p w14:paraId="3AC9A5DD"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64ECD245" w14:textId="77777777" w:rsidR="00EC1458" w:rsidRPr="00EC1458" w:rsidRDefault="00EC1458" w:rsidP="00EC1458">
            <w:pPr>
              <w:widowControl w:val="0"/>
              <w:tabs>
                <w:tab w:val="left" w:pos="5573"/>
              </w:tabs>
              <w:autoSpaceDE w:val="0"/>
              <w:autoSpaceDN w:val="0"/>
              <w:adjustRightInd w:val="0"/>
              <w:spacing w:after="0" w:line="240" w:lineRule="auto"/>
              <w:rPr>
                <w:rFonts w:ascii="Times New Roman" w:hAnsi="Times New Roman"/>
                <w:sz w:val="24"/>
                <w:szCs w:val="24"/>
              </w:rPr>
            </w:pPr>
            <w:r w:rsidRPr="00EC1458">
              <w:rPr>
                <w:rFonts w:ascii="Times New Roman" w:hAnsi="Times New Roman"/>
                <w:sz w:val="24"/>
                <w:szCs w:val="24"/>
              </w:rPr>
              <w:t>IF  EXISTS (SELECT * FROM sys.objects WHERE object_id = OBJECT_ID(N'[EC].[HR_Hierarchy_Stage]') AND type in (N'U'))</w:t>
            </w:r>
          </w:p>
          <w:p w14:paraId="6C4B89BD" w14:textId="77777777" w:rsidR="00EC1458" w:rsidRPr="00CD1BF7" w:rsidRDefault="00EC1458" w:rsidP="00EC1458">
            <w:pPr>
              <w:widowControl w:val="0"/>
              <w:tabs>
                <w:tab w:val="left" w:pos="5573"/>
              </w:tabs>
              <w:autoSpaceDE w:val="0"/>
              <w:autoSpaceDN w:val="0"/>
              <w:adjustRightInd w:val="0"/>
              <w:spacing w:after="0" w:line="240" w:lineRule="auto"/>
              <w:rPr>
                <w:rFonts w:ascii="Times New Roman" w:hAnsi="Times New Roman"/>
                <w:sz w:val="24"/>
                <w:szCs w:val="24"/>
              </w:rPr>
            </w:pPr>
            <w:r w:rsidRPr="00EC1458">
              <w:rPr>
                <w:rFonts w:ascii="Times New Roman" w:hAnsi="Times New Roman"/>
                <w:sz w:val="24"/>
                <w:szCs w:val="24"/>
              </w:rPr>
              <w:t>Truncate TABLE [EC].[HR_Hierarchy_Stage]</w:t>
            </w:r>
          </w:p>
          <w:p w14:paraId="28F00E59"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tc>
      </w:tr>
      <w:tr w:rsidR="00EC1458" w14:paraId="6AE0F8D1" w14:textId="77777777" w:rsidTr="00F9414B">
        <w:tc>
          <w:tcPr>
            <w:tcW w:w="1548" w:type="dxa"/>
          </w:tcPr>
          <w:p w14:paraId="25E9EA48"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4</w:t>
            </w:r>
          </w:p>
        </w:tc>
        <w:tc>
          <w:tcPr>
            <w:tcW w:w="8028" w:type="dxa"/>
          </w:tcPr>
          <w:p w14:paraId="19CD912B"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DFT: Load Table </w:t>
            </w:r>
            <w:r w:rsidRPr="00EC1458">
              <w:rPr>
                <w:rFonts w:ascii="Times New Roman" w:hAnsi="Times New Roman"/>
                <w:sz w:val="24"/>
                <w:szCs w:val="24"/>
              </w:rPr>
              <w:t xml:space="preserve"> [EC].[HR_Hierarchy_Stage]</w:t>
            </w:r>
          </w:p>
          <w:p w14:paraId="7E46DD42"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7FA3277B"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312E994A"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78AE724C" wp14:editId="5763BED3">
                  <wp:extent cx="1517904" cy="2743200"/>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7904" cy="2743200"/>
                          </a:xfrm>
                          <a:prstGeom prst="rect">
                            <a:avLst/>
                          </a:prstGeom>
                        </pic:spPr>
                      </pic:pic>
                    </a:graphicData>
                  </a:graphic>
                </wp:inline>
              </w:drawing>
            </w:r>
          </w:p>
          <w:p w14:paraId="63BB6C3F"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283487DA"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024C7D4E"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4B6FDB46"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1D3BE047"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1D17D817"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36C9AB18"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Data conversion</w:t>
            </w:r>
          </w:p>
          <w:p w14:paraId="71B58F28" w14:textId="77777777" w:rsidR="00EC1458" w:rsidRDefault="007F20D1" w:rsidP="00DF420A">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289C902D" wp14:editId="1953DAED">
                  <wp:extent cx="3712464" cy="18288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2464" cy="1828800"/>
                          </a:xfrm>
                          <a:prstGeom prst="rect">
                            <a:avLst/>
                          </a:prstGeom>
                        </pic:spPr>
                      </pic:pic>
                    </a:graphicData>
                  </a:graphic>
                </wp:inline>
              </w:drawing>
            </w:r>
          </w:p>
          <w:p w14:paraId="5D41F0C2"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45BE2CCD"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Derived column:</w:t>
            </w:r>
          </w:p>
          <w:p w14:paraId="2BC984A6"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6CF2956A"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41028200" wp14:editId="184213EB">
                  <wp:extent cx="4960620" cy="67373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0620" cy="673735"/>
                          </a:xfrm>
                          <a:prstGeom prst="rect">
                            <a:avLst/>
                          </a:prstGeom>
                        </pic:spPr>
                      </pic:pic>
                    </a:graphicData>
                  </a:graphic>
                </wp:inline>
              </w:drawing>
            </w:r>
          </w:p>
          <w:p w14:paraId="315AFDCB"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0AC71902"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1317276A"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7A4FBE22"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603E1A22"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OLE DB Destination editor</w:t>
            </w:r>
          </w:p>
          <w:p w14:paraId="497D66E3" w14:textId="77777777" w:rsidR="00EC1458" w:rsidRPr="00CD1BF7" w:rsidRDefault="007F20D1" w:rsidP="00DF420A">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3A02D0A6" wp14:editId="190B4593">
                  <wp:extent cx="2724912"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912" cy="3657600"/>
                          </a:xfrm>
                          <a:prstGeom prst="rect">
                            <a:avLst/>
                          </a:prstGeom>
                        </pic:spPr>
                      </pic:pic>
                    </a:graphicData>
                  </a:graphic>
                </wp:inline>
              </w:drawing>
            </w:r>
          </w:p>
        </w:tc>
      </w:tr>
      <w:tr w:rsidR="00EC1458" w14:paraId="3843FADB" w14:textId="77777777" w:rsidTr="00F9414B">
        <w:tc>
          <w:tcPr>
            <w:tcW w:w="1548" w:type="dxa"/>
          </w:tcPr>
          <w:p w14:paraId="53B64869"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1304BFEF"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14:paraId="65ADD9DE" w14:textId="77777777" w:rsidTr="00F9414B">
        <w:tc>
          <w:tcPr>
            <w:tcW w:w="1548" w:type="dxa"/>
          </w:tcPr>
          <w:p w14:paraId="22FB84E4"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5</w:t>
            </w:r>
          </w:p>
        </w:tc>
        <w:tc>
          <w:tcPr>
            <w:tcW w:w="8028" w:type="dxa"/>
          </w:tcPr>
          <w:p w14:paraId="2625F6CC"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Backup E</w:t>
            </w:r>
            <w:r>
              <w:rPr>
                <w:rFonts w:ascii="Times New Roman" w:hAnsi="Times New Roman"/>
                <w:sz w:val="24"/>
                <w:szCs w:val="24"/>
              </w:rPr>
              <w:t>ncrypted HR</w:t>
            </w:r>
            <w:r w:rsidRPr="00CD1BF7">
              <w:rPr>
                <w:rFonts w:ascii="Times New Roman" w:hAnsi="Times New Roman"/>
                <w:sz w:val="24"/>
                <w:szCs w:val="24"/>
              </w:rPr>
              <w:t xml:space="preserve"> File</w:t>
            </w:r>
          </w:p>
          <w:p w14:paraId="1979AD07"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6BEFB2DE"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6078E700" wp14:editId="1942D999">
                  <wp:extent cx="2944368" cy="1828800"/>
                  <wp:effectExtent l="0" t="0" r="889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4368" cy="1828800"/>
                          </a:xfrm>
                          <a:prstGeom prst="rect">
                            <a:avLst/>
                          </a:prstGeom>
                        </pic:spPr>
                      </pic:pic>
                    </a:graphicData>
                  </a:graphic>
                </wp:inline>
              </w:drawing>
            </w:r>
          </w:p>
        </w:tc>
      </w:tr>
      <w:tr w:rsidR="00EC1458" w14:paraId="1DA9E6FA" w14:textId="77777777" w:rsidTr="00F9414B">
        <w:tc>
          <w:tcPr>
            <w:tcW w:w="1548" w:type="dxa"/>
          </w:tcPr>
          <w:p w14:paraId="598C1727"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6E611685"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14:paraId="3316E8B6" w14:textId="77777777" w:rsidTr="00F9414B">
        <w:tc>
          <w:tcPr>
            <w:tcW w:w="1548" w:type="dxa"/>
          </w:tcPr>
          <w:p w14:paraId="1A0EC5A3"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6</w:t>
            </w:r>
          </w:p>
        </w:tc>
        <w:tc>
          <w:tcPr>
            <w:tcW w:w="8028" w:type="dxa"/>
          </w:tcPr>
          <w:p w14:paraId="43C0B643"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Delete Decrypted HR</w:t>
            </w:r>
            <w:r w:rsidRPr="00CD1BF7">
              <w:rPr>
                <w:rFonts w:ascii="Times New Roman" w:hAnsi="Times New Roman"/>
                <w:sz w:val="24"/>
                <w:szCs w:val="24"/>
              </w:rPr>
              <w:t xml:space="preserve"> file</w:t>
            </w:r>
          </w:p>
          <w:p w14:paraId="531CFD15"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1A25F92E"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34A279F4" wp14:editId="582D6865">
                  <wp:extent cx="4629150" cy="2219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29150" cy="2219325"/>
                          </a:xfrm>
                          <a:prstGeom prst="rect">
                            <a:avLst/>
                          </a:prstGeom>
                        </pic:spPr>
                      </pic:pic>
                    </a:graphicData>
                  </a:graphic>
                </wp:inline>
              </w:drawing>
            </w:r>
          </w:p>
          <w:p w14:paraId="3DD5186D"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tc>
      </w:tr>
      <w:tr w:rsidR="00EC1458" w14:paraId="73D0943B" w14:textId="77777777" w:rsidTr="00F9414B">
        <w:tc>
          <w:tcPr>
            <w:tcW w:w="1548" w:type="dxa"/>
          </w:tcPr>
          <w:p w14:paraId="10EA632A"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0AEAFBF5"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14:paraId="0D924219" w14:textId="77777777" w:rsidTr="00F9414B">
        <w:trPr>
          <w:trHeight w:val="386"/>
        </w:trPr>
        <w:tc>
          <w:tcPr>
            <w:tcW w:w="1548" w:type="dxa"/>
          </w:tcPr>
          <w:p w14:paraId="23D39E69"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tbl>
            <w:tblPr>
              <w:tblStyle w:val="TableGrid"/>
              <w:tblW w:w="9345" w:type="dxa"/>
              <w:tblLayout w:type="fixed"/>
              <w:tblLook w:val="04A0" w:firstRow="1" w:lastRow="0" w:firstColumn="1" w:lastColumn="0" w:noHBand="0" w:noVBand="1"/>
            </w:tblPr>
            <w:tblGrid>
              <w:gridCol w:w="4027"/>
              <w:gridCol w:w="5318"/>
            </w:tblGrid>
            <w:tr w:rsidR="00EC1458" w14:paraId="51BEF400" w14:textId="77777777" w:rsidTr="00F9414B">
              <w:tc>
                <w:tcPr>
                  <w:tcW w:w="4027" w:type="dxa"/>
                </w:tcPr>
                <w:p w14:paraId="0870E91B"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Precedence Constraint</w:t>
                  </w:r>
                </w:p>
                <w:p w14:paraId="6EAB64CE"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Evaluation Operation:</w:t>
                  </w:r>
                  <w:r>
                    <w:rPr>
                      <w:rFonts w:ascii="Times New Roman" w:hAnsi="Times New Roman"/>
                      <w:sz w:val="24"/>
                      <w:szCs w:val="24"/>
                    </w:rPr>
                    <w:t xml:space="preserve"> Expression and Constraint</w:t>
                  </w:r>
                </w:p>
                <w:p w14:paraId="40473549"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Value:</w:t>
                  </w:r>
                  <w:r>
                    <w:rPr>
                      <w:rFonts w:ascii="Times New Roman" w:hAnsi="Times New Roman"/>
                      <w:sz w:val="24"/>
                      <w:szCs w:val="24"/>
                    </w:rPr>
                    <w:t xml:space="preserve"> Success</w:t>
                  </w:r>
                </w:p>
                <w:p w14:paraId="06D41481"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Expression:</w:t>
                  </w:r>
                  <w:r>
                    <w:rPr>
                      <w:rFonts w:ascii="Times New Roman" w:hAnsi="Times New Roman"/>
                      <w:sz w:val="24"/>
                      <w:szCs w:val="24"/>
                    </w:rPr>
                    <w:t xml:space="preserve"> </w:t>
                  </w:r>
                  <w:r w:rsidRPr="00EC1458">
                    <w:rPr>
                      <w:rFonts w:ascii="Times New Roman" w:hAnsi="Times New Roman"/>
                      <w:sz w:val="24"/>
                      <w:szCs w:val="24"/>
                    </w:rPr>
                    <w:t>@[User::HRRecordCount]&gt;0</w:t>
                  </w:r>
                </w:p>
                <w:p w14:paraId="11234A52"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Multiple Constraints:</w:t>
                  </w:r>
                  <w:r>
                    <w:rPr>
                      <w:rFonts w:ascii="Times New Roman" w:hAnsi="Times New Roman"/>
                      <w:sz w:val="24"/>
                      <w:szCs w:val="24"/>
                    </w:rPr>
                    <w:t xml:space="preserve"> Logical AND</w:t>
                  </w:r>
                </w:p>
                <w:p w14:paraId="11E6DAC6" w14:textId="77777777" w:rsidR="00EC1458" w:rsidRDefault="00321D5C" w:rsidP="00DF420A">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Go to Step 7</w:t>
                  </w:r>
                </w:p>
              </w:tc>
              <w:tc>
                <w:tcPr>
                  <w:tcW w:w="5318" w:type="dxa"/>
                </w:tcPr>
                <w:p w14:paraId="60638D22"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Precedence Constraint</w:t>
                  </w:r>
                </w:p>
                <w:p w14:paraId="662A3BD3" w14:textId="77777777" w:rsidR="00321D5C"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Evaluation Operation:</w:t>
                  </w:r>
                </w:p>
                <w:p w14:paraId="7D45EBC2"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Expression and Constraint</w:t>
                  </w:r>
                </w:p>
                <w:p w14:paraId="7E727712"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Value:</w:t>
                  </w:r>
                  <w:r>
                    <w:rPr>
                      <w:rFonts w:ascii="Times New Roman" w:hAnsi="Times New Roman"/>
                      <w:sz w:val="24"/>
                      <w:szCs w:val="24"/>
                    </w:rPr>
                    <w:t xml:space="preserve"> Success</w:t>
                  </w:r>
                </w:p>
                <w:p w14:paraId="084EE8A6" w14:textId="77777777" w:rsidR="00321D5C"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Expression:</w:t>
                  </w:r>
                  <w:r>
                    <w:rPr>
                      <w:rFonts w:ascii="Times New Roman" w:hAnsi="Times New Roman"/>
                      <w:sz w:val="24"/>
                      <w:szCs w:val="24"/>
                    </w:rPr>
                    <w:t xml:space="preserve"> </w:t>
                  </w:r>
                </w:p>
                <w:p w14:paraId="563FEC90" w14:textId="77777777" w:rsidR="00321D5C" w:rsidRDefault="00321D5C"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@[User::HRRecordCount]==</w:t>
                  </w:r>
                  <w:r w:rsidRPr="00321D5C">
                    <w:rPr>
                      <w:rFonts w:ascii="Times New Roman" w:hAnsi="Times New Roman"/>
                      <w:sz w:val="24"/>
                      <w:szCs w:val="24"/>
                    </w:rPr>
                    <w:t>0</w:t>
                  </w:r>
                </w:p>
                <w:p w14:paraId="6D633C5B"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Multiple Constraints:</w:t>
                  </w:r>
                  <w:r>
                    <w:rPr>
                      <w:rFonts w:ascii="Times New Roman" w:hAnsi="Times New Roman"/>
                      <w:sz w:val="24"/>
                      <w:szCs w:val="24"/>
                    </w:rPr>
                    <w:t xml:space="preserve"> Logical AND</w:t>
                  </w:r>
                </w:p>
                <w:p w14:paraId="130F6C6B" w14:textId="77777777" w:rsidR="00EC1458" w:rsidRDefault="00321D5C" w:rsidP="00DF420A">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Go to Step 6a</w:t>
                  </w:r>
                </w:p>
              </w:tc>
            </w:tr>
          </w:tbl>
          <w:p w14:paraId="25A38782"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14:paraId="47DC12D3" w14:textId="77777777" w:rsidTr="00F9414B">
        <w:tc>
          <w:tcPr>
            <w:tcW w:w="1548" w:type="dxa"/>
          </w:tcPr>
          <w:p w14:paraId="3EFE7194"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425812F5"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321D5C" w14:paraId="1B991C90" w14:textId="77777777" w:rsidTr="00EC1458">
        <w:tc>
          <w:tcPr>
            <w:tcW w:w="1548" w:type="dxa"/>
          </w:tcPr>
          <w:p w14:paraId="60CB0FFA" w14:textId="77777777" w:rsidR="00321D5C" w:rsidRPr="00F9414B" w:rsidRDefault="00321D5C"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6a</w:t>
            </w:r>
          </w:p>
        </w:tc>
        <w:tc>
          <w:tcPr>
            <w:tcW w:w="8028" w:type="dxa"/>
          </w:tcPr>
          <w:p w14:paraId="6930D62A" w14:textId="77777777" w:rsidR="00321D5C" w:rsidRDefault="00321D5C" w:rsidP="00DF420A">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Mail task: HR File Empty</w:t>
            </w:r>
          </w:p>
          <w:p w14:paraId="1194FC20" w14:textId="77777777" w:rsidR="00321D5C" w:rsidRDefault="00321D5C"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321D5C" w14:paraId="4FB9C25A" w14:textId="77777777" w:rsidTr="00EC1458">
        <w:tc>
          <w:tcPr>
            <w:tcW w:w="1548" w:type="dxa"/>
          </w:tcPr>
          <w:p w14:paraId="5BE977FC" w14:textId="77777777" w:rsidR="00321D5C" w:rsidRDefault="00321D5C"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26ACD6D0" w14:textId="77777777" w:rsidR="00321D5C" w:rsidRDefault="00321D5C"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14:paraId="65A856FF" w14:textId="77777777" w:rsidTr="00F9414B">
        <w:tc>
          <w:tcPr>
            <w:tcW w:w="1548" w:type="dxa"/>
          </w:tcPr>
          <w:p w14:paraId="2461D9E7"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7</w:t>
            </w:r>
          </w:p>
        </w:tc>
        <w:tc>
          <w:tcPr>
            <w:tcW w:w="8028" w:type="dxa"/>
          </w:tcPr>
          <w:p w14:paraId="58F13946" w14:textId="77777777" w:rsidR="00EC1458" w:rsidRPr="00CD1BF7" w:rsidRDefault="00321D5C"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321D5C">
              <w:rPr>
                <w:rFonts w:ascii="Times New Roman" w:hAnsi="Times New Roman"/>
                <w:sz w:val="24"/>
                <w:szCs w:val="24"/>
              </w:rPr>
              <w:t xml:space="preserve">Delete HR Employees from </w:t>
            </w:r>
            <w:r>
              <w:rPr>
                <w:rFonts w:ascii="Times New Roman" w:hAnsi="Times New Roman"/>
                <w:sz w:val="24"/>
                <w:szCs w:val="24"/>
              </w:rPr>
              <w:t xml:space="preserve">Employee Hierarchy </w:t>
            </w:r>
            <w:r w:rsidRPr="00321D5C">
              <w:rPr>
                <w:rFonts w:ascii="Times New Roman" w:hAnsi="Times New Roman"/>
                <w:sz w:val="24"/>
                <w:szCs w:val="24"/>
              </w:rPr>
              <w:t>Staging Table</w:t>
            </w:r>
          </w:p>
          <w:p w14:paraId="392F21C6"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602F7F9F" w14:textId="77777777" w:rsidR="00EC1458" w:rsidRDefault="00321D5C"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14:paraId="193FD6AC" w14:textId="77777777" w:rsidR="00321D5C" w:rsidRPr="00321D5C" w:rsidRDefault="00321D5C" w:rsidP="00321D5C">
            <w:pPr>
              <w:widowControl w:val="0"/>
              <w:tabs>
                <w:tab w:val="left" w:pos="5573"/>
              </w:tabs>
              <w:autoSpaceDE w:val="0"/>
              <w:autoSpaceDN w:val="0"/>
              <w:adjustRightInd w:val="0"/>
              <w:spacing w:after="0" w:line="240" w:lineRule="auto"/>
              <w:rPr>
                <w:rFonts w:ascii="Times New Roman" w:hAnsi="Times New Roman"/>
                <w:sz w:val="24"/>
                <w:szCs w:val="24"/>
              </w:rPr>
            </w:pPr>
            <w:r w:rsidRPr="00321D5C">
              <w:rPr>
                <w:rFonts w:ascii="Times New Roman" w:hAnsi="Times New Roman"/>
                <w:sz w:val="24"/>
                <w:szCs w:val="24"/>
              </w:rPr>
              <w:t>DELETE FROM [EC].[Employee_Hierarchy_Stage]</w:t>
            </w:r>
          </w:p>
          <w:p w14:paraId="411B4B24" w14:textId="77777777" w:rsidR="00321D5C" w:rsidRPr="00CD1BF7" w:rsidRDefault="00321D5C" w:rsidP="00321D5C">
            <w:pPr>
              <w:widowControl w:val="0"/>
              <w:tabs>
                <w:tab w:val="left" w:pos="5573"/>
              </w:tabs>
              <w:autoSpaceDE w:val="0"/>
              <w:autoSpaceDN w:val="0"/>
              <w:adjustRightInd w:val="0"/>
              <w:spacing w:after="0" w:line="240" w:lineRule="auto"/>
              <w:rPr>
                <w:rFonts w:ascii="Times New Roman" w:hAnsi="Times New Roman"/>
                <w:sz w:val="24"/>
                <w:szCs w:val="24"/>
              </w:rPr>
            </w:pPr>
            <w:r w:rsidRPr="00321D5C">
              <w:rPr>
                <w:rFonts w:ascii="Times New Roman" w:hAnsi="Times New Roman"/>
                <w:sz w:val="24"/>
                <w:szCs w:val="24"/>
              </w:rPr>
              <w:t xml:space="preserve">  WHERE Emp_JOB_Code like 'WH%'</w:t>
            </w:r>
          </w:p>
          <w:p w14:paraId="4F1E88EE"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6177FF08"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537FB750"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tc>
      </w:tr>
      <w:tr w:rsidR="00EC1458" w14:paraId="081D9AE7" w14:textId="77777777" w:rsidTr="00F9414B">
        <w:tc>
          <w:tcPr>
            <w:tcW w:w="1548" w:type="dxa"/>
          </w:tcPr>
          <w:p w14:paraId="061E53CD"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548186CF"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14:paraId="30176B34" w14:textId="77777777" w:rsidTr="00F9414B">
        <w:tc>
          <w:tcPr>
            <w:tcW w:w="1548" w:type="dxa"/>
          </w:tcPr>
          <w:p w14:paraId="72CC5260" w14:textId="77777777" w:rsidR="00EC1458" w:rsidRPr="00F9414B" w:rsidRDefault="00321D5C"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8</w:t>
            </w:r>
          </w:p>
        </w:tc>
        <w:tc>
          <w:tcPr>
            <w:tcW w:w="8028" w:type="dxa"/>
          </w:tcPr>
          <w:p w14:paraId="23813180" w14:textId="77777777" w:rsidR="00EC1458" w:rsidRDefault="00321D5C"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321D5C">
              <w:rPr>
                <w:rFonts w:ascii="Times New Roman" w:hAnsi="Times New Roman"/>
                <w:sz w:val="24"/>
                <w:szCs w:val="24"/>
              </w:rPr>
              <w:t>Merge HR with Employee Hierarchy Stage</w:t>
            </w:r>
          </w:p>
          <w:p w14:paraId="2E54C275" w14:textId="77777777" w:rsidR="00321D5C" w:rsidRDefault="00321D5C"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04B4DCDF" w14:textId="77777777" w:rsidR="00321D5C" w:rsidRDefault="00321D5C" w:rsidP="00321D5C">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14:paraId="298A0CBD" w14:textId="77777777" w:rsidR="00321D5C" w:rsidRPr="00F9414B" w:rsidRDefault="00321D5C"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Exec [EC].[sp_Merge_HR_Employee_Hierarchy_Stage]</w:t>
            </w:r>
            <w:r w:rsidRPr="00F9414B">
              <w:rPr>
                <w:rFonts w:ascii="Times New Roman" w:hAnsi="Times New Roman"/>
                <w:sz w:val="24"/>
                <w:szCs w:val="24"/>
              </w:rPr>
              <w:br/>
            </w:r>
          </w:p>
        </w:tc>
      </w:tr>
      <w:tr w:rsidR="00EC1458" w14:paraId="213866D2" w14:textId="77777777" w:rsidTr="00F9414B">
        <w:tc>
          <w:tcPr>
            <w:tcW w:w="1548" w:type="dxa"/>
          </w:tcPr>
          <w:p w14:paraId="0D787ABE"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62097E1F"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14:paraId="6AD5E05A" w14:textId="77777777" w:rsidTr="00F9414B">
        <w:tc>
          <w:tcPr>
            <w:tcW w:w="1548" w:type="dxa"/>
          </w:tcPr>
          <w:p w14:paraId="0BCD4DED" w14:textId="77777777" w:rsidR="00EC1458" w:rsidRDefault="00EC1458" w:rsidP="00DF420A">
            <w:pPr>
              <w:widowControl w:val="0"/>
              <w:autoSpaceDE w:val="0"/>
              <w:autoSpaceDN w:val="0"/>
              <w:adjustRightInd w:val="0"/>
              <w:spacing w:after="0" w:line="240" w:lineRule="auto"/>
              <w:rPr>
                <w:noProof/>
              </w:rPr>
            </w:pPr>
          </w:p>
        </w:tc>
        <w:tc>
          <w:tcPr>
            <w:tcW w:w="8028" w:type="dxa"/>
          </w:tcPr>
          <w:p w14:paraId="5E332316" w14:textId="77777777" w:rsidR="00EC1458" w:rsidRDefault="00EC1458" w:rsidP="00DF420A">
            <w:pPr>
              <w:widowControl w:val="0"/>
              <w:autoSpaceDE w:val="0"/>
              <w:autoSpaceDN w:val="0"/>
              <w:adjustRightInd w:val="0"/>
              <w:spacing w:after="0" w:line="240" w:lineRule="auto"/>
              <w:rPr>
                <w:rFonts w:ascii="Times New Roman" w:hAnsi="Times New Roman"/>
                <w:b/>
                <w:sz w:val="24"/>
                <w:szCs w:val="24"/>
              </w:rPr>
            </w:pPr>
          </w:p>
        </w:tc>
      </w:tr>
      <w:tr w:rsidR="00EC1458" w14:paraId="1B758D2A" w14:textId="77777777" w:rsidTr="00F9414B">
        <w:tc>
          <w:tcPr>
            <w:tcW w:w="1548" w:type="dxa"/>
          </w:tcPr>
          <w:p w14:paraId="2A0CC2F9" w14:textId="77777777" w:rsidR="00EC1458" w:rsidRDefault="00EC1458" w:rsidP="00DF420A">
            <w:pPr>
              <w:widowControl w:val="0"/>
              <w:autoSpaceDE w:val="0"/>
              <w:autoSpaceDN w:val="0"/>
              <w:adjustRightInd w:val="0"/>
              <w:spacing w:after="0" w:line="240" w:lineRule="auto"/>
              <w:rPr>
                <w:rFonts w:ascii="Times New Roman" w:hAnsi="Times New Roman"/>
                <w:b/>
                <w:sz w:val="24"/>
                <w:szCs w:val="24"/>
              </w:rPr>
            </w:pPr>
          </w:p>
        </w:tc>
        <w:tc>
          <w:tcPr>
            <w:tcW w:w="8028" w:type="dxa"/>
          </w:tcPr>
          <w:p w14:paraId="46A0A20C" w14:textId="77777777" w:rsidR="00EC1458" w:rsidRDefault="00EC1458" w:rsidP="00DF420A">
            <w:pPr>
              <w:widowControl w:val="0"/>
              <w:autoSpaceDE w:val="0"/>
              <w:autoSpaceDN w:val="0"/>
              <w:adjustRightInd w:val="0"/>
              <w:spacing w:after="0" w:line="240" w:lineRule="auto"/>
              <w:rPr>
                <w:rFonts w:ascii="Times New Roman" w:hAnsi="Times New Roman"/>
                <w:b/>
                <w:sz w:val="24"/>
                <w:szCs w:val="24"/>
              </w:rPr>
            </w:pPr>
          </w:p>
        </w:tc>
      </w:tr>
      <w:tr w:rsidR="00EC1458" w14:paraId="743BC7AC" w14:textId="77777777" w:rsidTr="00F9414B">
        <w:tc>
          <w:tcPr>
            <w:tcW w:w="1548" w:type="dxa"/>
          </w:tcPr>
          <w:p w14:paraId="07B53FD4" w14:textId="77777777" w:rsidR="00EC1458" w:rsidRDefault="00EC1458" w:rsidP="00DF420A">
            <w:pPr>
              <w:widowControl w:val="0"/>
              <w:autoSpaceDE w:val="0"/>
              <w:autoSpaceDN w:val="0"/>
              <w:adjustRightInd w:val="0"/>
              <w:spacing w:after="0" w:line="240" w:lineRule="auto"/>
              <w:rPr>
                <w:noProof/>
              </w:rPr>
            </w:pPr>
          </w:p>
        </w:tc>
        <w:tc>
          <w:tcPr>
            <w:tcW w:w="8028" w:type="dxa"/>
          </w:tcPr>
          <w:p w14:paraId="4F5E6B00" w14:textId="77777777" w:rsidR="00EC1458" w:rsidRDefault="00EC1458" w:rsidP="00DF420A">
            <w:pPr>
              <w:widowControl w:val="0"/>
              <w:autoSpaceDE w:val="0"/>
              <w:autoSpaceDN w:val="0"/>
              <w:adjustRightInd w:val="0"/>
              <w:spacing w:after="0" w:line="240" w:lineRule="auto"/>
              <w:rPr>
                <w:rFonts w:ascii="Times New Roman" w:hAnsi="Times New Roman"/>
                <w:b/>
                <w:sz w:val="24"/>
                <w:szCs w:val="24"/>
              </w:rPr>
            </w:pPr>
          </w:p>
        </w:tc>
      </w:tr>
      <w:tr w:rsidR="00EC1458" w14:paraId="3DFAD7F3" w14:textId="77777777" w:rsidTr="00F9414B">
        <w:tc>
          <w:tcPr>
            <w:tcW w:w="1548" w:type="dxa"/>
          </w:tcPr>
          <w:p w14:paraId="3468082C" w14:textId="77777777" w:rsidR="00EC1458" w:rsidRDefault="00EC1458" w:rsidP="00DF420A">
            <w:pPr>
              <w:widowControl w:val="0"/>
              <w:autoSpaceDE w:val="0"/>
              <w:autoSpaceDN w:val="0"/>
              <w:adjustRightInd w:val="0"/>
              <w:spacing w:after="0" w:line="240" w:lineRule="auto"/>
              <w:rPr>
                <w:rFonts w:ascii="Times New Roman" w:hAnsi="Times New Roman"/>
                <w:b/>
                <w:sz w:val="24"/>
                <w:szCs w:val="24"/>
              </w:rPr>
            </w:pPr>
          </w:p>
        </w:tc>
        <w:tc>
          <w:tcPr>
            <w:tcW w:w="8028" w:type="dxa"/>
          </w:tcPr>
          <w:p w14:paraId="160E4F09" w14:textId="77777777" w:rsidR="00EC1458" w:rsidRDefault="00EC1458" w:rsidP="00DF420A">
            <w:pPr>
              <w:widowControl w:val="0"/>
              <w:autoSpaceDE w:val="0"/>
              <w:autoSpaceDN w:val="0"/>
              <w:adjustRightInd w:val="0"/>
              <w:spacing w:after="0" w:line="240" w:lineRule="auto"/>
              <w:rPr>
                <w:rFonts w:ascii="Times New Roman" w:hAnsi="Times New Roman"/>
                <w:b/>
                <w:sz w:val="24"/>
                <w:szCs w:val="24"/>
              </w:rPr>
            </w:pPr>
          </w:p>
        </w:tc>
      </w:tr>
      <w:tr w:rsidR="00EC1458" w14:paraId="199663D4" w14:textId="77777777" w:rsidTr="00F9414B">
        <w:tc>
          <w:tcPr>
            <w:tcW w:w="1548" w:type="dxa"/>
          </w:tcPr>
          <w:p w14:paraId="5B3B4A49" w14:textId="77777777" w:rsidR="00EC1458" w:rsidRDefault="00EC1458" w:rsidP="00DF420A">
            <w:pPr>
              <w:widowControl w:val="0"/>
              <w:autoSpaceDE w:val="0"/>
              <w:autoSpaceDN w:val="0"/>
              <w:adjustRightInd w:val="0"/>
              <w:spacing w:after="0" w:line="240" w:lineRule="auto"/>
              <w:rPr>
                <w:noProof/>
              </w:rPr>
            </w:pPr>
          </w:p>
        </w:tc>
        <w:tc>
          <w:tcPr>
            <w:tcW w:w="8028" w:type="dxa"/>
          </w:tcPr>
          <w:p w14:paraId="0C9DB787" w14:textId="77777777" w:rsidR="00EC1458" w:rsidRDefault="00EC1458" w:rsidP="00DF420A">
            <w:pPr>
              <w:widowControl w:val="0"/>
              <w:autoSpaceDE w:val="0"/>
              <w:autoSpaceDN w:val="0"/>
              <w:adjustRightInd w:val="0"/>
              <w:spacing w:after="0" w:line="240" w:lineRule="auto"/>
              <w:rPr>
                <w:rFonts w:ascii="Times New Roman" w:hAnsi="Times New Roman"/>
                <w:b/>
                <w:sz w:val="24"/>
                <w:szCs w:val="24"/>
              </w:rPr>
            </w:pPr>
          </w:p>
        </w:tc>
      </w:tr>
    </w:tbl>
    <w:p w14:paraId="39806ED1" w14:textId="77777777" w:rsidR="00384607" w:rsidRDefault="00384607" w:rsidP="007931F8">
      <w:pPr>
        <w:widowControl w:val="0"/>
        <w:autoSpaceDE w:val="0"/>
        <w:autoSpaceDN w:val="0"/>
        <w:adjustRightInd w:val="0"/>
        <w:spacing w:after="0" w:line="240" w:lineRule="auto"/>
        <w:rPr>
          <w:rFonts w:ascii="Times New Roman" w:hAnsi="Times New Roman"/>
          <w:b/>
          <w:sz w:val="24"/>
          <w:szCs w:val="24"/>
        </w:rPr>
      </w:pPr>
    </w:p>
    <w:p w14:paraId="0F28279D" w14:textId="77777777" w:rsidR="00384607" w:rsidRDefault="00384607" w:rsidP="007931F8">
      <w:pPr>
        <w:widowControl w:val="0"/>
        <w:autoSpaceDE w:val="0"/>
        <w:autoSpaceDN w:val="0"/>
        <w:adjustRightInd w:val="0"/>
        <w:spacing w:after="0" w:line="240" w:lineRule="auto"/>
        <w:rPr>
          <w:rFonts w:ascii="Times New Roman" w:hAnsi="Times New Roman"/>
          <w:b/>
          <w:sz w:val="24"/>
          <w:szCs w:val="24"/>
        </w:rPr>
      </w:pPr>
    </w:p>
    <w:p w14:paraId="128463CA" w14:textId="77777777" w:rsidR="00C13037" w:rsidRDefault="00C13037" w:rsidP="007931F8">
      <w:pPr>
        <w:widowControl w:val="0"/>
        <w:autoSpaceDE w:val="0"/>
        <w:autoSpaceDN w:val="0"/>
        <w:adjustRightInd w:val="0"/>
        <w:spacing w:after="0" w:line="240" w:lineRule="auto"/>
        <w:rPr>
          <w:rFonts w:ascii="Times New Roman" w:hAnsi="Times New Roman"/>
          <w:b/>
          <w:sz w:val="24"/>
          <w:szCs w:val="24"/>
        </w:rPr>
      </w:pPr>
    </w:p>
    <w:p w14:paraId="7BF5073C"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67AEF5FC" w14:textId="516A461A" w:rsidR="007D201F" w:rsidRPr="00257251" w:rsidRDefault="007D201F" w:rsidP="007D201F">
      <w:pPr>
        <w:rPr>
          <w:ins w:id="283" w:author="Palacherla, Susmitha C" w:date="2022-07-22T13:28:00Z"/>
          <w:rFonts w:ascii="Times New Roman" w:hAnsi="Times New Roman"/>
          <w:b/>
        </w:rPr>
      </w:pPr>
      <w:ins w:id="284" w:author="Palacherla, Susmitha C" w:date="2022-07-22T13:28:00Z">
        <w:r>
          <w:rPr>
            <w:rFonts w:ascii="Times New Roman" w:hAnsi="Times New Roman"/>
            <w:b/>
          </w:rPr>
          <w:t xml:space="preserve">Container </w:t>
        </w:r>
        <w:r>
          <w:rPr>
            <w:rFonts w:ascii="Times New Roman" w:hAnsi="Times New Roman"/>
            <w:b/>
          </w:rPr>
          <w:t>4</w:t>
        </w:r>
        <w:r>
          <w:rPr>
            <w:rFonts w:ascii="Times New Roman" w:hAnsi="Times New Roman"/>
            <w:b/>
          </w:rPr>
          <w:t xml:space="preserve">: </w:t>
        </w:r>
        <w:r>
          <w:rPr>
            <w:b/>
            <w:noProof/>
          </w:rPr>
          <w:t xml:space="preserve">Stage </w:t>
        </w:r>
        <w:r>
          <w:rPr>
            <w:b/>
            <w:noProof/>
          </w:rPr>
          <w:t>ELS</w:t>
        </w:r>
        <w:r w:rsidRPr="00CD1BF7">
          <w:rPr>
            <w:b/>
            <w:noProof/>
          </w:rPr>
          <w:t xml:space="preserve"> Employee Info</w:t>
        </w:r>
      </w:ins>
    </w:p>
    <w:p w14:paraId="3E1FC307" w14:textId="26D344BD" w:rsidR="007D201F" w:rsidRDefault="007D201F" w:rsidP="007D201F">
      <w:pPr>
        <w:pStyle w:val="ListParagraph"/>
        <w:numPr>
          <w:ilvl w:val="0"/>
          <w:numId w:val="29"/>
        </w:numPr>
        <w:rPr>
          <w:ins w:id="285" w:author="Palacherla, Susmitha C" w:date="2022-07-22T13:28:00Z"/>
          <w:rFonts w:ascii="Times New Roman" w:hAnsi="Times New Roman"/>
        </w:rPr>
        <w:pPrChange w:id="286" w:author="Palacherla, Susmitha C" w:date="2022-07-22T13:28:00Z">
          <w:pPr>
            <w:pStyle w:val="ListParagraph"/>
            <w:numPr>
              <w:numId w:val="27"/>
            </w:numPr>
            <w:ind w:hanging="360"/>
          </w:pPr>
        </w:pPrChange>
      </w:pPr>
      <w:ins w:id="287" w:author="Palacherla, Susmitha C" w:date="2022-07-22T13:28:00Z">
        <w:r>
          <w:rPr>
            <w:rFonts w:ascii="Times New Roman" w:hAnsi="Times New Roman"/>
          </w:rPr>
          <w:t xml:space="preserve">File System Task – Decrypt </w:t>
        </w:r>
        <w:r>
          <w:rPr>
            <w:rFonts w:ascii="Times New Roman" w:hAnsi="Times New Roman"/>
          </w:rPr>
          <w:t>ELS</w:t>
        </w:r>
        <w:r>
          <w:rPr>
            <w:rFonts w:ascii="Times New Roman" w:hAnsi="Times New Roman"/>
          </w:rPr>
          <w:t xml:space="preserve"> File</w:t>
        </w:r>
      </w:ins>
    </w:p>
    <w:p w14:paraId="6389AE65" w14:textId="77777777" w:rsidR="007D201F" w:rsidRDefault="007D201F" w:rsidP="007D201F">
      <w:pPr>
        <w:pStyle w:val="ListParagraph"/>
        <w:numPr>
          <w:ilvl w:val="0"/>
          <w:numId w:val="29"/>
        </w:numPr>
        <w:rPr>
          <w:ins w:id="288" w:author="Palacherla, Susmitha C" w:date="2022-07-22T13:28:00Z"/>
          <w:rFonts w:ascii="Times New Roman" w:hAnsi="Times New Roman"/>
        </w:rPr>
        <w:pPrChange w:id="289" w:author="Palacherla, Susmitha C" w:date="2022-07-22T13:28:00Z">
          <w:pPr>
            <w:pStyle w:val="ListParagraph"/>
            <w:numPr>
              <w:numId w:val="27"/>
            </w:numPr>
            <w:ind w:hanging="360"/>
          </w:pPr>
        </w:pPrChange>
      </w:pPr>
      <w:ins w:id="290" w:author="Palacherla, Susmitha C" w:date="2022-07-22T13:28:00Z">
        <w:r>
          <w:rPr>
            <w:rFonts w:ascii="Times New Roman" w:hAnsi="Times New Roman"/>
          </w:rPr>
          <w:t>Script Task – Pause 30 seconds</w:t>
        </w:r>
      </w:ins>
    </w:p>
    <w:p w14:paraId="33F44424" w14:textId="1420E967" w:rsidR="007D201F" w:rsidRPr="00257251" w:rsidRDefault="007D201F" w:rsidP="007D201F">
      <w:pPr>
        <w:pStyle w:val="ListParagraph"/>
        <w:numPr>
          <w:ilvl w:val="0"/>
          <w:numId w:val="29"/>
        </w:numPr>
        <w:rPr>
          <w:ins w:id="291" w:author="Palacherla, Susmitha C" w:date="2022-07-22T13:28:00Z"/>
          <w:rFonts w:ascii="Times New Roman" w:hAnsi="Times New Roman"/>
        </w:rPr>
        <w:pPrChange w:id="292" w:author="Palacherla, Susmitha C" w:date="2022-07-22T13:28:00Z">
          <w:pPr>
            <w:pStyle w:val="ListParagraph"/>
            <w:numPr>
              <w:numId w:val="27"/>
            </w:numPr>
            <w:ind w:hanging="360"/>
          </w:pPr>
        </w:pPrChange>
      </w:pPr>
      <w:ins w:id="293" w:author="Palacherla, Susmitha C" w:date="2022-07-22T13:28:00Z">
        <w:r>
          <w:rPr>
            <w:rFonts w:ascii="Times New Roman" w:hAnsi="Times New Roman"/>
          </w:rPr>
          <w:t>SQL T</w:t>
        </w:r>
        <w:r w:rsidRPr="00257251">
          <w:rPr>
            <w:rFonts w:ascii="Times New Roman" w:hAnsi="Times New Roman"/>
          </w:rPr>
          <w:t xml:space="preserve">ask – Truncate </w:t>
        </w:r>
        <w:r>
          <w:rPr>
            <w:rFonts w:ascii="Times New Roman" w:hAnsi="Times New Roman"/>
          </w:rPr>
          <w:t>ELS</w:t>
        </w:r>
        <w:r>
          <w:rPr>
            <w:rFonts w:ascii="Times New Roman" w:hAnsi="Times New Roman"/>
          </w:rPr>
          <w:t xml:space="preserve"> Hierarchy</w:t>
        </w:r>
        <w:r w:rsidRPr="00257251">
          <w:rPr>
            <w:rFonts w:ascii="Times New Roman" w:hAnsi="Times New Roman"/>
          </w:rPr>
          <w:t xml:space="preserve"> Staging Table</w:t>
        </w:r>
      </w:ins>
    </w:p>
    <w:p w14:paraId="3CE6DEB0" w14:textId="4734D4D3" w:rsidR="007D201F" w:rsidRDefault="007D201F" w:rsidP="007D201F">
      <w:pPr>
        <w:pStyle w:val="ListParagraph"/>
        <w:numPr>
          <w:ilvl w:val="0"/>
          <w:numId w:val="29"/>
        </w:numPr>
        <w:rPr>
          <w:ins w:id="294" w:author="Palacherla, Susmitha C" w:date="2022-07-22T13:28:00Z"/>
          <w:rFonts w:ascii="Times New Roman" w:hAnsi="Times New Roman"/>
        </w:rPr>
        <w:pPrChange w:id="295" w:author="Palacherla, Susmitha C" w:date="2022-07-22T13:28:00Z">
          <w:pPr>
            <w:pStyle w:val="ListParagraph"/>
            <w:numPr>
              <w:numId w:val="27"/>
            </w:numPr>
            <w:ind w:hanging="360"/>
          </w:pPr>
        </w:pPrChange>
      </w:pPr>
      <w:ins w:id="296" w:author="Palacherla, Susmitha C" w:date="2022-07-22T13:28:00Z">
        <w:r>
          <w:rPr>
            <w:rFonts w:ascii="Times New Roman" w:hAnsi="Times New Roman"/>
          </w:rPr>
          <w:t>DFT – Load</w:t>
        </w:r>
        <w:r w:rsidRPr="00257251">
          <w:rPr>
            <w:rFonts w:ascii="Times New Roman" w:hAnsi="Times New Roman"/>
          </w:rPr>
          <w:t xml:space="preserve"> </w:t>
        </w:r>
        <w:r>
          <w:rPr>
            <w:rFonts w:ascii="Times New Roman" w:hAnsi="Times New Roman"/>
          </w:rPr>
          <w:t>ELS</w:t>
        </w:r>
        <w:r>
          <w:rPr>
            <w:rFonts w:ascii="Times New Roman" w:hAnsi="Times New Roman"/>
          </w:rPr>
          <w:t xml:space="preserve"> Hierarchy</w:t>
        </w:r>
        <w:r w:rsidRPr="00257251">
          <w:rPr>
            <w:rFonts w:ascii="Times New Roman" w:hAnsi="Times New Roman"/>
          </w:rPr>
          <w:t xml:space="preserve"> Staging Table</w:t>
        </w:r>
      </w:ins>
    </w:p>
    <w:p w14:paraId="7FF9D5F5" w14:textId="77777777" w:rsidR="007D201F" w:rsidRDefault="007D201F" w:rsidP="007D201F">
      <w:pPr>
        <w:pStyle w:val="ListParagraph"/>
        <w:numPr>
          <w:ilvl w:val="0"/>
          <w:numId w:val="29"/>
        </w:numPr>
        <w:rPr>
          <w:ins w:id="297" w:author="Palacherla, Susmitha C" w:date="2022-07-22T13:28:00Z"/>
          <w:rFonts w:ascii="Times New Roman" w:hAnsi="Times New Roman"/>
        </w:rPr>
        <w:pPrChange w:id="298" w:author="Palacherla, Susmitha C" w:date="2022-07-22T13:28:00Z">
          <w:pPr>
            <w:pStyle w:val="ListParagraph"/>
            <w:numPr>
              <w:numId w:val="27"/>
            </w:numPr>
            <w:ind w:hanging="360"/>
          </w:pPr>
        </w:pPrChange>
      </w:pPr>
      <w:ins w:id="299" w:author="Palacherla, Susmitha C" w:date="2022-07-22T13:28:00Z">
        <w:r>
          <w:rPr>
            <w:rFonts w:ascii="Times New Roman" w:hAnsi="Times New Roman"/>
          </w:rPr>
          <w:t>File System Task – Backup Encrypted Aspect File</w:t>
        </w:r>
      </w:ins>
    </w:p>
    <w:p w14:paraId="2E9217E8" w14:textId="77777777" w:rsidR="007D201F" w:rsidRDefault="007D201F" w:rsidP="007D201F">
      <w:pPr>
        <w:pStyle w:val="ListParagraph"/>
        <w:numPr>
          <w:ilvl w:val="0"/>
          <w:numId w:val="29"/>
        </w:numPr>
        <w:rPr>
          <w:ins w:id="300" w:author="Palacherla, Susmitha C" w:date="2022-07-22T13:28:00Z"/>
          <w:rFonts w:ascii="Times New Roman" w:hAnsi="Times New Roman"/>
        </w:rPr>
        <w:pPrChange w:id="301" w:author="Palacherla, Susmitha C" w:date="2022-07-22T13:28:00Z">
          <w:pPr>
            <w:pStyle w:val="ListParagraph"/>
            <w:numPr>
              <w:numId w:val="27"/>
            </w:numPr>
            <w:ind w:hanging="360"/>
          </w:pPr>
        </w:pPrChange>
      </w:pPr>
      <w:ins w:id="302" w:author="Palacherla, Susmitha C" w:date="2022-07-22T13:28:00Z">
        <w:r>
          <w:rPr>
            <w:rFonts w:ascii="Times New Roman" w:hAnsi="Times New Roman"/>
          </w:rPr>
          <w:t>File System Task – Delete Decrypted Aspect File</w:t>
        </w:r>
      </w:ins>
    </w:p>
    <w:p w14:paraId="127115D1" w14:textId="77777777" w:rsidR="007D201F" w:rsidRDefault="007D201F" w:rsidP="007D201F">
      <w:pPr>
        <w:widowControl w:val="0"/>
        <w:autoSpaceDE w:val="0"/>
        <w:autoSpaceDN w:val="0"/>
        <w:adjustRightInd w:val="0"/>
        <w:spacing w:after="0" w:line="240" w:lineRule="auto"/>
        <w:rPr>
          <w:ins w:id="303" w:author="Palacherla, Susmitha C" w:date="2022-07-22T13:28:00Z"/>
          <w:rFonts w:ascii="Times New Roman" w:hAnsi="Times New Roman"/>
          <w:b/>
          <w:sz w:val="24"/>
          <w:szCs w:val="24"/>
        </w:rPr>
      </w:pPr>
    </w:p>
    <w:tbl>
      <w:tblPr>
        <w:tblStyle w:val="TableGrid"/>
        <w:tblW w:w="0" w:type="auto"/>
        <w:tblLayout w:type="fixed"/>
        <w:tblLook w:val="04A0" w:firstRow="1" w:lastRow="0" w:firstColumn="1" w:lastColumn="0" w:noHBand="0" w:noVBand="1"/>
      </w:tblPr>
      <w:tblGrid>
        <w:gridCol w:w="1548"/>
        <w:gridCol w:w="8028"/>
      </w:tblGrid>
      <w:tr w:rsidR="007D201F" w14:paraId="29A83561" w14:textId="77777777" w:rsidTr="00381615">
        <w:trPr>
          <w:ins w:id="304" w:author="Palacherla, Susmitha C" w:date="2022-07-22T13:28:00Z"/>
        </w:trPr>
        <w:tc>
          <w:tcPr>
            <w:tcW w:w="1548" w:type="dxa"/>
          </w:tcPr>
          <w:p w14:paraId="175EB7CA" w14:textId="6E55EE42" w:rsidR="007D201F" w:rsidRPr="00CD1BF7" w:rsidRDefault="007D201F" w:rsidP="00381615">
            <w:pPr>
              <w:widowControl w:val="0"/>
              <w:autoSpaceDE w:val="0"/>
              <w:autoSpaceDN w:val="0"/>
              <w:adjustRightInd w:val="0"/>
              <w:spacing w:after="0" w:line="240" w:lineRule="auto"/>
              <w:rPr>
                <w:ins w:id="305" w:author="Palacherla, Susmitha C" w:date="2022-07-22T13:28:00Z"/>
                <w:b/>
                <w:noProof/>
              </w:rPr>
            </w:pPr>
            <w:ins w:id="306" w:author="Palacherla, Susmitha C" w:date="2022-07-22T13:28:00Z">
              <w:r>
                <w:rPr>
                  <w:b/>
                  <w:noProof/>
                </w:rPr>
                <w:t xml:space="preserve">Container </w:t>
              </w:r>
            </w:ins>
            <w:ins w:id="307" w:author="Palacherla, Susmitha C" w:date="2022-07-22T13:29:00Z">
              <w:r>
                <w:rPr>
                  <w:b/>
                  <w:noProof/>
                </w:rPr>
                <w:t>4</w:t>
              </w:r>
            </w:ins>
          </w:p>
        </w:tc>
        <w:tc>
          <w:tcPr>
            <w:tcW w:w="8028" w:type="dxa"/>
          </w:tcPr>
          <w:p w14:paraId="27BD7117" w14:textId="5C5CB1CF" w:rsidR="007D201F" w:rsidRPr="00CD1BF7" w:rsidRDefault="007D201F" w:rsidP="00381615">
            <w:pPr>
              <w:widowControl w:val="0"/>
              <w:autoSpaceDE w:val="0"/>
              <w:autoSpaceDN w:val="0"/>
              <w:adjustRightInd w:val="0"/>
              <w:spacing w:after="0" w:line="240" w:lineRule="auto"/>
              <w:rPr>
                <w:ins w:id="308" w:author="Palacherla, Susmitha C" w:date="2022-07-22T13:28:00Z"/>
                <w:b/>
                <w:noProof/>
              </w:rPr>
            </w:pPr>
            <w:ins w:id="309" w:author="Palacherla, Susmitha C" w:date="2022-07-22T13:29:00Z">
              <w:r>
                <w:rPr>
                  <w:b/>
                  <w:noProof/>
                </w:rPr>
                <w:t>Stage ELS</w:t>
              </w:r>
              <w:r w:rsidRPr="00CD1BF7">
                <w:rPr>
                  <w:b/>
                  <w:noProof/>
                </w:rPr>
                <w:t xml:space="preserve"> Employee Info</w:t>
              </w:r>
            </w:ins>
          </w:p>
        </w:tc>
      </w:tr>
      <w:tr w:rsidR="007D201F" w14:paraId="5FDE48A7" w14:textId="77777777" w:rsidTr="00381615">
        <w:trPr>
          <w:ins w:id="310" w:author="Palacherla, Susmitha C" w:date="2022-07-22T13:28:00Z"/>
        </w:trPr>
        <w:tc>
          <w:tcPr>
            <w:tcW w:w="1548" w:type="dxa"/>
          </w:tcPr>
          <w:p w14:paraId="3514A2A8" w14:textId="77777777" w:rsidR="007D201F" w:rsidRDefault="007D201F" w:rsidP="00381615">
            <w:pPr>
              <w:widowControl w:val="0"/>
              <w:autoSpaceDE w:val="0"/>
              <w:autoSpaceDN w:val="0"/>
              <w:adjustRightInd w:val="0"/>
              <w:spacing w:after="0" w:line="240" w:lineRule="auto"/>
              <w:rPr>
                <w:ins w:id="311" w:author="Palacherla, Susmitha C" w:date="2022-07-22T13:28:00Z"/>
                <w:noProof/>
              </w:rPr>
            </w:pPr>
          </w:p>
        </w:tc>
        <w:tc>
          <w:tcPr>
            <w:tcW w:w="8028" w:type="dxa"/>
          </w:tcPr>
          <w:p w14:paraId="73B0C764" w14:textId="77777777" w:rsidR="007D201F" w:rsidRDefault="007D201F" w:rsidP="00381615">
            <w:pPr>
              <w:widowControl w:val="0"/>
              <w:autoSpaceDE w:val="0"/>
              <w:autoSpaceDN w:val="0"/>
              <w:adjustRightInd w:val="0"/>
              <w:spacing w:after="0" w:line="240" w:lineRule="auto"/>
              <w:rPr>
                <w:ins w:id="312" w:author="Palacherla, Susmitha C" w:date="2022-07-22T13:28:00Z"/>
                <w:noProof/>
              </w:rPr>
            </w:pPr>
          </w:p>
        </w:tc>
      </w:tr>
      <w:tr w:rsidR="007D201F" w14:paraId="4084683B" w14:textId="77777777" w:rsidTr="00381615">
        <w:trPr>
          <w:ins w:id="313" w:author="Palacherla, Susmitha C" w:date="2022-07-22T13:28:00Z"/>
        </w:trPr>
        <w:tc>
          <w:tcPr>
            <w:tcW w:w="1548" w:type="dxa"/>
          </w:tcPr>
          <w:p w14:paraId="6D961C49" w14:textId="77777777" w:rsidR="007D201F" w:rsidRDefault="007D201F" w:rsidP="00381615">
            <w:pPr>
              <w:widowControl w:val="0"/>
              <w:autoSpaceDE w:val="0"/>
              <w:autoSpaceDN w:val="0"/>
              <w:adjustRightInd w:val="0"/>
              <w:spacing w:after="0" w:line="240" w:lineRule="auto"/>
              <w:rPr>
                <w:ins w:id="314" w:author="Palacherla, Susmitha C" w:date="2022-07-22T13:28:00Z"/>
                <w:noProof/>
              </w:rPr>
            </w:pPr>
          </w:p>
        </w:tc>
        <w:tc>
          <w:tcPr>
            <w:tcW w:w="8028" w:type="dxa"/>
          </w:tcPr>
          <w:p w14:paraId="32C812C2" w14:textId="3237A7BC" w:rsidR="007D201F" w:rsidRDefault="007D201F" w:rsidP="00381615">
            <w:pPr>
              <w:widowControl w:val="0"/>
              <w:autoSpaceDE w:val="0"/>
              <w:autoSpaceDN w:val="0"/>
              <w:adjustRightInd w:val="0"/>
              <w:spacing w:after="0" w:line="240" w:lineRule="auto"/>
              <w:rPr>
                <w:ins w:id="315" w:author="Palacherla, Susmitha C" w:date="2022-07-22T13:28:00Z"/>
                <w:rFonts w:ascii="Times New Roman" w:hAnsi="Times New Roman"/>
                <w:b/>
                <w:sz w:val="24"/>
                <w:szCs w:val="24"/>
              </w:rPr>
            </w:pPr>
            <w:ins w:id="316" w:author="Palacherla, Susmitha C" w:date="2022-07-22T13:29:00Z">
              <w:r>
                <w:rPr>
                  <w:noProof/>
                </w:rPr>
                <w:drawing>
                  <wp:inline distT="0" distB="0" distL="0" distR="0" wp14:anchorId="1C2AAED1" wp14:editId="32175E7E">
                    <wp:extent cx="2752344"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2344" cy="3657600"/>
                            </a:xfrm>
                            <a:prstGeom prst="rect">
                              <a:avLst/>
                            </a:prstGeom>
                          </pic:spPr>
                        </pic:pic>
                      </a:graphicData>
                    </a:graphic>
                  </wp:inline>
                </w:drawing>
              </w:r>
            </w:ins>
          </w:p>
        </w:tc>
      </w:tr>
      <w:tr w:rsidR="007D201F" w14:paraId="79EAED0F" w14:textId="77777777" w:rsidTr="00381615">
        <w:trPr>
          <w:ins w:id="317" w:author="Palacherla, Susmitha C" w:date="2022-07-22T13:28:00Z"/>
        </w:trPr>
        <w:tc>
          <w:tcPr>
            <w:tcW w:w="1548" w:type="dxa"/>
          </w:tcPr>
          <w:p w14:paraId="329F6B69" w14:textId="77777777" w:rsidR="007D201F" w:rsidRDefault="007D201F" w:rsidP="00381615">
            <w:pPr>
              <w:widowControl w:val="0"/>
              <w:tabs>
                <w:tab w:val="left" w:pos="5573"/>
              </w:tabs>
              <w:autoSpaceDE w:val="0"/>
              <w:autoSpaceDN w:val="0"/>
              <w:adjustRightInd w:val="0"/>
              <w:spacing w:after="0" w:line="240" w:lineRule="auto"/>
              <w:rPr>
                <w:ins w:id="318" w:author="Palacherla, Susmitha C" w:date="2022-07-22T13:28:00Z"/>
                <w:rFonts w:ascii="Times New Roman" w:hAnsi="Times New Roman"/>
                <w:b/>
                <w:sz w:val="24"/>
                <w:szCs w:val="24"/>
              </w:rPr>
            </w:pPr>
          </w:p>
        </w:tc>
        <w:tc>
          <w:tcPr>
            <w:tcW w:w="8028" w:type="dxa"/>
          </w:tcPr>
          <w:p w14:paraId="28E87C07" w14:textId="77777777" w:rsidR="007D201F" w:rsidRDefault="007D201F" w:rsidP="00381615">
            <w:pPr>
              <w:widowControl w:val="0"/>
              <w:tabs>
                <w:tab w:val="left" w:pos="5573"/>
              </w:tabs>
              <w:autoSpaceDE w:val="0"/>
              <w:autoSpaceDN w:val="0"/>
              <w:adjustRightInd w:val="0"/>
              <w:spacing w:after="0" w:line="240" w:lineRule="auto"/>
              <w:rPr>
                <w:ins w:id="319" w:author="Palacherla, Susmitha C" w:date="2022-07-22T13:28:00Z"/>
                <w:rFonts w:ascii="Times New Roman" w:hAnsi="Times New Roman"/>
                <w:b/>
                <w:sz w:val="24"/>
                <w:szCs w:val="24"/>
              </w:rPr>
            </w:pPr>
            <w:ins w:id="320" w:author="Palacherla, Susmitha C" w:date="2022-07-22T13:28:00Z">
              <w:r>
                <w:rPr>
                  <w:rFonts w:ascii="Times New Roman" w:hAnsi="Times New Roman"/>
                  <w:b/>
                  <w:sz w:val="24"/>
                  <w:szCs w:val="24"/>
                </w:rPr>
                <w:tab/>
              </w:r>
            </w:ins>
          </w:p>
        </w:tc>
      </w:tr>
      <w:tr w:rsidR="007D201F" w14:paraId="75944D65" w14:textId="77777777" w:rsidTr="00381615">
        <w:trPr>
          <w:ins w:id="321" w:author="Palacherla, Susmitha C" w:date="2022-07-22T13:28:00Z"/>
        </w:trPr>
        <w:tc>
          <w:tcPr>
            <w:tcW w:w="1548" w:type="dxa"/>
          </w:tcPr>
          <w:p w14:paraId="44955475" w14:textId="77777777" w:rsidR="007D201F" w:rsidRPr="007D201F" w:rsidRDefault="007D201F" w:rsidP="00381615">
            <w:pPr>
              <w:widowControl w:val="0"/>
              <w:tabs>
                <w:tab w:val="left" w:pos="5573"/>
              </w:tabs>
              <w:autoSpaceDE w:val="0"/>
              <w:autoSpaceDN w:val="0"/>
              <w:adjustRightInd w:val="0"/>
              <w:spacing w:after="0" w:line="240" w:lineRule="auto"/>
              <w:rPr>
                <w:ins w:id="322" w:author="Palacherla, Susmitha C" w:date="2022-07-22T13:28:00Z"/>
                <w:rFonts w:ascii="Times New Roman" w:hAnsi="Times New Roman"/>
                <w:bCs/>
                <w:sz w:val="24"/>
                <w:szCs w:val="24"/>
                <w:rPrChange w:id="323" w:author="Palacherla, Susmitha C" w:date="2022-07-22T13:30:00Z">
                  <w:rPr>
                    <w:ins w:id="324" w:author="Palacherla, Susmitha C" w:date="2022-07-22T13:28:00Z"/>
                    <w:rFonts w:ascii="Times New Roman" w:hAnsi="Times New Roman"/>
                    <w:b/>
                    <w:sz w:val="24"/>
                    <w:szCs w:val="24"/>
                  </w:rPr>
                </w:rPrChange>
              </w:rPr>
            </w:pPr>
            <w:ins w:id="325" w:author="Palacherla, Susmitha C" w:date="2022-07-22T13:28:00Z">
              <w:r w:rsidRPr="007D201F">
                <w:rPr>
                  <w:rFonts w:ascii="Times New Roman" w:hAnsi="Times New Roman"/>
                  <w:bCs/>
                  <w:sz w:val="24"/>
                  <w:szCs w:val="24"/>
                  <w:rPrChange w:id="326" w:author="Palacherla, Susmitha C" w:date="2022-07-22T13:30:00Z">
                    <w:rPr>
                      <w:rFonts w:ascii="Times New Roman" w:hAnsi="Times New Roman"/>
                      <w:b/>
                      <w:sz w:val="24"/>
                      <w:szCs w:val="24"/>
                    </w:rPr>
                  </w:rPrChange>
                </w:rPr>
                <w:t>Step 1</w:t>
              </w:r>
            </w:ins>
          </w:p>
        </w:tc>
        <w:tc>
          <w:tcPr>
            <w:tcW w:w="8028" w:type="dxa"/>
          </w:tcPr>
          <w:p w14:paraId="2FD5D7A9" w14:textId="7DC5F90D" w:rsidR="007D201F" w:rsidRDefault="007D201F" w:rsidP="00381615">
            <w:pPr>
              <w:widowControl w:val="0"/>
              <w:tabs>
                <w:tab w:val="left" w:pos="5573"/>
              </w:tabs>
              <w:autoSpaceDE w:val="0"/>
              <w:autoSpaceDN w:val="0"/>
              <w:adjustRightInd w:val="0"/>
              <w:spacing w:after="0" w:line="240" w:lineRule="auto"/>
              <w:rPr>
                <w:ins w:id="327" w:author="Palacherla, Susmitha C" w:date="2022-07-22T13:28:00Z"/>
                <w:rFonts w:ascii="Times New Roman" w:hAnsi="Times New Roman"/>
                <w:sz w:val="24"/>
                <w:szCs w:val="24"/>
              </w:rPr>
            </w:pPr>
            <w:ins w:id="328" w:author="Palacherla, Susmitha C" w:date="2022-07-22T13:28:00Z">
              <w:r>
                <w:rPr>
                  <w:rFonts w:ascii="Times New Roman" w:hAnsi="Times New Roman"/>
                  <w:sz w:val="24"/>
                  <w:szCs w:val="24"/>
                </w:rPr>
                <w:t xml:space="preserve">File Task: </w:t>
              </w:r>
              <w:r w:rsidRPr="00CD1BF7">
                <w:rPr>
                  <w:rFonts w:ascii="Times New Roman" w:hAnsi="Times New Roman"/>
                  <w:sz w:val="24"/>
                  <w:szCs w:val="24"/>
                </w:rPr>
                <w:t xml:space="preserve">Decrypt </w:t>
              </w:r>
            </w:ins>
            <w:ins w:id="329" w:author="Palacherla, Susmitha C" w:date="2022-07-22T13:29:00Z">
              <w:r>
                <w:rPr>
                  <w:rFonts w:ascii="Times New Roman" w:hAnsi="Times New Roman"/>
                  <w:sz w:val="24"/>
                  <w:szCs w:val="24"/>
                </w:rPr>
                <w:t>ELS</w:t>
              </w:r>
            </w:ins>
            <w:ins w:id="330" w:author="Palacherla, Susmitha C" w:date="2022-07-22T13:28:00Z">
              <w:r w:rsidRPr="00CD1BF7">
                <w:rPr>
                  <w:rFonts w:ascii="Times New Roman" w:hAnsi="Times New Roman"/>
                  <w:sz w:val="24"/>
                  <w:szCs w:val="24"/>
                </w:rPr>
                <w:t xml:space="preserve"> File</w:t>
              </w:r>
            </w:ins>
          </w:p>
          <w:p w14:paraId="39BF28FD" w14:textId="06BE7D86" w:rsidR="007D201F" w:rsidRPr="00CD1BF7" w:rsidRDefault="007D201F" w:rsidP="00381615">
            <w:pPr>
              <w:widowControl w:val="0"/>
              <w:tabs>
                <w:tab w:val="left" w:pos="5573"/>
              </w:tabs>
              <w:autoSpaceDE w:val="0"/>
              <w:autoSpaceDN w:val="0"/>
              <w:adjustRightInd w:val="0"/>
              <w:spacing w:after="0" w:line="240" w:lineRule="auto"/>
              <w:rPr>
                <w:ins w:id="331" w:author="Palacherla, Susmitha C" w:date="2022-07-22T13:28:00Z"/>
                <w:rFonts w:ascii="Times New Roman" w:hAnsi="Times New Roman"/>
                <w:sz w:val="24"/>
                <w:szCs w:val="24"/>
              </w:rPr>
            </w:pPr>
            <w:ins w:id="332" w:author="Palacherla, Susmitha C" w:date="2022-07-22T13:30:00Z">
              <w:r>
                <w:rPr>
                  <w:noProof/>
                </w:rPr>
                <w:drawing>
                  <wp:inline distT="0" distB="0" distL="0" distR="0" wp14:anchorId="54E22278" wp14:editId="7D89FF62">
                    <wp:extent cx="2679192" cy="18288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9192" cy="1828800"/>
                            </a:xfrm>
                            <a:prstGeom prst="rect">
                              <a:avLst/>
                            </a:prstGeom>
                          </pic:spPr>
                        </pic:pic>
                      </a:graphicData>
                    </a:graphic>
                  </wp:inline>
                </w:drawing>
              </w:r>
            </w:ins>
          </w:p>
        </w:tc>
      </w:tr>
      <w:tr w:rsidR="007D201F" w14:paraId="350F9AD0" w14:textId="77777777" w:rsidTr="00381615">
        <w:trPr>
          <w:ins w:id="333" w:author="Palacherla, Susmitha C" w:date="2022-07-22T13:28:00Z"/>
        </w:trPr>
        <w:tc>
          <w:tcPr>
            <w:tcW w:w="1548" w:type="dxa"/>
          </w:tcPr>
          <w:p w14:paraId="556A1393" w14:textId="77777777" w:rsidR="007D201F" w:rsidRDefault="007D201F" w:rsidP="00381615">
            <w:pPr>
              <w:widowControl w:val="0"/>
              <w:tabs>
                <w:tab w:val="left" w:pos="5573"/>
              </w:tabs>
              <w:autoSpaceDE w:val="0"/>
              <w:autoSpaceDN w:val="0"/>
              <w:adjustRightInd w:val="0"/>
              <w:spacing w:after="0" w:line="240" w:lineRule="auto"/>
              <w:rPr>
                <w:ins w:id="334" w:author="Palacherla, Susmitha C" w:date="2022-07-22T13:28:00Z"/>
                <w:rFonts w:ascii="Times New Roman" w:hAnsi="Times New Roman"/>
                <w:b/>
                <w:sz w:val="24"/>
                <w:szCs w:val="24"/>
              </w:rPr>
            </w:pPr>
          </w:p>
        </w:tc>
        <w:tc>
          <w:tcPr>
            <w:tcW w:w="8028" w:type="dxa"/>
          </w:tcPr>
          <w:p w14:paraId="617DE037" w14:textId="77777777" w:rsidR="007D201F" w:rsidRDefault="007D201F" w:rsidP="00381615">
            <w:pPr>
              <w:widowControl w:val="0"/>
              <w:tabs>
                <w:tab w:val="left" w:pos="5573"/>
              </w:tabs>
              <w:autoSpaceDE w:val="0"/>
              <w:autoSpaceDN w:val="0"/>
              <w:adjustRightInd w:val="0"/>
              <w:spacing w:after="0" w:line="240" w:lineRule="auto"/>
              <w:rPr>
                <w:ins w:id="335" w:author="Palacherla, Susmitha C" w:date="2022-07-22T13:28:00Z"/>
                <w:rFonts w:ascii="Times New Roman" w:hAnsi="Times New Roman"/>
                <w:b/>
                <w:sz w:val="24"/>
                <w:szCs w:val="24"/>
              </w:rPr>
            </w:pPr>
          </w:p>
        </w:tc>
      </w:tr>
      <w:tr w:rsidR="007D201F" w14:paraId="1362F166" w14:textId="77777777" w:rsidTr="00381615">
        <w:trPr>
          <w:ins w:id="336" w:author="Palacherla, Susmitha C" w:date="2022-07-22T13:28:00Z"/>
        </w:trPr>
        <w:tc>
          <w:tcPr>
            <w:tcW w:w="1548" w:type="dxa"/>
          </w:tcPr>
          <w:p w14:paraId="32B2E891" w14:textId="77777777" w:rsidR="007D201F" w:rsidRDefault="007D201F" w:rsidP="00381615">
            <w:pPr>
              <w:widowControl w:val="0"/>
              <w:tabs>
                <w:tab w:val="left" w:pos="5573"/>
              </w:tabs>
              <w:autoSpaceDE w:val="0"/>
              <w:autoSpaceDN w:val="0"/>
              <w:adjustRightInd w:val="0"/>
              <w:spacing w:after="0" w:line="240" w:lineRule="auto"/>
              <w:rPr>
                <w:ins w:id="337" w:author="Palacherla, Susmitha C" w:date="2022-07-22T13:28:00Z"/>
                <w:rFonts w:ascii="Times New Roman" w:hAnsi="Times New Roman"/>
                <w:b/>
                <w:sz w:val="24"/>
                <w:szCs w:val="24"/>
              </w:rPr>
            </w:pPr>
          </w:p>
        </w:tc>
        <w:tc>
          <w:tcPr>
            <w:tcW w:w="8028" w:type="dxa"/>
          </w:tcPr>
          <w:p w14:paraId="1490D5B3" w14:textId="77777777" w:rsidR="007D201F" w:rsidRDefault="007D201F" w:rsidP="00381615">
            <w:pPr>
              <w:widowControl w:val="0"/>
              <w:tabs>
                <w:tab w:val="left" w:pos="5573"/>
              </w:tabs>
              <w:autoSpaceDE w:val="0"/>
              <w:autoSpaceDN w:val="0"/>
              <w:adjustRightInd w:val="0"/>
              <w:spacing w:after="0" w:line="240" w:lineRule="auto"/>
              <w:rPr>
                <w:ins w:id="338" w:author="Palacherla, Susmitha C" w:date="2022-07-22T13:28:00Z"/>
                <w:rFonts w:ascii="Times New Roman" w:hAnsi="Times New Roman"/>
                <w:b/>
                <w:sz w:val="24"/>
                <w:szCs w:val="24"/>
              </w:rPr>
            </w:pPr>
          </w:p>
        </w:tc>
      </w:tr>
      <w:tr w:rsidR="007D201F" w14:paraId="0AA4E3E3" w14:textId="77777777" w:rsidTr="00381615">
        <w:trPr>
          <w:ins w:id="339" w:author="Palacherla, Susmitha C" w:date="2022-07-22T13:28:00Z"/>
        </w:trPr>
        <w:tc>
          <w:tcPr>
            <w:tcW w:w="1548" w:type="dxa"/>
          </w:tcPr>
          <w:p w14:paraId="55D38077" w14:textId="77777777" w:rsidR="007D201F" w:rsidRPr="00CD1BF7" w:rsidRDefault="007D201F" w:rsidP="00381615">
            <w:pPr>
              <w:widowControl w:val="0"/>
              <w:tabs>
                <w:tab w:val="left" w:pos="5573"/>
              </w:tabs>
              <w:autoSpaceDE w:val="0"/>
              <w:autoSpaceDN w:val="0"/>
              <w:adjustRightInd w:val="0"/>
              <w:spacing w:after="0" w:line="240" w:lineRule="auto"/>
              <w:rPr>
                <w:ins w:id="340" w:author="Palacherla, Susmitha C" w:date="2022-07-22T13:28:00Z"/>
                <w:rFonts w:ascii="Times New Roman" w:hAnsi="Times New Roman"/>
                <w:sz w:val="24"/>
                <w:szCs w:val="24"/>
              </w:rPr>
            </w:pPr>
            <w:ins w:id="341" w:author="Palacherla, Susmitha C" w:date="2022-07-22T13:28:00Z">
              <w:r w:rsidRPr="00CD1BF7">
                <w:rPr>
                  <w:rFonts w:ascii="Times New Roman" w:hAnsi="Times New Roman"/>
                  <w:sz w:val="24"/>
                  <w:szCs w:val="24"/>
                </w:rPr>
                <w:t>Step 2</w:t>
              </w:r>
            </w:ins>
          </w:p>
        </w:tc>
        <w:tc>
          <w:tcPr>
            <w:tcW w:w="8028" w:type="dxa"/>
          </w:tcPr>
          <w:p w14:paraId="2DF427BA" w14:textId="77777777" w:rsidR="007D201F" w:rsidRPr="00CD1BF7" w:rsidRDefault="007D201F" w:rsidP="00381615">
            <w:pPr>
              <w:widowControl w:val="0"/>
              <w:tabs>
                <w:tab w:val="left" w:pos="5573"/>
              </w:tabs>
              <w:autoSpaceDE w:val="0"/>
              <w:autoSpaceDN w:val="0"/>
              <w:adjustRightInd w:val="0"/>
              <w:spacing w:after="0" w:line="240" w:lineRule="auto"/>
              <w:rPr>
                <w:ins w:id="342" w:author="Palacherla, Susmitha C" w:date="2022-07-22T13:28:00Z"/>
                <w:rFonts w:ascii="Times New Roman" w:hAnsi="Times New Roman"/>
                <w:sz w:val="24"/>
                <w:szCs w:val="24"/>
              </w:rPr>
            </w:pPr>
            <w:ins w:id="343" w:author="Palacherla, Susmitha C" w:date="2022-07-22T13:28:00Z">
              <w:r w:rsidRPr="00CD1BF7">
                <w:rPr>
                  <w:rFonts w:ascii="Times New Roman" w:hAnsi="Times New Roman"/>
                  <w:sz w:val="24"/>
                  <w:szCs w:val="24"/>
                </w:rPr>
                <w:t>Script Task: Pause 30 secs</w:t>
              </w:r>
            </w:ins>
          </w:p>
        </w:tc>
      </w:tr>
      <w:tr w:rsidR="007D201F" w14:paraId="754C8861" w14:textId="77777777" w:rsidTr="00381615">
        <w:trPr>
          <w:ins w:id="344" w:author="Palacherla, Susmitha C" w:date="2022-07-22T13:28:00Z"/>
        </w:trPr>
        <w:tc>
          <w:tcPr>
            <w:tcW w:w="1548" w:type="dxa"/>
          </w:tcPr>
          <w:p w14:paraId="72C742B8" w14:textId="77777777" w:rsidR="007D201F" w:rsidRDefault="007D201F" w:rsidP="00381615">
            <w:pPr>
              <w:widowControl w:val="0"/>
              <w:tabs>
                <w:tab w:val="left" w:pos="5573"/>
              </w:tabs>
              <w:autoSpaceDE w:val="0"/>
              <w:autoSpaceDN w:val="0"/>
              <w:adjustRightInd w:val="0"/>
              <w:spacing w:after="0" w:line="240" w:lineRule="auto"/>
              <w:rPr>
                <w:ins w:id="345" w:author="Palacherla, Susmitha C" w:date="2022-07-22T13:28:00Z"/>
                <w:rFonts w:ascii="Times New Roman" w:hAnsi="Times New Roman"/>
                <w:b/>
                <w:sz w:val="24"/>
                <w:szCs w:val="24"/>
              </w:rPr>
            </w:pPr>
          </w:p>
        </w:tc>
        <w:tc>
          <w:tcPr>
            <w:tcW w:w="8028" w:type="dxa"/>
          </w:tcPr>
          <w:p w14:paraId="61578314" w14:textId="77777777" w:rsidR="007D201F" w:rsidRDefault="007D201F" w:rsidP="00381615">
            <w:pPr>
              <w:widowControl w:val="0"/>
              <w:tabs>
                <w:tab w:val="left" w:pos="5573"/>
              </w:tabs>
              <w:autoSpaceDE w:val="0"/>
              <w:autoSpaceDN w:val="0"/>
              <w:adjustRightInd w:val="0"/>
              <w:spacing w:after="0" w:line="240" w:lineRule="auto"/>
              <w:rPr>
                <w:ins w:id="346" w:author="Palacherla, Susmitha C" w:date="2022-07-22T13:28:00Z"/>
                <w:rFonts w:ascii="Times New Roman" w:hAnsi="Times New Roman"/>
                <w:b/>
                <w:sz w:val="24"/>
                <w:szCs w:val="24"/>
              </w:rPr>
            </w:pPr>
          </w:p>
        </w:tc>
      </w:tr>
      <w:tr w:rsidR="007D201F" w14:paraId="00F11586" w14:textId="77777777" w:rsidTr="00381615">
        <w:trPr>
          <w:ins w:id="347" w:author="Palacherla, Susmitha C" w:date="2022-07-22T13:28:00Z"/>
        </w:trPr>
        <w:tc>
          <w:tcPr>
            <w:tcW w:w="1548" w:type="dxa"/>
          </w:tcPr>
          <w:p w14:paraId="1418E395" w14:textId="77777777" w:rsidR="007D201F" w:rsidRPr="00CD1BF7" w:rsidRDefault="007D201F" w:rsidP="00381615">
            <w:pPr>
              <w:widowControl w:val="0"/>
              <w:tabs>
                <w:tab w:val="left" w:pos="5573"/>
              </w:tabs>
              <w:autoSpaceDE w:val="0"/>
              <w:autoSpaceDN w:val="0"/>
              <w:adjustRightInd w:val="0"/>
              <w:spacing w:after="0" w:line="240" w:lineRule="auto"/>
              <w:rPr>
                <w:ins w:id="348" w:author="Palacherla, Susmitha C" w:date="2022-07-22T13:28:00Z"/>
                <w:rFonts w:ascii="Times New Roman" w:hAnsi="Times New Roman"/>
                <w:sz w:val="24"/>
                <w:szCs w:val="24"/>
              </w:rPr>
            </w:pPr>
            <w:ins w:id="349" w:author="Palacherla, Susmitha C" w:date="2022-07-22T13:28:00Z">
              <w:r w:rsidRPr="00CD1BF7">
                <w:rPr>
                  <w:rFonts w:ascii="Times New Roman" w:hAnsi="Times New Roman"/>
                  <w:sz w:val="24"/>
                  <w:szCs w:val="24"/>
                </w:rPr>
                <w:t xml:space="preserve">Step 3 </w:t>
              </w:r>
            </w:ins>
          </w:p>
        </w:tc>
        <w:tc>
          <w:tcPr>
            <w:tcW w:w="8028" w:type="dxa"/>
          </w:tcPr>
          <w:p w14:paraId="19DF85CD" w14:textId="50CCAC66" w:rsidR="007D201F" w:rsidRDefault="007D201F" w:rsidP="00381615">
            <w:pPr>
              <w:widowControl w:val="0"/>
              <w:tabs>
                <w:tab w:val="left" w:pos="5573"/>
              </w:tabs>
              <w:autoSpaceDE w:val="0"/>
              <w:autoSpaceDN w:val="0"/>
              <w:adjustRightInd w:val="0"/>
              <w:spacing w:after="0" w:line="240" w:lineRule="auto"/>
              <w:rPr>
                <w:ins w:id="350" w:author="Palacherla, Susmitha C" w:date="2022-07-22T13:28:00Z"/>
                <w:rFonts w:ascii="Times New Roman" w:hAnsi="Times New Roman"/>
                <w:sz w:val="24"/>
                <w:szCs w:val="24"/>
              </w:rPr>
            </w:pPr>
            <w:ins w:id="351" w:author="Palacherla, Susmitha C" w:date="2022-07-22T13:28:00Z">
              <w:r w:rsidRPr="00CD1BF7">
                <w:rPr>
                  <w:rFonts w:ascii="Times New Roman" w:hAnsi="Times New Roman"/>
                  <w:sz w:val="24"/>
                  <w:szCs w:val="24"/>
                </w:rPr>
                <w:t xml:space="preserve">SQL Task : Truncate Table </w:t>
              </w:r>
              <w:r w:rsidRPr="00EC1458">
                <w:rPr>
                  <w:rFonts w:ascii="Times New Roman" w:hAnsi="Times New Roman"/>
                  <w:sz w:val="24"/>
                  <w:szCs w:val="24"/>
                </w:rPr>
                <w:t xml:space="preserve"> [EC].[</w:t>
              </w:r>
            </w:ins>
            <w:ins w:id="352" w:author="Palacherla, Susmitha C" w:date="2022-07-22T13:30:00Z">
              <w:r w:rsidR="007D6A1B">
                <w:rPr>
                  <w:rFonts w:ascii="Times New Roman" w:hAnsi="Times New Roman"/>
                  <w:sz w:val="24"/>
                  <w:szCs w:val="24"/>
                </w:rPr>
                <w:t>ELS</w:t>
              </w:r>
            </w:ins>
            <w:ins w:id="353" w:author="Palacherla, Susmitha C" w:date="2022-07-22T13:28:00Z">
              <w:r w:rsidRPr="00EC1458">
                <w:rPr>
                  <w:rFonts w:ascii="Times New Roman" w:hAnsi="Times New Roman"/>
                  <w:sz w:val="24"/>
                  <w:szCs w:val="24"/>
                </w:rPr>
                <w:t>_Hierarchy_Stage]</w:t>
              </w:r>
            </w:ins>
          </w:p>
          <w:p w14:paraId="2F1CC591" w14:textId="77777777" w:rsidR="007D201F" w:rsidRDefault="007D201F" w:rsidP="00381615">
            <w:pPr>
              <w:widowControl w:val="0"/>
              <w:tabs>
                <w:tab w:val="left" w:pos="5573"/>
              </w:tabs>
              <w:autoSpaceDE w:val="0"/>
              <w:autoSpaceDN w:val="0"/>
              <w:adjustRightInd w:val="0"/>
              <w:spacing w:after="0" w:line="240" w:lineRule="auto"/>
              <w:rPr>
                <w:ins w:id="354" w:author="Palacherla, Susmitha C" w:date="2022-07-22T13:28:00Z"/>
                <w:rFonts w:ascii="Times New Roman" w:hAnsi="Times New Roman"/>
                <w:sz w:val="24"/>
                <w:szCs w:val="24"/>
              </w:rPr>
            </w:pPr>
          </w:p>
          <w:p w14:paraId="7DD41913" w14:textId="143E5CDC" w:rsidR="007D201F" w:rsidRPr="00EC1458" w:rsidRDefault="007D201F" w:rsidP="00381615">
            <w:pPr>
              <w:widowControl w:val="0"/>
              <w:tabs>
                <w:tab w:val="left" w:pos="5573"/>
              </w:tabs>
              <w:autoSpaceDE w:val="0"/>
              <w:autoSpaceDN w:val="0"/>
              <w:adjustRightInd w:val="0"/>
              <w:spacing w:after="0" w:line="240" w:lineRule="auto"/>
              <w:rPr>
                <w:ins w:id="355" w:author="Palacherla, Susmitha C" w:date="2022-07-22T13:28:00Z"/>
                <w:rFonts w:ascii="Times New Roman" w:hAnsi="Times New Roman"/>
                <w:sz w:val="24"/>
                <w:szCs w:val="24"/>
              </w:rPr>
            </w:pPr>
            <w:ins w:id="356" w:author="Palacherla, Susmitha C" w:date="2022-07-22T13:28:00Z">
              <w:r w:rsidRPr="00EC1458">
                <w:rPr>
                  <w:rFonts w:ascii="Times New Roman" w:hAnsi="Times New Roman"/>
                  <w:sz w:val="24"/>
                  <w:szCs w:val="24"/>
                </w:rPr>
                <w:t xml:space="preserve">IF  EXISTS (SELECT * FROM sys.objects WHERE object_id = </w:t>
              </w:r>
              <w:r w:rsidRPr="00EC1458">
                <w:rPr>
                  <w:rFonts w:ascii="Times New Roman" w:hAnsi="Times New Roman"/>
                  <w:sz w:val="24"/>
                  <w:szCs w:val="24"/>
                </w:rPr>
                <w:lastRenderedPageBreak/>
                <w:t>OBJECT_ID(N'[EC].[</w:t>
              </w:r>
            </w:ins>
            <w:ins w:id="357" w:author="Palacherla, Susmitha C" w:date="2022-07-22T13:30:00Z">
              <w:r w:rsidR="007D6A1B">
                <w:rPr>
                  <w:rFonts w:ascii="Times New Roman" w:hAnsi="Times New Roman"/>
                  <w:sz w:val="24"/>
                  <w:szCs w:val="24"/>
                </w:rPr>
                <w:t>ELS</w:t>
              </w:r>
            </w:ins>
            <w:ins w:id="358" w:author="Palacherla, Susmitha C" w:date="2022-07-22T13:28:00Z">
              <w:r w:rsidRPr="00EC1458">
                <w:rPr>
                  <w:rFonts w:ascii="Times New Roman" w:hAnsi="Times New Roman"/>
                  <w:sz w:val="24"/>
                  <w:szCs w:val="24"/>
                </w:rPr>
                <w:t>_Hierarchy_Stage]') AND type in (N'U'))</w:t>
              </w:r>
            </w:ins>
          </w:p>
          <w:p w14:paraId="4CD2E018" w14:textId="273E7AD8" w:rsidR="007D201F" w:rsidRPr="00CD1BF7" w:rsidRDefault="007D201F" w:rsidP="00381615">
            <w:pPr>
              <w:widowControl w:val="0"/>
              <w:tabs>
                <w:tab w:val="left" w:pos="5573"/>
              </w:tabs>
              <w:autoSpaceDE w:val="0"/>
              <w:autoSpaceDN w:val="0"/>
              <w:adjustRightInd w:val="0"/>
              <w:spacing w:after="0" w:line="240" w:lineRule="auto"/>
              <w:rPr>
                <w:ins w:id="359" w:author="Palacherla, Susmitha C" w:date="2022-07-22T13:28:00Z"/>
                <w:rFonts w:ascii="Times New Roman" w:hAnsi="Times New Roman"/>
                <w:sz w:val="24"/>
                <w:szCs w:val="24"/>
              </w:rPr>
            </w:pPr>
            <w:ins w:id="360" w:author="Palacherla, Susmitha C" w:date="2022-07-22T13:28:00Z">
              <w:r w:rsidRPr="00EC1458">
                <w:rPr>
                  <w:rFonts w:ascii="Times New Roman" w:hAnsi="Times New Roman"/>
                  <w:sz w:val="24"/>
                  <w:szCs w:val="24"/>
                </w:rPr>
                <w:t>Truncate TABLE [EC].[</w:t>
              </w:r>
            </w:ins>
            <w:ins w:id="361" w:author="Palacherla, Susmitha C" w:date="2022-07-22T13:30:00Z">
              <w:r w:rsidR="007D6A1B">
                <w:rPr>
                  <w:rFonts w:ascii="Times New Roman" w:hAnsi="Times New Roman"/>
                  <w:sz w:val="24"/>
                  <w:szCs w:val="24"/>
                </w:rPr>
                <w:t>ELS</w:t>
              </w:r>
            </w:ins>
            <w:ins w:id="362" w:author="Palacherla, Susmitha C" w:date="2022-07-22T13:28:00Z">
              <w:r w:rsidRPr="00EC1458">
                <w:rPr>
                  <w:rFonts w:ascii="Times New Roman" w:hAnsi="Times New Roman"/>
                  <w:sz w:val="24"/>
                  <w:szCs w:val="24"/>
                </w:rPr>
                <w:t>_Hierarchy_Stage]</w:t>
              </w:r>
            </w:ins>
          </w:p>
          <w:p w14:paraId="50EBCBAA" w14:textId="77777777" w:rsidR="007D201F" w:rsidRPr="00CD1BF7" w:rsidRDefault="007D201F" w:rsidP="00381615">
            <w:pPr>
              <w:widowControl w:val="0"/>
              <w:tabs>
                <w:tab w:val="left" w:pos="5573"/>
              </w:tabs>
              <w:autoSpaceDE w:val="0"/>
              <w:autoSpaceDN w:val="0"/>
              <w:adjustRightInd w:val="0"/>
              <w:spacing w:after="0" w:line="240" w:lineRule="auto"/>
              <w:rPr>
                <w:ins w:id="363" w:author="Palacherla, Susmitha C" w:date="2022-07-22T13:28:00Z"/>
                <w:rFonts w:ascii="Times New Roman" w:hAnsi="Times New Roman"/>
                <w:sz w:val="24"/>
                <w:szCs w:val="24"/>
              </w:rPr>
            </w:pPr>
          </w:p>
        </w:tc>
      </w:tr>
      <w:tr w:rsidR="007D201F" w14:paraId="1792BA34" w14:textId="77777777" w:rsidTr="00381615">
        <w:trPr>
          <w:ins w:id="364" w:author="Palacherla, Susmitha C" w:date="2022-07-22T13:28:00Z"/>
        </w:trPr>
        <w:tc>
          <w:tcPr>
            <w:tcW w:w="1548" w:type="dxa"/>
          </w:tcPr>
          <w:p w14:paraId="3BD36436" w14:textId="77777777" w:rsidR="007D201F" w:rsidRPr="00CD1BF7" w:rsidRDefault="007D201F" w:rsidP="00381615">
            <w:pPr>
              <w:widowControl w:val="0"/>
              <w:tabs>
                <w:tab w:val="left" w:pos="5573"/>
              </w:tabs>
              <w:autoSpaceDE w:val="0"/>
              <w:autoSpaceDN w:val="0"/>
              <w:adjustRightInd w:val="0"/>
              <w:spacing w:after="0" w:line="240" w:lineRule="auto"/>
              <w:rPr>
                <w:ins w:id="365" w:author="Palacherla, Susmitha C" w:date="2022-07-22T13:28:00Z"/>
                <w:rFonts w:ascii="Times New Roman" w:hAnsi="Times New Roman"/>
                <w:sz w:val="24"/>
                <w:szCs w:val="24"/>
              </w:rPr>
            </w:pPr>
            <w:ins w:id="366" w:author="Palacherla, Susmitha C" w:date="2022-07-22T13:28:00Z">
              <w:r w:rsidRPr="00CD1BF7">
                <w:rPr>
                  <w:rFonts w:ascii="Times New Roman" w:hAnsi="Times New Roman"/>
                  <w:sz w:val="24"/>
                  <w:szCs w:val="24"/>
                </w:rPr>
                <w:lastRenderedPageBreak/>
                <w:t>Step 4</w:t>
              </w:r>
            </w:ins>
          </w:p>
        </w:tc>
        <w:tc>
          <w:tcPr>
            <w:tcW w:w="8028" w:type="dxa"/>
          </w:tcPr>
          <w:p w14:paraId="37B83DBE" w14:textId="6582D357" w:rsidR="007D201F" w:rsidRDefault="007D201F" w:rsidP="00381615">
            <w:pPr>
              <w:widowControl w:val="0"/>
              <w:tabs>
                <w:tab w:val="left" w:pos="5573"/>
              </w:tabs>
              <w:autoSpaceDE w:val="0"/>
              <w:autoSpaceDN w:val="0"/>
              <w:adjustRightInd w:val="0"/>
              <w:spacing w:after="0" w:line="240" w:lineRule="auto"/>
              <w:rPr>
                <w:ins w:id="367" w:author="Palacherla, Susmitha C" w:date="2022-07-22T13:28:00Z"/>
                <w:rFonts w:ascii="Times New Roman" w:hAnsi="Times New Roman"/>
                <w:sz w:val="24"/>
                <w:szCs w:val="24"/>
              </w:rPr>
            </w:pPr>
            <w:ins w:id="368" w:author="Palacherla, Susmitha C" w:date="2022-07-22T13:28:00Z">
              <w:r w:rsidRPr="00CD1BF7">
                <w:rPr>
                  <w:rFonts w:ascii="Times New Roman" w:hAnsi="Times New Roman"/>
                  <w:sz w:val="24"/>
                  <w:szCs w:val="24"/>
                </w:rPr>
                <w:t xml:space="preserve">DFT: Load Table </w:t>
              </w:r>
              <w:r w:rsidRPr="00EC1458">
                <w:rPr>
                  <w:rFonts w:ascii="Times New Roman" w:hAnsi="Times New Roman"/>
                  <w:sz w:val="24"/>
                  <w:szCs w:val="24"/>
                </w:rPr>
                <w:t xml:space="preserve"> [EC].[</w:t>
              </w:r>
            </w:ins>
            <w:ins w:id="369" w:author="Palacherla, Susmitha C" w:date="2022-07-22T13:31:00Z">
              <w:r w:rsidR="005F4A67">
                <w:rPr>
                  <w:rFonts w:ascii="Times New Roman" w:hAnsi="Times New Roman"/>
                  <w:sz w:val="24"/>
                  <w:szCs w:val="24"/>
                </w:rPr>
                <w:t>ELS</w:t>
              </w:r>
            </w:ins>
            <w:ins w:id="370" w:author="Palacherla, Susmitha C" w:date="2022-07-22T13:28:00Z">
              <w:r w:rsidRPr="00EC1458">
                <w:rPr>
                  <w:rFonts w:ascii="Times New Roman" w:hAnsi="Times New Roman"/>
                  <w:sz w:val="24"/>
                  <w:szCs w:val="24"/>
                </w:rPr>
                <w:t>_Hierarchy_Stage]</w:t>
              </w:r>
            </w:ins>
          </w:p>
          <w:p w14:paraId="322563F6" w14:textId="77777777" w:rsidR="007D201F" w:rsidRDefault="007D201F" w:rsidP="00381615">
            <w:pPr>
              <w:widowControl w:val="0"/>
              <w:tabs>
                <w:tab w:val="left" w:pos="5573"/>
              </w:tabs>
              <w:autoSpaceDE w:val="0"/>
              <w:autoSpaceDN w:val="0"/>
              <w:adjustRightInd w:val="0"/>
              <w:spacing w:after="0" w:line="240" w:lineRule="auto"/>
              <w:rPr>
                <w:ins w:id="371" w:author="Palacherla, Susmitha C" w:date="2022-07-22T13:28:00Z"/>
                <w:rFonts w:ascii="Times New Roman" w:hAnsi="Times New Roman"/>
                <w:sz w:val="24"/>
                <w:szCs w:val="24"/>
              </w:rPr>
            </w:pPr>
          </w:p>
          <w:p w14:paraId="32DA0346" w14:textId="258C0DBB" w:rsidR="007D201F" w:rsidRDefault="005F4A67" w:rsidP="00381615">
            <w:pPr>
              <w:widowControl w:val="0"/>
              <w:tabs>
                <w:tab w:val="left" w:pos="5573"/>
              </w:tabs>
              <w:autoSpaceDE w:val="0"/>
              <w:autoSpaceDN w:val="0"/>
              <w:adjustRightInd w:val="0"/>
              <w:spacing w:after="0" w:line="240" w:lineRule="auto"/>
              <w:rPr>
                <w:ins w:id="372" w:author="Palacherla, Susmitha C" w:date="2022-07-22T13:28:00Z"/>
                <w:rFonts w:ascii="Times New Roman" w:hAnsi="Times New Roman"/>
                <w:sz w:val="24"/>
                <w:szCs w:val="24"/>
              </w:rPr>
            </w:pPr>
            <w:ins w:id="373" w:author="Palacherla, Susmitha C" w:date="2022-07-22T13:31:00Z">
              <w:r>
                <w:rPr>
                  <w:noProof/>
                </w:rPr>
                <w:drawing>
                  <wp:inline distT="0" distB="0" distL="0" distR="0" wp14:anchorId="08F777F5" wp14:editId="1A6ED115">
                    <wp:extent cx="1655064" cy="13716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55064" cy="1371600"/>
                            </a:xfrm>
                            <a:prstGeom prst="rect">
                              <a:avLst/>
                            </a:prstGeom>
                          </pic:spPr>
                        </pic:pic>
                      </a:graphicData>
                    </a:graphic>
                  </wp:inline>
                </w:drawing>
              </w:r>
            </w:ins>
          </w:p>
          <w:p w14:paraId="0F32C8E9" w14:textId="77777777" w:rsidR="007D201F" w:rsidRDefault="007D201F" w:rsidP="00381615">
            <w:pPr>
              <w:widowControl w:val="0"/>
              <w:tabs>
                <w:tab w:val="left" w:pos="5573"/>
              </w:tabs>
              <w:autoSpaceDE w:val="0"/>
              <w:autoSpaceDN w:val="0"/>
              <w:adjustRightInd w:val="0"/>
              <w:spacing w:after="0" w:line="240" w:lineRule="auto"/>
              <w:rPr>
                <w:ins w:id="374" w:author="Palacherla, Susmitha C" w:date="2022-07-22T13:28:00Z"/>
                <w:rFonts w:ascii="Times New Roman" w:hAnsi="Times New Roman"/>
                <w:sz w:val="24"/>
                <w:szCs w:val="24"/>
              </w:rPr>
            </w:pPr>
          </w:p>
          <w:p w14:paraId="2A523BEF" w14:textId="77777777" w:rsidR="007D201F" w:rsidRDefault="007D201F" w:rsidP="00381615">
            <w:pPr>
              <w:widowControl w:val="0"/>
              <w:tabs>
                <w:tab w:val="left" w:pos="5573"/>
              </w:tabs>
              <w:autoSpaceDE w:val="0"/>
              <w:autoSpaceDN w:val="0"/>
              <w:adjustRightInd w:val="0"/>
              <w:spacing w:after="0" w:line="240" w:lineRule="auto"/>
              <w:rPr>
                <w:ins w:id="375" w:author="Palacherla, Susmitha C" w:date="2022-07-22T13:28:00Z"/>
                <w:rFonts w:ascii="Times New Roman" w:hAnsi="Times New Roman"/>
                <w:sz w:val="24"/>
                <w:szCs w:val="24"/>
              </w:rPr>
            </w:pPr>
            <w:ins w:id="376" w:author="Palacherla, Susmitha C" w:date="2022-07-22T13:28:00Z">
              <w:r>
                <w:rPr>
                  <w:rFonts w:ascii="Times New Roman" w:hAnsi="Times New Roman"/>
                  <w:sz w:val="24"/>
                  <w:szCs w:val="24"/>
                </w:rPr>
                <w:t>Data conversion</w:t>
              </w:r>
            </w:ins>
          </w:p>
          <w:p w14:paraId="2FD1F686" w14:textId="7AF4AA03" w:rsidR="007D201F" w:rsidRDefault="005F4A67" w:rsidP="00381615">
            <w:pPr>
              <w:widowControl w:val="0"/>
              <w:tabs>
                <w:tab w:val="left" w:pos="5573"/>
              </w:tabs>
              <w:autoSpaceDE w:val="0"/>
              <w:autoSpaceDN w:val="0"/>
              <w:adjustRightInd w:val="0"/>
              <w:spacing w:after="0" w:line="240" w:lineRule="auto"/>
              <w:rPr>
                <w:ins w:id="377" w:author="Palacherla, Susmitha C" w:date="2022-07-22T13:28:00Z"/>
                <w:rFonts w:ascii="Times New Roman" w:hAnsi="Times New Roman"/>
                <w:sz w:val="24"/>
                <w:szCs w:val="24"/>
              </w:rPr>
            </w:pPr>
            <w:ins w:id="378" w:author="Palacherla, Susmitha C" w:date="2022-07-22T13:32:00Z">
              <w:r>
                <w:rPr>
                  <w:noProof/>
                </w:rPr>
                <w:drawing>
                  <wp:inline distT="0" distB="0" distL="0" distR="0" wp14:anchorId="172B3CA3" wp14:editId="70C20351">
                    <wp:extent cx="4960620" cy="1301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0620" cy="1301750"/>
                            </a:xfrm>
                            <a:prstGeom prst="rect">
                              <a:avLst/>
                            </a:prstGeom>
                          </pic:spPr>
                        </pic:pic>
                      </a:graphicData>
                    </a:graphic>
                  </wp:inline>
                </w:drawing>
              </w:r>
            </w:ins>
          </w:p>
          <w:p w14:paraId="78F93B22" w14:textId="77777777" w:rsidR="005F4A67" w:rsidRDefault="005F4A67" w:rsidP="00381615">
            <w:pPr>
              <w:widowControl w:val="0"/>
              <w:tabs>
                <w:tab w:val="left" w:pos="5573"/>
              </w:tabs>
              <w:autoSpaceDE w:val="0"/>
              <w:autoSpaceDN w:val="0"/>
              <w:adjustRightInd w:val="0"/>
              <w:spacing w:after="0" w:line="240" w:lineRule="auto"/>
              <w:rPr>
                <w:ins w:id="379" w:author="Palacherla, Susmitha C" w:date="2022-07-22T13:28:00Z"/>
                <w:rFonts w:ascii="Times New Roman" w:hAnsi="Times New Roman"/>
                <w:sz w:val="24"/>
                <w:szCs w:val="24"/>
              </w:rPr>
            </w:pPr>
          </w:p>
          <w:p w14:paraId="18194BFF" w14:textId="77777777" w:rsidR="007D201F" w:rsidRDefault="007D201F" w:rsidP="00381615">
            <w:pPr>
              <w:widowControl w:val="0"/>
              <w:tabs>
                <w:tab w:val="left" w:pos="5573"/>
              </w:tabs>
              <w:autoSpaceDE w:val="0"/>
              <w:autoSpaceDN w:val="0"/>
              <w:adjustRightInd w:val="0"/>
              <w:spacing w:after="0" w:line="240" w:lineRule="auto"/>
              <w:rPr>
                <w:ins w:id="380" w:author="Palacherla, Susmitha C" w:date="2022-07-22T13:28:00Z"/>
                <w:rFonts w:ascii="Times New Roman" w:hAnsi="Times New Roman"/>
                <w:sz w:val="24"/>
                <w:szCs w:val="24"/>
              </w:rPr>
            </w:pPr>
            <w:ins w:id="381" w:author="Palacherla, Susmitha C" w:date="2022-07-22T13:28:00Z">
              <w:r>
                <w:rPr>
                  <w:rFonts w:ascii="Times New Roman" w:hAnsi="Times New Roman"/>
                  <w:sz w:val="24"/>
                  <w:szCs w:val="24"/>
                </w:rPr>
                <w:t>OLE DB Destination editor</w:t>
              </w:r>
            </w:ins>
          </w:p>
          <w:p w14:paraId="78EDEFA3" w14:textId="4647FCE7" w:rsidR="007D201F" w:rsidRDefault="005F4A67" w:rsidP="00381615">
            <w:pPr>
              <w:widowControl w:val="0"/>
              <w:tabs>
                <w:tab w:val="left" w:pos="5573"/>
              </w:tabs>
              <w:autoSpaceDE w:val="0"/>
              <w:autoSpaceDN w:val="0"/>
              <w:adjustRightInd w:val="0"/>
              <w:spacing w:after="0" w:line="240" w:lineRule="auto"/>
              <w:rPr>
                <w:ins w:id="382" w:author="Palacherla, Susmitha C" w:date="2022-07-22T13:35:00Z"/>
                <w:rFonts w:ascii="Times New Roman" w:hAnsi="Times New Roman"/>
                <w:sz w:val="24"/>
                <w:szCs w:val="24"/>
              </w:rPr>
            </w:pPr>
            <w:ins w:id="383" w:author="Palacherla, Susmitha C" w:date="2022-07-22T13:32:00Z">
              <w:r>
                <w:rPr>
                  <w:noProof/>
                </w:rPr>
                <w:drawing>
                  <wp:inline distT="0" distB="0" distL="0" distR="0" wp14:anchorId="28682D9E" wp14:editId="703BF36C">
                    <wp:extent cx="2770632"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0632" cy="1828800"/>
                            </a:xfrm>
                            <a:prstGeom prst="rect">
                              <a:avLst/>
                            </a:prstGeom>
                          </pic:spPr>
                        </pic:pic>
                      </a:graphicData>
                    </a:graphic>
                  </wp:inline>
                </w:drawing>
              </w:r>
            </w:ins>
          </w:p>
          <w:p w14:paraId="52BDF9DE" w14:textId="645F839F" w:rsidR="00261CDA" w:rsidRDefault="00261CDA" w:rsidP="00381615">
            <w:pPr>
              <w:widowControl w:val="0"/>
              <w:tabs>
                <w:tab w:val="left" w:pos="5573"/>
              </w:tabs>
              <w:autoSpaceDE w:val="0"/>
              <w:autoSpaceDN w:val="0"/>
              <w:adjustRightInd w:val="0"/>
              <w:spacing w:after="0" w:line="240" w:lineRule="auto"/>
              <w:rPr>
                <w:ins w:id="384" w:author="Palacherla, Susmitha C" w:date="2022-07-22T13:35:00Z"/>
                <w:rFonts w:ascii="Times New Roman" w:hAnsi="Times New Roman"/>
                <w:sz w:val="24"/>
                <w:szCs w:val="24"/>
              </w:rPr>
            </w:pPr>
          </w:p>
          <w:p w14:paraId="3F496160" w14:textId="7D2967F4" w:rsidR="00261CDA" w:rsidRDefault="00261CDA" w:rsidP="00381615">
            <w:pPr>
              <w:widowControl w:val="0"/>
              <w:tabs>
                <w:tab w:val="left" w:pos="5573"/>
              </w:tabs>
              <w:autoSpaceDE w:val="0"/>
              <w:autoSpaceDN w:val="0"/>
              <w:adjustRightInd w:val="0"/>
              <w:spacing w:after="0" w:line="240" w:lineRule="auto"/>
              <w:rPr>
                <w:ins w:id="385" w:author="Palacherla, Susmitha C" w:date="2022-07-22T13:32:00Z"/>
                <w:rFonts w:ascii="Times New Roman" w:hAnsi="Times New Roman"/>
                <w:sz w:val="24"/>
                <w:szCs w:val="24"/>
              </w:rPr>
            </w:pPr>
            <w:ins w:id="386" w:author="Palacherla, Susmitha C" w:date="2022-07-22T13:35:00Z">
              <w:r>
                <w:rPr>
                  <w:noProof/>
                </w:rPr>
                <w:lastRenderedPageBreak/>
                <w:drawing>
                  <wp:inline distT="0" distB="0" distL="0" distR="0" wp14:anchorId="3885F1CE" wp14:editId="059A308D">
                    <wp:extent cx="2944368" cy="18288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4368" cy="1828800"/>
                            </a:xfrm>
                            <a:prstGeom prst="rect">
                              <a:avLst/>
                            </a:prstGeom>
                          </pic:spPr>
                        </pic:pic>
                      </a:graphicData>
                    </a:graphic>
                  </wp:inline>
                </w:drawing>
              </w:r>
            </w:ins>
          </w:p>
          <w:p w14:paraId="1CF94BA2" w14:textId="41C960C7" w:rsidR="005F4A67" w:rsidRDefault="00261CDA" w:rsidP="00381615">
            <w:pPr>
              <w:widowControl w:val="0"/>
              <w:tabs>
                <w:tab w:val="left" w:pos="5573"/>
              </w:tabs>
              <w:autoSpaceDE w:val="0"/>
              <w:autoSpaceDN w:val="0"/>
              <w:adjustRightInd w:val="0"/>
              <w:spacing w:after="0" w:line="240" w:lineRule="auto"/>
              <w:rPr>
                <w:ins w:id="387" w:author="Palacherla, Susmitha C" w:date="2022-07-22T13:32:00Z"/>
                <w:rFonts w:ascii="Times New Roman" w:hAnsi="Times New Roman"/>
                <w:sz w:val="24"/>
                <w:szCs w:val="24"/>
              </w:rPr>
            </w:pPr>
            <w:ins w:id="388" w:author="Palacherla, Susmitha C" w:date="2022-07-22T13:35:00Z">
              <w:r>
                <w:rPr>
                  <w:noProof/>
                </w:rPr>
                <w:drawing>
                  <wp:inline distT="0" distB="0" distL="0" distR="0" wp14:anchorId="659292F3" wp14:editId="431C5A41">
                    <wp:extent cx="3465576" cy="9144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65576" cy="914400"/>
                            </a:xfrm>
                            <a:prstGeom prst="rect">
                              <a:avLst/>
                            </a:prstGeom>
                          </pic:spPr>
                        </pic:pic>
                      </a:graphicData>
                    </a:graphic>
                  </wp:inline>
                </w:drawing>
              </w:r>
            </w:ins>
          </w:p>
          <w:p w14:paraId="1D8522BF" w14:textId="7ED4D6F9" w:rsidR="005F4A67" w:rsidRPr="00CD1BF7" w:rsidRDefault="005F4A67" w:rsidP="00381615">
            <w:pPr>
              <w:widowControl w:val="0"/>
              <w:tabs>
                <w:tab w:val="left" w:pos="5573"/>
              </w:tabs>
              <w:autoSpaceDE w:val="0"/>
              <w:autoSpaceDN w:val="0"/>
              <w:adjustRightInd w:val="0"/>
              <w:spacing w:after="0" w:line="240" w:lineRule="auto"/>
              <w:rPr>
                <w:ins w:id="389" w:author="Palacherla, Susmitha C" w:date="2022-07-22T13:28:00Z"/>
                <w:rFonts w:ascii="Times New Roman" w:hAnsi="Times New Roman"/>
                <w:sz w:val="24"/>
                <w:szCs w:val="24"/>
              </w:rPr>
            </w:pPr>
          </w:p>
        </w:tc>
      </w:tr>
      <w:tr w:rsidR="007D201F" w14:paraId="044E0816" w14:textId="77777777" w:rsidTr="00381615">
        <w:trPr>
          <w:ins w:id="390" w:author="Palacherla, Susmitha C" w:date="2022-07-22T13:28:00Z"/>
        </w:trPr>
        <w:tc>
          <w:tcPr>
            <w:tcW w:w="1548" w:type="dxa"/>
          </w:tcPr>
          <w:p w14:paraId="72FE14EF" w14:textId="77777777" w:rsidR="007D201F" w:rsidRDefault="007D201F" w:rsidP="00381615">
            <w:pPr>
              <w:widowControl w:val="0"/>
              <w:tabs>
                <w:tab w:val="left" w:pos="5573"/>
              </w:tabs>
              <w:autoSpaceDE w:val="0"/>
              <w:autoSpaceDN w:val="0"/>
              <w:adjustRightInd w:val="0"/>
              <w:spacing w:after="0" w:line="240" w:lineRule="auto"/>
              <w:rPr>
                <w:ins w:id="391" w:author="Palacherla, Susmitha C" w:date="2022-07-22T13:28:00Z"/>
                <w:rFonts w:ascii="Times New Roman" w:hAnsi="Times New Roman"/>
                <w:b/>
                <w:sz w:val="24"/>
                <w:szCs w:val="24"/>
              </w:rPr>
            </w:pPr>
          </w:p>
        </w:tc>
        <w:tc>
          <w:tcPr>
            <w:tcW w:w="8028" w:type="dxa"/>
          </w:tcPr>
          <w:p w14:paraId="18760FEF" w14:textId="77777777" w:rsidR="007D201F" w:rsidRDefault="007D201F" w:rsidP="00381615">
            <w:pPr>
              <w:widowControl w:val="0"/>
              <w:tabs>
                <w:tab w:val="left" w:pos="5573"/>
              </w:tabs>
              <w:autoSpaceDE w:val="0"/>
              <w:autoSpaceDN w:val="0"/>
              <w:adjustRightInd w:val="0"/>
              <w:spacing w:after="0" w:line="240" w:lineRule="auto"/>
              <w:rPr>
                <w:ins w:id="392" w:author="Palacherla, Susmitha C" w:date="2022-07-22T13:28:00Z"/>
                <w:rFonts w:ascii="Times New Roman" w:hAnsi="Times New Roman"/>
                <w:b/>
                <w:sz w:val="24"/>
                <w:szCs w:val="24"/>
              </w:rPr>
            </w:pPr>
          </w:p>
        </w:tc>
      </w:tr>
      <w:tr w:rsidR="007D201F" w14:paraId="17F6FE56" w14:textId="77777777" w:rsidTr="00381615">
        <w:trPr>
          <w:ins w:id="393" w:author="Palacherla, Susmitha C" w:date="2022-07-22T13:28:00Z"/>
        </w:trPr>
        <w:tc>
          <w:tcPr>
            <w:tcW w:w="1548" w:type="dxa"/>
          </w:tcPr>
          <w:p w14:paraId="4098F9AD" w14:textId="77777777" w:rsidR="007D201F" w:rsidRPr="00CD1BF7" w:rsidRDefault="007D201F" w:rsidP="00381615">
            <w:pPr>
              <w:widowControl w:val="0"/>
              <w:tabs>
                <w:tab w:val="left" w:pos="5573"/>
              </w:tabs>
              <w:autoSpaceDE w:val="0"/>
              <w:autoSpaceDN w:val="0"/>
              <w:adjustRightInd w:val="0"/>
              <w:spacing w:after="0" w:line="240" w:lineRule="auto"/>
              <w:rPr>
                <w:ins w:id="394" w:author="Palacherla, Susmitha C" w:date="2022-07-22T13:28:00Z"/>
                <w:rFonts w:ascii="Times New Roman" w:hAnsi="Times New Roman"/>
                <w:sz w:val="24"/>
                <w:szCs w:val="24"/>
              </w:rPr>
            </w:pPr>
            <w:ins w:id="395" w:author="Palacherla, Susmitha C" w:date="2022-07-22T13:28:00Z">
              <w:r w:rsidRPr="00CD1BF7">
                <w:rPr>
                  <w:rFonts w:ascii="Times New Roman" w:hAnsi="Times New Roman"/>
                  <w:sz w:val="24"/>
                  <w:szCs w:val="24"/>
                </w:rPr>
                <w:t>Step 5</w:t>
              </w:r>
            </w:ins>
          </w:p>
        </w:tc>
        <w:tc>
          <w:tcPr>
            <w:tcW w:w="8028" w:type="dxa"/>
          </w:tcPr>
          <w:p w14:paraId="47AF38D7" w14:textId="77777777" w:rsidR="007D201F" w:rsidRDefault="007D201F" w:rsidP="00381615">
            <w:pPr>
              <w:widowControl w:val="0"/>
              <w:tabs>
                <w:tab w:val="left" w:pos="5573"/>
              </w:tabs>
              <w:autoSpaceDE w:val="0"/>
              <w:autoSpaceDN w:val="0"/>
              <w:adjustRightInd w:val="0"/>
              <w:spacing w:after="0" w:line="240" w:lineRule="auto"/>
              <w:rPr>
                <w:ins w:id="396" w:author="Palacherla, Susmitha C" w:date="2022-07-22T13:28:00Z"/>
                <w:rFonts w:ascii="Times New Roman" w:hAnsi="Times New Roman"/>
                <w:sz w:val="24"/>
                <w:szCs w:val="24"/>
              </w:rPr>
            </w:pPr>
            <w:ins w:id="397" w:author="Palacherla, Susmitha C" w:date="2022-07-22T13:28:00Z">
              <w:r w:rsidRPr="00CD1BF7">
                <w:rPr>
                  <w:rFonts w:ascii="Times New Roman" w:hAnsi="Times New Roman"/>
                  <w:sz w:val="24"/>
                  <w:szCs w:val="24"/>
                </w:rPr>
                <w:t>Backup E</w:t>
              </w:r>
              <w:r>
                <w:rPr>
                  <w:rFonts w:ascii="Times New Roman" w:hAnsi="Times New Roman"/>
                  <w:sz w:val="24"/>
                  <w:szCs w:val="24"/>
                </w:rPr>
                <w:t>ncrypted HR</w:t>
              </w:r>
              <w:r w:rsidRPr="00CD1BF7">
                <w:rPr>
                  <w:rFonts w:ascii="Times New Roman" w:hAnsi="Times New Roman"/>
                  <w:sz w:val="24"/>
                  <w:szCs w:val="24"/>
                </w:rPr>
                <w:t xml:space="preserve"> File</w:t>
              </w:r>
            </w:ins>
          </w:p>
          <w:p w14:paraId="28246587" w14:textId="77777777" w:rsidR="007D201F" w:rsidRDefault="007D201F" w:rsidP="00381615">
            <w:pPr>
              <w:widowControl w:val="0"/>
              <w:tabs>
                <w:tab w:val="left" w:pos="5573"/>
              </w:tabs>
              <w:autoSpaceDE w:val="0"/>
              <w:autoSpaceDN w:val="0"/>
              <w:adjustRightInd w:val="0"/>
              <w:spacing w:after="0" w:line="240" w:lineRule="auto"/>
              <w:rPr>
                <w:ins w:id="398" w:author="Palacherla, Susmitha C" w:date="2022-07-22T13:28:00Z"/>
                <w:rFonts w:ascii="Times New Roman" w:hAnsi="Times New Roman"/>
                <w:sz w:val="24"/>
                <w:szCs w:val="24"/>
              </w:rPr>
            </w:pPr>
          </w:p>
          <w:p w14:paraId="56C519F1" w14:textId="62D847EB" w:rsidR="007D201F" w:rsidRDefault="00261CDA" w:rsidP="00381615">
            <w:pPr>
              <w:widowControl w:val="0"/>
              <w:tabs>
                <w:tab w:val="left" w:pos="5573"/>
              </w:tabs>
              <w:autoSpaceDE w:val="0"/>
              <w:autoSpaceDN w:val="0"/>
              <w:adjustRightInd w:val="0"/>
              <w:spacing w:after="0" w:line="240" w:lineRule="auto"/>
              <w:rPr>
                <w:ins w:id="399" w:author="Palacherla, Susmitha C" w:date="2022-07-22T13:33:00Z"/>
                <w:rFonts w:ascii="Times New Roman" w:hAnsi="Times New Roman"/>
                <w:sz w:val="24"/>
                <w:szCs w:val="24"/>
              </w:rPr>
            </w:pPr>
            <w:ins w:id="400" w:author="Palacherla, Susmitha C" w:date="2022-07-22T13:35:00Z">
              <w:r>
                <w:rPr>
                  <w:noProof/>
                </w:rPr>
                <w:drawing>
                  <wp:inline distT="0" distB="0" distL="0" distR="0" wp14:anchorId="1E4BEB46" wp14:editId="37443FC0">
                    <wp:extent cx="301752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17520" cy="1828800"/>
                            </a:xfrm>
                            <a:prstGeom prst="rect">
                              <a:avLst/>
                            </a:prstGeom>
                          </pic:spPr>
                        </pic:pic>
                      </a:graphicData>
                    </a:graphic>
                  </wp:inline>
                </w:drawing>
              </w:r>
            </w:ins>
          </w:p>
          <w:p w14:paraId="1757A238" w14:textId="349E8E64" w:rsidR="00913A3E" w:rsidRPr="00CD1BF7" w:rsidRDefault="00913A3E" w:rsidP="00381615">
            <w:pPr>
              <w:widowControl w:val="0"/>
              <w:tabs>
                <w:tab w:val="left" w:pos="5573"/>
              </w:tabs>
              <w:autoSpaceDE w:val="0"/>
              <w:autoSpaceDN w:val="0"/>
              <w:adjustRightInd w:val="0"/>
              <w:spacing w:after="0" w:line="240" w:lineRule="auto"/>
              <w:rPr>
                <w:ins w:id="401" w:author="Palacherla, Susmitha C" w:date="2022-07-22T13:28:00Z"/>
                <w:rFonts w:ascii="Times New Roman" w:hAnsi="Times New Roman"/>
                <w:sz w:val="24"/>
                <w:szCs w:val="24"/>
              </w:rPr>
            </w:pPr>
          </w:p>
        </w:tc>
      </w:tr>
      <w:tr w:rsidR="007D201F" w14:paraId="09CA5691" w14:textId="77777777" w:rsidTr="00381615">
        <w:trPr>
          <w:ins w:id="402" w:author="Palacherla, Susmitha C" w:date="2022-07-22T13:28:00Z"/>
        </w:trPr>
        <w:tc>
          <w:tcPr>
            <w:tcW w:w="1548" w:type="dxa"/>
          </w:tcPr>
          <w:p w14:paraId="7987E15C" w14:textId="77777777" w:rsidR="007D201F" w:rsidRDefault="007D201F" w:rsidP="00381615">
            <w:pPr>
              <w:widowControl w:val="0"/>
              <w:tabs>
                <w:tab w:val="left" w:pos="5573"/>
              </w:tabs>
              <w:autoSpaceDE w:val="0"/>
              <w:autoSpaceDN w:val="0"/>
              <w:adjustRightInd w:val="0"/>
              <w:spacing w:after="0" w:line="240" w:lineRule="auto"/>
              <w:rPr>
                <w:ins w:id="403" w:author="Palacherla, Susmitha C" w:date="2022-07-22T13:28:00Z"/>
                <w:rFonts w:ascii="Times New Roman" w:hAnsi="Times New Roman"/>
                <w:b/>
                <w:sz w:val="24"/>
                <w:szCs w:val="24"/>
              </w:rPr>
            </w:pPr>
          </w:p>
        </w:tc>
        <w:tc>
          <w:tcPr>
            <w:tcW w:w="8028" w:type="dxa"/>
          </w:tcPr>
          <w:p w14:paraId="6CDD887F" w14:textId="77777777" w:rsidR="007D201F" w:rsidRDefault="007D201F" w:rsidP="00381615">
            <w:pPr>
              <w:widowControl w:val="0"/>
              <w:tabs>
                <w:tab w:val="left" w:pos="5573"/>
              </w:tabs>
              <w:autoSpaceDE w:val="0"/>
              <w:autoSpaceDN w:val="0"/>
              <w:adjustRightInd w:val="0"/>
              <w:spacing w:after="0" w:line="240" w:lineRule="auto"/>
              <w:rPr>
                <w:ins w:id="404" w:author="Palacherla, Susmitha C" w:date="2022-07-22T13:28:00Z"/>
                <w:rFonts w:ascii="Times New Roman" w:hAnsi="Times New Roman"/>
                <w:b/>
                <w:sz w:val="24"/>
                <w:szCs w:val="24"/>
              </w:rPr>
            </w:pPr>
          </w:p>
        </w:tc>
      </w:tr>
      <w:tr w:rsidR="007D201F" w14:paraId="3195BE84" w14:textId="77777777" w:rsidTr="00381615">
        <w:trPr>
          <w:ins w:id="405" w:author="Palacherla, Susmitha C" w:date="2022-07-22T13:28:00Z"/>
        </w:trPr>
        <w:tc>
          <w:tcPr>
            <w:tcW w:w="1548" w:type="dxa"/>
          </w:tcPr>
          <w:p w14:paraId="3267B7D7" w14:textId="77777777" w:rsidR="007D201F" w:rsidRPr="00CD1BF7" w:rsidRDefault="007D201F" w:rsidP="00381615">
            <w:pPr>
              <w:widowControl w:val="0"/>
              <w:tabs>
                <w:tab w:val="left" w:pos="5573"/>
              </w:tabs>
              <w:autoSpaceDE w:val="0"/>
              <w:autoSpaceDN w:val="0"/>
              <w:adjustRightInd w:val="0"/>
              <w:spacing w:after="0" w:line="240" w:lineRule="auto"/>
              <w:rPr>
                <w:ins w:id="406" w:author="Palacherla, Susmitha C" w:date="2022-07-22T13:28:00Z"/>
                <w:rFonts w:ascii="Times New Roman" w:hAnsi="Times New Roman"/>
                <w:sz w:val="24"/>
                <w:szCs w:val="24"/>
              </w:rPr>
            </w:pPr>
            <w:ins w:id="407" w:author="Palacherla, Susmitha C" w:date="2022-07-22T13:28:00Z">
              <w:r w:rsidRPr="00CD1BF7">
                <w:rPr>
                  <w:rFonts w:ascii="Times New Roman" w:hAnsi="Times New Roman"/>
                  <w:sz w:val="24"/>
                  <w:szCs w:val="24"/>
                </w:rPr>
                <w:t>Step 6</w:t>
              </w:r>
            </w:ins>
          </w:p>
        </w:tc>
        <w:tc>
          <w:tcPr>
            <w:tcW w:w="8028" w:type="dxa"/>
          </w:tcPr>
          <w:p w14:paraId="500491AA" w14:textId="77777777" w:rsidR="007D201F" w:rsidRPr="00CD1BF7" w:rsidRDefault="007D201F" w:rsidP="00381615">
            <w:pPr>
              <w:widowControl w:val="0"/>
              <w:tabs>
                <w:tab w:val="left" w:pos="5573"/>
              </w:tabs>
              <w:autoSpaceDE w:val="0"/>
              <w:autoSpaceDN w:val="0"/>
              <w:adjustRightInd w:val="0"/>
              <w:spacing w:after="0" w:line="240" w:lineRule="auto"/>
              <w:rPr>
                <w:ins w:id="408" w:author="Palacherla, Susmitha C" w:date="2022-07-22T13:28:00Z"/>
                <w:rFonts w:ascii="Times New Roman" w:hAnsi="Times New Roman"/>
                <w:sz w:val="24"/>
                <w:szCs w:val="24"/>
              </w:rPr>
            </w:pPr>
            <w:ins w:id="409" w:author="Palacherla, Susmitha C" w:date="2022-07-22T13:28:00Z">
              <w:r>
                <w:rPr>
                  <w:rFonts w:ascii="Times New Roman" w:hAnsi="Times New Roman"/>
                  <w:sz w:val="24"/>
                  <w:szCs w:val="24"/>
                </w:rPr>
                <w:t>Delete Decrypted HR</w:t>
              </w:r>
              <w:r w:rsidRPr="00CD1BF7">
                <w:rPr>
                  <w:rFonts w:ascii="Times New Roman" w:hAnsi="Times New Roman"/>
                  <w:sz w:val="24"/>
                  <w:szCs w:val="24"/>
                </w:rPr>
                <w:t xml:space="preserve"> file</w:t>
              </w:r>
            </w:ins>
          </w:p>
          <w:p w14:paraId="5A550970" w14:textId="77777777" w:rsidR="007D201F" w:rsidRPr="00CD1BF7" w:rsidRDefault="007D201F" w:rsidP="00381615">
            <w:pPr>
              <w:widowControl w:val="0"/>
              <w:tabs>
                <w:tab w:val="left" w:pos="5573"/>
              </w:tabs>
              <w:autoSpaceDE w:val="0"/>
              <w:autoSpaceDN w:val="0"/>
              <w:adjustRightInd w:val="0"/>
              <w:spacing w:after="0" w:line="240" w:lineRule="auto"/>
              <w:rPr>
                <w:ins w:id="410" w:author="Palacherla, Susmitha C" w:date="2022-07-22T13:28:00Z"/>
                <w:rFonts w:ascii="Times New Roman" w:hAnsi="Times New Roman"/>
                <w:sz w:val="24"/>
                <w:szCs w:val="24"/>
              </w:rPr>
            </w:pPr>
          </w:p>
          <w:p w14:paraId="0B57EFFF" w14:textId="7346871B" w:rsidR="007D201F" w:rsidRPr="00CD1BF7" w:rsidRDefault="00261CDA" w:rsidP="00381615">
            <w:pPr>
              <w:widowControl w:val="0"/>
              <w:tabs>
                <w:tab w:val="left" w:pos="5573"/>
              </w:tabs>
              <w:autoSpaceDE w:val="0"/>
              <w:autoSpaceDN w:val="0"/>
              <w:adjustRightInd w:val="0"/>
              <w:spacing w:after="0" w:line="240" w:lineRule="auto"/>
              <w:rPr>
                <w:ins w:id="411" w:author="Palacherla, Susmitha C" w:date="2022-07-22T13:28:00Z"/>
                <w:rFonts w:ascii="Times New Roman" w:hAnsi="Times New Roman"/>
                <w:sz w:val="24"/>
                <w:szCs w:val="24"/>
              </w:rPr>
            </w:pPr>
            <w:ins w:id="412" w:author="Palacherla, Susmitha C" w:date="2022-07-22T13:33:00Z">
              <w:r>
                <w:rPr>
                  <w:noProof/>
                </w:rPr>
                <w:lastRenderedPageBreak/>
                <w:drawing>
                  <wp:inline distT="0" distB="0" distL="0" distR="0" wp14:anchorId="73BA15CF" wp14:editId="6420845C">
                    <wp:extent cx="3145536"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45536" cy="1828800"/>
                            </a:xfrm>
                            <a:prstGeom prst="rect">
                              <a:avLst/>
                            </a:prstGeom>
                          </pic:spPr>
                        </pic:pic>
                      </a:graphicData>
                    </a:graphic>
                  </wp:inline>
                </w:drawing>
              </w:r>
            </w:ins>
          </w:p>
          <w:p w14:paraId="479EC91A" w14:textId="77777777" w:rsidR="007D201F" w:rsidRPr="00CD1BF7" w:rsidRDefault="007D201F" w:rsidP="00381615">
            <w:pPr>
              <w:widowControl w:val="0"/>
              <w:tabs>
                <w:tab w:val="left" w:pos="5573"/>
              </w:tabs>
              <w:autoSpaceDE w:val="0"/>
              <w:autoSpaceDN w:val="0"/>
              <w:adjustRightInd w:val="0"/>
              <w:spacing w:after="0" w:line="240" w:lineRule="auto"/>
              <w:rPr>
                <w:ins w:id="413" w:author="Palacherla, Susmitha C" w:date="2022-07-22T13:28:00Z"/>
                <w:rFonts w:ascii="Times New Roman" w:hAnsi="Times New Roman"/>
                <w:sz w:val="24"/>
                <w:szCs w:val="24"/>
              </w:rPr>
            </w:pPr>
          </w:p>
        </w:tc>
      </w:tr>
      <w:tr w:rsidR="007D201F" w14:paraId="05A9F96B" w14:textId="77777777" w:rsidTr="00381615">
        <w:trPr>
          <w:ins w:id="414" w:author="Palacherla, Susmitha C" w:date="2022-07-22T13:28:00Z"/>
        </w:trPr>
        <w:tc>
          <w:tcPr>
            <w:tcW w:w="1548" w:type="dxa"/>
          </w:tcPr>
          <w:p w14:paraId="58BAA026" w14:textId="77777777" w:rsidR="007D201F" w:rsidRDefault="007D201F" w:rsidP="00381615">
            <w:pPr>
              <w:widowControl w:val="0"/>
              <w:tabs>
                <w:tab w:val="left" w:pos="5573"/>
              </w:tabs>
              <w:autoSpaceDE w:val="0"/>
              <w:autoSpaceDN w:val="0"/>
              <w:adjustRightInd w:val="0"/>
              <w:spacing w:after="0" w:line="240" w:lineRule="auto"/>
              <w:rPr>
                <w:ins w:id="415" w:author="Palacherla, Susmitha C" w:date="2022-07-22T13:28:00Z"/>
                <w:rFonts w:ascii="Times New Roman" w:hAnsi="Times New Roman"/>
                <w:b/>
                <w:sz w:val="24"/>
                <w:szCs w:val="24"/>
              </w:rPr>
            </w:pPr>
          </w:p>
        </w:tc>
        <w:tc>
          <w:tcPr>
            <w:tcW w:w="8028" w:type="dxa"/>
          </w:tcPr>
          <w:p w14:paraId="0A9EB59D" w14:textId="77777777" w:rsidR="007D201F" w:rsidRDefault="007D201F" w:rsidP="00381615">
            <w:pPr>
              <w:widowControl w:val="0"/>
              <w:tabs>
                <w:tab w:val="left" w:pos="5573"/>
              </w:tabs>
              <w:autoSpaceDE w:val="0"/>
              <w:autoSpaceDN w:val="0"/>
              <w:adjustRightInd w:val="0"/>
              <w:spacing w:after="0" w:line="240" w:lineRule="auto"/>
              <w:rPr>
                <w:ins w:id="416" w:author="Palacherla, Susmitha C" w:date="2022-07-22T13:28:00Z"/>
                <w:rFonts w:ascii="Times New Roman" w:hAnsi="Times New Roman"/>
                <w:b/>
                <w:sz w:val="24"/>
                <w:szCs w:val="24"/>
              </w:rPr>
            </w:pPr>
          </w:p>
        </w:tc>
      </w:tr>
      <w:tr w:rsidR="007D201F" w14:paraId="0D358340" w14:textId="77777777" w:rsidTr="00381615">
        <w:trPr>
          <w:ins w:id="417" w:author="Palacherla, Susmitha C" w:date="2022-07-22T13:28:00Z"/>
        </w:trPr>
        <w:tc>
          <w:tcPr>
            <w:tcW w:w="1548" w:type="dxa"/>
          </w:tcPr>
          <w:p w14:paraId="208B5CB9" w14:textId="77777777" w:rsidR="007D201F" w:rsidRDefault="007D201F" w:rsidP="00381615">
            <w:pPr>
              <w:widowControl w:val="0"/>
              <w:tabs>
                <w:tab w:val="left" w:pos="5573"/>
              </w:tabs>
              <w:autoSpaceDE w:val="0"/>
              <w:autoSpaceDN w:val="0"/>
              <w:adjustRightInd w:val="0"/>
              <w:spacing w:after="0" w:line="240" w:lineRule="auto"/>
              <w:rPr>
                <w:ins w:id="418" w:author="Palacherla, Susmitha C" w:date="2022-07-22T13:28:00Z"/>
                <w:rFonts w:ascii="Times New Roman" w:hAnsi="Times New Roman"/>
                <w:b/>
                <w:sz w:val="24"/>
                <w:szCs w:val="24"/>
              </w:rPr>
            </w:pPr>
          </w:p>
        </w:tc>
        <w:tc>
          <w:tcPr>
            <w:tcW w:w="8028" w:type="dxa"/>
          </w:tcPr>
          <w:p w14:paraId="1D70D8AF" w14:textId="77777777" w:rsidR="007D201F" w:rsidRDefault="007D201F" w:rsidP="00381615">
            <w:pPr>
              <w:widowControl w:val="0"/>
              <w:tabs>
                <w:tab w:val="left" w:pos="5573"/>
              </w:tabs>
              <w:autoSpaceDE w:val="0"/>
              <w:autoSpaceDN w:val="0"/>
              <w:adjustRightInd w:val="0"/>
              <w:spacing w:after="0" w:line="240" w:lineRule="auto"/>
              <w:rPr>
                <w:ins w:id="419" w:author="Palacherla, Susmitha C" w:date="2022-07-22T13:28:00Z"/>
                <w:rFonts w:ascii="Times New Roman" w:hAnsi="Times New Roman"/>
                <w:b/>
                <w:sz w:val="24"/>
                <w:szCs w:val="24"/>
              </w:rPr>
            </w:pPr>
          </w:p>
        </w:tc>
      </w:tr>
      <w:tr w:rsidR="007D201F" w14:paraId="66039E91" w14:textId="77777777" w:rsidTr="00381615">
        <w:trPr>
          <w:ins w:id="420" w:author="Palacherla, Susmitha C" w:date="2022-07-22T13:28:00Z"/>
        </w:trPr>
        <w:tc>
          <w:tcPr>
            <w:tcW w:w="1548" w:type="dxa"/>
          </w:tcPr>
          <w:p w14:paraId="58F8E146" w14:textId="77777777" w:rsidR="007D201F" w:rsidRDefault="007D201F" w:rsidP="00381615">
            <w:pPr>
              <w:widowControl w:val="0"/>
              <w:autoSpaceDE w:val="0"/>
              <w:autoSpaceDN w:val="0"/>
              <w:adjustRightInd w:val="0"/>
              <w:spacing w:after="0" w:line="240" w:lineRule="auto"/>
              <w:rPr>
                <w:ins w:id="421" w:author="Palacherla, Susmitha C" w:date="2022-07-22T13:28:00Z"/>
                <w:noProof/>
              </w:rPr>
            </w:pPr>
          </w:p>
        </w:tc>
        <w:tc>
          <w:tcPr>
            <w:tcW w:w="8028" w:type="dxa"/>
          </w:tcPr>
          <w:p w14:paraId="5EE72F04" w14:textId="77777777" w:rsidR="007D201F" w:rsidRDefault="007D201F" w:rsidP="00381615">
            <w:pPr>
              <w:widowControl w:val="0"/>
              <w:autoSpaceDE w:val="0"/>
              <w:autoSpaceDN w:val="0"/>
              <w:adjustRightInd w:val="0"/>
              <w:spacing w:after="0" w:line="240" w:lineRule="auto"/>
              <w:rPr>
                <w:ins w:id="422" w:author="Palacherla, Susmitha C" w:date="2022-07-22T13:28:00Z"/>
                <w:rFonts w:ascii="Times New Roman" w:hAnsi="Times New Roman"/>
                <w:b/>
                <w:sz w:val="24"/>
                <w:szCs w:val="24"/>
              </w:rPr>
            </w:pPr>
          </w:p>
        </w:tc>
      </w:tr>
      <w:tr w:rsidR="007D201F" w14:paraId="758FF4C2" w14:textId="77777777" w:rsidTr="00381615">
        <w:trPr>
          <w:ins w:id="423" w:author="Palacherla, Susmitha C" w:date="2022-07-22T13:28:00Z"/>
        </w:trPr>
        <w:tc>
          <w:tcPr>
            <w:tcW w:w="1548" w:type="dxa"/>
          </w:tcPr>
          <w:p w14:paraId="33E71304" w14:textId="77777777" w:rsidR="007D201F" w:rsidRDefault="007D201F" w:rsidP="00381615">
            <w:pPr>
              <w:widowControl w:val="0"/>
              <w:autoSpaceDE w:val="0"/>
              <w:autoSpaceDN w:val="0"/>
              <w:adjustRightInd w:val="0"/>
              <w:spacing w:after="0" w:line="240" w:lineRule="auto"/>
              <w:rPr>
                <w:ins w:id="424" w:author="Palacherla, Susmitha C" w:date="2022-07-22T13:28:00Z"/>
                <w:rFonts w:ascii="Times New Roman" w:hAnsi="Times New Roman"/>
                <w:b/>
                <w:sz w:val="24"/>
                <w:szCs w:val="24"/>
              </w:rPr>
            </w:pPr>
          </w:p>
        </w:tc>
        <w:tc>
          <w:tcPr>
            <w:tcW w:w="8028" w:type="dxa"/>
          </w:tcPr>
          <w:p w14:paraId="42D16156" w14:textId="77777777" w:rsidR="007D201F" w:rsidRDefault="007D201F" w:rsidP="00381615">
            <w:pPr>
              <w:widowControl w:val="0"/>
              <w:autoSpaceDE w:val="0"/>
              <w:autoSpaceDN w:val="0"/>
              <w:adjustRightInd w:val="0"/>
              <w:spacing w:after="0" w:line="240" w:lineRule="auto"/>
              <w:rPr>
                <w:ins w:id="425" w:author="Palacherla, Susmitha C" w:date="2022-07-22T13:28:00Z"/>
                <w:rFonts w:ascii="Times New Roman" w:hAnsi="Times New Roman"/>
                <w:b/>
                <w:sz w:val="24"/>
                <w:szCs w:val="24"/>
              </w:rPr>
            </w:pPr>
          </w:p>
        </w:tc>
      </w:tr>
      <w:tr w:rsidR="007D201F" w14:paraId="4E85277C" w14:textId="77777777" w:rsidTr="00381615">
        <w:trPr>
          <w:ins w:id="426" w:author="Palacherla, Susmitha C" w:date="2022-07-22T13:28:00Z"/>
        </w:trPr>
        <w:tc>
          <w:tcPr>
            <w:tcW w:w="1548" w:type="dxa"/>
          </w:tcPr>
          <w:p w14:paraId="2EADB27C" w14:textId="77777777" w:rsidR="007D201F" w:rsidRDefault="007D201F" w:rsidP="00381615">
            <w:pPr>
              <w:widowControl w:val="0"/>
              <w:autoSpaceDE w:val="0"/>
              <w:autoSpaceDN w:val="0"/>
              <w:adjustRightInd w:val="0"/>
              <w:spacing w:after="0" w:line="240" w:lineRule="auto"/>
              <w:rPr>
                <w:ins w:id="427" w:author="Palacherla, Susmitha C" w:date="2022-07-22T13:28:00Z"/>
                <w:noProof/>
              </w:rPr>
            </w:pPr>
          </w:p>
        </w:tc>
        <w:tc>
          <w:tcPr>
            <w:tcW w:w="8028" w:type="dxa"/>
          </w:tcPr>
          <w:p w14:paraId="58A50A33" w14:textId="77777777" w:rsidR="007D201F" w:rsidRDefault="007D201F" w:rsidP="00381615">
            <w:pPr>
              <w:widowControl w:val="0"/>
              <w:autoSpaceDE w:val="0"/>
              <w:autoSpaceDN w:val="0"/>
              <w:adjustRightInd w:val="0"/>
              <w:spacing w:after="0" w:line="240" w:lineRule="auto"/>
              <w:rPr>
                <w:ins w:id="428" w:author="Palacherla, Susmitha C" w:date="2022-07-22T13:28:00Z"/>
                <w:rFonts w:ascii="Times New Roman" w:hAnsi="Times New Roman"/>
                <w:b/>
                <w:sz w:val="24"/>
                <w:szCs w:val="24"/>
              </w:rPr>
            </w:pPr>
          </w:p>
        </w:tc>
      </w:tr>
      <w:tr w:rsidR="007D201F" w14:paraId="2EDC10B3" w14:textId="77777777" w:rsidTr="00381615">
        <w:trPr>
          <w:ins w:id="429" w:author="Palacherla, Susmitha C" w:date="2022-07-22T13:28:00Z"/>
        </w:trPr>
        <w:tc>
          <w:tcPr>
            <w:tcW w:w="1548" w:type="dxa"/>
          </w:tcPr>
          <w:p w14:paraId="65489B88" w14:textId="77777777" w:rsidR="007D201F" w:rsidRDefault="007D201F" w:rsidP="00381615">
            <w:pPr>
              <w:widowControl w:val="0"/>
              <w:autoSpaceDE w:val="0"/>
              <w:autoSpaceDN w:val="0"/>
              <w:adjustRightInd w:val="0"/>
              <w:spacing w:after="0" w:line="240" w:lineRule="auto"/>
              <w:rPr>
                <w:ins w:id="430" w:author="Palacherla, Susmitha C" w:date="2022-07-22T13:28:00Z"/>
                <w:rFonts w:ascii="Times New Roman" w:hAnsi="Times New Roman"/>
                <w:b/>
                <w:sz w:val="24"/>
                <w:szCs w:val="24"/>
              </w:rPr>
            </w:pPr>
          </w:p>
        </w:tc>
        <w:tc>
          <w:tcPr>
            <w:tcW w:w="8028" w:type="dxa"/>
          </w:tcPr>
          <w:p w14:paraId="2D83A84B" w14:textId="77777777" w:rsidR="007D201F" w:rsidRDefault="007D201F" w:rsidP="00381615">
            <w:pPr>
              <w:widowControl w:val="0"/>
              <w:autoSpaceDE w:val="0"/>
              <w:autoSpaceDN w:val="0"/>
              <w:adjustRightInd w:val="0"/>
              <w:spacing w:after="0" w:line="240" w:lineRule="auto"/>
              <w:rPr>
                <w:ins w:id="431" w:author="Palacherla, Susmitha C" w:date="2022-07-22T13:28:00Z"/>
                <w:rFonts w:ascii="Times New Roman" w:hAnsi="Times New Roman"/>
                <w:b/>
                <w:sz w:val="24"/>
                <w:szCs w:val="24"/>
              </w:rPr>
            </w:pPr>
          </w:p>
        </w:tc>
      </w:tr>
      <w:tr w:rsidR="007D201F" w14:paraId="66A8E019" w14:textId="77777777" w:rsidTr="00381615">
        <w:trPr>
          <w:ins w:id="432" w:author="Palacherla, Susmitha C" w:date="2022-07-22T13:28:00Z"/>
        </w:trPr>
        <w:tc>
          <w:tcPr>
            <w:tcW w:w="1548" w:type="dxa"/>
          </w:tcPr>
          <w:p w14:paraId="4B79797F" w14:textId="77777777" w:rsidR="007D201F" w:rsidRDefault="007D201F" w:rsidP="00381615">
            <w:pPr>
              <w:widowControl w:val="0"/>
              <w:autoSpaceDE w:val="0"/>
              <w:autoSpaceDN w:val="0"/>
              <w:adjustRightInd w:val="0"/>
              <w:spacing w:after="0" w:line="240" w:lineRule="auto"/>
              <w:rPr>
                <w:ins w:id="433" w:author="Palacherla, Susmitha C" w:date="2022-07-22T13:28:00Z"/>
                <w:noProof/>
              </w:rPr>
            </w:pPr>
          </w:p>
        </w:tc>
        <w:tc>
          <w:tcPr>
            <w:tcW w:w="8028" w:type="dxa"/>
          </w:tcPr>
          <w:p w14:paraId="0E36C825" w14:textId="77777777" w:rsidR="007D201F" w:rsidRDefault="007D201F" w:rsidP="00381615">
            <w:pPr>
              <w:widowControl w:val="0"/>
              <w:autoSpaceDE w:val="0"/>
              <w:autoSpaceDN w:val="0"/>
              <w:adjustRightInd w:val="0"/>
              <w:spacing w:after="0" w:line="240" w:lineRule="auto"/>
              <w:rPr>
                <w:ins w:id="434" w:author="Palacherla, Susmitha C" w:date="2022-07-22T13:28:00Z"/>
                <w:rFonts w:ascii="Times New Roman" w:hAnsi="Times New Roman"/>
                <w:b/>
                <w:sz w:val="24"/>
                <w:szCs w:val="24"/>
              </w:rPr>
            </w:pPr>
          </w:p>
        </w:tc>
      </w:tr>
    </w:tbl>
    <w:p w14:paraId="77AA02CF" w14:textId="77777777" w:rsidR="007D201F" w:rsidRDefault="007D201F" w:rsidP="007D201F">
      <w:pPr>
        <w:widowControl w:val="0"/>
        <w:autoSpaceDE w:val="0"/>
        <w:autoSpaceDN w:val="0"/>
        <w:adjustRightInd w:val="0"/>
        <w:spacing w:after="0" w:line="240" w:lineRule="auto"/>
        <w:rPr>
          <w:ins w:id="435" w:author="Palacherla, Susmitha C" w:date="2022-07-22T13:28:00Z"/>
          <w:rFonts w:ascii="Times New Roman" w:hAnsi="Times New Roman"/>
          <w:b/>
          <w:sz w:val="24"/>
          <w:szCs w:val="24"/>
        </w:rPr>
      </w:pPr>
    </w:p>
    <w:p w14:paraId="02237440"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252F5AA6"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24B549E8"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59E10B38"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29783731"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03EA1019"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45783286"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2F37154C"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6F38DD8C"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73983500"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313625A1"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054E693C"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2C27CACF"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0D9C40E4"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3E722E90"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3D712BF2"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39AFB064"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240EBF20"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64C6FD73"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40F601EA"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38B43F61"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75F0501D"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1F3E6D9C"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38FFC3ED" w14:textId="77777777" w:rsidR="006F2C4C" w:rsidRPr="00257251" w:rsidRDefault="006F2C4C" w:rsidP="006F2C4C">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Workflow</w:t>
      </w:r>
    </w:p>
    <w:p w14:paraId="470C3529" w14:textId="77777777" w:rsidR="006F2C4C" w:rsidRDefault="006F2C4C" w:rsidP="006F2C4C">
      <w:pPr>
        <w:rPr>
          <w:rFonts w:ascii="Times New Roman" w:hAnsi="Times New Roman"/>
          <w:b/>
        </w:rPr>
      </w:pPr>
      <w:r w:rsidRPr="00257251">
        <w:rPr>
          <w:rFonts w:ascii="Times New Roman" w:hAnsi="Times New Roman"/>
          <w:b/>
        </w:rPr>
        <w:t>Summary of Steps</w:t>
      </w:r>
    </w:p>
    <w:p w14:paraId="3A604C79" w14:textId="28EEAEA7" w:rsidR="006F2C4C" w:rsidRPr="00257251" w:rsidRDefault="006F2C4C" w:rsidP="006F2C4C">
      <w:pPr>
        <w:rPr>
          <w:rFonts w:ascii="Times New Roman" w:hAnsi="Times New Roman"/>
          <w:b/>
        </w:rPr>
      </w:pPr>
      <w:r>
        <w:rPr>
          <w:rFonts w:ascii="Times New Roman" w:hAnsi="Times New Roman"/>
          <w:b/>
        </w:rPr>
        <w:t xml:space="preserve">Container </w:t>
      </w:r>
      <w:del w:id="436" w:author="Palacherla, Susmitha C" w:date="2022-07-22T13:28:00Z">
        <w:r w:rsidDel="007D201F">
          <w:rPr>
            <w:rFonts w:ascii="Times New Roman" w:hAnsi="Times New Roman"/>
            <w:b/>
          </w:rPr>
          <w:delText>4</w:delText>
        </w:r>
      </w:del>
      <w:ins w:id="437" w:author="Palacherla, Susmitha C" w:date="2022-07-22T13:28:00Z">
        <w:r w:rsidR="007D201F">
          <w:rPr>
            <w:rFonts w:ascii="Times New Roman" w:hAnsi="Times New Roman"/>
            <w:b/>
          </w:rPr>
          <w:t>5</w:t>
        </w:r>
      </w:ins>
      <w:r>
        <w:rPr>
          <w:rFonts w:ascii="Times New Roman" w:hAnsi="Times New Roman"/>
          <w:b/>
        </w:rPr>
        <w:t>: Process Employee Information</w:t>
      </w:r>
    </w:p>
    <w:p w14:paraId="1B628AFC" w14:textId="77777777" w:rsidR="006F2C4C" w:rsidRPr="00257251" w:rsidRDefault="006F2C4C" w:rsidP="006F2C4C">
      <w:pPr>
        <w:pStyle w:val="ListParagraph"/>
        <w:numPr>
          <w:ilvl w:val="0"/>
          <w:numId w:val="28"/>
        </w:numPr>
        <w:rPr>
          <w:rFonts w:ascii="Times New Roman" w:hAnsi="Times New Roman"/>
        </w:rPr>
      </w:pPr>
      <w:r w:rsidRPr="00257251">
        <w:rPr>
          <w:rFonts w:ascii="Times New Roman" w:hAnsi="Times New Roman"/>
        </w:rPr>
        <w:t xml:space="preserve">SQL task – Update Employee Hierarchy Staging table. </w:t>
      </w:r>
    </w:p>
    <w:p w14:paraId="2E7AB4E6" w14:textId="77777777" w:rsidR="006F2C4C" w:rsidRPr="00257251" w:rsidRDefault="006F2C4C" w:rsidP="006F2C4C">
      <w:pPr>
        <w:pStyle w:val="ListParagraph"/>
        <w:numPr>
          <w:ilvl w:val="0"/>
          <w:numId w:val="28"/>
        </w:numPr>
        <w:rPr>
          <w:rFonts w:ascii="Times New Roman" w:hAnsi="Times New Roman"/>
        </w:rPr>
      </w:pPr>
      <w:r w:rsidRPr="00257251">
        <w:rPr>
          <w:rFonts w:ascii="Times New Roman" w:hAnsi="Times New Roman"/>
        </w:rPr>
        <w:t>SQL task – Populate Employee Hierarchy table</w:t>
      </w:r>
    </w:p>
    <w:p w14:paraId="347A9CBE" w14:textId="77777777" w:rsidR="006F2C4C" w:rsidRPr="00257251" w:rsidRDefault="006F2C4C" w:rsidP="006F2C4C">
      <w:pPr>
        <w:pStyle w:val="ListParagraph"/>
        <w:numPr>
          <w:ilvl w:val="0"/>
          <w:numId w:val="28"/>
        </w:numPr>
        <w:rPr>
          <w:rFonts w:ascii="Times New Roman" w:hAnsi="Times New Roman"/>
        </w:rPr>
      </w:pPr>
      <w:r w:rsidRPr="00257251">
        <w:rPr>
          <w:rFonts w:ascii="Times New Roman" w:hAnsi="Times New Roman"/>
        </w:rPr>
        <w:t>SQL task – Inactivate Coaching logs for termed users</w:t>
      </w:r>
    </w:p>
    <w:p w14:paraId="5EDBFFE9" w14:textId="77777777" w:rsidR="006F2C4C" w:rsidRPr="00257251" w:rsidRDefault="006F2C4C" w:rsidP="006F2C4C">
      <w:pPr>
        <w:pStyle w:val="ListParagraph"/>
        <w:numPr>
          <w:ilvl w:val="0"/>
          <w:numId w:val="28"/>
        </w:numPr>
        <w:rPr>
          <w:rFonts w:ascii="Times New Roman" w:hAnsi="Times New Roman"/>
        </w:rPr>
      </w:pPr>
      <w:r w:rsidRPr="00257251">
        <w:rPr>
          <w:rFonts w:ascii="Times New Roman" w:hAnsi="Times New Roman"/>
        </w:rPr>
        <w:t>SQL task – Update CSR Hierarchy Table</w:t>
      </w:r>
    </w:p>
    <w:p w14:paraId="38F57426" w14:textId="77777777" w:rsidR="006F2C4C" w:rsidRPr="00257251" w:rsidRDefault="006F2C4C" w:rsidP="006F2C4C">
      <w:pPr>
        <w:pStyle w:val="ListParagraph"/>
        <w:numPr>
          <w:ilvl w:val="0"/>
          <w:numId w:val="28"/>
        </w:numPr>
        <w:rPr>
          <w:rFonts w:ascii="Times New Roman" w:hAnsi="Times New Roman"/>
        </w:rPr>
      </w:pPr>
      <w:r w:rsidRPr="00257251">
        <w:rPr>
          <w:rFonts w:ascii="Times New Roman" w:hAnsi="Times New Roman"/>
        </w:rPr>
        <w:t>SQL task – Update Coaching Logs for migrated users</w:t>
      </w:r>
    </w:p>
    <w:p w14:paraId="3B759BDD" w14:textId="77777777" w:rsidR="006F2C4C" w:rsidRPr="00257251" w:rsidRDefault="006F2C4C" w:rsidP="006F2C4C">
      <w:pPr>
        <w:pStyle w:val="ListParagraph"/>
        <w:numPr>
          <w:ilvl w:val="0"/>
          <w:numId w:val="28"/>
        </w:numPr>
        <w:rPr>
          <w:rFonts w:ascii="Times New Roman" w:hAnsi="Times New Roman"/>
        </w:rPr>
      </w:pPr>
      <w:r w:rsidRPr="00257251">
        <w:rPr>
          <w:rFonts w:ascii="Times New Roman" w:hAnsi="Times New Roman"/>
        </w:rPr>
        <w:t>SQL task – Update Employee ID To Lan ID table</w:t>
      </w:r>
    </w:p>
    <w:p w14:paraId="29E940C2" w14:textId="77777777" w:rsidR="006F2C4C" w:rsidRPr="00257251" w:rsidRDefault="006F2C4C" w:rsidP="006F2C4C">
      <w:pPr>
        <w:pStyle w:val="ListParagraph"/>
        <w:numPr>
          <w:ilvl w:val="0"/>
          <w:numId w:val="28"/>
        </w:numPr>
        <w:rPr>
          <w:rFonts w:ascii="Times New Roman" w:hAnsi="Times New Roman"/>
        </w:rPr>
      </w:pPr>
      <w:r w:rsidRPr="00257251">
        <w:rPr>
          <w:rFonts w:ascii="Times New Roman" w:hAnsi="Times New Roman"/>
        </w:rPr>
        <w:t>SQL task – Inactivate expired warning logs</w:t>
      </w:r>
    </w:p>
    <w:p w14:paraId="74661349" w14:textId="77777777" w:rsidR="006F2C4C" w:rsidRPr="00257251" w:rsidRDefault="006F2C4C" w:rsidP="006F2C4C">
      <w:pPr>
        <w:pStyle w:val="ListParagraph"/>
        <w:numPr>
          <w:ilvl w:val="0"/>
          <w:numId w:val="28"/>
        </w:numPr>
        <w:rPr>
          <w:rFonts w:ascii="Times New Roman" w:hAnsi="Times New Roman"/>
        </w:rPr>
      </w:pPr>
      <w:r w:rsidRPr="00257251">
        <w:rPr>
          <w:rFonts w:ascii="Times New Roman" w:hAnsi="Times New Roman"/>
        </w:rPr>
        <w:t>Populate AT User Table</w:t>
      </w:r>
    </w:p>
    <w:p w14:paraId="0AFEDC4C" w14:textId="77777777" w:rsidR="00C13037" w:rsidRDefault="00C13037" w:rsidP="007931F8">
      <w:pPr>
        <w:widowControl w:val="0"/>
        <w:autoSpaceDE w:val="0"/>
        <w:autoSpaceDN w:val="0"/>
        <w:adjustRightInd w:val="0"/>
        <w:spacing w:after="0" w:line="240" w:lineRule="auto"/>
        <w:rPr>
          <w:rFonts w:ascii="Times New Roman" w:hAnsi="Times New Roman"/>
          <w:b/>
          <w:sz w:val="24"/>
          <w:szCs w:val="24"/>
        </w:rPr>
      </w:pPr>
    </w:p>
    <w:tbl>
      <w:tblPr>
        <w:tblStyle w:val="TableGrid"/>
        <w:tblW w:w="0" w:type="auto"/>
        <w:tblLayout w:type="fixed"/>
        <w:tblLook w:val="04A0" w:firstRow="1" w:lastRow="0" w:firstColumn="1" w:lastColumn="0" w:noHBand="0" w:noVBand="1"/>
      </w:tblPr>
      <w:tblGrid>
        <w:gridCol w:w="1548"/>
        <w:gridCol w:w="8028"/>
      </w:tblGrid>
      <w:tr w:rsidR="00C13037" w14:paraId="67612C38" w14:textId="77777777" w:rsidTr="00DF420A">
        <w:tc>
          <w:tcPr>
            <w:tcW w:w="1548" w:type="dxa"/>
          </w:tcPr>
          <w:p w14:paraId="6E55FDFD" w14:textId="77777777" w:rsidR="00C13037" w:rsidRPr="00CD1BF7" w:rsidRDefault="00C13037">
            <w:pPr>
              <w:widowControl w:val="0"/>
              <w:autoSpaceDE w:val="0"/>
              <w:autoSpaceDN w:val="0"/>
              <w:adjustRightInd w:val="0"/>
              <w:spacing w:after="0" w:line="240" w:lineRule="auto"/>
              <w:rPr>
                <w:b/>
                <w:noProof/>
              </w:rPr>
            </w:pPr>
            <w:r>
              <w:rPr>
                <w:b/>
                <w:noProof/>
              </w:rPr>
              <w:t xml:space="preserve">Container </w:t>
            </w:r>
            <w:r w:rsidR="00B70888">
              <w:rPr>
                <w:b/>
                <w:noProof/>
              </w:rPr>
              <w:t>4</w:t>
            </w:r>
          </w:p>
        </w:tc>
        <w:tc>
          <w:tcPr>
            <w:tcW w:w="8028" w:type="dxa"/>
          </w:tcPr>
          <w:p w14:paraId="73FDBD75" w14:textId="77777777" w:rsidR="00C13037" w:rsidRDefault="00B70888" w:rsidP="00DF420A">
            <w:pPr>
              <w:widowControl w:val="0"/>
              <w:autoSpaceDE w:val="0"/>
              <w:autoSpaceDN w:val="0"/>
              <w:adjustRightInd w:val="0"/>
              <w:spacing w:after="0" w:line="240" w:lineRule="auto"/>
              <w:rPr>
                <w:b/>
                <w:noProof/>
              </w:rPr>
            </w:pPr>
            <w:r>
              <w:rPr>
                <w:b/>
                <w:noProof/>
              </w:rPr>
              <w:t>Process Employee Information</w:t>
            </w:r>
          </w:p>
          <w:p w14:paraId="685A16BB" w14:textId="77777777" w:rsidR="00B70888" w:rsidRDefault="00B70888" w:rsidP="00DF420A">
            <w:pPr>
              <w:widowControl w:val="0"/>
              <w:autoSpaceDE w:val="0"/>
              <w:autoSpaceDN w:val="0"/>
              <w:adjustRightInd w:val="0"/>
              <w:spacing w:after="0" w:line="240" w:lineRule="auto"/>
              <w:rPr>
                <w:b/>
                <w:noProof/>
              </w:rPr>
            </w:pPr>
            <w:r>
              <w:rPr>
                <w:noProof/>
              </w:rPr>
              <w:lastRenderedPageBreak/>
              <w:drawing>
                <wp:inline distT="0" distB="0" distL="0" distR="0" wp14:anchorId="610AD3F7" wp14:editId="77728C6F">
                  <wp:extent cx="2368296" cy="45720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68296" cy="4572000"/>
                          </a:xfrm>
                          <a:prstGeom prst="rect">
                            <a:avLst/>
                          </a:prstGeom>
                        </pic:spPr>
                      </pic:pic>
                    </a:graphicData>
                  </a:graphic>
                </wp:inline>
              </w:drawing>
            </w:r>
          </w:p>
          <w:p w14:paraId="6326ED0E" w14:textId="77777777" w:rsidR="00B70888" w:rsidRPr="00CD1BF7" w:rsidRDefault="00B70888" w:rsidP="00DF420A">
            <w:pPr>
              <w:widowControl w:val="0"/>
              <w:autoSpaceDE w:val="0"/>
              <w:autoSpaceDN w:val="0"/>
              <w:adjustRightInd w:val="0"/>
              <w:spacing w:after="0" w:line="240" w:lineRule="auto"/>
              <w:rPr>
                <w:b/>
                <w:noProof/>
              </w:rPr>
            </w:pPr>
          </w:p>
        </w:tc>
      </w:tr>
      <w:tr w:rsidR="00C13037" w14:paraId="2A35A69F" w14:textId="77777777" w:rsidTr="00DF420A">
        <w:tc>
          <w:tcPr>
            <w:tcW w:w="1548" w:type="dxa"/>
          </w:tcPr>
          <w:p w14:paraId="15EA3D08" w14:textId="77777777" w:rsidR="00C13037" w:rsidRDefault="00C13037" w:rsidP="00DF420A">
            <w:pPr>
              <w:widowControl w:val="0"/>
              <w:autoSpaceDE w:val="0"/>
              <w:autoSpaceDN w:val="0"/>
              <w:adjustRightInd w:val="0"/>
              <w:spacing w:after="0" w:line="240" w:lineRule="auto"/>
              <w:rPr>
                <w:noProof/>
              </w:rPr>
            </w:pPr>
          </w:p>
        </w:tc>
        <w:tc>
          <w:tcPr>
            <w:tcW w:w="8028" w:type="dxa"/>
          </w:tcPr>
          <w:p w14:paraId="563429D5" w14:textId="77777777" w:rsidR="00C13037" w:rsidRDefault="00C13037" w:rsidP="00DF420A">
            <w:pPr>
              <w:widowControl w:val="0"/>
              <w:autoSpaceDE w:val="0"/>
              <w:autoSpaceDN w:val="0"/>
              <w:adjustRightInd w:val="0"/>
              <w:spacing w:after="0" w:line="240" w:lineRule="auto"/>
              <w:rPr>
                <w:noProof/>
              </w:rPr>
            </w:pPr>
          </w:p>
        </w:tc>
      </w:tr>
      <w:tr w:rsidR="00C13037" w14:paraId="640E44F6" w14:textId="77777777" w:rsidTr="00DF420A">
        <w:tc>
          <w:tcPr>
            <w:tcW w:w="1548" w:type="dxa"/>
          </w:tcPr>
          <w:p w14:paraId="6745FE39" w14:textId="77777777" w:rsidR="00C13037" w:rsidRDefault="00C13037" w:rsidP="00DF420A">
            <w:pPr>
              <w:widowControl w:val="0"/>
              <w:autoSpaceDE w:val="0"/>
              <w:autoSpaceDN w:val="0"/>
              <w:adjustRightInd w:val="0"/>
              <w:spacing w:after="0" w:line="240" w:lineRule="auto"/>
              <w:rPr>
                <w:noProof/>
              </w:rPr>
            </w:pPr>
          </w:p>
        </w:tc>
        <w:tc>
          <w:tcPr>
            <w:tcW w:w="8028" w:type="dxa"/>
          </w:tcPr>
          <w:p w14:paraId="0336B018" w14:textId="77777777" w:rsidR="00C13037" w:rsidRDefault="00C13037" w:rsidP="00DF420A">
            <w:pPr>
              <w:widowControl w:val="0"/>
              <w:autoSpaceDE w:val="0"/>
              <w:autoSpaceDN w:val="0"/>
              <w:adjustRightInd w:val="0"/>
              <w:spacing w:after="0" w:line="240" w:lineRule="auto"/>
              <w:rPr>
                <w:rFonts w:ascii="Times New Roman" w:hAnsi="Times New Roman"/>
                <w:b/>
                <w:sz w:val="24"/>
                <w:szCs w:val="24"/>
              </w:rPr>
            </w:pPr>
          </w:p>
        </w:tc>
      </w:tr>
      <w:tr w:rsidR="00C13037" w14:paraId="64049898" w14:textId="77777777" w:rsidTr="00DF420A">
        <w:tc>
          <w:tcPr>
            <w:tcW w:w="1548" w:type="dxa"/>
          </w:tcPr>
          <w:p w14:paraId="12786CB6"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30EF3658"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13037" w14:paraId="41B63C1B" w14:textId="77777777" w:rsidTr="00DF420A">
        <w:tc>
          <w:tcPr>
            <w:tcW w:w="1548" w:type="dxa"/>
          </w:tcPr>
          <w:p w14:paraId="1F5EFC20" w14:textId="77777777" w:rsidR="00C13037" w:rsidRPr="00F9414B" w:rsidRDefault="00C13037"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1</w:t>
            </w:r>
          </w:p>
        </w:tc>
        <w:tc>
          <w:tcPr>
            <w:tcW w:w="8028" w:type="dxa"/>
          </w:tcPr>
          <w:p w14:paraId="19FB2999" w14:textId="77777777" w:rsidR="00C1303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B70888">
              <w:rPr>
                <w:rFonts w:ascii="Times New Roman" w:hAnsi="Times New Roman"/>
                <w:sz w:val="24"/>
                <w:szCs w:val="24"/>
              </w:rPr>
              <w:t>Update Employee Hierarchy Staging Table and Load HR Info Table</w:t>
            </w:r>
          </w:p>
          <w:p w14:paraId="5377A17B" w14:textId="77777777" w:rsidR="00B70888"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2F7ACFCA" w14:textId="77777777" w:rsidR="00B70888"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14:paraId="158245A3" w14:textId="77777777" w:rsidR="00B70888" w:rsidRPr="00CD1BF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B70888">
              <w:rPr>
                <w:rFonts w:ascii="Times New Roman" w:hAnsi="Times New Roman"/>
                <w:sz w:val="24"/>
                <w:szCs w:val="24"/>
              </w:rPr>
              <w:t>EXEC  [EC].[sp_Update_Employee_Hierarchy_Stage]</w:t>
            </w:r>
          </w:p>
        </w:tc>
      </w:tr>
      <w:tr w:rsidR="00C13037" w14:paraId="00E1083F" w14:textId="77777777" w:rsidTr="00DF420A">
        <w:tc>
          <w:tcPr>
            <w:tcW w:w="1548" w:type="dxa"/>
          </w:tcPr>
          <w:p w14:paraId="072CB300"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58DBBCA6"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13037" w14:paraId="32E4A548" w14:textId="77777777" w:rsidTr="00DF420A">
        <w:tc>
          <w:tcPr>
            <w:tcW w:w="1548" w:type="dxa"/>
          </w:tcPr>
          <w:p w14:paraId="5406077E" w14:textId="77777777" w:rsidR="00C13037" w:rsidRPr="00CD1BF7" w:rsidRDefault="00C13037"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2</w:t>
            </w:r>
          </w:p>
        </w:tc>
        <w:tc>
          <w:tcPr>
            <w:tcW w:w="8028" w:type="dxa"/>
          </w:tcPr>
          <w:p w14:paraId="065A45DE"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B70888">
              <w:rPr>
                <w:rFonts w:ascii="Times New Roman" w:hAnsi="Times New Roman"/>
                <w:sz w:val="24"/>
                <w:szCs w:val="24"/>
              </w:rPr>
              <w:t>Populate Employee_Hierarchy Table</w:t>
            </w:r>
          </w:p>
          <w:p w14:paraId="50371377"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p>
          <w:p w14:paraId="6BF29073"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14:paraId="539C6BE9" w14:textId="77777777" w:rsidR="00C13037" w:rsidRPr="00CD1BF7"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sidRPr="00B70888">
              <w:rPr>
                <w:rFonts w:ascii="Times New Roman" w:hAnsi="Times New Roman"/>
                <w:sz w:val="24"/>
                <w:szCs w:val="24"/>
              </w:rPr>
              <w:t>Exec [EC].[sp_Populate_Employee_Hierarchy]</w:t>
            </w:r>
          </w:p>
        </w:tc>
      </w:tr>
      <w:tr w:rsidR="00C13037" w14:paraId="52B8D1E3" w14:textId="77777777" w:rsidTr="00DF420A">
        <w:tc>
          <w:tcPr>
            <w:tcW w:w="1548" w:type="dxa"/>
          </w:tcPr>
          <w:p w14:paraId="08A59A9E"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5429629C"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13037" w14:paraId="64C2F3A1" w14:textId="77777777" w:rsidTr="00F9414B">
        <w:trPr>
          <w:trHeight w:val="359"/>
        </w:trPr>
        <w:tc>
          <w:tcPr>
            <w:tcW w:w="1548" w:type="dxa"/>
          </w:tcPr>
          <w:p w14:paraId="1758DBCA" w14:textId="77777777" w:rsidR="00C13037" w:rsidRPr="00CD1BF7" w:rsidRDefault="00C13037"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lastRenderedPageBreak/>
              <w:t xml:space="preserve">Step 3 </w:t>
            </w:r>
          </w:p>
        </w:tc>
        <w:tc>
          <w:tcPr>
            <w:tcW w:w="8028" w:type="dxa"/>
          </w:tcPr>
          <w:p w14:paraId="46F4A48E"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B70888">
              <w:rPr>
                <w:rFonts w:ascii="Times New Roman" w:hAnsi="Times New Roman"/>
                <w:sz w:val="24"/>
                <w:szCs w:val="24"/>
              </w:rPr>
              <w:t>Inactivate Coaching Logs for Terms</w:t>
            </w:r>
          </w:p>
          <w:p w14:paraId="3259C310"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p>
          <w:p w14:paraId="389D10BC"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14:paraId="7C97C08E" w14:textId="77777777" w:rsidR="00C13037" w:rsidRPr="00CD1BF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B70888">
              <w:rPr>
                <w:rFonts w:ascii="Times New Roman" w:hAnsi="Times New Roman"/>
                <w:sz w:val="24"/>
                <w:szCs w:val="24"/>
              </w:rPr>
              <w:t>Exec [EC].[sp_InactivateCoachingLogsForTerms]</w:t>
            </w:r>
          </w:p>
        </w:tc>
      </w:tr>
      <w:tr w:rsidR="00B70888" w14:paraId="74ECBFC8" w14:textId="77777777" w:rsidTr="00B70888">
        <w:trPr>
          <w:trHeight w:val="359"/>
        </w:trPr>
        <w:tc>
          <w:tcPr>
            <w:tcW w:w="1548" w:type="dxa"/>
          </w:tcPr>
          <w:p w14:paraId="260964FF" w14:textId="77777777" w:rsidR="00B70888" w:rsidRPr="00CD1BF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p>
        </w:tc>
        <w:tc>
          <w:tcPr>
            <w:tcW w:w="8028" w:type="dxa"/>
          </w:tcPr>
          <w:p w14:paraId="517447A1" w14:textId="77777777" w:rsidR="00B70888" w:rsidRPr="00CD1BF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p>
        </w:tc>
      </w:tr>
      <w:tr w:rsidR="00C13037" w14:paraId="3477D5CD" w14:textId="77777777" w:rsidTr="00DF420A">
        <w:tc>
          <w:tcPr>
            <w:tcW w:w="1548" w:type="dxa"/>
          </w:tcPr>
          <w:p w14:paraId="398642C2" w14:textId="77777777" w:rsidR="00C13037" w:rsidRPr="00CD1BF7" w:rsidRDefault="00C13037"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4</w:t>
            </w:r>
          </w:p>
        </w:tc>
        <w:tc>
          <w:tcPr>
            <w:tcW w:w="8028" w:type="dxa"/>
          </w:tcPr>
          <w:p w14:paraId="6EBBE3EA"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B70888">
              <w:rPr>
                <w:rFonts w:ascii="Times New Roman" w:hAnsi="Times New Roman"/>
                <w:sz w:val="24"/>
                <w:szCs w:val="24"/>
              </w:rPr>
              <w:t>Update CSR Hierarchy</w:t>
            </w:r>
          </w:p>
          <w:p w14:paraId="3923873D"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p>
          <w:p w14:paraId="2307F31F"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14:paraId="0306BC70" w14:textId="77777777" w:rsidR="00C13037" w:rsidRPr="00CD1BF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B70888">
              <w:rPr>
                <w:rFonts w:ascii="Times New Roman" w:hAnsi="Times New Roman"/>
                <w:sz w:val="24"/>
                <w:szCs w:val="24"/>
              </w:rPr>
              <w:t>Exec [EC].[sp_Update_CSR_Hierarchy]</w:t>
            </w:r>
          </w:p>
        </w:tc>
      </w:tr>
      <w:tr w:rsidR="00C13037" w14:paraId="3F3671C5" w14:textId="77777777" w:rsidTr="00DF420A">
        <w:tc>
          <w:tcPr>
            <w:tcW w:w="1548" w:type="dxa"/>
          </w:tcPr>
          <w:p w14:paraId="7451ED64"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060D16F5"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13037" w14:paraId="76FB3F68" w14:textId="77777777" w:rsidTr="00DF420A">
        <w:tc>
          <w:tcPr>
            <w:tcW w:w="1548" w:type="dxa"/>
          </w:tcPr>
          <w:p w14:paraId="26B77852" w14:textId="77777777" w:rsidR="00C13037" w:rsidRPr="00CD1BF7" w:rsidRDefault="00C13037"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5</w:t>
            </w:r>
          </w:p>
        </w:tc>
        <w:tc>
          <w:tcPr>
            <w:tcW w:w="8028" w:type="dxa"/>
          </w:tcPr>
          <w:p w14:paraId="678FAEE3"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B70888">
              <w:rPr>
                <w:rFonts w:ascii="Times New Roman" w:hAnsi="Times New Roman"/>
                <w:sz w:val="24"/>
                <w:szCs w:val="24"/>
              </w:rPr>
              <w:t>Update LanID on Logs if changed</w:t>
            </w:r>
          </w:p>
          <w:p w14:paraId="0E353726"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p>
          <w:p w14:paraId="2A9169DF"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14:paraId="27976B47" w14:textId="77777777" w:rsidR="00C13037" w:rsidRPr="00CD1BF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B70888">
              <w:rPr>
                <w:rFonts w:ascii="Times New Roman" w:hAnsi="Times New Roman"/>
                <w:sz w:val="24"/>
                <w:szCs w:val="24"/>
              </w:rPr>
              <w:t>Exec [EC].[sp_Update_Migrated_User_Logs]</w:t>
            </w:r>
          </w:p>
        </w:tc>
      </w:tr>
      <w:tr w:rsidR="00C13037" w14:paraId="74B86BAF" w14:textId="77777777" w:rsidTr="00DF420A">
        <w:tc>
          <w:tcPr>
            <w:tcW w:w="1548" w:type="dxa"/>
          </w:tcPr>
          <w:p w14:paraId="1FBC76F6"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1C2C90B7"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13037" w14:paraId="721815BC" w14:textId="77777777" w:rsidTr="00DF420A">
        <w:tc>
          <w:tcPr>
            <w:tcW w:w="1548" w:type="dxa"/>
          </w:tcPr>
          <w:p w14:paraId="6208030C" w14:textId="77777777" w:rsidR="00C13037" w:rsidRPr="00CD1BF7" w:rsidRDefault="00C13037"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6</w:t>
            </w:r>
          </w:p>
        </w:tc>
        <w:tc>
          <w:tcPr>
            <w:tcW w:w="8028" w:type="dxa"/>
          </w:tcPr>
          <w:p w14:paraId="6869C18B"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B70888">
              <w:rPr>
                <w:rFonts w:ascii="Times New Roman" w:hAnsi="Times New Roman"/>
                <w:sz w:val="24"/>
                <w:szCs w:val="24"/>
              </w:rPr>
              <w:t>Update Emp ID to Lan ID</w:t>
            </w:r>
          </w:p>
          <w:p w14:paraId="3C32D7B3"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p>
          <w:p w14:paraId="0589BE94"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14:paraId="1060F15C" w14:textId="77777777" w:rsidR="00C13037" w:rsidRPr="00CD1BF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B70888">
              <w:rPr>
                <w:rFonts w:ascii="Times New Roman" w:hAnsi="Times New Roman"/>
                <w:sz w:val="24"/>
                <w:szCs w:val="24"/>
              </w:rPr>
              <w:t>Exec [EC].[sp_Update_EmployeeID_To_LanID]</w:t>
            </w:r>
          </w:p>
        </w:tc>
      </w:tr>
      <w:tr w:rsidR="00C13037" w14:paraId="520C9D21" w14:textId="77777777" w:rsidTr="00DF420A">
        <w:tc>
          <w:tcPr>
            <w:tcW w:w="1548" w:type="dxa"/>
          </w:tcPr>
          <w:p w14:paraId="2106B9CC"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1A127B30"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13037" w14:paraId="490C56FC" w14:textId="77777777" w:rsidTr="00F9414B">
        <w:trPr>
          <w:trHeight w:val="1016"/>
        </w:trPr>
        <w:tc>
          <w:tcPr>
            <w:tcW w:w="1548" w:type="dxa"/>
          </w:tcPr>
          <w:p w14:paraId="48F4D9C6" w14:textId="77777777" w:rsidR="00C13037" w:rsidRPr="00F9414B"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7</w:t>
            </w:r>
          </w:p>
        </w:tc>
        <w:tc>
          <w:tcPr>
            <w:tcW w:w="8028" w:type="dxa"/>
          </w:tcPr>
          <w:p w14:paraId="74535226"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B70888">
              <w:rPr>
                <w:rFonts w:ascii="Times New Roman" w:hAnsi="Times New Roman"/>
                <w:sz w:val="24"/>
                <w:szCs w:val="24"/>
              </w:rPr>
              <w:t>Inactivate Expired Warnings</w:t>
            </w:r>
          </w:p>
          <w:p w14:paraId="3B83781C"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p>
          <w:p w14:paraId="3DA3B133"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14:paraId="4BD1C200" w14:textId="77777777" w:rsidR="00C13037" w:rsidRPr="00F9414B"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Exec [EC].[sp_InactivateExpiredWarningLogs]</w:t>
            </w:r>
          </w:p>
        </w:tc>
      </w:tr>
      <w:tr w:rsidR="00C13037" w14:paraId="1DA4FF65" w14:textId="77777777" w:rsidTr="00DF420A">
        <w:tc>
          <w:tcPr>
            <w:tcW w:w="1548" w:type="dxa"/>
          </w:tcPr>
          <w:p w14:paraId="7971EB58"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225E7B18"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13037" w14:paraId="628C38C7" w14:textId="77777777" w:rsidTr="00DF420A">
        <w:tc>
          <w:tcPr>
            <w:tcW w:w="1548" w:type="dxa"/>
          </w:tcPr>
          <w:p w14:paraId="5DE67798" w14:textId="77777777" w:rsidR="00C13037" w:rsidRPr="00CD1BF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Step 8</w:t>
            </w:r>
          </w:p>
        </w:tc>
        <w:tc>
          <w:tcPr>
            <w:tcW w:w="8028" w:type="dxa"/>
          </w:tcPr>
          <w:p w14:paraId="6D86DB02"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B70888">
              <w:rPr>
                <w:rFonts w:ascii="Times New Roman" w:hAnsi="Times New Roman"/>
                <w:sz w:val="24"/>
                <w:szCs w:val="24"/>
              </w:rPr>
              <w:t>Populate Admin Tool user table</w:t>
            </w:r>
          </w:p>
          <w:p w14:paraId="698CBEEE"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p>
          <w:p w14:paraId="57859D2E"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14:paraId="3BEBDD0E" w14:textId="77777777" w:rsidR="00C13037" w:rsidRPr="00F9414B"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Exec [EC].[sp_AT_Populate_User]</w:t>
            </w:r>
          </w:p>
        </w:tc>
      </w:tr>
      <w:tr w:rsidR="00C13037" w14:paraId="478D66B6" w14:textId="77777777" w:rsidTr="00DF420A">
        <w:tc>
          <w:tcPr>
            <w:tcW w:w="1548" w:type="dxa"/>
          </w:tcPr>
          <w:p w14:paraId="386B0A34"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7D73338B"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13037" w14:paraId="657BBFAF" w14:textId="77777777" w:rsidTr="00DF420A">
        <w:tc>
          <w:tcPr>
            <w:tcW w:w="1548" w:type="dxa"/>
          </w:tcPr>
          <w:p w14:paraId="16AA40D7"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1C864117"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bl>
    <w:p w14:paraId="57757C7B" w14:textId="77777777" w:rsidR="002326CC" w:rsidRPr="00257251" w:rsidRDefault="00352531" w:rsidP="00331214">
      <w:pPr>
        <w:pStyle w:val="Heading3"/>
        <w:numPr>
          <w:ilvl w:val="2"/>
          <w:numId w:val="10"/>
        </w:numPr>
        <w:rPr>
          <w:rFonts w:ascii="Times New Roman" w:hAnsi="Times New Roman" w:cs="Times New Roman"/>
          <w:color w:val="auto"/>
        </w:rPr>
      </w:pPr>
      <w:bookmarkStart w:id="438" w:name="_Toc482877927"/>
      <w:bookmarkStart w:id="439" w:name="_Toc482950204"/>
      <w:bookmarkStart w:id="440" w:name="_Toc482877928"/>
      <w:bookmarkStart w:id="441" w:name="_Toc482950205"/>
      <w:bookmarkStart w:id="442" w:name="_Toc482877929"/>
      <w:bookmarkStart w:id="443" w:name="_Toc482950206"/>
      <w:bookmarkStart w:id="444" w:name="_Toc482877930"/>
      <w:bookmarkStart w:id="445" w:name="_Toc482950207"/>
      <w:bookmarkStart w:id="446" w:name="_Toc482877931"/>
      <w:bookmarkStart w:id="447" w:name="_Toc482950208"/>
      <w:bookmarkStart w:id="448" w:name="_Toc482950209"/>
      <w:bookmarkEnd w:id="438"/>
      <w:bookmarkEnd w:id="439"/>
      <w:bookmarkEnd w:id="440"/>
      <w:bookmarkEnd w:id="441"/>
      <w:bookmarkEnd w:id="442"/>
      <w:bookmarkEnd w:id="443"/>
      <w:bookmarkEnd w:id="444"/>
      <w:bookmarkEnd w:id="445"/>
      <w:bookmarkEnd w:id="446"/>
      <w:bookmarkEnd w:id="447"/>
      <w:r>
        <w:rPr>
          <w:rFonts w:ascii="Times New Roman" w:hAnsi="Times New Roman" w:cs="Times New Roman"/>
          <w:color w:val="auto"/>
        </w:rPr>
        <w:lastRenderedPageBreak/>
        <w:t>T</w:t>
      </w:r>
      <w:r w:rsidR="002326CC" w:rsidRPr="00257251">
        <w:rPr>
          <w:rFonts w:ascii="Times New Roman" w:hAnsi="Times New Roman" w:cs="Times New Roman"/>
          <w:color w:val="auto"/>
        </w:rPr>
        <w:t>ables</w:t>
      </w:r>
      <w:bookmarkEnd w:id="448"/>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257251" w14:paraId="1524851C" w14:textId="77777777" w:rsidTr="00DD3780">
        <w:trPr>
          <w:trHeight w:val="396"/>
          <w:tblHeader/>
          <w:jc w:val="center"/>
        </w:trPr>
        <w:tc>
          <w:tcPr>
            <w:tcW w:w="745" w:type="dxa"/>
            <w:shd w:val="clear" w:color="auto" w:fill="E6E6E6"/>
          </w:tcPr>
          <w:p w14:paraId="513567B4" w14:textId="77777777" w:rsidR="002326CC" w:rsidRPr="00257251" w:rsidRDefault="002326CC" w:rsidP="00DD3780">
            <w:pPr>
              <w:keepNext/>
              <w:keepLines/>
              <w:spacing w:line="240" w:lineRule="auto"/>
              <w:rPr>
                <w:rFonts w:ascii="Times New Roman" w:hAnsi="Times New Roman"/>
                <w:b/>
                <w:bCs/>
              </w:rPr>
            </w:pPr>
          </w:p>
        </w:tc>
        <w:tc>
          <w:tcPr>
            <w:tcW w:w="4209" w:type="dxa"/>
            <w:shd w:val="clear" w:color="auto" w:fill="E6E6E6"/>
            <w:noWrap/>
            <w:vAlign w:val="center"/>
          </w:tcPr>
          <w:p w14:paraId="08D8493F" w14:textId="77777777" w:rsidR="002326CC" w:rsidRPr="00257251" w:rsidRDefault="002326CC" w:rsidP="00DD3780">
            <w:pPr>
              <w:keepNext/>
              <w:keepLines/>
              <w:spacing w:line="240" w:lineRule="auto"/>
              <w:rPr>
                <w:rFonts w:ascii="Times New Roman" w:hAnsi="Times New Roman"/>
                <w:b/>
                <w:bCs/>
              </w:rPr>
            </w:pPr>
            <w:r w:rsidRPr="00257251">
              <w:rPr>
                <w:rFonts w:ascii="Times New Roman" w:hAnsi="Times New Roman"/>
                <w:b/>
                <w:bCs/>
              </w:rPr>
              <w:t>Table Name</w:t>
            </w:r>
          </w:p>
          <w:p w14:paraId="6C7EBC18" w14:textId="77777777" w:rsidR="002326CC" w:rsidRPr="00257251" w:rsidRDefault="002326CC" w:rsidP="00DD3780">
            <w:pPr>
              <w:keepNext/>
              <w:keepLines/>
              <w:spacing w:line="240" w:lineRule="auto"/>
              <w:jc w:val="center"/>
              <w:rPr>
                <w:rFonts w:ascii="Times New Roman" w:hAnsi="Times New Roman"/>
                <w:b/>
              </w:rPr>
            </w:pPr>
          </w:p>
        </w:tc>
        <w:tc>
          <w:tcPr>
            <w:tcW w:w="4456" w:type="dxa"/>
            <w:shd w:val="clear" w:color="auto" w:fill="E6E6E6"/>
            <w:noWrap/>
            <w:vAlign w:val="center"/>
          </w:tcPr>
          <w:p w14:paraId="5502C620" w14:textId="77777777" w:rsidR="002326CC" w:rsidRPr="00257251" w:rsidRDefault="002326CC" w:rsidP="00DD3780">
            <w:pPr>
              <w:keepNext/>
              <w:keepLines/>
              <w:spacing w:line="240" w:lineRule="auto"/>
              <w:rPr>
                <w:rFonts w:ascii="Times New Roman" w:hAnsi="Times New Roman"/>
                <w:b/>
                <w:bCs/>
              </w:rPr>
            </w:pPr>
            <w:r w:rsidRPr="00257251">
              <w:rPr>
                <w:rFonts w:ascii="Times New Roman" w:hAnsi="Times New Roman"/>
                <w:b/>
                <w:bCs/>
              </w:rPr>
              <w:t>Table Description</w:t>
            </w:r>
          </w:p>
          <w:p w14:paraId="6677988F" w14:textId="77777777" w:rsidR="002326CC" w:rsidRPr="00257251" w:rsidRDefault="002326CC" w:rsidP="00DD3780">
            <w:pPr>
              <w:keepNext/>
              <w:keepLines/>
              <w:spacing w:line="240" w:lineRule="auto"/>
              <w:jc w:val="center"/>
              <w:rPr>
                <w:rFonts w:ascii="Times New Roman" w:hAnsi="Times New Roman"/>
                <w:b/>
              </w:rPr>
            </w:pPr>
          </w:p>
        </w:tc>
      </w:tr>
      <w:tr w:rsidR="002326CC" w:rsidRPr="00257251" w14:paraId="3766A3D0"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51350E0" w14:textId="77777777" w:rsidR="002326CC" w:rsidRPr="00257251" w:rsidRDefault="002326CC" w:rsidP="00DD3780">
            <w:pPr>
              <w:keepNext/>
              <w:keepLines/>
              <w:spacing w:line="240" w:lineRule="auto"/>
              <w:rPr>
                <w:rFonts w:ascii="Times New Roman" w:hAnsi="Times New Roman"/>
              </w:rPr>
            </w:pPr>
            <w:r w:rsidRPr="00257251">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411262B6" w14:textId="77777777" w:rsidR="002326CC" w:rsidRPr="00257251" w:rsidRDefault="002326CC" w:rsidP="00DD3780">
            <w:pPr>
              <w:spacing w:line="240" w:lineRule="auto"/>
              <w:rPr>
                <w:rFonts w:ascii="Times New Roman" w:hAnsi="Times New Roman"/>
              </w:rPr>
            </w:pPr>
            <w:r w:rsidRPr="00257251">
              <w:rPr>
                <w:rFonts w:ascii="Times New Roman" w:hAnsi="Times New Roman"/>
              </w:rPr>
              <w:t>Employee_Hierarchy</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7961C8F0" w14:textId="77777777" w:rsidR="002326CC" w:rsidRPr="00257251" w:rsidRDefault="002326CC" w:rsidP="00DD3780">
            <w:pPr>
              <w:spacing w:line="240" w:lineRule="auto"/>
              <w:rPr>
                <w:rFonts w:ascii="Times New Roman" w:hAnsi="Times New Roman"/>
              </w:rPr>
            </w:pPr>
            <w:r w:rsidRPr="00257251">
              <w:rPr>
                <w:rFonts w:ascii="Times New Roman" w:hAnsi="Times New Roman"/>
              </w:rPr>
              <w:t>Table for storing Employee Information.</w:t>
            </w:r>
          </w:p>
        </w:tc>
      </w:tr>
      <w:tr w:rsidR="002326CC" w:rsidRPr="00257251" w14:paraId="316DAE42"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77A72984" w14:textId="77777777" w:rsidR="002326CC" w:rsidRPr="00257251" w:rsidRDefault="002326CC" w:rsidP="00DD3780">
            <w:pPr>
              <w:keepNext/>
              <w:keepLines/>
              <w:spacing w:line="240" w:lineRule="auto"/>
              <w:rPr>
                <w:rFonts w:ascii="Times New Roman" w:hAnsi="Times New Roman"/>
              </w:rPr>
            </w:pPr>
            <w:r w:rsidRPr="00257251">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62F0ADAE" w14:textId="77777777" w:rsidR="002326CC" w:rsidRPr="00257251" w:rsidRDefault="002326CC" w:rsidP="00DD3780">
            <w:pPr>
              <w:spacing w:line="240" w:lineRule="auto"/>
              <w:rPr>
                <w:rFonts w:ascii="Times New Roman" w:hAnsi="Times New Roman"/>
              </w:rPr>
            </w:pPr>
            <w:r w:rsidRPr="00257251">
              <w:rPr>
                <w:rFonts w:ascii="Times New Roman" w:hAnsi="Times New Roman"/>
              </w:rPr>
              <w:t>Employee_Hierarchy_Stage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4643C873" w14:textId="77777777" w:rsidR="002326CC" w:rsidRPr="00257251" w:rsidRDefault="002326CC" w:rsidP="00DD3780">
            <w:pPr>
              <w:spacing w:line="240" w:lineRule="auto"/>
              <w:rPr>
                <w:rFonts w:ascii="Times New Roman" w:hAnsi="Times New Roman"/>
              </w:rPr>
            </w:pPr>
            <w:r w:rsidRPr="00257251">
              <w:rPr>
                <w:rFonts w:ascii="Times New Roman" w:hAnsi="Times New Roman"/>
              </w:rPr>
              <w:t>Table used for staging the Employee Information from PeopleSoft during the Employee Hierarchy load process.</w:t>
            </w:r>
          </w:p>
        </w:tc>
      </w:tr>
      <w:tr w:rsidR="002326CC" w:rsidRPr="00257251" w14:paraId="262A380C"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57C2E295" w14:textId="77777777" w:rsidR="002326CC" w:rsidRPr="00257251" w:rsidRDefault="002326CC" w:rsidP="00DD3780">
            <w:pPr>
              <w:spacing w:line="240" w:lineRule="auto"/>
              <w:rPr>
                <w:rFonts w:ascii="Times New Roman" w:hAnsi="Times New Roman"/>
              </w:rPr>
            </w:pPr>
            <w:r w:rsidRPr="00257251">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6A7B4857" w14:textId="77777777" w:rsidR="002326CC" w:rsidRPr="00257251" w:rsidRDefault="002326CC" w:rsidP="00DD3780">
            <w:pPr>
              <w:spacing w:line="240" w:lineRule="auto"/>
              <w:rPr>
                <w:rFonts w:ascii="Times New Roman" w:hAnsi="Times New Roman"/>
              </w:rPr>
            </w:pPr>
            <w:r w:rsidRPr="00257251">
              <w:rPr>
                <w:rFonts w:ascii="Times New Roman" w:hAnsi="Times New Roman"/>
              </w:rPr>
              <w:t>EmpID_To_SupID_Stage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1693261F" w14:textId="77777777" w:rsidR="002326CC" w:rsidRPr="00257251" w:rsidRDefault="002326CC" w:rsidP="00DD3780">
            <w:pPr>
              <w:spacing w:line="240" w:lineRule="auto"/>
              <w:rPr>
                <w:rFonts w:ascii="Times New Roman" w:hAnsi="Times New Roman"/>
              </w:rPr>
            </w:pPr>
            <w:r w:rsidRPr="00257251">
              <w:rPr>
                <w:rFonts w:ascii="Times New Roman" w:hAnsi="Times New Roman"/>
              </w:rPr>
              <w:t>Table used for staging the Sup Ids from Aspect eWFM during the Employee Hierarchy load process.</w:t>
            </w:r>
          </w:p>
        </w:tc>
      </w:tr>
      <w:tr w:rsidR="002326CC" w:rsidRPr="00257251" w14:paraId="2796503D"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CB4F475" w14:textId="77777777" w:rsidR="002326CC" w:rsidRPr="00257251" w:rsidRDefault="002326CC" w:rsidP="00DD3780">
            <w:pPr>
              <w:spacing w:line="240" w:lineRule="auto"/>
              <w:rPr>
                <w:rFonts w:ascii="Times New Roman" w:hAnsi="Times New Roman"/>
              </w:rPr>
            </w:pPr>
            <w:r w:rsidRPr="00257251">
              <w:rPr>
                <w:rFonts w:ascii="Times New Roman" w:hAnsi="Times New Roman"/>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05130D04" w14:textId="77777777" w:rsidR="002326CC" w:rsidRPr="00257251" w:rsidRDefault="002326CC" w:rsidP="00DD3780">
            <w:pPr>
              <w:spacing w:line="240" w:lineRule="auto"/>
              <w:rPr>
                <w:rFonts w:ascii="Times New Roman" w:hAnsi="Times New Roman"/>
              </w:rPr>
            </w:pPr>
            <w:r w:rsidRPr="00257251">
              <w:rPr>
                <w:rFonts w:ascii="Times New Roman" w:hAnsi="Times New Roman"/>
              </w:rPr>
              <w:t>EmployeeID_To_LanID</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46E70421" w14:textId="77777777" w:rsidR="002326CC" w:rsidRPr="00257251" w:rsidRDefault="002326CC" w:rsidP="00DD3780">
            <w:pPr>
              <w:spacing w:line="240" w:lineRule="auto"/>
              <w:rPr>
                <w:rFonts w:ascii="Times New Roman" w:hAnsi="Times New Roman"/>
              </w:rPr>
            </w:pPr>
            <w:r w:rsidRPr="00257251">
              <w:rPr>
                <w:rFonts w:ascii="Times New Roman" w:hAnsi="Times New Roman"/>
              </w:rPr>
              <w:t>Table used for storing Employee ID to Lan ID links over time.</w:t>
            </w:r>
          </w:p>
        </w:tc>
      </w:tr>
      <w:tr w:rsidR="002326CC" w:rsidRPr="00257251" w14:paraId="55C4F4A9"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4C90FD5D" w14:textId="77777777" w:rsidR="002326CC" w:rsidRPr="00257251" w:rsidRDefault="002326CC" w:rsidP="00DD3780">
            <w:pPr>
              <w:spacing w:line="240" w:lineRule="auto"/>
              <w:rPr>
                <w:rFonts w:ascii="Times New Roman" w:hAnsi="Times New Roman"/>
              </w:rPr>
            </w:pPr>
            <w:r w:rsidRPr="00257251">
              <w:rPr>
                <w:rFonts w:ascii="Times New Roman" w:hAnsi="Times New Roman"/>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7154C461" w14:textId="77777777" w:rsidR="002326CC" w:rsidRPr="00257251" w:rsidRDefault="002326CC" w:rsidP="00DD3780">
            <w:pPr>
              <w:spacing w:line="240" w:lineRule="auto"/>
              <w:rPr>
                <w:rFonts w:ascii="Times New Roman" w:hAnsi="Times New Roman"/>
              </w:rPr>
            </w:pPr>
            <w:r w:rsidRPr="00257251">
              <w:rPr>
                <w:rFonts w:ascii="Times New Roman" w:hAnsi="Times New Roman"/>
              </w:rPr>
              <w:t>CSR_Hierarchy</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5BFEB725" w14:textId="77777777" w:rsidR="002326CC" w:rsidRPr="00257251" w:rsidRDefault="002326CC" w:rsidP="00DD3780">
            <w:pPr>
              <w:spacing w:line="240" w:lineRule="auto"/>
              <w:rPr>
                <w:rFonts w:ascii="Times New Roman" w:hAnsi="Times New Roman"/>
              </w:rPr>
            </w:pPr>
            <w:r w:rsidRPr="00257251">
              <w:rPr>
                <w:rFonts w:ascii="Times New Roman" w:hAnsi="Times New Roman"/>
              </w:rPr>
              <w:t>Table used for storing CSR Hierarchy records over time.</w:t>
            </w:r>
          </w:p>
        </w:tc>
      </w:tr>
      <w:tr w:rsidR="00E72BC4" w:rsidRPr="00257251" w14:paraId="543415CA"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7FEAD8A6" w14:textId="77777777" w:rsidR="00E72BC4" w:rsidRPr="00257251" w:rsidRDefault="00E72BC4" w:rsidP="00DD3780">
            <w:pPr>
              <w:spacing w:line="240" w:lineRule="auto"/>
              <w:rPr>
                <w:rFonts w:ascii="Times New Roman" w:hAnsi="Times New Roman"/>
              </w:rPr>
            </w:pPr>
            <w:r w:rsidRPr="00257251">
              <w:rPr>
                <w:rFonts w:ascii="Times New Roman" w:hAnsi="Times New Roman"/>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6F864FAA" w14:textId="77777777" w:rsidR="00E72BC4" w:rsidRPr="00257251" w:rsidRDefault="00E72BC4" w:rsidP="00E72BC4">
            <w:pPr>
              <w:spacing w:line="240" w:lineRule="auto"/>
              <w:rPr>
                <w:rFonts w:ascii="Times New Roman" w:hAnsi="Times New Roman"/>
              </w:rPr>
            </w:pPr>
            <w:r w:rsidRPr="00257251">
              <w:rPr>
                <w:rFonts w:ascii="Times New Roman" w:hAnsi="Times New Roman"/>
              </w:rPr>
              <w:t>HR_Hierarchy_Stage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0EAB143D" w14:textId="77777777" w:rsidR="00E72BC4" w:rsidRPr="00257251" w:rsidRDefault="00E72BC4" w:rsidP="00DD3780">
            <w:pPr>
              <w:spacing w:line="240" w:lineRule="auto"/>
              <w:rPr>
                <w:rFonts w:ascii="Times New Roman" w:hAnsi="Times New Roman"/>
              </w:rPr>
            </w:pPr>
            <w:r w:rsidRPr="00257251">
              <w:rPr>
                <w:rFonts w:ascii="Times New Roman" w:hAnsi="Times New Roman"/>
              </w:rPr>
              <w:t>Table used to stage HR Hierarchy records</w:t>
            </w:r>
          </w:p>
        </w:tc>
      </w:tr>
      <w:tr w:rsidR="00DD3780" w:rsidRPr="00257251" w14:paraId="5EDEB4DC"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6D34D7F9" w14:textId="77777777" w:rsidR="00DD3780" w:rsidRPr="00257251" w:rsidRDefault="00DD3780" w:rsidP="00DD3780">
            <w:pPr>
              <w:spacing w:line="240" w:lineRule="auto"/>
              <w:rPr>
                <w:rFonts w:ascii="Times New Roman" w:hAnsi="Times New Roman"/>
              </w:rPr>
            </w:pPr>
            <w:r w:rsidRPr="00257251">
              <w:rPr>
                <w:rFonts w:ascii="Times New Roman" w:hAnsi="Times New Roman"/>
              </w:rPr>
              <w:t>7.</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1F4E5363" w14:textId="77777777" w:rsidR="00DD3780" w:rsidRPr="00257251" w:rsidRDefault="00DD3780" w:rsidP="00E72BC4">
            <w:pPr>
              <w:spacing w:line="240" w:lineRule="auto"/>
              <w:rPr>
                <w:rFonts w:ascii="Times New Roman" w:hAnsi="Times New Roman"/>
              </w:rPr>
            </w:pPr>
            <w:r w:rsidRPr="00257251">
              <w:rPr>
                <w:rFonts w:ascii="Times New Roman" w:hAnsi="Times New Roman"/>
              </w:rPr>
              <w:t>AT_User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1AE1AE0C" w14:textId="77777777" w:rsidR="00DD3780" w:rsidRPr="00257251" w:rsidRDefault="00DD3780" w:rsidP="00DD3780">
            <w:pPr>
              <w:spacing w:line="240" w:lineRule="auto"/>
              <w:rPr>
                <w:rFonts w:ascii="Times New Roman" w:hAnsi="Times New Roman"/>
              </w:rPr>
            </w:pPr>
            <w:r w:rsidRPr="00257251">
              <w:rPr>
                <w:rFonts w:ascii="Times New Roman" w:hAnsi="Times New Roman"/>
              </w:rPr>
              <w:t>Table for storing Admin Tool users</w:t>
            </w:r>
          </w:p>
        </w:tc>
      </w:tr>
      <w:tr w:rsidR="00E21138" w:rsidRPr="00257251" w14:paraId="0EE4ECB1"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20CD4619" w14:textId="4236D00C" w:rsidR="00E21138" w:rsidRPr="00257251" w:rsidRDefault="0094371C" w:rsidP="00DD3780">
            <w:pPr>
              <w:spacing w:line="240" w:lineRule="auto"/>
              <w:rPr>
                <w:rFonts w:ascii="Times New Roman" w:hAnsi="Times New Roman"/>
              </w:rPr>
            </w:pPr>
            <w:ins w:id="449" w:author="Palacherla, Susmitha C" w:date="2022-07-22T13:41:00Z">
              <w:r>
                <w:rPr>
                  <w:rFonts w:ascii="Times New Roman" w:hAnsi="Times New Roman"/>
                </w:rPr>
                <w:t>8.</w:t>
              </w:r>
            </w:ins>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7E06EF51" w14:textId="4FD3D4F9" w:rsidR="00E21138" w:rsidRPr="00257251" w:rsidRDefault="0094371C" w:rsidP="00E72BC4">
            <w:pPr>
              <w:spacing w:line="240" w:lineRule="auto"/>
              <w:rPr>
                <w:rFonts w:ascii="Times New Roman" w:hAnsi="Times New Roman"/>
              </w:rPr>
            </w:pPr>
            <w:ins w:id="450" w:author="Palacherla, Susmitha C" w:date="2022-07-22T13:42:00Z">
              <w:r>
                <w:rPr>
                  <w:rFonts w:ascii="Times New Roman" w:hAnsi="Times New Roman"/>
                </w:rPr>
                <w:t>ELS</w:t>
              </w:r>
              <w:r w:rsidRPr="00257251">
                <w:rPr>
                  <w:rFonts w:ascii="Times New Roman" w:hAnsi="Times New Roman"/>
                </w:rPr>
                <w:t>_Hierarchy_Stage</w:t>
              </w:r>
            </w:ins>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B17E624" w14:textId="09BA3593" w:rsidR="00E21138" w:rsidRPr="00257251" w:rsidRDefault="0094371C" w:rsidP="00DD3780">
            <w:pPr>
              <w:spacing w:line="240" w:lineRule="auto"/>
              <w:rPr>
                <w:rFonts w:ascii="Times New Roman" w:hAnsi="Times New Roman"/>
              </w:rPr>
            </w:pPr>
            <w:ins w:id="451" w:author="Palacherla, Susmitha C" w:date="2022-07-22T13:42:00Z">
              <w:r w:rsidRPr="00257251">
                <w:rPr>
                  <w:rFonts w:ascii="Times New Roman" w:hAnsi="Times New Roman"/>
                </w:rPr>
                <w:t xml:space="preserve">Table used to stage </w:t>
              </w:r>
              <w:r>
                <w:rPr>
                  <w:rFonts w:ascii="Times New Roman" w:hAnsi="Times New Roman"/>
                </w:rPr>
                <w:t>ELS</w:t>
              </w:r>
              <w:r w:rsidRPr="00257251">
                <w:rPr>
                  <w:rFonts w:ascii="Times New Roman" w:hAnsi="Times New Roman"/>
                </w:rPr>
                <w:t xml:space="preserve"> Hierarchy records</w:t>
              </w:r>
            </w:ins>
          </w:p>
        </w:tc>
      </w:tr>
    </w:tbl>
    <w:p w14:paraId="7F58EE48" w14:textId="77777777" w:rsidR="00A24B13" w:rsidRPr="00257251" w:rsidRDefault="00A24B13" w:rsidP="00A24B13">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Table creates in TFS Source control at: \cms\eCoaching_V2\Code\DB\Tables\</w:t>
      </w:r>
      <w:r w:rsidRPr="00257251">
        <w:rPr>
          <w:rFonts w:ascii="Times New Roman" w:hAnsi="Times New Roman"/>
        </w:rPr>
        <w:t xml:space="preserve"> </w:t>
      </w:r>
      <w:r w:rsidRPr="00257251">
        <w:rPr>
          <w:rFonts w:ascii="Times New Roman" w:hAnsi="Times New Roman"/>
          <w:noProof/>
        </w:rPr>
        <w:t>CCO_eCoaching_EmployeeHierarchy_Load_Tables_Create.sql</w:t>
      </w:r>
    </w:p>
    <w:p w14:paraId="11BA31E7" w14:textId="77777777" w:rsidR="002326CC" w:rsidRPr="00257251" w:rsidRDefault="002326CC" w:rsidP="009F2A51">
      <w:pPr>
        <w:widowControl w:val="0"/>
        <w:autoSpaceDE w:val="0"/>
        <w:autoSpaceDN w:val="0"/>
        <w:adjustRightInd w:val="0"/>
        <w:spacing w:after="0" w:line="240" w:lineRule="auto"/>
        <w:rPr>
          <w:rFonts w:ascii="Times New Roman" w:hAnsi="Times New Roman"/>
          <w:noProof/>
        </w:rPr>
      </w:pPr>
    </w:p>
    <w:p w14:paraId="2F191434" w14:textId="77777777" w:rsidR="005E5CD7" w:rsidRPr="00257251" w:rsidRDefault="00360E8C" w:rsidP="00331214">
      <w:pPr>
        <w:pStyle w:val="Heading3"/>
        <w:numPr>
          <w:ilvl w:val="2"/>
          <w:numId w:val="10"/>
        </w:numPr>
        <w:rPr>
          <w:rFonts w:ascii="Times New Roman" w:hAnsi="Times New Roman" w:cs="Times New Roman"/>
          <w:color w:val="auto"/>
        </w:rPr>
      </w:pPr>
      <w:bookmarkStart w:id="452" w:name="_Toc482950210"/>
      <w:r w:rsidRPr="00257251">
        <w:rPr>
          <w:rFonts w:ascii="Times New Roman" w:hAnsi="Times New Roman" w:cs="Times New Roman"/>
          <w:color w:val="auto"/>
        </w:rPr>
        <w:lastRenderedPageBreak/>
        <w:t>Procedures</w:t>
      </w:r>
      <w:bookmarkEnd w:id="452"/>
      <w:r w:rsidRPr="00257251">
        <w:rPr>
          <w:rFonts w:ascii="Times New Roman" w:hAnsi="Times New Roman"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257251" w14:paraId="02FEB533" w14:textId="77777777" w:rsidTr="00DD3780">
        <w:trPr>
          <w:trHeight w:val="396"/>
          <w:tblHeader/>
          <w:jc w:val="center"/>
        </w:trPr>
        <w:tc>
          <w:tcPr>
            <w:tcW w:w="745" w:type="dxa"/>
            <w:shd w:val="clear" w:color="auto" w:fill="E6E6E6"/>
          </w:tcPr>
          <w:p w14:paraId="7028EBF3" w14:textId="77777777" w:rsidR="005E5CD7" w:rsidRPr="00257251" w:rsidRDefault="005E5CD7" w:rsidP="00DD3780">
            <w:pPr>
              <w:keepNext/>
              <w:keepLines/>
              <w:spacing w:line="240" w:lineRule="auto"/>
              <w:rPr>
                <w:rFonts w:ascii="Times New Roman" w:hAnsi="Times New Roman"/>
                <w:b/>
                <w:bCs/>
              </w:rPr>
            </w:pPr>
          </w:p>
        </w:tc>
        <w:tc>
          <w:tcPr>
            <w:tcW w:w="4209" w:type="dxa"/>
            <w:shd w:val="clear" w:color="auto" w:fill="E6E6E6"/>
            <w:noWrap/>
            <w:vAlign w:val="center"/>
          </w:tcPr>
          <w:p w14:paraId="6CF0BA0B" w14:textId="77777777" w:rsidR="005E5CD7" w:rsidRPr="00257251" w:rsidRDefault="005E5CD7" w:rsidP="00DD3780">
            <w:pPr>
              <w:keepNext/>
              <w:keepLines/>
              <w:spacing w:line="240" w:lineRule="auto"/>
              <w:rPr>
                <w:rFonts w:ascii="Times New Roman" w:hAnsi="Times New Roman"/>
                <w:b/>
                <w:bCs/>
              </w:rPr>
            </w:pPr>
            <w:r w:rsidRPr="00257251">
              <w:rPr>
                <w:rFonts w:ascii="Times New Roman" w:hAnsi="Times New Roman"/>
                <w:b/>
                <w:bCs/>
              </w:rPr>
              <w:t>Procedure Name</w:t>
            </w:r>
          </w:p>
          <w:p w14:paraId="6A1E2012" w14:textId="77777777" w:rsidR="005E5CD7" w:rsidRPr="00257251" w:rsidRDefault="005E5CD7" w:rsidP="00DD3780">
            <w:pPr>
              <w:keepNext/>
              <w:keepLines/>
              <w:spacing w:line="240" w:lineRule="auto"/>
              <w:jc w:val="center"/>
              <w:rPr>
                <w:rFonts w:ascii="Times New Roman" w:hAnsi="Times New Roman"/>
                <w:b/>
              </w:rPr>
            </w:pPr>
          </w:p>
        </w:tc>
        <w:tc>
          <w:tcPr>
            <w:tcW w:w="4456" w:type="dxa"/>
            <w:shd w:val="clear" w:color="auto" w:fill="E6E6E6"/>
            <w:noWrap/>
            <w:vAlign w:val="center"/>
          </w:tcPr>
          <w:p w14:paraId="20C137EB" w14:textId="77777777" w:rsidR="005E5CD7" w:rsidRPr="00257251" w:rsidRDefault="005E5CD7" w:rsidP="00DD3780">
            <w:pPr>
              <w:keepNext/>
              <w:keepLines/>
              <w:spacing w:line="240" w:lineRule="auto"/>
              <w:rPr>
                <w:rFonts w:ascii="Times New Roman" w:hAnsi="Times New Roman"/>
                <w:b/>
                <w:bCs/>
              </w:rPr>
            </w:pPr>
            <w:r w:rsidRPr="00257251">
              <w:rPr>
                <w:rFonts w:ascii="Times New Roman" w:hAnsi="Times New Roman"/>
                <w:b/>
                <w:bCs/>
              </w:rPr>
              <w:t>Usage</w:t>
            </w:r>
          </w:p>
          <w:p w14:paraId="2F8B02FF" w14:textId="77777777" w:rsidR="005E5CD7" w:rsidRPr="00257251" w:rsidRDefault="005E5CD7" w:rsidP="00DD3780">
            <w:pPr>
              <w:keepNext/>
              <w:keepLines/>
              <w:spacing w:line="240" w:lineRule="auto"/>
              <w:jc w:val="center"/>
              <w:rPr>
                <w:rFonts w:ascii="Times New Roman" w:hAnsi="Times New Roman"/>
                <w:b/>
              </w:rPr>
            </w:pPr>
          </w:p>
        </w:tc>
      </w:tr>
      <w:tr w:rsidR="005E5CD7" w:rsidRPr="00257251" w14:paraId="3B120455"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07A20BA" w14:textId="77777777" w:rsidR="005E5CD7" w:rsidRPr="00257251" w:rsidRDefault="005E5CD7" w:rsidP="00DD3780">
            <w:pPr>
              <w:keepNext/>
              <w:keepLines/>
              <w:spacing w:line="240" w:lineRule="auto"/>
              <w:rPr>
                <w:rFonts w:ascii="Times New Roman" w:hAnsi="Times New Roman"/>
              </w:rPr>
            </w:pPr>
            <w:r w:rsidRPr="00257251">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68461FB7" w14:textId="77777777" w:rsidR="005E5CD7" w:rsidRPr="00257251" w:rsidRDefault="005E5CD7" w:rsidP="00DD3780">
            <w:pPr>
              <w:rPr>
                <w:rFonts w:ascii="Times New Roman" w:hAnsi="Times New Roman"/>
                <w:color w:val="000000"/>
              </w:rPr>
            </w:pPr>
            <w:r w:rsidRPr="00257251">
              <w:rPr>
                <w:rFonts w:ascii="Times New Roman" w:hAnsi="Times New Roman"/>
                <w:color w:val="000000"/>
              </w:rPr>
              <w:t>sp_Populate_Employee_Hierarchy</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53B9D64" w14:textId="77777777" w:rsidR="005E5CD7" w:rsidRPr="00257251" w:rsidRDefault="005E5CD7" w:rsidP="00DD3780">
            <w:pPr>
              <w:spacing w:line="240" w:lineRule="auto"/>
              <w:rPr>
                <w:rFonts w:ascii="Times New Roman" w:hAnsi="Times New Roman"/>
              </w:rPr>
            </w:pPr>
            <w:r w:rsidRPr="00257251">
              <w:rPr>
                <w:rFonts w:ascii="Times New Roman" w:hAnsi="Times New Roman"/>
              </w:rPr>
              <w:t>Load: Employee Data</w:t>
            </w:r>
          </w:p>
        </w:tc>
      </w:tr>
      <w:tr w:rsidR="005E5CD7" w:rsidRPr="00257251" w14:paraId="653714D3"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D3D0626" w14:textId="77777777" w:rsidR="005E5CD7" w:rsidRPr="00257251" w:rsidRDefault="005E5CD7" w:rsidP="00DD3780">
            <w:pPr>
              <w:keepNext/>
              <w:keepLines/>
              <w:spacing w:line="240" w:lineRule="auto"/>
              <w:rPr>
                <w:rFonts w:ascii="Times New Roman" w:hAnsi="Times New Roman"/>
              </w:rPr>
            </w:pPr>
            <w:r w:rsidRPr="00257251">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6921AE67" w14:textId="77777777" w:rsidR="005E5CD7" w:rsidRPr="00257251" w:rsidRDefault="005E5CD7" w:rsidP="00DD3780">
            <w:pPr>
              <w:rPr>
                <w:rFonts w:ascii="Times New Roman" w:hAnsi="Times New Roman"/>
                <w:color w:val="000000"/>
              </w:rPr>
            </w:pPr>
            <w:r w:rsidRPr="00257251">
              <w:rPr>
                <w:rFonts w:ascii="Times New Roman" w:hAnsi="Times New Roman"/>
                <w:color w:val="000000"/>
              </w:rPr>
              <w:t>sp_Update_CSR_Hierarchy</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4C2C9403" w14:textId="77777777" w:rsidR="005E5CD7" w:rsidRPr="00257251" w:rsidRDefault="005E5CD7" w:rsidP="00DD3780">
            <w:pPr>
              <w:rPr>
                <w:rFonts w:ascii="Times New Roman" w:hAnsi="Times New Roman"/>
              </w:rPr>
            </w:pPr>
            <w:r w:rsidRPr="00257251">
              <w:rPr>
                <w:rFonts w:ascii="Times New Roman" w:hAnsi="Times New Roman"/>
              </w:rPr>
              <w:t>Load: Employee Data</w:t>
            </w:r>
          </w:p>
        </w:tc>
      </w:tr>
      <w:tr w:rsidR="005E5CD7" w:rsidRPr="00257251" w14:paraId="2784A231"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D26C569" w14:textId="77777777" w:rsidR="005E5CD7" w:rsidRPr="00257251" w:rsidRDefault="005E5CD7" w:rsidP="00DD3780">
            <w:pPr>
              <w:spacing w:line="240" w:lineRule="auto"/>
              <w:rPr>
                <w:rFonts w:ascii="Times New Roman" w:hAnsi="Times New Roman"/>
              </w:rPr>
            </w:pPr>
            <w:r w:rsidRPr="00257251">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2370100F" w14:textId="77777777" w:rsidR="005E5CD7" w:rsidRPr="00257251" w:rsidRDefault="005E5CD7" w:rsidP="00DD3780">
            <w:pPr>
              <w:rPr>
                <w:rFonts w:ascii="Times New Roman" w:hAnsi="Times New Roman"/>
                <w:color w:val="000000"/>
              </w:rPr>
            </w:pPr>
            <w:r w:rsidRPr="00257251">
              <w:rPr>
                <w:rFonts w:ascii="Times New Roman" w:hAnsi="Times New Roman"/>
                <w:color w:val="000000"/>
              </w:rPr>
              <w:t>sp_Update_Employee_Hierarchy_Stage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1D24CACB" w14:textId="77777777" w:rsidR="005E5CD7" w:rsidRPr="00257251" w:rsidRDefault="005E5CD7" w:rsidP="00DD3780">
            <w:pPr>
              <w:rPr>
                <w:rFonts w:ascii="Times New Roman" w:hAnsi="Times New Roman"/>
              </w:rPr>
            </w:pPr>
            <w:r w:rsidRPr="00257251">
              <w:rPr>
                <w:rFonts w:ascii="Times New Roman" w:hAnsi="Times New Roman"/>
              </w:rPr>
              <w:t>Load: Employee Data</w:t>
            </w:r>
          </w:p>
        </w:tc>
      </w:tr>
      <w:tr w:rsidR="005E5CD7" w:rsidRPr="00257251" w14:paraId="3391E798"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264F007A" w14:textId="77777777" w:rsidR="005E5CD7" w:rsidRPr="00257251" w:rsidRDefault="005E5CD7" w:rsidP="00DD3780">
            <w:pPr>
              <w:spacing w:line="240" w:lineRule="auto"/>
              <w:rPr>
                <w:rFonts w:ascii="Times New Roman" w:hAnsi="Times New Roman"/>
              </w:rPr>
            </w:pPr>
            <w:r w:rsidRPr="00257251">
              <w:rPr>
                <w:rFonts w:ascii="Times New Roman" w:hAnsi="Times New Roman"/>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3FD21785" w14:textId="77777777" w:rsidR="005E5CD7" w:rsidRPr="00257251" w:rsidRDefault="005E5CD7" w:rsidP="00DD3780">
            <w:pPr>
              <w:rPr>
                <w:rFonts w:ascii="Times New Roman" w:hAnsi="Times New Roman"/>
                <w:color w:val="000000"/>
              </w:rPr>
            </w:pPr>
            <w:r w:rsidRPr="00257251">
              <w:rPr>
                <w:rFonts w:ascii="Times New Roman" w:hAnsi="Times New Roman"/>
                <w:color w:val="000000"/>
              </w:rPr>
              <w:t>sp_Update_EmployeeID_To_LanID</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79DD22ED" w14:textId="77777777" w:rsidR="005E5CD7" w:rsidRPr="00257251" w:rsidRDefault="005E5CD7" w:rsidP="00DD3780">
            <w:pPr>
              <w:spacing w:line="240" w:lineRule="auto"/>
              <w:rPr>
                <w:rFonts w:ascii="Times New Roman" w:hAnsi="Times New Roman"/>
              </w:rPr>
            </w:pPr>
            <w:r w:rsidRPr="00257251">
              <w:rPr>
                <w:rFonts w:ascii="Times New Roman" w:hAnsi="Times New Roman"/>
              </w:rPr>
              <w:t>Load: Employee Data</w:t>
            </w:r>
          </w:p>
        </w:tc>
      </w:tr>
      <w:tr w:rsidR="005E5CD7" w:rsidRPr="00257251" w14:paraId="4C362843"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7F6E71AE" w14:textId="77777777" w:rsidR="005E5CD7" w:rsidRPr="00257251" w:rsidRDefault="00E72BC4" w:rsidP="00DD3780">
            <w:pPr>
              <w:spacing w:line="240" w:lineRule="auto"/>
              <w:rPr>
                <w:rFonts w:ascii="Times New Roman" w:hAnsi="Times New Roman"/>
              </w:rPr>
            </w:pPr>
            <w:r w:rsidRPr="00257251">
              <w:rPr>
                <w:rFonts w:ascii="Times New Roman" w:hAnsi="Times New Roman"/>
              </w:rPr>
              <w:t>5</w:t>
            </w:r>
            <w:r w:rsidR="005E5CD7" w:rsidRPr="00257251">
              <w:rPr>
                <w:rFonts w:ascii="Times New Roman" w:hAnsi="Times New Roman"/>
              </w:rPr>
              <w:t>.</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4B0C1AA5" w14:textId="77777777" w:rsidR="005E5CD7" w:rsidRPr="00257251" w:rsidRDefault="005E5CD7" w:rsidP="00DD3780">
            <w:pPr>
              <w:rPr>
                <w:rFonts w:ascii="Times New Roman" w:hAnsi="Times New Roman"/>
                <w:color w:val="000000"/>
              </w:rPr>
            </w:pPr>
            <w:r w:rsidRPr="00257251">
              <w:rPr>
                <w:rFonts w:ascii="Times New Roman" w:hAnsi="Times New Roman"/>
                <w:color w:val="000000"/>
              </w:rPr>
              <w:t>sp_Update_Migrated_User_Logs</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A66FE4A" w14:textId="77777777" w:rsidR="005E5CD7" w:rsidRPr="00257251" w:rsidRDefault="005E5CD7" w:rsidP="00DD3780">
            <w:pPr>
              <w:spacing w:line="240" w:lineRule="auto"/>
              <w:rPr>
                <w:rFonts w:ascii="Times New Roman" w:hAnsi="Times New Roman"/>
              </w:rPr>
            </w:pPr>
            <w:r w:rsidRPr="00257251">
              <w:rPr>
                <w:rFonts w:ascii="Times New Roman" w:hAnsi="Times New Roman"/>
              </w:rPr>
              <w:t>Housekeeping: Migrated user log update</w:t>
            </w:r>
          </w:p>
        </w:tc>
      </w:tr>
      <w:tr w:rsidR="00E72BC4" w:rsidRPr="00257251" w14:paraId="34F90C85"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54B361D6" w14:textId="77777777" w:rsidR="00E72BC4" w:rsidRPr="00257251" w:rsidRDefault="00E72BC4" w:rsidP="00DD3780">
            <w:pPr>
              <w:spacing w:line="240" w:lineRule="auto"/>
              <w:rPr>
                <w:rFonts w:ascii="Times New Roman" w:hAnsi="Times New Roman"/>
              </w:rPr>
            </w:pPr>
            <w:r w:rsidRPr="00257251">
              <w:rPr>
                <w:rFonts w:ascii="Times New Roman" w:hAnsi="Times New Roman"/>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00BD443C" w14:textId="77777777" w:rsidR="00E72BC4" w:rsidRPr="00257251" w:rsidRDefault="00E72BC4" w:rsidP="00DD3780">
            <w:pPr>
              <w:rPr>
                <w:rFonts w:ascii="Times New Roman" w:hAnsi="Times New Roman"/>
                <w:color w:val="000000"/>
              </w:rPr>
            </w:pPr>
            <w:r w:rsidRPr="00257251">
              <w:rPr>
                <w:rFonts w:ascii="Times New Roman" w:hAnsi="Times New Roman"/>
                <w:color w:val="000000"/>
              </w:rPr>
              <w:t>sp_Merge_HR_Employee_Hierarchy_Stage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77EF5E14" w14:textId="77777777" w:rsidR="00E72BC4" w:rsidRPr="00257251" w:rsidRDefault="00E72BC4" w:rsidP="00E72BC4">
            <w:pPr>
              <w:spacing w:line="240" w:lineRule="auto"/>
              <w:rPr>
                <w:rFonts w:ascii="Times New Roman" w:hAnsi="Times New Roman"/>
              </w:rPr>
            </w:pPr>
            <w:r w:rsidRPr="00257251">
              <w:rPr>
                <w:rFonts w:ascii="Times New Roman" w:hAnsi="Times New Roman"/>
              </w:rPr>
              <w:t>Load: Employee Data</w:t>
            </w:r>
          </w:p>
        </w:tc>
      </w:tr>
      <w:tr w:rsidR="00901E81" w:rsidRPr="00257251" w14:paraId="257F4705"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516214DF" w14:textId="77777777" w:rsidR="00901E81" w:rsidRPr="00257251" w:rsidRDefault="00901E81" w:rsidP="00DD3780">
            <w:pPr>
              <w:spacing w:line="240" w:lineRule="auto"/>
              <w:rPr>
                <w:rFonts w:ascii="Times New Roman" w:hAnsi="Times New Roman"/>
              </w:rPr>
            </w:pPr>
            <w:r w:rsidRPr="00257251">
              <w:rPr>
                <w:rFonts w:ascii="Times New Roman" w:hAnsi="Times New Roman"/>
              </w:rPr>
              <w:t>7.</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3AC77E96" w14:textId="77777777" w:rsidR="00901E81" w:rsidRPr="00257251" w:rsidRDefault="00901E81" w:rsidP="00DD3780">
            <w:pPr>
              <w:rPr>
                <w:rFonts w:ascii="Times New Roman" w:hAnsi="Times New Roman"/>
                <w:color w:val="000000"/>
              </w:rPr>
            </w:pPr>
            <w:r w:rsidRPr="00257251">
              <w:rPr>
                <w:rFonts w:ascii="Times New Roman" w:hAnsi="Times New Roman"/>
                <w:noProof/>
              </w:rPr>
              <w:t>sp_AT_Populate_User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12501697" w14:textId="77777777" w:rsidR="00901E81" w:rsidRPr="00257251" w:rsidRDefault="00901E81" w:rsidP="00E72BC4">
            <w:pPr>
              <w:spacing w:line="240" w:lineRule="auto"/>
              <w:rPr>
                <w:rFonts w:ascii="Times New Roman" w:hAnsi="Times New Roman"/>
              </w:rPr>
            </w:pPr>
            <w:r w:rsidRPr="00257251">
              <w:rPr>
                <w:rFonts w:ascii="Times New Roman" w:hAnsi="Times New Roman"/>
              </w:rPr>
              <w:t>Load: AT user Data</w:t>
            </w:r>
          </w:p>
        </w:tc>
      </w:tr>
    </w:tbl>
    <w:p w14:paraId="1ED44C15" w14:textId="77777777" w:rsidR="0017605E" w:rsidRPr="00257251" w:rsidRDefault="00A24B13">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t>Stored Procedure creates in TFS Source control at: \cms\eCoaching_V2\Code\DB\</w:t>
      </w:r>
      <w:r w:rsidRPr="00257251">
        <w:rPr>
          <w:rFonts w:ascii="Times New Roman" w:hAnsi="Times New Roman"/>
        </w:rPr>
        <w:t xml:space="preserve"> </w:t>
      </w:r>
      <w:r w:rsidRPr="00257251">
        <w:rPr>
          <w:rFonts w:ascii="Times New Roman" w:hAnsi="Times New Roman"/>
          <w:noProof/>
        </w:rPr>
        <w:t>Stored Procedures</w:t>
      </w:r>
      <w:r>
        <w:rPr>
          <w:rFonts w:ascii="Times New Roman" w:hAnsi="Times New Roman"/>
          <w:noProof/>
        </w:rPr>
        <w:t>\*.sql</w:t>
      </w:r>
    </w:p>
    <w:p w14:paraId="51777D1F" w14:textId="77777777" w:rsidR="0017605E" w:rsidRPr="00257251" w:rsidRDefault="0017605E" w:rsidP="009F2A51">
      <w:pPr>
        <w:widowControl w:val="0"/>
        <w:autoSpaceDE w:val="0"/>
        <w:autoSpaceDN w:val="0"/>
        <w:adjustRightInd w:val="0"/>
        <w:spacing w:after="0" w:line="240" w:lineRule="auto"/>
        <w:rPr>
          <w:rFonts w:ascii="Times New Roman" w:hAnsi="Times New Roman"/>
          <w:sz w:val="24"/>
          <w:szCs w:val="24"/>
        </w:rPr>
      </w:pPr>
    </w:p>
    <w:p w14:paraId="7007F0A4" w14:textId="01117F55" w:rsidR="00D93C14" w:rsidRPr="00257251" w:rsidRDefault="00D93C14" w:rsidP="00257251">
      <w:pPr>
        <w:widowControl w:val="0"/>
        <w:autoSpaceDE w:val="0"/>
        <w:autoSpaceDN w:val="0"/>
        <w:adjustRightInd w:val="0"/>
        <w:spacing w:after="0" w:line="240" w:lineRule="auto"/>
        <w:rPr>
          <w:rFonts w:ascii="Times New Roman" w:hAnsi="Times New Roman"/>
          <w:sz w:val="24"/>
          <w:szCs w:val="24"/>
        </w:rPr>
      </w:pPr>
    </w:p>
    <w:sectPr w:rsidR="00D93C14" w:rsidRPr="00257251" w:rsidSect="00D47089">
      <w:headerReference w:type="default" r:id="rId59"/>
      <w:footerReference w:type="default" r:id="rId60"/>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DD689" w14:textId="77777777" w:rsidR="00CA6A4A" w:rsidRDefault="00CA6A4A" w:rsidP="009F2A51">
      <w:pPr>
        <w:spacing w:after="0" w:line="240" w:lineRule="auto"/>
      </w:pPr>
      <w:r>
        <w:separator/>
      </w:r>
    </w:p>
  </w:endnote>
  <w:endnote w:type="continuationSeparator" w:id="0">
    <w:p w14:paraId="266E1F5C" w14:textId="77777777" w:rsidR="00CA6A4A" w:rsidRDefault="00CA6A4A"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B90B7" w14:textId="77777777" w:rsidR="00C167B5" w:rsidRDefault="00C167B5" w:rsidP="00DD2C16">
    <w:pPr>
      <w:pStyle w:val="Footertext1"/>
      <w:rPr>
        <w:color w:val="FFFFFF"/>
      </w:rPr>
    </w:pPr>
    <w:r>
      <w:t>This document contains confidential and proprietary information,</w:t>
    </w:r>
  </w:p>
  <w:p w14:paraId="478B7A99" w14:textId="6B4C67E7" w:rsidR="00C167B5" w:rsidRDefault="00C167B5" w:rsidP="00DD2C16">
    <w:pPr>
      <w:pStyle w:val="Footertext2"/>
      <w:rPr>
        <w:color w:val="FFFFFF"/>
      </w:rPr>
    </w:pPr>
    <w:r>
      <w:t>Which shall not be used, disclosed, or reproduced for any purpose other than the conduct of company business affairs.</w:t>
    </w:r>
  </w:p>
  <w:p w14:paraId="4CEB0950" w14:textId="0B79D5EF" w:rsidR="00C167B5" w:rsidRPr="000C47F2" w:rsidRDefault="00C167B5" w:rsidP="00DD2C16">
    <w:pPr>
      <w:pStyle w:val="Footer"/>
    </w:pPr>
    <w:r w:rsidRPr="000C47F2">
      <w:t xml:space="preserve">Revised </w:t>
    </w:r>
    <w:r>
      <w:fldChar w:fldCharType="begin"/>
    </w:r>
    <w:r>
      <w:instrText xml:space="preserve"> DATE \@ "M/d/yyyy" </w:instrText>
    </w:r>
    <w:r>
      <w:fldChar w:fldCharType="separate"/>
    </w:r>
    <w:r w:rsidR="006F224E">
      <w:rPr>
        <w:noProof/>
      </w:rPr>
      <w:t>7/22/2022</w:t>
    </w:r>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Pr>
        <w:rStyle w:val="PageNumber"/>
        <w:noProof/>
      </w:rPr>
      <w:t>2</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Pr>
        <w:rStyle w:val="PageNumber"/>
        <w:noProof/>
      </w:rPr>
      <w:t>35</w:t>
    </w:r>
    <w:r w:rsidRPr="000C47F2">
      <w:rPr>
        <w:rStyle w:val="PageNumber"/>
      </w:rPr>
      <w:fldChar w:fldCharType="end"/>
    </w:r>
  </w:p>
  <w:p w14:paraId="6FD111B5" w14:textId="77777777" w:rsidR="00C167B5" w:rsidRDefault="00C167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382C1" w14:textId="77777777" w:rsidR="00CA6A4A" w:rsidRDefault="00CA6A4A" w:rsidP="009F2A51">
      <w:pPr>
        <w:spacing w:after="0" w:line="240" w:lineRule="auto"/>
      </w:pPr>
      <w:r>
        <w:separator/>
      </w:r>
    </w:p>
  </w:footnote>
  <w:footnote w:type="continuationSeparator" w:id="0">
    <w:p w14:paraId="038833FD" w14:textId="77777777" w:rsidR="00CA6A4A" w:rsidRDefault="00CA6A4A" w:rsidP="009F2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533EE" w14:textId="77777777" w:rsidR="00C167B5" w:rsidRDefault="00C167B5" w:rsidP="00DD2C16">
    <w:pPr>
      <w:pStyle w:val="Header"/>
    </w:pPr>
    <w:r>
      <w:t>eCoaching Log System</w:t>
    </w:r>
  </w:p>
  <w:p w14:paraId="2915FB44" w14:textId="77777777" w:rsidR="00C167B5" w:rsidRDefault="00C167B5">
    <w:pPr>
      <w:pStyle w:val="Header"/>
    </w:pPr>
  </w:p>
  <w:p w14:paraId="4B553652" w14:textId="77777777" w:rsidR="00C167B5" w:rsidRDefault="00C167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4" type="#_x0000_t75" style="width:11.4pt;height:11.4pt" o:bullet="t">
        <v:imagedata r:id="rId1" o:title="msoF48D"/>
      </v:shape>
    </w:pict>
  </w:numPicBullet>
  <w:abstractNum w:abstractNumId="0"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CB12060"/>
    <w:multiLevelType w:val="hybridMultilevel"/>
    <w:tmpl w:val="60200230"/>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6E3FB2"/>
    <w:multiLevelType w:val="hybridMultilevel"/>
    <w:tmpl w:val="9B1E74B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1F594E58"/>
    <w:multiLevelType w:val="hybridMultilevel"/>
    <w:tmpl w:val="6C8EE91C"/>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7F0F11"/>
    <w:multiLevelType w:val="hybridMultilevel"/>
    <w:tmpl w:val="43B26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8" w15:restartNumberingAfterBreak="0">
    <w:nsid w:val="4A2D61BA"/>
    <w:multiLevelType w:val="multilevel"/>
    <w:tmpl w:val="EC007F46"/>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9"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2A0615F"/>
    <w:multiLevelType w:val="hybridMultilevel"/>
    <w:tmpl w:val="595C8576"/>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865351"/>
    <w:multiLevelType w:val="hybridMultilevel"/>
    <w:tmpl w:val="595C8576"/>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613F4D"/>
    <w:multiLevelType w:val="hybridMultilevel"/>
    <w:tmpl w:val="60200230"/>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5"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1940B02"/>
    <w:multiLevelType w:val="multilevel"/>
    <w:tmpl w:val="6CDC9498"/>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7" w15:restartNumberingAfterBreak="0">
    <w:nsid w:val="750F0A58"/>
    <w:multiLevelType w:val="hybridMultilevel"/>
    <w:tmpl w:val="595C8576"/>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490BC4"/>
    <w:multiLevelType w:val="multilevel"/>
    <w:tmpl w:val="EC007F46"/>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9" w15:restartNumberingAfterBreak="0">
    <w:nsid w:val="7F832400"/>
    <w:multiLevelType w:val="multilevel"/>
    <w:tmpl w:val="78F248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9"/>
  </w:num>
  <w:num w:numId="2">
    <w:abstractNumId w:val="10"/>
  </w:num>
  <w:num w:numId="3">
    <w:abstractNumId w:val="3"/>
  </w:num>
  <w:num w:numId="4">
    <w:abstractNumId w:val="7"/>
  </w:num>
  <w:num w:numId="5">
    <w:abstractNumId w:val="2"/>
  </w:num>
  <w:num w:numId="6">
    <w:abstractNumId w:val="6"/>
  </w:num>
  <w:num w:numId="7">
    <w:abstractNumId w:val="15"/>
  </w:num>
  <w:num w:numId="8">
    <w:abstractNumId w:val="14"/>
  </w:num>
  <w:num w:numId="9">
    <w:abstractNumId w:val="0"/>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5"/>
  </w:num>
  <w:num w:numId="13">
    <w:abstractNumId w:val="19"/>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18"/>
  </w:num>
  <w:num w:numId="24">
    <w:abstractNumId w:val="16"/>
  </w:num>
  <w:num w:numId="25">
    <w:abstractNumId w:val="4"/>
  </w:num>
  <w:num w:numId="26">
    <w:abstractNumId w:val="1"/>
  </w:num>
  <w:num w:numId="27">
    <w:abstractNumId w:val="12"/>
  </w:num>
  <w:num w:numId="28">
    <w:abstractNumId w:val="11"/>
  </w:num>
  <w:num w:numId="29">
    <w:abstractNumId w:val="17"/>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lacherla, Susmitha C">
    <w15:presenceInfo w15:providerId="AD" w15:userId="S::susmithacpalacherla@maximus.com::aca56eee-8690-4e75-b830-7830b36a59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2977"/>
    <w:rsid w:val="0001005C"/>
    <w:rsid w:val="00017FF5"/>
    <w:rsid w:val="00022CCE"/>
    <w:rsid w:val="00023142"/>
    <w:rsid w:val="00024AB2"/>
    <w:rsid w:val="00026033"/>
    <w:rsid w:val="0004360A"/>
    <w:rsid w:val="000460EA"/>
    <w:rsid w:val="00052ED2"/>
    <w:rsid w:val="00060E62"/>
    <w:rsid w:val="00063847"/>
    <w:rsid w:val="00066E21"/>
    <w:rsid w:val="00081029"/>
    <w:rsid w:val="00096C08"/>
    <w:rsid w:val="00096F53"/>
    <w:rsid w:val="000B10A9"/>
    <w:rsid w:val="000B5EF7"/>
    <w:rsid w:val="000C1C25"/>
    <w:rsid w:val="000D634F"/>
    <w:rsid w:val="000E074D"/>
    <w:rsid w:val="000E23FA"/>
    <w:rsid w:val="000E56D1"/>
    <w:rsid w:val="000E616C"/>
    <w:rsid w:val="00100E4E"/>
    <w:rsid w:val="001022D0"/>
    <w:rsid w:val="00111203"/>
    <w:rsid w:val="00111F64"/>
    <w:rsid w:val="00113AC4"/>
    <w:rsid w:val="00122711"/>
    <w:rsid w:val="00123944"/>
    <w:rsid w:val="00132981"/>
    <w:rsid w:val="00133126"/>
    <w:rsid w:val="00135920"/>
    <w:rsid w:val="00144DAD"/>
    <w:rsid w:val="0015168F"/>
    <w:rsid w:val="00153371"/>
    <w:rsid w:val="0015614B"/>
    <w:rsid w:val="00157107"/>
    <w:rsid w:val="0016044C"/>
    <w:rsid w:val="0016562F"/>
    <w:rsid w:val="00166258"/>
    <w:rsid w:val="00170D44"/>
    <w:rsid w:val="001759C3"/>
    <w:rsid w:val="0017605E"/>
    <w:rsid w:val="00187481"/>
    <w:rsid w:val="001A6E7C"/>
    <w:rsid w:val="001B35F6"/>
    <w:rsid w:val="001B4BE1"/>
    <w:rsid w:val="001B6AE9"/>
    <w:rsid w:val="001E1452"/>
    <w:rsid w:val="001E57B7"/>
    <w:rsid w:val="00202048"/>
    <w:rsid w:val="002074EC"/>
    <w:rsid w:val="00211CAC"/>
    <w:rsid w:val="00213A1B"/>
    <w:rsid w:val="00217802"/>
    <w:rsid w:val="00217E7F"/>
    <w:rsid w:val="002203BD"/>
    <w:rsid w:val="00221BA6"/>
    <w:rsid w:val="002326CC"/>
    <w:rsid w:val="00242370"/>
    <w:rsid w:val="002431EB"/>
    <w:rsid w:val="00244C03"/>
    <w:rsid w:val="00247481"/>
    <w:rsid w:val="00254F1D"/>
    <w:rsid w:val="00257251"/>
    <w:rsid w:val="00260C5D"/>
    <w:rsid w:val="00261CDA"/>
    <w:rsid w:val="00263314"/>
    <w:rsid w:val="00265A6D"/>
    <w:rsid w:val="00272744"/>
    <w:rsid w:val="0027630C"/>
    <w:rsid w:val="0028710A"/>
    <w:rsid w:val="00290CD1"/>
    <w:rsid w:val="002B382B"/>
    <w:rsid w:val="002B6EC8"/>
    <w:rsid w:val="002C3B04"/>
    <w:rsid w:val="002D07E5"/>
    <w:rsid w:val="002D5D3B"/>
    <w:rsid w:val="002E365F"/>
    <w:rsid w:val="002F47D9"/>
    <w:rsid w:val="002F5746"/>
    <w:rsid w:val="003011AB"/>
    <w:rsid w:val="00301C85"/>
    <w:rsid w:val="00304EEA"/>
    <w:rsid w:val="00320E41"/>
    <w:rsid w:val="00321D5C"/>
    <w:rsid w:val="00323C43"/>
    <w:rsid w:val="00331214"/>
    <w:rsid w:val="003376CE"/>
    <w:rsid w:val="00350946"/>
    <w:rsid w:val="00352531"/>
    <w:rsid w:val="00360E8C"/>
    <w:rsid w:val="00360EAA"/>
    <w:rsid w:val="00384607"/>
    <w:rsid w:val="0038466D"/>
    <w:rsid w:val="0039003A"/>
    <w:rsid w:val="00394D79"/>
    <w:rsid w:val="003A4819"/>
    <w:rsid w:val="003B7A81"/>
    <w:rsid w:val="003D2977"/>
    <w:rsid w:val="003E7D5A"/>
    <w:rsid w:val="00401F64"/>
    <w:rsid w:val="004020EE"/>
    <w:rsid w:val="004150EA"/>
    <w:rsid w:val="00415F0C"/>
    <w:rsid w:val="00421432"/>
    <w:rsid w:val="004371F1"/>
    <w:rsid w:val="00441D50"/>
    <w:rsid w:val="00452D84"/>
    <w:rsid w:val="004532A6"/>
    <w:rsid w:val="00481F6E"/>
    <w:rsid w:val="00487E89"/>
    <w:rsid w:val="00490C4F"/>
    <w:rsid w:val="0049254A"/>
    <w:rsid w:val="00494DF0"/>
    <w:rsid w:val="004A132D"/>
    <w:rsid w:val="004C48CE"/>
    <w:rsid w:val="004D4066"/>
    <w:rsid w:val="004D7D76"/>
    <w:rsid w:val="004E0735"/>
    <w:rsid w:val="004F46FC"/>
    <w:rsid w:val="004F7CB4"/>
    <w:rsid w:val="00503B8D"/>
    <w:rsid w:val="00504005"/>
    <w:rsid w:val="00514612"/>
    <w:rsid w:val="005370A9"/>
    <w:rsid w:val="0055092D"/>
    <w:rsid w:val="0055277D"/>
    <w:rsid w:val="00553C9B"/>
    <w:rsid w:val="00572F34"/>
    <w:rsid w:val="00574DF5"/>
    <w:rsid w:val="0058146B"/>
    <w:rsid w:val="005858ED"/>
    <w:rsid w:val="005A139D"/>
    <w:rsid w:val="005A6695"/>
    <w:rsid w:val="005B36FF"/>
    <w:rsid w:val="005B6D93"/>
    <w:rsid w:val="005C2591"/>
    <w:rsid w:val="005C3398"/>
    <w:rsid w:val="005C34A1"/>
    <w:rsid w:val="005C5900"/>
    <w:rsid w:val="005E5CD7"/>
    <w:rsid w:val="005E7200"/>
    <w:rsid w:val="005F4A67"/>
    <w:rsid w:val="00605458"/>
    <w:rsid w:val="00623B88"/>
    <w:rsid w:val="00634B03"/>
    <w:rsid w:val="00634B59"/>
    <w:rsid w:val="006411BC"/>
    <w:rsid w:val="006553DF"/>
    <w:rsid w:val="006633D7"/>
    <w:rsid w:val="006913F0"/>
    <w:rsid w:val="00695E80"/>
    <w:rsid w:val="006A5813"/>
    <w:rsid w:val="006D7DC4"/>
    <w:rsid w:val="006F224E"/>
    <w:rsid w:val="006F2C4C"/>
    <w:rsid w:val="006F770C"/>
    <w:rsid w:val="007045F5"/>
    <w:rsid w:val="007077F6"/>
    <w:rsid w:val="00714708"/>
    <w:rsid w:val="00720707"/>
    <w:rsid w:val="007313F2"/>
    <w:rsid w:val="00732F3C"/>
    <w:rsid w:val="00743901"/>
    <w:rsid w:val="0074547D"/>
    <w:rsid w:val="00750891"/>
    <w:rsid w:val="00756BEE"/>
    <w:rsid w:val="00780774"/>
    <w:rsid w:val="00780B5B"/>
    <w:rsid w:val="007816D5"/>
    <w:rsid w:val="007931F8"/>
    <w:rsid w:val="00794A10"/>
    <w:rsid w:val="007A2AFC"/>
    <w:rsid w:val="007B21AB"/>
    <w:rsid w:val="007B3C9C"/>
    <w:rsid w:val="007B5133"/>
    <w:rsid w:val="007B6A67"/>
    <w:rsid w:val="007C2183"/>
    <w:rsid w:val="007C480A"/>
    <w:rsid w:val="007C65DD"/>
    <w:rsid w:val="007D201F"/>
    <w:rsid w:val="007D2F58"/>
    <w:rsid w:val="007D6A1B"/>
    <w:rsid w:val="007E09F1"/>
    <w:rsid w:val="007E4ABC"/>
    <w:rsid w:val="007E660F"/>
    <w:rsid w:val="007F0FE6"/>
    <w:rsid w:val="007F20D1"/>
    <w:rsid w:val="007F2D9D"/>
    <w:rsid w:val="007F36E6"/>
    <w:rsid w:val="00810310"/>
    <w:rsid w:val="008212C1"/>
    <w:rsid w:val="00835C80"/>
    <w:rsid w:val="00836621"/>
    <w:rsid w:val="008705BE"/>
    <w:rsid w:val="00876FE2"/>
    <w:rsid w:val="00877B5A"/>
    <w:rsid w:val="00881025"/>
    <w:rsid w:val="00894FF0"/>
    <w:rsid w:val="00895F04"/>
    <w:rsid w:val="008C2FA7"/>
    <w:rsid w:val="008C584B"/>
    <w:rsid w:val="008E6A9B"/>
    <w:rsid w:val="00901E81"/>
    <w:rsid w:val="00913A3E"/>
    <w:rsid w:val="0091457C"/>
    <w:rsid w:val="009152BD"/>
    <w:rsid w:val="00926339"/>
    <w:rsid w:val="00932115"/>
    <w:rsid w:val="009330C3"/>
    <w:rsid w:val="0094371C"/>
    <w:rsid w:val="00946573"/>
    <w:rsid w:val="009466A9"/>
    <w:rsid w:val="00950B2C"/>
    <w:rsid w:val="009773E7"/>
    <w:rsid w:val="00987C80"/>
    <w:rsid w:val="009A4223"/>
    <w:rsid w:val="009B2FC0"/>
    <w:rsid w:val="009D0B67"/>
    <w:rsid w:val="009D1884"/>
    <w:rsid w:val="009D447D"/>
    <w:rsid w:val="009E0864"/>
    <w:rsid w:val="009E6009"/>
    <w:rsid w:val="009F2A51"/>
    <w:rsid w:val="009F77F3"/>
    <w:rsid w:val="00A1321B"/>
    <w:rsid w:val="00A204D3"/>
    <w:rsid w:val="00A24B13"/>
    <w:rsid w:val="00A25EBD"/>
    <w:rsid w:val="00A34C11"/>
    <w:rsid w:val="00A4348A"/>
    <w:rsid w:val="00A45C57"/>
    <w:rsid w:val="00A47122"/>
    <w:rsid w:val="00A52549"/>
    <w:rsid w:val="00A545F5"/>
    <w:rsid w:val="00A640E5"/>
    <w:rsid w:val="00A755C0"/>
    <w:rsid w:val="00A912FD"/>
    <w:rsid w:val="00A96E41"/>
    <w:rsid w:val="00AB6D91"/>
    <w:rsid w:val="00AC14D2"/>
    <w:rsid w:val="00AC6E0C"/>
    <w:rsid w:val="00AE6907"/>
    <w:rsid w:val="00B148DC"/>
    <w:rsid w:val="00B15619"/>
    <w:rsid w:val="00B31B0A"/>
    <w:rsid w:val="00B50252"/>
    <w:rsid w:val="00B70888"/>
    <w:rsid w:val="00B7425F"/>
    <w:rsid w:val="00B7674B"/>
    <w:rsid w:val="00B853DF"/>
    <w:rsid w:val="00B94B3A"/>
    <w:rsid w:val="00B971C8"/>
    <w:rsid w:val="00B97A0A"/>
    <w:rsid w:val="00BA7B09"/>
    <w:rsid w:val="00BD2C9B"/>
    <w:rsid w:val="00BE79F1"/>
    <w:rsid w:val="00C103E4"/>
    <w:rsid w:val="00C10859"/>
    <w:rsid w:val="00C13037"/>
    <w:rsid w:val="00C167B5"/>
    <w:rsid w:val="00C17305"/>
    <w:rsid w:val="00C20D15"/>
    <w:rsid w:val="00C228D9"/>
    <w:rsid w:val="00C26573"/>
    <w:rsid w:val="00C3167F"/>
    <w:rsid w:val="00C35E45"/>
    <w:rsid w:val="00C478C6"/>
    <w:rsid w:val="00C53166"/>
    <w:rsid w:val="00C57C3E"/>
    <w:rsid w:val="00C66923"/>
    <w:rsid w:val="00C74EEA"/>
    <w:rsid w:val="00C84DC7"/>
    <w:rsid w:val="00C86D30"/>
    <w:rsid w:val="00C9427D"/>
    <w:rsid w:val="00C9745D"/>
    <w:rsid w:val="00CA6A4A"/>
    <w:rsid w:val="00CC4682"/>
    <w:rsid w:val="00CD7CE3"/>
    <w:rsid w:val="00CE328F"/>
    <w:rsid w:val="00D1047C"/>
    <w:rsid w:val="00D22174"/>
    <w:rsid w:val="00D22F4B"/>
    <w:rsid w:val="00D2382E"/>
    <w:rsid w:val="00D37C04"/>
    <w:rsid w:val="00D4079B"/>
    <w:rsid w:val="00D43FD1"/>
    <w:rsid w:val="00D47089"/>
    <w:rsid w:val="00D52B53"/>
    <w:rsid w:val="00D62E27"/>
    <w:rsid w:val="00D63E6E"/>
    <w:rsid w:val="00D73E89"/>
    <w:rsid w:val="00D74D2B"/>
    <w:rsid w:val="00D74FAF"/>
    <w:rsid w:val="00D8014B"/>
    <w:rsid w:val="00D82A66"/>
    <w:rsid w:val="00D93C14"/>
    <w:rsid w:val="00DA3001"/>
    <w:rsid w:val="00DC43BA"/>
    <w:rsid w:val="00DD0B27"/>
    <w:rsid w:val="00DD2C16"/>
    <w:rsid w:val="00DD3780"/>
    <w:rsid w:val="00DF420A"/>
    <w:rsid w:val="00E012D4"/>
    <w:rsid w:val="00E21138"/>
    <w:rsid w:val="00E26657"/>
    <w:rsid w:val="00E3438D"/>
    <w:rsid w:val="00E3461D"/>
    <w:rsid w:val="00E36F9D"/>
    <w:rsid w:val="00E5171C"/>
    <w:rsid w:val="00E55462"/>
    <w:rsid w:val="00E566F9"/>
    <w:rsid w:val="00E60D5C"/>
    <w:rsid w:val="00E654C3"/>
    <w:rsid w:val="00E66759"/>
    <w:rsid w:val="00E67201"/>
    <w:rsid w:val="00E72BC4"/>
    <w:rsid w:val="00E97561"/>
    <w:rsid w:val="00EA7EB2"/>
    <w:rsid w:val="00EC1458"/>
    <w:rsid w:val="00EC4F28"/>
    <w:rsid w:val="00EC5E84"/>
    <w:rsid w:val="00EC642C"/>
    <w:rsid w:val="00EC66F6"/>
    <w:rsid w:val="00ED79F3"/>
    <w:rsid w:val="00EE06FD"/>
    <w:rsid w:val="00EE25CC"/>
    <w:rsid w:val="00EE7211"/>
    <w:rsid w:val="00F00100"/>
    <w:rsid w:val="00F0778A"/>
    <w:rsid w:val="00F12CEC"/>
    <w:rsid w:val="00F256E8"/>
    <w:rsid w:val="00F37693"/>
    <w:rsid w:val="00F42251"/>
    <w:rsid w:val="00F57FBA"/>
    <w:rsid w:val="00F62370"/>
    <w:rsid w:val="00F8420E"/>
    <w:rsid w:val="00F85550"/>
    <w:rsid w:val="00F9414B"/>
    <w:rsid w:val="00F94DAF"/>
    <w:rsid w:val="00FA2BAD"/>
    <w:rsid w:val="00FA2DDD"/>
    <w:rsid w:val="00FA6FC3"/>
    <w:rsid w:val="00FB1182"/>
    <w:rsid w:val="00FB1E19"/>
    <w:rsid w:val="00FB4D2F"/>
    <w:rsid w:val="00FC3DCF"/>
    <w:rsid w:val="00FE0A8B"/>
    <w:rsid w:val="00FE56FB"/>
    <w:rsid w:val="00FE6FB0"/>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BC070E2"/>
  <w15:docId w15:val="{A75FC98E-F307-4C20-A8DF-CA1F3AA4B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nhideWhenUsed/>
    <w:rsid w:val="009F2A51"/>
    <w:pPr>
      <w:tabs>
        <w:tab w:val="center" w:pos="4680"/>
        <w:tab w:val="right" w:pos="9360"/>
      </w:tabs>
    </w:pPr>
  </w:style>
  <w:style w:type="character" w:customStyle="1" w:styleId="FooterChar">
    <w:name w:val="Footer Char"/>
    <w:basedOn w:val="DefaultParagraphFont"/>
    <w:link w:val="Footer"/>
    <w:uiPriority w:val="99"/>
    <w:locked/>
    <w:rsid w:val="009F2A51"/>
    <w:rPr>
      <w:rFonts w:cs="Times New Roman"/>
    </w:rPr>
  </w:style>
  <w:style w:type="character" w:styleId="PageNumber">
    <w:name w:val="page number"/>
    <w:basedOn w:val="DefaultParagraphFont"/>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semiHidden/>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paragraph" w:styleId="Revision">
    <w:name w:val="Revision"/>
    <w:hidden/>
    <w:uiPriority w:val="99"/>
    <w:semiHidden/>
    <w:rsid w:val="00257251"/>
    <w:rPr>
      <w:sz w:val="22"/>
      <w:szCs w:val="22"/>
    </w:rPr>
  </w:style>
  <w:style w:type="paragraph" w:customStyle="1" w:styleId="Footertext1">
    <w:name w:val="Footer text 1"/>
    <w:basedOn w:val="Footer"/>
    <w:rsid w:val="00DD2C16"/>
    <w:pPr>
      <w:tabs>
        <w:tab w:val="clear" w:pos="4680"/>
        <w:tab w:val="clear" w:pos="9360"/>
      </w:tabs>
      <w:spacing w:before="120" w:after="0" w:line="240" w:lineRule="auto"/>
      <w:jc w:val="center"/>
    </w:pPr>
    <w:rPr>
      <w:rFonts w:ascii="CG Times" w:hAnsi="CG Times" w:cs="Vrinda"/>
      <w:sz w:val="18"/>
      <w:szCs w:val="18"/>
    </w:rPr>
  </w:style>
  <w:style w:type="paragraph" w:customStyle="1" w:styleId="Footertext2">
    <w:name w:val="Footer text 2"/>
    <w:basedOn w:val="Footer"/>
    <w:rsid w:val="00DD2C16"/>
    <w:pPr>
      <w:tabs>
        <w:tab w:val="clear" w:pos="4680"/>
        <w:tab w:val="clear" w:pos="9360"/>
      </w:tabs>
      <w:spacing w:after="0" w:line="240" w:lineRule="auto"/>
      <w:jc w:val="center"/>
    </w:pPr>
    <w:rPr>
      <w:rFonts w:ascii="CG Times" w:hAnsi="CG Times" w:cs="Vrinda"/>
      <w:sz w:val="18"/>
      <w:szCs w:val="18"/>
    </w:rPr>
  </w:style>
  <w:style w:type="character" w:styleId="UnresolvedMention">
    <w:name w:val="Unresolved Mention"/>
    <w:basedOn w:val="DefaultParagraphFont"/>
    <w:uiPriority w:val="99"/>
    <w:semiHidden/>
    <w:unhideWhenUsed/>
    <w:rsid w:val="005B6D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6616444">
      <w:bodyDiv w:val="1"/>
      <w:marLeft w:val="0"/>
      <w:marRight w:val="0"/>
      <w:marTop w:val="0"/>
      <w:marBottom w:val="0"/>
      <w:divBdr>
        <w:top w:val="none" w:sz="0" w:space="0" w:color="auto"/>
        <w:left w:val="none" w:sz="0" w:space="0" w:color="auto"/>
        <w:bottom w:val="none" w:sz="0" w:space="0" w:color="auto"/>
        <w:right w:val="none" w:sz="0" w:space="0" w:color="auto"/>
      </w:divBdr>
    </w:div>
    <w:div w:id="1373380179">
      <w:bodyDiv w:val="1"/>
      <w:marLeft w:val="0"/>
      <w:marRight w:val="0"/>
      <w:marTop w:val="0"/>
      <w:marBottom w:val="0"/>
      <w:divBdr>
        <w:top w:val="none" w:sz="0" w:space="0" w:color="auto"/>
        <w:left w:val="none" w:sz="0" w:space="0" w:color="auto"/>
        <w:bottom w:val="none" w:sz="0" w:space="0" w:color="auto"/>
        <w:right w:val="none" w:sz="0" w:space="0" w:color="auto"/>
      </w:divBdr>
    </w:div>
    <w:div w:id="2024742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3420-ecldbp01\data\coaching\hrinfo\Encryption_In\"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Susmithacpalacherla@maximus.com" TargetMode="External"/><Relationship Id="rId29" Type="http://schemas.openxmlformats.org/officeDocument/2006/relationships/image" Target="media/image13.png"/><Relationship Id="rId11" Type="http://schemas.openxmlformats.org/officeDocument/2006/relationships/hyperlink" Target="file:///\\f3420-ecldbp01\data\coaching\hrinfo\Encryption_I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yperlink" Target="file:///\\F3420-ECLDBP01\ssis\Coaching\Packages\Employee_Hierarchy.dts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hyperlink" Target="file:///\\UVAADADSQL50CCO\HrInfo\"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file:///\\f3420-ecldbp01\data\coaching\hrinfo\Encryption_In\" TargetMode="External"/><Relationship Id="rId17" Type="http://schemas.openxmlformats.org/officeDocument/2006/relationships/hyperlink" Target="mailto:Susmithacpalacherla@maximus.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eader" Target="header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Susmithacpalacherla@maximus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file:///\\UVAAPADSQL50CCO\Reports\"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UVAADADSQL52CCO\Hr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54BD2-A2D7-4988-9057-97511EFBC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41</Pages>
  <Words>3628</Words>
  <Characters>20684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24264</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hinmda</dc:creator>
  <cp:lastModifiedBy>Palacherla, Susmitha C</cp:lastModifiedBy>
  <cp:revision>124</cp:revision>
  <dcterms:created xsi:type="dcterms:W3CDTF">2014-05-12T13:26:00Z</dcterms:created>
  <dcterms:modified xsi:type="dcterms:W3CDTF">2022-07-22T17:42:00Z</dcterms:modified>
</cp:coreProperties>
</file>