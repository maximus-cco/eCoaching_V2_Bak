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57251" w:rsidRDefault="009F2A51" w:rsidP="009F2A51">
      <w:pPr>
        <w:pStyle w:val="BodyText"/>
        <w:spacing w:before="240" w:after="60"/>
        <w:jc w:val="center"/>
        <w:rPr>
          <w:b/>
          <w:sz w:val="32"/>
        </w:rPr>
      </w:pPr>
      <w:r w:rsidRPr="00257251">
        <w:rPr>
          <w:b/>
          <w:sz w:val="36"/>
        </w:rPr>
        <w:t xml:space="preserve">Title: </w:t>
      </w:r>
      <w:proofErr w:type="spellStart"/>
      <w:r w:rsidR="00213A1B" w:rsidRPr="00257251">
        <w:rPr>
          <w:b/>
          <w:sz w:val="32"/>
        </w:rPr>
        <w:t>Employee_Hierarchy</w:t>
      </w:r>
      <w:r w:rsidR="00C57C3E" w:rsidRPr="00257251">
        <w:rPr>
          <w:b/>
          <w:sz w:val="32"/>
        </w:rPr>
        <w:t>_</w:t>
      </w:r>
      <w:r w:rsidR="00A34C11" w:rsidRPr="00257251">
        <w:rPr>
          <w:b/>
          <w:sz w:val="32"/>
        </w:rPr>
        <w:t>SSIS_</w:t>
      </w:r>
      <w:r w:rsidR="00C57C3E" w:rsidRPr="00257251">
        <w:rPr>
          <w:b/>
          <w:sz w:val="32"/>
        </w:rPr>
        <w:t>DD</w:t>
      </w:r>
      <w:proofErr w:type="spellEnd"/>
    </w:p>
    <w:p w:rsidR="009F2A51" w:rsidRPr="00257251" w:rsidRDefault="009F2A51" w:rsidP="009F2A51">
      <w:pPr>
        <w:pStyle w:val="BodyText"/>
        <w:spacing w:before="240" w:after="60"/>
        <w:jc w:val="center"/>
        <w:rPr>
          <w:b/>
          <w:sz w:val="32"/>
        </w:rPr>
      </w:pPr>
      <w:r w:rsidRPr="00257251">
        <w:rPr>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590"/>
      </w:tblGrid>
      <w:tr w:rsidR="009F2A51" w:rsidRPr="00D37C04" w:rsidTr="00F9414B">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459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F9414B">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3A4819" w:rsidP="00384607">
            <w:pPr>
              <w:ind w:left="-12" w:right="-270"/>
              <w:jc w:val="center"/>
              <w:rPr>
                <w:rFonts w:ascii="Times New Roman (PCL6)" w:hAnsi="Times New Roman (PCL6)"/>
              </w:rPr>
            </w:pPr>
            <w:del w:id="1" w:author="Palacherla, Susmitha C (NONUS)" w:date="2019-06-08T18:31:00Z">
              <w:r w:rsidDel="00DF420A">
                <w:rPr>
                  <w:rFonts w:ascii="Times New Roman (PCL6)" w:hAnsi="Times New Roman (PCL6)"/>
                </w:rPr>
                <w:delText>01/08/2019</w:delText>
              </w:r>
            </w:del>
            <w:ins w:id="2" w:author="Palacherla, Susmitha C (NONUS)" w:date="2019-06-08T18:31:00Z">
              <w:r w:rsidR="00DF420A">
                <w:rPr>
                  <w:rFonts w:ascii="Times New Roman (PCL6)" w:hAnsi="Times New Roman (PCL6)"/>
                </w:rPr>
                <w:t>06/07/2019</w:t>
              </w:r>
            </w:ins>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4590" w:type="dxa"/>
            <w:tcBorders>
              <w:top w:val="single" w:sz="12" w:space="0" w:color="auto"/>
              <w:bottom w:val="single" w:sz="12" w:space="0" w:color="auto"/>
              <w:right w:val="single" w:sz="6" w:space="0" w:color="auto"/>
            </w:tcBorders>
          </w:tcPr>
          <w:p w:rsidR="009F2A51" w:rsidRPr="00D37C04" w:rsidRDefault="00100E4E">
            <w:pPr>
              <w:ind w:right="-270"/>
              <w:rPr>
                <w:rFonts w:ascii="Times New Roman (PCL6)" w:hAnsi="Times New Roman (PCL6)"/>
              </w:rPr>
            </w:pPr>
            <w:del w:id="3" w:author="Palacherla, Susmitha C (NONUS)" w:date="2019-06-08T18:31:00Z">
              <w:r w:rsidDel="00DF420A">
                <w:rPr>
                  <w:rFonts w:ascii="Times New Roman (PCL6)" w:hAnsi="Times New Roman (PCL6)"/>
                </w:rPr>
                <w:delText xml:space="preserve">TFS </w:delText>
              </w:r>
              <w:r w:rsidR="003A4819" w:rsidDel="00DF420A">
                <w:rPr>
                  <w:rFonts w:ascii="Times New Roman (PCL6)" w:hAnsi="Times New Roman (PCL6)"/>
                </w:rPr>
                <w:delText xml:space="preserve">13168 </w:delText>
              </w:r>
              <w:r w:rsidR="00244C03" w:rsidDel="00DF420A">
                <w:rPr>
                  <w:rFonts w:ascii="Times New Roman (PCL6)" w:hAnsi="Times New Roman (PCL6)"/>
                </w:rPr>
                <w:delText xml:space="preserve">- </w:delText>
              </w:r>
              <w:r w:rsidR="00244C03" w:rsidRPr="00244C03" w:rsidDel="00DF420A">
                <w:rPr>
                  <w:rFonts w:ascii="Times New Roman (PCL6)" w:hAnsi="Times New Roman (PCL6)"/>
                </w:rPr>
                <w:delText>Acco</w:delText>
              </w:r>
              <w:r w:rsidR="00244C03" w:rsidDel="00DF420A">
                <w:rPr>
                  <w:rFonts w:ascii="Times New Roman (PCL6)" w:hAnsi="Times New Roman (PCL6)"/>
                </w:rPr>
                <w:delText>m</w:delText>
              </w:r>
              <w:r w:rsidR="00244C03" w:rsidRPr="00244C03" w:rsidDel="00DF420A">
                <w:rPr>
                  <w:rFonts w:ascii="Times New Roman (PCL6)" w:hAnsi="Times New Roman (PCL6)"/>
                </w:rPr>
                <w:delText xml:space="preserve">modate </w:delText>
              </w:r>
              <w:r w:rsidR="003A4819" w:rsidDel="00DF420A">
                <w:rPr>
                  <w:rFonts w:ascii="Times New Roman (PCL6)" w:hAnsi="Times New Roman (PCL6)"/>
                </w:rPr>
                <w:delText>longer dept_id values</w:delText>
              </w:r>
            </w:del>
            <w:ins w:id="4" w:author="Palacherla, Susmitha C (NONUS)" w:date="2019-06-08T18:31:00Z">
              <w:r w:rsidR="00DF420A">
                <w:rPr>
                  <w:rFonts w:ascii="Times New Roman (PCL6)" w:hAnsi="Times New Roman (PCL6)"/>
                </w:rPr>
                <w:t xml:space="preserve">TFS 13777 </w:t>
              </w:r>
            </w:ins>
            <w:ins w:id="5" w:author="Palacherla, Susmitha C (NONUS)" w:date="2019-06-08T18:32:00Z">
              <w:r w:rsidR="00DF420A">
                <w:rPr>
                  <w:rFonts w:ascii="Times New Roman (PCL6)" w:hAnsi="Times New Roman (PCL6)"/>
                </w:rPr>
                <w:t>–</w:t>
              </w:r>
            </w:ins>
            <w:ins w:id="6" w:author="Palacherla, Susmitha C (NONUS)" w:date="2019-06-08T18:31:00Z">
              <w:r w:rsidR="00DF420A">
                <w:rPr>
                  <w:rFonts w:ascii="Times New Roman (PCL6)" w:hAnsi="Times New Roman (PCL6)"/>
                </w:rPr>
                <w:t xml:space="preserve"> Conversion </w:t>
              </w:r>
            </w:ins>
            <w:ins w:id="7" w:author="Palacherla, Susmitha C (NONUS)" w:date="2019-06-08T18:32:00Z">
              <w:r w:rsidR="00DF420A">
                <w:rPr>
                  <w:rFonts w:ascii="Times New Roman (PCL6)" w:hAnsi="Times New Roman (PCL6)"/>
                </w:rPr>
                <w:t>to Maximus Ids</w:t>
              </w:r>
            </w:ins>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8752"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351A4"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AE23E"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9F2A51" w:rsidRPr="00257251">
        <w:rPr>
          <w:rFonts w:ascii="Times New Roman" w:hAnsi="Times New Roman"/>
          <w:b w:val="0"/>
          <w:sz w:val="20"/>
        </w:rPr>
        <w:tab/>
      </w:r>
      <w:r w:rsidR="00202048" w:rsidRPr="00257251">
        <w:rPr>
          <w:rFonts w:ascii="Times New Roman" w:hAnsi="Times New Roman"/>
          <w:b w:val="0"/>
          <w:sz w:val="20"/>
        </w:rPr>
        <w:t>Susmitha Palacherla</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BodyText"/>
      </w:pPr>
      <w:r w:rsidRPr="00257251">
        <w:t xml:space="preserve">Department, Location: </w:t>
      </w:r>
      <w:r w:rsidRPr="00257251">
        <w:tab/>
      </w:r>
      <w:r w:rsidRPr="00257251">
        <w:tab/>
      </w:r>
      <w:r w:rsidR="00202048" w:rsidRPr="00257251">
        <w:t>Health Solutions Division</w:t>
      </w:r>
    </w:p>
    <w:p w:rsidR="009F2A51" w:rsidRPr="00257251" w:rsidRDefault="00304EEA" w:rsidP="009F2A51">
      <w:pPr>
        <w:tabs>
          <w:tab w:val="left" w:pos="1980"/>
          <w:tab w:val="left" w:pos="6750"/>
        </w:tabs>
        <w:ind w:right="-270"/>
        <w:rPr>
          <w:rFonts w:ascii="Times New Roman" w:hAnsi="Times New Roman"/>
        </w:rPr>
      </w:pPr>
      <w:r w:rsidRPr="00257251">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1609"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57251" w:rsidRDefault="009F2A51" w:rsidP="009F2A51">
      <w:pPr>
        <w:tabs>
          <w:tab w:val="left" w:pos="1980"/>
          <w:tab w:val="left" w:pos="6750"/>
        </w:tabs>
        <w:ind w:right="-270"/>
        <w:rPr>
          <w:rFonts w:ascii="Times New Roman" w:hAnsi="Times New Roman"/>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w:lastRenderedPageBreak/>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D35A4"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B7570"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hdr1"/>
        <w:ind w:left="0" w:right="-270"/>
        <w:jc w:val="center"/>
        <w:rPr>
          <w:b/>
          <w:sz w:val="28"/>
        </w:rPr>
      </w:pPr>
      <w:r w:rsidRPr="00257251">
        <w:rPr>
          <w:b/>
          <w:sz w:val="28"/>
        </w:rPr>
        <w:t>Change History Log</w:t>
      </w:r>
    </w:p>
    <w:p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rsidTr="00A45C57">
        <w:trPr>
          <w:tblHeader/>
        </w:trPr>
        <w:tc>
          <w:tcPr>
            <w:tcW w:w="1440" w:type="dxa"/>
            <w:shd w:val="solid" w:color="auto" w:fill="000000"/>
          </w:tcPr>
          <w:p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rsidR="009F2A51" w:rsidRPr="00257251" w:rsidRDefault="009F2A51" w:rsidP="00A45C57">
            <w:pPr>
              <w:pStyle w:val="hdr1"/>
              <w:spacing w:before="0"/>
              <w:ind w:left="0"/>
              <w:jc w:val="center"/>
              <w:rPr>
                <w:b/>
                <w:sz w:val="20"/>
              </w:rPr>
            </w:pPr>
            <w:r w:rsidRPr="00257251">
              <w:rPr>
                <w:b/>
                <w:sz w:val="20"/>
              </w:rPr>
              <w:t>Author</w:t>
            </w:r>
          </w:p>
        </w:tc>
      </w:tr>
      <w:tr w:rsidR="009F2A51" w:rsidRPr="00257251" w:rsidTr="00A45C57">
        <w:tc>
          <w:tcPr>
            <w:tcW w:w="1440" w:type="dxa"/>
          </w:tcPr>
          <w:p w:rsidR="009F2A51" w:rsidRPr="00257251" w:rsidRDefault="00FF578D" w:rsidP="00213A1B">
            <w:pPr>
              <w:pStyle w:val="hdr1"/>
              <w:ind w:left="0"/>
              <w:jc w:val="left"/>
            </w:pPr>
            <w:r w:rsidRPr="00257251">
              <w:rPr>
                <w:sz w:val="22"/>
              </w:rPr>
              <w:t>12/04/2013</w:t>
            </w:r>
          </w:p>
        </w:tc>
        <w:tc>
          <w:tcPr>
            <w:tcW w:w="5238" w:type="dxa"/>
          </w:tcPr>
          <w:p w:rsidR="009F2A51" w:rsidRPr="00257251" w:rsidRDefault="00202048" w:rsidP="009330C3">
            <w:pPr>
              <w:pStyle w:val="hdr1"/>
              <w:ind w:left="0"/>
              <w:jc w:val="left"/>
            </w:pPr>
            <w:r w:rsidRPr="00257251">
              <w:t>Initial revision</w:t>
            </w:r>
          </w:p>
        </w:tc>
        <w:tc>
          <w:tcPr>
            <w:tcW w:w="2790" w:type="dxa"/>
          </w:tcPr>
          <w:p w:rsidR="009F2A51" w:rsidRPr="00257251" w:rsidRDefault="00202048" w:rsidP="00A45C57">
            <w:pPr>
              <w:pStyle w:val="hdr1"/>
              <w:ind w:left="0"/>
              <w:jc w:val="left"/>
            </w:pPr>
            <w:r w:rsidRPr="00257251">
              <w:t>Susmitha Palacherla</w:t>
            </w:r>
          </w:p>
        </w:tc>
      </w:tr>
      <w:tr w:rsidR="009F2A51" w:rsidRPr="00257251" w:rsidTr="00A45C57">
        <w:tc>
          <w:tcPr>
            <w:tcW w:w="1440" w:type="dxa"/>
          </w:tcPr>
          <w:p w:rsidR="009F2A51" w:rsidRPr="00257251" w:rsidRDefault="00A25EBD" w:rsidP="00C57C3E">
            <w:pPr>
              <w:pStyle w:val="hdr1"/>
              <w:ind w:left="0"/>
              <w:jc w:val="left"/>
            </w:pPr>
            <w:r w:rsidRPr="00257251">
              <w:t>06/30/2014</w:t>
            </w:r>
          </w:p>
        </w:tc>
        <w:tc>
          <w:tcPr>
            <w:tcW w:w="5238" w:type="dxa"/>
          </w:tcPr>
          <w:p w:rsidR="009F2A51" w:rsidRPr="00257251" w:rsidRDefault="00A25EBD" w:rsidP="00C57C3E">
            <w:pPr>
              <w:pStyle w:val="hdr1"/>
              <w:ind w:left="0"/>
              <w:jc w:val="left"/>
            </w:pPr>
            <w:r w:rsidRPr="00257251">
              <w:t>Updated per scr 12982 to move the updates for migrated logs above the employee id to lanid process.</w:t>
            </w:r>
          </w:p>
        </w:tc>
        <w:tc>
          <w:tcPr>
            <w:tcW w:w="2790" w:type="dxa"/>
          </w:tcPr>
          <w:p w:rsidR="009F2A51" w:rsidRPr="00257251" w:rsidRDefault="00A25EBD" w:rsidP="00A45C57">
            <w:pPr>
              <w:pStyle w:val="hdr1"/>
              <w:ind w:left="0"/>
              <w:jc w:val="left"/>
            </w:pPr>
            <w:r w:rsidRPr="00257251">
              <w:t>Susmitha Palacherla</w:t>
            </w:r>
          </w:p>
        </w:tc>
      </w:tr>
      <w:tr w:rsidR="009F2A51" w:rsidRPr="00257251" w:rsidTr="00A45C57">
        <w:tc>
          <w:tcPr>
            <w:tcW w:w="1440" w:type="dxa"/>
          </w:tcPr>
          <w:p w:rsidR="009F2A51" w:rsidRPr="00257251" w:rsidRDefault="00D8014B" w:rsidP="00C57C3E">
            <w:pPr>
              <w:pStyle w:val="hdr1"/>
              <w:ind w:left="0"/>
              <w:jc w:val="left"/>
            </w:pPr>
            <w:r w:rsidRPr="00257251">
              <w:t>10/27/2014</w:t>
            </w:r>
          </w:p>
        </w:tc>
        <w:tc>
          <w:tcPr>
            <w:tcW w:w="5238" w:type="dxa"/>
          </w:tcPr>
          <w:p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rsidR="009F2A51" w:rsidRPr="00257251" w:rsidRDefault="00D8014B" w:rsidP="00A45C57">
            <w:pPr>
              <w:pStyle w:val="hdr1"/>
              <w:ind w:left="0"/>
              <w:jc w:val="left"/>
            </w:pPr>
            <w:r w:rsidRPr="00257251">
              <w:t>Susmitha Palacherla</w:t>
            </w:r>
          </w:p>
        </w:tc>
      </w:tr>
      <w:tr w:rsidR="009F2A51" w:rsidRPr="00257251" w:rsidTr="00A45C57">
        <w:tc>
          <w:tcPr>
            <w:tcW w:w="1440" w:type="dxa"/>
          </w:tcPr>
          <w:p w:rsidR="009F2A51" w:rsidRPr="00257251" w:rsidRDefault="0016562F" w:rsidP="00C57C3E">
            <w:pPr>
              <w:pStyle w:val="hdr1"/>
              <w:ind w:left="0"/>
              <w:jc w:val="left"/>
            </w:pPr>
            <w:r w:rsidRPr="00257251">
              <w:t>01/19/2015</w:t>
            </w:r>
          </w:p>
        </w:tc>
        <w:tc>
          <w:tcPr>
            <w:tcW w:w="5238" w:type="dxa"/>
          </w:tcPr>
          <w:p w:rsidR="009F2A51" w:rsidRPr="00257251" w:rsidRDefault="0016562F" w:rsidP="0016562F">
            <w:pPr>
              <w:pStyle w:val="hdr1"/>
              <w:ind w:left="0"/>
              <w:jc w:val="left"/>
            </w:pPr>
            <w:r w:rsidRPr="00257251">
              <w:t xml:space="preserve">Updated to import status and lanid from eWFM </w:t>
            </w:r>
            <w:proofErr w:type="spellStart"/>
            <w:r w:rsidRPr="00257251">
              <w:t>emp</w:t>
            </w:r>
            <w:proofErr w:type="spellEnd"/>
            <w:r w:rsidRPr="00257251">
              <w:t xml:space="preserve"> Info file to use in inactivation of ecls for employees in EA and Inactive status per scr 14072.</w:t>
            </w:r>
          </w:p>
        </w:tc>
        <w:tc>
          <w:tcPr>
            <w:tcW w:w="2790" w:type="dxa"/>
          </w:tcPr>
          <w:p w:rsidR="009F2A51" w:rsidRPr="00257251" w:rsidRDefault="0016562F" w:rsidP="00A45C57">
            <w:pPr>
              <w:pStyle w:val="hdr1"/>
              <w:ind w:left="0"/>
              <w:jc w:val="left"/>
            </w:pPr>
            <w:r w:rsidRPr="00257251">
              <w:t>Susmitha Palacherla</w:t>
            </w:r>
          </w:p>
        </w:tc>
      </w:tr>
      <w:tr w:rsidR="009F2A51" w:rsidRPr="00257251" w:rsidTr="00A45C57">
        <w:tc>
          <w:tcPr>
            <w:tcW w:w="1440" w:type="dxa"/>
          </w:tcPr>
          <w:p w:rsidR="009F2A51" w:rsidRPr="00257251" w:rsidRDefault="00E566F9" w:rsidP="00C57C3E">
            <w:pPr>
              <w:pStyle w:val="hdr1"/>
              <w:ind w:left="0"/>
              <w:jc w:val="left"/>
            </w:pPr>
            <w:r w:rsidRPr="00257251">
              <w:t>01/28/2015</w:t>
            </w:r>
          </w:p>
        </w:tc>
        <w:tc>
          <w:tcPr>
            <w:tcW w:w="5238" w:type="dxa"/>
          </w:tcPr>
          <w:p w:rsidR="009F2A51" w:rsidRPr="00257251" w:rsidRDefault="00E566F9" w:rsidP="00A45C57">
            <w:pPr>
              <w:pStyle w:val="hdr1"/>
              <w:ind w:left="0"/>
              <w:jc w:val="left"/>
            </w:pPr>
            <w:r w:rsidRPr="00257251">
              <w:t>Additional update during SCR 14072. Adding a variable for eWFM info file directory to be able to use a test file from a test staging directory.</w:t>
            </w:r>
          </w:p>
        </w:tc>
        <w:tc>
          <w:tcPr>
            <w:tcW w:w="2790" w:type="dxa"/>
          </w:tcPr>
          <w:p w:rsidR="009F2A51" w:rsidRPr="00257251" w:rsidRDefault="00E566F9" w:rsidP="00A45C57">
            <w:pPr>
              <w:pStyle w:val="hdr1"/>
              <w:ind w:left="0"/>
              <w:jc w:val="left"/>
            </w:pPr>
            <w:r w:rsidRPr="00257251">
              <w:t>Susmitha Palacherla</w:t>
            </w:r>
          </w:p>
        </w:tc>
      </w:tr>
      <w:tr w:rsidR="009F2A51" w:rsidRPr="00257251" w:rsidTr="00A45C57">
        <w:tc>
          <w:tcPr>
            <w:tcW w:w="1440" w:type="dxa"/>
          </w:tcPr>
          <w:p w:rsidR="009F2A51" w:rsidRPr="00257251" w:rsidRDefault="001022D0" w:rsidP="00A45C57">
            <w:pPr>
              <w:pStyle w:val="hdr1"/>
              <w:ind w:left="0"/>
              <w:jc w:val="left"/>
            </w:pPr>
            <w:r w:rsidRPr="00257251">
              <w:t>4/15/2016</w:t>
            </w:r>
          </w:p>
        </w:tc>
        <w:tc>
          <w:tcPr>
            <w:tcW w:w="5238" w:type="dxa"/>
          </w:tcPr>
          <w:p w:rsidR="009F2A51" w:rsidRPr="00257251" w:rsidRDefault="001022D0" w:rsidP="00A45C57">
            <w:pPr>
              <w:pStyle w:val="hdr1"/>
              <w:ind w:left="0"/>
              <w:jc w:val="left"/>
            </w:pPr>
            <w:r w:rsidRPr="00257251">
              <w:t>Added steps for integrating a supplementary file for HR employees per TFS 2332</w:t>
            </w:r>
          </w:p>
        </w:tc>
        <w:tc>
          <w:tcPr>
            <w:tcW w:w="2790" w:type="dxa"/>
          </w:tcPr>
          <w:p w:rsidR="009F2A51" w:rsidRPr="00257251" w:rsidRDefault="001022D0" w:rsidP="00A45C57">
            <w:pPr>
              <w:pStyle w:val="hdr1"/>
              <w:ind w:left="0"/>
              <w:jc w:val="left"/>
            </w:pPr>
            <w:r w:rsidRPr="00257251">
              <w:t>Susmitha Palacherla</w:t>
            </w:r>
          </w:p>
        </w:tc>
      </w:tr>
      <w:tr w:rsidR="009F2A51" w:rsidRPr="00257251" w:rsidTr="00A45C57">
        <w:tc>
          <w:tcPr>
            <w:tcW w:w="1440" w:type="dxa"/>
          </w:tcPr>
          <w:p w:rsidR="009F2A51" w:rsidRPr="00257251" w:rsidRDefault="00415F0C" w:rsidP="00A45C57">
            <w:pPr>
              <w:pStyle w:val="hdr1"/>
              <w:ind w:left="0"/>
              <w:jc w:val="left"/>
            </w:pPr>
            <w:r w:rsidRPr="00257251">
              <w:t>5/16/2016</w:t>
            </w:r>
          </w:p>
        </w:tc>
        <w:tc>
          <w:tcPr>
            <w:tcW w:w="5238" w:type="dxa"/>
          </w:tcPr>
          <w:p w:rsidR="009F2A51" w:rsidRPr="00257251" w:rsidRDefault="00415F0C" w:rsidP="00A45C57">
            <w:pPr>
              <w:pStyle w:val="hdr1"/>
              <w:ind w:left="0"/>
              <w:jc w:val="left"/>
            </w:pPr>
            <w:r w:rsidRPr="00257251">
              <w:t>Added step to populate AT User Table per TFS 1709</w:t>
            </w:r>
          </w:p>
        </w:tc>
        <w:tc>
          <w:tcPr>
            <w:tcW w:w="2790" w:type="dxa"/>
          </w:tcPr>
          <w:p w:rsidR="009F2A51" w:rsidRPr="00257251" w:rsidRDefault="00415F0C"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A45C57">
            <w:pPr>
              <w:pStyle w:val="hdr1"/>
              <w:ind w:left="0"/>
              <w:jc w:val="left"/>
            </w:pPr>
            <w:r w:rsidRPr="00257251">
              <w:t>5/18/2017</w:t>
            </w:r>
          </w:p>
        </w:tc>
        <w:tc>
          <w:tcPr>
            <w:tcW w:w="5238" w:type="dxa"/>
          </w:tcPr>
          <w:p w:rsidR="00384607" w:rsidRDefault="00384607">
            <w:pPr>
              <w:pStyle w:val="hdr1"/>
              <w:ind w:left="0"/>
              <w:jc w:val="left"/>
            </w:pPr>
            <w:r w:rsidRPr="00257251">
              <w:t>TFS 6623 – Check for data in files</w:t>
            </w:r>
          </w:p>
          <w:p w:rsidR="00384607" w:rsidRDefault="00384607">
            <w:pPr>
              <w:pStyle w:val="hdr1"/>
              <w:ind w:left="0"/>
              <w:jc w:val="left"/>
            </w:pPr>
            <w:r>
              <w:t>2.1.1.1 –Variables – Added additional variables</w:t>
            </w:r>
          </w:p>
          <w:p w:rsidR="00384607" w:rsidRDefault="00384607">
            <w:pPr>
              <w:pStyle w:val="hdr1"/>
              <w:ind w:left="0"/>
              <w:jc w:val="left"/>
            </w:pPr>
            <w:r>
              <w:t xml:space="preserve">2.1.1.2 – connection Manager – Added new SMTP connection </w:t>
            </w:r>
          </w:p>
          <w:p w:rsidR="00384607" w:rsidRDefault="00384607" w:rsidP="00331214">
            <w:pPr>
              <w:pStyle w:val="hdr1"/>
              <w:ind w:left="0"/>
              <w:jc w:val="left"/>
            </w:pPr>
            <w:r>
              <w:t>2.1.1.3 - Package content and workflow steps- Updated workflow diagram showing additional data checks</w:t>
            </w:r>
          </w:p>
          <w:p w:rsidR="00384607" w:rsidRPr="00257251" w:rsidRDefault="00384607" w:rsidP="00384607">
            <w:pPr>
              <w:pStyle w:val="hdr1"/>
              <w:ind w:left="0"/>
              <w:jc w:val="left"/>
            </w:pPr>
            <w:r>
              <w:t>Updated Details section to reorder steps and add new steps</w:t>
            </w:r>
          </w:p>
        </w:tc>
        <w:tc>
          <w:tcPr>
            <w:tcW w:w="2790" w:type="dxa"/>
          </w:tcPr>
          <w:p w:rsidR="00384607" w:rsidRPr="00257251" w:rsidRDefault="00384607"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384607">
            <w:pPr>
              <w:pStyle w:val="hdr1"/>
              <w:ind w:left="0"/>
              <w:jc w:val="left"/>
            </w:pPr>
            <w:r w:rsidRPr="00257251">
              <w:t>5/1</w:t>
            </w:r>
            <w:r>
              <w:t>9</w:t>
            </w:r>
            <w:r w:rsidRPr="00257251">
              <w:t>/2017</w:t>
            </w:r>
          </w:p>
        </w:tc>
        <w:tc>
          <w:tcPr>
            <w:tcW w:w="5238" w:type="dxa"/>
          </w:tcPr>
          <w:p w:rsidR="00384607" w:rsidRPr="00257251" w:rsidRDefault="00384607" w:rsidP="00384607">
            <w:pPr>
              <w:pStyle w:val="hdr1"/>
              <w:ind w:left="0"/>
              <w:jc w:val="left"/>
            </w:pPr>
            <w:r w:rsidRPr="00257251">
              <w:t>TFS 6623 – Check for data in files</w:t>
            </w:r>
            <w:r>
              <w:t xml:space="preserve"> – Updates from V&amp;V feedback. Replaced references to </w:t>
            </w:r>
            <w:proofErr w:type="spellStart"/>
            <w:r>
              <w:t>Vangent</w:t>
            </w:r>
            <w:proofErr w:type="spellEnd"/>
            <w:r>
              <w:t xml:space="preserve"> with GDIT.</w:t>
            </w:r>
          </w:p>
        </w:tc>
        <w:tc>
          <w:tcPr>
            <w:tcW w:w="2790" w:type="dxa"/>
          </w:tcPr>
          <w:p w:rsidR="00384607" w:rsidRPr="00257251" w:rsidRDefault="00384607" w:rsidP="00384607">
            <w:pPr>
              <w:pStyle w:val="hdr1"/>
              <w:ind w:left="0"/>
              <w:jc w:val="left"/>
            </w:pPr>
            <w:r w:rsidRPr="00257251">
              <w:t>Susmitha Palacherla</w:t>
            </w:r>
          </w:p>
        </w:tc>
      </w:tr>
      <w:tr w:rsidR="00810310" w:rsidRPr="00257251" w:rsidTr="00A45C57">
        <w:tc>
          <w:tcPr>
            <w:tcW w:w="1440" w:type="dxa"/>
          </w:tcPr>
          <w:p w:rsidR="00810310" w:rsidRPr="00257251" w:rsidRDefault="00810310" w:rsidP="00384607">
            <w:pPr>
              <w:pStyle w:val="hdr1"/>
              <w:ind w:left="0"/>
              <w:jc w:val="left"/>
            </w:pPr>
            <w:r>
              <w:t>8/14/2017</w:t>
            </w:r>
          </w:p>
        </w:tc>
        <w:tc>
          <w:tcPr>
            <w:tcW w:w="5238" w:type="dxa"/>
          </w:tcPr>
          <w:p w:rsidR="00810310" w:rsidRPr="00257251" w:rsidRDefault="00810310" w:rsidP="00384607">
            <w:pPr>
              <w:pStyle w:val="hdr1"/>
              <w:ind w:left="0"/>
              <w:jc w:val="left"/>
            </w:pPr>
            <w:r>
              <w:rPr>
                <w:rFonts w:ascii="Times New Roman (PCL6)" w:hAnsi="Times New Roman (PCL6)"/>
              </w:rPr>
              <w:t>TFS 7105 – Upgrade to SQL Server 2012</w:t>
            </w:r>
          </w:p>
        </w:tc>
        <w:tc>
          <w:tcPr>
            <w:tcW w:w="2790" w:type="dxa"/>
          </w:tcPr>
          <w:p w:rsidR="00810310" w:rsidRPr="00257251" w:rsidRDefault="00810310" w:rsidP="00384607">
            <w:pPr>
              <w:pStyle w:val="hdr1"/>
              <w:ind w:left="0"/>
              <w:jc w:val="left"/>
            </w:pPr>
            <w:r w:rsidRPr="00257251">
              <w:t>Susmitha Palacherla</w:t>
            </w:r>
          </w:p>
        </w:tc>
      </w:tr>
      <w:tr w:rsidR="00247481" w:rsidRPr="00257251" w:rsidTr="00A45C57">
        <w:tc>
          <w:tcPr>
            <w:tcW w:w="1440" w:type="dxa"/>
          </w:tcPr>
          <w:p w:rsidR="00247481" w:rsidRDefault="00247481">
            <w:pPr>
              <w:pStyle w:val="hdr1"/>
              <w:ind w:left="0"/>
              <w:jc w:val="left"/>
            </w:pPr>
            <w:r>
              <w:t>9/25/2017</w:t>
            </w:r>
          </w:p>
        </w:tc>
        <w:tc>
          <w:tcPr>
            <w:tcW w:w="5238" w:type="dxa"/>
          </w:tcPr>
          <w:p w:rsidR="00247481" w:rsidRDefault="00247481" w:rsidP="00384607">
            <w:pPr>
              <w:pStyle w:val="hdr1"/>
              <w:ind w:left="0"/>
              <w:jc w:val="left"/>
              <w:rPr>
                <w:rFonts w:ascii="Times New Roman (PCL6)" w:hAnsi="Times New Roman (PCL6)"/>
              </w:rPr>
            </w:pPr>
            <w:r>
              <w:rPr>
                <w:rFonts w:ascii="Times New Roman (PCL6)" w:hAnsi="Times New Roman (PCL6)"/>
              </w:rPr>
              <w:t xml:space="preserve">TFS 8228 - </w:t>
            </w:r>
            <w:r w:rsidRPr="00247481">
              <w:rPr>
                <w:rFonts w:ascii="Times New Roman (PCL6)" w:hAnsi="Times New Roman (PCL6)"/>
              </w:rPr>
              <w:t>Revise logic to flag re-used Employee Ids and clean up data</w:t>
            </w:r>
            <w:r>
              <w:rPr>
                <w:rFonts w:ascii="Times New Roman (PCL6)" w:hAnsi="Times New Roman (PCL6)"/>
              </w:rPr>
              <w:t>.</w:t>
            </w:r>
          </w:p>
        </w:tc>
        <w:tc>
          <w:tcPr>
            <w:tcW w:w="2790" w:type="dxa"/>
          </w:tcPr>
          <w:p w:rsidR="00247481" w:rsidRPr="00257251" w:rsidRDefault="00247481" w:rsidP="00384607">
            <w:pPr>
              <w:pStyle w:val="hdr1"/>
              <w:ind w:left="0"/>
              <w:jc w:val="left"/>
            </w:pPr>
            <w:r>
              <w:t>Susmitha Palacherla</w:t>
            </w:r>
          </w:p>
        </w:tc>
      </w:tr>
      <w:tr w:rsidR="00441D50" w:rsidRPr="00257251" w:rsidTr="00A45C57">
        <w:tc>
          <w:tcPr>
            <w:tcW w:w="1440" w:type="dxa"/>
          </w:tcPr>
          <w:p w:rsidR="00441D50" w:rsidRDefault="00441D50">
            <w:pPr>
              <w:pStyle w:val="hdr1"/>
              <w:ind w:left="0"/>
              <w:jc w:val="left"/>
            </w:pPr>
            <w:r>
              <w:t>11/15/2017</w:t>
            </w:r>
          </w:p>
        </w:tc>
        <w:tc>
          <w:tcPr>
            <w:tcW w:w="5238" w:type="dxa"/>
          </w:tcPr>
          <w:p w:rsidR="00441D50" w:rsidRDefault="00441D50" w:rsidP="00384607">
            <w:pPr>
              <w:pStyle w:val="hdr1"/>
              <w:ind w:left="0"/>
              <w:jc w:val="left"/>
              <w:rPr>
                <w:rFonts w:ascii="Times New Roman (PCL6)" w:hAnsi="Times New Roman (PCL6)"/>
              </w:rPr>
            </w:pPr>
            <w:r>
              <w:rPr>
                <w:rFonts w:ascii="Times New Roman (PCL6)" w:hAnsi="Times New Roman (PCL6)"/>
              </w:rPr>
              <w:t>TFS 8974 – Add 2 new fields from PeopleSoft and use Encrypted staging directories/files on database server share</w:t>
            </w:r>
          </w:p>
        </w:tc>
        <w:tc>
          <w:tcPr>
            <w:tcW w:w="2790" w:type="dxa"/>
          </w:tcPr>
          <w:p w:rsidR="00441D50" w:rsidRDefault="00441D50" w:rsidP="00384607">
            <w:pPr>
              <w:pStyle w:val="hdr1"/>
              <w:ind w:left="0"/>
              <w:jc w:val="left"/>
            </w:pPr>
            <w:r>
              <w:t>Susmitha Palacherla</w:t>
            </w:r>
          </w:p>
        </w:tc>
      </w:tr>
      <w:tr w:rsidR="00254F1D" w:rsidRPr="00257251" w:rsidTr="00A45C57">
        <w:tc>
          <w:tcPr>
            <w:tcW w:w="1440" w:type="dxa"/>
          </w:tcPr>
          <w:p w:rsidR="00254F1D" w:rsidRDefault="00254F1D" w:rsidP="00254F1D">
            <w:pPr>
              <w:pStyle w:val="hdr1"/>
              <w:ind w:left="0"/>
              <w:jc w:val="left"/>
            </w:pPr>
            <w:r>
              <w:lastRenderedPageBreak/>
              <w:t>11/17/2017</w:t>
            </w:r>
          </w:p>
        </w:tc>
        <w:tc>
          <w:tcPr>
            <w:tcW w:w="5238" w:type="dxa"/>
          </w:tcPr>
          <w:p w:rsidR="00254F1D" w:rsidRDefault="00254F1D" w:rsidP="00254F1D">
            <w:pPr>
              <w:pStyle w:val="hdr1"/>
              <w:ind w:left="0"/>
              <w:jc w:val="left"/>
              <w:rPr>
                <w:rFonts w:ascii="Times New Roman (PCL6)" w:hAnsi="Times New Roman (PCL6)"/>
              </w:rPr>
            </w:pPr>
            <w:r>
              <w:rPr>
                <w:rFonts w:ascii="Times New Roman (PCL6)" w:hAnsi="Times New Roman (PCL6)"/>
              </w:rPr>
              <w:t>TFS 8974 – Add 2 new fields from PeopleSoft and use Encrypted staging directories/files on database server share – Fixed type per V&amp;V feedback</w:t>
            </w:r>
          </w:p>
        </w:tc>
        <w:tc>
          <w:tcPr>
            <w:tcW w:w="2790" w:type="dxa"/>
          </w:tcPr>
          <w:p w:rsidR="00254F1D" w:rsidRDefault="00254F1D" w:rsidP="00254F1D">
            <w:pPr>
              <w:pStyle w:val="hdr1"/>
              <w:ind w:left="0"/>
              <w:jc w:val="left"/>
            </w:pPr>
            <w:r>
              <w:t>Susmitha Palacherla</w:t>
            </w:r>
          </w:p>
        </w:tc>
      </w:tr>
      <w:tr w:rsidR="00244C03" w:rsidRPr="00257251" w:rsidTr="00A45C57">
        <w:tc>
          <w:tcPr>
            <w:tcW w:w="1440" w:type="dxa"/>
          </w:tcPr>
          <w:p w:rsidR="00244C03" w:rsidRDefault="00244C03" w:rsidP="00254F1D">
            <w:pPr>
              <w:pStyle w:val="hdr1"/>
              <w:ind w:left="0"/>
              <w:jc w:val="left"/>
            </w:pPr>
            <w:r>
              <w:t>10/22/2018</w:t>
            </w:r>
          </w:p>
        </w:tc>
        <w:tc>
          <w:tcPr>
            <w:tcW w:w="5238" w:type="dxa"/>
          </w:tcPr>
          <w:p w:rsidR="00244C03" w:rsidRDefault="00244C03" w:rsidP="00254F1D">
            <w:pPr>
              <w:pStyle w:val="hdr1"/>
              <w:ind w:left="0"/>
              <w:jc w:val="left"/>
              <w:rPr>
                <w:rFonts w:ascii="Times New Roman (PCL6)" w:hAnsi="Times New Roman (PCL6)"/>
              </w:rPr>
            </w:pPr>
            <w:r>
              <w:rPr>
                <w:rFonts w:ascii="Times New Roman (PCL6)" w:hAnsi="Times New Roman (PCL6)"/>
              </w:rPr>
              <w:t xml:space="preserve">TFS 12438 - </w:t>
            </w:r>
            <w:r w:rsidRPr="00244C03">
              <w:rPr>
                <w:rFonts w:ascii="Times New Roman (PCL6)" w:hAnsi="Times New Roman (PCL6)"/>
              </w:rPr>
              <w:t>Acco</w:t>
            </w:r>
            <w:r>
              <w:rPr>
                <w:rFonts w:ascii="Times New Roman (PCL6)" w:hAnsi="Times New Roman (PCL6)"/>
              </w:rPr>
              <w:t>m</w:t>
            </w:r>
            <w:r w:rsidRPr="00244C03">
              <w:rPr>
                <w:rFonts w:ascii="Times New Roman (PCL6)" w:hAnsi="Times New Roman (PCL6)"/>
              </w:rPr>
              <w:t>modate middle name long values</w:t>
            </w:r>
            <w:r>
              <w:rPr>
                <w:rFonts w:ascii="Times New Roman (PCL6)" w:hAnsi="Times New Roman (PCL6)"/>
              </w:rPr>
              <w:t>. Added new screenshot for Data Conversion task.</w:t>
            </w:r>
          </w:p>
        </w:tc>
        <w:tc>
          <w:tcPr>
            <w:tcW w:w="2790" w:type="dxa"/>
          </w:tcPr>
          <w:p w:rsidR="00244C03" w:rsidRDefault="00244C03" w:rsidP="00254F1D">
            <w:pPr>
              <w:pStyle w:val="hdr1"/>
              <w:ind w:left="0"/>
              <w:jc w:val="left"/>
            </w:pPr>
            <w:r>
              <w:t>Susmitha Palacherla</w:t>
            </w:r>
          </w:p>
        </w:tc>
      </w:tr>
      <w:tr w:rsidR="003A4819" w:rsidRPr="00257251" w:rsidTr="00A45C57">
        <w:tc>
          <w:tcPr>
            <w:tcW w:w="1440" w:type="dxa"/>
          </w:tcPr>
          <w:p w:rsidR="003A4819" w:rsidRDefault="003A4819" w:rsidP="00254F1D">
            <w:pPr>
              <w:pStyle w:val="hdr1"/>
              <w:ind w:left="0"/>
              <w:jc w:val="left"/>
            </w:pPr>
            <w:r>
              <w:t>01/09/2019</w:t>
            </w:r>
          </w:p>
        </w:tc>
        <w:tc>
          <w:tcPr>
            <w:tcW w:w="5238" w:type="dxa"/>
          </w:tcPr>
          <w:p w:rsidR="003A4819" w:rsidRDefault="003A4819" w:rsidP="00DF420A">
            <w:pPr>
              <w:spacing w:before="60" w:line="240" w:lineRule="auto"/>
              <w:rPr>
                <w:rFonts w:ascii="Times New Roman (PCL6)" w:hAnsi="Times New Roman (PCL6)"/>
              </w:rPr>
            </w:pPr>
            <w:r w:rsidRPr="00DF420A">
              <w:rPr>
                <w:rFonts w:ascii="Times New Roman (PCL6)" w:hAnsi="Times New Roman (PCL6)"/>
                <w:sz w:val="24"/>
                <w:szCs w:val="20"/>
              </w:rPr>
              <w:t xml:space="preserve">TFS 13168 </w:t>
            </w:r>
            <w:proofErr w:type="gramStart"/>
            <w:r w:rsidRPr="00DF420A">
              <w:rPr>
                <w:rFonts w:ascii="Times New Roman (PCL6)" w:hAnsi="Times New Roman (PCL6)"/>
                <w:sz w:val="24"/>
                <w:szCs w:val="20"/>
              </w:rPr>
              <w:t>–  eCL</w:t>
            </w:r>
            <w:proofErr w:type="gramEnd"/>
            <w:r w:rsidRPr="00DF420A">
              <w:rPr>
                <w:rFonts w:ascii="Times New Roman (PCL6)" w:hAnsi="Times New Roman (PCL6)"/>
                <w:sz w:val="24"/>
                <w:szCs w:val="20"/>
              </w:rPr>
              <w:t xml:space="preserve"> side changes for Work day feed integration.</w:t>
            </w:r>
            <w:r>
              <w:rPr>
                <w:rFonts w:ascii="Times New Roman (PCL6)" w:hAnsi="Times New Roman (PCL6)"/>
                <w:sz w:val="24"/>
                <w:szCs w:val="20"/>
              </w:rPr>
              <w:t xml:space="preserve"> </w:t>
            </w:r>
            <w:r w:rsidRPr="00DF420A">
              <w:rPr>
                <w:rFonts w:ascii="Times New Roman (PCL6)" w:hAnsi="Times New Roman (PCL6)"/>
              </w:rPr>
              <w:t>Updated size of col Dept_ID</w:t>
            </w:r>
            <w:r>
              <w:rPr>
                <w:rFonts w:ascii="Times New Roman (PCL6)" w:hAnsi="Times New Roman (PCL6)"/>
              </w:rPr>
              <w:t xml:space="preserve"> in data conversion task in PS file load.</w:t>
            </w:r>
          </w:p>
        </w:tc>
        <w:tc>
          <w:tcPr>
            <w:tcW w:w="2790" w:type="dxa"/>
          </w:tcPr>
          <w:p w:rsidR="003A4819" w:rsidRDefault="003A4819" w:rsidP="00254F1D">
            <w:pPr>
              <w:pStyle w:val="hdr1"/>
              <w:ind w:left="0"/>
              <w:jc w:val="left"/>
            </w:pPr>
            <w:r>
              <w:t>Susmitha Palacherla</w:t>
            </w:r>
          </w:p>
        </w:tc>
      </w:tr>
      <w:tr w:rsidR="00DF420A" w:rsidRPr="00257251" w:rsidTr="00A45C57">
        <w:trPr>
          <w:ins w:id="8" w:author="Palacherla, Susmitha C (NONUS)" w:date="2019-06-08T18:32:00Z"/>
        </w:trPr>
        <w:tc>
          <w:tcPr>
            <w:tcW w:w="1440" w:type="dxa"/>
          </w:tcPr>
          <w:p w:rsidR="00DF420A" w:rsidRDefault="00DF420A" w:rsidP="00254F1D">
            <w:pPr>
              <w:pStyle w:val="hdr1"/>
              <w:ind w:left="0"/>
              <w:jc w:val="left"/>
              <w:rPr>
                <w:ins w:id="9" w:author="Palacherla, Susmitha C (NONUS)" w:date="2019-06-08T18:32:00Z"/>
              </w:rPr>
            </w:pPr>
            <w:ins w:id="10" w:author="Palacherla, Susmitha C (NONUS)" w:date="2019-06-08T18:32:00Z">
              <w:r>
                <w:t>06/07/2019</w:t>
              </w:r>
            </w:ins>
          </w:p>
        </w:tc>
        <w:tc>
          <w:tcPr>
            <w:tcW w:w="5238" w:type="dxa"/>
          </w:tcPr>
          <w:p w:rsidR="00DF420A" w:rsidRPr="00DF420A" w:rsidRDefault="00DF420A" w:rsidP="00DF420A">
            <w:pPr>
              <w:spacing w:before="60" w:line="240" w:lineRule="auto"/>
              <w:rPr>
                <w:ins w:id="11" w:author="Palacherla, Susmitha C (NONUS)" w:date="2019-06-08T18:32:00Z"/>
                <w:rFonts w:ascii="Times New Roman (PCL6)" w:hAnsi="Times New Roman (PCL6)"/>
                <w:sz w:val="24"/>
                <w:szCs w:val="20"/>
              </w:rPr>
            </w:pPr>
            <w:ins w:id="12" w:author="Palacherla, Susmitha C (NONUS)" w:date="2019-06-08T18:32:00Z">
              <w:r>
                <w:rPr>
                  <w:rFonts w:ascii="Times New Roman (PCL6)" w:hAnsi="Times New Roman (PCL6)"/>
                </w:rPr>
                <w:t>TFS 13777 – Conversion to Maximus Ids</w:t>
              </w:r>
            </w:ins>
          </w:p>
        </w:tc>
        <w:tc>
          <w:tcPr>
            <w:tcW w:w="2790" w:type="dxa"/>
          </w:tcPr>
          <w:p w:rsidR="00DF420A" w:rsidRDefault="00DF420A" w:rsidP="00254F1D">
            <w:pPr>
              <w:pStyle w:val="hdr1"/>
              <w:ind w:left="0"/>
              <w:jc w:val="left"/>
              <w:rPr>
                <w:ins w:id="13" w:author="Palacherla, Susmitha C (NONUS)" w:date="2019-06-08T18:32:00Z"/>
              </w:rPr>
            </w:pPr>
            <w:ins w:id="14" w:author="Palacherla, Susmitha C (NONUS)" w:date="2019-06-08T18:32:00Z">
              <w:r>
                <w:t>Susmitha Palacherla</w:t>
              </w:r>
            </w:ins>
          </w:p>
        </w:tc>
      </w:tr>
    </w:tbl>
    <w:p w:rsidR="009F2A51" w:rsidRPr="00257251" w:rsidRDefault="009F2A51" w:rsidP="009F2A51">
      <w:pPr>
        <w:pStyle w:val="BodyText"/>
      </w:pPr>
    </w:p>
    <w:p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15" w:name="_Toc434743870"/>
      <w:r w:rsidRPr="00257251">
        <w:rPr>
          <w:rFonts w:ascii="Times New Roman" w:hAnsi="Times New Roman"/>
        </w:rPr>
        <w:br w:type="page"/>
      </w:r>
      <w:bookmarkEnd w:id="15"/>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rsidR="00384607" w:rsidRDefault="00481F6E">
          <w:pPr>
            <w:pStyle w:val="TOC1"/>
            <w:tabs>
              <w:tab w:val="left" w:pos="440"/>
              <w:tab w:val="right" w:leader="dot" w:pos="9350"/>
            </w:tabs>
            <w:rPr>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hyperlink w:anchor="_Toc482950185" w:history="1">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86" w:history="1">
            <w:r w:rsidR="00384607" w:rsidRPr="002B724E">
              <w:rPr>
                <w:rStyle w:val="Hyperlink"/>
                <w:rFonts w:ascii="Times New Roman" w:hAnsi="Times New Roman"/>
                <w:noProof/>
              </w:rPr>
              <w:t>1.1</w:t>
            </w:r>
            <w:r w:rsidR="00384607">
              <w:rPr>
                <w:noProof/>
                <w:lang w:eastAsia="en-US"/>
              </w:rPr>
              <w:tab/>
            </w:r>
            <w:r w:rsidR="00384607" w:rsidRPr="002B724E">
              <w:rPr>
                <w:rStyle w:val="Hyperlink"/>
                <w:rFonts w:ascii="Times New Roman" w:hAnsi="Times New Roman"/>
                <w:noProof/>
              </w:rPr>
              <w:t>Project Description</w:t>
            </w:r>
            <w:r w:rsidR="00384607">
              <w:rPr>
                <w:noProof/>
                <w:webHidden/>
              </w:rPr>
              <w:tab/>
            </w:r>
            <w:r w:rsidR="00384607">
              <w:rPr>
                <w:noProof/>
                <w:webHidden/>
              </w:rPr>
              <w:fldChar w:fldCharType="begin"/>
            </w:r>
            <w:r w:rsidR="00384607">
              <w:rPr>
                <w:noProof/>
                <w:webHidden/>
              </w:rPr>
              <w:instrText xml:space="preserve"> PAGEREF _Toc482950186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87" w:history="1">
            <w:r w:rsidR="00384607" w:rsidRPr="002B724E">
              <w:rPr>
                <w:rStyle w:val="Hyperlink"/>
                <w:rFonts w:ascii="Times New Roman" w:hAnsi="Times New Roman"/>
                <w:noProof/>
              </w:rPr>
              <w:t>1.2</w:t>
            </w:r>
            <w:r w:rsidR="00384607">
              <w:rPr>
                <w:noProof/>
                <w:lang w:eastAsia="en-US"/>
              </w:rPr>
              <w:tab/>
            </w:r>
            <w:r w:rsidR="00384607" w:rsidRPr="002B724E">
              <w:rPr>
                <w:rStyle w:val="Hyperlink"/>
                <w:rFonts w:ascii="Times New Roman" w:hAnsi="Times New Roman"/>
                <w:noProof/>
              </w:rPr>
              <w:t>Document Scope</w:t>
            </w:r>
            <w:r w:rsidR="00384607">
              <w:rPr>
                <w:noProof/>
                <w:webHidden/>
              </w:rPr>
              <w:tab/>
            </w:r>
            <w:r w:rsidR="00384607">
              <w:rPr>
                <w:noProof/>
                <w:webHidden/>
              </w:rPr>
              <w:fldChar w:fldCharType="begin"/>
            </w:r>
            <w:r w:rsidR="00384607">
              <w:rPr>
                <w:noProof/>
                <w:webHidden/>
              </w:rPr>
              <w:instrText xml:space="preserve"> PAGEREF _Toc482950187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88" w:history="1">
            <w:r w:rsidR="00384607" w:rsidRPr="002B724E">
              <w:rPr>
                <w:rStyle w:val="Hyperlink"/>
                <w:rFonts w:ascii="Times New Roman" w:hAnsi="Times New Roman"/>
                <w:noProof/>
              </w:rPr>
              <w:t>1.3</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_Toc482950188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89" w:history="1">
            <w:r w:rsidR="00384607" w:rsidRPr="002B724E">
              <w:rPr>
                <w:rStyle w:val="Hyperlink"/>
                <w:rFonts w:ascii="Times New Roman" w:hAnsi="Times New Roman"/>
                <w:noProof/>
              </w:rPr>
              <w:t>1.4</w:t>
            </w:r>
            <w:r w:rsidR="00384607">
              <w:rPr>
                <w:noProof/>
                <w:lang w:eastAsia="en-US"/>
              </w:rPr>
              <w:tab/>
            </w:r>
            <w:r w:rsidR="00384607" w:rsidRPr="002B724E">
              <w:rPr>
                <w:rStyle w:val="Hyperlink"/>
                <w:rFonts w:ascii="Times New Roman" w:hAnsi="Times New Roman"/>
                <w:noProof/>
              </w:rPr>
              <w:t>Module List</w:t>
            </w:r>
            <w:r w:rsidR="00384607">
              <w:rPr>
                <w:noProof/>
                <w:webHidden/>
              </w:rPr>
              <w:tab/>
            </w:r>
            <w:r w:rsidR="00384607">
              <w:rPr>
                <w:noProof/>
                <w:webHidden/>
              </w:rPr>
              <w:fldChar w:fldCharType="begin"/>
            </w:r>
            <w:r w:rsidR="00384607">
              <w:rPr>
                <w:noProof/>
                <w:webHidden/>
              </w:rPr>
              <w:instrText xml:space="preserve"> PAGEREF _Toc482950189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90" w:history="1">
            <w:r w:rsidR="00384607" w:rsidRPr="002B724E">
              <w:rPr>
                <w:rStyle w:val="Hyperlink"/>
                <w:rFonts w:ascii="Times New Roman" w:hAnsi="Times New Roman"/>
                <w:noProof/>
              </w:rPr>
              <w:t>1.5</w:t>
            </w:r>
            <w:r w:rsidR="00384607">
              <w:rPr>
                <w:noProof/>
                <w:lang w:eastAsia="en-US"/>
              </w:rPr>
              <w:tab/>
            </w:r>
            <w:r w:rsidR="00384607" w:rsidRPr="002B724E">
              <w:rPr>
                <w:rStyle w:val="Hyperlink"/>
                <w:rFonts w:ascii="Times New Roman" w:hAnsi="Times New Roman"/>
                <w:noProof/>
              </w:rPr>
              <w:t>Software and Hardware Interfaces</w:t>
            </w:r>
            <w:r w:rsidR="00384607">
              <w:rPr>
                <w:noProof/>
                <w:webHidden/>
              </w:rPr>
              <w:tab/>
            </w:r>
            <w:r w:rsidR="00384607">
              <w:rPr>
                <w:noProof/>
                <w:webHidden/>
              </w:rPr>
              <w:fldChar w:fldCharType="begin"/>
            </w:r>
            <w:r w:rsidR="00384607">
              <w:rPr>
                <w:noProof/>
                <w:webHidden/>
              </w:rPr>
              <w:instrText xml:space="preserve"> PAGEREF _Toc482950190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191" w:history="1">
            <w:r w:rsidR="00384607" w:rsidRPr="002B724E">
              <w:rPr>
                <w:rStyle w:val="Hyperlink"/>
                <w:rFonts w:ascii="Times New Roman" w:hAnsi="Times New Roman"/>
                <w:noProof/>
              </w:rPr>
              <w:t>1.5.1</w:t>
            </w:r>
            <w:r w:rsidR="00384607">
              <w:rPr>
                <w:noProof/>
                <w:lang w:eastAsia="en-US"/>
              </w:rPr>
              <w:tab/>
            </w:r>
            <w:r w:rsidR="00384607" w:rsidRPr="002B724E">
              <w:rPr>
                <w:rStyle w:val="Hyperlink"/>
                <w:rFonts w:ascii="Times New Roman" w:hAnsi="Times New Roman"/>
                <w:noProof/>
              </w:rPr>
              <w:t>Software</w:t>
            </w:r>
            <w:r w:rsidR="00384607">
              <w:rPr>
                <w:noProof/>
                <w:webHidden/>
              </w:rPr>
              <w:tab/>
            </w:r>
            <w:r w:rsidR="00384607">
              <w:rPr>
                <w:noProof/>
                <w:webHidden/>
              </w:rPr>
              <w:fldChar w:fldCharType="begin"/>
            </w:r>
            <w:r w:rsidR="00384607">
              <w:rPr>
                <w:noProof/>
                <w:webHidden/>
              </w:rPr>
              <w:instrText xml:space="preserve"> PAGEREF _Toc482950191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192" w:history="1">
            <w:r w:rsidR="00384607" w:rsidRPr="002B724E">
              <w:rPr>
                <w:rStyle w:val="Hyperlink"/>
                <w:rFonts w:ascii="Times New Roman" w:hAnsi="Times New Roman"/>
                <w:noProof/>
              </w:rPr>
              <w:t>1.5.2</w:t>
            </w:r>
            <w:r w:rsidR="00384607">
              <w:rPr>
                <w:noProof/>
                <w:lang w:eastAsia="en-US"/>
              </w:rPr>
              <w:tab/>
            </w:r>
            <w:r w:rsidR="00384607" w:rsidRPr="002B724E">
              <w:rPr>
                <w:rStyle w:val="Hyperlink"/>
                <w:rFonts w:ascii="Times New Roman" w:hAnsi="Times New Roman"/>
                <w:noProof/>
              </w:rPr>
              <w:t>Hardware</w:t>
            </w:r>
            <w:r w:rsidR="00384607">
              <w:rPr>
                <w:noProof/>
                <w:webHidden/>
              </w:rPr>
              <w:tab/>
            </w:r>
            <w:r w:rsidR="00384607">
              <w:rPr>
                <w:noProof/>
                <w:webHidden/>
              </w:rPr>
              <w:fldChar w:fldCharType="begin"/>
            </w:r>
            <w:r w:rsidR="00384607">
              <w:rPr>
                <w:noProof/>
                <w:webHidden/>
              </w:rPr>
              <w:instrText xml:space="preserve"> PAGEREF _Toc482950192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93" w:history="1">
            <w:r w:rsidR="00384607" w:rsidRPr="002B724E">
              <w:rPr>
                <w:rStyle w:val="Hyperlink"/>
                <w:rFonts w:ascii="Times New Roman" w:hAnsi="Times New Roman"/>
                <w:noProof/>
              </w:rPr>
              <w:t>1.6</w:t>
            </w:r>
            <w:r w:rsidR="00384607">
              <w:rPr>
                <w:noProof/>
                <w:lang w:eastAsia="en-US"/>
              </w:rPr>
              <w:tab/>
            </w:r>
            <w:r w:rsidR="00384607" w:rsidRPr="002B724E">
              <w:rPr>
                <w:rStyle w:val="Hyperlink"/>
                <w:rFonts w:ascii="Times New Roman" w:hAnsi="Times New Roman"/>
                <w:noProof/>
              </w:rPr>
              <w:t>Users</w:t>
            </w:r>
            <w:r w:rsidR="00384607">
              <w:rPr>
                <w:noProof/>
                <w:webHidden/>
              </w:rPr>
              <w:tab/>
            </w:r>
            <w:r w:rsidR="00384607">
              <w:rPr>
                <w:noProof/>
                <w:webHidden/>
              </w:rPr>
              <w:fldChar w:fldCharType="begin"/>
            </w:r>
            <w:r w:rsidR="00384607">
              <w:rPr>
                <w:noProof/>
                <w:webHidden/>
              </w:rPr>
              <w:instrText xml:space="preserve"> PAGEREF _Toc482950193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DF420A">
          <w:pPr>
            <w:pStyle w:val="TOC1"/>
            <w:tabs>
              <w:tab w:val="left" w:pos="440"/>
              <w:tab w:val="right" w:leader="dot" w:pos="9350"/>
            </w:tabs>
            <w:rPr>
              <w:rFonts w:asciiTheme="minorHAnsi" w:eastAsiaTheme="minorEastAsia" w:hAnsiTheme="minorHAnsi" w:cstheme="minorBidi"/>
              <w:noProof/>
            </w:rPr>
          </w:pPr>
          <w:hyperlink w:anchor="_Toc482950194" w:history="1">
            <w:r w:rsidR="00384607" w:rsidRPr="002B724E">
              <w:rPr>
                <w:rStyle w:val="Hyperlink"/>
                <w:rFonts w:ascii="Times New Roman" w:hAnsi="Times New Roman"/>
                <w:noProof/>
              </w:rPr>
              <w:t>2.</w:t>
            </w:r>
            <w:r w:rsidR="00384607">
              <w:rPr>
                <w:rFonts w:asciiTheme="minorHAnsi" w:eastAsiaTheme="minorEastAsia" w:hAnsiTheme="minorHAnsi" w:cstheme="minorBidi"/>
                <w:noProof/>
              </w:rPr>
              <w:tab/>
            </w:r>
            <w:r w:rsidR="00384607" w:rsidRPr="002B724E">
              <w:rPr>
                <w:rStyle w:val="Hyperlink"/>
                <w:rFonts w:ascii="Times New Roman" w:hAnsi="Times New Roman"/>
                <w:noProof/>
              </w:rPr>
              <w:t>Details</w:t>
            </w:r>
            <w:r w:rsidR="00384607">
              <w:rPr>
                <w:noProof/>
                <w:webHidden/>
              </w:rPr>
              <w:tab/>
            </w:r>
            <w:r w:rsidR="00384607">
              <w:rPr>
                <w:noProof/>
                <w:webHidden/>
              </w:rPr>
              <w:fldChar w:fldCharType="begin"/>
            </w:r>
            <w:r w:rsidR="00384607">
              <w:rPr>
                <w:noProof/>
                <w:webHidden/>
              </w:rPr>
              <w:instrText xml:space="preserve"> PAGEREF _Toc482950194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197" w:history="1">
            <w:r w:rsidR="00384607" w:rsidRPr="002B724E">
              <w:rPr>
                <w:rStyle w:val="Hyperlink"/>
                <w:rFonts w:ascii="Times New Roman" w:hAnsi="Times New Roman"/>
                <w:noProof/>
              </w:rPr>
              <w:t>3.1</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_Toc482950197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198" w:history="1">
            <w:r w:rsidR="00384607" w:rsidRPr="002B724E">
              <w:rPr>
                <w:rStyle w:val="Hyperlink"/>
                <w:rFonts w:ascii="Times New Roman" w:hAnsi="Times New Roman"/>
                <w:noProof/>
              </w:rPr>
              <w:t>3.1.1</w:t>
            </w:r>
            <w:r w:rsidR="00384607">
              <w:rPr>
                <w:noProof/>
                <w:lang w:eastAsia="en-US"/>
              </w:rPr>
              <w:tab/>
            </w:r>
            <w:r w:rsidR="00384607" w:rsidRPr="002B724E">
              <w:rPr>
                <w:rStyle w:val="Hyperlink"/>
                <w:rFonts w:ascii="Times New Roman" w:hAnsi="Times New Roman"/>
                <w:noProof/>
              </w:rPr>
              <w:t>PS_Employee_Information_mmddyyyy.csv</w:t>
            </w:r>
            <w:r w:rsidR="00384607">
              <w:rPr>
                <w:noProof/>
                <w:webHidden/>
              </w:rPr>
              <w:tab/>
            </w:r>
            <w:r w:rsidR="00384607">
              <w:rPr>
                <w:noProof/>
                <w:webHidden/>
              </w:rPr>
              <w:fldChar w:fldCharType="begin"/>
            </w:r>
            <w:r w:rsidR="00384607">
              <w:rPr>
                <w:noProof/>
                <w:webHidden/>
              </w:rPr>
              <w:instrText xml:space="preserve"> PAGEREF _Toc482950198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199" w:history="1">
            <w:r w:rsidR="00384607" w:rsidRPr="002B724E">
              <w:rPr>
                <w:rStyle w:val="Hyperlink"/>
                <w:rFonts w:ascii="Times New Roman" w:hAnsi="Times New Roman"/>
                <w:noProof/>
              </w:rPr>
              <w:t>3.1.2</w:t>
            </w:r>
            <w:r w:rsidR="00384607">
              <w:rPr>
                <w:noProof/>
                <w:lang w:eastAsia="en-US"/>
              </w:rPr>
              <w:tab/>
            </w:r>
            <w:r w:rsidR="00384607" w:rsidRPr="002B724E">
              <w:rPr>
                <w:rStyle w:val="Hyperlink"/>
                <w:rFonts w:ascii="Times New Roman" w:hAnsi="Times New Roman"/>
                <w:noProof/>
              </w:rPr>
              <w:t>Employee_Information_WithProgram.csv</w:t>
            </w:r>
            <w:r w:rsidR="00384607">
              <w:rPr>
                <w:noProof/>
                <w:webHidden/>
              </w:rPr>
              <w:tab/>
            </w:r>
            <w:r w:rsidR="00384607">
              <w:rPr>
                <w:noProof/>
                <w:webHidden/>
              </w:rPr>
              <w:fldChar w:fldCharType="begin"/>
            </w:r>
            <w:r w:rsidR="00384607">
              <w:rPr>
                <w:noProof/>
                <w:webHidden/>
              </w:rPr>
              <w:instrText xml:space="preserve"> PAGEREF _Toc482950199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200" w:history="1">
            <w:r w:rsidR="00384607" w:rsidRPr="002B724E">
              <w:rPr>
                <w:rStyle w:val="Hyperlink"/>
                <w:rFonts w:ascii="Times New Roman" w:hAnsi="Times New Roman"/>
                <w:noProof/>
              </w:rPr>
              <w:t>3.1.3</w:t>
            </w:r>
            <w:r w:rsidR="00384607">
              <w:rPr>
                <w:noProof/>
                <w:lang w:eastAsia="en-US"/>
              </w:rPr>
              <w:tab/>
            </w:r>
            <w:r w:rsidR="00384607" w:rsidRPr="002B724E">
              <w:rPr>
                <w:rStyle w:val="Hyperlink"/>
                <w:rFonts w:ascii="Times New Roman" w:hAnsi="Times New Roman"/>
                <w:noProof/>
              </w:rPr>
              <w:t>HR_Employee_Information.csv</w:t>
            </w:r>
            <w:r w:rsidR="00384607">
              <w:rPr>
                <w:noProof/>
                <w:webHidden/>
              </w:rPr>
              <w:tab/>
            </w:r>
            <w:r w:rsidR="00384607">
              <w:rPr>
                <w:noProof/>
                <w:webHidden/>
              </w:rPr>
              <w:fldChar w:fldCharType="begin"/>
            </w:r>
            <w:r w:rsidR="00384607">
              <w:rPr>
                <w:noProof/>
                <w:webHidden/>
              </w:rPr>
              <w:instrText xml:space="preserve"> PAGEREF _Toc482950200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DF420A">
          <w:pPr>
            <w:pStyle w:val="TOC2"/>
            <w:tabs>
              <w:tab w:val="left" w:pos="880"/>
              <w:tab w:val="right" w:leader="dot" w:pos="9350"/>
            </w:tabs>
            <w:rPr>
              <w:noProof/>
              <w:lang w:eastAsia="en-US"/>
            </w:rPr>
          </w:pPr>
          <w:hyperlink w:anchor="_Toc482950201" w:history="1">
            <w:r w:rsidR="00384607" w:rsidRPr="002B724E">
              <w:rPr>
                <w:rStyle w:val="Hyperlink"/>
                <w:rFonts w:ascii="Times New Roman" w:hAnsi="Times New Roman"/>
                <w:noProof/>
              </w:rPr>
              <w:t>3.2</w:t>
            </w:r>
            <w:r w:rsidR="00384607">
              <w:rPr>
                <w:noProof/>
                <w:lang w:eastAsia="en-US"/>
              </w:rPr>
              <w:tab/>
            </w:r>
            <w:r w:rsidR="00384607" w:rsidRPr="002B724E">
              <w:rPr>
                <w:rStyle w:val="Hyperlink"/>
                <w:rFonts w:ascii="Times New Roman" w:hAnsi="Times New Roman"/>
                <w:noProof/>
              </w:rPr>
              <w:t>Module Details</w:t>
            </w:r>
            <w:r w:rsidR="00384607">
              <w:rPr>
                <w:noProof/>
                <w:webHidden/>
              </w:rPr>
              <w:tab/>
            </w:r>
            <w:r w:rsidR="00384607">
              <w:rPr>
                <w:noProof/>
                <w:webHidden/>
              </w:rPr>
              <w:fldChar w:fldCharType="begin"/>
            </w:r>
            <w:r w:rsidR="00384607">
              <w:rPr>
                <w:noProof/>
                <w:webHidden/>
              </w:rPr>
              <w:instrText xml:space="preserve"> PAGEREF _Toc482950201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202" w:history="1">
            <w:r w:rsidR="00384607" w:rsidRPr="002B724E">
              <w:rPr>
                <w:rStyle w:val="Hyperlink"/>
                <w:rFonts w:ascii="Times New Roman" w:hAnsi="Times New Roman"/>
                <w:noProof/>
              </w:rPr>
              <w:t>3.2.1</w:t>
            </w:r>
            <w:r w:rsidR="00384607">
              <w:rPr>
                <w:noProof/>
                <w:lang w:eastAsia="en-US"/>
              </w:rPr>
              <w:tab/>
            </w:r>
            <w:r w:rsidR="00384607" w:rsidRPr="002B724E">
              <w:rPr>
                <w:rStyle w:val="Hyperlink"/>
                <w:rFonts w:ascii="Times New Roman" w:hAnsi="Times New Roman"/>
                <w:noProof/>
              </w:rPr>
              <w:t>SQL agent job</w:t>
            </w:r>
            <w:r w:rsidR="00384607">
              <w:rPr>
                <w:noProof/>
                <w:webHidden/>
              </w:rPr>
              <w:tab/>
            </w:r>
            <w:r w:rsidR="00384607">
              <w:rPr>
                <w:noProof/>
                <w:webHidden/>
              </w:rPr>
              <w:fldChar w:fldCharType="begin"/>
            </w:r>
            <w:r w:rsidR="00384607">
              <w:rPr>
                <w:noProof/>
                <w:webHidden/>
              </w:rPr>
              <w:instrText xml:space="preserve"> PAGEREF _Toc482950202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203" w:history="1">
            <w:r w:rsidR="00384607" w:rsidRPr="002B724E">
              <w:rPr>
                <w:rStyle w:val="Hyperlink"/>
                <w:rFonts w:ascii="Times New Roman" w:hAnsi="Times New Roman"/>
                <w:noProof/>
              </w:rPr>
              <w:t>3.2.2</w:t>
            </w:r>
            <w:r w:rsidR="00384607">
              <w:rPr>
                <w:noProof/>
                <w:lang w:eastAsia="en-US"/>
              </w:rPr>
              <w:tab/>
            </w:r>
            <w:r w:rsidR="00384607" w:rsidRPr="002B724E">
              <w:rPr>
                <w:rStyle w:val="Hyperlink"/>
                <w:rFonts w:ascii="Times New Roman" w:hAnsi="Times New Roman"/>
                <w:noProof/>
              </w:rPr>
              <w:t>SSIS Package</w:t>
            </w:r>
            <w:r w:rsidR="00384607">
              <w:rPr>
                <w:noProof/>
                <w:webHidden/>
              </w:rPr>
              <w:tab/>
            </w:r>
            <w:r w:rsidR="00384607">
              <w:rPr>
                <w:noProof/>
                <w:webHidden/>
              </w:rPr>
              <w:fldChar w:fldCharType="begin"/>
            </w:r>
            <w:r w:rsidR="00384607">
              <w:rPr>
                <w:noProof/>
                <w:webHidden/>
              </w:rPr>
              <w:instrText xml:space="preserve"> PAGEREF _Toc482950203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209" w:history="1">
            <w:r w:rsidR="00384607" w:rsidRPr="002B724E">
              <w:rPr>
                <w:rStyle w:val="Hyperlink"/>
                <w:rFonts w:ascii="Times New Roman" w:hAnsi="Times New Roman"/>
                <w:noProof/>
              </w:rPr>
              <w:t>3.2.3</w:t>
            </w:r>
            <w:r w:rsidR="00384607">
              <w:rPr>
                <w:noProof/>
                <w:lang w:eastAsia="en-US"/>
              </w:rPr>
              <w:tab/>
            </w:r>
            <w:r w:rsidR="00384607" w:rsidRPr="002B724E">
              <w:rPr>
                <w:rStyle w:val="Hyperlink"/>
                <w:rFonts w:ascii="Times New Roman" w:hAnsi="Times New Roman"/>
                <w:noProof/>
              </w:rPr>
              <w:t>Tables</w:t>
            </w:r>
            <w:r w:rsidR="00384607">
              <w:rPr>
                <w:noProof/>
                <w:webHidden/>
              </w:rPr>
              <w:tab/>
            </w:r>
            <w:r w:rsidR="00384607">
              <w:rPr>
                <w:noProof/>
                <w:webHidden/>
              </w:rPr>
              <w:fldChar w:fldCharType="begin"/>
            </w:r>
            <w:r w:rsidR="00384607">
              <w:rPr>
                <w:noProof/>
                <w:webHidden/>
              </w:rPr>
              <w:instrText xml:space="preserve"> PAGEREF _Toc482950209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384607" w:rsidRDefault="00DF420A">
          <w:pPr>
            <w:pStyle w:val="TOC3"/>
            <w:tabs>
              <w:tab w:val="left" w:pos="1320"/>
              <w:tab w:val="right" w:leader="dot" w:pos="9350"/>
            </w:tabs>
            <w:rPr>
              <w:noProof/>
              <w:lang w:eastAsia="en-US"/>
            </w:rPr>
          </w:pPr>
          <w:hyperlink w:anchor="_Toc482950210" w:history="1">
            <w:r w:rsidR="00384607" w:rsidRPr="002B724E">
              <w:rPr>
                <w:rStyle w:val="Hyperlink"/>
                <w:rFonts w:ascii="Times New Roman" w:hAnsi="Times New Roman"/>
                <w:noProof/>
              </w:rPr>
              <w:t>3.2.4</w:t>
            </w:r>
            <w:r w:rsidR="00384607">
              <w:rPr>
                <w:noProof/>
                <w:lang w:eastAsia="en-US"/>
              </w:rPr>
              <w:tab/>
            </w:r>
            <w:r w:rsidR="00384607" w:rsidRPr="002B724E">
              <w:rPr>
                <w:rStyle w:val="Hyperlink"/>
                <w:rFonts w:ascii="Times New Roman" w:hAnsi="Times New Roman"/>
                <w:noProof/>
              </w:rPr>
              <w:t>Procedures</w:t>
            </w:r>
            <w:r w:rsidR="00384607">
              <w:rPr>
                <w:noProof/>
                <w:webHidden/>
              </w:rPr>
              <w:tab/>
            </w:r>
            <w:r w:rsidR="00384607">
              <w:rPr>
                <w:noProof/>
                <w:webHidden/>
              </w:rPr>
              <w:fldChar w:fldCharType="begin"/>
            </w:r>
            <w:r w:rsidR="00384607">
              <w:rPr>
                <w:noProof/>
                <w:webHidden/>
              </w:rPr>
              <w:instrText xml:space="preserve"> PAGEREF _Toc482950210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481F6E" w:rsidRPr="00257251" w:rsidRDefault="00481F6E" w:rsidP="00331214">
          <w:pPr>
            <w:tabs>
              <w:tab w:val="left" w:pos="2688"/>
            </w:tabs>
            <w:rPr>
              <w:rFonts w:ascii="Times New Roman" w:hAnsi="Times New Roman"/>
            </w:rPr>
          </w:pPr>
          <w:r w:rsidRPr="00257251">
            <w:rPr>
              <w:rFonts w:ascii="Times New Roman" w:hAnsi="Times New Roman"/>
              <w:b/>
              <w:bCs/>
              <w:noProof/>
            </w:rPr>
            <w:fldChar w:fldCharType="end"/>
          </w:r>
          <w:r w:rsidR="00384607">
            <w:rPr>
              <w:rFonts w:ascii="Times New Roman" w:hAnsi="Times New Roman"/>
              <w:b/>
              <w:bCs/>
              <w:noProof/>
            </w:rPr>
            <w:tab/>
          </w:r>
        </w:p>
      </w:sdtContent>
    </w:sdt>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7630C" w:rsidRDefault="0027630C"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Pr="00257251" w:rsidRDefault="001E57B7" w:rsidP="009F2A51">
      <w:pPr>
        <w:widowControl w:val="0"/>
        <w:autoSpaceDE w:val="0"/>
        <w:autoSpaceDN w:val="0"/>
        <w:adjustRightInd w:val="0"/>
        <w:spacing w:after="0" w:line="240" w:lineRule="auto"/>
        <w:rPr>
          <w:rFonts w:ascii="Times New Roman" w:hAnsi="Times New Roman"/>
        </w:rPr>
      </w:pPr>
    </w:p>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02048" w:rsidRPr="00257251" w:rsidRDefault="00202048" w:rsidP="009F2A51">
      <w:pPr>
        <w:widowControl w:val="0"/>
        <w:autoSpaceDE w:val="0"/>
        <w:autoSpaceDN w:val="0"/>
        <w:adjustRightInd w:val="0"/>
        <w:spacing w:after="0" w:line="240" w:lineRule="auto"/>
        <w:rPr>
          <w:rFonts w:ascii="Times New Roman" w:hAnsi="Times New Roman"/>
        </w:rPr>
      </w:pPr>
    </w:p>
    <w:p w:rsidR="009D1884" w:rsidRPr="00257251" w:rsidRDefault="006F770C" w:rsidP="00331214">
      <w:pPr>
        <w:pStyle w:val="Heading1"/>
        <w:numPr>
          <w:ilvl w:val="0"/>
          <w:numId w:val="1"/>
        </w:numPr>
        <w:rPr>
          <w:rFonts w:ascii="Times New Roman" w:hAnsi="Times New Roman" w:cs="Times New Roman"/>
          <w:color w:val="auto"/>
        </w:rPr>
      </w:pPr>
      <w:bookmarkStart w:id="16" w:name="_Toc482950185"/>
      <w:r w:rsidRPr="00257251">
        <w:rPr>
          <w:rFonts w:ascii="Times New Roman" w:hAnsi="Times New Roman" w:cs="Times New Roman"/>
          <w:color w:val="auto"/>
        </w:rPr>
        <w:lastRenderedPageBreak/>
        <w:t>Overview</w:t>
      </w:r>
      <w:bookmarkEnd w:id="16"/>
    </w:p>
    <w:p w:rsidR="00A47122" w:rsidRPr="00257251" w:rsidRDefault="009D1884" w:rsidP="00481F6E">
      <w:pPr>
        <w:pStyle w:val="Heading2"/>
        <w:rPr>
          <w:rFonts w:ascii="Times New Roman" w:hAnsi="Times New Roman" w:cs="Times New Roman"/>
          <w:color w:val="auto"/>
          <w:sz w:val="22"/>
          <w:szCs w:val="22"/>
        </w:rPr>
      </w:pPr>
      <w:bookmarkStart w:id="17"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17"/>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he eCoaching Log (</w:t>
      </w:r>
      <w:proofErr w:type="gramStart"/>
      <w:r w:rsidRPr="00257251">
        <w:rPr>
          <w:rFonts w:ascii="Times New Roman" w:hAnsi="Times New Roman"/>
          <w:color w:val="000000" w:themeColor="text1"/>
          <w:sz w:val="20"/>
          <w:szCs w:val="20"/>
        </w:rPr>
        <w:t>eCL</w:t>
      </w:r>
      <w:proofErr w:type="gramEnd"/>
      <w:r w:rsidRPr="00257251">
        <w:rPr>
          <w:rFonts w:ascii="Times New Roman" w:hAnsi="Times New Roman"/>
          <w:color w:val="000000" w:themeColor="text1"/>
          <w:sz w:val="20"/>
          <w:szCs w:val="20"/>
        </w:rPr>
        <w:t xml:space="preserve">) is an internal </w:t>
      </w:r>
      <w:r w:rsidR="00384607">
        <w:rPr>
          <w:rFonts w:ascii="Times New Roman" w:hAnsi="Times New Roman"/>
          <w:color w:val="000000" w:themeColor="text1"/>
          <w:sz w:val="20"/>
          <w:szCs w:val="20"/>
        </w:rPr>
        <w:t>GDIT</w:t>
      </w:r>
      <w:r w:rsidR="00384607" w:rsidRPr="00257251">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481F6E">
      <w:pPr>
        <w:pStyle w:val="Heading2"/>
        <w:rPr>
          <w:rFonts w:ascii="Times New Roman" w:hAnsi="Times New Roman" w:cs="Times New Roman"/>
          <w:color w:val="auto"/>
          <w:sz w:val="22"/>
          <w:szCs w:val="22"/>
        </w:rPr>
      </w:pPr>
      <w:bookmarkStart w:id="18"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18"/>
    </w:p>
    <w:p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481F6E">
      <w:pPr>
        <w:pStyle w:val="Heading2"/>
        <w:rPr>
          <w:rFonts w:ascii="Times New Roman" w:hAnsi="Times New Roman" w:cs="Times New Roman"/>
          <w:color w:val="auto"/>
          <w:sz w:val="22"/>
          <w:szCs w:val="22"/>
        </w:rPr>
      </w:pPr>
      <w:bookmarkStart w:id="19" w:name="_Toc482950188"/>
      <w:r w:rsidRPr="00257251">
        <w:rPr>
          <w:rFonts w:ascii="Times New Roman" w:hAnsi="Times New Roman" w:cs="Times New Roman"/>
          <w:color w:val="auto"/>
          <w:sz w:val="22"/>
          <w:szCs w:val="22"/>
        </w:rPr>
        <w:t>Source Files</w:t>
      </w:r>
      <w:bookmarkEnd w:id="19"/>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PS_Employee_Information_mmddyyyy.csv</w:t>
      </w:r>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Employee_Information_WithProgram.csv</w:t>
      </w:r>
    </w:p>
    <w:p w:rsidR="00EC66F6" w:rsidRPr="00257251" w:rsidRDefault="00EC66F6"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HR_Employee_Information.csv</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20" w:name="_Toc482950189"/>
      <w:r w:rsidRPr="00257251">
        <w:rPr>
          <w:rFonts w:ascii="Times New Roman" w:hAnsi="Times New Roman" w:cs="Times New Roman"/>
          <w:color w:val="auto"/>
          <w:sz w:val="22"/>
          <w:szCs w:val="22"/>
        </w:rPr>
        <w:t>Module List</w:t>
      </w:r>
      <w:bookmarkEnd w:id="20"/>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21" w:name="_Toc482950190"/>
      <w:r w:rsidRPr="00257251">
        <w:rPr>
          <w:rFonts w:ascii="Times New Roman" w:hAnsi="Times New Roman" w:cs="Times New Roman"/>
          <w:color w:val="auto"/>
          <w:sz w:val="22"/>
          <w:szCs w:val="22"/>
        </w:rPr>
        <w:t>Software and Hardware Interfaces</w:t>
      </w:r>
      <w:bookmarkEnd w:id="21"/>
    </w:p>
    <w:p w:rsidR="009D1884" w:rsidRPr="00257251" w:rsidRDefault="009D1884" w:rsidP="0027630C">
      <w:pPr>
        <w:pStyle w:val="Heading3"/>
        <w:rPr>
          <w:rFonts w:ascii="Times New Roman" w:hAnsi="Times New Roman" w:cs="Times New Roman"/>
          <w:color w:val="auto"/>
        </w:rPr>
      </w:pPr>
      <w:bookmarkStart w:id="22" w:name="_Toc482950191"/>
      <w:r w:rsidRPr="00257251">
        <w:rPr>
          <w:rFonts w:ascii="Times New Roman" w:hAnsi="Times New Roman" w:cs="Times New Roman"/>
          <w:color w:val="auto"/>
        </w:rPr>
        <w:t>Software</w:t>
      </w:r>
      <w:bookmarkEnd w:id="22"/>
    </w:p>
    <w:p w:rsidR="009D1884" w:rsidRPr="00257251"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Server </w:t>
      </w:r>
      <w:r w:rsidR="00810310" w:rsidRPr="00257251">
        <w:rPr>
          <w:rFonts w:ascii="Times New Roman" w:hAnsi="Times New Roman"/>
          <w:color w:val="000000" w:themeColor="text1"/>
          <w:sz w:val="20"/>
          <w:szCs w:val="20"/>
        </w:rPr>
        <w:t>20</w:t>
      </w:r>
      <w:r w:rsidR="00810310">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sidR="00810310">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p>
    <w:p w:rsidR="009D1884" w:rsidRPr="00257251"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257251" w:rsidRDefault="009D1884" w:rsidP="0027630C">
      <w:pPr>
        <w:pStyle w:val="Heading3"/>
        <w:rPr>
          <w:rFonts w:ascii="Times New Roman" w:hAnsi="Times New Roman" w:cs="Times New Roman"/>
          <w:color w:val="auto"/>
        </w:rPr>
      </w:pPr>
      <w:bookmarkStart w:id="23" w:name="_Toc482950192"/>
      <w:r w:rsidRPr="00257251">
        <w:rPr>
          <w:rFonts w:ascii="Times New Roman" w:hAnsi="Times New Roman" w:cs="Times New Roman"/>
          <w:color w:val="auto"/>
        </w:rPr>
        <w:t>Hardware</w:t>
      </w:r>
      <w:bookmarkEnd w:id="23"/>
    </w:p>
    <w:p w:rsidR="009D1884" w:rsidRPr="00810310" w:rsidRDefault="00810310">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009D1884"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810310"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810310" w:rsidRDefault="00DF420A"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810310">
          <w:rPr>
            <w:rStyle w:val="Hyperlink"/>
            <w:rFonts w:ascii="Arial" w:hAnsi="Arial" w:cs="Arial"/>
            <w:sz w:val="20"/>
            <w:szCs w:val="20"/>
          </w:rPr>
          <w:t>\\F3420-ECLDBD01\data\</w:t>
        </w:r>
      </w:hyperlink>
      <w:r w:rsidR="00810310" w:rsidRPr="00257251" w:rsidDel="00810310">
        <w:rPr>
          <w:rFonts w:ascii="Times New Roman" w:hAnsi="Times New Roman"/>
          <w:color w:val="000000" w:themeColor="text1"/>
          <w:sz w:val="20"/>
          <w:szCs w:val="20"/>
        </w:rPr>
        <w:t xml:space="preserve"> </w:t>
      </w:r>
      <w:r w:rsidR="00810310">
        <w:rPr>
          <w:rFonts w:ascii="Times New Roman" w:hAnsi="Times New Roman"/>
          <w:color w:val="000000" w:themeColor="text1"/>
          <w:sz w:val="20"/>
          <w:szCs w:val="20"/>
        </w:rPr>
        <w:t xml:space="preserve"> - Dev File staging share</w:t>
      </w:r>
    </w:p>
    <w:p w:rsidR="009D1884" w:rsidRPr="00257251" w:rsidRDefault="00DF420A"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810310">
          <w:rPr>
            <w:rStyle w:val="Hyperlink"/>
            <w:rFonts w:ascii="Arial" w:hAnsi="Arial" w:cs="Arial"/>
            <w:sz w:val="20"/>
            <w:szCs w:val="20"/>
          </w:rPr>
          <w:t>\\F3420-ECLDBT01\data\</w:t>
        </w:r>
      </w:hyperlink>
      <w:r w:rsidR="00810310" w:rsidRPr="00257251" w:rsidDel="00810310">
        <w:rPr>
          <w:rFonts w:ascii="Times New Roman" w:hAnsi="Times New Roman"/>
          <w:color w:val="000000" w:themeColor="text1"/>
          <w:sz w:val="20"/>
          <w:szCs w:val="20"/>
        </w:rPr>
        <w:t xml:space="preserve"> </w:t>
      </w:r>
      <w:r w:rsidR="00810310">
        <w:rPr>
          <w:rFonts w:ascii="Times New Roman" w:hAnsi="Times New Roman"/>
          <w:color w:val="000000" w:themeColor="text1"/>
          <w:sz w:val="20"/>
          <w:szCs w:val="20"/>
        </w:rPr>
        <w:t xml:space="preserve"> - Test</w:t>
      </w:r>
      <w:r w:rsidR="00810310" w:rsidRPr="00810310">
        <w:rPr>
          <w:rFonts w:ascii="Times New Roman" w:hAnsi="Times New Roman"/>
          <w:color w:val="000000" w:themeColor="text1"/>
          <w:sz w:val="20"/>
          <w:szCs w:val="20"/>
        </w:rPr>
        <w:t xml:space="preserve"> </w:t>
      </w:r>
      <w:r w:rsidR="00810310">
        <w:rPr>
          <w:rFonts w:ascii="Times New Roman" w:hAnsi="Times New Roman"/>
          <w:color w:val="000000" w:themeColor="text1"/>
          <w:sz w:val="20"/>
          <w:szCs w:val="20"/>
        </w:rPr>
        <w:t>File staging share</w:t>
      </w:r>
      <w:r w:rsidR="00810310" w:rsidRPr="00257251" w:rsidDel="00810310">
        <w:rPr>
          <w:rFonts w:ascii="Times New Roman" w:hAnsi="Times New Roman"/>
          <w:color w:val="000000" w:themeColor="text1"/>
          <w:sz w:val="20"/>
          <w:szCs w:val="20"/>
        </w:rPr>
        <w:t xml:space="preserve"> </w:t>
      </w:r>
    </w:p>
    <w:p w:rsidR="009D1884" w:rsidRPr="00257251" w:rsidRDefault="00DF420A"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254F1D" w:rsidRPr="0079652E">
          <w:rPr>
            <w:rStyle w:val="Hyperlink"/>
            <w:rFonts w:ascii="Arial" w:hAnsi="Arial" w:cs="Arial"/>
            <w:sz w:val="20"/>
            <w:szCs w:val="20"/>
          </w:rPr>
          <w:t>\\F3420-ECLDBP01\data\</w:t>
        </w:r>
      </w:hyperlink>
      <w:r w:rsidR="00441D50" w:rsidRPr="00257251" w:rsidDel="00810310">
        <w:rPr>
          <w:rFonts w:ascii="Times New Roman" w:hAnsi="Times New Roman"/>
          <w:color w:val="000000" w:themeColor="text1"/>
          <w:sz w:val="20"/>
          <w:szCs w:val="20"/>
        </w:rPr>
        <w:t xml:space="preserve"> </w:t>
      </w:r>
      <w:r w:rsidR="00441D5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 </w:t>
      </w:r>
      <w:r w:rsidR="00810310">
        <w:rPr>
          <w:rFonts w:ascii="Times New Roman" w:hAnsi="Times New Roman"/>
          <w:color w:val="000000" w:themeColor="text1"/>
          <w:sz w:val="20"/>
          <w:szCs w:val="20"/>
        </w:rPr>
        <w:t xml:space="preserve">Prod </w:t>
      </w:r>
      <w:r w:rsidR="009D1884" w:rsidRPr="00257251">
        <w:rPr>
          <w:rFonts w:ascii="Times New Roman" w:hAnsi="Times New Roman"/>
          <w:color w:val="000000" w:themeColor="text1"/>
          <w:sz w:val="20"/>
          <w:szCs w:val="20"/>
        </w:rPr>
        <w:t>File staging share</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27630C">
      <w:pPr>
        <w:pStyle w:val="Heading2"/>
        <w:rPr>
          <w:rFonts w:ascii="Times New Roman" w:hAnsi="Times New Roman" w:cs="Times New Roman"/>
          <w:color w:val="auto"/>
          <w:sz w:val="22"/>
          <w:szCs w:val="22"/>
        </w:rPr>
      </w:pPr>
      <w:bookmarkStart w:id="24" w:name="_Toc482950193"/>
      <w:r w:rsidRPr="00257251">
        <w:rPr>
          <w:rFonts w:ascii="Times New Roman" w:hAnsi="Times New Roman" w:cs="Times New Roman"/>
          <w:color w:val="auto"/>
          <w:sz w:val="22"/>
          <w:szCs w:val="22"/>
        </w:rPr>
        <w:t>Users</w:t>
      </w:r>
      <w:bookmarkEnd w:id="24"/>
      <w:r w:rsidRPr="00257251">
        <w:rPr>
          <w:rFonts w:ascii="Times New Roman" w:hAnsi="Times New Roman" w:cs="Times New Roman"/>
          <w:color w:val="auto"/>
          <w:sz w:val="22"/>
          <w:szCs w:val="22"/>
        </w:rPr>
        <w:t xml:space="preserve"> </w:t>
      </w:r>
    </w:p>
    <w:p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lastRenderedPageBreak/>
        <w:t xml:space="preserve">     </w:t>
      </w: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6F770C" w:rsidRPr="00257251" w:rsidRDefault="006F770C" w:rsidP="007E09F1">
      <w:pPr>
        <w:pStyle w:val="Heading1"/>
        <w:numPr>
          <w:ilvl w:val="0"/>
          <w:numId w:val="1"/>
        </w:numPr>
        <w:rPr>
          <w:rFonts w:ascii="Times New Roman" w:hAnsi="Times New Roman" w:cs="Times New Roman"/>
          <w:color w:val="auto"/>
        </w:rPr>
      </w:pPr>
      <w:bookmarkStart w:id="25" w:name="_Toc482950194"/>
      <w:r w:rsidRPr="00257251">
        <w:rPr>
          <w:rFonts w:ascii="Times New Roman" w:hAnsi="Times New Roman" w:cs="Times New Roman"/>
          <w:color w:val="auto"/>
        </w:rPr>
        <w:t>Details</w:t>
      </w:r>
      <w:bookmarkEnd w:id="25"/>
    </w:p>
    <w:p w:rsidR="006F770C" w:rsidRPr="00257251" w:rsidRDefault="006F770C" w:rsidP="007E09F1">
      <w:pPr>
        <w:pStyle w:val="ListParagraph"/>
        <w:numPr>
          <w:ilvl w:val="0"/>
          <w:numId w:val="7"/>
        </w:numPr>
        <w:rPr>
          <w:rFonts w:ascii="Times New Roman" w:hAnsi="Times New Roman"/>
          <w:vanish/>
        </w:rPr>
      </w:pPr>
    </w:p>
    <w:p w:rsidR="006F770C" w:rsidRPr="00257251" w:rsidRDefault="006F770C" w:rsidP="007E09F1">
      <w:pPr>
        <w:pStyle w:val="ListParagraph"/>
        <w:numPr>
          <w:ilvl w:val="0"/>
          <w:numId w:val="7"/>
        </w:numPr>
        <w:rPr>
          <w:rFonts w:ascii="Times New Roman" w:hAnsi="Times New Roman"/>
          <w:vanish/>
        </w:rPr>
      </w:pPr>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26" w:name="_Toc387654370"/>
      <w:bookmarkStart w:id="27" w:name="_Toc387758815"/>
      <w:bookmarkStart w:id="28" w:name="_Toc482877918"/>
      <w:bookmarkStart w:id="29" w:name="_Toc482950195"/>
      <w:bookmarkEnd w:id="26"/>
      <w:bookmarkEnd w:id="27"/>
      <w:bookmarkEnd w:id="28"/>
      <w:bookmarkEnd w:id="29"/>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30" w:name="_Toc387654371"/>
      <w:bookmarkStart w:id="31" w:name="_Toc387758816"/>
      <w:bookmarkStart w:id="32" w:name="_Toc482877919"/>
      <w:bookmarkStart w:id="33" w:name="_Toc482950196"/>
      <w:bookmarkEnd w:id="30"/>
      <w:bookmarkEnd w:id="31"/>
      <w:bookmarkEnd w:id="32"/>
      <w:bookmarkEnd w:id="33"/>
    </w:p>
    <w:p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34" w:name="_Toc482950197"/>
      <w:r w:rsidRPr="00257251">
        <w:rPr>
          <w:rFonts w:ascii="Times New Roman" w:hAnsi="Times New Roman" w:cs="Times New Roman"/>
          <w:color w:val="auto"/>
          <w:sz w:val="22"/>
          <w:szCs w:val="22"/>
        </w:rPr>
        <w:t>Source Files</w:t>
      </w:r>
      <w:bookmarkEnd w:id="34"/>
    </w:p>
    <w:p w:rsidR="006F770C" w:rsidRPr="00257251" w:rsidRDefault="006F770C" w:rsidP="007E09F1">
      <w:pPr>
        <w:pStyle w:val="Heading3"/>
        <w:numPr>
          <w:ilvl w:val="2"/>
          <w:numId w:val="10"/>
        </w:numPr>
        <w:rPr>
          <w:rFonts w:ascii="Times New Roman" w:hAnsi="Times New Roman" w:cs="Times New Roman"/>
          <w:color w:val="auto"/>
        </w:rPr>
      </w:pPr>
      <w:bookmarkStart w:id="35" w:name="_Toc482950198"/>
      <w:r w:rsidRPr="00257251">
        <w:rPr>
          <w:rFonts w:ascii="Times New Roman" w:hAnsi="Times New Roman" w:cs="Times New Roman"/>
          <w:color w:val="auto"/>
        </w:rPr>
        <w:t>PS_Employee_Information_mmddyyyy.csv</w:t>
      </w:r>
      <w:bookmarkEnd w:id="35"/>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an Employee file from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PeopleSoft</w:t>
      </w:r>
    </w:p>
    <w:p w:rsidR="00441D50" w:rsidRDefault="00C74EEA" w:rsidP="007E09F1">
      <w:pPr>
        <w:pStyle w:val="ListParagraph"/>
        <w:numPr>
          <w:ilvl w:val="0"/>
          <w:numId w:val="6"/>
        </w:numPr>
        <w:autoSpaceDE w:val="0"/>
        <w:autoSpaceDN w:val="0"/>
        <w:adjustRightInd w:val="0"/>
        <w:spacing w:after="0" w:line="240" w:lineRule="auto"/>
      </w:pPr>
      <w:r w:rsidRPr="00257251">
        <w:rPr>
          <w:rFonts w:ascii="Times New Roman" w:hAnsi="Times New Roman"/>
        </w:rPr>
        <w:t xml:space="preserve">Staging location: </w:t>
      </w:r>
      <w:hyperlink r:id="rId12" w:history="1">
        <w:r w:rsidR="00441D50" w:rsidRPr="00F9414B">
          <w:rPr>
            <w:rStyle w:val="Hyperlink"/>
          </w:rPr>
          <w:t>\\</w:t>
        </w:r>
        <w:r w:rsidR="00441D50" w:rsidRPr="00D463B5">
          <w:rPr>
            <w:rStyle w:val="Hyperlink"/>
          </w:rPr>
          <w:t>f3420-ecldbp01\data\coaching\hrinfo\Encryption_In\</w:t>
        </w:r>
      </w:hyperlink>
    </w:p>
    <w:p w:rsidR="00441D50" w:rsidRPr="00F9414B" w:rsidRDefault="00441D50" w:rsidP="007E09F1">
      <w:pPr>
        <w:pStyle w:val="ListParagraph"/>
        <w:numPr>
          <w:ilvl w:val="0"/>
          <w:numId w:val="6"/>
        </w:numPr>
        <w:autoSpaceDE w:val="0"/>
        <w:autoSpaceDN w:val="0"/>
        <w:adjustRightInd w:val="0"/>
        <w:spacing w:after="0" w:line="240" w:lineRule="auto"/>
      </w:pPr>
      <w:r w:rsidRPr="00257251">
        <w:rPr>
          <w:rFonts w:ascii="Times New Roman" w:hAnsi="Times New Roman"/>
        </w:rPr>
        <w:t>File name: PS_Employee_Information_mmddyyyy.csv</w:t>
      </w:r>
    </w:p>
    <w:p w:rsidR="00441D50" w:rsidRPr="00F9414B" w:rsidRDefault="00441D50">
      <w:pPr>
        <w:pStyle w:val="ListParagraph"/>
        <w:numPr>
          <w:ilvl w:val="0"/>
          <w:numId w:val="6"/>
        </w:numPr>
        <w:autoSpaceDE w:val="0"/>
        <w:autoSpaceDN w:val="0"/>
        <w:adjustRightInd w:val="0"/>
        <w:spacing w:after="0" w:line="240" w:lineRule="auto"/>
      </w:pPr>
      <w:r w:rsidRPr="00F9414B">
        <w:t>Encrypted file directory:</w:t>
      </w:r>
      <w:r w:rsidRPr="00441D50">
        <w:t xml:space="preserve"> </w:t>
      </w:r>
      <w:r w:rsidRPr="00F9414B">
        <w:rPr>
          <w:rStyle w:val="Hyperlink"/>
        </w:rPr>
        <w:t>\\f3420-ecldbp01\data\coaching\hrinfo\Encryption_Out\</w:t>
      </w:r>
    </w:p>
    <w:p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F9414B">
        <w:t xml:space="preserve">Encrypted file: </w:t>
      </w:r>
      <w:proofErr w:type="spellStart"/>
      <w:r w:rsidRPr="00F9414B">
        <w:t>PS_Employee_Information_mmddyyyy.csv.zip.encrypt</w:t>
      </w:r>
      <w:proofErr w:type="spellEnd"/>
    </w:p>
    <w:p w:rsidR="00C74EEA" w:rsidRPr="00441D50" w:rsidRDefault="00C74EEA">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Frequency: Arrives daily at ~4:30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rsidR="00C74EEA" w:rsidRPr="00257251" w:rsidRDefault="00C74EEA" w:rsidP="00C74EEA">
      <w:pPr>
        <w:autoSpaceDE w:val="0"/>
        <w:autoSpaceDN w:val="0"/>
        <w:adjustRightInd w:val="0"/>
        <w:spacing w:after="0" w:line="240" w:lineRule="auto"/>
        <w:rPr>
          <w:rFonts w:ascii="Times New Roman" w:hAnsi="Times New Roman"/>
        </w:rPr>
      </w:pPr>
    </w:p>
    <w:p w:rsidR="00C74EEA" w:rsidRPr="00257251" w:rsidRDefault="00C74EEA" w:rsidP="007E09F1">
      <w:pPr>
        <w:pStyle w:val="Heading3"/>
        <w:numPr>
          <w:ilvl w:val="2"/>
          <w:numId w:val="10"/>
        </w:numPr>
        <w:rPr>
          <w:rFonts w:ascii="Times New Roman" w:hAnsi="Times New Roman" w:cs="Times New Roman"/>
          <w:color w:val="auto"/>
        </w:rPr>
      </w:pPr>
      <w:bookmarkStart w:id="36" w:name="_Toc482950199"/>
      <w:r w:rsidRPr="00257251">
        <w:rPr>
          <w:rFonts w:ascii="Times New Roman" w:hAnsi="Times New Roman" w:cs="Times New Roman"/>
          <w:color w:val="auto"/>
        </w:rPr>
        <w:t>Employee_Information_WithProgram.csv</w:t>
      </w:r>
      <w:bookmarkEnd w:id="36"/>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Aspect eWFM.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rsidRPr="00257251">
        <w:rPr>
          <w:rFonts w:ascii="Times New Roman" w:hAnsi="Times New Roman"/>
        </w:rPr>
        <w:t>agents</w:t>
      </w:r>
      <w:proofErr w:type="gramEnd"/>
      <w:r w:rsidRPr="00257251">
        <w:rPr>
          <w:rFonts w:ascii="Times New Roman" w:hAnsi="Times New Roman"/>
        </w:rPr>
        <w:t xml:space="preserve"> 1MULTI value from eWFM will only be sued when a program cannot be identified for the call activity for a specific coaching log.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Aspect eWFM</w:t>
      </w:r>
    </w:p>
    <w:p w:rsidR="00441D50" w:rsidRPr="00F9414B" w:rsidRDefault="00C74EEA" w:rsidP="00B50252">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 xml:space="preserve">Staging location: </w:t>
      </w:r>
      <w:hyperlink r:id="rId13" w:history="1">
        <w:r w:rsidR="00441D50" w:rsidRPr="00CD1BF7">
          <w:rPr>
            <w:rStyle w:val="Hyperlink"/>
          </w:rPr>
          <w:t>\\f3420-ecldbp01\data\coaching\hrinfo\Encryption_In\</w:t>
        </w:r>
      </w:hyperlink>
    </w:p>
    <w:p w:rsidR="00C74EEA" w:rsidRDefault="00C74EEA" w:rsidP="00B50252">
      <w:pPr>
        <w:pStyle w:val="ListParagraph"/>
        <w:numPr>
          <w:ilvl w:val="0"/>
          <w:numId w:val="6"/>
        </w:numPr>
        <w:autoSpaceDE w:val="0"/>
        <w:autoSpaceDN w:val="0"/>
        <w:adjustRightInd w:val="0"/>
        <w:spacing w:after="0" w:line="240" w:lineRule="auto"/>
        <w:rPr>
          <w:rFonts w:ascii="Times New Roman" w:hAnsi="Times New Roman"/>
        </w:rPr>
      </w:pPr>
      <w:r w:rsidRPr="00441D50">
        <w:rPr>
          <w:rFonts w:ascii="Times New Roman" w:hAnsi="Times New Roman"/>
        </w:rPr>
        <w:t>File name: Employee_information_WithProgram.csv</w:t>
      </w:r>
    </w:p>
    <w:p w:rsidR="00441D50" w:rsidRPr="00CD1BF7" w:rsidRDefault="00441D50" w:rsidP="00441D50">
      <w:pPr>
        <w:pStyle w:val="ListParagraph"/>
        <w:numPr>
          <w:ilvl w:val="0"/>
          <w:numId w:val="6"/>
        </w:numPr>
        <w:autoSpaceDE w:val="0"/>
        <w:autoSpaceDN w:val="0"/>
        <w:adjustRightInd w:val="0"/>
        <w:spacing w:after="0" w:line="240" w:lineRule="auto"/>
      </w:pPr>
      <w:r w:rsidRPr="00CD1BF7">
        <w:t>Encrypted file directory:</w:t>
      </w:r>
      <w:r w:rsidRPr="00441D50">
        <w:t xml:space="preserve"> </w:t>
      </w:r>
      <w:r w:rsidRPr="00CD1BF7">
        <w:rPr>
          <w:rStyle w:val="Hyperlink"/>
        </w:rPr>
        <w:t>\\f3420-ecldbp01\data\coaching\hrinfo\Encryption_Out\</w:t>
      </w:r>
    </w:p>
    <w:p w:rsidR="00441D50" w:rsidRPr="00441D50"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proofErr w:type="spellStart"/>
      <w:r w:rsidRPr="00441D50">
        <w:t>Employee_Information_WithProgram.csv.zip.encrypt</w:t>
      </w:r>
      <w:proofErr w:type="spellEnd"/>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EmpID_To_SupID_Stage</w:t>
      </w:r>
    </w:p>
    <w:p w:rsidR="001022D0" w:rsidRPr="00257251" w:rsidRDefault="001022D0" w:rsidP="001022D0">
      <w:pPr>
        <w:autoSpaceDE w:val="0"/>
        <w:autoSpaceDN w:val="0"/>
        <w:adjustRightInd w:val="0"/>
        <w:spacing w:after="0" w:line="240" w:lineRule="auto"/>
        <w:rPr>
          <w:rFonts w:ascii="Times New Roman" w:hAnsi="Times New Roman"/>
        </w:rPr>
      </w:pPr>
    </w:p>
    <w:p w:rsidR="001022D0" w:rsidRPr="00257251" w:rsidRDefault="001022D0" w:rsidP="007E09F1">
      <w:pPr>
        <w:pStyle w:val="Heading3"/>
        <w:numPr>
          <w:ilvl w:val="2"/>
          <w:numId w:val="10"/>
        </w:numPr>
        <w:rPr>
          <w:rFonts w:ascii="Times New Roman" w:hAnsi="Times New Roman" w:cs="Times New Roman"/>
          <w:color w:val="auto"/>
        </w:rPr>
      </w:pPr>
      <w:bookmarkStart w:id="37" w:name="_Toc482950200"/>
      <w:r w:rsidRPr="00257251">
        <w:rPr>
          <w:rFonts w:ascii="Times New Roman" w:hAnsi="Times New Roman" w:cs="Times New Roman"/>
          <w:color w:val="auto"/>
        </w:rPr>
        <w:t>HR_Employee_Information.csv</w:t>
      </w:r>
      <w:bookmarkEnd w:id="37"/>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4" w:history="1">
        <w:r w:rsidR="00441D50" w:rsidRPr="00CD1BF7">
          <w:rPr>
            <w:rStyle w:val="Hyperlink"/>
          </w:rPr>
          <w:t>\\f3420-ecldbp01\data\coaching\hrinfo\Encryption_In\</w:t>
        </w:r>
      </w:hyperlink>
    </w:p>
    <w:p w:rsidR="001022D0"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lastRenderedPageBreak/>
        <w:t>File name: HR_Employee_Information.csv</w:t>
      </w:r>
    </w:p>
    <w:p w:rsidR="00441D50" w:rsidRPr="00CD1BF7" w:rsidRDefault="00441D50" w:rsidP="00441D50">
      <w:pPr>
        <w:pStyle w:val="ListParagraph"/>
        <w:numPr>
          <w:ilvl w:val="0"/>
          <w:numId w:val="6"/>
        </w:numPr>
        <w:autoSpaceDE w:val="0"/>
        <w:autoSpaceDN w:val="0"/>
        <w:adjustRightInd w:val="0"/>
        <w:spacing w:after="0" w:line="240" w:lineRule="auto"/>
      </w:pPr>
      <w:r w:rsidRPr="00CD1BF7">
        <w:t>Encrypted file directory:</w:t>
      </w:r>
      <w:r w:rsidRPr="00441D50">
        <w:t xml:space="preserve"> </w:t>
      </w:r>
      <w:r w:rsidRPr="00CD1BF7">
        <w:rPr>
          <w:rStyle w:val="Hyperlink"/>
        </w:rPr>
        <w:t>\\f3420-ecldbp01\data\coaching\hrinfo\Encryption_Out\</w:t>
      </w:r>
    </w:p>
    <w:p w:rsidR="00441D50" w:rsidRPr="00257251" w:rsidRDefault="00441D50" w:rsidP="00441D50">
      <w:pPr>
        <w:pStyle w:val="ListParagraph"/>
        <w:numPr>
          <w:ilvl w:val="0"/>
          <w:numId w:val="6"/>
        </w:numPr>
        <w:autoSpaceDE w:val="0"/>
        <w:autoSpaceDN w:val="0"/>
        <w:adjustRightInd w:val="0"/>
        <w:spacing w:after="0" w:line="240" w:lineRule="auto"/>
        <w:rPr>
          <w:rFonts w:ascii="Times New Roman" w:hAnsi="Times New Roman"/>
        </w:rPr>
      </w:pPr>
      <w:r w:rsidRPr="00CD1BF7">
        <w:t xml:space="preserve">Encrypted file: </w:t>
      </w:r>
      <w:proofErr w:type="spellStart"/>
      <w:r w:rsidRPr="00441D50">
        <w:t>HR_Employee_Information.csv.zip.encrypt</w:t>
      </w:r>
      <w:proofErr w:type="spellEnd"/>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Table: Employee_Hierarchy</w:t>
      </w:r>
    </w:p>
    <w:p w:rsidR="001022D0" w:rsidRPr="00257251" w:rsidRDefault="001022D0" w:rsidP="001022D0">
      <w:pPr>
        <w:autoSpaceDE w:val="0"/>
        <w:autoSpaceDN w:val="0"/>
        <w:adjustRightInd w:val="0"/>
        <w:spacing w:after="0" w:line="240" w:lineRule="auto"/>
        <w:rPr>
          <w:rFonts w:ascii="Times New Roman" w:hAnsi="Times New Roman"/>
        </w:rPr>
      </w:pPr>
    </w:p>
    <w:p w:rsidR="006F770C" w:rsidRPr="00257251" w:rsidRDefault="006F770C" w:rsidP="006F770C">
      <w:pPr>
        <w:rPr>
          <w:rFonts w:ascii="Times New Roman" w:hAnsi="Times New Roman"/>
        </w:rPr>
      </w:pPr>
    </w:p>
    <w:p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38" w:name="_Toc482950201"/>
      <w:r w:rsidRPr="00257251">
        <w:rPr>
          <w:rFonts w:ascii="Times New Roman" w:hAnsi="Times New Roman" w:cs="Times New Roman"/>
          <w:color w:val="auto"/>
          <w:sz w:val="22"/>
          <w:szCs w:val="22"/>
        </w:rPr>
        <w:t>Module Details</w:t>
      </w:r>
      <w:bookmarkEnd w:id="38"/>
    </w:p>
    <w:p w:rsidR="007B5133" w:rsidRPr="00257251" w:rsidRDefault="007B5133" w:rsidP="007E09F1">
      <w:pPr>
        <w:pStyle w:val="Heading3"/>
        <w:numPr>
          <w:ilvl w:val="2"/>
          <w:numId w:val="10"/>
        </w:numPr>
        <w:rPr>
          <w:rFonts w:ascii="Times New Roman" w:hAnsi="Times New Roman" w:cs="Times New Roman"/>
          <w:color w:val="auto"/>
        </w:rPr>
      </w:pPr>
      <w:bookmarkStart w:id="39" w:name="_Toc482950202"/>
      <w:r w:rsidRPr="00257251">
        <w:rPr>
          <w:rFonts w:ascii="Times New Roman" w:hAnsi="Times New Roman" w:cs="Times New Roman"/>
          <w:color w:val="auto"/>
        </w:rPr>
        <w:t>SQL agent job</w:t>
      </w:r>
      <w:bookmarkEnd w:id="39"/>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Instance : </w:t>
      </w:r>
      <w:r w:rsidR="00810310">
        <w:rPr>
          <w:rFonts w:ascii="Times New Roman" w:hAnsi="Times New Roman"/>
        </w:rPr>
        <w:t>F3420-ECLDBP01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r w:rsidR="00810310">
        <w:rPr>
          <w:rFonts w:ascii="Times New Roman" w:hAnsi="Times New Roman"/>
        </w:rPr>
        <w:t>CoachingHierarchy</w:t>
      </w:r>
      <w:r w:rsidR="00810310" w:rsidRPr="00257251">
        <w:rPr>
          <w:rFonts w:ascii="Times New Roman" w:hAnsi="Times New Roman"/>
        </w:rPr>
        <w:t>Load</w:t>
      </w:r>
    </w:p>
    <w:p w:rsidR="00810310" w:rsidRPr="00D22F4B"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810310">
        <w:rPr>
          <w:rFonts w:ascii="Times New Roman" w:hAnsi="Times New Roman"/>
        </w:rPr>
        <w:t xml:space="preserve">Production Package: </w:t>
      </w:r>
      <w:hyperlink r:id="rId15" w:history="1">
        <w:r w:rsidR="00810310" w:rsidRPr="001D55FB">
          <w:rPr>
            <w:rStyle w:val="Hyperlink"/>
            <w:rFonts w:ascii="Times New Roman" w:hAnsi="Times New Roman"/>
            <w:sz w:val="20"/>
            <w:szCs w:val="20"/>
          </w:rPr>
          <w:t>\\F3420-ECLDBP01\ssis\Coaching\Packages\Employee_Hierarchy.dtsx</w:t>
        </w:r>
      </w:hyperlink>
    </w:p>
    <w:p w:rsidR="00634B03" w:rsidRPr="00810310"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810310">
        <w:rPr>
          <w:rFonts w:ascii="Times New Roman" w:hAnsi="Times New Roman"/>
        </w:rPr>
        <w:t xml:space="preserve">Production </w:t>
      </w:r>
      <w:proofErr w:type="spellStart"/>
      <w:r w:rsidRPr="00810310">
        <w:rPr>
          <w:rFonts w:ascii="Times New Roman" w:hAnsi="Times New Roman"/>
        </w:rPr>
        <w:t>Config</w:t>
      </w:r>
      <w:proofErr w:type="spellEnd"/>
      <w:r w:rsidRPr="00810310">
        <w:rPr>
          <w:rFonts w:ascii="Times New Roman" w:hAnsi="Times New Roman"/>
        </w:rPr>
        <w:t xml:space="preserve"> File: </w:t>
      </w:r>
      <w:proofErr w:type="spellStart"/>
      <w:r w:rsidRPr="00810310">
        <w:rPr>
          <w:rFonts w:ascii="Times New Roman" w:hAnsi="Times New Roman"/>
        </w:rPr>
        <w:t>Prod_Employee_Hierarchy.dtsConfig</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proofErr w:type="spellStart"/>
      <w:r w:rsidR="00810310">
        <w:rPr>
          <w:rFonts w:ascii="Times New Roman" w:hAnsi="Times New Roman"/>
        </w:rPr>
        <w:t>ecljobowner</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Run As: </w:t>
      </w:r>
      <w:proofErr w:type="spellStart"/>
      <w:r w:rsidR="00810310">
        <w:rPr>
          <w:rFonts w:ascii="Times New Roman" w:hAnsi="Times New Roman"/>
        </w:rPr>
        <w:t>ECLProxy</w:t>
      </w:r>
      <w:proofErr w:type="spellEnd"/>
      <w:r w:rsidR="00810310">
        <w:rPr>
          <w:rFonts w:ascii="Times New Roman" w:hAnsi="Times New Roman"/>
        </w:rPr>
        <w:t xml:space="preserve"> (ECL Credential using application service account VNGT\SVC-SQLECLP01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Schedule: Daily  </w:t>
      </w:r>
      <w:r w:rsidR="001022D0" w:rsidRPr="00257251">
        <w:rPr>
          <w:rFonts w:ascii="Times New Roman" w:hAnsi="Times New Roman"/>
        </w:rPr>
        <w:t>7</w:t>
      </w:r>
      <w:r w:rsidRPr="00257251">
        <w:rPr>
          <w:rFonts w:ascii="Times New Roman" w:hAnsi="Times New Roman"/>
        </w:rPr>
        <w:t>:</w:t>
      </w:r>
      <w:r w:rsidR="001022D0" w:rsidRPr="00257251">
        <w:rPr>
          <w:rFonts w:ascii="Times New Roman" w:hAnsi="Times New Roman"/>
        </w:rPr>
        <w:t>0</w:t>
      </w:r>
      <w:r w:rsidRPr="00257251">
        <w:rPr>
          <w:rFonts w:ascii="Times New Roman" w:hAnsi="Times New Roman"/>
        </w:rPr>
        <w:t>0 PM EST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rsidR="007B5133" w:rsidRPr="00257251" w:rsidRDefault="007B5133" w:rsidP="007E09F1">
      <w:pPr>
        <w:pStyle w:val="Heading3"/>
        <w:numPr>
          <w:ilvl w:val="2"/>
          <w:numId w:val="10"/>
        </w:numPr>
        <w:rPr>
          <w:rFonts w:ascii="Times New Roman" w:hAnsi="Times New Roman" w:cs="Times New Roman"/>
          <w:color w:val="auto"/>
        </w:rPr>
      </w:pPr>
      <w:bookmarkStart w:id="40" w:name="_Toc482950203"/>
      <w:r w:rsidRPr="00257251">
        <w:rPr>
          <w:rFonts w:ascii="Times New Roman" w:hAnsi="Times New Roman" w:cs="Times New Roman"/>
          <w:color w:val="auto"/>
        </w:rPr>
        <w:t>SSIS Package</w:t>
      </w:r>
      <w:bookmarkEnd w:id="40"/>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
      <w:tblGrid>
        <w:gridCol w:w="1818"/>
        <w:gridCol w:w="1260"/>
        <w:gridCol w:w="3879"/>
        <w:gridCol w:w="2619"/>
      </w:tblGrid>
      <w:tr w:rsidR="00EC66F6" w:rsidRPr="00257251" w:rsidTr="00331214">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57251">
              <w:rPr>
                <w:rFonts w:ascii="Times New Roman" w:hAnsi="Times New Roman"/>
                <w:b/>
                <w:sz w:val="24"/>
                <w:szCs w:val="24"/>
              </w:rPr>
              <w:t>DataType</w:t>
            </w:r>
            <w:proofErr w:type="spellEnd"/>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rsidTr="00331214">
        <w:trPr>
          <w:trHeight w:val="368"/>
        </w:trPr>
        <w:tc>
          <w:tcPr>
            <w:tcW w:w="1818" w:type="dxa"/>
          </w:tcPr>
          <w:p w:rsidR="00EC66F6" w:rsidRPr="00257251" w:rsidRDefault="00113AC4" w:rsidP="00DD3780">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Decrypt_In</w:t>
            </w:r>
            <w:proofErr w:type="spellEnd"/>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113AC4" w:rsidRDefault="00113AC4" w:rsidP="00DD3780">
            <w:pPr>
              <w:widowControl w:val="0"/>
              <w:autoSpaceDE w:val="0"/>
              <w:autoSpaceDN w:val="0"/>
              <w:adjustRightInd w:val="0"/>
              <w:spacing w:after="0" w:line="240" w:lineRule="auto"/>
              <w:rPr>
                <w:rFonts w:ascii="Times New Roman" w:hAnsi="Times New Roman"/>
                <w:sz w:val="16"/>
                <w:szCs w:val="16"/>
              </w:rPr>
            </w:pPr>
            <w:r w:rsidRPr="00F9414B">
              <w:rPr>
                <w:rStyle w:val="Hyperlink"/>
                <w:rFonts w:ascii="Times New Roman" w:hAnsi="Times New Roman"/>
                <w:sz w:val="20"/>
                <w:szCs w:val="20"/>
              </w:rPr>
              <w:t>\\f3420-ecldbp01\data\coaching\HRInfo\Decrypt_In\</w:t>
            </w:r>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rsidTr="00331214">
        <w:trPr>
          <w:trHeight w:val="368"/>
        </w:trPr>
        <w:tc>
          <w:tcPr>
            <w:tcW w:w="1818"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Decrypt_Out</w:t>
            </w:r>
            <w:proofErr w:type="spellEnd"/>
          </w:p>
        </w:tc>
        <w:tc>
          <w:tcPr>
            <w:tcW w:w="1260"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113AC4" w:rsidRDefault="00113AC4" w:rsidP="00113AC4">
            <w:pPr>
              <w:widowControl w:val="0"/>
              <w:autoSpaceDE w:val="0"/>
              <w:autoSpaceDN w:val="0"/>
              <w:adjustRightInd w:val="0"/>
              <w:spacing w:after="0" w:line="240" w:lineRule="auto"/>
              <w:rPr>
                <w:rFonts w:ascii="Times New Roman" w:hAnsi="Times New Roman"/>
                <w:sz w:val="16"/>
                <w:szCs w:val="16"/>
              </w:rPr>
            </w:pPr>
            <w:r w:rsidRPr="00CD1BF7">
              <w:rPr>
                <w:rStyle w:val="Hyperlink"/>
                <w:rFonts w:ascii="Times New Roman" w:hAnsi="Times New Roman"/>
                <w:sz w:val="20"/>
                <w:szCs w:val="20"/>
              </w:rPr>
              <w:t>\\f3420-ecldbp01</w:t>
            </w:r>
            <w:r>
              <w:rPr>
                <w:rStyle w:val="Hyperlink"/>
                <w:rFonts w:ascii="Times New Roman" w:hAnsi="Times New Roman"/>
                <w:sz w:val="20"/>
                <w:szCs w:val="20"/>
              </w:rPr>
              <w:t>\data\coaching\HRInfo\Decrypt_Out</w:t>
            </w:r>
            <w:r w:rsidRPr="00CD1BF7">
              <w:rPr>
                <w:rStyle w:val="Hyperlink"/>
                <w:rFonts w:ascii="Times New Roman" w:hAnsi="Times New Roman"/>
                <w:sz w:val="20"/>
                <w:szCs w:val="20"/>
              </w:rPr>
              <w:t>\</w:t>
            </w:r>
          </w:p>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113AC4" w:rsidRPr="00257251" w:rsidTr="00331214">
        <w:trPr>
          <w:trHeight w:val="368"/>
        </w:trPr>
        <w:tc>
          <w:tcPr>
            <w:tcW w:w="1818" w:type="dxa"/>
          </w:tcPr>
          <w:p w:rsidR="00113AC4" w:rsidRDefault="00113AC4" w:rsidP="00113AC4">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Encrypt_Out</w:t>
            </w:r>
            <w:proofErr w:type="spellEnd"/>
          </w:p>
        </w:tc>
        <w:tc>
          <w:tcPr>
            <w:tcW w:w="1260"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113AC4" w:rsidRDefault="00113AC4" w:rsidP="00113AC4">
            <w:pPr>
              <w:widowControl w:val="0"/>
              <w:autoSpaceDE w:val="0"/>
              <w:autoSpaceDN w:val="0"/>
              <w:adjustRightInd w:val="0"/>
              <w:spacing w:after="0" w:line="240" w:lineRule="auto"/>
              <w:rPr>
                <w:rFonts w:ascii="Times New Roman" w:hAnsi="Times New Roman"/>
                <w:sz w:val="16"/>
                <w:szCs w:val="16"/>
              </w:rPr>
            </w:pPr>
            <w:r w:rsidRPr="00CD1BF7">
              <w:rPr>
                <w:rStyle w:val="Hyperlink"/>
                <w:rFonts w:ascii="Times New Roman" w:hAnsi="Times New Roman"/>
                <w:sz w:val="20"/>
                <w:szCs w:val="20"/>
              </w:rPr>
              <w:t>\\f3420-ecldbp01</w:t>
            </w:r>
            <w:r>
              <w:rPr>
                <w:rStyle w:val="Hyperlink"/>
                <w:rFonts w:ascii="Times New Roman" w:hAnsi="Times New Roman"/>
                <w:sz w:val="20"/>
                <w:szCs w:val="20"/>
              </w:rPr>
              <w:t>\data\coaching\HRInfo\Encrypt_Out</w:t>
            </w:r>
            <w:r w:rsidRPr="00CD1BF7">
              <w:rPr>
                <w:rStyle w:val="Hyperlink"/>
                <w:rFonts w:ascii="Times New Roman" w:hAnsi="Times New Roman"/>
                <w:sz w:val="20"/>
                <w:szCs w:val="20"/>
              </w:rPr>
              <w:t>\</w:t>
            </w:r>
          </w:p>
          <w:p w:rsidR="00113AC4" w:rsidRPr="00CD1BF7" w:rsidRDefault="00113AC4" w:rsidP="00113AC4">
            <w:pPr>
              <w:widowControl w:val="0"/>
              <w:autoSpaceDE w:val="0"/>
              <w:autoSpaceDN w:val="0"/>
              <w:adjustRightInd w:val="0"/>
              <w:spacing w:after="0" w:line="240" w:lineRule="auto"/>
              <w:rPr>
                <w:rStyle w:val="Hyperlink"/>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CCEmail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DF420A" w:rsidP="00EC66F6">
            <w:pPr>
              <w:widowControl w:val="0"/>
              <w:autoSpaceDE w:val="0"/>
              <w:autoSpaceDN w:val="0"/>
              <w:adjustRightInd w:val="0"/>
              <w:spacing w:after="0" w:line="240" w:lineRule="auto"/>
              <w:rPr>
                <w:rFonts w:ascii="Times New Roman" w:hAnsi="Times New Roman"/>
                <w:sz w:val="20"/>
                <w:szCs w:val="20"/>
              </w:rPr>
            </w:pPr>
            <w:hyperlink r:id="rId16"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FromEmail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DF420A" w:rsidP="00EC66F6">
            <w:pPr>
              <w:widowControl w:val="0"/>
              <w:autoSpaceDE w:val="0"/>
              <w:autoSpaceDN w:val="0"/>
              <w:adjustRightInd w:val="0"/>
              <w:spacing w:after="0" w:line="240" w:lineRule="auto"/>
              <w:rPr>
                <w:rFonts w:ascii="Times New Roman" w:hAnsi="Times New Roman"/>
                <w:sz w:val="20"/>
                <w:szCs w:val="20"/>
              </w:rPr>
            </w:pPr>
            <w:hyperlink r:id="rId17"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ToEmail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DF420A" w:rsidP="00EC66F6">
            <w:pPr>
              <w:widowControl w:val="0"/>
              <w:autoSpaceDE w:val="0"/>
              <w:autoSpaceDN w:val="0"/>
              <w:adjustRightInd w:val="0"/>
              <w:spacing w:after="0" w:line="240" w:lineRule="auto"/>
              <w:rPr>
                <w:rFonts w:ascii="Times New Roman" w:hAnsi="Times New Roman"/>
                <w:sz w:val="20"/>
                <w:szCs w:val="20"/>
              </w:rPr>
            </w:pPr>
            <w:hyperlink r:id="rId18"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FileBackup</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F9414B">
              <w:rPr>
                <w:rStyle w:val="Hyperlink"/>
              </w:rPr>
              <w:t>\\f3420-ecldbp01\data\coaching\HRInfo\Backups\</w:t>
            </w:r>
            <w:r>
              <w:rPr>
                <w:rFonts w:ascii="Times New Roman" w:hAnsi="Times New Roman"/>
                <w:sz w:val="20"/>
                <w:szCs w:val="20"/>
              </w:rPr>
              <w:br/>
            </w: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7F2D9D"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r w:rsidRPr="00257251" w:rsidDel="007F2D9D">
              <w:rPr>
                <w:rFonts w:ascii="Times New Roman" w:hAnsi="Times New Roman"/>
                <w:sz w:val="20"/>
                <w:szCs w:val="20"/>
              </w:rPr>
              <w:t xml:space="preserve"> </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w:t>
            </w:r>
            <w:r w:rsidR="00113AC4">
              <w:rPr>
                <w:rFonts w:ascii="Times New Roman" w:hAnsi="Times New Roman"/>
                <w:sz w:val="20"/>
                <w:szCs w:val="20"/>
              </w:rPr>
              <w:t>mmddyyyy</w:t>
            </w:r>
            <w:r w:rsidRPr="00257251">
              <w:rPr>
                <w:rFonts w:ascii="Times New Roman" w:hAnsi="Times New Roman"/>
                <w:sz w:val="20"/>
                <w:szCs w:val="20"/>
              </w:rPr>
              <w:t>.csv</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w:t>
            </w:r>
            <w:proofErr w:type="spellStart"/>
            <w:r w:rsidRPr="00257251">
              <w:rPr>
                <w:rFonts w:ascii="Times New Roman" w:hAnsi="Times New Roman"/>
                <w:sz w:val="20"/>
                <w:szCs w:val="20"/>
              </w:rPr>
              <w:t>PS_Employee_Information</w:t>
            </w:r>
            <w:proofErr w:type="spellEnd"/>
            <w:r w:rsidRPr="00257251">
              <w:rPr>
                <w:rFonts w:ascii="Times New Roman" w:hAnsi="Times New Roman"/>
                <w:sz w:val="20"/>
                <w:szCs w:val="20"/>
              </w:rPr>
              <w:t xml:space="preserve">_"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lastRenderedPageBreak/>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("m",</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()),2)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("d",</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xml:space="preserve">()),2)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("yyyy",</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 ".csv"</w:t>
            </w:r>
          </w:p>
        </w:tc>
      </w:tr>
      <w:tr w:rsidR="00113AC4" w:rsidRPr="00257251" w:rsidTr="00331214">
        <w:trPr>
          <w:trHeight w:val="368"/>
        </w:trPr>
        <w:tc>
          <w:tcPr>
            <w:tcW w:w="1818"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lastRenderedPageBreak/>
              <w:t>PSFile</w:t>
            </w:r>
            <w:proofErr w:type="spellEnd"/>
          </w:p>
        </w:tc>
        <w:tc>
          <w:tcPr>
            <w:tcW w:w="1260"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113AC4" w:rsidRPr="00257251" w:rsidRDefault="00113AC4">
            <w:pPr>
              <w:widowControl w:val="0"/>
              <w:autoSpaceDE w:val="0"/>
              <w:autoSpaceDN w:val="0"/>
              <w:adjustRightInd w:val="0"/>
              <w:spacing w:after="0" w:line="240" w:lineRule="auto"/>
              <w:rPr>
                <w:rFonts w:ascii="Times New Roman" w:hAnsi="Times New Roman"/>
                <w:sz w:val="20"/>
                <w:szCs w:val="20"/>
              </w:rPr>
            </w:pPr>
            <w:r w:rsidRPr="00113AC4">
              <w:rPr>
                <w:rFonts w:ascii="Times New Roman" w:hAnsi="Times New Roman"/>
                <w:sz w:val="20"/>
                <w:szCs w:val="20"/>
              </w:rPr>
              <w:t>\\f3420-ecldb</w:t>
            </w:r>
            <w:r>
              <w:rPr>
                <w:rFonts w:ascii="Times New Roman" w:hAnsi="Times New Roman"/>
                <w:sz w:val="20"/>
                <w:szCs w:val="20"/>
              </w:rPr>
              <w:t>p</w:t>
            </w:r>
            <w:r w:rsidRPr="00113AC4">
              <w:rPr>
                <w:rFonts w:ascii="Times New Roman" w:hAnsi="Times New Roman"/>
                <w:sz w:val="20"/>
                <w:szCs w:val="20"/>
              </w:rPr>
              <w:t>01\data\coaching\HRInfo\Decrypt_Out\PS_Employee_Information_</w:t>
            </w:r>
            <w:r>
              <w:rPr>
                <w:rFonts w:ascii="Times New Roman" w:hAnsi="Times New Roman"/>
                <w:sz w:val="20"/>
                <w:szCs w:val="20"/>
              </w:rPr>
              <w:t>mmddyyyy</w:t>
            </w:r>
            <w:r w:rsidRPr="00113AC4">
              <w:rPr>
                <w:rFonts w:ascii="Times New Roman" w:hAnsi="Times New Roman"/>
                <w:sz w:val="20"/>
                <w:szCs w:val="20"/>
              </w:rPr>
              <w:t>.csv</w:t>
            </w:r>
          </w:p>
        </w:tc>
        <w:tc>
          <w:tcPr>
            <w:tcW w:w="2619" w:type="dxa"/>
          </w:tcPr>
          <w:p w:rsidR="00113AC4" w:rsidRPr="00257251" w:rsidRDefault="00113AC4" w:rsidP="00113AC4">
            <w:pPr>
              <w:widowControl w:val="0"/>
              <w:autoSpaceDE w:val="0"/>
              <w:autoSpaceDN w:val="0"/>
              <w:adjustRightInd w:val="0"/>
              <w:spacing w:after="0" w:line="240" w:lineRule="auto"/>
              <w:rPr>
                <w:rFonts w:ascii="Times New Roman" w:hAnsi="Times New Roman"/>
                <w:sz w:val="20"/>
                <w:szCs w:val="20"/>
              </w:rPr>
            </w:pPr>
            <w:r w:rsidRPr="00113AC4">
              <w:rPr>
                <w:rFonts w:ascii="Times New Roman" w:hAnsi="Times New Roman"/>
                <w:sz w:val="20"/>
                <w:szCs w:val="20"/>
              </w:rPr>
              <w:t>@[User::</w:t>
            </w:r>
            <w:proofErr w:type="spellStart"/>
            <w:r w:rsidRPr="00113AC4">
              <w:rPr>
                <w:rFonts w:ascii="Times New Roman" w:hAnsi="Times New Roman"/>
                <w:sz w:val="20"/>
                <w:szCs w:val="20"/>
              </w:rPr>
              <w:t>Decrypt_Out</w:t>
            </w:r>
            <w:proofErr w:type="spellEnd"/>
            <w:r w:rsidRPr="00113AC4">
              <w:rPr>
                <w:rFonts w:ascii="Times New Roman" w:hAnsi="Times New Roman"/>
                <w:sz w:val="20"/>
                <w:szCs w:val="20"/>
              </w:rPr>
              <w:t>] +  @[User::</w:t>
            </w:r>
            <w:proofErr w:type="spellStart"/>
            <w:r w:rsidRPr="00113AC4">
              <w:rPr>
                <w:rFonts w:ascii="Times New Roman" w:hAnsi="Times New Roman"/>
                <w:sz w:val="20"/>
                <w:szCs w:val="20"/>
              </w:rPr>
              <w:t>PSFile</w:t>
            </w:r>
            <w:proofErr w:type="spellEnd"/>
            <w:r w:rsidRPr="00113AC4">
              <w:rPr>
                <w:rFonts w:ascii="Times New Roman" w:hAnsi="Times New Roman"/>
                <w:sz w:val="20"/>
                <w:szCs w:val="20"/>
              </w:rPr>
              <w:t>]</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PSFileExists</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PSRecordCount</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HRRecordCount</w:t>
            </w:r>
            <w:proofErr w:type="spellEnd"/>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WFMRecordCount</w:t>
            </w:r>
            <w:proofErr w:type="spellEnd"/>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rsidR="00E654C3" w:rsidRPr="00257251" w:rsidRDefault="00E654C3" w:rsidP="00E654C3">
      <w:pPr>
        <w:rPr>
          <w:rFonts w:ascii="Times New Roman" w:hAnsi="Times New Roman"/>
          <w:b/>
        </w:rPr>
      </w:pPr>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Destinationdb</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sidR="00810310">
        <w:rPr>
          <w:rFonts w:ascii="Times New Roman" w:hAnsi="Times New Roman"/>
        </w:rPr>
        <w:t>–</w:t>
      </w:r>
      <w:r w:rsidRPr="00257251">
        <w:rPr>
          <w:rFonts w:ascii="Times New Roman" w:hAnsi="Times New Roman"/>
        </w:rPr>
        <w:t xml:space="preserve"> </w:t>
      </w:r>
      <w:r w:rsidR="00810310">
        <w:rPr>
          <w:rFonts w:ascii="Times New Roman" w:hAnsi="Times New Roman"/>
        </w:rPr>
        <w:t>F3420-ECLDBD01</w:t>
      </w:r>
      <w:r w:rsidRPr="00257251">
        <w:rPr>
          <w:rFonts w:ascii="Times New Roman" w:hAnsi="Times New Roman"/>
        </w:rPr>
        <w:t xml:space="preserve"> DB – </w:t>
      </w:r>
      <w:proofErr w:type="spellStart"/>
      <w:r w:rsidRPr="00257251">
        <w:rPr>
          <w:rFonts w:ascii="Times New Roman" w:hAnsi="Times New Roman"/>
        </w:rPr>
        <w:t>eCoachingdev</w:t>
      </w:r>
      <w:proofErr w:type="spellEnd"/>
    </w:p>
    <w:p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810310">
        <w:rPr>
          <w:rFonts w:ascii="Times New Roman" w:hAnsi="Times New Roman"/>
        </w:rPr>
        <w:t>F3420-ECLDBT01</w:t>
      </w:r>
      <w:r w:rsidR="00810310" w:rsidRPr="00257251">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eCoachingtest</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810310">
        <w:rPr>
          <w:rFonts w:ascii="Times New Roman" w:hAnsi="Times New Roman"/>
        </w:rPr>
        <w:t>F3420-ECLDBP01</w:t>
      </w:r>
      <w:r w:rsidR="00810310" w:rsidRPr="00257251">
        <w:rPr>
          <w:rFonts w:ascii="Times New Roman" w:hAnsi="Times New Roman"/>
        </w:rPr>
        <w:t xml:space="preserve"> </w:t>
      </w:r>
      <w:r w:rsidRPr="00257251">
        <w:rPr>
          <w:rFonts w:ascii="Times New Roman" w:hAnsi="Times New Roman"/>
        </w:rPr>
        <w:t>– eCoaching</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EmpFile</w:t>
      </w:r>
      <w:proofErr w:type="spellEnd"/>
    </w:p>
    <w:p w:rsidR="00E654C3" w:rsidRPr="00F9414B" w:rsidRDefault="00E654C3" w:rsidP="007313F2">
      <w:pPr>
        <w:pStyle w:val="ListParagraph"/>
        <w:widowControl w:val="0"/>
        <w:numPr>
          <w:ilvl w:val="0"/>
          <w:numId w:val="8"/>
        </w:numPr>
        <w:autoSpaceDE w:val="0"/>
        <w:autoSpaceDN w:val="0"/>
        <w:adjustRightInd w:val="0"/>
        <w:spacing w:after="0" w:line="240" w:lineRule="auto"/>
        <w:rPr>
          <w:rStyle w:val="Hyperlink"/>
        </w:rPr>
      </w:pPr>
      <w:r w:rsidRPr="00F9414B">
        <w:rPr>
          <w:rStyle w:val="Hyperlink"/>
        </w:rPr>
        <w:t>\</w:t>
      </w:r>
      <w:r w:rsidR="007313F2" w:rsidRPr="00F9414B">
        <w:rPr>
          <w:rStyle w:val="Hyperlink"/>
        </w:rPr>
        <w:t>\f3420-ecldbp01\data\coaching\HRInfo\Decrypt_Out</w:t>
      </w:r>
      <w:r w:rsidR="007313F2" w:rsidRPr="00F9414B" w:rsidDel="007313F2">
        <w:rPr>
          <w:rStyle w:val="Hyperlink"/>
        </w:rPr>
        <w:t xml:space="preserve"> </w:t>
      </w:r>
      <w:r w:rsidRPr="00F9414B">
        <w:rPr>
          <w:rStyle w:val="Hyperlink"/>
        </w:rPr>
        <w:t xml:space="preserve">\Employee_Information_WithProgram.csv </w:t>
      </w:r>
    </w:p>
    <w:p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WFMFileDir</w:t>
      </w:r>
      <w:proofErr w:type="spellEnd"/>
      <w:r w:rsidRPr="00257251">
        <w:rPr>
          <w:rFonts w:ascii="Times New Roman" w:hAnsi="Times New Roman"/>
        </w:rPr>
        <w:t>]+"Employee_Information_WithProgram.csv"</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272744">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w:t>
      </w:r>
      <w:r w:rsidR="00E654C3" w:rsidRPr="00257251">
        <w:rPr>
          <w:rFonts w:ascii="Times New Roman" w:hAnsi="Times New Roman"/>
        </w:rPr>
        <w:t>SFile</w:t>
      </w:r>
      <w:proofErr w:type="spellEnd"/>
    </w:p>
    <w:p w:rsidR="007313F2" w:rsidRPr="00877B5A" w:rsidRDefault="00DF420A" w:rsidP="00B50252">
      <w:pPr>
        <w:pStyle w:val="ListParagraph"/>
        <w:widowControl w:val="0"/>
        <w:numPr>
          <w:ilvl w:val="0"/>
          <w:numId w:val="8"/>
        </w:numPr>
        <w:autoSpaceDE w:val="0"/>
        <w:autoSpaceDN w:val="0"/>
        <w:adjustRightInd w:val="0"/>
        <w:spacing w:after="0" w:line="240" w:lineRule="auto"/>
        <w:rPr>
          <w:rFonts w:ascii="Times New Roman" w:hAnsi="Times New Roman"/>
        </w:rPr>
      </w:pPr>
      <w:hyperlink r:id="rId19" w:history="1">
        <w:r w:rsidR="00877B5A" w:rsidRPr="00D463B5">
          <w:rPr>
            <w:rStyle w:val="Hyperlink"/>
          </w:rPr>
          <w:t>\\f3420-ecldbp01\data\coaching\HRInfo\Decrypt_Out</w:t>
        </w:r>
        <w:r w:rsidR="00877B5A" w:rsidRPr="00D463B5" w:rsidDel="007313F2">
          <w:rPr>
            <w:rStyle w:val="Hyperlink"/>
          </w:rPr>
          <w:t xml:space="preserve"> </w:t>
        </w:r>
        <w:r w:rsidR="00877B5A" w:rsidRPr="00D463B5">
          <w:rPr>
            <w:rStyle w:val="Hyperlink"/>
          </w:rPr>
          <w:t>\</w:t>
        </w:r>
        <w:r w:rsidR="00877B5A" w:rsidRPr="00877B5A">
          <w:rPr>
            <w:rStyle w:val="Hyperlink"/>
            <w:rFonts w:ascii="Times New Roman" w:hAnsi="Times New Roman"/>
          </w:rPr>
          <w:t xml:space="preserve">PS_Employee_Information_mmddyyyy.csv </w:t>
        </w:r>
      </w:hyperlink>
      <w:r w:rsidR="007313F2" w:rsidRPr="007313F2">
        <w:t xml:space="preserve"> </w:t>
      </w:r>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r w:rsidR="007F2D9D" w:rsidRPr="007F2D9D">
        <w:rPr>
          <w:rFonts w:ascii="Times New Roman" w:hAnsi="Times New Roman"/>
          <w:sz w:val="20"/>
          <w:szCs w:val="20"/>
        </w:rPr>
        <w:t xml:space="preserve"> </w:t>
      </w:r>
      <w:proofErr w:type="spellStart"/>
      <w:r w:rsidR="007F2D9D">
        <w:rPr>
          <w:rFonts w:ascii="Times New Roman" w:hAnsi="Times New Roman"/>
          <w:sz w:val="20"/>
          <w:szCs w:val="20"/>
        </w:rPr>
        <w:t>Decrypt_Out</w:t>
      </w:r>
      <w:proofErr w:type="spellEnd"/>
      <w:r w:rsidRPr="00257251">
        <w:rPr>
          <w:rFonts w:ascii="Times New Roman" w:hAnsi="Times New Roman"/>
        </w:rPr>
        <w:t>] + "</w:t>
      </w:r>
      <w:proofErr w:type="spellStart"/>
      <w:r w:rsidRPr="00257251">
        <w:rPr>
          <w:rFonts w:ascii="Times New Roman" w:hAnsi="Times New Roman"/>
        </w:rPr>
        <w:t>PS_Employee_Information</w:t>
      </w:r>
      <w:proofErr w:type="spellEnd"/>
      <w:r w:rsidRPr="00257251">
        <w:rPr>
          <w:rFonts w:ascii="Times New Roman" w:hAnsi="Times New Roman"/>
        </w:rPr>
        <w:t xml:space="preserve">_" +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HRFile</w:t>
      </w:r>
      <w:proofErr w:type="spellEnd"/>
    </w:p>
    <w:p w:rsidR="001022D0" w:rsidRPr="00257251" w:rsidRDefault="00DF420A" w:rsidP="007313F2">
      <w:pPr>
        <w:pStyle w:val="ListParagraph"/>
        <w:widowControl w:val="0"/>
        <w:numPr>
          <w:ilvl w:val="0"/>
          <w:numId w:val="8"/>
        </w:numPr>
        <w:autoSpaceDE w:val="0"/>
        <w:autoSpaceDN w:val="0"/>
        <w:adjustRightInd w:val="0"/>
        <w:spacing w:after="0" w:line="240" w:lineRule="auto"/>
        <w:rPr>
          <w:rFonts w:ascii="Times New Roman" w:hAnsi="Times New Roman"/>
        </w:rPr>
      </w:pPr>
      <w:hyperlink r:id="rId20" w:history="1">
        <w:r w:rsidR="007313F2" w:rsidRPr="007313F2">
          <w:rPr>
            <w:rStyle w:val="Hyperlink"/>
            <w:rFonts w:ascii="Times New Roman" w:hAnsi="Times New Roman"/>
          </w:rPr>
          <w:t>\</w:t>
        </w:r>
        <w:r w:rsidR="007313F2" w:rsidRPr="00D463B5">
          <w:rPr>
            <w:rStyle w:val="Hyperlink"/>
            <w:rFonts w:ascii="Times New Roman" w:hAnsi="Times New Roman"/>
          </w:rPr>
          <w:t>\f3420-ecldbp01\data\coaching\HRInfo\Decrypt_Out</w:t>
        </w:r>
        <w:r w:rsidR="007313F2" w:rsidRPr="00D463B5" w:rsidDel="007313F2">
          <w:rPr>
            <w:rStyle w:val="Hyperlink"/>
            <w:rFonts w:ascii="Times New Roman" w:hAnsi="Times New Roman"/>
          </w:rPr>
          <w:t xml:space="preserve"> </w:t>
        </w:r>
        <w:r w:rsidR="007313F2" w:rsidRPr="00D463B5">
          <w:rPr>
            <w:rStyle w:val="Hyperlink"/>
            <w:rFonts w:ascii="Times New Roman" w:hAnsi="Times New Roman"/>
          </w:rPr>
          <w:t>\HR_Employee_Information.csv</w:t>
        </w:r>
      </w:hyperlink>
    </w:p>
    <w:p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"HR_Employee_Information.csv"</w:t>
      </w:r>
    </w:p>
    <w:p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331214">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SMTP Connection Manager</w:t>
      </w:r>
    </w:p>
    <w:p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rsidR="00133126" w:rsidRPr="00257251" w:rsidRDefault="0055277D" w:rsidP="00257251">
      <w:pPr>
        <w:widowControl w:val="0"/>
        <w:autoSpaceDE w:val="0"/>
        <w:autoSpaceDN w:val="0"/>
        <w:adjustRightInd w:val="0"/>
        <w:spacing w:after="0" w:line="240" w:lineRule="auto"/>
        <w:ind w:left="2160"/>
        <w:rPr>
          <w:rFonts w:ascii="Times New Roman" w:hAnsi="Times New Roman"/>
          <w:b/>
          <w:sz w:val="24"/>
          <w:szCs w:val="24"/>
        </w:rPr>
      </w:pPr>
      <w:r w:rsidRPr="00257251">
        <w:rPr>
          <w:rFonts w:ascii="Times New Roman" w:hAnsi="Times New Roman"/>
          <w:noProof/>
        </w:rPr>
        <w:drawing>
          <wp:inline distT="0" distB="0" distL="0" distR="0" wp14:anchorId="1A2ABC02" wp14:editId="54440F1A">
            <wp:extent cx="2377440" cy="137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7440" cy="1371600"/>
                    </a:xfrm>
                    <a:prstGeom prst="rect">
                      <a:avLst/>
                    </a:prstGeom>
                  </pic:spPr>
                </pic:pic>
              </a:graphicData>
            </a:graphic>
          </wp:inline>
        </w:drawing>
      </w:r>
    </w:p>
    <w:p w:rsidR="002D5D3B" w:rsidRPr="00257251" w:rsidRDefault="002D5D3B" w:rsidP="009F2A51">
      <w:pPr>
        <w:widowControl w:val="0"/>
        <w:autoSpaceDE w:val="0"/>
        <w:autoSpaceDN w:val="0"/>
        <w:adjustRightInd w:val="0"/>
        <w:spacing w:after="0" w:line="240" w:lineRule="auto"/>
        <w:rPr>
          <w:rFonts w:ascii="Times New Roman" w:hAnsi="Times New Roman"/>
          <w:b/>
          <w:sz w:val="24"/>
          <w:szCs w:val="24"/>
        </w:rPr>
      </w:pPr>
    </w:p>
    <w:p w:rsidR="002074EC" w:rsidRDefault="002074EC" w:rsidP="009F2A51">
      <w:pPr>
        <w:widowControl w:val="0"/>
        <w:autoSpaceDE w:val="0"/>
        <w:autoSpaceDN w:val="0"/>
        <w:adjustRightInd w:val="0"/>
        <w:spacing w:after="0" w:line="240" w:lineRule="auto"/>
        <w:rPr>
          <w:rFonts w:ascii="Times New Roman" w:hAnsi="Times New Roman"/>
          <w:b/>
          <w:sz w:val="24"/>
          <w:szCs w:val="24"/>
        </w:rPr>
      </w:pPr>
    </w:p>
    <w:p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Decrypt_In</w:t>
      </w:r>
      <w:proofErr w:type="spellEnd"/>
    </w:p>
    <w:p w:rsidR="004D7D76" w:rsidRPr="00F9414B" w:rsidRDefault="00DF420A" w:rsidP="004D7D76">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hyperlink r:id="rId22" w:history="1">
        <w:r w:rsidR="004D7D76" w:rsidRPr="00D463B5">
          <w:rPr>
            <w:rStyle w:val="Hyperlink"/>
            <w:rFonts w:ascii="Times New Roman" w:hAnsi="Times New Roman"/>
          </w:rPr>
          <w:t>\\f3420-ecldbp01\data\coaching\HRInfo\Decrypt_In\</w:t>
        </w:r>
      </w:hyperlink>
    </w:p>
    <w:p w:rsidR="00384607" w:rsidRPr="00F9414B"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@[User::</w:t>
      </w:r>
      <w:proofErr w:type="spellStart"/>
      <w:r w:rsidRPr="004D7D76">
        <w:rPr>
          <w:rFonts w:ascii="Times New Roman" w:hAnsi="Times New Roman"/>
        </w:rPr>
        <w:t>Decrypt_In</w:t>
      </w:r>
      <w:proofErr w:type="spellEnd"/>
      <w:r w:rsidRPr="004D7D76">
        <w:rPr>
          <w:rFonts w:ascii="Times New Roman" w:hAnsi="Times New Roman"/>
        </w:rPr>
        <w:t>]</w:t>
      </w:r>
    </w:p>
    <w:p w:rsidR="004D7D76" w:rsidRDefault="004D7D76" w:rsidP="00F9414B">
      <w:pPr>
        <w:widowControl w:val="0"/>
        <w:autoSpaceDE w:val="0"/>
        <w:autoSpaceDN w:val="0"/>
        <w:adjustRightInd w:val="0"/>
        <w:spacing w:after="0" w:line="240" w:lineRule="auto"/>
        <w:rPr>
          <w:rFonts w:ascii="Times New Roman" w:hAnsi="Times New Roman"/>
          <w:b/>
          <w:sz w:val="24"/>
          <w:szCs w:val="24"/>
        </w:rPr>
      </w:pPr>
    </w:p>
    <w:p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EmpFile_Encrypt_Out</w:t>
      </w:r>
      <w:proofErr w:type="spellEnd"/>
    </w:p>
    <w:p w:rsidR="004D7D76" w:rsidRPr="00F9414B" w:rsidRDefault="00DF420A"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hyperlink r:id="rId23" w:history="1">
        <w:r w:rsidR="004D7D76" w:rsidRPr="00D463B5">
          <w:rPr>
            <w:rStyle w:val="Hyperlink"/>
            <w:rFonts w:ascii="Times New Roman" w:hAnsi="Times New Roman"/>
          </w:rPr>
          <w:t>\\f3420-ecldbp01\data\coaching\HRInfo\Encrypt_Out\Employee_Information_WithProgram.csv.zip.encrypt</w:t>
        </w:r>
      </w:hyperlink>
    </w:p>
    <w:p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@[User::</w:t>
      </w:r>
      <w:proofErr w:type="spellStart"/>
      <w:r w:rsidRPr="004D7D76">
        <w:rPr>
          <w:rFonts w:ascii="Times New Roman" w:hAnsi="Times New Roman"/>
        </w:rPr>
        <w:t>Encrypt_Out</w:t>
      </w:r>
      <w:proofErr w:type="spellEnd"/>
      <w:r w:rsidRPr="004D7D76">
        <w:rPr>
          <w:rFonts w:ascii="Times New Roman" w:hAnsi="Times New Roman"/>
        </w:rPr>
        <w:t>] + "</w:t>
      </w:r>
      <w:proofErr w:type="spellStart"/>
      <w:r w:rsidRPr="004D7D76">
        <w:rPr>
          <w:rFonts w:ascii="Times New Roman" w:hAnsi="Times New Roman"/>
        </w:rPr>
        <w:t>Employee_Information_WithProgram.csv.zip.encrypt</w:t>
      </w:r>
      <w:proofErr w:type="spellEnd"/>
      <w:r w:rsidRPr="004D7D76">
        <w:rPr>
          <w:rFonts w:ascii="Times New Roman" w:hAnsi="Times New Roman"/>
        </w:rPr>
        <w:t>"</w:t>
      </w:r>
    </w:p>
    <w:p w:rsidR="004D7D76" w:rsidRDefault="004D7D76" w:rsidP="00F9414B">
      <w:pPr>
        <w:widowControl w:val="0"/>
        <w:autoSpaceDE w:val="0"/>
        <w:autoSpaceDN w:val="0"/>
        <w:adjustRightInd w:val="0"/>
        <w:spacing w:after="0" w:line="240" w:lineRule="auto"/>
        <w:rPr>
          <w:rFonts w:ascii="Times New Roman" w:hAnsi="Times New Roman"/>
          <w:b/>
          <w:sz w:val="24"/>
          <w:szCs w:val="24"/>
        </w:rPr>
      </w:pPr>
    </w:p>
    <w:p w:rsidR="004D7D76" w:rsidRDefault="004D7D76" w:rsidP="00F9414B">
      <w:pPr>
        <w:widowControl w:val="0"/>
        <w:autoSpaceDE w:val="0"/>
        <w:autoSpaceDN w:val="0"/>
        <w:adjustRightInd w:val="0"/>
        <w:spacing w:after="0" w:line="240" w:lineRule="auto"/>
        <w:rPr>
          <w:rFonts w:ascii="Times New Roman" w:hAnsi="Times New Roman"/>
          <w:b/>
          <w:sz w:val="24"/>
          <w:szCs w:val="24"/>
        </w:rPr>
      </w:pPr>
    </w:p>
    <w:p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PSFile_Encrypt_Out</w:t>
      </w:r>
      <w:proofErr w:type="spellEnd"/>
    </w:p>
    <w:p w:rsidR="004D7D76" w:rsidRPr="00F9414B" w:rsidRDefault="00DF420A" w:rsidP="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hyperlink r:id="rId24" w:history="1">
        <w:r w:rsidR="004D7D76" w:rsidRPr="00D463B5">
          <w:rPr>
            <w:rStyle w:val="Hyperlink"/>
            <w:rFonts w:ascii="Times New Roman" w:hAnsi="Times New Roman"/>
          </w:rPr>
          <w:t>\\f3420-ecldbp01\data\coaching\HRInfo\Encrypt_Out\PS_Employee_Information_mmddyyyy.csv.zip.encrypt</w:t>
        </w:r>
      </w:hyperlink>
    </w:p>
    <w:p w:rsidR="004D7D76" w:rsidRPr="004D7D76" w:rsidRDefault="004D7D76" w:rsidP="004D7D76">
      <w:pPr>
        <w:pStyle w:val="ListParagraph"/>
        <w:widowControl w:val="0"/>
        <w:numPr>
          <w:ilvl w:val="0"/>
          <w:numId w:val="8"/>
        </w:numPr>
        <w:autoSpaceDE w:val="0"/>
        <w:autoSpaceDN w:val="0"/>
        <w:adjustRightInd w:val="0"/>
        <w:spacing w:after="0" w:line="240" w:lineRule="auto"/>
        <w:rPr>
          <w:rFonts w:ascii="Times New Roman" w:hAnsi="Times New Roman"/>
        </w:rPr>
      </w:pPr>
      <w:r w:rsidRPr="004D7D76">
        <w:rPr>
          <w:rFonts w:ascii="Times New Roman" w:hAnsi="Times New Roman"/>
        </w:rPr>
        <w:t>Expression: @[User::</w:t>
      </w:r>
      <w:proofErr w:type="spellStart"/>
      <w:r w:rsidRPr="004D7D76">
        <w:rPr>
          <w:rFonts w:ascii="Times New Roman" w:hAnsi="Times New Roman"/>
        </w:rPr>
        <w:t>Encrypt_Out</w:t>
      </w:r>
      <w:proofErr w:type="spellEnd"/>
      <w:r w:rsidRPr="004D7D76">
        <w:rPr>
          <w:rFonts w:ascii="Times New Roman" w:hAnsi="Times New Roman"/>
        </w:rPr>
        <w:t>]+"</w:t>
      </w:r>
      <w:proofErr w:type="spellStart"/>
      <w:r w:rsidRPr="004D7D76">
        <w:rPr>
          <w:rFonts w:ascii="Times New Roman" w:hAnsi="Times New Roman"/>
        </w:rPr>
        <w:t>PS_Employee_Information</w:t>
      </w:r>
      <w:proofErr w:type="spellEnd"/>
      <w:r w:rsidRPr="004D7D76">
        <w:rPr>
          <w:rFonts w:ascii="Times New Roman" w:hAnsi="Times New Roman"/>
        </w:rPr>
        <w:t>_" +</w:t>
      </w:r>
    </w:p>
    <w:p w:rsidR="004D7D76" w:rsidRPr="00F9414B" w:rsidRDefault="004D7D76" w:rsidP="00F9414B">
      <w:pPr>
        <w:widowControl w:val="0"/>
        <w:autoSpaceDE w:val="0"/>
        <w:autoSpaceDN w:val="0"/>
        <w:adjustRightInd w:val="0"/>
        <w:spacing w:after="0" w:line="240" w:lineRule="auto"/>
        <w:ind w:left="1800"/>
        <w:rPr>
          <w:rFonts w:ascii="Times New Roman" w:hAnsi="Times New Roman"/>
        </w:rPr>
      </w:pPr>
      <w:proofErr w:type="gramStart"/>
      <w:r w:rsidRPr="00F9414B">
        <w:rPr>
          <w:rFonts w:ascii="Times New Roman" w:hAnsi="Times New Roman"/>
        </w:rPr>
        <w:t>Right(</w:t>
      </w:r>
      <w:proofErr w:type="gramEnd"/>
      <w:r w:rsidRPr="00F9414B">
        <w:rPr>
          <w:rFonts w:ascii="Times New Roman" w:hAnsi="Times New Roman"/>
        </w:rPr>
        <w:t xml:space="preserve">"0" + (DT_STR,4,1252) </w:t>
      </w:r>
      <w:proofErr w:type="spellStart"/>
      <w:r w:rsidRPr="00F9414B">
        <w:rPr>
          <w:rFonts w:ascii="Times New Roman" w:hAnsi="Times New Roman"/>
        </w:rPr>
        <w:t>DatePart</w:t>
      </w:r>
      <w:proofErr w:type="spellEnd"/>
      <w:r w:rsidRPr="00F9414B">
        <w:rPr>
          <w:rFonts w:ascii="Times New Roman" w:hAnsi="Times New Roman"/>
        </w:rPr>
        <w:t>("m",</w:t>
      </w:r>
      <w:proofErr w:type="spellStart"/>
      <w:r w:rsidRPr="00F9414B">
        <w:rPr>
          <w:rFonts w:ascii="Times New Roman" w:hAnsi="Times New Roman"/>
        </w:rPr>
        <w:t>getdate</w:t>
      </w:r>
      <w:proofErr w:type="spellEnd"/>
      <w:r w:rsidRPr="00F9414B">
        <w:rPr>
          <w:rFonts w:ascii="Times New Roman" w:hAnsi="Times New Roman"/>
        </w:rPr>
        <w:t>()),2) +</w:t>
      </w:r>
    </w:p>
    <w:p w:rsidR="004D7D76" w:rsidRPr="00F9414B" w:rsidRDefault="004D7D76" w:rsidP="00F9414B">
      <w:pPr>
        <w:widowControl w:val="0"/>
        <w:autoSpaceDE w:val="0"/>
        <w:autoSpaceDN w:val="0"/>
        <w:adjustRightInd w:val="0"/>
        <w:spacing w:after="0" w:line="240" w:lineRule="auto"/>
        <w:ind w:left="1800"/>
        <w:rPr>
          <w:rFonts w:ascii="Times New Roman" w:hAnsi="Times New Roman"/>
          <w:b/>
          <w:sz w:val="24"/>
          <w:szCs w:val="24"/>
        </w:rPr>
      </w:pPr>
      <w:r w:rsidRPr="00F9414B">
        <w:rPr>
          <w:rFonts w:ascii="Times New Roman" w:hAnsi="Times New Roman"/>
        </w:rPr>
        <w:t xml:space="preserve">Right("0" + (DT_STR,4,1252) </w:t>
      </w:r>
      <w:proofErr w:type="spellStart"/>
      <w:r w:rsidRPr="00F9414B">
        <w:rPr>
          <w:rFonts w:ascii="Times New Roman" w:hAnsi="Times New Roman"/>
        </w:rPr>
        <w:t>DatePart</w:t>
      </w:r>
      <w:proofErr w:type="spellEnd"/>
      <w:r w:rsidRPr="00F9414B">
        <w:rPr>
          <w:rFonts w:ascii="Times New Roman" w:hAnsi="Times New Roman"/>
        </w:rPr>
        <w:t>("d",</w:t>
      </w:r>
      <w:proofErr w:type="spellStart"/>
      <w:r w:rsidRPr="00F9414B">
        <w:rPr>
          <w:rFonts w:ascii="Times New Roman" w:hAnsi="Times New Roman"/>
        </w:rPr>
        <w:t>getdate</w:t>
      </w:r>
      <w:proofErr w:type="spellEnd"/>
      <w:r w:rsidRPr="00F9414B">
        <w:rPr>
          <w:rFonts w:ascii="Times New Roman" w:hAnsi="Times New Roman"/>
        </w:rPr>
        <w:t xml:space="preserve">()),2)+(DT_STR,4,1252) </w:t>
      </w:r>
      <w:proofErr w:type="spellStart"/>
      <w:r w:rsidRPr="00F9414B">
        <w:rPr>
          <w:rFonts w:ascii="Times New Roman" w:hAnsi="Times New Roman"/>
        </w:rPr>
        <w:t>DatePart</w:t>
      </w:r>
      <w:proofErr w:type="spellEnd"/>
      <w:r w:rsidRPr="00F9414B">
        <w:rPr>
          <w:rFonts w:ascii="Times New Roman" w:hAnsi="Times New Roman"/>
        </w:rPr>
        <w:t>("yyyy",</w:t>
      </w:r>
      <w:proofErr w:type="spellStart"/>
      <w:r w:rsidRPr="00F9414B">
        <w:rPr>
          <w:rFonts w:ascii="Times New Roman" w:hAnsi="Times New Roman"/>
        </w:rPr>
        <w:t>getdate</w:t>
      </w:r>
      <w:proofErr w:type="spellEnd"/>
      <w:r w:rsidRPr="00F9414B">
        <w:rPr>
          <w:rFonts w:ascii="Times New Roman" w:hAnsi="Times New Roman"/>
        </w:rPr>
        <w:t>())+".</w:t>
      </w:r>
      <w:proofErr w:type="spellStart"/>
      <w:r w:rsidRPr="00F9414B">
        <w:rPr>
          <w:rFonts w:ascii="Times New Roman" w:hAnsi="Times New Roman"/>
        </w:rPr>
        <w:t>csv.zip.encrypt</w:t>
      </w:r>
      <w:proofErr w:type="spellEnd"/>
      <w:r w:rsidRPr="00F9414B">
        <w:rPr>
          <w:rFonts w:ascii="Times New Roman" w:hAnsi="Times New Roman"/>
        </w:rPr>
        <w:t>"</w:t>
      </w:r>
    </w:p>
    <w:p w:rsidR="004D7D76" w:rsidRDefault="004D7D76" w:rsidP="00F9414B">
      <w:pPr>
        <w:widowControl w:val="0"/>
        <w:autoSpaceDE w:val="0"/>
        <w:autoSpaceDN w:val="0"/>
        <w:adjustRightInd w:val="0"/>
        <w:spacing w:after="0" w:line="240" w:lineRule="auto"/>
        <w:rPr>
          <w:rFonts w:ascii="Times New Roman" w:hAnsi="Times New Roman"/>
          <w:b/>
          <w:sz w:val="24"/>
          <w:szCs w:val="24"/>
        </w:rPr>
      </w:pPr>
    </w:p>
    <w:p w:rsidR="004D7D76" w:rsidRDefault="004D7D76" w:rsidP="00F9414B">
      <w:pPr>
        <w:widowControl w:val="0"/>
        <w:autoSpaceDE w:val="0"/>
        <w:autoSpaceDN w:val="0"/>
        <w:adjustRightInd w:val="0"/>
        <w:spacing w:after="0" w:line="240" w:lineRule="auto"/>
        <w:rPr>
          <w:rFonts w:ascii="Times New Roman" w:hAnsi="Times New Roman"/>
          <w:b/>
          <w:sz w:val="24"/>
          <w:szCs w:val="24"/>
        </w:rPr>
      </w:pPr>
    </w:p>
    <w:p w:rsidR="004D7D76" w:rsidRPr="00257251" w:rsidRDefault="004D7D76" w:rsidP="004D7D76">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HRFile_Encrypt_Out</w:t>
      </w:r>
      <w:proofErr w:type="spellEnd"/>
    </w:p>
    <w:p w:rsidR="004D7D76" w:rsidRDefault="00DF420A" w:rsidP="004D7D76">
      <w:pPr>
        <w:pStyle w:val="ListParagraph"/>
        <w:widowControl w:val="0"/>
        <w:numPr>
          <w:ilvl w:val="0"/>
          <w:numId w:val="8"/>
        </w:numPr>
        <w:autoSpaceDE w:val="0"/>
        <w:autoSpaceDN w:val="0"/>
        <w:adjustRightInd w:val="0"/>
        <w:spacing w:after="0" w:line="240" w:lineRule="auto"/>
        <w:rPr>
          <w:rFonts w:ascii="Times New Roman" w:hAnsi="Times New Roman"/>
        </w:rPr>
      </w:pPr>
      <w:hyperlink r:id="rId25" w:history="1">
        <w:r w:rsidR="004D7D76" w:rsidRPr="00D463B5">
          <w:rPr>
            <w:rStyle w:val="Hyperlink"/>
            <w:rFonts w:ascii="Times New Roman" w:hAnsi="Times New Roman"/>
          </w:rPr>
          <w:t>\\f3420-ecldbp01\data\coaching\HRInfo\Encrypt_Out\HR_Employee_Information.csv.zip.encrypt</w:t>
        </w:r>
      </w:hyperlink>
    </w:p>
    <w:p w:rsidR="004D7D76" w:rsidRPr="00F9414B" w:rsidRDefault="004D7D76">
      <w:pPr>
        <w:pStyle w:val="ListParagraph"/>
        <w:widowControl w:val="0"/>
        <w:numPr>
          <w:ilvl w:val="0"/>
          <w:numId w:val="8"/>
        </w:numPr>
        <w:autoSpaceDE w:val="0"/>
        <w:autoSpaceDN w:val="0"/>
        <w:adjustRightInd w:val="0"/>
        <w:spacing w:after="0" w:line="240" w:lineRule="auto"/>
        <w:rPr>
          <w:rFonts w:ascii="Times New Roman" w:hAnsi="Times New Roman"/>
          <w:b/>
          <w:sz w:val="24"/>
          <w:szCs w:val="24"/>
        </w:rPr>
      </w:pPr>
      <w:r w:rsidRPr="004D7D76">
        <w:rPr>
          <w:rFonts w:ascii="Times New Roman" w:hAnsi="Times New Roman"/>
        </w:rPr>
        <w:t>Expression: @[User::</w:t>
      </w:r>
      <w:proofErr w:type="spellStart"/>
      <w:r w:rsidRPr="004D7D76">
        <w:rPr>
          <w:rFonts w:ascii="Times New Roman" w:hAnsi="Times New Roman"/>
        </w:rPr>
        <w:t>Encrypt_Out</w:t>
      </w:r>
      <w:proofErr w:type="spellEnd"/>
      <w:r w:rsidRPr="004D7D76">
        <w:rPr>
          <w:rFonts w:ascii="Times New Roman" w:hAnsi="Times New Roman"/>
        </w:rPr>
        <w:t>] + "</w:t>
      </w:r>
      <w:proofErr w:type="spellStart"/>
      <w:r w:rsidRPr="004D7D76">
        <w:rPr>
          <w:rFonts w:ascii="Times New Roman" w:hAnsi="Times New Roman"/>
        </w:rPr>
        <w:t>HR_Employee_Information.csv.zip.encrypt</w:t>
      </w:r>
      <w:proofErr w:type="spellEnd"/>
      <w:r w:rsidRPr="004D7D76">
        <w:rPr>
          <w:rFonts w:ascii="Times New Roman" w:hAnsi="Times New Roman"/>
        </w:rPr>
        <w:t>"</w:t>
      </w:r>
    </w:p>
    <w:p w:rsidR="00384607" w:rsidRDefault="00384607" w:rsidP="009F2A51">
      <w:pPr>
        <w:widowControl w:val="0"/>
        <w:autoSpaceDE w:val="0"/>
        <w:autoSpaceDN w:val="0"/>
        <w:adjustRightInd w:val="0"/>
        <w:spacing w:after="0" w:line="240" w:lineRule="auto"/>
        <w:rPr>
          <w:rFonts w:ascii="Times New Roman" w:hAnsi="Times New Roman"/>
          <w:b/>
          <w:sz w:val="24"/>
          <w:szCs w:val="24"/>
        </w:rPr>
      </w:pPr>
    </w:p>
    <w:p w:rsidR="004D7D76" w:rsidRDefault="004D7D76" w:rsidP="009F2A51">
      <w:pPr>
        <w:widowControl w:val="0"/>
        <w:autoSpaceDE w:val="0"/>
        <w:autoSpaceDN w:val="0"/>
        <w:adjustRightInd w:val="0"/>
        <w:spacing w:after="0" w:line="240" w:lineRule="auto"/>
        <w:rPr>
          <w:rFonts w:ascii="Times New Roman" w:hAnsi="Times New Roman"/>
          <w:b/>
          <w:sz w:val="24"/>
          <w:szCs w:val="24"/>
        </w:rPr>
      </w:pPr>
    </w:p>
    <w:p w:rsidR="004D7D76" w:rsidRDefault="004D7D76" w:rsidP="009F2A51">
      <w:pPr>
        <w:widowControl w:val="0"/>
        <w:autoSpaceDE w:val="0"/>
        <w:autoSpaceDN w:val="0"/>
        <w:adjustRightInd w:val="0"/>
        <w:spacing w:after="0" w:line="240" w:lineRule="auto"/>
        <w:rPr>
          <w:rFonts w:ascii="Times New Roman" w:hAnsi="Times New Roman"/>
          <w:b/>
          <w:sz w:val="24"/>
          <w:szCs w:val="24"/>
        </w:rPr>
      </w:pPr>
    </w:p>
    <w:p w:rsidR="00A4348A" w:rsidRDefault="00A4348A" w:rsidP="009F2A51">
      <w:pPr>
        <w:widowControl w:val="0"/>
        <w:autoSpaceDE w:val="0"/>
        <w:autoSpaceDN w:val="0"/>
        <w:adjustRightInd w:val="0"/>
        <w:spacing w:after="0" w:line="240" w:lineRule="auto"/>
        <w:rPr>
          <w:rFonts w:ascii="Times New Roman" w:hAnsi="Times New Roman"/>
          <w:b/>
          <w:sz w:val="24"/>
          <w:szCs w:val="24"/>
        </w:rPr>
      </w:pPr>
    </w:p>
    <w:p w:rsidR="00A4348A" w:rsidRDefault="00A4348A" w:rsidP="009F2A51">
      <w:pPr>
        <w:widowControl w:val="0"/>
        <w:autoSpaceDE w:val="0"/>
        <w:autoSpaceDN w:val="0"/>
        <w:adjustRightInd w:val="0"/>
        <w:spacing w:after="0" w:line="240" w:lineRule="auto"/>
        <w:rPr>
          <w:rFonts w:ascii="Times New Roman" w:hAnsi="Times New Roman"/>
          <w:b/>
          <w:sz w:val="24"/>
          <w:szCs w:val="24"/>
        </w:rPr>
      </w:pPr>
    </w:p>
    <w:p w:rsidR="004D7D76" w:rsidRDefault="004D7D76" w:rsidP="009F2A51">
      <w:pPr>
        <w:widowControl w:val="0"/>
        <w:autoSpaceDE w:val="0"/>
        <w:autoSpaceDN w:val="0"/>
        <w:adjustRightInd w:val="0"/>
        <w:spacing w:after="0" w:line="240" w:lineRule="auto"/>
        <w:rPr>
          <w:rFonts w:ascii="Times New Roman" w:hAnsi="Times New Roman"/>
          <w:b/>
          <w:sz w:val="24"/>
          <w:szCs w:val="24"/>
        </w:rPr>
      </w:pPr>
    </w:p>
    <w:p w:rsidR="00202048" w:rsidRPr="00257251" w:rsidRDefault="00932115" w:rsidP="00331214">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Package Content</w:t>
      </w:r>
    </w:p>
    <w:p w:rsidR="00202048" w:rsidRPr="00257251" w:rsidRDefault="00A4348A" w:rsidP="009F2A51">
      <w:pPr>
        <w:widowControl w:val="0"/>
        <w:autoSpaceDE w:val="0"/>
        <w:autoSpaceDN w:val="0"/>
        <w:adjustRightInd w:val="0"/>
        <w:spacing w:after="0" w:line="240" w:lineRule="auto"/>
        <w:rPr>
          <w:rFonts w:ascii="Times New Roman" w:hAnsi="Times New Roman"/>
          <w:b/>
          <w:sz w:val="24"/>
          <w:szCs w:val="24"/>
        </w:rPr>
      </w:pPr>
      <w:r w:rsidRPr="00A4348A">
        <w:rPr>
          <w:noProof/>
        </w:rPr>
        <w:t xml:space="preserve"> </w:t>
      </w:r>
      <w:r>
        <w:rPr>
          <w:noProof/>
        </w:rPr>
        <w:drawing>
          <wp:inline distT="0" distB="0" distL="0" distR="0" wp14:anchorId="3CADDE35" wp14:editId="330355D3">
            <wp:extent cx="5943600" cy="3424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4555"/>
                    </a:xfrm>
                    <a:prstGeom prst="rect">
                      <a:avLst/>
                    </a:prstGeom>
                  </pic:spPr>
                </pic:pic>
              </a:graphicData>
            </a:graphic>
          </wp:inline>
        </w:drawing>
      </w:r>
    </w:p>
    <w:p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Default="007931F8" w:rsidP="007931F8">
      <w:pPr>
        <w:widowControl w:val="0"/>
        <w:autoSpaceDE w:val="0"/>
        <w:autoSpaceDN w:val="0"/>
        <w:adjustRightInd w:val="0"/>
        <w:spacing w:after="0" w:line="240" w:lineRule="auto"/>
        <w:rPr>
          <w:rFonts w:ascii="Times New Roman" w:hAnsi="Times New Roman"/>
          <w:b/>
          <w:sz w:val="24"/>
          <w:szCs w:val="24"/>
        </w:rPr>
      </w:pPr>
    </w:p>
    <w:p w:rsidR="00A4348A" w:rsidRDefault="00A4348A"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A4348A" w:rsidRDefault="00A4348A" w:rsidP="007931F8">
      <w:pPr>
        <w:widowControl w:val="0"/>
        <w:autoSpaceDE w:val="0"/>
        <w:autoSpaceDN w:val="0"/>
        <w:adjustRightInd w:val="0"/>
        <w:spacing w:after="0" w:line="240" w:lineRule="auto"/>
        <w:rPr>
          <w:rFonts w:ascii="Times New Roman" w:hAnsi="Times New Roman"/>
          <w:b/>
          <w:sz w:val="24"/>
          <w:szCs w:val="24"/>
        </w:rPr>
      </w:pPr>
    </w:p>
    <w:p w:rsidR="002E365F" w:rsidRPr="00257251" w:rsidRDefault="002E365F" w:rsidP="002E365F">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rsidR="002E365F" w:rsidRDefault="002E365F" w:rsidP="002E365F">
      <w:pPr>
        <w:rPr>
          <w:rFonts w:ascii="Times New Roman" w:hAnsi="Times New Roman"/>
          <w:b/>
        </w:rPr>
      </w:pPr>
      <w:r w:rsidRPr="00257251">
        <w:rPr>
          <w:rFonts w:ascii="Times New Roman" w:hAnsi="Times New Roman"/>
          <w:b/>
        </w:rPr>
        <w:t>Summary of Steps</w:t>
      </w:r>
    </w:p>
    <w:p w:rsidR="002E365F" w:rsidRPr="00257251" w:rsidRDefault="002E365F" w:rsidP="002E365F">
      <w:pPr>
        <w:rPr>
          <w:rFonts w:ascii="Times New Roman" w:hAnsi="Times New Roman"/>
          <w:b/>
        </w:rPr>
      </w:pPr>
      <w:r>
        <w:rPr>
          <w:rFonts w:ascii="Times New Roman" w:hAnsi="Times New Roman"/>
          <w:b/>
        </w:rPr>
        <w:t xml:space="preserve">     Container 1: </w:t>
      </w:r>
      <w:r w:rsidRPr="00CD1BF7">
        <w:rPr>
          <w:b/>
          <w:noProof/>
        </w:rPr>
        <w:t>Stage Aspect Employee Info</w:t>
      </w:r>
    </w:p>
    <w:p w:rsidR="002E365F" w:rsidRDefault="002E365F" w:rsidP="002E365F">
      <w:pPr>
        <w:pStyle w:val="ListParagraph"/>
        <w:numPr>
          <w:ilvl w:val="0"/>
          <w:numId w:val="11"/>
        </w:numPr>
        <w:rPr>
          <w:rFonts w:ascii="Times New Roman" w:hAnsi="Times New Roman"/>
        </w:rPr>
      </w:pPr>
      <w:r>
        <w:rPr>
          <w:rFonts w:ascii="Times New Roman" w:hAnsi="Times New Roman"/>
        </w:rPr>
        <w:t>File System Task – Decrypt Emp File</w:t>
      </w:r>
    </w:p>
    <w:p w:rsidR="002E365F" w:rsidRDefault="002E365F" w:rsidP="002E365F">
      <w:pPr>
        <w:pStyle w:val="ListParagraph"/>
        <w:numPr>
          <w:ilvl w:val="0"/>
          <w:numId w:val="11"/>
        </w:numPr>
        <w:rPr>
          <w:rFonts w:ascii="Times New Roman" w:hAnsi="Times New Roman"/>
        </w:rPr>
      </w:pPr>
      <w:r>
        <w:rPr>
          <w:rFonts w:ascii="Times New Roman" w:hAnsi="Times New Roman"/>
        </w:rPr>
        <w:t>Script Task – Pause 30 seconds</w:t>
      </w:r>
    </w:p>
    <w:p w:rsidR="002E365F" w:rsidRPr="00257251" w:rsidRDefault="002E365F" w:rsidP="002E365F">
      <w:pPr>
        <w:pStyle w:val="ListParagraph"/>
        <w:numPr>
          <w:ilvl w:val="0"/>
          <w:numId w:val="11"/>
        </w:numPr>
        <w:rPr>
          <w:rFonts w:ascii="Times New Roman" w:hAnsi="Times New Roman"/>
        </w:rPr>
      </w:pPr>
      <w:r>
        <w:rPr>
          <w:rFonts w:ascii="Times New Roman" w:hAnsi="Times New Roman"/>
        </w:rPr>
        <w:t>SQL T</w:t>
      </w:r>
      <w:r w:rsidRPr="00257251">
        <w:rPr>
          <w:rFonts w:ascii="Times New Roman" w:hAnsi="Times New Roman"/>
        </w:rPr>
        <w:t xml:space="preserve">ask – Truncate </w:t>
      </w:r>
      <w:proofErr w:type="spellStart"/>
      <w:r w:rsidRPr="00257251">
        <w:rPr>
          <w:rFonts w:ascii="Times New Roman" w:hAnsi="Times New Roman"/>
        </w:rPr>
        <w:t>EmP</w:t>
      </w:r>
      <w:proofErr w:type="spellEnd"/>
      <w:r w:rsidRPr="00257251">
        <w:rPr>
          <w:rFonts w:ascii="Times New Roman" w:hAnsi="Times New Roman"/>
        </w:rPr>
        <w:t xml:space="preserve"> ID To sup ID Staging Table</w:t>
      </w:r>
    </w:p>
    <w:p w:rsidR="002E365F" w:rsidRDefault="002E365F" w:rsidP="002E365F">
      <w:pPr>
        <w:pStyle w:val="ListParagraph"/>
        <w:numPr>
          <w:ilvl w:val="0"/>
          <w:numId w:val="11"/>
        </w:numPr>
        <w:rPr>
          <w:rFonts w:ascii="Times New Roman" w:hAnsi="Times New Roman"/>
        </w:rPr>
      </w:pPr>
      <w:r w:rsidRPr="00257251">
        <w:rPr>
          <w:rFonts w:ascii="Times New Roman" w:hAnsi="Times New Roman"/>
        </w:rPr>
        <w:t xml:space="preserve">DFT – Stage WFM </w:t>
      </w:r>
      <w:proofErr w:type="spellStart"/>
      <w:r w:rsidRPr="00257251">
        <w:rPr>
          <w:rFonts w:ascii="Times New Roman" w:hAnsi="Times New Roman"/>
        </w:rPr>
        <w:t>emp</w:t>
      </w:r>
      <w:proofErr w:type="spellEnd"/>
      <w:r w:rsidRPr="00257251">
        <w:rPr>
          <w:rFonts w:ascii="Times New Roman" w:hAnsi="Times New Roman"/>
        </w:rPr>
        <w:t xml:space="preserve"> Info File data into Emp ID To Sup ID Table</w:t>
      </w:r>
    </w:p>
    <w:p w:rsidR="002E365F" w:rsidRDefault="002E365F" w:rsidP="002E365F">
      <w:pPr>
        <w:pStyle w:val="ListParagraph"/>
        <w:numPr>
          <w:ilvl w:val="0"/>
          <w:numId w:val="11"/>
        </w:numPr>
        <w:rPr>
          <w:rFonts w:ascii="Times New Roman" w:hAnsi="Times New Roman"/>
        </w:rPr>
      </w:pPr>
      <w:r>
        <w:rPr>
          <w:rFonts w:ascii="Times New Roman" w:hAnsi="Times New Roman"/>
        </w:rPr>
        <w:t>File System Task – Backup Encrypted Aspect File</w:t>
      </w:r>
    </w:p>
    <w:p w:rsidR="002E365F" w:rsidRDefault="002E365F" w:rsidP="002E365F">
      <w:pPr>
        <w:pStyle w:val="ListParagraph"/>
        <w:numPr>
          <w:ilvl w:val="0"/>
          <w:numId w:val="11"/>
        </w:numPr>
        <w:rPr>
          <w:rFonts w:ascii="Times New Roman" w:hAnsi="Times New Roman"/>
        </w:rPr>
      </w:pPr>
      <w:r>
        <w:rPr>
          <w:rFonts w:ascii="Times New Roman" w:hAnsi="Times New Roman"/>
        </w:rPr>
        <w:t>File System Task – Delete Decrypted Aspect File</w:t>
      </w:r>
    </w:p>
    <w:p w:rsidR="002E365F" w:rsidRPr="00257251" w:rsidRDefault="002E365F" w:rsidP="002E365F">
      <w:pPr>
        <w:pStyle w:val="ListParagraph"/>
        <w:numPr>
          <w:ilvl w:val="1"/>
          <w:numId w:val="11"/>
        </w:numPr>
        <w:rPr>
          <w:rFonts w:ascii="Times New Roman" w:hAnsi="Times New Roman"/>
        </w:rPr>
      </w:pPr>
      <w:r w:rsidRPr="00257251">
        <w:rPr>
          <w:rFonts w:ascii="Times New Roman" w:hAnsi="Times New Roman"/>
        </w:rPr>
        <w:t>IF WFM File empty – Send Mail Task. End Process.</w:t>
      </w:r>
    </w:p>
    <w:p w:rsidR="002E365F" w:rsidRDefault="002E365F" w:rsidP="002E365F">
      <w:pPr>
        <w:pStyle w:val="ListParagraph"/>
        <w:numPr>
          <w:ilvl w:val="1"/>
          <w:numId w:val="11"/>
        </w:numPr>
        <w:rPr>
          <w:rFonts w:ascii="Times New Roman" w:hAnsi="Times New Roman"/>
        </w:rPr>
      </w:pPr>
      <w:r w:rsidRPr="00257251">
        <w:rPr>
          <w:rFonts w:ascii="Times New Roman" w:hAnsi="Times New Roman"/>
        </w:rPr>
        <w:t xml:space="preserve">IF </w:t>
      </w:r>
      <w:r>
        <w:rPr>
          <w:rFonts w:ascii="Times New Roman" w:hAnsi="Times New Roman"/>
        </w:rPr>
        <w:t>WFM File not empty</w:t>
      </w:r>
      <w:r w:rsidRPr="00257251">
        <w:rPr>
          <w:rFonts w:ascii="Times New Roman" w:hAnsi="Times New Roman"/>
        </w:rPr>
        <w:t xml:space="preserve"> – </w:t>
      </w:r>
      <w:r>
        <w:rPr>
          <w:rFonts w:ascii="Times New Roman" w:hAnsi="Times New Roman"/>
        </w:rPr>
        <w:t>Go to container 2</w:t>
      </w:r>
    </w:p>
    <w:p w:rsidR="00A4348A" w:rsidRPr="00257251" w:rsidRDefault="00A4348A"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1114"/>
        <w:gridCol w:w="8462"/>
      </w:tblGrid>
      <w:tr w:rsidR="00C9745D" w:rsidTr="00F9414B">
        <w:tc>
          <w:tcPr>
            <w:tcW w:w="1114" w:type="dxa"/>
          </w:tcPr>
          <w:p w:rsidR="00C9745D" w:rsidRPr="00F9414B" w:rsidRDefault="00C9745D" w:rsidP="007931F8">
            <w:pPr>
              <w:widowControl w:val="0"/>
              <w:autoSpaceDE w:val="0"/>
              <w:autoSpaceDN w:val="0"/>
              <w:adjustRightInd w:val="0"/>
              <w:spacing w:after="0" w:line="240" w:lineRule="auto"/>
              <w:rPr>
                <w:b/>
                <w:noProof/>
              </w:rPr>
            </w:pPr>
            <w:r w:rsidRPr="00F9414B">
              <w:rPr>
                <w:b/>
                <w:noProof/>
              </w:rPr>
              <w:t>Container 1</w:t>
            </w:r>
          </w:p>
        </w:tc>
        <w:tc>
          <w:tcPr>
            <w:tcW w:w="8462" w:type="dxa"/>
          </w:tcPr>
          <w:p w:rsidR="00C9745D" w:rsidRPr="00F9414B" w:rsidRDefault="00C9745D" w:rsidP="007931F8">
            <w:pPr>
              <w:widowControl w:val="0"/>
              <w:autoSpaceDE w:val="0"/>
              <w:autoSpaceDN w:val="0"/>
              <w:adjustRightInd w:val="0"/>
              <w:spacing w:after="0" w:line="240" w:lineRule="auto"/>
              <w:rPr>
                <w:b/>
                <w:noProof/>
              </w:rPr>
            </w:pPr>
            <w:r w:rsidRPr="00F9414B">
              <w:rPr>
                <w:b/>
                <w:noProof/>
              </w:rPr>
              <w:t>Stage Aspect Employee Info</w:t>
            </w:r>
          </w:p>
        </w:tc>
      </w:tr>
      <w:tr w:rsidR="00C9745D" w:rsidTr="00F9414B">
        <w:tc>
          <w:tcPr>
            <w:tcW w:w="1114" w:type="dxa"/>
          </w:tcPr>
          <w:p w:rsidR="00C9745D" w:rsidRDefault="00C9745D" w:rsidP="007931F8">
            <w:pPr>
              <w:widowControl w:val="0"/>
              <w:autoSpaceDE w:val="0"/>
              <w:autoSpaceDN w:val="0"/>
              <w:adjustRightInd w:val="0"/>
              <w:spacing w:after="0" w:line="240" w:lineRule="auto"/>
              <w:rPr>
                <w:noProof/>
              </w:rPr>
            </w:pPr>
          </w:p>
        </w:tc>
        <w:tc>
          <w:tcPr>
            <w:tcW w:w="8462" w:type="dxa"/>
          </w:tcPr>
          <w:p w:rsidR="00C9745D" w:rsidRDefault="00C9745D" w:rsidP="007931F8">
            <w:pPr>
              <w:widowControl w:val="0"/>
              <w:autoSpaceDE w:val="0"/>
              <w:autoSpaceDN w:val="0"/>
              <w:adjustRightInd w:val="0"/>
              <w:spacing w:after="0" w:line="240" w:lineRule="auto"/>
              <w:rPr>
                <w:noProof/>
              </w:rPr>
            </w:pPr>
          </w:p>
        </w:tc>
      </w:tr>
      <w:tr w:rsidR="00C9745D" w:rsidTr="00F9414B">
        <w:tc>
          <w:tcPr>
            <w:tcW w:w="1114" w:type="dxa"/>
          </w:tcPr>
          <w:p w:rsidR="00C9745D" w:rsidRDefault="00C9745D" w:rsidP="007931F8">
            <w:pPr>
              <w:widowControl w:val="0"/>
              <w:autoSpaceDE w:val="0"/>
              <w:autoSpaceDN w:val="0"/>
              <w:adjustRightInd w:val="0"/>
              <w:spacing w:after="0" w:line="240" w:lineRule="auto"/>
              <w:rPr>
                <w:noProof/>
              </w:rPr>
            </w:pPr>
          </w:p>
        </w:tc>
        <w:tc>
          <w:tcPr>
            <w:tcW w:w="8462" w:type="dxa"/>
          </w:tcPr>
          <w:p w:rsidR="00C9745D" w:rsidRDefault="00C9745D" w:rsidP="007931F8">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129BFE76" wp14:editId="057DBBD4">
                  <wp:extent cx="1289304" cy="3657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9304" cy="3657600"/>
                          </a:xfrm>
                          <a:prstGeom prst="rect">
                            <a:avLst/>
                          </a:prstGeom>
                        </pic:spPr>
                      </pic:pic>
                    </a:graphicData>
                  </a:graphic>
                </wp:inline>
              </w:drawing>
            </w: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F9414B">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C9745D" w:rsidTr="00F9414B">
        <w:tc>
          <w:tcPr>
            <w:tcW w:w="1114" w:type="dxa"/>
          </w:tcPr>
          <w:p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462" w:type="dxa"/>
          </w:tcPr>
          <w:p w:rsidR="00C9745D" w:rsidRDefault="00C9745D">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F9414B">
              <w:rPr>
                <w:rFonts w:ascii="Times New Roman" w:hAnsi="Times New Roman"/>
                <w:sz w:val="24"/>
                <w:szCs w:val="24"/>
              </w:rPr>
              <w:t>Decrypt Emp File</w:t>
            </w:r>
          </w:p>
          <w:p w:rsidR="00C9745D" w:rsidRPr="00F9414B" w:rsidRDefault="00C9745D">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1EFECE11" wp14:editId="61856CE1">
                  <wp:extent cx="4714875" cy="2705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2705100"/>
                          </a:xfrm>
                          <a:prstGeom prst="rect">
                            <a:avLst/>
                          </a:prstGeom>
                        </pic:spPr>
                      </pic:pic>
                    </a:graphicData>
                  </a:graphic>
                </wp:inline>
              </w:drawing>
            </w: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2</w:t>
            </w:r>
          </w:p>
        </w:tc>
        <w:tc>
          <w:tcPr>
            <w:tcW w:w="8462" w:type="dxa"/>
          </w:tcPr>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Script Task: Pause 30 secs</w:t>
            </w: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Step 3 </w:t>
            </w:r>
          </w:p>
        </w:tc>
        <w:tc>
          <w:tcPr>
            <w:tcW w:w="8462" w:type="dxa"/>
          </w:tcPr>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SQL Task : Truncate Table [EC].[EmpID_To_SupID_Stage]</w:t>
            </w:r>
          </w:p>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tc>
      </w:tr>
      <w:tr w:rsidR="00C9745D" w:rsidTr="00F9414B">
        <w:tc>
          <w:tcPr>
            <w:tcW w:w="1114" w:type="dxa"/>
          </w:tcPr>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4</w:t>
            </w: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 xml:space="preserve">DFT: Load </w:t>
            </w:r>
            <w:r w:rsidRPr="00C9745D">
              <w:rPr>
                <w:rFonts w:ascii="Times New Roman" w:hAnsi="Times New Roman"/>
                <w:sz w:val="24"/>
                <w:szCs w:val="24"/>
              </w:rPr>
              <w:t>Table [EC].[EmpID_To_SupID_Stage]</w:t>
            </w: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BC03B0F" wp14:editId="05AA0E13">
                  <wp:extent cx="1517904" cy="27432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7904" cy="2743200"/>
                          </a:xfrm>
                          <a:prstGeom prst="rect">
                            <a:avLst/>
                          </a:prstGeom>
                        </pic:spPr>
                      </pic:pic>
                    </a:graphicData>
                  </a:graphic>
                </wp:inline>
              </w:drawing>
            </w: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Data conversion</w:t>
            </w: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B1BD3B2" wp14:editId="05C9EF32">
                  <wp:extent cx="3273552" cy="13716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3552" cy="1371600"/>
                          </a:xfrm>
                          <a:prstGeom prst="rect">
                            <a:avLst/>
                          </a:prstGeom>
                        </pic:spPr>
                      </pic:pic>
                    </a:graphicData>
                  </a:graphic>
                </wp:inline>
              </w:drawing>
            </w:r>
          </w:p>
          <w:p w:rsidR="00C9745D"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OLE DB Destination editor</w:t>
            </w:r>
          </w:p>
          <w:p w:rsidR="00C9745D" w:rsidRPr="00F9414B" w:rsidRDefault="00C9745D"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2F16A378" wp14:editId="611AE154">
                  <wp:extent cx="2487168" cy="13716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7168" cy="1371600"/>
                          </a:xfrm>
                          <a:prstGeom prst="rect">
                            <a:avLst/>
                          </a:prstGeom>
                        </pic:spPr>
                      </pic:pic>
                    </a:graphicData>
                  </a:graphic>
                </wp:inline>
              </w:drawing>
            </w: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5</w:t>
            </w:r>
          </w:p>
        </w:tc>
        <w:tc>
          <w:tcPr>
            <w:tcW w:w="8462" w:type="dxa"/>
          </w:tcPr>
          <w:p w:rsidR="00C9745D"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Backup Encrypted Aspect File</w:t>
            </w:r>
          </w:p>
          <w:p w:rsidR="001B6AE9"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3C82ADAA" wp14:editId="02399091">
                  <wp:extent cx="3236976" cy="18288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6976" cy="1828800"/>
                          </a:xfrm>
                          <a:prstGeom prst="rect">
                            <a:avLst/>
                          </a:prstGeom>
                        </pic:spPr>
                      </pic:pic>
                    </a:graphicData>
                  </a:graphic>
                </wp:inline>
              </w:drawing>
            </w: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6</w:t>
            </w:r>
          </w:p>
        </w:tc>
        <w:tc>
          <w:tcPr>
            <w:tcW w:w="8462" w:type="dxa"/>
          </w:tcPr>
          <w:p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Delete Decrypted Aspect file</w:t>
            </w: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lastRenderedPageBreak/>
              <w:drawing>
                <wp:inline distT="0" distB="0" distL="0" distR="0" wp14:anchorId="6ED63C85" wp14:editId="205C06F8">
                  <wp:extent cx="5230368" cy="18288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0368" cy="1828800"/>
                          </a:xfrm>
                          <a:prstGeom prst="rect">
                            <a:avLst/>
                          </a:prstGeom>
                        </pic:spPr>
                      </pic:pic>
                    </a:graphicData>
                  </a:graphic>
                </wp:inline>
              </w:drawing>
            </w: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rPr>
          <w:trHeight w:val="386"/>
        </w:trPr>
        <w:tc>
          <w:tcPr>
            <w:tcW w:w="1114" w:type="dxa"/>
          </w:tcPr>
          <w:p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tbl>
            <w:tblPr>
              <w:tblStyle w:val="TableGrid"/>
              <w:tblW w:w="0" w:type="auto"/>
              <w:tblLook w:val="04A0" w:firstRow="1" w:lastRow="0" w:firstColumn="1" w:lastColumn="0" w:noHBand="0" w:noVBand="1"/>
            </w:tblPr>
            <w:tblGrid>
              <w:gridCol w:w="4089"/>
              <w:gridCol w:w="4147"/>
            </w:tblGrid>
            <w:tr w:rsidR="00C9745D" w:rsidTr="00C9745D">
              <w:tc>
                <w:tcPr>
                  <w:tcW w:w="4672" w:type="dxa"/>
                </w:tcPr>
                <w:p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@[User::</w:t>
                  </w:r>
                  <w:proofErr w:type="spellStart"/>
                  <w:r w:rsidRPr="00C9745D">
                    <w:rPr>
                      <w:rFonts w:ascii="Times New Roman" w:hAnsi="Times New Roman"/>
                      <w:sz w:val="24"/>
                      <w:szCs w:val="24"/>
                    </w:rPr>
                    <w:t>WFMRecordCount</w:t>
                  </w:r>
                  <w:proofErr w:type="spellEnd"/>
                  <w:r w:rsidRPr="00C9745D">
                    <w:rPr>
                      <w:rFonts w:ascii="Times New Roman" w:hAnsi="Times New Roman"/>
                      <w:sz w:val="24"/>
                      <w:szCs w:val="24"/>
                    </w:rPr>
                    <w:t>]&gt;0</w:t>
                  </w:r>
                </w:p>
                <w:p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Container 2</w:t>
                  </w:r>
                </w:p>
              </w:tc>
              <w:tc>
                <w:tcPr>
                  <w:tcW w:w="4673" w:type="dxa"/>
                </w:tcPr>
                <w:p w:rsidR="00C9745D" w:rsidRDefault="00C9745D"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rsidR="00C9745D" w:rsidRPr="00CD1BF7"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C9745D">
                    <w:rPr>
                      <w:rFonts w:ascii="Times New Roman" w:hAnsi="Times New Roman"/>
                      <w:sz w:val="24"/>
                      <w:szCs w:val="24"/>
                    </w:rPr>
                    <w:t>@[User::</w:t>
                  </w:r>
                  <w:proofErr w:type="spellStart"/>
                  <w:r w:rsidRPr="00C9745D">
                    <w:rPr>
                      <w:rFonts w:ascii="Times New Roman" w:hAnsi="Times New Roman"/>
                      <w:sz w:val="24"/>
                      <w:szCs w:val="24"/>
                    </w:rPr>
                    <w:t>WFMRecordCount</w:t>
                  </w:r>
                  <w:proofErr w:type="spellEnd"/>
                  <w:r w:rsidRPr="00C9745D">
                    <w:rPr>
                      <w:rFonts w:ascii="Times New Roman" w:hAnsi="Times New Roman"/>
                      <w:sz w:val="24"/>
                      <w:szCs w:val="24"/>
                    </w:rPr>
                    <w:t>]==0</w:t>
                  </w:r>
                </w:p>
                <w:p w:rsidR="00C9745D" w:rsidRDefault="00C9745D" w:rsidP="00C9745D">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C9745D" w:rsidRDefault="001B6AE9" w:rsidP="00C9745D">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7</w:t>
                  </w:r>
                </w:p>
              </w:tc>
            </w:tr>
          </w:tbl>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C9745D" w:rsidRDefault="00C9745D"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9745D" w:rsidTr="00F9414B">
        <w:tc>
          <w:tcPr>
            <w:tcW w:w="1114" w:type="dxa"/>
          </w:tcPr>
          <w:p w:rsidR="00C9745D"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7</w:t>
            </w:r>
          </w:p>
        </w:tc>
        <w:tc>
          <w:tcPr>
            <w:tcW w:w="8462" w:type="dxa"/>
          </w:tcPr>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Mail Task: WFM File Empty</w:t>
            </w: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drawing>
                <wp:inline distT="0" distB="0" distL="0" distR="0" wp14:anchorId="5F8A66CD" wp14:editId="210A5FC1">
                  <wp:extent cx="4215384"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5384" cy="1828800"/>
                          </a:xfrm>
                          <a:prstGeom prst="rect">
                            <a:avLst/>
                          </a:prstGeom>
                        </pic:spPr>
                      </pic:pic>
                    </a:graphicData>
                  </a:graphic>
                </wp:inline>
              </w:drawing>
            </w: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p>
          <w:p w:rsidR="001B6AE9" w:rsidRPr="00F9414B" w:rsidRDefault="001B6AE9" w:rsidP="00A4348A">
            <w:pPr>
              <w:widowControl w:val="0"/>
              <w:tabs>
                <w:tab w:val="left" w:pos="5573"/>
              </w:tabs>
              <w:autoSpaceDE w:val="0"/>
              <w:autoSpaceDN w:val="0"/>
              <w:adjustRightInd w:val="0"/>
              <w:spacing w:after="0" w:line="240" w:lineRule="auto"/>
              <w:rPr>
                <w:rFonts w:ascii="Times New Roman" w:hAnsi="Times New Roman"/>
                <w:sz w:val="24"/>
                <w:szCs w:val="24"/>
              </w:rPr>
            </w:pPr>
            <w:r w:rsidRPr="00F9414B">
              <w:rPr>
                <w:noProof/>
              </w:rPr>
              <w:lastRenderedPageBreak/>
              <w:drawing>
                <wp:inline distT="0" distB="0" distL="0" distR="0" wp14:anchorId="5844B59E" wp14:editId="5032DCDA">
                  <wp:extent cx="3990975" cy="2047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2047875"/>
                          </a:xfrm>
                          <a:prstGeom prst="rect">
                            <a:avLst/>
                          </a:prstGeom>
                        </pic:spPr>
                      </pic:pic>
                    </a:graphicData>
                  </a:graphic>
                </wp:inline>
              </w:drawing>
            </w:r>
          </w:p>
        </w:tc>
      </w:tr>
      <w:tr w:rsidR="001B6AE9" w:rsidTr="00F9414B">
        <w:tc>
          <w:tcPr>
            <w:tcW w:w="1114" w:type="dxa"/>
          </w:tcPr>
          <w:p w:rsidR="001B6AE9" w:rsidRDefault="001B6AE9" w:rsidP="00A4348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462" w:type="dxa"/>
          </w:tcPr>
          <w:p w:rsidR="001B6AE9" w:rsidRDefault="001B6AE9" w:rsidP="00A4348A">
            <w:pPr>
              <w:widowControl w:val="0"/>
              <w:tabs>
                <w:tab w:val="left" w:pos="5573"/>
              </w:tabs>
              <w:autoSpaceDE w:val="0"/>
              <w:autoSpaceDN w:val="0"/>
              <w:adjustRightInd w:val="0"/>
              <w:spacing w:after="0" w:line="240" w:lineRule="auto"/>
              <w:rPr>
                <w:rFonts w:ascii="Times New Roman" w:hAnsi="Times New Roman"/>
                <w:b/>
                <w:sz w:val="24"/>
                <w:szCs w:val="24"/>
              </w:rPr>
            </w:pPr>
          </w:p>
        </w:tc>
      </w:tr>
    </w:tbl>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2E365F" w:rsidRPr="00257251" w:rsidRDefault="002E365F" w:rsidP="002E365F">
      <w:pPr>
        <w:rPr>
          <w:rFonts w:ascii="Times New Roman" w:hAnsi="Times New Roman"/>
          <w:b/>
        </w:rPr>
      </w:pPr>
      <w:r>
        <w:rPr>
          <w:rFonts w:ascii="Times New Roman" w:hAnsi="Times New Roman"/>
          <w:b/>
        </w:rPr>
        <w:t xml:space="preserve">Container 2: </w:t>
      </w:r>
      <w:r w:rsidRPr="00CD1BF7">
        <w:rPr>
          <w:b/>
          <w:noProof/>
        </w:rPr>
        <w:t xml:space="preserve">Stage </w:t>
      </w:r>
      <w:r>
        <w:rPr>
          <w:b/>
          <w:noProof/>
        </w:rPr>
        <w:t>PeopleSoft</w:t>
      </w:r>
      <w:r w:rsidRPr="00CD1BF7">
        <w:rPr>
          <w:b/>
          <w:noProof/>
        </w:rPr>
        <w:t xml:space="preserve"> Employee Info</w:t>
      </w:r>
    </w:p>
    <w:p w:rsidR="002E365F" w:rsidRDefault="002E365F" w:rsidP="002E365F">
      <w:pPr>
        <w:pStyle w:val="ListParagraph"/>
        <w:numPr>
          <w:ilvl w:val="0"/>
          <w:numId w:val="25"/>
        </w:numPr>
        <w:rPr>
          <w:rFonts w:ascii="Times New Roman" w:hAnsi="Times New Roman"/>
        </w:rPr>
      </w:pPr>
      <w:r>
        <w:rPr>
          <w:rFonts w:ascii="Times New Roman" w:hAnsi="Times New Roman"/>
        </w:rPr>
        <w:t>File System Task – Decrypt PS File</w:t>
      </w:r>
    </w:p>
    <w:p w:rsidR="002E365F" w:rsidRDefault="002E365F" w:rsidP="002E365F">
      <w:pPr>
        <w:pStyle w:val="ListParagraph"/>
        <w:numPr>
          <w:ilvl w:val="0"/>
          <w:numId w:val="25"/>
        </w:numPr>
        <w:rPr>
          <w:rFonts w:ascii="Times New Roman" w:hAnsi="Times New Roman"/>
        </w:rPr>
      </w:pPr>
      <w:r>
        <w:rPr>
          <w:rFonts w:ascii="Times New Roman" w:hAnsi="Times New Roman"/>
        </w:rPr>
        <w:t>Script Task – Pause 30 seconds</w:t>
      </w:r>
    </w:p>
    <w:p w:rsidR="002E365F" w:rsidRDefault="002E365F" w:rsidP="002E365F">
      <w:pPr>
        <w:pStyle w:val="ListParagraph"/>
        <w:numPr>
          <w:ilvl w:val="0"/>
          <w:numId w:val="25"/>
        </w:numPr>
        <w:rPr>
          <w:rFonts w:ascii="Times New Roman" w:hAnsi="Times New Roman"/>
        </w:rPr>
      </w:pPr>
      <w:r>
        <w:rPr>
          <w:rFonts w:ascii="Times New Roman" w:hAnsi="Times New Roman"/>
        </w:rPr>
        <w:t>Script Task – PS File Exists Check</w:t>
      </w:r>
    </w:p>
    <w:p w:rsidR="002E365F" w:rsidRDefault="002E365F" w:rsidP="002E365F">
      <w:pPr>
        <w:pStyle w:val="ListParagraph"/>
        <w:numPr>
          <w:ilvl w:val="1"/>
          <w:numId w:val="25"/>
        </w:numPr>
        <w:rPr>
          <w:rFonts w:ascii="Times New Roman" w:hAnsi="Times New Roman"/>
        </w:rPr>
      </w:pPr>
      <w:r w:rsidRPr="00257251">
        <w:rPr>
          <w:rFonts w:ascii="Times New Roman" w:hAnsi="Times New Roman"/>
        </w:rPr>
        <w:t>IF PS File Missing – Send Mail Task. End process.</w:t>
      </w:r>
    </w:p>
    <w:p w:rsidR="002E365F" w:rsidRPr="00257251" w:rsidRDefault="002E365F" w:rsidP="002E365F">
      <w:pPr>
        <w:pStyle w:val="ListParagraph"/>
        <w:numPr>
          <w:ilvl w:val="1"/>
          <w:numId w:val="25"/>
        </w:numPr>
        <w:rPr>
          <w:rFonts w:ascii="Times New Roman" w:hAnsi="Times New Roman"/>
        </w:rPr>
      </w:pPr>
      <w:r w:rsidRPr="00257251">
        <w:rPr>
          <w:rFonts w:ascii="Times New Roman" w:hAnsi="Times New Roman"/>
        </w:rPr>
        <w:t xml:space="preserve">IF PS File </w:t>
      </w:r>
      <w:r>
        <w:rPr>
          <w:rFonts w:ascii="Times New Roman" w:hAnsi="Times New Roman"/>
        </w:rPr>
        <w:t xml:space="preserve">Not </w:t>
      </w:r>
      <w:r w:rsidRPr="00257251">
        <w:rPr>
          <w:rFonts w:ascii="Times New Roman" w:hAnsi="Times New Roman"/>
        </w:rPr>
        <w:t xml:space="preserve">Missing – </w:t>
      </w:r>
      <w:r>
        <w:rPr>
          <w:rFonts w:ascii="Times New Roman" w:hAnsi="Times New Roman"/>
        </w:rPr>
        <w:t>Go to Step 4</w:t>
      </w:r>
      <w:r w:rsidRPr="00257251">
        <w:rPr>
          <w:rFonts w:ascii="Times New Roman" w:hAnsi="Times New Roman"/>
        </w:rPr>
        <w:t>.</w:t>
      </w:r>
    </w:p>
    <w:p w:rsidR="002E365F" w:rsidRPr="00257251" w:rsidRDefault="002E365F" w:rsidP="002E365F">
      <w:pPr>
        <w:pStyle w:val="ListParagraph"/>
        <w:numPr>
          <w:ilvl w:val="0"/>
          <w:numId w:val="25"/>
        </w:numPr>
        <w:rPr>
          <w:rFonts w:ascii="Times New Roman" w:hAnsi="Times New Roman"/>
        </w:rPr>
      </w:pPr>
      <w:r>
        <w:rPr>
          <w:rFonts w:ascii="Times New Roman" w:hAnsi="Times New Roman"/>
        </w:rPr>
        <w:t>SQL T</w:t>
      </w:r>
      <w:r w:rsidRPr="00257251">
        <w:rPr>
          <w:rFonts w:ascii="Times New Roman" w:hAnsi="Times New Roman"/>
        </w:rPr>
        <w:t xml:space="preserve">ask – Truncate </w:t>
      </w:r>
      <w:r>
        <w:rPr>
          <w:rFonts w:ascii="Times New Roman" w:hAnsi="Times New Roman"/>
        </w:rPr>
        <w:t>Employee Hierarchy</w:t>
      </w:r>
      <w:r w:rsidRPr="00257251">
        <w:rPr>
          <w:rFonts w:ascii="Times New Roman" w:hAnsi="Times New Roman"/>
        </w:rPr>
        <w:t xml:space="preserve"> Staging Table</w:t>
      </w:r>
    </w:p>
    <w:p w:rsidR="002E365F" w:rsidRDefault="002E365F" w:rsidP="002E365F">
      <w:pPr>
        <w:pStyle w:val="ListParagraph"/>
        <w:numPr>
          <w:ilvl w:val="0"/>
          <w:numId w:val="25"/>
        </w:numPr>
        <w:rPr>
          <w:rFonts w:ascii="Times New Roman" w:hAnsi="Times New Roman"/>
        </w:rPr>
      </w:pPr>
      <w:r w:rsidRPr="00257251">
        <w:rPr>
          <w:rFonts w:ascii="Times New Roman" w:hAnsi="Times New Roman"/>
        </w:rPr>
        <w:t xml:space="preserve">DFT – </w:t>
      </w:r>
      <w:r>
        <w:rPr>
          <w:rFonts w:ascii="Times New Roman" w:hAnsi="Times New Roman"/>
        </w:rPr>
        <w:t>Load Employee Hierarchy</w:t>
      </w:r>
      <w:r w:rsidRPr="00257251">
        <w:rPr>
          <w:rFonts w:ascii="Times New Roman" w:hAnsi="Times New Roman"/>
        </w:rPr>
        <w:t xml:space="preserve"> Table</w:t>
      </w:r>
    </w:p>
    <w:p w:rsidR="002E365F" w:rsidRDefault="002E365F" w:rsidP="002E365F">
      <w:pPr>
        <w:pStyle w:val="ListParagraph"/>
        <w:numPr>
          <w:ilvl w:val="0"/>
          <w:numId w:val="25"/>
        </w:numPr>
        <w:rPr>
          <w:rFonts w:ascii="Times New Roman" w:hAnsi="Times New Roman"/>
        </w:rPr>
      </w:pPr>
      <w:r>
        <w:rPr>
          <w:rFonts w:ascii="Times New Roman" w:hAnsi="Times New Roman"/>
        </w:rPr>
        <w:t>File System Task – Backup Encrypted PS File</w:t>
      </w:r>
    </w:p>
    <w:p w:rsidR="002E365F" w:rsidRDefault="002E365F" w:rsidP="002E365F">
      <w:pPr>
        <w:pStyle w:val="ListParagraph"/>
        <w:numPr>
          <w:ilvl w:val="0"/>
          <w:numId w:val="25"/>
        </w:numPr>
        <w:rPr>
          <w:rFonts w:ascii="Times New Roman" w:hAnsi="Times New Roman"/>
        </w:rPr>
      </w:pPr>
      <w:r>
        <w:rPr>
          <w:rFonts w:ascii="Times New Roman" w:hAnsi="Times New Roman"/>
        </w:rPr>
        <w:t>File System Task – Delete Decrypted PS File</w:t>
      </w:r>
    </w:p>
    <w:p w:rsidR="002E365F" w:rsidRPr="00257251" w:rsidRDefault="002E365F" w:rsidP="002E365F">
      <w:pPr>
        <w:pStyle w:val="ListParagraph"/>
        <w:numPr>
          <w:ilvl w:val="1"/>
          <w:numId w:val="25"/>
        </w:numPr>
        <w:rPr>
          <w:rFonts w:ascii="Times New Roman" w:hAnsi="Times New Roman"/>
        </w:rPr>
      </w:pPr>
      <w:r>
        <w:rPr>
          <w:rFonts w:ascii="Times New Roman" w:hAnsi="Times New Roman"/>
        </w:rPr>
        <w:t>IF PS</w:t>
      </w:r>
      <w:r w:rsidRPr="00257251">
        <w:rPr>
          <w:rFonts w:ascii="Times New Roman" w:hAnsi="Times New Roman"/>
        </w:rPr>
        <w:t xml:space="preserve"> File empty – Send Mail Task. End Process.</w:t>
      </w:r>
    </w:p>
    <w:p w:rsidR="002E365F" w:rsidRDefault="002E365F" w:rsidP="002E365F">
      <w:pPr>
        <w:pStyle w:val="ListParagraph"/>
        <w:numPr>
          <w:ilvl w:val="1"/>
          <w:numId w:val="25"/>
        </w:numPr>
        <w:rPr>
          <w:rFonts w:ascii="Times New Roman" w:hAnsi="Times New Roman"/>
        </w:rPr>
      </w:pPr>
      <w:r w:rsidRPr="00257251">
        <w:rPr>
          <w:rFonts w:ascii="Times New Roman" w:hAnsi="Times New Roman"/>
        </w:rPr>
        <w:t xml:space="preserve">IF </w:t>
      </w:r>
      <w:r>
        <w:rPr>
          <w:rFonts w:ascii="Times New Roman" w:hAnsi="Times New Roman"/>
        </w:rPr>
        <w:t>PS File not empty</w:t>
      </w:r>
      <w:r w:rsidRPr="00257251">
        <w:rPr>
          <w:rFonts w:ascii="Times New Roman" w:hAnsi="Times New Roman"/>
        </w:rPr>
        <w:t xml:space="preserve"> – </w:t>
      </w:r>
      <w:r>
        <w:rPr>
          <w:rFonts w:ascii="Times New Roman" w:hAnsi="Times New Roman"/>
        </w:rPr>
        <w:t>Go to container 3</w:t>
      </w: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10278" w:type="dxa"/>
        <w:tblLayout w:type="fixed"/>
        <w:tblLook w:val="04A0" w:firstRow="1" w:lastRow="0" w:firstColumn="1" w:lastColumn="0" w:noHBand="0" w:noVBand="1"/>
      </w:tblPr>
      <w:tblGrid>
        <w:gridCol w:w="1548"/>
        <w:gridCol w:w="8730"/>
      </w:tblGrid>
      <w:tr w:rsidR="00F12CEC" w:rsidTr="00F9414B">
        <w:tc>
          <w:tcPr>
            <w:tcW w:w="1548" w:type="dxa"/>
          </w:tcPr>
          <w:p w:rsidR="00F12CEC" w:rsidRPr="00CD1BF7" w:rsidRDefault="00F12CEC" w:rsidP="00B50252">
            <w:pPr>
              <w:widowControl w:val="0"/>
              <w:autoSpaceDE w:val="0"/>
              <w:autoSpaceDN w:val="0"/>
              <w:adjustRightInd w:val="0"/>
              <w:spacing w:after="0" w:line="240" w:lineRule="auto"/>
              <w:rPr>
                <w:b/>
                <w:noProof/>
              </w:rPr>
            </w:pPr>
            <w:r>
              <w:rPr>
                <w:b/>
                <w:noProof/>
              </w:rPr>
              <w:t>Container 2</w:t>
            </w:r>
          </w:p>
        </w:tc>
        <w:tc>
          <w:tcPr>
            <w:tcW w:w="8730" w:type="dxa"/>
          </w:tcPr>
          <w:p w:rsidR="00F12CEC" w:rsidRPr="00CD1BF7" w:rsidRDefault="00F12CEC" w:rsidP="00B50252">
            <w:pPr>
              <w:widowControl w:val="0"/>
              <w:autoSpaceDE w:val="0"/>
              <w:autoSpaceDN w:val="0"/>
              <w:adjustRightInd w:val="0"/>
              <w:spacing w:after="0" w:line="240" w:lineRule="auto"/>
              <w:rPr>
                <w:b/>
                <w:noProof/>
              </w:rPr>
            </w:pPr>
            <w:r>
              <w:rPr>
                <w:b/>
                <w:noProof/>
              </w:rPr>
              <w:t xml:space="preserve">Stage PeopleSoft </w:t>
            </w:r>
            <w:r w:rsidRPr="00CD1BF7">
              <w:rPr>
                <w:b/>
                <w:noProof/>
              </w:rPr>
              <w:t>Employee Info</w:t>
            </w:r>
          </w:p>
        </w:tc>
      </w:tr>
      <w:tr w:rsidR="00F12CEC" w:rsidTr="00F9414B">
        <w:tc>
          <w:tcPr>
            <w:tcW w:w="1548" w:type="dxa"/>
          </w:tcPr>
          <w:p w:rsidR="00F12CEC" w:rsidRDefault="00F12CEC" w:rsidP="00B50252">
            <w:pPr>
              <w:widowControl w:val="0"/>
              <w:autoSpaceDE w:val="0"/>
              <w:autoSpaceDN w:val="0"/>
              <w:adjustRightInd w:val="0"/>
              <w:spacing w:after="0" w:line="240" w:lineRule="auto"/>
              <w:rPr>
                <w:noProof/>
              </w:rPr>
            </w:pPr>
          </w:p>
        </w:tc>
        <w:tc>
          <w:tcPr>
            <w:tcW w:w="8730" w:type="dxa"/>
          </w:tcPr>
          <w:p w:rsidR="00F12CEC" w:rsidRDefault="00F12CEC" w:rsidP="00B50252">
            <w:pPr>
              <w:widowControl w:val="0"/>
              <w:autoSpaceDE w:val="0"/>
              <w:autoSpaceDN w:val="0"/>
              <w:adjustRightInd w:val="0"/>
              <w:spacing w:after="0" w:line="240" w:lineRule="auto"/>
              <w:rPr>
                <w:noProof/>
              </w:rPr>
            </w:pPr>
          </w:p>
        </w:tc>
      </w:tr>
      <w:tr w:rsidR="00F12CEC" w:rsidTr="00F9414B">
        <w:tc>
          <w:tcPr>
            <w:tcW w:w="1548" w:type="dxa"/>
          </w:tcPr>
          <w:p w:rsidR="00F12CEC" w:rsidRDefault="00F12CEC" w:rsidP="00B50252">
            <w:pPr>
              <w:widowControl w:val="0"/>
              <w:autoSpaceDE w:val="0"/>
              <w:autoSpaceDN w:val="0"/>
              <w:adjustRightInd w:val="0"/>
              <w:spacing w:after="0" w:line="240" w:lineRule="auto"/>
              <w:rPr>
                <w:noProof/>
              </w:rPr>
            </w:pPr>
          </w:p>
        </w:tc>
        <w:tc>
          <w:tcPr>
            <w:tcW w:w="8730" w:type="dxa"/>
          </w:tcPr>
          <w:p w:rsidR="00F12CEC" w:rsidRDefault="00F12CEC" w:rsidP="00B50252">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0D7BDA35" wp14:editId="636EE4D0">
                  <wp:extent cx="2386584"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6584" cy="4572000"/>
                          </a:xfrm>
                          <a:prstGeom prst="rect">
                            <a:avLst/>
                          </a:prstGeom>
                        </pic:spPr>
                      </pic:pic>
                    </a:graphicData>
                  </a:graphic>
                </wp:inline>
              </w:drawing>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proofErr w:type="spellStart"/>
            <w:r>
              <w:rPr>
                <w:rFonts w:ascii="Times New Roman" w:hAnsi="Times New Roman"/>
                <w:sz w:val="24"/>
                <w:szCs w:val="24"/>
              </w:rPr>
              <w:t>PS</w:t>
            </w:r>
            <w:r w:rsidRPr="00CD1BF7">
              <w:rPr>
                <w:rFonts w:ascii="Times New Roman" w:hAnsi="Times New Roman"/>
                <w:sz w:val="24"/>
                <w:szCs w:val="24"/>
              </w:rPr>
              <w:t>File</w:t>
            </w:r>
            <w:proofErr w:type="spellEnd"/>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013503BE" wp14:editId="264E88C1">
                  <wp:extent cx="3054096"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4096" cy="1828800"/>
                          </a:xfrm>
                          <a:prstGeom prst="rect">
                            <a:avLst/>
                          </a:prstGeom>
                        </pic:spPr>
                      </pic:pic>
                    </a:graphicData>
                  </a:graphic>
                </wp:inline>
              </w:drawing>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730" w:type="dxa"/>
          </w:tcPr>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Pr="00F9414B"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3</w:t>
            </w:r>
          </w:p>
        </w:tc>
        <w:tc>
          <w:tcPr>
            <w:tcW w:w="8730" w:type="dxa"/>
          </w:tcPr>
          <w:p w:rsidR="00F12CEC"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Script Task: </w:t>
            </w:r>
            <w:r>
              <w:rPr>
                <w:rFonts w:ascii="Times New Roman" w:hAnsi="Times New Roman"/>
                <w:sz w:val="24"/>
                <w:szCs w:val="24"/>
              </w:rPr>
              <w:t>PS File Exists Check</w:t>
            </w:r>
          </w:p>
          <w:p w:rsidR="00F12CEC" w:rsidRDefault="00F12CEC">
            <w:pPr>
              <w:widowControl w:val="0"/>
              <w:tabs>
                <w:tab w:val="left" w:pos="5573"/>
              </w:tabs>
              <w:autoSpaceDE w:val="0"/>
              <w:autoSpaceDN w:val="0"/>
              <w:adjustRightInd w:val="0"/>
              <w:spacing w:after="0" w:line="240" w:lineRule="auto"/>
              <w:rPr>
                <w:rFonts w:ascii="Times New Roman" w:hAnsi="Times New Roman"/>
                <w:sz w:val="24"/>
                <w:szCs w:val="24"/>
              </w:rPr>
            </w:pPr>
          </w:p>
          <w:p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r>
              <w:rPr>
                <w:noProof/>
              </w:rPr>
              <w:drawing>
                <wp:inline distT="0" distB="0" distL="0" distR="0" wp14:anchorId="7FE215B3" wp14:editId="43D2CB7E">
                  <wp:extent cx="4960620" cy="13487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620" cy="1348740"/>
                          </a:xfrm>
                          <a:prstGeom prst="rect">
                            <a:avLst/>
                          </a:prstGeom>
                        </pic:spPr>
                      </pic:pic>
                    </a:graphicData>
                  </a:graphic>
                </wp:inline>
              </w:drawing>
            </w:r>
          </w:p>
          <w:p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p>
          <w:p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p>
          <w:p w:rsidR="00F12CEC" w:rsidRDefault="00F12CEC"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w:t>
            </w:r>
          </w:p>
          <w:p w:rsidR="00F12CEC" w:rsidRDefault="00F12CEC"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F12CEC" w:rsidRDefault="00F12CEC" w:rsidP="00F12CEC">
            <w:pPr>
              <w:autoSpaceDE w:val="0"/>
              <w:autoSpaceDN w:val="0"/>
              <w:adjustRightInd w:val="0"/>
              <w:spacing w:after="0" w:line="240" w:lineRule="auto"/>
              <w:rPr>
                <w:rFonts w:ascii="Consolas" w:hAnsi="Consolas" w:cs="Consolas"/>
                <w:color w:val="000000"/>
                <w:sz w:val="19"/>
                <w:szCs w:val="19"/>
              </w:rPr>
            </w:pPr>
          </w:p>
          <w:p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FF"/>
                <w:sz w:val="19"/>
                <w:szCs w:val="19"/>
              </w:rPr>
              <w:t>string</w:t>
            </w:r>
            <w:r w:rsidR="00F12CEC">
              <w:rPr>
                <w:rFonts w:ascii="Consolas" w:hAnsi="Consolas" w:cs="Consolas"/>
                <w:color w:val="000000"/>
                <w:sz w:val="19"/>
                <w:szCs w:val="19"/>
              </w:rPr>
              <w:t xml:space="preserve"> file =   </w:t>
            </w:r>
            <w:proofErr w:type="spellStart"/>
            <w:r w:rsidR="00F12CEC">
              <w:rPr>
                <w:rFonts w:ascii="Consolas" w:hAnsi="Consolas" w:cs="Consolas"/>
                <w:color w:val="000000"/>
                <w:sz w:val="19"/>
                <w:szCs w:val="19"/>
              </w:rPr>
              <w:t>Dts.Variables</w:t>
            </w:r>
            <w:proofErr w:type="spellEnd"/>
            <w:r w:rsidR="00F12CEC">
              <w:rPr>
                <w:rFonts w:ascii="Consolas" w:hAnsi="Consolas" w:cs="Consolas"/>
                <w:color w:val="000000"/>
                <w:sz w:val="19"/>
                <w:szCs w:val="19"/>
              </w:rPr>
              <w:t>[</w:t>
            </w:r>
            <w:r w:rsidR="00F12CEC">
              <w:rPr>
                <w:rFonts w:ascii="Consolas" w:hAnsi="Consolas" w:cs="Consolas"/>
                <w:color w:val="A31515"/>
                <w:sz w:val="19"/>
                <w:szCs w:val="19"/>
              </w:rPr>
              <w:t>"User::</w:t>
            </w:r>
            <w:proofErr w:type="spellStart"/>
            <w:r w:rsidR="00F12CEC">
              <w:rPr>
                <w:rFonts w:ascii="Consolas" w:hAnsi="Consolas" w:cs="Consolas"/>
                <w:color w:val="A31515"/>
                <w:sz w:val="19"/>
                <w:szCs w:val="19"/>
              </w:rPr>
              <w:t>PSFileName</w:t>
            </w:r>
            <w:proofErr w:type="spellEnd"/>
            <w:r w:rsidR="00F12CEC">
              <w:rPr>
                <w:rFonts w:ascii="Consolas" w:hAnsi="Consolas" w:cs="Consolas"/>
                <w:color w:val="A31515"/>
                <w:sz w:val="19"/>
                <w:szCs w:val="19"/>
              </w:rPr>
              <w:t>"</w:t>
            </w:r>
            <w:r w:rsidR="00F12CEC">
              <w:rPr>
                <w:rFonts w:ascii="Consolas" w:hAnsi="Consolas" w:cs="Consolas"/>
                <w:color w:val="000000"/>
                <w:sz w:val="19"/>
                <w:szCs w:val="19"/>
              </w:rPr>
              <w:t>].</w:t>
            </w:r>
            <w:proofErr w:type="spellStart"/>
            <w:r w:rsidR="00F12CEC">
              <w:rPr>
                <w:rFonts w:ascii="Consolas" w:hAnsi="Consolas" w:cs="Consolas"/>
                <w:color w:val="000000"/>
                <w:sz w:val="19"/>
                <w:szCs w:val="19"/>
              </w:rPr>
              <w:t>Value.ToString</w:t>
            </w:r>
            <w:proofErr w:type="spellEnd"/>
            <w:r w:rsidR="00F12CEC">
              <w:rPr>
                <w:rFonts w:ascii="Consolas" w:hAnsi="Consolas" w:cs="Consolas"/>
                <w:color w:val="000000"/>
                <w:sz w:val="19"/>
                <w:szCs w:val="19"/>
              </w:rPr>
              <w:t>();</w:t>
            </w:r>
          </w:p>
          <w:p w:rsidR="00F12CEC" w:rsidRDefault="00F12CEC" w:rsidP="00F12CEC">
            <w:pPr>
              <w:autoSpaceDE w:val="0"/>
              <w:autoSpaceDN w:val="0"/>
              <w:adjustRightInd w:val="0"/>
              <w:spacing w:after="0" w:line="240" w:lineRule="auto"/>
              <w:rPr>
                <w:rFonts w:ascii="Consolas" w:hAnsi="Consolas" w:cs="Consolas"/>
                <w:color w:val="000000"/>
                <w:sz w:val="19"/>
                <w:szCs w:val="19"/>
              </w:rPr>
            </w:pPr>
          </w:p>
          <w:p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12CEC">
              <w:rPr>
                <w:rFonts w:ascii="Consolas" w:hAnsi="Consolas" w:cs="Consolas"/>
                <w:color w:val="000000"/>
                <w:sz w:val="19"/>
                <w:szCs w:val="19"/>
              </w:rPr>
              <w:t>Dts.Variables</w:t>
            </w:r>
            <w:proofErr w:type="spellEnd"/>
            <w:r w:rsidR="00F12CEC">
              <w:rPr>
                <w:rFonts w:ascii="Consolas" w:hAnsi="Consolas" w:cs="Consolas"/>
                <w:color w:val="000000"/>
                <w:sz w:val="19"/>
                <w:szCs w:val="19"/>
              </w:rPr>
              <w:t>[</w:t>
            </w:r>
            <w:r w:rsidR="00F12CEC">
              <w:rPr>
                <w:rFonts w:ascii="Consolas" w:hAnsi="Consolas" w:cs="Consolas"/>
                <w:color w:val="A31515"/>
                <w:sz w:val="19"/>
                <w:szCs w:val="19"/>
              </w:rPr>
              <w:t>"User::</w:t>
            </w:r>
            <w:proofErr w:type="spellStart"/>
            <w:r w:rsidR="00F12CEC">
              <w:rPr>
                <w:rFonts w:ascii="Consolas" w:hAnsi="Consolas" w:cs="Consolas"/>
                <w:color w:val="A31515"/>
                <w:sz w:val="19"/>
                <w:szCs w:val="19"/>
              </w:rPr>
              <w:t>PSFileExists</w:t>
            </w:r>
            <w:proofErr w:type="spellEnd"/>
            <w:r w:rsidR="00F12CEC">
              <w:rPr>
                <w:rFonts w:ascii="Consolas" w:hAnsi="Consolas" w:cs="Consolas"/>
                <w:color w:val="A31515"/>
                <w:sz w:val="19"/>
                <w:szCs w:val="19"/>
              </w:rPr>
              <w:t>"</w:t>
            </w:r>
            <w:r w:rsidR="00F12CEC">
              <w:rPr>
                <w:rFonts w:ascii="Consolas" w:hAnsi="Consolas" w:cs="Consolas"/>
                <w:color w:val="000000"/>
                <w:sz w:val="19"/>
                <w:szCs w:val="19"/>
              </w:rPr>
              <w:t xml:space="preserve">].Value = </w:t>
            </w:r>
            <w:proofErr w:type="spellStart"/>
            <w:r w:rsidR="00F12CEC">
              <w:rPr>
                <w:rFonts w:ascii="Consolas" w:hAnsi="Consolas" w:cs="Consolas"/>
                <w:color w:val="2B91AF"/>
                <w:sz w:val="19"/>
                <w:szCs w:val="19"/>
              </w:rPr>
              <w:t>File</w:t>
            </w:r>
            <w:r w:rsidR="00F12CEC">
              <w:rPr>
                <w:rFonts w:ascii="Consolas" w:hAnsi="Consolas" w:cs="Consolas"/>
                <w:color w:val="000000"/>
                <w:sz w:val="19"/>
                <w:szCs w:val="19"/>
              </w:rPr>
              <w:t>.Exists</w:t>
            </w:r>
            <w:proofErr w:type="spellEnd"/>
            <w:r w:rsidR="00F12CEC">
              <w:rPr>
                <w:rFonts w:ascii="Consolas" w:hAnsi="Consolas" w:cs="Consolas"/>
                <w:color w:val="000000"/>
                <w:sz w:val="19"/>
                <w:szCs w:val="19"/>
              </w:rPr>
              <w:t>(file);</w:t>
            </w:r>
          </w:p>
          <w:p w:rsidR="00F12CEC" w:rsidRDefault="00F12CEC" w:rsidP="00F12CEC">
            <w:pPr>
              <w:autoSpaceDE w:val="0"/>
              <w:autoSpaceDN w:val="0"/>
              <w:adjustRightInd w:val="0"/>
              <w:spacing w:after="0" w:line="240" w:lineRule="auto"/>
              <w:rPr>
                <w:rFonts w:ascii="Consolas" w:hAnsi="Consolas" w:cs="Consolas"/>
                <w:color w:val="000000"/>
                <w:sz w:val="19"/>
                <w:szCs w:val="19"/>
              </w:rPr>
            </w:pPr>
          </w:p>
          <w:p w:rsidR="00F12CEC" w:rsidRDefault="006D7DC4" w:rsidP="00F12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12CEC">
              <w:rPr>
                <w:rFonts w:ascii="Consolas" w:hAnsi="Consolas" w:cs="Consolas"/>
                <w:color w:val="000000"/>
                <w:sz w:val="19"/>
                <w:szCs w:val="19"/>
              </w:rPr>
              <w:t xml:space="preserve"> </w:t>
            </w:r>
            <w:proofErr w:type="spellStart"/>
            <w:r w:rsidR="00F12CEC">
              <w:rPr>
                <w:rFonts w:ascii="Consolas" w:hAnsi="Consolas" w:cs="Consolas"/>
                <w:color w:val="000000"/>
                <w:sz w:val="19"/>
                <w:szCs w:val="19"/>
              </w:rPr>
              <w:t>Dts.TaskResult</w:t>
            </w:r>
            <w:proofErr w:type="spellEnd"/>
            <w:r w:rsidR="00F12CEC">
              <w:rPr>
                <w:rFonts w:ascii="Consolas" w:hAnsi="Consolas" w:cs="Consolas"/>
                <w:color w:val="000000"/>
                <w:sz w:val="19"/>
                <w:szCs w:val="19"/>
              </w:rPr>
              <w:t xml:space="preserve"> = (</w:t>
            </w:r>
            <w:r w:rsidR="00F12CEC">
              <w:rPr>
                <w:rFonts w:ascii="Consolas" w:hAnsi="Consolas" w:cs="Consolas"/>
                <w:color w:val="0000FF"/>
                <w:sz w:val="19"/>
                <w:szCs w:val="19"/>
              </w:rPr>
              <w:t>int</w:t>
            </w:r>
            <w:r w:rsidR="00F12CEC">
              <w:rPr>
                <w:rFonts w:ascii="Consolas" w:hAnsi="Consolas" w:cs="Consolas"/>
                <w:color w:val="000000"/>
                <w:sz w:val="19"/>
                <w:szCs w:val="19"/>
              </w:rPr>
              <w:t>)</w:t>
            </w:r>
            <w:proofErr w:type="spellStart"/>
            <w:r w:rsidR="00F12CEC">
              <w:rPr>
                <w:rFonts w:ascii="Consolas" w:hAnsi="Consolas" w:cs="Consolas"/>
                <w:color w:val="2B91AF"/>
                <w:sz w:val="19"/>
                <w:szCs w:val="19"/>
              </w:rPr>
              <w:t>ScriptResults</w:t>
            </w:r>
            <w:r w:rsidR="00F12CEC">
              <w:rPr>
                <w:rFonts w:ascii="Consolas" w:hAnsi="Consolas" w:cs="Consolas"/>
                <w:color w:val="000000"/>
                <w:sz w:val="19"/>
                <w:szCs w:val="19"/>
              </w:rPr>
              <w:t>.Success</w:t>
            </w:r>
            <w:proofErr w:type="spellEnd"/>
            <w:r w:rsidR="00F12CEC">
              <w:rPr>
                <w:rFonts w:ascii="Consolas" w:hAnsi="Consolas" w:cs="Consolas"/>
                <w:color w:val="000000"/>
                <w:sz w:val="19"/>
                <w:szCs w:val="19"/>
              </w:rPr>
              <w:t>;</w:t>
            </w:r>
          </w:p>
          <w:p w:rsidR="006D7DC4" w:rsidRDefault="006D7DC4" w:rsidP="00F12CEC">
            <w:pPr>
              <w:autoSpaceDE w:val="0"/>
              <w:autoSpaceDN w:val="0"/>
              <w:adjustRightInd w:val="0"/>
              <w:spacing w:after="0" w:line="240" w:lineRule="auto"/>
              <w:rPr>
                <w:rFonts w:ascii="Consolas" w:hAnsi="Consolas" w:cs="Consolas"/>
                <w:color w:val="000000"/>
                <w:sz w:val="19"/>
                <w:szCs w:val="19"/>
              </w:rPr>
            </w:pPr>
          </w:p>
          <w:p w:rsidR="00F12CEC" w:rsidRDefault="00F12CEC">
            <w:pPr>
              <w:widowControl w:val="0"/>
              <w:tabs>
                <w:tab w:val="left" w:pos="5573"/>
              </w:tabs>
              <w:autoSpaceDE w:val="0"/>
              <w:autoSpaceDN w:val="0"/>
              <w:adjustRightInd w:val="0"/>
              <w:spacing w:after="0" w:line="240" w:lineRule="auto"/>
              <w:rPr>
                <w:rFonts w:ascii="Times New Roman" w:hAnsi="Times New Roman"/>
                <w:b/>
                <w:sz w:val="24"/>
                <w:szCs w:val="24"/>
              </w:rPr>
            </w:pPr>
            <w:r>
              <w:rPr>
                <w:rFonts w:ascii="Consolas" w:hAnsi="Consolas" w:cs="Consolas"/>
                <w:color w:val="000000"/>
                <w:sz w:val="19"/>
                <w:szCs w:val="19"/>
              </w:rPr>
              <w:t xml:space="preserve">   }</w:t>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B50252" w:rsidTr="00F9414B">
        <w:tc>
          <w:tcPr>
            <w:tcW w:w="1548" w:type="dxa"/>
          </w:tcPr>
          <w:p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tbl>
            <w:tblPr>
              <w:tblStyle w:val="TableGrid"/>
              <w:tblW w:w="9345" w:type="dxa"/>
              <w:tblLayout w:type="fixed"/>
              <w:tblLook w:val="04A0" w:firstRow="1" w:lastRow="0" w:firstColumn="1" w:lastColumn="0" w:noHBand="0" w:noVBand="1"/>
            </w:tblPr>
            <w:tblGrid>
              <w:gridCol w:w="3937"/>
              <w:gridCol w:w="5408"/>
            </w:tblGrid>
            <w:tr w:rsidR="00B50252" w:rsidTr="00F9414B">
              <w:tc>
                <w:tcPr>
                  <w:tcW w:w="3937" w:type="dxa"/>
                </w:tcPr>
                <w:p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B50252">
                    <w:rPr>
                      <w:rFonts w:ascii="Times New Roman" w:hAnsi="Times New Roman"/>
                      <w:sz w:val="24"/>
                      <w:szCs w:val="24"/>
                    </w:rPr>
                    <w:t>@[User::</w:t>
                  </w:r>
                  <w:proofErr w:type="spellStart"/>
                  <w:r w:rsidRPr="00B50252">
                    <w:rPr>
                      <w:rFonts w:ascii="Times New Roman" w:hAnsi="Times New Roman"/>
                      <w:sz w:val="24"/>
                      <w:szCs w:val="24"/>
                    </w:rPr>
                    <w:t>PSFileExists</w:t>
                  </w:r>
                  <w:proofErr w:type="spellEnd"/>
                  <w:r w:rsidRPr="00B50252">
                    <w:rPr>
                      <w:rFonts w:ascii="Times New Roman" w:hAnsi="Times New Roman"/>
                      <w:sz w:val="24"/>
                      <w:szCs w:val="24"/>
                    </w:rPr>
                    <w:t xml:space="preserve">]== </w:t>
                  </w:r>
                  <w:r w:rsidRPr="00B50252">
                    <w:rPr>
                      <w:rFonts w:ascii="Times New Roman" w:hAnsi="Times New Roman"/>
                      <w:sz w:val="24"/>
                      <w:szCs w:val="24"/>
                    </w:rPr>
                    <w:lastRenderedPageBreak/>
                    <w:t>True</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B50252" w:rsidRDefault="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4</w:t>
                  </w:r>
                </w:p>
              </w:tc>
              <w:tc>
                <w:tcPr>
                  <w:tcW w:w="5408" w:type="dxa"/>
                </w:tcPr>
                <w:p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lastRenderedPageBreak/>
                    <w:t>Precedence Constraint</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w:t>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Constraint</w:t>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B50252">
                    <w:rPr>
                      <w:rFonts w:ascii="Times New Roman" w:hAnsi="Times New Roman"/>
                      <w:sz w:val="24"/>
                      <w:szCs w:val="24"/>
                    </w:rPr>
                    <w:t>@[User::</w:t>
                  </w:r>
                  <w:proofErr w:type="spellStart"/>
                  <w:r w:rsidRPr="00B50252">
                    <w:rPr>
                      <w:rFonts w:ascii="Times New Roman" w:hAnsi="Times New Roman"/>
                      <w:sz w:val="24"/>
                      <w:szCs w:val="24"/>
                    </w:rPr>
                    <w:t>PSFileExists</w:t>
                  </w:r>
                  <w:proofErr w:type="spellEnd"/>
                  <w:r w:rsidRPr="00B50252">
                    <w:rPr>
                      <w:rFonts w:ascii="Times New Roman" w:hAnsi="Times New Roman"/>
                      <w:sz w:val="24"/>
                      <w:szCs w:val="24"/>
                    </w:rPr>
                    <w:t>]==</w:t>
                  </w:r>
                  <w:r>
                    <w:rPr>
                      <w:rFonts w:ascii="Times New Roman" w:hAnsi="Times New Roman"/>
                      <w:sz w:val="24"/>
                      <w:szCs w:val="24"/>
                    </w:rPr>
                    <w:t xml:space="preserve"> </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False</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B50252" w:rsidRDefault="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3a</w:t>
                  </w:r>
                </w:p>
              </w:tc>
            </w:tr>
          </w:tbl>
          <w:p w:rsidR="00B50252" w:rsidRDefault="00B50252"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B50252" w:rsidTr="00B50252">
        <w:tc>
          <w:tcPr>
            <w:tcW w:w="1548"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rsidTr="00B50252">
        <w:tc>
          <w:tcPr>
            <w:tcW w:w="1548"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3a</w:t>
            </w:r>
          </w:p>
        </w:tc>
        <w:tc>
          <w:tcPr>
            <w:tcW w:w="8730" w:type="dxa"/>
          </w:tcPr>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Mail Task: PS File Missing</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3E19C747" wp14:editId="3D53AD96">
                  <wp:extent cx="5406390" cy="2148205"/>
                  <wp:effectExtent l="0" t="0" r="381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6390" cy="2148205"/>
                          </a:xfrm>
                          <a:prstGeom prst="rect">
                            <a:avLst/>
                          </a:prstGeom>
                        </pic:spPr>
                      </pic:pic>
                    </a:graphicData>
                  </a:graphic>
                </wp:inline>
              </w:drawing>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3CDB6DE4" wp14:editId="44ABDA9B">
                  <wp:extent cx="4143375" cy="2152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2152650"/>
                          </a:xfrm>
                          <a:prstGeom prst="rect">
                            <a:avLst/>
                          </a:prstGeom>
                        </pic:spPr>
                      </pic:pic>
                    </a:graphicData>
                  </a:graphic>
                </wp:inline>
              </w:drawing>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rsidTr="00B50252">
        <w:tc>
          <w:tcPr>
            <w:tcW w:w="1548"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rsidTr="00F9414B">
        <w:tc>
          <w:tcPr>
            <w:tcW w:w="1548" w:type="dxa"/>
          </w:tcPr>
          <w:p w:rsidR="00F12CEC"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4</w:t>
            </w: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00B50252" w:rsidRPr="00B50252">
              <w:rPr>
                <w:rFonts w:ascii="Times New Roman" w:hAnsi="Times New Roman"/>
                <w:sz w:val="24"/>
                <w:szCs w:val="24"/>
              </w:rPr>
              <w:t>[EC].[Employee_Hierarchy_Stage]</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P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 xml:space="preserve">IF  EXISTS (SELECT * FROM </w:t>
            </w:r>
            <w:proofErr w:type="spellStart"/>
            <w:r w:rsidRPr="00B50252">
              <w:rPr>
                <w:rFonts w:ascii="Times New Roman" w:hAnsi="Times New Roman"/>
                <w:sz w:val="24"/>
                <w:szCs w:val="24"/>
              </w:rPr>
              <w:t>sys.objects</w:t>
            </w:r>
            <w:proofErr w:type="spellEnd"/>
            <w:r w:rsidRPr="00B50252">
              <w:rPr>
                <w:rFonts w:ascii="Times New Roman" w:hAnsi="Times New Roman"/>
                <w:sz w:val="24"/>
                <w:szCs w:val="24"/>
              </w:rPr>
              <w:t xml:space="preserve"> WHERE </w:t>
            </w:r>
            <w:proofErr w:type="spellStart"/>
            <w:r w:rsidRPr="00B50252">
              <w:rPr>
                <w:rFonts w:ascii="Times New Roman" w:hAnsi="Times New Roman"/>
                <w:sz w:val="24"/>
                <w:szCs w:val="24"/>
              </w:rPr>
              <w:t>object_id</w:t>
            </w:r>
            <w:proofErr w:type="spellEnd"/>
            <w:r w:rsidRPr="00B50252">
              <w:rPr>
                <w:rFonts w:ascii="Times New Roman" w:hAnsi="Times New Roman"/>
                <w:sz w:val="24"/>
                <w:szCs w:val="24"/>
              </w:rPr>
              <w:t xml:space="preserve"> = OBJECT_ID(N'[EC].[Employee_Hierarchy_Stage]') AND type in (N'U'))</w:t>
            </w:r>
          </w:p>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B50252">
              <w:rPr>
                <w:rFonts w:ascii="Times New Roman" w:hAnsi="Times New Roman"/>
                <w:sz w:val="24"/>
                <w:szCs w:val="24"/>
              </w:rPr>
              <w:t>Truncate TABLE [EC].[Employee_Hierarchy_Stage]</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rsidTr="00F9414B">
        <w:tc>
          <w:tcPr>
            <w:tcW w:w="1548"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B50252" w:rsidTr="00F9414B">
        <w:tc>
          <w:tcPr>
            <w:tcW w:w="1548"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c>
          <w:tcPr>
            <w:tcW w:w="8730" w:type="dxa"/>
          </w:tcPr>
          <w:p w:rsidR="00B50252" w:rsidRPr="00CD1BF7"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rsidTr="00F9414B">
        <w:tc>
          <w:tcPr>
            <w:tcW w:w="1548" w:type="dxa"/>
          </w:tcPr>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w:t>
            </w:r>
            <w:r w:rsidR="00B50252">
              <w:rPr>
                <w:rFonts w:ascii="Times New Roman" w:hAnsi="Times New Roman"/>
                <w:sz w:val="24"/>
                <w:szCs w:val="24"/>
              </w:rPr>
              <w:t xml:space="preserve"> 5</w:t>
            </w: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DFT: Load Table</w:t>
            </w:r>
            <w:r w:rsidR="00B50252">
              <w:rPr>
                <w:rFonts w:ascii="Times New Roman" w:hAnsi="Times New Roman"/>
                <w:sz w:val="24"/>
                <w:szCs w:val="24"/>
              </w:rPr>
              <w:t xml:space="preserve"> </w:t>
            </w:r>
            <w:r w:rsidR="00B50252" w:rsidRPr="00B50252">
              <w:rPr>
                <w:rFonts w:ascii="Times New Roman" w:hAnsi="Times New Roman"/>
                <w:sz w:val="24"/>
                <w:szCs w:val="24"/>
              </w:rPr>
              <w:t>[EC].[Employee_Hierarchy_Stage]</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7E10552D" wp14:editId="512FBB53">
                  <wp:extent cx="1161288" cy="27432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288" cy="2743200"/>
                          </a:xfrm>
                          <a:prstGeom prst="rect">
                            <a:avLst/>
                          </a:prstGeom>
                        </pic:spPr>
                      </pic:pic>
                    </a:graphicData>
                  </a:graphic>
                </wp:inline>
              </w:drawing>
            </w: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244C03" w:rsidP="00B50252">
            <w:pPr>
              <w:widowControl w:val="0"/>
              <w:tabs>
                <w:tab w:val="left" w:pos="5573"/>
              </w:tabs>
              <w:autoSpaceDE w:val="0"/>
              <w:autoSpaceDN w:val="0"/>
              <w:adjustRightInd w:val="0"/>
              <w:spacing w:after="0" w:line="240" w:lineRule="auto"/>
              <w:rPr>
                <w:rFonts w:ascii="Times New Roman" w:hAnsi="Times New Roman"/>
                <w:sz w:val="24"/>
                <w:szCs w:val="24"/>
              </w:rPr>
            </w:pPr>
            <w:r w:rsidDel="00244C03">
              <w:rPr>
                <w:noProof/>
              </w:rPr>
              <w:t xml:space="preserve"> </w:t>
            </w:r>
            <w:del w:id="41" w:author="Palacherla, Susmitha C (NONUS)" w:date="2019-06-08T18:36:00Z">
              <w:r w:rsidR="003A4819" w:rsidDel="00DF420A">
                <w:rPr>
                  <w:noProof/>
                </w:rPr>
                <w:drawing>
                  <wp:inline distT="0" distB="0" distL="0" distR="0" wp14:anchorId="3E861E89" wp14:editId="2812FCC8">
                    <wp:extent cx="2624328" cy="2743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4328" cy="2743200"/>
                            </a:xfrm>
                            <a:prstGeom prst="rect">
                              <a:avLst/>
                            </a:prstGeom>
                          </pic:spPr>
                        </pic:pic>
                      </a:graphicData>
                    </a:graphic>
                  </wp:inline>
                </w:drawing>
              </w:r>
            </w:del>
          </w:p>
          <w:p w:rsidR="00B50252"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ins w:id="42" w:author="Palacherla, Susmitha C (NONUS)" w:date="2019-06-08T18:36:00Z">
              <w:r>
                <w:rPr>
                  <w:noProof/>
                </w:rPr>
                <w:drawing>
                  <wp:inline distT="0" distB="0" distL="0" distR="0" wp14:anchorId="6008F4EC" wp14:editId="40EEACEB">
                    <wp:extent cx="2368296"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8296" cy="2743200"/>
                            </a:xfrm>
                            <a:prstGeom prst="rect">
                              <a:avLst/>
                            </a:prstGeom>
                          </pic:spPr>
                        </pic:pic>
                      </a:graphicData>
                    </a:graphic>
                  </wp:inline>
                </w:drawing>
              </w:r>
            </w:ins>
          </w:p>
          <w:p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6F2C4C" w:rsidRDefault="006F2C4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Derived Columns:</w:t>
            </w:r>
          </w:p>
          <w:p w:rsidR="00B50252"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ins w:id="43" w:author="Palacherla, Susmitha C (NONUS)" w:date="2019-06-08T18:37:00Z">
              <w:r>
                <w:rPr>
                  <w:noProof/>
                </w:rPr>
                <w:drawing>
                  <wp:inline distT="0" distB="0" distL="0" distR="0" wp14:anchorId="2E609D79" wp14:editId="0D321CEA">
                    <wp:extent cx="5406390" cy="66421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6390" cy="664210"/>
                            </a:xfrm>
                            <a:prstGeom prst="rect">
                              <a:avLst/>
                            </a:prstGeom>
                          </pic:spPr>
                        </pic:pic>
                      </a:graphicData>
                    </a:graphic>
                  </wp:inline>
                </w:drawing>
              </w:r>
            </w:ins>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del w:id="44" w:author="Palacherla, Susmitha C (NONUS)" w:date="2019-06-08T18:37:00Z">
              <w:r w:rsidDel="00DF420A">
                <w:rPr>
                  <w:noProof/>
                </w:rPr>
                <w:drawing>
                  <wp:inline distT="0" distB="0" distL="0" distR="0" wp14:anchorId="78C75461" wp14:editId="7856A557">
                    <wp:extent cx="5406390" cy="114998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6390" cy="1149985"/>
                            </a:xfrm>
                            <a:prstGeom prst="rect">
                              <a:avLst/>
                            </a:prstGeom>
                          </pic:spPr>
                        </pic:pic>
                      </a:graphicData>
                    </a:graphic>
                  </wp:inline>
                </w:drawing>
              </w:r>
            </w:del>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roofErr w:type="spellStart"/>
            <w:r w:rsidRPr="00B50252">
              <w:rPr>
                <w:rFonts w:ascii="Times New Roman" w:hAnsi="Times New Roman"/>
                <w:sz w:val="24"/>
                <w:szCs w:val="24"/>
              </w:rPr>
              <w:t>FullPrimaryName</w:t>
            </w:r>
            <w:proofErr w:type="spellEnd"/>
            <w:r>
              <w:rPr>
                <w:rFonts w:ascii="Times New Roman" w:hAnsi="Times New Roman"/>
                <w:sz w:val="24"/>
                <w:szCs w:val="24"/>
              </w:rPr>
              <w:t xml:space="preserve">: </w:t>
            </w:r>
            <w:r w:rsidRPr="00B50252">
              <w:rPr>
                <w:rFonts w:ascii="Times New Roman" w:hAnsi="Times New Roman"/>
                <w:sz w:val="24"/>
                <w:szCs w:val="24"/>
              </w:rPr>
              <w:t>(</w:t>
            </w:r>
            <w:proofErr w:type="gramStart"/>
            <w:r w:rsidRPr="00B50252">
              <w:rPr>
                <w:rFonts w:ascii="Times New Roman" w:hAnsi="Times New Roman"/>
                <w:sz w:val="24"/>
                <w:szCs w:val="24"/>
              </w:rPr>
              <w:t>ISNULL(</w:t>
            </w:r>
            <w:proofErr w:type="gramEnd"/>
            <w:r w:rsidRPr="00B50252">
              <w:rPr>
                <w:rFonts w:ascii="Times New Roman" w:hAnsi="Times New Roman"/>
                <w:sz w:val="24"/>
                <w:szCs w:val="24"/>
              </w:rPr>
              <w:t>[Copy of last_name]) ? "" : [Copy of last_name]) + ", " + (ISNULL([Copy of first_name]) ? "" : [Copy of first_name]) + " " + (ISNULL([Copy of middle_name]) ? "" : [Copy of middle_name])</w:t>
            </w: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rFonts w:ascii="Times New Roman" w:hAnsi="Times New Roman"/>
                <w:sz w:val="24"/>
                <w:szCs w:val="24"/>
              </w:rPr>
            </w:pPr>
            <w:proofErr w:type="spellStart"/>
            <w:r w:rsidRPr="00B50252">
              <w:rPr>
                <w:rFonts w:ascii="Times New Roman" w:hAnsi="Times New Roman"/>
                <w:sz w:val="24"/>
                <w:szCs w:val="24"/>
              </w:rPr>
              <w:t>FullPreferredName</w:t>
            </w:r>
            <w:proofErr w:type="spellEnd"/>
            <w:r>
              <w:rPr>
                <w:rFonts w:ascii="Times New Roman" w:hAnsi="Times New Roman"/>
                <w:sz w:val="24"/>
                <w:szCs w:val="24"/>
              </w:rPr>
              <w:t xml:space="preserve">: </w:t>
            </w:r>
          </w:p>
          <w:p w:rsidR="00B50252" w:rsidRDefault="00B50252" w:rsidP="00B50252">
            <w:pPr>
              <w:widowControl w:val="0"/>
              <w:tabs>
                <w:tab w:val="left" w:pos="5573"/>
              </w:tabs>
              <w:autoSpaceDE w:val="0"/>
              <w:autoSpaceDN w:val="0"/>
              <w:adjustRightInd w:val="0"/>
              <w:spacing w:after="0" w:line="240" w:lineRule="auto"/>
              <w:rPr>
                <w:ins w:id="45" w:author="Palacherla, Susmitha C (NONUS)" w:date="2019-06-08T18:39:00Z"/>
                <w:rFonts w:ascii="Times New Roman" w:hAnsi="Times New Roman"/>
                <w:sz w:val="24"/>
                <w:szCs w:val="24"/>
              </w:rPr>
            </w:pPr>
            <w:r w:rsidRPr="00B50252">
              <w:rPr>
                <w:rFonts w:ascii="Times New Roman" w:hAnsi="Times New Roman"/>
                <w:sz w:val="24"/>
                <w:szCs w:val="24"/>
              </w:rPr>
              <w:t>(</w:t>
            </w:r>
            <w:proofErr w:type="gramStart"/>
            <w:r w:rsidRPr="00B50252">
              <w:rPr>
                <w:rFonts w:ascii="Times New Roman" w:hAnsi="Times New Roman"/>
                <w:sz w:val="24"/>
                <w:szCs w:val="24"/>
              </w:rPr>
              <w:t>ISNULL(</w:t>
            </w:r>
            <w:proofErr w:type="gramEnd"/>
            <w:r w:rsidRPr="00B50252">
              <w:rPr>
                <w:rFonts w:ascii="Times New Roman" w:hAnsi="Times New Roman"/>
                <w:sz w:val="24"/>
                <w:szCs w:val="24"/>
              </w:rPr>
              <w:t>[Copy of pref_name_last]) ? "" : [Copy of pref_name_last]) + ", " + (ISNULL([Copy of pref_name_first]) ? "" : [Copy of pref_name_first]) + " " + (ISNULL([Copy of pref_name_mi]) ? "" : [Copy of pref_name_mi])</w:t>
            </w:r>
          </w:p>
          <w:p w:rsidR="00DF420A" w:rsidRDefault="00DF420A" w:rsidP="00B50252">
            <w:pPr>
              <w:widowControl w:val="0"/>
              <w:tabs>
                <w:tab w:val="left" w:pos="5573"/>
              </w:tabs>
              <w:autoSpaceDE w:val="0"/>
              <w:autoSpaceDN w:val="0"/>
              <w:adjustRightInd w:val="0"/>
              <w:spacing w:after="0" w:line="240" w:lineRule="auto"/>
              <w:rPr>
                <w:ins w:id="46" w:author="Palacherla, Susmitha C (NONUS)" w:date="2019-06-08T18:39:00Z"/>
                <w:rFonts w:ascii="Times New Roman" w:hAnsi="Times New Roman"/>
                <w:sz w:val="24"/>
                <w:szCs w:val="24"/>
              </w:rPr>
            </w:pPr>
          </w:p>
          <w:p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B50252" w:rsidRDefault="00B50252" w:rsidP="00B50252">
            <w:pPr>
              <w:widowControl w:val="0"/>
              <w:tabs>
                <w:tab w:val="left" w:pos="5573"/>
              </w:tabs>
              <w:autoSpaceDE w:val="0"/>
              <w:autoSpaceDN w:val="0"/>
              <w:adjustRightInd w:val="0"/>
              <w:spacing w:after="0" w:line="240" w:lineRule="auto"/>
              <w:rPr>
                <w:ins w:id="47" w:author="Palacherla, Susmitha C (NONUS)" w:date="2019-06-08T18:39:00Z"/>
                <w:rFonts w:ascii="Times New Roman" w:hAnsi="Times New Roman"/>
                <w:sz w:val="24"/>
                <w:szCs w:val="24"/>
              </w:rPr>
            </w:pPr>
          </w:p>
          <w:p w:rsidR="00DF420A" w:rsidRDefault="00DF420A" w:rsidP="00B50252">
            <w:pPr>
              <w:widowControl w:val="0"/>
              <w:tabs>
                <w:tab w:val="left" w:pos="5573"/>
              </w:tabs>
              <w:autoSpaceDE w:val="0"/>
              <w:autoSpaceDN w:val="0"/>
              <w:adjustRightInd w:val="0"/>
              <w:spacing w:after="0" w:line="240" w:lineRule="auto"/>
              <w:rPr>
                <w:ins w:id="48" w:author="Palacherla, Susmitha C (NONUS)" w:date="2019-06-08T18:38:00Z"/>
                <w:rFonts w:ascii="Times New Roman" w:hAnsi="Times New Roman"/>
                <w:sz w:val="24"/>
                <w:szCs w:val="24"/>
              </w:rPr>
            </w:pPr>
            <w:ins w:id="49" w:author="Palacherla, Susmitha C (NONUS)" w:date="2019-06-08T18:39:00Z">
              <w:r>
                <w:rPr>
                  <w:rFonts w:ascii="Times New Roman" w:hAnsi="Times New Roman"/>
                  <w:sz w:val="24"/>
                  <w:szCs w:val="24"/>
                </w:rPr>
                <w:t>Row Count</w:t>
              </w:r>
            </w:ins>
          </w:p>
          <w:p w:rsidR="00DF420A" w:rsidRDefault="00DF420A" w:rsidP="00B50252">
            <w:pPr>
              <w:widowControl w:val="0"/>
              <w:tabs>
                <w:tab w:val="left" w:pos="5573"/>
              </w:tabs>
              <w:autoSpaceDE w:val="0"/>
              <w:autoSpaceDN w:val="0"/>
              <w:adjustRightInd w:val="0"/>
              <w:spacing w:after="0" w:line="240" w:lineRule="auto"/>
              <w:rPr>
                <w:ins w:id="50" w:author="Palacherla, Susmitha C (NONUS)" w:date="2019-06-08T18:38:00Z"/>
                <w:rFonts w:ascii="Times New Roman" w:hAnsi="Times New Roman"/>
                <w:sz w:val="24"/>
                <w:szCs w:val="24"/>
              </w:rPr>
            </w:pPr>
            <w:ins w:id="51" w:author="Palacherla, Susmitha C (NONUS)" w:date="2019-06-08T18:38:00Z">
              <w:r>
                <w:rPr>
                  <w:noProof/>
                </w:rPr>
                <w:drawing>
                  <wp:inline distT="0" distB="0" distL="0" distR="0" wp14:anchorId="5581FC45" wp14:editId="046EE415">
                    <wp:extent cx="173736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7360" cy="914400"/>
                            </a:xfrm>
                            <a:prstGeom prst="rect">
                              <a:avLst/>
                            </a:prstGeom>
                          </pic:spPr>
                        </pic:pic>
                      </a:graphicData>
                    </a:graphic>
                  </wp:inline>
                </w:drawing>
              </w:r>
            </w:ins>
          </w:p>
          <w:p w:rsidR="00DF420A" w:rsidRDefault="00DF420A" w:rsidP="00B50252">
            <w:pPr>
              <w:widowControl w:val="0"/>
              <w:tabs>
                <w:tab w:val="left" w:pos="5573"/>
              </w:tabs>
              <w:autoSpaceDE w:val="0"/>
              <w:autoSpaceDN w:val="0"/>
              <w:adjustRightInd w:val="0"/>
              <w:spacing w:after="0" w:line="240" w:lineRule="auto"/>
              <w:rPr>
                <w:ins w:id="52" w:author="Palacherla, Susmitha C (NONUS)" w:date="2019-06-08T18:38:00Z"/>
                <w:rFonts w:ascii="Times New Roman" w:hAnsi="Times New Roman"/>
                <w:sz w:val="24"/>
                <w:szCs w:val="24"/>
              </w:rPr>
            </w:pPr>
          </w:p>
          <w:p w:rsidR="00DF420A" w:rsidRDefault="00DF420A" w:rsidP="00B50252">
            <w:pPr>
              <w:widowControl w:val="0"/>
              <w:tabs>
                <w:tab w:val="left" w:pos="5573"/>
              </w:tabs>
              <w:autoSpaceDE w:val="0"/>
              <w:autoSpaceDN w:val="0"/>
              <w:adjustRightInd w:val="0"/>
              <w:spacing w:after="0" w:line="240" w:lineRule="auto"/>
              <w:rPr>
                <w:ins w:id="53" w:author="Palacherla, Susmitha C (NONUS)" w:date="2019-06-08T18:38:00Z"/>
                <w:rFonts w:ascii="Times New Roman" w:hAnsi="Times New Roman"/>
                <w:sz w:val="24"/>
                <w:szCs w:val="24"/>
              </w:rPr>
            </w:pPr>
          </w:p>
          <w:p w:rsidR="00DF420A" w:rsidRDefault="00DF420A" w:rsidP="00B50252">
            <w:pPr>
              <w:widowControl w:val="0"/>
              <w:tabs>
                <w:tab w:val="left" w:pos="5573"/>
              </w:tabs>
              <w:autoSpaceDE w:val="0"/>
              <w:autoSpaceDN w:val="0"/>
              <w:adjustRightInd w:val="0"/>
              <w:spacing w:after="0" w:line="240" w:lineRule="auto"/>
              <w:rPr>
                <w:ins w:id="54" w:author="Palacherla, Susmitha C (NONUS)" w:date="2019-06-08T18:38:00Z"/>
                <w:rFonts w:ascii="Times New Roman" w:hAnsi="Times New Roman"/>
                <w:sz w:val="24"/>
                <w:szCs w:val="24"/>
              </w:rPr>
            </w:pPr>
          </w:p>
          <w:p w:rsidR="00DF420A" w:rsidRDefault="00DF420A" w:rsidP="00B50252">
            <w:pPr>
              <w:widowControl w:val="0"/>
              <w:tabs>
                <w:tab w:val="left" w:pos="5573"/>
              </w:tabs>
              <w:autoSpaceDE w:val="0"/>
              <w:autoSpaceDN w:val="0"/>
              <w:adjustRightInd w:val="0"/>
              <w:spacing w:after="0" w:line="240" w:lineRule="auto"/>
              <w:rPr>
                <w:ins w:id="55" w:author="Palacherla, Susmitha C (NONUS)" w:date="2019-06-08T18:38:00Z"/>
                <w:rFonts w:ascii="Times New Roman" w:hAnsi="Times New Roman"/>
                <w:sz w:val="24"/>
                <w:szCs w:val="24"/>
              </w:rPr>
            </w:pPr>
          </w:p>
          <w:p w:rsidR="00DF420A" w:rsidRDefault="00DF420A"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Default="00F12CEC" w:rsidP="00B50252">
            <w:pPr>
              <w:widowControl w:val="0"/>
              <w:tabs>
                <w:tab w:val="left" w:pos="5573"/>
              </w:tabs>
              <w:autoSpaceDE w:val="0"/>
              <w:autoSpaceDN w:val="0"/>
              <w:adjustRightInd w:val="0"/>
              <w:spacing w:after="0" w:line="240" w:lineRule="auto"/>
              <w:rPr>
                <w:ins w:id="56" w:author="Palacherla, Susmitha C (NONUS)" w:date="2019-06-08T18:42:00Z"/>
                <w:rFonts w:ascii="Times New Roman" w:hAnsi="Times New Roman"/>
                <w:sz w:val="24"/>
                <w:szCs w:val="24"/>
              </w:rPr>
            </w:pPr>
            <w:r>
              <w:rPr>
                <w:rFonts w:ascii="Times New Roman" w:hAnsi="Times New Roman"/>
                <w:sz w:val="24"/>
                <w:szCs w:val="24"/>
              </w:rPr>
              <w:t>OLE DB Destination editor</w:t>
            </w:r>
          </w:p>
          <w:p w:rsidR="00C10859" w:rsidRDefault="00C10859" w:rsidP="00B50252">
            <w:pPr>
              <w:widowControl w:val="0"/>
              <w:tabs>
                <w:tab w:val="left" w:pos="5573"/>
              </w:tabs>
              <w:autoSpaceDE w:val="0"/>
              <w:autoSpaceDN w:val="0"/>
              <w:adjustRightInd w:val="0"/>
              <w:spacing w:after="0" w:line="240" w:lineRule="auto"/>
              <w:rPr>
                <w:rFonts w:ascii="Times New Roman" w:hAnsi="Times New Roman"/>
                <w:sz w:val="24"/>
                <w:szCs w:val="24"/>
              </w:rPr>
            </w:pPr>
            <w:ins w:id="57" w:author="Palacherla, Susmitha C (NONUS)" w:date="2019-06-08T18:43:00Z">
              <w:r>
                <w:rPr>
                  <w:noProof/>
                </w:rPr>
                <w:lastRenderedPageBreak/>
                <w:drawing>
                  <wp:inline distT="0" distB="0" distL="0" distR="0" wp14:anchorId="01A5E212" wp14:editId="3FF62BEE">
                    <wp:extent cx="5406390" cy="55695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6390" cy="5569585"/>
                            </a:xfrm>
                            <a:prstGeom prst="rect">
                              <a:avLst/>
                            </a:prstGeom>
                          </pic:spPr>
                        </pic:pic>
                      </a:graphicData>
                    </a:graphic>
                  </wp:inline>
                </w:drawing>
              </w:r>
            </w:ins>
          </w:p>
          <w:p w:rsidR="00F12CEC" w:rsidRPr="00CD1BF7" w:rsidRDefault="00C10859" w:rsidP="00B50252">
            <w:pPr>
              <w:widowControl w:val="0"/>
              <w:tabs>
                <w:tab w:val="left" w:pos="5573"/>
              </w:tabs>
              <w:autoSpaceDE w:val="0"/>
              <w:autoSpaceDN w:val="0"/>
              <w:adjustRightInd w:val="0"/>
              <w:spacing w:after="0" w:line="240" w:lineRule="auto"/>
              <w:rPr>
                <w:rFonts w:ascii="Times New Roman" w:hAnsi="Times New Roman"/>
                <w:sz w:val="24"/>
                <w:szCs w:val="24"/>
              </w:rPr>
            </w:pPr>
            <w:ins w:id="58" w:author="Palacherla, Susmitha C (NONUS)" w:date="2019-06-08T18:43:00Z">
              <w:r>
                <w:rPr>
                  <w:noProof/>
                </w:rPr>
                <w:drawing>
                  <wp:inline distT="0" distB="0" distL="0" distR="0" wp14:anchorId="7F1490B6" wp14:editId="4DEDC0A2">
                    <wp:extent cx="5406390" cy="673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6390" cy="673100"/>
                            </a:xfrm>
                            <a:prstGeom prst="rect">
                              <a:avLst/>
                            </a:prstGeom>
                          </pic:spPr>
                        </pic:pic>
                      </a:graphicData>
                    </a:graphic>
                  </wp:inline>
                </w:drawing>
              </w:r>
            </w:ins>
            <w:del w:id="59" w:author="Palacherla, Susmitha C (NONUS)" w:date="2019-06-08T18:42:00Z">
              <w:r w:rsidR="00132981" w:rsidDel="00C10859">
                <w:rPr>
                  <w:noProof/>
                </w:rPr>
                <w:drawing>
                  <wp:inline distT="0" distB="0" distL="0" distR="0" wp14:anchorId="0BF3B221" wp14:editId="33BF201E">
                    <wp:extent cx="5486400" cy="5294376"/>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294376"/>
                            </a:xfrm>
                            <a:prstGeom prst="rect">
                              <a:avLst/>
                            </a:prstGeom>
                          </pic:spPr>
                        </pic:pic>
                      </a:graphicData>
                    </a:graphic>
                  </wp:inline>
                </w:drawing>
              </w:r>
            </w:del>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Pr="00CD1BF7"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r w:rsidR="00132981">
              <w:rPr>
                <w:rFonts w:ascii="Times New Roman" w:hAnsi="Times New Roman"/>
                <w:sz w:val="24"/>
                <w:szCs w:val="24"/>
              </w:rPr>
              <w:t>6</w:t>
            </w: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Backup Encrypted </w:t>
            </w:r>
            <w:r w:rsidR="00132981">
              <w:rPr>
                <w:rFonts w:ascii="Times New Roman" w:hAnsi="Times New Roman"/>
                <w:sz w:val="24"/>
                <w:szCs w:val="24"/>
              </w:rPr>
              <w:t xml:space="preserve">PS </w:t>
            </w:r>
            <w:r w:rsidRPr="00CD1BF7">
              <w:rPr>
                <w:rFonts w:ascii="Times New Roman" w:hAnsi="Times New Roman"/>
                <w:sz w:val="24"/>
                <w:szCs w:val="24"/>
              </w:rPr>
              <w:t>File</w:t>
            </w: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3FA6A30" wp14:editId="5C87866F">
                  <wp:extent cx="2606040" cy="18288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6040" cy="1828800"/>
                          </a:xfrm>
                          <a:prstGeom prst="rect">
                            <a:avLst/>
                          </a:prstGeom>
                        </pic:spPr>
                      </pic:pic>
                    </a:graphicData>
                  </a:graphic>
                </wp:inline>
              </w:drawing>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Pr="00CD1BF7" w:rsidRDefault="00F12CEC">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w:t>
            </w:r>
            <w:r w:rsidR="00132981">
              <w:rPr>
                <w:rFonts w:ascii="Times New Roman" w:hAnsi="Times New Roman"/>
                <w:sz w:val="24"/>
                <w:szCs w:val="24"/>
              </w:rPr>
              <w:t>7</w:t>
            </w:r>
          </w:p>
        </w:tc>
        <w:tc>
          <w:tcPr>
            <w:tcW w:w="8730" w:type="dxa"/>
          </w:tcPr>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Delete Decrypted </w:t>
            </w:r>
            <w:r w:rsidR="00132981">
              <w:rPr>
                <w:rFonts w:ascii="Times New Roman" w:hAnsi="Times New Roman"/>
                <w:sz w:val="24"/>
                <w:szCs w:val="24"/>
              </w:rPr>
              <w:t>PS</w:t>
            </w:r>
            <w:r w:rsidRPr="00CD1BF7">
              <w:rPr>
                <w:rFonts w:ascii="Times New Roman" w:hAnsi="Times New Roman"/>
                <w:sz w:val="24"/>
                <w:szCs w:val="24"/>
              </w:rPr>
              <w:t xml:space="preserve"> file</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2B7F173C" wp14:editId="3F610A00">
                  <wp:extent cx="3602736"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2736" cy="1828800"/>
                          </a:xfrm>
                          <a:prstGeom prst="rect">
                            <a:avLst/>
                          </a:prstGeom>
                        </pic:spPr>
                      </pic:pic>
                    </a:graphicData>
                  </a:graphic>
                </wp:inline>
              </w:drawing>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rPr>
          <w:trHeight w:val="386"/>
        </w:trPr>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tbl>
            <w:tblPr>
              <w:tblStyle w:val="TableGrid"/>
              <w:tblW w:w="9345" w:type="dxa"/>
              <w:tblLayout w:type="fixed"/>
              <w:tblLook w:val="04A0" w:firstRow="1" w:lastRow="0" w:firstColumn="1" w:lastColumn="0" w:noHBand="0" w:noVBand="1"/>
            </w:tblPr>
            <w:tblGrid>
              <w:gridCol w:w="4387"/>
              <w:gridCol w:w="4958"/>
            </w:tblGrid>
            <w:tr w:rsidR="00F12CEC" w:rsidTr="00F9414B">
              <w:tc>
                <w:tcPr>
                  <w:tcW w:w="4387"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Expression and Constraint</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32981" w:rsidRPr="00132981">
                    <w:rPr>
                      <w:rFonts w:ascii="Times New Roman" w:hAnsi="Times New Roman"/>
                      <w:sz w:val="24"/>
                      <w:szCs w:val="24"/>
                    </w:rPr>
                    <w:t>@[User::</w:t>
                  </w:r>
                  <w:proofErr w:type="spellStart"/>
                  <w:r w:rsidR="00132981" w:rsidRPr="00132981">
                    <w:rPr>
                      <w:rFonts w:ascii="Times New Roman" w:hAnsi="Times New Roman"/>
                      <w:sz w:val="24"/>
                      <w:szCs w:val="24"/>
                    </w:rPr>
                    <w:t>PSRecordCount</w:t>
                  </w:r>
                  <w:proofErr w:type="spellEnd"/>
                  <w:r w:rsidR="00132981" w:rsidRPr="00132981">
                    <w:rPr>
                      <w:rFonts w:ascii="Times New Roman" w:hAnsi="Times New Roman"/>
                      <w:sz w:val="24"/>
                      <w:szCs w:val="24"/>
                    </w:rPr>
                    <w:t>]&gt;0</w:t>
                  </w: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F12CEC" w:rsidRDefault="00132981"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Container 3</w:t>
                  </w:r>
                </w:p>
              </w:tc>
              <w:tc>
                <w:tcPr>
                  <w:tcW w:w="495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Expression and Constraint</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132981"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132981">
                    <w:rPr>
                      <w:rFonts w:ascii="Times New Roman" w:hAnsi="Times New Roman"/>
                      <w:sz w:val="24"/>
                      <w:szCs w:val="24"/>
                    </w:rPr>
                    <w:t>@[User::</w:t>
                  </w:r>
                  <w:proofErr w:type="spellStart"/>
                  <w:r w:rsidR="00132981">
                    <w:rPr>
                      <w:rFonts w:ascii="Times New Roman" w:hAnsi="Times New Roman"/>
                      <w:sz w:val="24"/>
                      <w:szCs w:val="24"/>
                    </w:rPr>
                    <w:t>PSRecordCount</w:t>
                  </w:r>
                  <w:proofErr w:type="spellEnd"/>
                  <w:r w:rsidR="00132981">
                    <w:rPr>
                      <w:rFonts w:ascii="Times New Roman" w:hAnsi="Times New Roman"/>
                      <w:sz w:val="24"/>
                      <w:szCs w:val="24"/>
                    </w:rPr>
                    <w:t>]==</w:t>
                  </w:r>
                  <w:r w:rsidRPr="00C9745D">
                    <w:rPr>
                      <w:rFonts w:ascii="Times New Roman" w:hAnsi="Times New Roman"/>
                      <w:sz w:val="24"/>
                      <w:szCs w:val="24"/>
                    </w:rPr>
                    <w:t>0</w:t>
                  </w:r>
                </w:p>
                <w:p w:rsidR="00F12CEC"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F12CEC" w:rsidRDefault="00132981" w:rsidP="00B50252">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8</w:t>
                  </w:r>
                </w:p>
              </w:tc>
            </w:tr>
          </w:tbl>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r w:rsidR="00F12CEC" w:rsidTr="00F9414B">
        <w:tc>
          <w:tcPr>
            <w:tcW w:w="1548" w:type="dxa"/>
          </w:tcPr>
          <w:p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8</w:t>
            </w:r>
          </w:p>
        </w:tc>
        <w:tc>
          <w:tcPr>
            <w:tcW w:w="8730" w:type="dxa"/>
          </w:tcPr>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Mail Task: </w:t>
            </w:r>
            <w:r w:rsidR="00132981">
              <w:rPr>
                <w:rFonts w:ascii="Times New Roman" w:hAnsi="Times New Roman"/>
                <w:sz w:val="24"/>
                <w:szCs w:val="24"/>
              </w:rPr>
              <w:t>PS</w:t>
            </w:r>
            <w:r w:rsidRPr="00CD1BF7">
              <w:rPr>
                <w:rFonts w:ascii="Times New Roman" w:hAnsi="Times New Roman"/>
                <w:sz w:val="24"/>
                <w:szCs w:val="24"/>
              </w:rPr>
              <w:t xml:space="preserve"> File Empty</w:t>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Pr="00CD1BF7" w:rsidRDefault="00132981" w:rsidP="00B50252">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13D11F75" wp14:editId="1CE7397E">
                  <wp:extent cx="5406390" cy="173482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6390" cy="1734820"/>
                          </a:xfrm>
                          <a:prstGeom prst="rect">
                            <a:avLst/>
                          </a:prstGeom>
                        </pic:spPr>
                      </pic:pic>
                    </a:graphicData>
                  </a:graphic>
                </wp:inline>
              </w:drawing>
            </w: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p>
          <w:p w:rsidR="00F12CEC" w:rsidRPr="00CD1BF7" w:rsidRDefault="00F12CEC" w:rsidP="00B50252">
            <w:pPr>
              <w:widowControl w:val="0"/>
              <w:tabs>
                <w:tab w:val="left" w:pos="5573"/>
              </w:tabs>
              <w:autoSpaceDE w:val="0"/>
              <w:autoSpaceDN w:val="0"/>
              <w:adjustRightInd w:val="0"/>
              <w:spacing w:after="0" w:line="240" w:lineRule="auto"/>
              <w:rPr>
                <w:rFonts w:ascii="Times New Roman" w:hAnsi="Times New Roman"/>
                <w:sz w:val="24"/>
                <w:szCs w:val="24"/>
              </w:rPr>
            </w:pPr>
            <w:r w:rsidRPr="00CD1BF7">
              <w:rPr>
                <w:noProof/>
              </w:rPr>
              <w:drawing>
                <wp:inline distT="0" distB="0" distL="0" distR="0" wp14:anchorId="4E8F53F9" wp14:editId="6B956500">
                  <wp:extent cx="3990975" cy="2047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2047875"/>
                          </a:xfrm>
                          <a:prstGeom prst="rect">
                            <a:avLst/>
                          </a:prstGeom>
                        </pic:spPr>
                      </pic:pic>
                    </a:graphicData>
                  </a:graphic>
                </wp:inline>
              </w:drawing>
            </w:r>
          </w:p>
        </w:tc>
      </w:tr>
      <w:tr w:rsidR="00F12CEC" w:rsidTr="00F9414B">
        <w:tc>
          <w:tcPr>
            <w:tcW w:w="1548"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730" w:type="dxa"/>
          </w:tcPr>
          <w:p w:rsidR="00F12CEC" w:rsidRDefault="00F12CEC" w:rsidP="00B50252">
            <w:pPr>
              <w:widowControl w:val="0"/>
              <w:tabs>
                <w:tab w:val="left" w:pos="5573"/>
              </w:tabs>
              <w:autoSpaceDE w:val="0"/>
              <w:autoSpaceDN w:val="0"/>
              <w:adjustRightInd w:val="0"/>
              <w:spacing w:after="0" w:line="240" w:lineRule="auto"/>
              <w:rPr>
                <w:rFonts w:ascii="Times New Roman" w:hAnsi="Times New Roman"/>
                <w:b/>
                <w:sz w:val="24"/>
                <w:szCs w:val="24"/>
              </w:rPr>
            </w:pPr>
          </w:p>
        </w:tc>
      </w:tr>
    </w:tbl>
    <w:p w:rsidR="00187481" w:rsidRDefault="00187481"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Pr="00257251" w:rsidRDefault="006F2C4C"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Default="002E365F" w:rsidP="007931F8">
      <w:pPr>
        <w:widowControl w:val="0"/>
        <w:autoSpaceDE w:val="0"/>
        <w:autoSpaceDN w:val="0"/>
        <w:adjustRightInd w:val="0"/>
        <w:spacing w:after="0" w:line="240" w:lineRule="auto"/>
        <w:rPr>
          <w:rFonts w:ascii="Times New Roman" w:hAnsi="Times New Roman"/>
          <w:b/>
          <w:sz w:val="24"/>
          <w:szCs w:val="24"/>
        </w:rPr>
      </w:pPr>
    </w:p>
    <w:p w:rsidR="002E365F" w:rsidRPr="00257251" w:rsidRDefault="002E365F" w:rsidP="002E365F">
      <w:pPr>
        <w:rPr>
          <w:rFonts w:ascii="Times New Roman" w:hAnsi="Times New Roman"/>
          <w:b/>
        </w:rPr>
      </w:pPr>
      <w:r>
        <w:rPr>
          <w:rFonts w:ascii="Times New Roman" w:hAnsi="Times New Roman"/>
          <w:b/>
        </w:rPr>
        <w:lastRenderedPageBreak/>
        <w:t>Container</w:t>
      </w:r>
      <w:r w:rsidR="006F2C4C">
        <w:rPr>
          <w:rFonts w:ascii="Times New Roman" w:hAnsi="Times New Roman"/>
          <w:b/>
        </w:rPr>
        <w:t xml:space="preserve"> 3</w:t>
      </w:r>
      <w:r>
        <w:rPr>
          <w:rFonts w:ascii="Times New Roman" w:hAnsi="Times New Roman"/>
          <w:b/>
        </w:rPr>
        <w:t xml:space="preserve">: </w:t>
      </w:r>
      <w:r w:rsidR="006F2C4C">
        <w:rPr>
          <w:b/>
          <w:noProof/>
        </w:rPr>
        <w:t>Stage HR</w:t>
      </w:r>
      <w:r w:rsidRPr="00CD1BF7">
        <w:rPr>
          <w:b/>
          <w:noProof/>
        </w:rPr>
        <w:t xml:space="preserve"> Employee Info</w:t>
      </w:r>
    </w:p>
    <w:p w:rsidR="002E365F" w:rsidRDefault="002E365F" w:rsidP="00F9414B">
      <w:pPr>
        <w:pStyle w:val="ListParagraph"/>
        <w:numPr>
          <w:ilvl w:val="0"/>
          <w:numId w:val="27"/>
        </w:numPr>
        <w:rPr>
          <w:rFonts w:ascii="Times New Roman" w:hAnsi="Times New Roman"/>
        </w:rPr>
      </w:pPr>
      <w:r>
        <w:rPr>
          <w:rFonts w:ascii="Times New Roman" w:hAnsi="Times New Roman"/>
        </w:rPr>
        <w:t xml:space="preserve">File System Task – Decrypt </w:t>
      </w:r>
      <w:r w:rsidR="006F2C4C">
        <w:rPr>
          <w:rFonts w:ascii="Times New Roman" w:hAnsi="Times New Roman"/>
        </w:rPr>
        <w:t>HR</w:t>
      </w:r>
      <w:r>
        <w:rPr>
          <w:rFonts w:ascii="Times New Roman" w:hAnsi="Times New Roman"/>
        </w:rPr>
        <w:t xml:space="preserve"> File</w:t>
      </w:r>
    </w:p>
    <w:p w:rsidR="002E365F" w:rsidRDefault="002E365F" w:rsidP="00F9414B">
      <w:pPr>
        <w:pStyle w:val="ListParagraph"/>
        <w:numPr>
          <w:ilvl w:val="0"/>
          <w:numId w:val="27"/>
        </w:numPr>
        <w:rPr>
          <w:rFonts w:ascii="Times New Roman" w:hAnsi="Times New Roman"/>
        </w:rPr>
      </w:pPr>
      <w:r>
        <w:rPr>
          <w:rFonts w:ascii="Times New Roman" w:hAnsi="Times New Roman"/>
        </w:rPr>
        <w:t>Script Task – Pause 30 seconds</w:t>
      </w:r>
    </w:p>
    <w:p w:rsidR="002E365F" w:rsidRPr="00257251" w:rsidRDefault="002E365F" w:rsidP="00F9414B">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Truncate </w:t>
      </w:r>
      <w:r w:rsidR="006F2C4C">
        <w:rPr>
          <w:rFonts w:ascii="Times New Roman" w:hAnsi="Times New Roman"/>
        </w:rPr>
        <w:t>HR Hierarchy</w:t>
      </w:r>
      <w:r w:rsidRPr="00257251">
        <w:rPr>
          <w:rFonts w:ascii="Times New Roman" w:hAnsi="Times New Roman"/>
        </w:rPr>
        <w:t xml:space="preserve"> Staging Table</w:t>
      </w:r>
    </w:p>
    <w:p w:rsidR="002E365F" w:rsidRDefault="006F2C4C" w:rsidP="00F9414B">
      <w:pPr>
        <w:pStyle w:val="ListParagraph"/>
        <w:numPr>
          <w:ilvl w:val="0"/>
          <w:numId w:val="27"/>
        </w:numPr>
        <w:rPr>
          <w:rFonts w:ascii="Times New Roman" w:hAnsi="Times New Roman"/>
        </w:rPr>
      </w:pPr>
      <w:r>
        <w:rPr>
          <w:rFonts w:ascii="Times New Roman" w:hAnsi="Times New Roman"/>
        </w:rPr>
        <w:t>DFT – Load</w:t>
      </w:r>
      <w:r w:rsidR="002E365F" w:rsidRPr="00257251">
        <w:rPr>
          <w:rFonts w:ascii="Times New Roman" w:hAnsi="Times New Roman"/>
        </w:rPr>
        <w:t xml:space="preserve"> </w:t>
      </w:r>
      <w:r>
        <w:rPr>
          <w:rFonts w:ascii="Times New Roman" w:hAnsi="Times New Roman"/>
        </w:rPr>
        <w:t>HR Hierarchy</w:t>
      </w:r>
      <w:r w:rsidRPr="00257251">
        <w:rPr>
          <w:rFonts w:ascii="Times New Roman" w:hAnsi="Times New Roman"/>
        </w:rPr>
        <w:t xml:space="preserve"> Staging </w:t>
      </w:r>
      <w:r w:rsidR="002E365F" w:rsidRPr="00257251">
        <w:rPr>
          <w:rFonts w:ascii="Times New Roman" w:hAnsi="Times New Roman"/>
        </w:rPr>
        <w:t>Table</w:t>
      </w:r>
    </w:p>
    <w:p w:rsidR="002E365F" w:rsidRDefault="002E365F" w:rsidP="00F9414B">
      <w:pPr>
        <w:pStyle w:val="ListParagraph"/>
        <w:numPr>
          <w:ilvl w:val="0"/>
          <w:numId w:val="27"/>
        </w:numPr>
        <w:rPr>
          <w:rFonts w:ascii="Times New Roman" w:hAnsi="Times New Roman"/>
        </w:rPr>
      </w:pPr>
      <w:r>
        <w:rPr>
          <w:rFonts w:ascii="Times New Roman" w:hAnsi="Times New Roman"/>
        </w:rPr>
        <w:t>File System Task – Backup Encrypted Aspect File</w:t>
      </w:r>
    </w:p>
    <w:p w:rsidR="002E365F" w:rsidRDefault="002E365F" w:rsidP="00F9414B">
      <w:pPr>
        <w:pStyle w:val="ListParagraph"/>
        <w:numPr>
          <w:ilvl w:val="0"/>
          <w:numId w:val="27"/>
        </w:numPr>
        <w:rPr>
          <w:rFonts w:ascii="Times New Roman" w:hAnsi="Times New Roman"/>
        </w:rPr>
      </w:pPr>
      <w:r>
        <w:rPr>
          <w:rFonts w:ascii="Times New Roman" w:hAnsi="Times New Roman"/>
        </w:rPr>
        <w:t>File System Task – Delete Decrypted Aspect File</w:t>
      </w:r>
    </w:p>
    <w:p w:rsidR="002E365F" w:rsidRPr="00257251" w:rsidRDefault="006F2C4C" w:rsidP="002E365F">
      <w:pPr>
        <w:pStyle w:val="ListParagraph"/>
        <w:numPr>
          <w:ilvl w:val="1"/>
          <w:numId w:val="26"/>
        </w:numPr>
        <w:rPr>
          <w:rFonts w:ascii="Times New Roman" w:hAnsi="Times New Roman"/>
        </w:rPr>
      </w:pPr>
      <w:r>
        <w:rPr>
          <w:rFonts w:ascii="Times New Roman" w:hAnsi="Times New Roman"/>
        </w:rPr>
        <w:t>IF HR</w:t>
      </w:r>
      <w:r w:rsidR="002E365F" w:rsidRPr="00257251">
        <w:rPr>
          <w:rFonts w:ascii="Times New Roman" w:hAnsi="Times New Roman"/>
        </w:rPr>
        <w:t xml:space="preserve"> File empty – Send Mail Task. End Process.</w:t>
      </w:r>
    </w:p>
    <w:p w:rsidR="002E365F" w:rsidRDefault="002E365F" w:rsidP="002E365F">
      <w:pPr>
        <w:pStyle w:val="ListParagraph"/>
        <w:numPr>
          <w:ilvl w:val="1"/>
          <w:numId w:val="26"/>
        </w:numPr>
        <w:rPr>
          <w:rFonts w:ascii="Times New Roman" w:hAnsi="Times New Roman"/>
        </w:rPr>
      </w:pPr>
      <w:r w:rsidRPr="00257251">
        <w:rPr>
          <w:rFonts w:ascii="Times New Roman" w:hAnsi="Times New Roman"/>
        </w:rPr>
        <w:t xml:space="preserve">IF </w:t>
      </w:r>
      <w:r w:rsidR="006F2C4C">
        <w:rPr>
          <w:rFonts w:ascii="Times New Roman" w:hAnsi="Times New Roman"/>
        </w:rPr>
        <w:t>HR</w:t>
      </w:r>
      <w:r>
        <w:rPr>
          <w:rFonts w:ascii="Times New Roman" w:hAnsi="Times New Roman"/>
        </w:rPr>
        <w:t xml:space="preserve"> File not empty</w:t>
      </w:r>
      <w:r w:rsidRPr="00257251">
        <w:rPr>
          <w:rFonts w:ascii="Times New Roman" w:hAnsi="Times New Roman"/>
        </w:rPr>
        <w:t xml:space="preserve"> – </w:t>
      </w:r>
      <w:r>
        <w:rPr>
          <w:rFonts w:ascii="Times New Roman" w:hAnsi="Times New Roman"/>
        </w:rPr>
        <w:t xml:space="preserve">Go to </w:t>
      </w:r>
      <w:r w:rsidR="006F2C4C">
        <w:rPr>
          <w:rFonts w:ascii="Times New Roman" w:hAnsi="Times New Roman"/>
        </w:rPr>
        <w:t>Step 7</w:t>
      </w:r>
    </w:p>
    <w:p w:rsidR="006F2C4C" w:rsidRDefault="006F2C4C" w:rsidP="00F9414B">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w:t>
      </w:r>
      <w:r>
        <w:rPr>
          <w:rFonts w:ascii="Times New Roman" w:hAnsi="Times New Roman"/>
        </w:rPr>
        <w:t xml:space="preserve">Delete HR Employees from Emp Hierarchy Staging </w:t>
      </w:r>
      <w:r w:rsidRPr="00257251">
        <w:rPr>
          <w:rFonts w:ascii="Times New Roman" w:hAnsi="Times New Roman"/>
        </w:rPr>
        <w:t>Table</w:t>
      </w:r>
    </w:p>
    <w:p w:rsidR="006F2C4C" w:rsidRPr="00257251" w:rsidRDefault="006F2C4C" w:rsidP="006F2C4C">
      <w:pPr>
        <w:pStyle w:val="ListParagraph"/>
        <w:numPr>
          <w:ilvl w:val="0"/>
          <w:numId w:val="27"/>
        </w:numPr>
        <w:rPr>
          <w:rFonts w:ascii="Times New Roman" w:hAnsi="Times New Roman"/>
        </w:rPr>
      </w:pPr>
      <w:r>
        <w:rPr>
          <w:rFonts w:ascii="Times New Roman" w:hAnsi="Times New Roman"/>
        </w:rPr>
        <w:t>SQL T</w:t>
      </w:r>
      <w:r w:rsidRPr="00257251">
        <w:rPr>
          <w:rFonts w:ascii="Times New Roman" w:hAnsi="Times New Roman"/>
        </w:rPr>
        <w:t xml:space="preserve">ask – </w:t>
      </w:r>
      <w:r>
        <w:rPr>
          <w:rFonts w:ascii="Times New Roman" w:hAnsi="Times New Roman"/>
        </w:rPr>
        <w:t xml:space="preserve">Merge HR records from HR staging table into Emp Hierarchy Staging </w:t>
      </w:r>
      <w:r w:rsidRPr="00257251">
        <w:rPr>
          <w:rFonts w:ascii="Times New Roman" w:hAnsi="Times New Roman"/>
        </w:rPr>
        <w:t>Table</w:t>
      </w:r>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EC1458" w:rsidTr="00F9414B">
        <w:tc>
          <w:tcPr>
            <w:tcW w:w="1548" w:type="dxa"/>
          </w:tcPr>
          <w:p w:rsidR="00EC1458" w:rsidRPr="00CD1BF7" w:rsidRDefault="00EC1458" w:rsidP="00DF420A">
            <w:pPr>
              <w:widowControl w:val="0"/>
              <w:autoSpaceDE w:val="0"/>
              <w:autoSpaceDN w:val="0"/>
              <w:adjustRightInd w:val="0"/>
              <w:spacing w:after="0" w:line="240" w:lineRule="auto"/>
              <w:rPr>
                <w:b/>
                <w:noProof/>
              </w:rPr>
            </w:pPr>
            <w:r>
              <w:rPr>
                <w:b/>
                <w:noProof/>
              </w:rPr>
              <w:t>Container 3</w:t>
            </w:r>
          </w:p>
        </w:tc>
        <w:tc>
          <w:tcPr>
            <w:tcW w:w="8028" w:type="dxa"/>
          </w:tcPr>
          <w:p w:rsidR="00EC1458" w:rsidRPr="00CD1BF7" w:rsidRDefault="00EC1458" w:rsidP="00DF420A">
            <w:pPr>
              <w:widowControl w:val="0"/>
              <w:autoSpaceDE w:val="0"/>
              <w:autoSpaceDN w:val="0"/>
              <w:adjustRightInd w:val="0"/>
              <w:spacing w:after="0" w:line="240" w:lineRule="auto"/>
              <w:rPr>
                <w:b/>
                <w:noProof/>
              </w:rPr>
            </w:pPr>
            <w:r>
              <w:rPr>
                <w:b/>
                <w:noProof/>
              </w:rPr>
              <w:t xml:space="preserve">Stage HR </w:t>
            </w:r>
            <w:r w:rsidRPr="00CD1BF7">
              <w:rPr>
                <w:b/>
                <w:noProof/>
              </w:rPr>
              <w:t>Employee Info</w:t>
            </w:r>
          </w:p>
        </w:tc>
      </w:tr>
      <w:tr w:rsidR="00EC1458" w:rsidTr="00F9414B">
        <w:tc>
          <w:tcPr>
            <w:tcW w:w="1548" w:type="dxa"/>
          </w:tcPr>
          <w:p w:rsidR="00EC1458" w:rsidRDefault="00EC1458" w:rsidP="00DF420A">
            <w:pPr>
              <w:widowControl w:val="0"/>
              <w:autoSpaceDE w:val="0"/>
              <w:autoSpaceDN w:val="0"/>
              <w:adjustRightInd w:val="0"/>
              <w:spacing w:after="0" w:line="240" w:lineRule="auto"/>
              <w:rPr>
                <w:noProof/>
              </w:rPr>
            </w:pPr>
          </w:p>
        </w:tc>
        <w:tc>
          <w:tcPr>
            <w:tcW w:w="8028" w:type="dxa"/>
          </w:tcPr>
          <w:p w:rsidR="00EC1458" w:rsidRDefault="00EC1458" w:rsidP="00DF420A">
            <w:pPr>
              <w:widowControl w:val="0"/>
              <w:autoSpaceDE w:val="0"/>
              <w:autoSpaceDN w:val="0"/>
              <w:adjustRightInd w:val="0"/>
              <w:spacing w:after="0" w:line="240" w:lineRule="auto"/>
              <w:rPr>
                <w:noProof/>
              </w:rPr>
            </w:pPr>
          </w:p>
        </w:tc>
      </w:tr>
      <w:tr w:rsidR="00EC1458" w:rsidTr="00F9414B">
        <w:tc>
          <w:tcPr>
            <w:tcW w:w="1548" w:type="dxa"/>
          </w:tcPr>
          <w:p w:rsidR="00EC1458" w:rsidRDefault="00EC1458" w:rsidP="00DF420A">
            <w:pPr>
              <w:widowControl w:val="0"/>
              <w:autoSpaceDE w:val="0"/>
              <w:autoSpaceDN w:val="0"/>
              <w:adjustRightInd w:val="0"/>
              <w:spacing w:after="0" w:line="240" w:lineRule="auto"/>
              <w:rPr>
                <w:noProof/>
              </w:rPr>
            </w:pPr>
          </w:p>
        </w:tc>
        <w:tc>
          <w:tcPr>
            <w:tcW w:w="802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r>
              <w:rPr>
                <w:noProof/>
              </w:rPr>
              <w:drawing>
                <wp:inline distT="0" distB="0" distL="0" distR="0" wp14:anchorId="5FB63FAE" wp14:editId="6DB5D48B">
                  <wp:extent cx="2761488" cy="457200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488" cy="4572000"/>
                          </a:xfrm>
                          <a:prstGeom prst="rect">
                            <a:avLst/>
                          </a:prstGeom>
                        </pic:spPr>
                      </pic:pic>
                    </a:graphicData>
                  </a:graphic>
                </wp:inline>
              </w:drawing>
            </w: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Step 1</w:t>
            </w: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File Task: </w:t>
            </w:r>
            <w:r w:rsidRPr="00CD1BF7">
              <w:rPr>
                <w:rFonts w:ascii="Times New Roman" w:hAnsi="Times New Roman"/>
                <w:sz w:val="24"/>
                <w:szCs w:val="24"/>
              </w:rPr>
              <w:t xml:space="preserve">Decrypt </w:t>
            </w:r>
            <w:r>
              <w:rPr>
                <w:rFonts w:ascii="Times New Roman" w:hAnsi="Times New Roman"/>
                <w:sz w:val="24"/>
                <w:szCs w:val="24"/>
              </w:rPr>
              <w:t>HR</w:t>
            </w:r>
            <w:r w:rsidRPr="00CD1BF7">
              <w:rPr>
                <w:rFonts w:ascii="Times New Roman" w:hAnsi="Times New Roman"/>
                <w:sz w:val="24"/>
                <w:szCs w:val="24"/>
              </w:rPr>
              <w:t xml:space="preserve"> File</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343AAC22" wp14:editId="404D4E16">
                  <wp:extent cx="2907792" cy="182880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7792" cy="1828800"/>
                          </a:xfrm>
                          <a:prstGeom prst="rect">
                            <a:avLst/>
                          </a:prstGeom>
                        </pic:spPr>
                      </pic:pic>
                    </a:graphicData>
                  </a:graphic>
                </wp:inline>
              </w:drawing>
            </w: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02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Script Task: Pause 30 secs</w:t>
            </w: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3 </w:t>
            </w: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SQL Task : Truncate Table </w:t>
            </w:r>
            <w:r w:rsidRPr="00EC1458">
              <w:rPr>
                <w:rFonts w:ascii="Times New Roman" w:hAnsi="Times New Roman"/>
                <w:sz w:val="24"/>
                <w:szCs w:val="24"/>
              </w:rPr>
              <w:t xml:space="preserve"> [EC].[HR_Hierarchy_Stage]</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Pr="00EC1458" w:rsidRDefault="00EC1458" w:rsidP="00EC1458">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 xml:space="preserve">IF  EXISTS (SELECT * FROM </w:t>
            </w:r>
            <w:proofErr w:type="spellStart"/>
            <w:r w:rsidRPr="00EC1458">
              <w:rPr>
                <w:rFonts w:ascii="Times New Roman" w:hAnsi="Times New Roman"/>
                <w:sz w:val="24"/>
                <w:szCs w:val="24"/>
              </w:rPr>
              <w:t>sys.objects</w:t>
            </w:r>
            <w:proofErr w:type="spellEnd"/>
            <w:r w:rsidRPr="00EC1458">
              <w:rPr>
                <w:rFonts w:ascii="Times New Roman" w:hAnsi="Times New Roman"/>
                <w:sz w:val="24"/>
                <w:szCs w:val="24"/>
              </w:rPr>
              <w:t xml:space="preserve"> WHERE </w:t>
            </w:r>
            <w:proofErr w:type="spellStart"/>
            <w:r w:rsidRPr="00EC1458">
              <w:rPr>
                <w:rFonts w:ascii="Times New Roman" w:hAnsi="Times New Roman"/>
                <w:sz w:val="24"/>
                <w:szCs w:val="24"/>
              </w:rPr>
              <w:t>object_id</w:t>
            </w:r>
            <w:proofErr w:type="spellEnd"/>
            <w:r w:rsidRPr="00EC1458">
              <w:rPr>
                <w:rFonts w:ascii="Times New Roman" w:hAnsi="Times New Roman"/>
                <w:sz w:val="24"/>
                <w:szCs w:val="24"/>
              </w:rPr>
              <w:t xml:space="preserve"> = OBJECT_ID(N'[EC].[HR_Hierarchy_Stage]') AND type in (N'U'))</w:t>
            </w:r>
          </w:p>
          <w:p w:rsidR="00EC1458" w:rsidRPr="00CD1BF7" w:rsidRDefault="00EC1458" w:rsidP="00EC1458">
            <w:pPr>
              <w:widowControl w:val="0"/>
              <w:tabs>
                <w:tab w:val="left" w:pos="5573"/>
              </w:tabs>
              <w:autoSpaceDE w:val="0"/>
              <w:autoSpaceDN w:val="0"/>
              <w:adjustRightInd w:val="0"/>
              <w:spacing w:after="0" w:line="240" w:lineRule="auto"/>
              <w:rPr>
                <w:rFonts w:ascii="Times New Roman" w:hAnsi="Times New Roman"/>
                <w:sz w:val="24"/>
                <w:szCs w:val="24"/>
              </w:rPr>
            </w:pPr>
            <w:r w:rsidRPr="00EC1458">
              <w:rPr>
                <w:rFonts w:ascii="Times New Roman" w:hAnsi="Times New Roman"/>
                <w:sz w:val="24"/>
                <w:szCs w:val="24"/>
              </w:rPr>
              <w:t>Truncate TABLE [EC].[HR_Hierarchy_Stage]</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rsidTr="00F9414B">
        <w:tc>
          <w:tcPr>
            <w:tcW w:w="154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4</w:t>
            </w: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DFT: Load Table </w:t>
            </w:r>
            <w:r w:rsidRPr="00EC1458">
              <w:rPr>
                <w:rFonts w:ascii="Times New Roman" w:hAnsi="Times New Roman"/>
                <w:sz w:val="24"/>
                <w:szCs w:val="24"/>
              </w:rPr>
              <w:t xml:space="preserve"> [EC].[HR_Hierarchy_Stage]</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7E0823EF" wp14:editId="19577E4A">
                  <wp:extent cx="1517904" cy="27432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7904" cy="2743200"/>
                          </a:xfrm>
                          <a:prstGeom prst="rect">
                            <a:avLst/>
                          </a:prstGeom>
                        </pic:spPr>
                      </pic:pic>
                    </a:graphicData>
                  </a:graphic>
                </wp:inline>
              </w:drawing>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conversion</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del w:id="60" w:author="Palacherla, Susmitha C (NONUS)" w:date="2019-06-08T18:44:00Z">
              <w:r w:rsidDel="007F20D1">
                <w:rPr>
                  <w:noProof/>
                </w:rPr>
                <w:drawing>
                  <wp:inline distT="0" distB="0" distL="0" distR="0" wp14:anchorId="55E57665" wp14:editId="26F4EA3C">
                    <wp:extent cx="3602736"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2736" cy="1828800"/>
                            </a:xfrm>
                            <a:prstGeom prst="rect">
                              <a:avLst/>
                            </a:prstGeom>
                          </pic:spPr>
                        </pic:pic>
                      </a:graphicData>
                    </a:graphic>
                  </wp:inline>
                </w:drawing>
              </w:r>
            </w:del>
            <w:ins w:id="61" w:author="Palacherla, Susmitha C (NONUS)" w:date="2019-06-08T18:44:00Z">
              <w:r w:rsidR="007F20D1">
                <w:rPr>
                  <w:noProof/>
                </w:rPr>
                <w:drawing>
                  <wp:inline distT="0" distB="0" distL="0" distR="0" wp14:anchorId="78BD9289" wp14:editId="3B57A417">
                    <wp:extent cx="3712464"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2464" cy="1828800"/>
                            </a:xfrm>
                            <a:prstGeom prst="rect">
                              <a:avLst/>
                            </a:prstGeom>
                          </pic:spPr>
                        </pic:pic>
                      </a:graphicData>
                    </a:graphic>
                  </wp:inline>
                </w:drawing>
              </w:r>
            </w:ins>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Derived column:</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434841F1" wp14:editId="7303AB92">
                  <wp:extent cx="4960620" cy="6737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0620" cy="673735"/>
                          </a:xfrm>
                          <a:prstGeom prst="rect">
                            <a:avLst/>
                          </a:prstGeom>
                        </pic:spPr>
                      </pic:pic>
                    </a:graphicData>
                  </a:graphic>
                </wp:inline>
              </w:drawing>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OLE DB Destination editor</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del w:id="62" w:author="Palacherla, Susmitha C (NONUS)" w:date="2019-06-08T18:45:00Z">
              <w:r w:rsidDel="007F20D1">
                <w:rPr>
                  <w:noProof/>
                </w:rPr>
                <w:lastRenderedPageBreak/>
                <w:drawing>
                  <wp:inline distT="0" distB="0" distL="0" distR="0" wp14:anchorId="7C908F05" wp14:editId="2F1E4BBE">
                    <wp:extent cx="2944368" cy="182880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4368" cy="1828800"/>
                            </a:xfrm>
                            <a:prstGeom prst="rect">
                              <a:avLst/>
                            </a:prstGeom>
                          </pic:spPr>
                        </pic:pic>
                      </a:graphicData>
                    </a:graphic>
                  </wp:inline>
                </w:drawing>
              </w:r>
            </w:del>
            <w:ins w:id="63" w:author="Palacherla, Susmitha C (NONUS)" w:date="2019-06-08T18:45:00Z">
              <w:r w:rsidR="007F20D1">
                <w:rPr>
                  <w:noProof/>
                </w:rPr>
                <w:drawing>
                  <wp:inline distT="0" distB="0" distL="0" distR="0" wp14:anchorId="0BA64E92" wp14:editId="1420461E">
                    <wp:extent cx="2724912"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912" cy="3657600"/>
                            </a:xfrm>
                            <a:prstGeom prst="rect">
                              <a:avLst/>
                            </a:prstGeom>
                          </pic:spPr>
                        </pic:pic>
                      </a:graphicData>
                    </a:graphic>
                  </wp:inline>
                </w:drawing>
              </w:r>
            </w:ins>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5</w:t>
            </w: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Backup E</w:t>
            </w:r>
            <w:r>
              <w:rPr>
                <w:rFonts w:ascii="Times New Roman" w:hAnsi="Times New Roman"/>
                <w:sz w:val="24"/>
                <w:szCs w:val="24"/>
              </w:rPr>
              <w:t>ncrypted HR</w:t>
            </w:r>
            <w:r w:rsidRPr="00CD1BF7">
              <w:rPr>
                <w:rFonts w:ascii="Times New Roman" w:hAnsi="Times New Roman"/>
                <w:sz w:val="24"/>
                <w:szCs w:val="24"/>
              </w:rPr>
              <w:t xml:space="preserve"> File</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drawing>
                <wp:inline distT="0" distB="0" distL="0" distR="0" wp14:anchorId="218DBA6E" wp14:editId="6DC875E2">
                  <wp:extent cx="2944368" cy="182880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4368" cy="1828800"/>
                          </a:xfrm>
                          <a:prstGeom prst="rect">
                            <a:avLst/>
                          </a:prstGeom>
                        </pic:spPr>
                      </pic:pic>
                    </a:graphicData>
                  </a:graphic>
                </wp:inline>
              </w:drawing>
            </w: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6</w:t>
            </w:r>
          </w:p>
        </w:tc>
        <w:tc>
          <w:tcPr>
            <w:tcW w:w="802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Delete Decrypted HR</w:t>
            </w:r>
            <w:r w:rsidRPr="00CD1BF7">
              <w:rPr>
                <w:rFonts w:ascii="Times New Roman" w:hAnsi="Times New Roman"/>
                <w:sz w:val="24"/>
                <w:szCs w:val="24"/>
              </w:rPr>
              <w:t xml:space="preserve"> file</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67BF3E1B" wp14:editId="1FBED23B">
                  <wp:extent cx="4629150" cy="2219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150" cy="2219325"/>
                          </a:xfrm>
                          <a:prstGeom prst="rect">
                            <a:avLst/>
                          </a:prstGeom>
                        </pic:spPr>
                      </pic:pic>
                    </a:graphicData>
                  </a:graphic>
                </wp:inline>
              </w:drawing>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rPr>
          <w:trHeight w:val="386"/>
        </w:trPr>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tbl>
            <w:tblPr>
              <w:tblStyle w:val="TableGrid"/>
              <w:tblW w:w="9345" w:type="dxa"/>
              <w:tblLayout w:type="fixed"/>
              <w:tblLook w:val="04A0" w:firstRow="1" w:lastRow="0" w:firstColumn="1" w:lastColumn="0" w:noHBand="0" w:noVBand="1"/>
            </w:tblPr>
            <w:tblGrid>
              <w:gridCol w:w="4027"/>
              <w:gridCol w:w="5318"/>
            </w:tblGrid>
            <w:tr w:rsidR="00EC1458" w:rsidTr="00F9414B">
              <w:tc>
                <w:tcPr>
                  <w:tcW w:w="4027"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r>
                    <w:rPr>
                      <w:rFonts w:ascii="Times New Roman" w:hAnsi="Times New Roman"/>
                      <w:sz w:val="24"/>
                      <w:szCs w:val="24"/>
                    </w:rPr>
                    <w:t xml:space="preserve"> Expression and Constraint</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r w:rsidRPr="00EC1458">
                    <w:rPr>
                      <w:rFonts w:ascii="Times New Roman" w:hAnsi="Times New Roman"/>
                      <w:sz w:val="24"/>
                      <w:szCs w:val="24"/>
                    </w:rPr>
                    <w:t>@[User::</w:t>
                  </w:r>
                  <w:proofErr w:type="spellStart"/>
                  <w:r w:rsidRPr="00EC1458">
                    <w:rPr>
                      <w:rFonts w:ascii="Times New Roman" w:hAnsi="Times New Roman"/>
                      <w:sz w:val="24"/>
                      <w:szCs w:val="24"/>
                    </w:rPr>
                    <w:t>HRRecordCount</w:t>
                  </w:r>
                  <w:proofErr w:type="spellEnd"/>
                  <w:r w:rsidRPr="00EC1458">
                    <w:rPr>
                      <w:rFonts w:ascii="Times New Roman" w:hAnsi="Times New Roman"/>
                      <w:sz w:val="24"/>
                      <w:szCs w:val="24"/>
                    </w:rPr>
                    <w:t>]&gt;0</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EC1458"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7</w:t>
                  </w:r>
                </w:p>
              </w:tc>
              <w:tc>
                <w:tcPr>
                  <w:tcW w:w="531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Precedence Constraint</w:t>
                  </w:r>
                </w:p>
                <w:p w:rsidR="00321D5C"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Evaluation Operation:</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Expression and Constraint</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Value:</w:t>
                  </w:r>
                  <w:r>
                    <w:rPr>
                      <w:rFonts w:ascii="Times New Roman" w:hAnsi="Times New Roman"/>
                      <w:sz w:val="24"/>
                      <w:szCs w:val="24"/>
                    </w:rPr>
                    <w:t xml:space="preserve"> Success</w:t>
                  </w:r>
                </w:p>
                <w:p w:rsidR="00321D5C"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Expression:</w:t>
                  </w:r>
                  <w:r>
                    <w:rPr>
                      <w:rFonts w:ascii="Times New Roman" w:hAnsi="Times New Roman"/>
                      <w:sz w:val="24"/>
                      <w:szCs w:val="24"/>
                    </w:rPr>
                    <w:t xml:space="preserve"> </w:t>
                  </w:r>
                </w:p>
                <w:p w:rsidR="00321D5C"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@[User::</w:t>
                  </w:r>
                  <w:proofErr w:type="spellStart"/>
                  <w:r>
                    <w:rPr>
                      <w:rFonts w:ascii="Times New Roman" w:hAnsi="Times New Roman"/>
                      <w:sz w:val="24"/>
                      <w:szCs w:val="24"/>
                    </w:rPr>
                    <w:t>HRRecordCount</w:t>
                  </w:r>
                  <w:proofErr w:type="spellEnd"/>
                  <w:r>
                    <w:rPr>
                      <w:rFonts w:ascii="Times New Roman" w:hAnsi="Times New Roman"/>
                      <w:sz w:val="24"/>
                      <w:szCs w:val="24"/>
                    </w:rPr>
                    <w:t>]==</w:t>
                  </w:r>
                  <w:r w:rsidRPr="00321D5C">
                    <w:rPr>
                      <w:rFonts w:ascii="Times New Roman" w:hAnsi="Times New Roman"/>
                      <w:sz w:val="24"/>
                      <w:szCs w:val="24"/>
                    </w:rPr>
                    <w:t>0</w:t>
                  </w:r>
                </w:p>
                <w:p w:rsidR="00EC1458"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Multiple Constraints:</w:t>
                  </w:r>
                  <w:r>
                    <w:rPr>
                      <w:rFonts w:ascii="Times New Roman" w:hAnsi="Times New Roman"/>
                      <w:sz w:val="24"/>
                      <w:szCs w:val="24"/>
                    </w:rPr>
                    <w:t xml:space="preserve"> Logical AND</w:t>
                  </w:r>
                </w:p>
                <w:p w:rsidR="00EC1458"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Go to Step 6a</w:t>
                  </w:r>
                </w:p>
              </w:tc>
            </w:tr>
          </w:tbl>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321D5C" w:rsidTr="00EC1458">
        <w:tc>
          <w:tcPr>
            <w:tcW w:w="1548" w:type="dxa"/>
          </w:tcPr>
          <w:p w:rsidR="00321D5C"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6a</w:t>
            </w:r>
          </w:p>
        </w:tc>
        <w:tc>
          <w:tcPr>
            <w:tcW w:w="8028" w:type="dxa"/>
          </w:tcPr>
          <w:p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Mail task: HR File Empty</w:t>
            </w:r>
          </w:p>
          <w:p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321D5C" w:rsidTr="00EC1458">
        <w:tc>
          <w:tcPr>
            <w:tcW w:w="1548" w:type="dxa"/>
          </w:tcPr>
          <w:p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321D5C" w:rsidRDefault="00321D5C"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7</w:t>
            </w:r>
          </w:p>
        </w:tc>
        <w:tc>
          <w:tcPr>
            <w:tcW w:w="8028" w:type="dxa"/>
          </w:tcPr>
          <w:p w:rsidR="00EC1458" w:rsidRPr="00CD1BF7"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321D5C">
              <w:rPr>
                <w:rFonts w:ascii="Times New Roman" w:hAnsi="Times New Roman"/>
                <w:sz w:val="24"/>
                <w:szCs w:val="24"/>
              </w:rPr>
              <w:t xml:space="preserve">Delete HR Employees from </w:t>
            </w:r>
            <w:r>
              <w:rPr>
                <w:rFonts w:ascii="Times New Roman" w:hAnsi="Times New Roman"/>
                <w:sz w:val="24"/>
                <w:szCs w:val="24"/>
              </w:rPr>
              <w:t xml:space="preserve">Employee Hierarchy </w:t>
            </w:r>
            <w:r w:rsidRPr="00321D5C">
              <w:rPr>
                <w:rFonts w:ascii="Times New Roman" w:hAnsi="Times New Roman"/>
                <w:sz w:val="24"/>
                <w:szCs w:val="24"/>
              </w:rPr>
              <w:t>Staging Table</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321D5C" w:rsidRPr="00321D5C"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sidRPr="00321D5C">
              <w:rPr>
                <w:rFonts w:ascii="Times New Roman" w:hAnsi="Times New Roman"/>
                <w:sz w:val="24"/>
                <w:szCs w:val="24"/>
              </w:rPr>
              <w:t>DELETE FROM [EC].[Employee_Hierarchy_Stage]</w:t>
            </w:r>
          </w:p>
          <w:p w:rsidR="00321D5C" w:rsidRPr="00CD1BF7"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sidRPr="00321D5C">
              <w:rPr>
                <w:rFonts w:ascii="Times New Roman" w:hAnsi="Times New Roman"/>
                <w:sz w:val="24"/>
                <w:szCs w:val="24"/>
              </w:rPr>
              <w:t xml:space="preserve">  WHERE </w:t>
            </w:r>
            <w:proofErr w:type="spellStart"/>
            <w:r w:rsidRPr="00321D5C">
              <w:rPr>
                <w:rFonts w:ascii="Times New Roman" w:hAnsi="Times New Roman"/>
                <w:sz w:val="24"/>
                <w:szCs w:val="24"/>
              </w:rPr>
              <w:t>Emp_JOB_Code</w:t>
            </w:r>
            <w:proofErr w:type="spellEnd"/>
            <w:r w:rsidRPr="00321D5C">
              <w:rPr>
                <w:rFonts w:ascii="Times New Roman" w:hAnsi="Times New Roman"/>
                <w:sz w:val="24"/>
                <w:szCs w:val="24"/>
              </w:rPr>
              <w:t xml:space="preserve"> like 'WH%'</w:t>
            </w: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EC1458" w:rsidRPr="00CD1BF7" w:rsidRDefault="00EC145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8</w:t>
            </w:r>
          </w:p>
        </w:tc>
        <w:tc>
          <w:tcPr>
            <w:tcW w:w="8028" w:type="dxa"/>
          </w:tcPr>
          <w:p w:rsidR="00EC1458"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321D5C">
              <w:rPr>
                <w:rFonts w:ascii="Times New Roman" w:hAnsi="Times New Roman"/>
                <w:sz w:val="24"/>
                <w:szCs w:val="24"/>
              </w:rPr>
              <w:t>Merge HR with Employee Hierarchy Stage</w:t>
            </w:r>
          </w:p>
          <w:p w:rsidR="00321D5C"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321D5C" w:rsidRDefault="00321D5C" w:rsidP="00321D5C">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321D5C" w:rsidRPr="00F9414B" w:rsidRDefault="00321D5C"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[EC].[sp_Merge_HR_Employee_Hierarchy_Stage]</w:t>
            </w:r>
            <w:r w:rsidRPr="00F9414B">
              <w:rPr>
                <w:rFonts w:ascii="Times New Roman" w:hAnsi="Times New Roman"/>
                <w:sz w:val="24"/>
                <w:szCs w:val="24"/>
              </w:rPr>
              <w:br/>
            </w:r>
          </w:p>
        </w:tc>
      </w:tr>
      <w:tr w:rsidR="00EC1458" w:rsidTr="00F9414B">
        <w:tc>
          <w:tcPr>
            <w:tcW w:w="154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autoSpaceDE w:val="0"/>
              <w:autoSpaceDN w:val="0"/>
              <w:adjustRightInd w:val="0"/>
              <w:spacing w:after="0" w:line="240" w:lineRule="auto"/>
              <w:rPr>
                <w:noProof/>
              </w:rPr>
            </w:pPr>
          </w:p>
        </w:tc>
        <w:tc>
          <w:tcPr>
            <w:tcW w:w="802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autoSpaceDE w:val="0"/>
              <w:autoSpaceDN w:val="0"/>
              <w:adjustRightInd w:val="0"/>
              <w:spacing w:after="0" w:line="240" w:lineRule="auto"/>
              <w:rPr>
                <w:noProof/>
              </w:rPr>
            </w:pPr>
          </w:p>
        </w:tc>
        <w:tc>
          <w:tcPr>
            <w:tcW w:w="802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c>
          <w:tcPr>
            <w:tcW w:w="802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r w:rsidR="00EC1458" w:rsidTr="00F9414B">
        <w:tc>
          <w:tcPr>
            <w:tcW w:w="1548" w:type="dxa"/>
          </w:tcPr>
          <w:p w:rsidR="00EC1458" w:rsidRDefault="00EC1458" w:rsidP="00DF420A">
            <w:pPr>
              <w:widowControl w:val="0"/>
              <w:autoSpaceDE w:val="0"/>
              <w:autoSpaceDN w:val="0"/>
              <w:adjustRightInd w:val="0"/>
              <w:spacing w:after="0" w:line="240" w:lineRule="auto"/>
              <w:rPr>
                <w:noProof/>
              </w:rPr>
            </w:pPr>
          </w:p>
        </w:tc>
        <w:tc>
          <w:tcPr>
            <w:tcW w:w="8028" w:type="dxa"/>
          </w:tcPr>
          <w:p w:rsidR="00EC1458" w:rsidRDefault="00EC1458" w:rsidP="00DF420A">
            <w:pPr>
              <w:widowControl w:val="0"/>
              <w:autoSpaceDE w:val="0"/>
              <w:autoSpaceDN w:val="0"/>
              <w:adjustRightInd w:val="0"/>
              <w:spacing w:after="0" w:line="240" w:lineRule="auto"/>
              <w:rPr>
                <w:rFonts w:ascii="Times New Roman" w:hAnsi="Times New Roman"/>
                <w:b/>
                <w:sz w:val="24"/>
                <w:szCs w:val="24"/>
              </w:rPr>
            </w:pPr>
          </w:p>
        </w:tc>
      </w:tr>
    </w:tbl>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C13037" w:rsidRDefault="00C13037"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B70888" w:rsidRDefault="00B70888"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Default="006F2C4C" w:rsidP="007931F8">
      <w:pPr>
        <w:widowControl w:val="0"/>
        <w:autoSpaceDE w:val="0"/>
        <w:autoSpaceDN w:val="0"/>
        <w:adjustRightInd w:val="0"/>
        <w:spacing w:after="0" w:line="240" w:lineRule="auto"/>
        <w:rPr>
          <w:rFonts w:ascii="Times New Roman" w:hAnsi="Times New Roman"/>
          <w:b/>
          <w:sz w:val="24"/>
          <w:szCs w:val="24"/>
        </w:rPr>
      </w:pPr>
    </w:p>
    <w:p w:rsidR="006F2C4C" w:rsidRPr="00257251" w:rsidRDefault="006F2C4C" w:rsidP="006F2C4C">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rsidR="006F2C4C" w:rsidRDefault="006F2C4C" w:rsidP="006F2C4C">
      <w:pPr>
        <w:rPr>
          <w:rFonts w:ascii="Times New Roman" w:hAnsi="Times New Roman"/>
          <w:b/>
        </w:rPr>
      </w:pPr>
      <w:r w:rsidRPr="00257251">
        <w:rPr>
          <w:rFonts w:ascii="Times New Roman" w:hAnsi="Times New Roman"/>
          <w:b/>
        </w:rPr>
        <w:t>Summary of Steps</w:t>
      </w:r>
    </w:p>
    <w:p w:rsidR="006F2C4C" w:rsidRPr="00257251" w:rsidRDefault="006F2C4C" w:rsidP="006F2C4C">
      <w:pPr>
        <w:rPr>
          <w:rFonts w:ascii="Times New Roman" w:hAnsi="Times New Roman"/>
          <w:b/>
        </w:rPr>
      </w:pPr>
      <w:r>
        <w:rPr>
          <w:rFonts w:ascii="Times New Roman" w:hAnsi="Times New Roman"/>
          <w:b/>
        </w:rPr>
        <w:t>Container 4: Process Employee Information</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 xml:space="preserve">SQL task – Update Employee Hierarchy Staging table. </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Populate Employee Hierarchy table</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Inactivate Coaching logs for termed users</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CSR Hierarchy Table</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Coaching Logs for migrated users</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Update Employee ID To Lan ID table</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SQL task – Inactivate expired warning logs</w:t>
      </w:r>
    </w:p>
    <w:p w:rsidR="006F2C4C" w:rsidRPr="00257251" w:rsidRDefault="006F2C4C" w:rsidP="006F2C4C">
      <w:pPr>
        <w:pStyle w:val="ListParagraph"/>
        <w:numPr>
          <w:ilvl w:val="0"/>
          <w:numId w:val="28"/>
        </w:numPr>
        <w:rPr>
          <w:rFonts w:ascii="Times New Roman" w:hAnsi="Times New Roman"/>
        </w:rPr>
      </w:pPr>
      <w:r w:rsidRPr="00257251">
        <w:rPr>
          <w:rFonts w:ascii="Times New Roman" w:hAnsi="Times New Roman"/>
        </w:rPr>
        <w:t>Populate AT User Table</w:t>
      </w:r>
    </w:p>
    <w:p w:rsidR="00C13037" w:rsidRDefault="00C13037"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ayout w:type="fixed"/>
        <w:tblLook w:val="04A0" w:firstRow="1" w:lastRow="0" w:firstColumn="1" w:lastColumn="0" w:noHBand="0" w:noVBand="1"/>
      </w:tblPr>
      <w:tblGrid>
        <w:gridCol w:w="1548"/>
        <w:gridCol w:w="8028"/>
      </w:tblGrid>
      <w:tr w:rsidR="00C13037" w:rsidTr="00DF420A">
        <w:tc>
          <w:tcPr>
            <w:tcW w:w="1548" w:type="dxa"/>
          </w:tcPr>
          <w:p w:rsidR="00C13037" w:rsidRPr="00CD1BF7" w:rsidRDefault="00C13037">
            <w:pPr>
              <w:widowControl w:val="0"/>
              <w:autoSpaceDE w:val="0"/>
              <w:autoSpaceDN w:val="0"/>
              <w:adjustRightInd w:val="0"/>
              <w:spacing w:after="0" w:line="240" w:lineRule="auto"/>
              <w:rPr>
                <w:b/>
                <w:noProof/>
              </w:rPr>
            </w:pPr>
            <w:r>
              <w:rPr>
                <w:b/>
                <w:noProof/>
              </w:rPr>
              <w:t xml:space="preserve">Container </w:t>
            </w:r>
            <w:r w:rsidR="00B70888">
              <w:rPr>
                <w:b/>
                <w:noProof/>
              </w:rPr>
              <w:t>4</w:t>
            </w:r>
          </w:p>
        </w:tc>
        <w:tc>
          <w:tcPr>
            <w:tcW w:w="8028" w:type="dxa"/>
          </w:tcPr>
          <w:p w:rsidR="00C13037" w:rsidRDefault="00B70888" w:rsidP="00DF420A">
            <w:pPr>
              <w:widowControl w:val="0"/>
              <w:autoSpaceDE w:val="0"/>
              <w:autoSpaceDN w:val="0"/>
              <w:adjustRightInd w:val="0"/>
              <w:spacing w:after="0" w:line="240" w:lineRule="auto"/>
              <w:rPr>
                <w:b/>
                <w:noProof/>
              </w:rPr>
            </w:pPr>
            <w:r>
              <w:rPr>
                <w:b/>
                <w:noProof/>
              </w:rPr>
              <w:t>Process Employee Information</w:t>
            </w:r>
          </w:p>
          <w:p w:rsidR="00B70888" w:rsidRDefault="00B70888" w:rsidP="00DF420A">
            <w:pPr>
              <w:widowControl w:val="0"/>
              <w:autoSpaceDE w:val="0"/>
              <w:autoSpaceDN w:val="0"/>
              <w:adjustRightInd w:val="0"/>
              <w:spacing w:after="0" w:line="240" w:lineRule="auto"/>
              <w:rPr>
                <w:b/>
                <w:noProof/>
              </w:rPr>
            </w:pPr>
            <w:r>
              <w:rPr>
                <w:noProof/>
              </w:rPr>
              <w:drawing>
                <wp:inline distT="0" distB="0" distL="0" distR="0" wp14:anchorId="024EBA51" wp14:editId="214E666E">
                  <wp:extent cx="2368296" cy="4572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8296" cy="4572000"/>
                          </a:xfrm>
                          <a:prstGeom prst="rect">
                            <a:avLst/>
                          </a:prstGeom>
                        </pic:spPr>
                      </pic:pic>
                    </a:graphicData>
                  </a:graphic>
                </wp:inline>
              </w:drawing>
            </w:r>
          </w:p>
          <w:p w:rsidR="00B70888" w:rsidRPr="00CD1BF7" w:rsidRDefault="00B70888" w:rsidP="00DF420A">
            <w:pPr>
              <w:widowControl w:val="0"/>
              <w:autoSpaceDE w:val="0"/>
              <w:autoSpaceDN w:val="0"/>
              <w:adjustRightInd w:val="0"/>
              <w:spacing w:after="0" w:line="240" w:lineRule="auto"/>
              <w:rPr>
                <w:b/>
                <w:noProof/>
              </w:rPr>
            </w:pPr>
          </w:p>
        </w:tc>
      </w:tr>
      <w:tr w:rsidR="00C13037" w:rsidTr="00DF420A">
        <w:tc>
          <w:tcPr>
            <w:tcW w:w="1548" w:type="dxa"/>
          </w:tcPr>
          <w:p w:rsidR="00C13037" w:rsidRDefault="00C13037" w:rsidP="00DF420A">
            <w:pPr>
              <w:widowControl w:val="0"/>
              <w:autoSpaceDE w:val="0"/>
              <w:autoSpaceDN w:val="0"/>
              <w:adjustRightInd w:val="0"/>
              <w:spacing w:after="0" w:line="240" w:lineRule="auto"/>
              <w:rPr>
                <w:noProof/>
              </w:rPr>
            </w:pPr>
          </w:p>
        </w:tc>
        <w:tc>
          <w:tcPr>
            <w:tcW w:w="8028" w:type="dxa"/>
          </w:tcPr>
          <w:p w:rsidR="00C13037" w:rsidRDefault="00C13037" w:rsidP="00DF420A">
            <w:pPr>
              <w:widowControl w:val="0"/>
              <w:autoSpaceDE w:val="0"/>
              <w:autoSpaceDN w:val="0"/>
              <w:adjustRightInd w:val="0"/>
              <w:spacing w:after="0" w:line="240" w:lineRule="auto"/>
              <w:rPr>
                <w:noProof/>
              </w:rPr>
            </w:pPr>
          </w:p>
        </w:tc>
      </w:tr>
      <w:tr w:rsidR="00C13037" w:rsidTr="00DF420A">
        <w:tc>
          <w:tcPr>
            <w:tcW w:w="1548" w:type="dxa"/>
          </w:tcPr>
          <w:p w:rsidR="00C13037" w:rsidRDefault="00C13037" w:rsidP="00DF420A">
            <w:pPr>
              <w:widowControl w:val="0"/>
              <w:autoSpaceDE w:val="0"/>
              <w:autoSpaceDN w:val="0"/>
              <w:adjustRightInd w:val="0"/>
              <w:spacing w:after="0" w:line="240" w:lineRule="auto"/>
              <w:rPr>
                <w:noProof/>
              </w:rPr>
            </w:pPr>
          </w:p>
        </w:tc>
        <w:tc>
          <w:tcPr>
            <w:tcW w:w="8028" w:type="dxa"/>
          </w:tcPr>
          <w:p w:rsidR="00C13037" w:rsidRDefault="00C13037" w:rsidP="00DF420A">
            <w:pPr>
              <w:widowControl w:val="0"/>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Pr="00F9414B"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1</w:t>
            </w:r>
          </w:p>
        </w:tc>
        <w:tc>
          <w:tcPr>
            <w:tcW w:w="8028" w:type="dxa"/>
          </w:tcPr>
          <w:p w:rsidR="00C1303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Employee Hierarchy Staging Table and Load HR Info Table</w:t>
            </w:r>
          </w:p>
          <w:p w:rsidR="00B70888"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[EC].[sp_Update_Employee_Hierarchy_Stage]</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2</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Populate Employee_Hierarchy Table</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C13037" w:rsidRPr="00CD1BF7"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[EC].[sp_Populate_Employee_Hierarchy]</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F9414B">
        <w:trPr>
          <w:trHeight w:val="359"/>
        </w:trPr>
        <w:tc>
          <w:tcPr>
            <w:tcW w:w="1548" w:type="dxa"/>
          </w:tcPr>
          <w:p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 xml:space="preserve">Step 3 </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Inactivate Coaching Logs for Terms</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SQL Statement:</w:t>
            </w:r>
          </w:p>
          <w:p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[EC].[sp_InactivateCoachingLogsForTerms]</w:t>
            </w:r>
          </w:p>
        </w:tc>
      </w:tr>
      <w:tr w:rsidR="00B70888" w:rsidTr="00B70888">
        <w:trPr>
          <w:trHeight w:val="359"/>
        </w:trPr>
        <w:tc>
          <w:tcPr>
            <w:tcW w:w="1548" w:type="dxa"/>
          </w:tcPr>
          <w:p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tc>
        <w:tc>
          <w:tcPr>
            <w:tcW w:w="8028" w:type="dxa"/>
          </w:tcPr>
          <w:p w:rsidR="00B70888"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p>
        </w:tc>
      </w:tr>
      <w:tr w:rsidR="00C13037" w:rsidTr="00DF420A">
        <w:tc>
          <w:tcPr>
            <w:tcW w:w="1548" w:type="dxa"/>
          </w:tcPr>
          <w:p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4</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CSR Hierarchy</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[EC].[sp_Update_CSR_Hierarchy]</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5</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LanID on Logs if changed</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[EC].[sp_Update_Migrated_User_Logs]</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Pr="00CD1BF7" w:rsidRDefault="00C13037"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CD1BF7">
              <w:rPr>
                <w:rFonts w:ascii="Times New Roman" w:hAnsi="Times New Roman"/>
                <w:sz w:val="24"/>
                <w:szCs w:val="24"/>
              </w:rPr>
              <w:t>Step 6</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Update Emp ID to Lan ID</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B70888">
              <w:rPr>
                <w:rFonts w:ascii="Times New Roman" w:hAnsi="Times New Roman"/>
                <w:sz w:val="24"/>
                <w:szCs w:val="24"/>
              </w:rPr>
              <w:t>Exec [EC].[sp_Update_EmployeeID_To_LanID]</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F9414B">
        <w:trPr>
          <w:trHeight w:val="1016"/>
        </w:trPr>
        <w:tc>
          <w:tcPr>
            <w:tcW w:w="1548" w:type="dxa"/>
          </w:tcPr>
          <w:p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Step 7</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Inactivate Expired Warnings</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[EC].[sp_InactivateExpiredWarningLogs]</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Pr="00CD1BF7"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Step 8</w:t>
            </w:r>
          </w:p>
        </w:tc>
        <w:tc>
          <w:tcPr>
            <w:tcW w:w="8028" w:type="dxa"/>
          </w:tcPr>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SQL Task: </w:t>
            </w:r>
            <w:r w:rsidRPr="00B70888">
              <w:rPr>
                <w:rFonts w:ascii="Times New Roman" w:hAnsi="Times New Roman"/>
                <w:sz w:val="24"/>
                <w:szCs w:val="24"/>
              </w:rPr>
              <w:t>Populate Admin Tool user table</w:t>
            </w: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p>
          <w:p w:rsidR="00B70888" w:rsidRDefault="00B70888" w:rsidP="00B70888">
            <w:pPr>
              <w:widowControl w:val="0"/>
              <w:tabs>
                <w:tab w:val="left" w:pos="5573"/>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SQL Statement:</w:t>
            </w:r>
          </w:p>
          <w:p w:rsidR="00C13037" w:rsidRPr="00F9414B" w:rsidRDefault="00B70888" w:rsidP="00DF420A">
            <w:pPr>
              <w:widowControl w:val="0"/>
              <w:tabs>
                <w:tab w:val="left" w:pos="5573"/>
              </w:tabs>
              <w:autoSpaceDE w:val="0"/>
              <w:autoSpaceDN w:val="0"/>
              <w:adjustRightInd w:val="0"/>
              <w:spacing w:after="0" w:line="240" w:lineRule="auto"/>
              <w:rPr>
                <w:rFonts w:ascii="Times New Roman" w:hAnsi="Times New Roman"/>
                <w:sz w:val="24"/>
                <w:szCs w:val="24"/>
              </w:rPr>
            </w:pPr>
            <w:r w:rsidRPr="00F9414B">
              <w:rPr>
                <w:rFonts w:ascii="Times New Roman" w:hAnsi="Times New Roman"/>
                <w:sz w:val="24"/>
                <w:szCs w:val="24"/>
              </w:rPr>
              <w:t>Exec [EC].[sp_AT_Populate_User]</w:t>
            </w: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r w:rsidR="00C13037" w:rsidTr="00DF420A">
        <w:tc>
          <w:tcPr>
            <w:tcW w:w="154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c>
          <w:tcPr>
            <w:tcW w:w="8028" w:type="dxa"/>
          </w:tcPr>
          <w:p w:rsidR="00C13037" w:rsidRDefault="00C13037" w:rsidP="00DF420A">
            <w:pPr>
              <w:widowControl w:val="0"/>
              <w:tabs>
                <w:tab w:val="left" w:pos="5573"/>
              </w:tabs>
              <w:autoSpaceDE w:val="0"/>
              <w:autoSpaceDN w:val="0"/>
              <w:adjustRightInd w:val="0"/>
              <w:spacing w:after="0" w:line="240" w:lineRule="auto"/>
              <w:rPr>
                <w:rFonts w:ascii="Times New Roman" w:hAnsi="Times New Roman"/>
                <w:b/>
                <w:sz w:val="24"/>
                <w:szCs w:val="24"/>
              </w:rPr>
            </w:pPr>
          </w:p>
        </w:tc>
      </w:tr>
    </w:tbl>
    <w:p w:rsidR="002326CC" w:rsidRPr="00257251" w:rsidRDefault="00352531" w:rsidP="00331214">
      <w:pPr>
        <w:pStyle w:val="Heading3"/>
        <w:numPr>
          <w:ilvl w:val="2"/>
          <w:numId w:val="10"/>
        </w:numPr>
        <w:rPr>
          <w:rFonts w:ascii="Times New Roman" w:hAnsi="Times New Roman" w:cs="Times New Roman"/>
          <w:color w:val="auto"/>
        </w:rPr>
      </w:pPr>
      <w:bookmarkStart w:id="64" w:name="_Toc482877927"/>
      <w:bookmarkStart w:id="65" w:name="_Toc482950204"/>
      <w:bookmarkStart w:id="66" w:name="_Toc482877928"/>
      <w:bookmarkStart w:id="67" w:name="_Toc482950205"/>
      <w:bookmarkStart w:id="68" w:name="_Toc482877929"/>
      <w:bookmarkStart w:id="69" w:name="_Toc482950206"/>
      <w:bookmarkStart w:id="70" w:name="_Toc482877930"/>
      <w:bookmarkStart w:id="71" w:name="_Toc482950207"/>
      <w:bookmarkStart w:id="72" w:name="_Toc482877931"/>
      <w:bookmarkStart w:id="73" w:name="_Toc482950208"/>
      <w:bookmarkStart w:id="74" w:name="_Toc482950209"/>
      <w:bookmarkEnd w:id="64"/>
      <w:bookmarkEnd w:id="65"/>
      <w:bookmarkEnd w:id="66"/>
      <w:bookmarkEnd w:id="67"/>
      <w:bookmarkEnd w:id="68"/>
      <w:bookmarkEnd w:id="69"/>
      <w:bookmarkEnd w:id="70"/>
      <w:bookmarkEnd w:id="71"/>
      <w:bookmarkEnd w:id="72"/>
      <w:bookmarkEnd w:id="73"/>
      <w:r>
        <w:rPr>
          <w:rFonts w:ascii="Times New Roman" w:hAnsi="Times New Roman" w:cs="Times New Roman"/>
          <w:color w:val="auto"/>
        </w:rPr>
        <w:t>T</w:t>
      </w:r>
      <w:r w:rsidR="002326CC" w:rsidRPr="00257251">
        <w:rPr>
          <w:rFonts w:ascii="Times New Roman" w:hAnsi="Times New Roman" w:cs="Times New Roman"/>
          <w:color w:val="auto"/>
        </w:rPr>
        <w:t>ables</w:t>
      </w:r>
      <w:bookmarkEnd w:id="7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rsidTr="00DD3780">
        <w:trPr>
          <w:trHeight w:val="396"/>
          <w:tblHeader/>
          <w:jc w:val="center"/>
        </w:trPr>
        <w:tc>
          <w:tcPr>
            <w:tcW w:w="745" w:type="dxa"/>
            <w:shd w:val="clear" w:color="auto" w:fill="E6E6E6"/>
          </w:tcPr>
          <w:p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rsidR="002326CC" w:rsidRPr="00257251" w:rsidRDefault="002326CC" w:rsidP="00DD3780">
            <w:pPr>
              <w:keepNext/>
              <w:keepLines/>
              <w:spacing w:line="240" w:lineRule="auto"/>
              <w:jc w:val="center"/>
              <w:rPr>
                <w:rFonts w:ascii="Times New Roman" w:hAnsi="Times New Roman"/>
                <w:b/>
              </w:rPr>
            </w:pP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EmpID_To_SupID_Stage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 xml:space="preserve">Table used for staging the Sup Ids from Aspect eWFM during the Employee Hierarchy load </w:t>
            </w:r>
            <w:r w:rsidRPr="00257251">
              <w:rPr>
                <w:rFonts w:ascii="Times New Roman" w:hAnsi="Times New Roman"/>
              </w:rPr>
              <w:lastRenderedPageBreak/>
              <w:t>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r w:rsidRPr="00257251">
              <w:rPr>
                <w:rFonts w:ascii="Times New Roman" w:hAnsi="Times New Roman"/>
              </w:rPr>
              <w:t>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Pr="00257251" w:rsidRDefault="00E72BC4" w:rsidP="00E72BC4">
            <w:pPr>
              <w:spacing w:line="240" w:lineRule="auto"/>
              <w:rPr>
                <w:rFonts w:ascii="Times New Roman" w:hAnsi="Times New Roman"/>
              </w:rPr>
            </w:pPr>
            <w:r w:rsidRPr="00257251">
              <w:rPr>
                <w:rFonts w:ascii="Times New Roman" w:hAnsi="Times New Roman"/>
              </w:rPr>
              <w:t>HR_Hierarchy_Stage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Pr="00257251" w:rsidRDefault="00DD3780" w:rsidP="00E72BC4">
            <w:pPr>
              <w:spacing w:line="240" w:lineRule="auto"/>
              <w:rPr>
                <w:rFonts w:ascii="Times New Roman" w:hAnsi="Times New Roman"/>
              </w:rPr>
            </w:pPr>
            <w:r w:rsidRPr="00257251">
              <w:rPr>
                <w:rFonts w:ascii="Times New Roman" w:hAnsi="Times New Roman"/>
              </w:rPr>
              <w:t>AT_User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r w:rsidR="00E21138"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21138" w:rsidRPr="00257251" w:rsidRDefault="00E21138" w:rsidP="00DD3780">
            <w:pPr>
              <w:spacing w:line="240" w:lineRule="auto"/>
              <w:rPr>
                <w:rFonts w:ascii="Times New Roman" w:hAnsi="Times New Roman"/>
              </w:rPr>
            </w:pPr>
            <w:bookmarkStart w:id="75" w:name="_GoBack"/>
            <w:bookmarkEnd w:id="75"/>
            <w:del w:id="76" w:author="Palacherla, Susmitha C (NONUS)" w:date="2019-06-08T18:46:00Z">
              <w:r w:rsidDel="007F20D1">
                <w:rPr>
                  <w:rFonts w:ascii="Times New Roman" w:hAnsi="Times New Roman"/>
                </w:rPr>
                <w:delText>8.</w:delText>
              </w:r>
            </w:del>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21138" w:rsidRPr="00634B59" w:rsidDel="007F20D1" w:rsidRDefault="00E21138" w:rsidP="00E21138">
            <w:pPr>
              <w:autoSpaceDE w:val="0"/>
              <w:autoSpaceDN w:val="0"/>
              <w:adjustRightInd w:val="0"/>
              <w:spacing w:after="0" w:line="240" w:lineRule="auto"/>
              <w:rPr>
                <w:del w:id="77" w:author="Palacherla, Susmitha C (NONUS)" w:date="2019-06-08T18:46:00Z"/>
                <w:rFonts w:ascii="Times New Roman" w:hAnsi="Times New Roman"/>
              </w:rPr>
            </w:pPr>
            <w:del w:id="78" w:author="Palacherla, Susmitha C (NONUS)" w:date="2019-06-08T18:46:00Z">
              <w:r w:rsidDel="007F20D1">
                <w:rPr>
                  <w:rFonts w:ascii="Times New Roman" w:hAnsi="Times New Roman"/>
                </w:rPr>
                <w:delText>E</w:delText>
              </w:r>
              <w:r w:rsidRPr="00825461" w:rsidDel="007F20D1">
                <w:rPr>
                  <w:rFonts w:ascii="Times New Roman" w:hAnsi="Times New Roman"/>
                </w:rPr>
                <w:delText>mployee_Ids_With_Prefixes</w:delText>
              </w:r>
            </w:del>
          </w:p>
          <w:p w:rsidR="00E21138" w:rsidRPr="00257251" w:rsidRDefault="00E21138" w:rsidP="00E72BC4">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21138" w:rsidRPr="00257251" w:rsidRDefault="00E21138" w:rsidP="00DD3780">
            <w:pPr>
              <w:spacing w:line="240" w:lineRule="auto"/>
              <w:rPr>
                <w:rFonts w:ascii="Times New Roman" w:hAnsi="Times New Roman"/>
              </w:rPr>
            </w:pPr>
            <w:del w:id="79" w:author="Palacherla, Susmitha C (NONUS)" w:date="2019-06-08T18:46:00Z">
              <w:r w:rsidDel="007F20D1">
                <w:rPr>
                  <w:rFonts w:ascii="Times New Roman" w:hAnsi="Times New Roman"/>
                </w:rPr>
                <w:delText xml:space="preserve">Table used for storing employee Ids that have a re-used numeric employee ID and </w:delText>
              </w:r>
              <w:r w:rsidR="00EC5E84" w:rsidDel="007F20D1">
                <w:rPr>
                  <w:rFonts w:ascii="Times New Roman" w:hAnsi="Times New Roman"/>
                </w:rPr>
                <w:delText>need the alpha part retained.</w:delText>
              </w:r>
            </w:del>
          </w:p>
        </w:tc>
      </w:tr>
    </w:tbl>
    <w:p w:rsidR="00A24B13" w:rsidRPr="00257251" w:rsidRDefault="00A24B13" w:rsidP="00A24B13">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p>
    <w:p w:rsidR="002326CC" w:rsidRPr="00257251" w:rsidRDefault="002326CC" w:rsidP="009F2A51">
      <w:pPr>
        <w:widowControl w:val="0"/>
        <w:autoSpaceDE w:val="0"/>
        <w:autoSpaceDN w:val="0"/>
        <w:adjustRightInd w:val="0"/>
        <w:spacing w:after="0" w:line="240" w:lineRule="auto"/>
        <w:rPr>
          <w:rFonts w:ascii="Times New Roman" w:hAnsi="Times New Roman"/>
          <w:noProof/>
        </w:rPr>
      </w:pPr>
    </w:p>
    <w:p w:rsidR="005E5CD7" w:rsidRPr="00257251" w:rsidRDefault="00360E8C" w:rsidP="00331214">
      <w:pPr>
        <w:pStyle w:val="Heading3"/>
        <w:numPr>
          <w:ilvl w:val="2"/>
          <w:numId w:val="10"/>
        </w:numPr>
        <w:rPr>
          <w:rFonts w:ascii="Times New Roman" w:hAnsi="Times New Roman" w:cs="Times New Roman"/>
          <w:color w:val="auto"/>
        </w:rPr>
      </w:pPr>
      <w:bookmarkStart w:id="80" w:name="_Toc482950210"/>
      <w:r w:rsidRPr="00257251">
        <w:rPr>
          <w:rFonts w:ascii="Times New Roman" w:hAnsi="Times New Roman" w:cs="Times New Roman"/>
          <w:color w:val="auto"/>
        </w:rPr>
        <w:t>Procedures</w:t>
      </w:r>
      <w:bookmarkEnd w:id="80"/>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rsidTr="00DD3780">
        <w:trPr>
          <w:trHeight w:val="396"/>
          <w:tblHeader/>
          <w:jc w:val="center"/>
        </w:trPr>
        <w:tc>
          <w:tcPr>
            <w:tcW w:w="745" w:type="dxa"/>
            <w:shd w:val="clear" w:color="auto" w:fill="E6E6E6"/>
          </w:tcPr>
          <w:p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rsidR="005E5CD7" w:rsidRPr="00257251" w:rsidRDefault="005E5CD7" w:rsidP="00DD3780">
            <w:pPr>
              <w:keepNext/>
              <w:keepLines/>
              <w:spacing w:line="240" w:lineRule="auto"/>
              <w:jc w:val="center"/>
              <w:rPr>
                <w:rFonts w:ascii="Times New Roman" w:hAnsi="Times New Roman"/>
                <w:b/>
              </w:rPr>
            </w:pP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sp_Populate_Employee_Hierarchy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sp_Update_CSR_Hierarchy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sp_Update_EmployeeID_To_LanID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r w:rsidRPr="00257251">
              <w:rPr>
                <w:rFonts w:ascii="Times New Roman" w:hAnsi="Times New Roman"/>
                <w:color w:val="000000"/>
              </w:rPr>
              <w:t>sp_Update_Migrated_User_Logs</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Pr="00257251" w:rsidRDefault="00E72BC4" w:rsidP="00DD3780">
            <w:pPr>
              <w:rPr>
                <w:rFonts w:ascii="Times New Roman" w:hAnsi="Times New Roman"/>
                <w:color w:val="000000"/>
              </w:rPr>
            </w:pPr>
            <w:r w:rsidRPr="00257251">
              <w:rPr>
                <w:rFonts w:ascii="Times New Roman" w:hAnsi="Times New Roman"/>
                <w:color w:val="000000"/>
              </w:rPr>
              <w:t>sp_Merge_HR_Employee_Hierarchy_Stage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rsidR="0017605E" w:rsidRPr="00257251" w:rsidRDefault="00A24B13">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p>
    <w:p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footerReference w:type="default" r:id="rId6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74B" w:rsidRDefault="00B7674B" w:rsidP="009F2A51">
      <w:pPr>
        <w:spacing w:after="0" w:line="240" w:lineRule="auto"/>
      </w:pPr>
      <w:r>
        <w:separator/>
      </w:r>
    </w:p>
  </w:endnote>
  <w:endnote w:type="continuationSeparator" w:id="0">
    <w:p w:rsidR="00B7674B" w:rsidRDefault="00B7674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20A" w:rsidRDefault="00DF420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AEEBF"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DF420A" w:rsidRDefault="00DF420A" w:rsidP="00331214">
    <w:pPr>
      <w:tabs>
        <w:tab w:val="right" w:pos="9630"/>
      </w:tabs>
      <w:spacing w:after="0"/>
      <w:rPr>
        <w:sz w:val="18"/>
      </w:rPr>
    </w:pPr>
    <w:r>
      <w:rPr>
        <w:b/>
        <w:sz w:val="18"/>
      </w:rPr>
      <w:t>CONFIDENTIAL</w:t>
    </w:r>
    <w:r>
      <w:rPr>
        <w:b/>
        <w:sz w:val="18"/>
      </w:rPr>
      <w:tab/>
      <w:t xml:space="preserve">Employee Hierarchy SSIS </w:t>
    </w:r>
    <w:r w:rsidRPr="00E67201">
      <w:rPr>
        <w:b/>
        <w:sz w:val="18"/>
      </w:rPr>
      <w:t>Detail Design</w:t>
    </w:r>
    <w:r>
      <w:rPr>
        <w:sz w:val="18"/>
      </w:rPr>
      <w:t xml:space="preserve"> </w:t>
    </w:r>
  </w:p>
  <w:p w:rsidR="00DF420A" w:rsidRDefault="00DF420A" w:rsidP="00331214">
    <w:pPr>
      <w:tabs>
        <w:tab w:val="right" w:pos="9630"/>
      </w:tabs>
      <w:spacing w:after="0"/>
      <w:rPr>
        <w:sz w:val="18"/>
      </w:rPr>
    </w:pPr>
    <w:r>
      <w:rPr>
        <w:sz w:val="18"/>
      </w:rPr>
      <w:t>Copyrighted Material Of GDIT</w:t>
    </w:r>
    <w:r>
      <w:rPr>
        <w:sz w:val="18"/>
      </w:rPr>
      <w:tab/>
      <w:t xml:space="preserve">Revised </w:t>
    </w:r>
    <w:r>
      <w:rPr>
        <w:sz w:val="18"/>
      </w:rPr>
      <w:fldChar w:fldCharType="begin"/>
    </w:r>
    <w:r>
      <w:rPr>
        <w:sz w:val="18"/>
      </w:rPr>
      <w:instrText xml:space="preserve"> DATE \@ "M/d/yy" </w:instrText>
    </w:r>
    <w:r>
      <w:rPr>
        <w:sz w:val="18"/>
      </w:rPr>
      <w:fldChar w:fldCharType="separate"/>
    </w:r>
    <w:r>
      <w:rPr>
        <w:noProof/>
        <w:sz w:val="18"/>
      </w:rPr>
      <w:t>6/8/19</w:t>
    </w:r>
    <w:r>
      <w:rPr>
        <w:sz w:val="18"/>
      </w:rPr>
      <w:fldChar w:fldCharType="end"/>
    </w:r>
  </w:p>
  <w:p w:rsidR="00DF420A" w:rsidRDefault="00DF420A"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7F20D1">
      <w:rPr>
        <w:rStyle w:val="PageNumber"/>
        <w:noProof/>
        <w:sz w:val="18"/>
      </w:rPr>
      <w:t>33</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74B" w:rsidRDefault="00B7674B" w:rsidP="009F2A51">
      <w:pPr>
        <w:spacing w:after="0" w:line="240" w:lineRule="auto"/>
      </w:pPr>
      <w:r>
        <w:separator/>
      </w:r>
    </w:p>
  </w:footnote>
  <w:footnote w:type="continuationSeparator" w:id="0">
    <w:p w:rsidR="00B7674B" w:rsidRDefault="00B7674B"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B12060"/>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F594E58"/>
    <w:multiLevelType w:val="hybridMultilevel"/>
    <w:tmpl w:val="6C8EE91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4A2D61BA"/>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9"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A0615F"/>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65351"/>
    <w:multiLevelType w:val="hybridMultilevel"/>
    <w:tmpl w:val="595C8576"/>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613F4D"/>
    <w:multiLevelType w:val="hybridMultilevel"/>
    <w:tmpl w:val="6020023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940B02"/>
    <w:multiLevelType w:val="multilevel"/>
    <w:tmpl w:val="6CDC9498"/>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7A490BC4"/>
    <w:multiLevelType w:val="multilevel"/>
    <w:tmpl w:val="EC007F4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8"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10"/>
  </w:num>
  <w:num w:numId="3">
    <w:abstractNumId w:val="3"/>
  </w:num>
  <w:num w:numId="4">
    <w:abstractNumId w:val="7"/>
  </w:num>
  <w:num w:numId="5">
    <w:abstractNumId w:val="2"/>
  </w:num>
  <w:num w:numId="6">
    <w:abstractNumId w:val="6"/>
  </w:num>
  <w:num w:numId="7">
    <w:abstractNumId w:val="15"/>
  </w:num>
  <w:num w:numId="8">
    <w:abstractNumId w:val="14"/>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5"/>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7"/>
  </w:num>
  <w:num w:numId="24">
    <w:abstractNumId w:val="16"/>
  </w:num>
  <w:num w:numId="25">
    <w:abstractNumId w:val="4"/>
  </w:num>
  <w:num w:numId="26">
    <w:abstractNumId w:val="1"/>
  </w:num>
  <w:num w:numId="27">
    <w:abstractNumId w:val="12"/>
  </w:num>
  <w:num w:numId="28">
    <w:abstractNumId w:val="11"/>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005C"/>
    <w:rsid w:val="00022CCE"/>
    <w:rsid w:val="00023142"/>
    <w:rsid w:val="00024AB2"/>
    <w:rsid w:val="00026033"/>
    <w:rsid w:val="0004360A"/>
    <w:rsid w:val="00060E62"/>
    <w:rsid w:val="00063847"/>
    <w:rsid w:val="00066E21"/>
    <w:rsid w:val="00096C08"/>
    <w:rsid w:val="00096F53"/>
    <w:rsid w:val="000B10A9"/>
    <w:rsid w:val="000B5EF7"/>
    <w:rsid w:val="000C1C25"/>
    <w:rsid w:val="000E074D"/>
    <w:rsid w:val="000E23FA"/>
    <w:rsid w:val="000E56D1"/>
    <w:rsid w:val="000E616C"/>
    <w:rsid w:val="00100E4E"/>
    <w:rsid w:val="001022D0"/>
    <w:rsid w:val="00111203"/>
    <w:rsid w:val="00111F64"/>
    <w:rsid w:val="00113AC4"/>
    <w:rsid w:val="00122711"/>
    <w:rsid w:val="00123944"/>
    <w:rsid w:val="00132981"/>
    <w:rsid w:val="00133126"/>
    <w:rsid w:val="00135920"/>
    <w:rsid w:val="00144DAD"/>
    <w:rsid w:val="0015168F"/>
    <w:rsid w:val="00153371"/>
    <w:rsid w:val="0015614B"/>
    <w:rsid w:val="00157107"/>
    <w:rsid w:val="0016044C"/>
    <w:rsid w:val="0016562F"/>
    <w:rsid w:val="00166258"/>
    <w:rsid w:val="00170D44"/>
    <w:rsid w:val="0017605E"/>
    <w:rsid w:val="00187481"/>
    <w:rsid w:val="001A6E7C"/>
    <w:rsid w:val="001B35F6"/>
    <w:rsid w:val="001B4BE1"/>
    <w:rsid w:val="001B6AE9"/>
    <w:rsid w:val="001E1452"/>
    <w:rsid w:val="001E57B7"/>
    <w:rsid w:val="00202048"/>
    <w:rsid w:val="002074EC"/>
    <w:rsid w:val="00211CAC"/>
    <w:rsid w:val="00213A1B"/>
    <w:rsid w:val="00217802"/>
    <w:rsid w:val="00217E7F"/>
    <w:rsid w:val="002203BD"/>
    <w:rsid w:val="00221BA6"/>
    <w:rsid w:val="002326CC"/>
    <w:rsid w:val="002431EB"/>
    <w:rsid w:val="00244C03"/>
    <w:rsid w:val="00247481"/>
    <w:rsid w:val="00254F1D"/>
    <w:rsid w:val="00257251"/>
    <w:rsid w:val="00260C5D"/>
    <w:rsid w:val="00263314"/>
    <w:rsid w:val="00265A6D"/>
    <w:rsid w:val="00272744"/>
    <w:rsid w:val="0027630C"/>
    <w:rsid w:val="0028710A"/>
    <w:rsid w:val="00290CD1"/>
    <w:rsid w:val="002B6EC8"/>
    <w:rsid w:val="002C3B04"/>
    <w:rsid w:val="002D07E5"/>
    <w:rsid w:val="002D5D3B"/>
    <w:rsid w:val="002E365F"/>
    <w:rsid w:val="002F47D9"/>
    <w:rsid w:val="002F5746"/>
    <w:rsid w:val="003011AB"/>
    <w:rsid w:val="00301C85"/>
    <w:rsid w:val="00304EEA"/>
    <w:rsid w:val="00320E41"/>
    <w:rsid w:val="00321D5C"/>
    <w:rsid w:val="00323C43"/>
    <w:rsid w:val="00331214"/>
    <w:rsid w:val="003376CE"/>
    <w:rsid w:val="00350946"/>
    <w:rsid w:val="00352531"/>
    <w:rsid w:val="00360E8C"/>
    <w:rsid w:val="00360EAA"/>
    <w:rsid w:val="00384607"/>
    <w:rsid w:val="0038466D"/>
    <w:rsid w:val="0039003A"/>
    <w:rsid w:val="003A4819"/>
    <w:rsid w:val="003B7A81"/>
    <w:rsid w:val="003D2977"/>
    <w:rsid w:val="003E7D5A"/>
    <w:rsid w:val="00401F64"/>
    <w:rsid w:val="004020EE"/>
    <w:rsid w:val="004150EA"/>
    <w:rsid w:val="00415F0C"/>
    <w:rsid w:val="004371F1"/>
    <w:rsid w:val="00441D50"/>
    <w:rsid w:val="00452D84"/>
    <w:rsid w:val="004532A6"/>
    <w:rsid w:val="00481F6E"/>
    <w:rsid w:val="00487E89"/>
    <w:rsid w:val="00490C4F"/>
    <w:rsid w:val="0049254A"/>
    <w:rsid w:val="00494DF0"/>
    <w:rsid w:val="004A132D"/>
    <w:rsid w:val="004C48CE"/>
    <w:rsid w:val="004D4066"/>
    <w:rsid w:val="004D7D76"/>
    <w:rsid w:val="004E0735"/>
    <w:rsid w:val="004F7CB4"/>
    <w:rsid w:val="00503B8D"/>
    <w:rsid w:val="00504005"/>
    <w:rsid w:val="00514612"/>
    <w:rsid w:val="0055277D"/>
    <w:rsid w:val="00553C9B"/>
    <w:rsid w:val="00572F34"/>
    <w:rsid w:val="00574DF5"/>
    <w:rsid w:val="0058146B"/>
    <w:rsid w:val="005858ED"/>
    <w:rsid w:val="005A139D"/>
    <w:rsid w:val="005A6695"/>
    <w:rsid w:val="005B36FF"/>
    <w:rsid w:val="005C2591"/>
    <w:rsid w:val="005C3398"/>
    <w:rsid w:val="005C34A1"/>
    <w:rsid w:val="005C5900"/>
    <w:rsid w:val="005E5CD7"/>
    <w:rsid w:val="005E7200"/>
    <w:rsid w:val="00605458"/>
    <w:rsid w:val="00623B88"/>
    <w:rsid w:val="00634B03"/>
    <w:rsid w:val="00634B59"/>
    <w:rsid w:val="006411BC"/>
    <w:rsid w:val="006553DF"/>
    <w:rsid w:val="006633D7"/>
    <w:rsid w:val="006913F0"/>
    <w:rsid w:val="00695E80"/>
    <w:rsid w:val="006A5813"/>
    <w:rsid w:val="006D7DC4"/>
    <w:rsid w:val="006F2C4C"/>
    <w:rsid w:val="006F770C"/>
    <w:rsid w:val="007045F5"/>
    <w:rsid w:val="007077F6"/>
    <w:rsid w:val="00714708"/>
    <w:rsid w:val="00720707"/>
    <w:rsid w:val="007313F2"/>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65DD"/>
    <w:rsid w:val="007D2F58"/>
    <w:rsid w:val="007E09F1"/>
    <w:rsid w:val="007E4ABC"/>
    <w:rsid w:val="007E660F"/>
    <w:rsid w:val="007F0FE6"/>
    <w:rsid w:val="007F20D1"/>
    <w:rsid w:val="007F2D9D"/>
    <w:rsid w:val="007F36E6"/>
    <w:rsid w:val="00810310"/>
    <w:rsid w:val="008212C1"/>
    <w:rsid w:val="00835C80"/>
    <w:rsid w:val="00836621"/>
    <w:rsid w:val="008705BE"/>
    <w:rsid w:val="00876FE2"/>
    <w:rsid w:val="00877B5A"/>
    <w:rsid w:val="00881025"/>
    <w:rsid w:val="00894FF0"/>
    <w:rsid w:val="00895F04"/>
    <w:rsid w:val="008C2FA7"/>
    <w:rsid w:val="008C584B"/>
    <w:rsid w:val="008E6A9B"/>
    <w:rsid w:val="00901E81"/>
    <w:rsid w:val="009152BD"/>
    <w:rsid w:val="00926339"/>
    <w:rsid w:val="00932115"/>
    <w:rsid w:val="009330C3"/>
    <w:rsid w:val="00946573"/>
    <w:rsid w:val="009466A9"/>
    <w:rsid w:val="00950B2C"/>
    <w:rsid w:val="009773E7"/>
    <w:rsid w:val="00987C80"/>
    <w:rsid w:val="009A4223"/>
    <w:rsid w:val="009B2FC0"/>
    <w:rsid w:val="009D0B67"/>
    <w:rsid w:val="009D1884"/>
    <w:rsid w:val="009D447D"/>
    <w:rsid w:val="009E6009"/>
    <w:rsid w:val="009F2A51"/>
    <w:rsid w:val="009F77F3"/>
    <w:rsid w:val="00A1321B"/>
    <w:rsid w:val="00A204D3"/>
    <w:rsid w:val="00A24B13"/>
    <w:rsid w:val="00A25EBD"/>
    <w:rsid w:val="00A34C11"/>
    <w:rsid w:val="00A4348A"/>
    <w:rsid w:val="00A45C57"/>
    <w:rsid w:val="00A47122"/>
    <w:rsid w:val="00A52549"/>
    <w:rsid w:val="00A640E5"/>
    <w:rsid w:val="00A755C0"/>
    <w:rsid w:val="00A912FD"/>
    <w:rsid w:val="00A96E41"/>
    <w:rsid w:val="00AB6D91"/>
    <w:rsid w:val="00AC14D2"/>
    <w:rsid w:val="00AC6E0C"/>
    <w:rsid w:val="00AE6907"/>
    <w:rsid w:val="00B148DC"/>
    <w:rsid w:val="00B15619"/>
    <w:rsid w:val="00B31B0A"/>
    <w:rsid w:val="00B50252"/>
    <w:rsid w:val="00B70888"/>
    <w:rsid w:val="00B7425F"/>
    <w:rsid w:val="00B7674B"/>
    <w:rsid w:val="00B853DF"/>
    <w:rsid w:val="00B94B3A"/>
    <w:rsid w:val="00B971C8"/>
    <w:rsid w:val="00B97A0A"/>
    <w:rsid w:val="00BA7B09"/>
    <w:rsid w:val="00BD2C9B"/>
    <w:rsid w:val="00BE79F1"/>
    <w:rsid w:val="00C103E4"/>
    <w:rsid w:val="00C10859"/>
    <w:rsid w:val="00C13037"/>
    <w:rsid w:val="00C17305"/>
    <w:rsid w:val="00C20D15"/>
    <w:rsid w:val="00C228D9"/>
    <w:rsid w:val="00C3167F"/>
    <w:rsid w:val="00C35E45"/>
    <w:rsid w:val="00C478C6"/>
    <w:rsid w:val="00C53166"/>
    <w:rsid w:val="00C57C3E"/>
    <w:rsid w:val="00C66923"/>
    <w:rsid w:val="00C74EEA"/>
    <w:rsid w:val="00C84DC7"/>
    <w:rsid w:val="00C86D30"/>
    <w:rsid w:val="00C9427D"/>
    <w:rsid w:val="00C9745D"/>
    <w:rsid w:val="00CC4682"/>
    <w:rsid w:val="00CD7CE3"/>
    <w:rsid w:val="00CE328F"/>
    <w:rsid w:val="00D1047C"/>
    <w:rsid w:val="00D22F4B"/>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3780"/>
    <w:rsid w:val="00DF420A"/>
    <w:rsid w:val="00E012D4"/>
    <w:rsid w:val="00E21138"/>
    <w:rsid w:val="00E26657"/>
    <w:rsid w:val="00E3438D"/>
    <w:rsid w:val="00E3461D"/>
    <w:rsid w:val="00E36F9D"/>
    <w:rsid w:val="00E5171C"/>
    <w:rsid w:val="00E55462"/>
    <w:rsid w:val="00E566F9"/>
    <w:rsid w:val="00E60D5C"/>
    <w:rsid w:val="00E654C3"/>
    <w:rsid w:val="00E66759"/>
    <w:rsid w:val="00E67201"/>
    <w:rsid w:val="00E72BC4"/>
    <w:rsid w:val="00E97561"/>
    <w:rsid w:val="00EA7EB2"/>
    <w:rsid w:val="00EC1458"/>
    <w:rsid w:val="00EC4F28"/>
    <w:rsid w:val="00EC5E84"/>
    <w:rsid w:val="00EC642C"/>
    <w:rsid w:val="00EC66F6"/>
    <w:rsid w:val="00ED79F3"/>
    <w:rsid w:val="00EE06FD"/>
    <w:rsid w:val="00EE25CC"/>
    <w:rsid w:val="00EE7211"/>
    <w:rsid w:val="00F00100"/>
    <w:rsid w:val="00F12CEC"/>
    <w:rsid w:val="00F256E8"/>
    <w:rsid w:val="00F37693"/>
    <w:rsid w:val="00F42251"/>
    <w:rsid w:val="00F57FBA"/>
    <w:rsid w:val="00F62370"/>
    <w:rsid w:val="00F8420E"/>
    <w:rsid w:val="00F85550"/>
    <w:rsid w:val="00F9414B"/>
    <w:rsid w:val="00F94DAF"/>
    <w:rsid w:val="00FA2DDD"/>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hrinfo\Encryption_In\" TargetMode="External"/><Relationship Id="rId18" Type="http://schemas.openxmlformats.org/officeDocument/2006/relationships/hyperlink" Target="mailto:Susmitha.palacherla@gdit.com"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usmitha.palacherla@gdit.com" TargetMode="External"/><Relationship Id="rId20" Type="http://schemas.openxmlformats.org/officeDocument/2006/relationships/hyperlink" Target="file:///\\f3420-ecldbp01\data\coaching\HRInfo\Decrypt_Out%20\HR_Employee_Information.csv"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data\" TargetMode="External"/><Relationship Id="rId24" Type="http://schemas.openxmlformats.org/officeDocument/2006/relationships/hyperlink" Target="file:///\\f3420-ecldbp01\data\coaching\HRInfo\Encrypt_Out\PS_Employee_Information_mmddyyyy.csv.zip.encryp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F3420-ECLDBP01\ssis\Coaching\Packages\Employee_Hierarchy.dtsx" TargetMode="External"/><Relationship Id="rId23" Type="http://schemas.openxmlformats.org/officeDocument/2006/relationships/hyperlink" Target="file:///\\f3420-ecldbp01\data\coaching\HRInfo\Encrypt_Out\Employee_Information_WithProgram.csv.zip.encrypt"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file:///\\F3420-ECLDBT01\data\" TargetMode="External"/><Relationship Id="rId19" Type="http://schemas.openxmlformats.org/officeDocument/2006/relationships/hyperlink" Target="file:///\\f3420-ecldbp01\data\coaching\HRInfo\Decrypt_Out%20\PS_Employee_Information_mmddyyyy.csv%20"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F3420-ECLDBD01\data\" TargetMode="External"/><Relationship Id="rId14" Type="http://schemas.openxmlformats.org/officeDocument/2006/relationships/hyperlink" Target="file:///\\f3420-ecldbp01\data\coaching\hrinfo\Encryption_In\" TargetMode="External"/><Relationship Id="rId22" Type="http://schemas.openxmlformats.org/officeDocument/2006/relationships/hyperlink" Target="file:///\\f3420-ecldbp01\data\coaching\HRInfo\Decrypt_I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f3420-ecldbp01\data\coaching\hrinfo\Encryption_In\" TargetMode="External"/><Relationship Id="rId17" Type="http://schemas.openxmlformats.org/officeDocument/2006/relationships/hyperlink" Target="mailto:Susmitha.palacherla@gdit.com" TargetMode="External"/><Relationship Id="rId25" Type="http://schemas.openxmlformats.org/officeDocument/2006/relationships/hyperlink" Target="file:///\\f3420-ecldbp01\data\coaching\HRInfo\Encrypt_Out\HR_Employee_Information.csv.zip.encryp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5A01B-C30E-4360-9B5B-06C98BF4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3159</Words>
  <Characters>18008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21125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104</cp:revision>
  <dcterms:created xsi:type="dcterms:W3CDTF">2014-05-12T13:26:00Z</dcterms:created>
  <dcterms:modified xsi:type="dcterms:W3CDTF">2019-06-08T22:46:00Z</dcterms:modified>
</cp:coreProperties>
</file>