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eCoaching_Outliers_Load</w:t>
      </w:r>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rsidTr="00E25F26">
        <w:trPr>
          <w:cantSplit/>
          <w:trHeight w:val="282"/>
        </w:trPr>
        <w:tc>
          <w:tcPr>
            <w:tcW w:w="153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E25F26" w:rsidRPr="0095359C"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E25F26" w:rsidRPr="00FF578D" w:rsidRDefault="00FF490B" w:rsidP="0026146F">
            <w:pPr>
              <w:ind w:left="-12" w:right="-270"/>
              <w:jc w:val="center"/>
              <w:rPr>
                <w:rFonts w:ascii="Times New Roman (PCL6)" w:hAnsi="Times New Roman (PCL6)"/>
              </w:rPr>
            </w:pPr>
            <w:r>
              <w:rPr>
                <w:rFonts w:ascii="Times New Roman (PCL6)" w:hAnsi="Times New Roman (PCL6)"/>
              </w:rPr>
              <w:t>07</w:t>
            </w:r>
            <w:del w:id="1" w:author="Palacherla, Susmitha C (NONUS)" w:date="2019-07-10T16:53:00Z">
              <w:r w:rsidDel="0026146F">
                <w:rPr>
                  <w:rFonts w:ascii="Times New Roman (PCL6)" w:hAnsi="Times New Roman (PCL6)"/>
                </w:rPr>
                <w:delText>/08</w:delText>
              </w:r>
            </w:del>
            <w:ins w:id="2" w:author="Palacherla, Susmitha C (NONUS)" w:date="2019-07-10T16:53:00Z">
              <w:r w:rsidR="0026146F">
                <w:rPr>
                  <w:rFonts w:ascii="Times New Roman (PCL6)" w:hAnsi="Times New Roman (PCL6)"/>
                </w:rPr>
                <w:t>/10</w:t>
              </w:r>
            </w:ins>
            <w:r>
              <w:rPr>
                <w:rFonts w:ascii="Times New Roman (PCL6)" w:hAnsi="Times New Roman (PCL6)"/>
              </w:rPr>
              <w:t>/2019</w:t>
            </w:r>
          </w:p>
        </w:tc>
        <w:tc>
          <w:tcPr>
            <w:tcW w:w="1620" w:type="dxa"/>
            <w:tcBorders>
              <w:top w:val="single" w:sz="12" w:space="0" w:color="auto"/>
              <w:left w:val="single" w:sz="6" w:space="0" w:color="auto"/>
              <w:bottom w:val="single" w:sz="12" w:space="0" w:color="auto"/>
              <w:right w:val="single" w:sz="6" w:space="0" w:color="auto"/>
            </w:tcBorders>
          </w:tcPr>
          <w:p w:rsidR="00E25F26" w:rsidRPr="00D37C04" w:rsidRDefault="00E25F26" w:rsidP="00E25F26">
            <w:pPr>
              <w:ind w:left="-12" w:right="-270"/>
              <w:jc w:val="center"/>
              <w:rPr>
                <w:rFonts w:ascii="Times New Roman (PCL6)" w:hAnsi="Times New Roman (PCL6)"/>
              </w:rPr>
            </w:pPr>
          </w:p>
        </w:tc>
        <w:tc>
          <w:tcPr>
            <w:tcW w:w="4410" w:type="dxa"/>
            <w:tcBorders>
              <w:top w:val="single" w:sz="12" w:space="0" w:color="auto"/>
              <w:bottom w:val="single" w:sz="12" w:space="0" w:color="auto"/>
              <w:right w:val="single" w:sz="6" w:space="0" w:color="auto"/>
            </w:tcBorders>
          </w:tcPr>
          <w:p w:rsidR="00E25F26" w:rsidRPr="00D37C04" w:rsidRDefault="0026146F" w:rsidP="00E25F26">
            <w:pPr>
              <w:ind w:right="-270"/>
              <w:rPr>
                <w:rFonts w:ascii="Times New Roman (PCL6)" w:hAnsi="Times New Roman (PCL6)"/>
              </w:rPr>
            </w:pPr>
            <w:ins w:id="3" w:author="Palacherla, Susmitha C (NONUS)" w:date="2019-07-10T16:52:00Z">
              <w:r w:rsidRPr="0026146F">
                <w:rPr>
                  <w:rFonts w:ascii="Times New Roman (PCL6)" w:hAnsi="Times New Roman (PCL6)"/>
                </w:rPr>
                <w:t>TFS 14706 - Switch smtpout.gdit.com to ironport.maximus.com</w:t>
              </w:r>
            </w:ins>
            <w:del w:id="4" w:author="Palacherla, Susmitha C (NONUS)" w:date="2019-07-10T16:52:00Z">
              <w:r w:rsidR="00FF490B" w:rsidDel="0026146F">
                <w:rPr>
                  <w:rFonts w:ascii="Times New Roman (PCL6)" w:hAnsi="Times New Roman (PCL6)"/>
                </w:rPr>
                <w:delText>TFS 14108 – New process for OMR Short Calls handling</w:delText>
              </w:r>
            </w:del>
          </w:p>
        </w:tc>
      </w:tr>
    </w:tbl>
    <w:p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05E5E"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7F107"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rsidR="009F2A51" w:rsidRPr="0095359C" w:rsidRDefault="009F2A51" w:rsidP="009F2A51">
      <w:pPr>
        <w:tabs>
          <w:tab w:val="left" w:pos="1980"/>
          <w:tab w:val="left" w:pos="6750"/>
        </w:tabs>
        <w:ind w:left="1440" w:right="-270" w:firstLine="720"/>
        <w:rPr>
          <w:rFonts w:asciiTheme="minorHAnsi" w:hAnsiTheme="minorHAnsi"/>
          <w:sz w:val="20"/>
          <w:szCs w:val="20"/>
        </w:rPr>
      </w:pPr>
    </w:p>
    <w:p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17BF1"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356D2"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25CD3"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FailMessage to add file name.</w:t>
            </w:r>
          </w:p>
          <w:p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rsidTr="00A45C57">
        <w:tc>
          <w:tcPr>
            <w:tcW w:w="144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rsidTr="00A45C57">
        <w:tc>
          <w:tcPr>
            <w:tcW w:w="1440" w:type="dxa"/>
          </w:tcPr>
          <w:p w:rsidR="0054008E" w:rsidRPr="0054008E" w:rsidRDefault="0054008E" w:rsidP="0054008E">
            <w:pPr>
              <w:pStyle w:val="hdr1"/>
              <w:ind w:left="0"/>
              <w:jc w:val="left"/>
              <w:rPr>
                <w:rFonts w:asciiTheme="minorHAnsi" w:hAnsiTheme="minorHAnsi"/>
                <w:sz w:val="20"/>
              </w:rPr>
            </w:pPr>
            <w:r>
              <w:rPr>
                <w:rFonts w:asciiTheme="minorHAnsi" w:hAnsiTheme="minorHAnsi"/>
                <w:sz w:val="20"/>
              </w:rPr>
              <w:t>12/29/</w:t>
            </w:r>
            <w:r w:rsidRPr="00EA2F09">
              <w:rPr>
                <w:rFonts w:asciiTheme="minorHAnsi" w:hAnsiTheme="minorHAnsi"/>
                <w:sz w:val="20"/>
              </w:rPr>
              <w:t>2017</w:t>
            </w:r>
          </w:p>
        </w:tc>
        <w:tc>
          <w:tcPr>
            <w:tcW w:w="5238" w:type="dxa"/>
          </w:tcPr>
          <w:p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rsidTr="00A45C57">
        <w:tc>
          <w:tcPr>
            <w:tcW w:w="1440" w:type="dxa"/>
          </w:tcPr>
          <w:p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
          <w:p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rsidTr="00A45C57">
        <w:tc>
          <w:tcPr>
            <w:tcW w:w="1440" w:type="dxa"/>
          </w:tcPr>
          <w:p w:rsidR="00C55BF9" w:rsidRDefault="00FF490B" w:rsidP="00E25F26">
            <w:pPr>
              <w:pStyle w:val="hdr1"/>
              <w:ind w:left="0"/>
              <w:jc w:val="left"/>
              <w:rPr>
                <w:rFonts w:asciiTheme="minorHAnsi" w:hAnsiTheme="minorHAnsi"/>
                <w:sz w:val="20"/>
              </w:rPr>
            </w:pPr>
            <w:r>
              <w:rPr>
                <w:rFonts w:asciiTheme="minorHAnsi" w:hAnsiTheme="minorHAnsi"/>
                <w:sz w:val="20"/>
              </w:rPr>
              <w:t>7/31/2018</w:t>
            </w:r>
          </w:p>
        </w:tc>
        <w:tc>
          <w:tcPr>
            <w:tcW w:w="5238" w:type="dxa"/>
          </w:tcPr>
          <w:p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rsidR="00C55BF9" w:rsidRPr="003F421D" w:rsidRDefault="00C55BF9" w:rsidP="00E25F26">
            <w:pPr>
              <w:pStyle w:val="hdr1"/>
              <w:ind w:left="0"/>
              <w:jc w:val="left"/>
              <w:rPr>
                <w:rFonts w:asciiTheme="minorHAnsi" w:hAnsiTheme="minorHAnsi"/>
                <w:sz w:val="20"/>
              </w:rPr>
            </w:pPr>
            <w:r>
              <w:rPr>
                <w:rFonts w:asciiTheme="minorHAnsi" w:hAnsiTheme="minorHAnsi"/>
                <w:sz w:val="20"/>
              </w:rPr>
              <w:t xml:space="preserve">(Also added missing #23 and #24 for MSR and MSRS and fixed </w:t>
            </w:r>
            <w:r>
              <w:rPr>
                <w:rFonts w:asciiTheme="minorHAnsi" w:hAnsiTheme="minorHAnsi"/>
                <w:sz w:val="20"/>
              </w:rPr>
              <w:lastRenderedPageBreak/>
              <w:t>coaching Reason for older entries)</w:t>
            </w:r>
          </w:p>
        </w:tc>
        <w:tc>
          <w:tcPr>
            <w:tcW w:w="2790" w:type="dxa"/>
          </w:tcPr>
          <w:p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lastRenderedPageBreak/>
              <w:t>Susmitha Palacherla</w:t>
            </w:r>
          </w:p>
        </w:tc>
      </w:tr>
      <w:tr w:rsidR="00FF490B" w:rsidRPr="00D37C04" w:rsidTr="00A45C57">
        <w:tc>
          <w:tcPr>
            <w:tcW w:w="1440" w:type="dxa"/>
          </w:tcPr>
          <w:p w:rsidR="00FF490B" w:rsidRDefault="00FF490B" w:rsidP="00E25F26">
            <w:pPr>
              <w:pStyle w:val="hdr1"/>
              <w:ind w:left="0"/>
              <w:jc w:val="left"/>
              <w:rPr>
                <w:rFonts w:asciiTheme="minorHAnsi" w:hAnsiTheme="minorHAnsi"/>
                <w:sz w:val="20"/>
              </w:rPr>
            </w:pPr>
            <w:r>
              <w:rPr>
                <w:rFonts w:asciiTheme="minorHAnsi" w:hAnsiTheme="minorHAnsi"/>
                <w:sz w:val="20"/>
              </w:rPr>
              <w:t>7/8/2019</w:t>
            </w:r>
          </w:p>
        </w:tc>
        <w:tc>
          <w:tcPr>
            <w:tcW w:w="5238" w:type="dxa"/>
          </w:tcPr>
          <w:p w:rsidR="00FF490B" w:rsidRDefault="00FF490B" w:rsidP="00E25F26">
            <w:pPr>
              <w:pStyle w:val="hdr1"/>
              <w:ind w:left="0"/>
              <w:jc w:val="left"/>
              <w:rPr>
                <w:rFonts w:asciiTheme="minorHAnsi" w:hAnsiTheme="minorHAnsi"/>
                <w:sz w:val="20"/>
              </w:rPr>
            </w:pPr>
            <w:r w:rsidRPr="0026146F">
              <w:rPr>
                <w:rFonts w:asciiTheme="minorHAnsi" w:hAnsiTheme="minorHAnsi"/>
                <w:sz w:val="20"/>
              </w:rPr>
              <w:t>TFS 14108 – New process for OMR Short Calls handling</w:t>
            </w:r>
          </w:p>
        </w:tc>
        <w:tc>
          <w:tcPr>
            <w:tcW w:w="2790" w:type="dxa"/>
          </w:tcPr>
          <w:p w:rsidR="00FF490B" w:rsidRPr="00EA2F09" w:rsidRDefault="00FF490B"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26146F" w:rsidRPr="00D37C04" w:rsidTr="00A45C57">
        <w:trPr>
          <w:ins w:id="5" w:author="Palacherla, Susmitha C (NONUS)" w:date="2019-07-10T16:56:00Z"/>
        </w:trPr>
        <w:tc>
          <w:tcPr>
            <w:tcW w:w="1440" w:type="dxa"/>
          </w:tcPr>
          <w:p w:rsidR="0026146F" w:rsidRDefault="0026146F" w:rsidP="0026146F">
            <w:pPr>
              <w:pStyle w:val="hdr1"/>
              <w:ind w:left="0"/>
              <w:jc w:val="left"/>
              <w:rPr>
                <w:ins w:id="6" w:author="Palacherla, Susmitha C (NONUS)" w:date="2019-07-10T16:56:00Z"/>
                <w:rFonts w:asciiTheme="minorHAnsi" w:hAnsiTheme="minorHAnsi"/>
                <w:sz w:val="20"/>
              </w:rPr>
            </w:pPr>
            <w:ins w:id="7" w:author="Palacherla, Susmitha C (NONUS)" w:date="2019-07-10T16:56:00Z">
              <w:r>
                <w:t>07/10/2019</w:t>
              </w:r>
            </w:ins>
          </w:p>
        </w:tc>
        <w:tc>
          <w:tcPr>
            <w:tcW w:w="5238" w:type="dxa"/>
          </w:tcPr>
          <w:p w:rsidR="0026146F" w:rsidRPr="0026146F" w:rsidRDefault="0026146F" w:rsidP="0026146F">
            <w:pPr>
              <w:pStyle w:val="hdr1"/>
              <w:ind w:left="0"/>
              <w:jc w:val="left"/>
              <w:rPr>
                <w:ins w:id="8" w:author="Palacherla, Susmitha C (NONUS)" w:date="2019-07-10T16:56:00Z"/>
                <w:rFonts w:asciiTheme="minorHAnsi" w:hAnsiTheme="minorHAnsi"/>
                <w:sz w:val="20"/>
              </w:rPr>
            </w:pPr>
            <w:ins w:id="9" w:author="Palacherla, Susmitha C (NONUS)" w:date="2019-07-10T16:56:00Z">
              <w:r w:rsidRPr="00185D0F">
                <w:t>TFS 14706 - Switch smtpout.gdit.com to ironport.maximus.com</w:t>
              </w:r>
            </w:ins>
          </w:p>
        </w:tc>
        <w:tc>
          <w:tcPr>
            <w:tcW w:w="2790" w:type="dxa"/>
          </w:tcPr>
          <w:p w:rsidR="0026146F" w:rsidRPr="00EA2F09" w:rsidRDefault="0026146F" w:rsidP="0026146F">
            <w:pPr>
              <w:pStyle w:val="hdr1"/>
              <w:ind w:left="0"/>
              <w:jc w:val="left"/>
              <w:rPr>
                <w:ins w:id="10" w:author="Palacherla, Susmitha C (NONUS)" w:date="2019-07-10T16:56:00Z"/>
                <w:rFonts w:asciiTheme="minorHAnsi" w:hAnsiTheme="minorHAnsi"/>
                <w:sz w:val="20"/>
              </w:rPr>
            </w:pPr>
            <w:ins w:id="11" w:author="Palacherla, Susmitha C (NONUS)" w:date="2019-07-10T16:56:00Z">
              <w:r w:rsidRPr="002A770C">
                <w:t>Susmitha Palacherla</w:t>
              </w:r>
            </w:ins>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2" w:name="_Toc434743870"/>
      <w:r w:rsidRPr="002431EB">
        <w:br w:type="page"/>
      </w:r>
      <w:bookmarkEnd w:id="12"/>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A925C9">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A925C9">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A925C9">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A925C9">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A925C9">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A925C9">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A925C9">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A925C9">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A925C9">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A925C9">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A925C9">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A925C9">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A925C9">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A925C9">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rsidR="00BE2FE1" w:rsidRDefault="00A925C9">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rsidR="00BE2FE1" w:rsidRDefault="00A925C9">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13" w:name="_Toc503949770"/>
      <w:r w:rsidRPr="0027630C">
        <w:rPr>
          <w:color w:val="auto"/>
        </w:rPr>
        <w:lastRenderedPageBreak/>
        <w:t>Overview</w:t>
      </w:r>
      <w:bookmarkEnd w:id="13"/>
    </w:p>
    <w:p w:rsidR="00A47122" w:rsidRPr="0027630C" w:rsidRDefault="009D1884" w:rsidP="00481F6E">
      <w:pPr>
        <w:pStyle w:val="Heading2"/>
        <w:rPr>
          <w:rFonts w:ascii="Calibri" w:hAnsi="Calibri" w:cs="Times New Roman"/>
          <w:color w:val="auto"/>
          <w:sz w:val="22"/>
          <w:szCs w:val="22"/>
        </w:rPr>
      </w:pPr>
      <w:bookmarkStart w:id="14"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4"/>
    </w:p>
    <w:p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15"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5"/>
    </w:p>
    <w:p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16" w:name="_Toc503949773"/>
      <w:r w:rsidRPr="0027630C">
        <w:rPr>
          <w:rFonts w:ascii="Calibri" w:hAnsi="Calibri" w:cs="Times New Roman"/>
          <w:color w:val="auto"/>
          <w:sz w:val="22"/>
          <w:szCs w:val="22"/>
        </w:rPr>
        <w:t>Source Files</w:t>
      </w:r>
      <w:bookmarkEnd w:id="16"/>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hyperlink r:id="rId9" w:history="1">
        <w:r w:rsidR="00E25F26" w:rsidRPr="00700164">
          <w:rPr>
            <w:rStyle w:val="Hyperlink"/>
            <w:rFonts w:asciiTheme="minorHAnsi" w:hAnsiTheme="minorHAnsi" w:cs="Segoe UI"/>
            <w:sz w:val="20"/>
            <w:szCs w:val="20"/>
          </w:rPr>
          <w:t>\\f3420-ecldbp01\data\Coaching\Outliers\Encrypt_Out\</w:t>
        </w:r>
      </w:hyperlink>
    </w:p>
    <w:tbl>
      <w:tblPr>
        <w:tblW w:w="9555" w:type="dxa"/>
        <w:tblInd w:w="93" w:type="dxa"/>
        <w:tblLook w:val="04A0" w:firstRow="1" w:lastRow="0" w:firstColumn="1" w:lastColumn="0" w:noHBand="0" w:noVBand="1"/>
      </w:tblPr>
      <w:tblGrid>
        <w:gridCol w:w="419"/>
        <w:gridCol w:w="4435"/>
        <w:gridCol w:w="659"/>
        <w:gridCol w:w="680"/>
        <w:gridCol w:w="948"/>
        <w:gridCol w:w="612"/>
        <w:gridCol w:w="1802"/>
      </w:tblGrid>
      <w:tr w:rsidR="0053330A" w:rsidRPr="007E2C75"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rsidR="003F421D" w:rsidRPr="007E2C75" w:rsidRDefault="003F421D" w:rsidP="003F421D">
            <w:pPr>
              <w:spacing w:after="0" w:line="240" w:lineRule="auto"/>
              <w:jc w:val="right"/>
              <w:rPr>
                <w:color w:val="000000"/>
                <w:sz w:val="16"/>
                <w:szCs w:val="16"/>
              </w:rPr>
            </w:pPr>
            <w:r>
              <w:rPr>
                <w:rFonts w:cstheme="minorHAnsi"/>
                <w:color w:val="000000"/>
                <w:sz w:val="16"/>
                <w:szCs w:val="16"/>
              </w:rPr>
              <w:lastRenderedPageBreak/>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17" w:name="_Toc503949774"/>
      <w:r w:rsidRPr="0027630C">
        <w:rPr>
          <w:rFonts w:ascii="Calibri" w:hAnsi="Calibri" w:cs="Times New Roman"/>
          <w:color w:val="auto"/>
          <w:sz w:val="22"/>
          <w:szCs w:val="22"/>
        </w:rPr>
        <w:t>Module List</w:t>
      </w:r>
      <w:bookmarkEnd w:id="17"/>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18" w:name="_Toc503949775"/>
      <w:r w:rsidRPr="0027630C">
        <w:rPr>
          <w:rFonts w:ascii="Calibri" w:hAnsi="Calibri" w:cs="Times New Roman"/>
          <w:color w:val="auto"/>
          <w:sz w:val="22"/>
          <w:szCs w:val="22"/>
        </w:rPr>
        <w:t>Software and Hardware Interfaces</w:t>
      </w:r>
      <w:bookmarkEnd w:id="18"/>
    </w:p>
    <w:p w:rsidR="009D1884" w:rsidRPr="0027630C" w:rsidRDefault="009D1884" w:rsidP="0027630C">
      <w:pPr>
        <w:pStyle w:val="Heading3"/>
        <w:rPr>
          <w:color w:val="auto"/>
        </w:rPr>
      </w:pPr>
      <w:bookmarkStart w:id="19" w:name="_Toc503949776"/>
      <w:r w:rsidRPr="0027630C">
        <w:rPr>
          <w:color w:val="auto"/>
        </w:rPr>
        <w:t>Software</w:t>
      </w:r>
      <w:bookmarkEnd w:id="19"/>
    </w:p>
    <w:p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SQL Server 20</w:t>
      </w:r>
      <w:r>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r w:rsidRPr="0095359C">
        <w:rPr>
          <w:rFonts w:asciiTheme="minorHAnsi" w:hAnsiTheme="minorHAnsi" w:cs="Segoe UI"/>
          <w:color w:val="000000" w:themeColor="text1"/>
          <w:sz w:val="20"/>
          <w:szCs w:val="20"/>
        </w:rPr>
        <w:t xml:space="preserve"> </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20" w:name="_Toc503949777"/>
      <w:r w:rsidRPr="0027630C">
        <w:rPr>
          <w:color w:val="auto"/>
        </w:rPr>
        <w:t>Hardware</w:t>
      </w:r>
      <w:bookmarkEnd w:id="20"/>
    </w:p>
    <w:p w:rsidR="00917A1A" w:rsidRPr="00810310"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p>
    <w:p w:rsidR="00917A1A" w:rsidRPr="00257251"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p>
    <w:p w:rsidR="00917A1A"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p>
    <w:p w:rsidR="00917A1A" w:rsidRDefault="00A925C9"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917A1A">
          <w:rPr>
            <w:rStyle w:val="Hyperlink"/>
            <w:rFonts w:ascii="Arial" w:hAnsi="Arial" w:cs="Arial"/>
            <w:sz w:val="20"/>
            <w:szCs w:val="20"/>
          </w:rPr>
          <w:t>\\F3420-ECLDBD01\data\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Dev File staging share</w:t>
      </w:r>
    </w:p>
    <w:p w:rsidR="00917A1A" w:rsidRPr="00257251" w:rsidRDefault="00A925C9"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917A1A">
          <w:rPr>
            <w:rStyle w:val="Hyperlink"/>
            <w:rFonts w:ascii="Arial" w:hAnsi="Arial" w:cs="Arial"/>
            <w:sz w:val="20"/>
            <w:szCs w:val="20"/>
          </w:rPr>
          <w:t>\\F3420-ECLDBT01\data\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Test</w:t>
      </w:r>
      <w:r w:rsidR="00917A1A" w:rsidRPr="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File staging share</w:t>
      </w:r>
      <w:r w:rsidR="00917A1A" w:rsidRPr="00257251" w:rsidDel="00810310">
        <w:rPr>
          <w:rFonts w:ascii="Times New Roman" w:hAnsi="Times New Roman"/>
          <w:color w:val="000000" w:themeColor="text1"/>
          <w:sz w:val="20"/>
          <w:szCs w:val="20"/>
        </w:rPr>
        <w:t xml:space="preserve"> </w:t>
      </w:r>
    </w:p>
    <w:p w:rsidR="00917A1A" w:rsidRPr="00257251" w:rsidRDefault="00A925C9"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2" w:history="1">
        <w:r w:rsidR="00E25F26" w:rsidRPr="00700164">
          <w:rPr>
            <w:rStyle w:val="Hyperlink"/>
            <w:rFonts w:ascii="Arial" w:hAnsi="Arial" w:cs="Arial"/>
            <w:sz w:val="20"/>
            <w:szCs w:val="20"/>
          </w:rPr>
          <w:t>\\F3420-ECLDBP01\data\</w:t>
        </w:r>
      </w:hyperlink>
      <w:r w:rsidR="00E25F26" w:rsidRPr="00257251" w:rsidDel="00810310">
        <w:rPr>
          <w:rFonts w:ascii="Times New Roman" w:hAnsi="Times New Roman"/>
          <w:color w:val="000000" w:themeColor="text1"/>
          <w:sz w:val="20"/>
          <w:szCs w:val="20"/>
        </w:rPr>
        <w:t xml:space="preserve"> </w:t>
      </w:r>
      <w:r w:rsidR="00E25F26">
        <w:rPr>
          <w:rFonts w:ascii="Times New Roman" w:hAnsi="Times New Roman"/>
          <w:color w:val="000000" w:themeColor="text1"/>
          <w:sz w:val="20"/>
          <w:szCs w:val="20"/>
        </w:rPr>
        <w:t xml:space="preserve"> </w:t>
      </w:r>
      <w:r w:rsidR="00917A1A" w:rsidRPr="00257251">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Prod </w:t>
      </w:r>
      <w:r w:rsidR="00917A1A" w:rsidRPr="00257251">
        <w:rPr>
          <w:rFonts w:ascii="Times New Roman" w:hAnsi="Times New Roman"/>
          <w:color w:val="000000" w:themeColor="text1"/>
          <w:sz w:val="20"/>
          <w:szCs w:val="20"/>
        </w:rPr>
        <w:t>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21" w:name="_Toc503949778"/>
      <w:r w:rsidRPr="0027630C">
        <w:rPr>
          <w:rFonts w:ascii="Calibri" w:hAnsi="Calibri" w:cs="Times New Roman"/>
          <w:color w:val="auto"/>
          <w:sz w:val="22"/>
          <w:szCs w:val="22"/>
        </w:rPr>
        <w:t>Users</w:t>
      </w:r>
      <w:bookmarkEnd w:id="21"/>
      <w:r w:rsidRPr="0027630C">
        <w:rPr>
          <w:rFonts w:ascii="Calibri" w:hAnsi="Calibri" w:cs="Times New Roman"/>
          <w:color w:val="auto"/>
          <w:sz w:val="22"/>
          <w:szCs w:val="22"/>
        </w:rPr>
        <w:t xml:space="preserve"> </w:t>
      </w:r>
    </w:p>
    <w:p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lastRenderedPageBreak/>
        <w:t>After a Manager reviews the log and determines that a Coaching is required the log gets assigned to the CSRs and they become the users.</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95359C" w:rsidRDefault="006F770C" w:rsidP="0076086A">
      <w:pPr>
        <w:pStyle w:val="Heading1"/>
        <w:numPr>
          <w:ilvl w:val="0"/>
          <w:numId w:val="1"/>
        </w:numPr>
        <w:rPr>
          <w:color w:val="auto"/>
          <w:sz w:val="20"/>
          <w:szCs w:val="20"/>
        </w:rPr>
      </w:pPr>
      <w:bookmarkStart w:id="22" w:name="_Toc503949779"/>
      <w:r w:rsidRPr="0095359C">
        <w:rPr>
          <w:color w:val="auto"/>
          <w:sz w:val="20"/>
          <w:szCs w:val="20"/>
        </w:rPr>
        <w:t>Details</w:t>
      </w:r>
      <w:bookmarkEnd w:id="22"/>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23" w:name="_Toc387654370"/>
      <w:bookmarkStart w:id="24" w:name="_Toc387758815"/>
      <w:bookmarkStart w:id="25" w:name="_Toc387821326"/>
      <w:bookmarkStart w:id="26" w:name="_Toc387821375"/>
      <w:bookmarkStart w:id="27" w:name="_Toc430607220"/>
      <w:bookmarkStart w:id="28" w:name="_Toc430607321"/>
      <w:bookmarkStart w:id="29" w:name="_Toc430607359"/>
      <w:bookmarkStart w:id="30" w:name="_Toc503948379"/>
      <w:bookmarkStart w:id="31" w:name="_Toc503949780"/>
      <w:bookmarkEnd w:id="23"/>
      <w:bookmarkEnd w:id="24"/>
      <w:bookmarkEnd w:id="25"/>
      <w:bookmarkEnd w:id="26"/>
      <w:bookmarkEnd w:id="27"/>
      <w:bookmarkEnd w:id="28"/>
      <w:bookmarkEnd w:id="29"/>
      <w:bookmarkEnd w:id="30"/>
      <w:bookmarkEnd w:id="31"/>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32" w:name="_Toc387654371"/>
      <w:bookmarkStart w:id="33" w:name="_Toc387758816"/>
      <w:bookmarkStart w:id="34" w:name="_Toc387821327"/>
      <w:bookmarkStart w:id="35" w:name="_Toc387821376"/>
      <w:bookmarkStart w:id="36" w:name="_Toc430607221"/>
      <w:bookmarkStart w:id="37" w:name="_Toc430607322"/>
      <w:bookmarkStart w:id="38" w:name="_Toc430607360"/>
      <w:bookmarkStart w:id="39" w:name="_Toc503948380"/>
      <w:bookmarkStart w:id="40" w:name="_Toc503949781"/>
      <w:bookmarkEnd w:id="32"/>
      <w:bookmarkEnd w:id="33"/>
      <w:bookmarkEnd w:id="34"/>
      <w:bookmarkEnd w:id="35"/>
      <w:bookmarkEnd w:id="36"/>
      <w:bookmarkEnd w:id="37"/>
      <w:bookmarkEnd w:id="38"/>
      <w:bookmarkEnd w:id="39"/>
      <w:bookmarkEnd w:id="40"/>
    </w:p>
    <w:p w:rsidR="006F770C" w:rsidRPr="0027630C" w:rsidRDefault="006F770C" w:rsidP="0076086A">
      <w:pPr>
        <w:pStyle w:val="Heading2"/>
        <w:numPr>
          <w:ilvl w:val="1"/>
          <w:numId w:val="9"/>
        </w:numPr>
        <w:rPr>
          <w:rFonts w:ascii="Calibri" w:hAnsi="Calibri" w:cs="Times New Roman"/>
          <w:color w:val="auto"/>
          <w:sz w:val="22"/>
          <w:szCs w:val="22"/>
        </w:rPr>
      </w:pPr>
      <w:bookmarkStart w:id="41" w:name="_Toc503949782"/>
      <w:r w:rsidRPr="0027630C">
        <w:rPr>
          <w:rFonts w:ascii="Calibri" w:hAnsi="Calibri" w:cs="Times New Roman"/>
          <w:color w:val="auto"/>
          <w:sz w:val="22"/>
          <w:szCs w:val="22"/>
        </w:rPr>
        <w:t>Source Files</w:t>
      </w:r>
      <w:bookmarkEnd w:id="41"/>
    </w:p>
    <w:p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.csv where XXX is the 3 letter acronym for the Report Type.</w:t>
      </w:r>
    </w:p>
    <w:p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have the opportunity to determine if a Coaching is needed or additional research is needed.</w:t>
      </w:r>
    </w:p>
    <w:p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3" w:history="1">
        <w:r w:rsidR="00E25F26" w:rsidRPr="00700164">
          <w:rPr>
            <w:rStyle w:val="Hyperlink"/>
            <w:sz w:val="20"/>
            <w:szCs w:val="20"/>
          </w:rPr>
          <w:t>\\f3420-ecldbp01\data\Coaching\Outliers\Encrypt_Out\</w:t>
        </w:r>
      </w:hyperlink>
    </w:p>
    <w:p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rsidR="00C74EEA" w:rsidRDefault="00C74EEA" w:rsidP="00C74EEA">
      <w:pPr>
        <w:autoSpaceDE w:val="0"/>
        <w:autoSpaceDN w:val="0"/>
        <w:adjustRightInd w:val="0"/>
        <w:spacing w:after="0" w:line="240" w:lineRule="auto"/>
      </w:pPr>
    </w:p>
    <w:p w:rsidR="006F770C" w:rsidRPr="006F770C" w:rsidRDefault="006F770C" w:rsidP="006F770C"/>
    <w:p w:rsidR="007B5133" w:rsidRPr="0095359C" w:rsidRDefault="007B5133" w:rsidP="0076086A">
      <w:pPr>
        <w:pStyle w:val="Heading2"/>
        <w:numPr>
          <w:ilvl w:val="1"/>
          <w:numId w:val="9"/>
        </w:numPr>
        <w:rPr>
          <w:rFonts w:ascii="Calibri" w:hAnsi="Calibri" w:cs="Times New Roman"/>
          <w:color w:val="auto"/>
          <w:sz w:val="20"/>
          <w:szCs w:val="20"/>
        </w:rPr>
      </w:pPr>
      <w:bookmarkStart w:id="42" w:name="_Toc503949783"/>
      <w:r w:rsidRPr="0095359C">
        <w:rPr>
          <w:rFonts w:ascii="Calibri" w:hAnsi="Calibri" w:cs="Times New Roman"/>
          <w:color w:val="auto"/>
          <w:sz w:val="20"/>
          <w:szCs w:val="20"/>
        </w:rPr>
        <w:t>Module Details</w:t>
      </w:r>
      <w:bookmarkEnd w:id="42"/>
    </w:p>
    <w:p w:rsidR="007B5133" w:rsidRPr="0095359C" w:rsidRDefault="007B5133" w:rsidP="0076086A">
      <w:pPr>
        <w:pStyle w:val="Heading3"/>
        <w:numPr>
          <w:ilvl w:val="2"/>
          <w:numId w:val="9"/>
        </w:numPr>
        <w:rPr>
          <w:rFonts w:ascii="Calibri" w:hAnsi="Calibri" w:cs="Times New Roman"/>
          <w:color w:val="auto"/>
          <w:sz w:val="20"/>
          <w:szCs w:val="20"/>
        </w:rPr>
      </w:pPr>
      <w:bookmarkStart w:id="43" w:name="_Toc503949784"/>
      <w:r w:rsidRPr="0095359C">
        <w:rPr>
          <w:rFonts w:ascii="Calibri" w:hAnsi="Calibri" w:cs="Times New Roman"/>
          <w:color w:val="auto"/>
          <w:sz w:val="20"/>
          <w:szCs w:val="20"/>
        </w:rPr>
        <w:t>SQL agent job</w:t>
      </w:r>
      <w:bookmarkEnd w:id="43"/>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917A1A">
        <w:rPr>
          <w:rFonts w:ascii="Times New Roman" w:hAnsi="Times New Roman"/>
        </w:rPr>
        <w:t>F3420-ECLDBP01</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4" w:history="1">
        <w:r w:rsidR="00917A1A" w:rsidRPr="00917A1A">
          <w:rPr>
            <w:rStyle w:val="Hyperlink"/>
            <w:sz w:val="20"/>
            <w:szCs w:val="20"/>
          </w:rPr>
          <w:t>\\F3420-ECLDBP01\ssis\Coaching\Packages\</w:t>
        </w:r>
        <w:r w:rsidR="00141B19" w:rsidRPr="0095359C">
          <w:rPr>
            <w:rStyle w:val="Hyperlink"/>
            <w:sz w:val="20"/>
            <w:szCs w:val="20"/>
          </w:rPr>
          <w:t>Outlier_Coaching.dtsx</w:t>
        </w:r>
      </w:hyperlink>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Config File: Prod_</w:t>
      </w:r>
      <w:r w:rsidR="00141B19" w:rsidRPr="0095359C">
        <w:rPr>
          <w:sz w:val="20"/>
          <w:szCs w:val="20"/>
        </w:rPr>
        <w:t>Outlier_Coaching</w:t>
      </w:r>
      <w:r w:rsidRPr="0095359C">
        <w:rPr>
          <w:sz w:val="20"/>
          <w:szCs w:val="20"/>
        </w:rPr>
        <w:t>.dtsConfig</w:t>
      </w:r>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r w:rsidR="00917A1A">
        <w:rPr>
          <w:sz w:val="20"/>
          <w:szCs w:val="20"/>
        </w:rPr>
        <w:t>ecljobowner</w:t>
      </w:r>
    </w:p>
    <w:p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t xml:space="preserve">Run As: </w:t>
      </w:r>
      <w:r w:rsidR="00917A1A" w:rsidRPr="003F421D">
        <w:rPr>
          <w:sz w:val="20"/>
          <w:szCs w:val="20"/>
        </w:rPr>
        <w:t>ECLProxy (ECL Credential using application service account VNGT\SVC-SQLECLP01</w:t>
      </w:r>
    </w:p>
    <w:p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rsidR="00E42C88" w:rsidRPr="005C5900" w:rsidRDefault="00E42C88" w:rsidP="00E42C88">
      <w:pPr>
        <w:autoSpaceDE w:val="0"/>
        <w:autoSpaceDN w:val="0"/>
        <w:adjustRightInd w:val="0"/>
        <w:spacing w:after="0" w:line="240" w:lineRule="auto"/>
      </w:pPr>
    </w:p>
    <w:p w:rsidR="007B5133" w:rsidRPr="0095359C" w:rsidRDefault="007B5133" w:rsidP="0076086A">
      <w:pPr>
        <w:pStyle w:val="Heading3"/>
        <w:numPr>
          <w:ilvl w:val="2"/>
          <w:numId w:val="9"/>
        </w:numPr>
        <w:rPr>
          <w:rFonts w:asciiTheme="minorHAnsi" w:hAnsiTheme="minorHAnsi" w:cs="Times New Roman"/>
          <w:color w:val="auto"/>
          <w:sz w:val="20"/>
          <w:szCs w:val="20"/>
        </w:rPr>
      </w:pPr>
      <w:bookmarkStart w:id="44" w:name="_Toc503949785"/>
      <w:r w:rsidRPr="0095359C">
        <w:rPr>
          <w:rFonts w:asciiTheme="minorHAnsi" w:hAnsiTheme="minorHAnsi" w:cs="Times New Roman"/>
          <w:color w:val="auto"/>
          <w:sz w:val="20"/>
          <w:szCs w:val="20"/>
        </w:rPr>
        <w:t>SSIS Package</w:t>
      </w:r>
      <w:bookmarkEnd w:id="44"/>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2082"/>
        <w:gridCol w:w="2189"/>
        <w:gridCol w:w="1011"/>
        <w:gridCol w:w="4294"/>
      </w:tblGrid>
      <w:tr w:rsidR="00E42C88" w:rsidRPr="0095359C" w:rsidTr="00E25F26">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DataType</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DecryptedOut</w:t>
            </w:r>
            <w:r w:rsidRPr="00CA5EB0">
              <w:rPr>
                <w:rFonts w:ascii="Times New Roman" w:hAnsi="Times New Roman"/>
                <w:sz w:val="20"/>
                <w:szCs w:val="20"/>
              </w:rPr>
              <w:t>Path</w:t>
            </w:r>
          </w:p>
        </w:tc>
        <w:tc>
          <w:tcPr>
            <w:tcW w:w="2309"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E9648D">
              <w:rPr>
                <w:rFonts w:asciiTheme="minorHAnsi" w:hAnsiTheme="minorHAnsi" w:cs="Arial"/>
                <w:sz w:val="20"/>
                <w:szCs w:val="20"/>
              </w:rPr>
              <w:t>Outlier_Coaching</w:t>
            </w:r>
          </w:p>
        </w:tc>
        <w:tc>
          <w:tcPr>
            <w:tcW w:w="932"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\\f3420-ecldb</w:t>
            </w:r>
            <w:r>
              <w:rPr>
                <w:rFonts w:ascii="Times New Roman" w:hAnsi="Times New Roman"/>
                <w:sz w:val="20"/>
                <w:szCs w:val="20"/>
              </w:rPr>
              <w:t>p</w:t>
            </w:r>
            <w:r w:rsidRPr="007362D2">
              <w:rPr>
                <w:rFonts w:ascii="Times New Roman" w:hAnsi="Times New Roman"/>
                <w:sz w:val="20"/>
                <w:szCs w:val="20"/>
              </w:rPr>
              <w:t>01\data\coaching\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DecryptIn</w:t>
            </w:r>
            <w:r w:rsidRPr="00CA5EB0">
              <w:rPr>
                <w:rFonts w:ascii="Times New Roman" w:hAnsi="Times New Roman"/>
                <w:sz w:val="20"/>
                <w:szCs w:val="20"/>
              </w:rPr>
              <w:t>Path</w:t>
            </w:r>
          </w:p>
        </w:tc>
        <w:tc>
          <w:tcPr>
            <w:tcW w:w="2309" w:type="dxa"/>
          </w:tcPr>
          <w:p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932" w:type="dxa"/>
          </w:tcPr>
          <w:p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\\f3420-ecldb</w:t>
            </w:r>
            <w:r>
              <w:rPr>
                <w:rFonts w:ascii="Times New Roman" w:hAnsi="Times New Roman"/>
                <w:sz w:val="20"/>
                <w:szCs w:val="20"/>
              </w:rPr>
              <w:t>p01\data\coaching\OUTLIERS\Decrypt_in</w:t>
            </w:r>
            <w:r w:rsidRPr="007362D2">
              <w:rPr>
                <w:rFonts w:ascii="Times New Roman" w:hAnsi="Times New Roman"/>
                <w:sz w:val="20"/>
                <w:szCs w:val="20"/>
              </w:rPr>
              <w:t>\</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EncryptedBackupPath</w:t>
            </w:r>
          </w:p>
        </w:tc>
        <w:tc>
          <w:tcPr>
            <w:tcW w:w="2309" w:type="dxa"/>
          </w:tcPr>
          <w:p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932" w:type="dxa"/>
          </w:tcPr>
          <w:p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rsidTr="00E25F26">
        <w:trPr>
          <w:trHeight w:val="368"/>
        </w:trPr>
        <w:tc>
          <w:tcPr>
            <w:tcW w:w="2031"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lastRenderedPageBreak/>
              <w:t>EncryptedOutPath</w:t>
            </w:r>
          </w:p>
        </w:tc>
        <w:tc>
          <w:tcPr>
            <w:tcW w:w="2309" w:type="dxa"/>
          </w:tcPr>
          <w:p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932" w:type="dxa"/>
          </w:tcPr>
          <w:p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rsidTr="00E25F26">
        <w:trPr>
          <w:trHeight w:val="368"/>
        </w:trPr>
        <w:tc>
          <w:tcPr>
            <w:tcW w:w="2031"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EncryptInPath</w:t>
            </w:r>
          </w:p>
        </w:tc>
        <w:tc>
          <w:tcPr>
            <w:tcW w:w="2309" w:type="dxa"/>
          </w:tcPr>
          <w:p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932" w:type="dxa"/>
          </w:tcPr>
          <w:p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varDBName</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
        </w:tc>
        <w:tc>
          <w:tcPr>
            <w:tcW w:w="2309" w:type="dxa"/>
          </w:tcPr>
          <w:p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932" w:type="dxa"/>
          </w:tcPr>
          <w:p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varFailedFile</w:t>
            </w:r>
          </w:p>
        </w:tc>
        <w:tc>
          <w:tcPr>
            <w:tcW w:w="2309" w:type="dxa"/>
          </w:tcPr>
          <w:p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932" w:type="dxa"/>
          </w:tcPr>
          <w:p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varFileName</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FailMessage</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304" w:type="dxa"/>
          </w:tcPr>
          <w:p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"Ouliers Coaching file \"" + @[User::VarFileName] + "\"  failed in " +  @[User::VarDBName]</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StagedCount</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RejectedCount</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LoadedCount</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rsidR="00E654C3" w:rsidRPr="0095359C" w:rsidRDefault="00E654C3" w:rsidP="00E654C3">
      <w:pPr>
        <w:rPr>
          <w:rFonts w:asciiTheme="minorHAnsi" w:hAnsiTheme="minorHAnsi"/>
          <w:b/>
          <w:sz w:val="20"/>
          <w:szCs w:val="20"/>
        </w:rPr>
      </w:pPr>
    </w:p>
    <w:p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Destinationdb</w:t>
      </w:r>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Pr>
          <w:rFonts w:ascii="Times New Roman" w:hAnsi="Times New Roman"/>
        </w:rPr>
        <w:t>F3420-ECLDBD01</w:t>
      </w:r>
      <w:r w:rsidRPr="00257251">
        <w:rPr>
          <w:rFonts w:ascii="Times New Roman" w:hAnsi="Times New Roman"/>
        </w:rPr>
        <w:t xml:space="preserve"> DB – eCoachingdev</w:t>
      </w:r>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eCoachingtest</w:t>
      </w:r>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Pr>
          <w:rFonts w:ascii="Times New Roman" w:hAnsi="Times New Roman"/>
        </w:rPr>
        <w:t>F3420-ECLDBP01</w:t>
      </w:r>
      <w:r w:rsidRPr="00257251">
        <w:rPr>
          <w:rFonts w:ascii="Times New Roman" w:hAnsi="Times New Roman"/>
        </w:rPr>
        <w:t xml:space="preserve"> – eCoaching</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Outlier_File</w:t>
      </w:r>
    </w:p>
    <w:p w:rsidR="00E654C3" w:rsidRPr="0095359C" w:rsidRDefault="00E25F26" w:rsidP="00E25F26">
      <w:pPr>
        <w:pStyle w:val="ListParagraph"/>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D6A3730" wp14:editId="4883E90B">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1781175"/>
                    </a:xfrm>
                    <a:prstGeom prst="rect">
                      <a:avLst/>
                    </a:prstGeom>
                  </pic:spPr>
                </pic:pic>
              </a:graphicData>
            </a:graphic>
          </wp:inline>
        </w:drawing>
      </w: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rsidR="0026146F" w:rsidRPr="00C57F4D" w:rsidRDefault="0026146F" w:rsidP="0026146F">
      <w:pPr>
        <w:ind w:left="2160"/>
        <w:rPr>
          <w:ins w:id="45" w:author="Palacherla, Susmitha C (NONUS)" w:date="2019-07-10T17:03:00Z"/>
        </w:rPr>
        <w:pPrChange w:id="46" w:author="Palacherla, Susmitha C (NONUS)" w:date="2019-07-10T17:03:00Z">
          <w:pPr>
            <w:pStyle w:val="ListParagraph"/>
            <w:numPr>
              <w:numId w:val="6"/>
            </w:numPr>
            <w:ind w:left="360" w:hanging="360"/>
          </w:pPr>
        </w:pPrChange>
      </w:pPr>
      <w:ins w:id="47" w:author="Palacherla, Susmitha C (NONUS)" w:date="2019-07-10T17:03:00Z">
        <w:r>
          <w:t>ironport.maximus.com</w:t>
        </w:r>
      </w:ins>
    </w:p>
    <w:p w:rsidR="00A67A9C" w:rsidRPr="0095359C" w:rsidDel="0026146F" w:rsidRDefault="00A67A9C" w:rsidP="001009FB">
      <w:pPr>
        <w:ind w:left="2880"/>
        <w:rPr>
          <w:del w:id="48" w:author="Palacherla, Susmitha C (NONUS)" w:date="2019-07-10T17:03:00Z"/>
          <w:rFonts w:asciiTheme="minorHAnsi" w:hAnsiTheme="minorHAnsi"/>
          <w:sz w:val="20"/>
          <w:szCs w:val="20"/>
        </w:rPr>
      </w:pPr>
      <w:del w:id="49" w:author="Palacherla, Susmitha C (NONUS)" w:date="2019-07-10T17:03:00Z">
        <w:r w:rsidRPr="0095359C" w:rsidDel="0026146F">
          <w:rPr>
            <w:rFonts w:asciiTheme="minorHAnsi" w:hAnsiTheme="minorHAnsi"/>
            <w:sz w:val="20"/>
            <w:szCs w:val="20"/>
          </w:rPr>
          <w:delText>smtpout.gdit.com</w:delText>
        </w:r>
      </w:del>
    </w:p>
    <w:p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rsidR="00A67A9C" w:rsidRPr="0095359C" w:rsidDel="0026146F" w:rsidRDefault="00657231" w:rsidP="009F2A51">
      <w:pPr>
        <w:widowControl w:val="0"/>
        <w:autoSpaceDE w:val="0"/>
        <w:autoSpaceDN w:val="0"/>
        <w:adjustRightInd w:val="0"/>
        <w:spacing w:after="0" w:line="240" w:lineRule="auto"/>
        <w:rPr>
          <w:del w:id="50" w:author="Palacherla, Susmitha C (NONUS)" w:date="2019-07-10T17:03:00Z"/>
          <w:rFonts w:asciiTheme="minorHAnsi" w:hAnsiTheme="minorHAnsi" w:cs="Arial"/>
          <w:b/>
          <w:sz w:val="20"/>
          <w:szCs w:val="20"/>
        </w:rPr>
      </w:pPr>
      <w:del w:id="51" w:author="Palacherla, Susmitha C (NONUS)" w:date="2019-07-10T17:03:00Z">
        <w:r w:rsidRPr="0095359C" w:rsidDel="0026146F">
          <w:rPr>
            <w:rFonts w:asciiTheme="minorHAnsi" w:hAnsiTheme="minorHAnsi"/>
            <w:noProof/>
            <w:sz w:val="20"/>
            <w:szCs w:val="20"/>
          </w:rPr>
          <w:drawing>
            <wp:inline distT="0" distB="0" distL="0" distR="0" wp14:anchorId="7BA0B266" wp14:editId="5EE8F8F3">
              <wp:extent cx="3017520" cy="1828553"/>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2412" cy="1831518"/>
                      </a:xfrm>
                      <a:prstGeom prst="rect">
                        <a:avLst/>
                      </a:prstGeom>
                    </pic:spPr>
                  </pic:pic>
                </a:graphicData>
              </a:graphic>
            </wp:inline>
          </w:drawing>
        </w:r>
      </w:del>
    </w:p>
    <w:p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bookmarkStart w:id="52" w:name="_GoBack"/>
      <w:bookmarkEnd w:id="52"/>
    </w:p>
    <w:p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LCS_File</w:t>
      </w:r>
    </w:p>
    <w:p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r w:rsidR="001009FB" w:rsidRPr="0095359C">
        <w:rPr>
          <w:rFonts w:asciiTheme="minorHAnsi" w:hAnsiTheme="minorHAnsi" w:cs="Arial"/>
          <w:sz w:val="20"/>
          <w:szCs w:val="20"/>
        </w:rPr>
        <w:t xml:space="preserve"> </w:t>
      </w:r>
    </w:p>
    <w:p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ARC_File</w:t>
      </w:r>
    </w:p>
    <w:p w:rsidR="00657231" w:rsidRDefault="00E25F26"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rsidR="00FF490B"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rsidR="00FF490B" w:rsidRPr="0095359C" w:rsidRDefault="00FF490B"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ISQ</w:t>
      </w:r>
      <w:r w:rsidRPr="0095359C">
        <w:rPr>
          <w:rFonts w:asciiTheme="minorHAnsi" w:hAnsiTheme="minorHAnsi" w:cs="Arial"/>
          <w:sz w:val="20"/>
          <w:szCs w:val="20"/>
        </w:rPr>
        <w:t>_File</w:t>
      </w:r>
    </w:p>
    <w:p w:rsidR="00FF490B" w:rsidRPr="0095359C" w:rsidRDefault="00FF490B" w:rsidP="00FF490B">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Encrypted</w:t>
      </w:r>
      <w:r w:rsidRPr="0095359C">
        <w:rPr>
          <w:rFonts w:asciiTheme="minorHAnsi" w:hAnsiTheme="minorHAnsi" w:cs="Arial"/>
          <w:sz w:val="20"/>
          <w:szCs w:val="20"/>
        </w:rPr>
        <w:t>_File</w:t>
      </w:r>
    </w:p>
    <w:p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@[User::EncryptedOutPath] +  @[User::varEncryptedFileName]</w:t>
      </w:r>
    </w:p>
    <w:p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Failed</w:t>
      </w:r>
      <w:r w:rsidRPr="0095359C">
        <w:rPr>
          <w:rFonts w:asciiTheme="minorHAnsi" w:hAnsiTheme="minorHAnsi" w:cs="Arial"/>
          <w:sz w:val="20"/>
          <w:szCs w:val="20"/>
        </w:rPr>
        <w:t>_File</w:t>
      </w:r>
    </w:p>
    <w:p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@[User::varFailedFile]</w:t>
      </w: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E25F26" w:rsidRDefault="00E25F26" w:rsidP="009F2A51">
      <w:pPr>
        <w:widowControl w:val="0"/>
        <w:autoSpaceDE w:val="0"/>
        <w:autoSpaceDN w:val="0"/>
        <w:adjustRightInd w:val="0"/>
        <w:spacing w:after="0" w:line="240" w:lineRule="auto"/>
        <w:rPr>
          <w:rFonts w:asciiTheme="minorHAnsi" w:hAnsiTheme="minorHAnsi" w:cs="Arial"/>
          <w:b/>
          <w:sz w:val="20"/>
          <w:szCs w:val="20"/>
        </w:rPr>
      </w:pPr>
    </w:p>
    <w:p w:rsidR="00E25F26" w:rsidRPr="0095359C" w:rsidRDefault="00E25F26"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P</w:t>
      </w:r>
      <w:r w:rsidR="00932115" w:rsidRPr="0095359C">
        <w:rPr>
          <w:rFonts w:asciiTheme="minorHAnsi" w:hAnsiTheme="minorHAnsi" w:cs="Arial"/>
          <w:b/>
          <w:sz w:val="20"/>
          <w:szCs w:val="20"/>
        </w:rPr>
        <w:t>ackage Content</w:t>
      </w:r>
    </w:p>
    <w:p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r w:rsidR="00FF490B">
        <w:rPr>
          <w:noProof/>
        </w:rPr>
        <w:drawing>
          <wp:inline distT="0" distB="0" distL="0" distR="0" wp14:anchorId="18669C08" wp14:editId="58060DB1">
            <wp:extent cx="5943600" cy="2386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6965"/>
                    </a:xfrm>
                    <a:prstGeom prst="rect">
                      <a:avLst/>
                    </a:prstGeom>
                  </pic:spPr>
                </pic:pic>
              </a:graphicData>
            </a:graphic>
          </wp:inline>
        </w:drawing>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File</w:t>
      </w:r>
    </w:p>
    <w:p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E705FE" w:rsidRPr="0095359C" w:rsidRDefault="00E705FE"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LCS OMR File</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842389">
        <w:rPr>
          <w:rFonts w:asciiTheme="minorHAnsi" w:hAnsiTheme="minorHAnsi" w:cs="Arial"/>
          <w:sz w:val="20"/>
          <w:szCs w:val="20"/>
        </w:rPr>
        <w:t>Expresion: FINDSTRING(@[User::VarFileName],"LCS",1 ) &gt; 1</w:t>
      </w:r>
    </w:p>
    <w:p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Expresion: </w:t>
      </w:r>
      <w:r w:rsidR="00F7423D" w:rsidRPr="00F7423D">
        <w:rPr>
          <w:rFonts w:asciiTheme="minorHAnsi" w:hAnsiTheme="minorHAnsi" w:cs="Arial"/>
          <w:sz w:val="20"/>
          <w:szCs w:val="20"/>
        </w:rPr>
        <w:t xml:space="preserve">(FINDSTRING(@[User::VarFileName],"IAE",1 ) &gt; 0 ) </w:t>
      </w:r>
      <w:r w:rsidR="00F7423D">
        <w:rPr>
          <w:rFonts w:asciiTheme="minorHAnsi" w:hAnsiTheme="minorHAnsi" w:cs="Arial"/>
          <w:sz w:val="20"/>
          <w:szCs w:val="20"/>
        </w:rPr>
        <w:t xml:space="preserve">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||(FINDSTRING(@[User::VarFileName],"IAT",1 ) &gt; 0 )</w:t>
      </w:r>
    </w:p>
    <w:p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rsidR="00FF490B" w:rsidRPr="0095359C" w:rsidRDefault="00FF490B"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w:t>
      </w:r>
      <w:r w:rsidR="006708E9">
        <w:rPr>
          <w:rFonts w:asciiTheme="minorHAnsi" w:hAnsiTheme="minorHAnsi" w:cs="Arial"/>
          <w:b/>
          <w:sz w:val="20"/>
          <w:szCs w:val="20"/>
        </w:rPr>
        <w:t>ISQ</w:t>
      </w:r>
      <w:r>
        <w:rPr>
          <w:rFonts w:asciiTheme="minorHAnsi" w:hAnsiTheme="minorHAnsi" w:cs="Arial"/>
          <w:b/>
          <w:sz w:val="20"/>
          <w:szCs w:val="20"/>
        </w:rPr>
        <w:t xml:space="preserve"> OMR File</w:t>
      </w:r>
    </w:p>
    <w:p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842389">
        <w:rPr>
          <w:rFonts w:asciiTheme="minorHAnsi" w:hAnsiTheme="minorHAnsi" w:cs="Arial"/>
          <w:sz w:val="20"/>
          <w:szCs w:val="20"/>
        </w:rPr>
        <w:t xml:space="preserve">Expresion: </w:t>
      </w:r>
      <w:r w:rsidR="006708E9" w:rsidRPr="006708E9">
        <w:rPr>
          <w:rFonts w:asciiTheme="minorHAnsi" w:hAnsiTheme="minorHAnsi" w:cs="Arial"/>
          <w:sz w:val="20"/>
          <w:szCs w:val="20"/>
        </w:rPr>
        <w:t>FINDSTRING(@[User::VarFileName],"ISQ",1 ) &gt; 0</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OTHER </w:t>
      </w:r>
      <w:r w:rsidR="006708E9">
        <w:rPr>
          <w:rFonts w:asciiTheme="minorHAnsi" w:hAnsiTheme="minorHAnsi" w:cs="Arial"/>
          <w:b/>
          <w:sz w:val="20"/>
          <w:szCs w:val="20"/>
        </w:rPr>
        <w:t xml:space="preserve"> </w:t>
      </w:r>
      <w:r>
        <w:rPr>
          <w:rFonts w:asciiTheme="minorHAnsi" w:hAnsiTheme="minorHAnsi" w:cs="Arial"/>
          <w:b/>
          <w:sz w:val="20"/>
          <w:szCs w:val="20"/>
        </w:rPr>
        <w:t>File</w:t>
      </w:r>
    </w:p>
    <w:p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rsidR="006708E9" w:rsidRDefault="00E705FE"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Expresion: </w:t>
      </w:r>
    </w:p>
    <w:p w:rsidR="006708E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(FINDSTRING(@[Us</w:t>
      </w:r>
      <w:r>
        <w:rPr>
          <w:rFonts w:asciiTheme="minorHAnsi" w:hAnsiTheme="minorHAnsi" w:cs="Arial"/>
          <w:sz w:val="20"/>
          <w:szCs w:val="20"/>
        </w:rPr>
        <w:t>er::VarFileName],"IAE",1 ) == 0)</w:t>
      </w:r>
    </w:p>
    <w:p w:rsidR="00F7423D" w:rsidRPr="0084238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&amp;</w:t>
      </w:r>
      <w:r w:rsidRPr="006708E9">
        <w:rPr>
          <w:rFonts w:asciiTheme="minorHAnsi" w:hAnsiTheme="minorHAnsi" w:cs="Arial"/>
          <w:sz w:val="20"/>
          <w:szCs w:val="20"/>
        </w:rPr>
        <w:t>&amp;(FINDSTRING(@[User::VarFileName],"IAT",1 ) == 0</w:t>
      </w:r>
      <w:r>
        <w:rPr>
          <w:rFonts w:asciiTheme="minorHAnsi" w:hAnsiTheme="minorHAnsi" w:cs="Arial"/>
          <w:sz w:val="20"/>
          <w:szCs w:val="20"/>
        </w:rPr>
        <w:t>)</w:t>
      </w:r>
      <w:r w:rsidRPr="006708E9">
        <w:rPr>
          <w:rFonts w:asciiTheme="minorHAnsi" w:hAnsiTheme="minorHAnsi" w:cs="Arial"/>
          <w:sz w:val="20"/>
          <w:szCs w:val="20"/>
        </w:rPr>
        <w:t xml:space="preserve"> &amp;&amp;(FINDSTRING(@[User::VarFileName],"LCS",1 ) == 0</w:t>
      </w:r>
      <w:r>
        <w:rPr>
          <w:rFonts w:asciiTheme="minorHAnsi" w:hAnsiTheme="minorHAnsi" w:cs="Arial"/>
          <w:sz w:val="20"/>
          <w:szCs w:val="20"/>
        </w:rPr>
        <w:t xml:space="preserve">) </w:t>
      </w:r>
      <w:r w:rsidRPr="006708E9">
        <w:rPr>
          <w:rFonts w:asciiTheme="minorHAnsi" w:hAnsiTheme="minorHAnsi" w:cs="Arial"/>
          <w:sz w:val="20"/>
          <w:szCs w:val="20"/>
        </w:rPr>
        <w:t>&amp;&amp;(FINDSTRING(@[User::VarFileName],"ISQ",1 ) == 0 )</w:t>
      </w:r>
      <w:r w:rsidRPr="006708E9" w:rsidDel="006708E9">
        <w:rPr>
          <w:rFonts w:asciiTheme="minorHAnsi" w:hAnsiTheme="minorHAnsi" w:cs="Arial"/>
          <w:sz w:val="20"/>
          <w:szCs w:val="20"/>
        </w:rPr>
        <w:t xml:space="preserve"> </w:t>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705FE" w:rsidRPr="0095359C" w:rsidRDefault="00E705FE"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File</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Pr="00EC75F7" w:rsidRDefault="00EC75F7" w:rsidP="0026146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EC75F7">
        <w:rPr>
          <w:rFonts w:asciiTheme="minorHAnsi" w:hAnsiTheme="minorHAnsi" w:cs="Arial"/>
          <w:b/>
          <w:sz w:val="20"/>
          <w:szCs w:val="20"/>
        </w:rPr>
        <w:t xml:space="preserve">Workflow </w:t>
      </w:r>
    </w:p>
    <w:p w:rsidR="00727D43"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3F421D">
        <w:rPr>
          <w:rFonts w:asciiTheme="minorHAnsi" w:hAnsiTheme="minorHAnsi" w:cs="Arial"/>
          <w:b/>
          <w:sz w:val="20"/>
          <w:szCs w:val="20"/>
        </w:rPr>
        <w:t>Foreach Loop Container ( Decrypt and stage files)</w:t>
      </w:r>
    </w:p>
    <w:p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rsidR="00727D43" w:rsidRPr="00CA5EB0" w:rsidRDefault="00727D43" w:rsidP="00727D43">
      <w:pPr>
        <w:pStyle w:val="ListParagraph"/>
        <w:numPr>
          <w:ilvl w:val="0"/>
          <w:numId w:val="11"/>
        </w:numPr>
        <w:rPr>
          <w:rFonts w:ascii="Times New Roman" w:hAnsi="Times New Roman"/>
        </w:rPr>
      </w:pPr>
      <w:r>
        <w:rPr>
          <w:rFonts w:ascii="Times New Roman" w:hAnsi="Times New Roman"/>
        </w:rPr>
        <w:t>Script task - Pause 10 seconds</w:t>
      </w:r>
    </w:p>
    <w:p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r w:rsidR="00BE2FE1">
        <w:rPr>
          <w:rFonts w:ascii="Times New Roman" w:hAnsi="Times New Roman"/>
        </w:rPr>
        <w:t>Outliers</w:t>
      </w:r>
      <w:r w:rsidRPr="003B4096">
        <w:rPr>
          <w:rFonts w:ascii="Times New Roman" w:hAnsi="Times New Roman"/>
        </w:rPr>
        <w:t>\Encrypt_out\</w:t>
      </w:r>
    </w:p>
    <w:p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3B4096">
        <w:rPr>
          <w:rFonts w:ascii="Times New Roman" w:hAnsi="Times New Roman"/>
        </w:rPr>
        <w:t>eCL*ETS_*.encrypt</w:t>
      </w:r>
    </w:p>
    <w:p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rsidR="00727D43" w:rsidRPr="00CA5EB0" w:rsidRDefault="00727D43" w:rsidP="00727D43">
      <w:pPr>
        <w:spacing w:after="0"/>
        <w:ind w:left="1080"/>
        <w:rPr>
          <w:rFonts w:ascii="Times New Roman" w:hAnsi="Times New Roman"/>
        </w:rPr>
      </w:pPr>
    </w:p>
    <w:p w:rsidR="00727D43" w:rsidRDefault="00727D43" w:rsidP="00727D43">
      <w:pPr>
        <w:spacing w:after="0"/>
        <w:ind w:left="1080"/>
        <w:rPr>
          <w:rFonts w:ascii="Times New Roman" w:hAnsi="Times New Roman"/>
        </w:rPr>
      </w:pPr>
    </w:p>
    <w:p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63D4D035" wp14:editId="764467AE">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2867025"/>
                    </a:xfrm>
                    <a:prstGeom prst="rect">
                      <a:avLst/>
                    </a:prstGeom>
                  </pic:spPr>
                </pic:pic>
              </a:graphicData>
            </a:graphic>
          </wp:inline>
        </w:drawing>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pStyle w:val="ListParagraph"/>
        <w:numPr>
          <w:ilvl w:val="0"/>
          <w:numId w:val="13"/>
        </w:numPr>
        <w:rPr>
          <w:rFonts w:ascii="Times New Roman" w:hAnsi="Times New Roman"/>
        </w:rPr>
      </w:pPr>
      <w:r>
        <w:rPr>
          <w:rFonts w:ascii="Times New Roman" w:hAnsi="Times New Roman"/>
        </w:rPr>
        <w:lastRenderedPageBreak/>
        <w:t>Script  task- Pause 10 secs</w:t>
      </w:r>
    </w:p>
    <w:p w:rsidR="00727D43" w:rsidRDefault="00727D43" w:rsidP="00727D43">
      <w:pPr>
        <w:ind w:left="720"/>
        <w:rPr>
          <w:rFonts w:ascii="Times New Roman" w:hAnsi="Times New Roman"/>
        </w:rPr>
      </w:pPr>
      <w:r>
        <w:rPr>
          <w:noProof/>
        </w:rPr>
        <w:drawing>
          <wp:inline distT="0" distB="0" distL="0" distR="0" wp14:anchorId="394A63AA" wp14:editId="75DE487F">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238250"/>
                    </a:xfrm>
                    <a:prstGeom prst="rect">
                      <a:avLst/>
                    </a:prstGeom>
                  </pic:spPr>
                </pic:pic>
              </a:graphicData>
            </a:graphic>
          </wp:inline>
        </w:drawing>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.Success;</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Pr="00273931" w:rsidRDefault="00727D43" w:rsidP="00727D43">
      <w:pPr>
        <w:rPr>
          <w:rFonts w:ascii="Times New Roman" w:hAnsi="Times New Roman"/>
        </w:rPr>
      </w:pPr>
    </w:p>
    <w:p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rsidR="00727D43" w:rsidRPr="00273931" w:rsidRDefault="00727D43" w:rsidP="00727D43">
      <w:pPr>
        <w:ind w:left="720"/>
        <w:rPr>
          <w:rFonts w:ascii="Times New Roman" w:hAnsi="Times New Roman"/>
        </w:rPr>
      </w:pPr>
      <w:r>
        <w:rPr>
          <w:noProof/>
        </w:rPr>
        <w:drawing>
          <wp:inline distT="0" distB="0" distL="0" distR="0" wp14:anchorId="321BEFE7" wp14:editId="74CF4655">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2647950"/>
                    </a:xfrm>
                    <a:prstGeom prst="rect">
                      <a:avLst/>
                    </a:prstGeom>
                  </pic:spPr>
                </pic:pic>
              </a:graphicData>
            </a:graphic>
          </wp:inline>
        </w:drawing>
      </w: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rsidR="00657231" w:rsidRPr="0095359C" w:rsidRDefault="0084218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7CCD0B2" wp14:editId="576EE86C">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6784" cy="13716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07FE8472" wp14:editId="3817AA0C">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0792" cy="27432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0EBC76C" wp14:editId="704E3114">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33672" cy="1371600"/>
                    </a:xfrm>
                    <a:prstGeom prst="rect">
                      <a:avLst/>
                    </a:prstGeom>
                  </pic:spPr>
                </pic:pic>
              </a:graphicData>
            </a:graphic>
          </wp:inline>
        </w:drawing>
      </w:r>
    </w:p>
    <w:p w:rsidR="004D3B66" w:rsidRPr="0095359C" w:rsidRDefault="004D3B66" w:rsidP="004A6D60">
      <w:pPr>
        <w:spacing w:after="0"/>
        <w:ind w:left="1080"/>
        <w:rPr>
          <w:rFonts w:asciiTheme="minorHAnsi" w:hAnsiTheme="minorHAnsi"/>
          <w:sz w:val="20"/>
          <w:szCs w:val="20"/>
        </w:rPr>
      </w:pPr>
    </w:p>
    <w:p w:rsidR="004D3B66" w:rsidRPr="0095359C" w:rsidRDefault="004D3B66" w:rsidP="004A6D60">
      <w:pPr>
        <w:spacing w:after="0"/>
        <w:ind w:left="1080"/>
        <w:rPr>
          <w:rFonts w:asciiTheme="minorHAnsi" w:hAnsiTheme="minorHAnsi"/>
          <w:sz w:val="20"/>
          <w:szCs w:val="20"/>
        </w:rPr>
      </w:pPr>
    </w:p>
    <w:p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Truncate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Delete file</w:t>
      </w:r>
    </w:p>
    <w:p w:rsidR="004D3B66" w:rsidRPr="0095359C" w:rsidRDefault="004D3B66" w:rsidP="004A6D60">
      <w:pPr>
        <w:spacing w:after="0"/>
        <w:ind w:left="1080"/>
        <w:rPr>
          <w:rFonts w:asciiTheme="minorHAnsi" w:hAnsiTheme="minorHAnsi"/>
          <w:sz w:val="20"/>
          <w:szCs w:val="20"/>
        </w:rPr>
      </w:pPr>
    </w:p>
    <w:p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3B862DB3" wp14:editId="398414E6">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400" cy="762000"/>
                    </a:xfrm>
                    <a:prstGeom prst="rect">
                      <a:avLst/>
                    </a:prstGeom>
                  </pic:spPr>
                </pic:pic>
              </a:graphicData>
            </a:graphic>
          </wp:inline>
        </w:drawing>
      </w:r>
    </w:p>
    <w:p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5000" cy="7810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3A2B903" wp14:editId="54A08899">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202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DA52DA0" wp14:editId="34D41703">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40480"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83974B" wp14:editId="1E5003D8">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196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EB04903" wp14:editId="4BEDE63C">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41648"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A6663D" wp14:editId="0AACEEDB">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13632"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753FFFC" wp14:editId="5C901CE8">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269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B1D4E0" wp14:editId="0440566B">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5993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33FED76" wp14:editId="36859040">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6472"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CFBAC8F" wp14:editId="1E17C477">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8344"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r w:rsidRPr="000165F3">
        <w:rPr>
          <w:rFonts w:asciiTheme="minorHAnsi" w:hAnsiTheme="minorHAnsi"/>
          <w:sz w:val="20"/>
          <w:szCs w:val="20"/>
        </w:rPr>
        <w:t>Exec [EC].[sp_Update_Outlier_Coaching_Stage] ? output</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rsidR="004D3B66" w:rsidRPr="00842389" w:rsidRDefault="000165F3" w:rsidP="00842389">
      <w:pPr>
        <w:ind w:left="1440"/>
        <w:rPr>
          <w:rFonts w:asciiTheme="minorHAnsi" w:hAnsiTheme="minorHAnsi"/>
          <w:sz w:val="20"/>
          <w:szCs w:val="20"/>
        </w:rPr>
      </w:pPr>
      <w:r>
        <w:rPr>
          <w:noProof/>
        </w:rPr>
        <w:drawing>
          <wp:inline distT="0" distB="0" distL="0" distR="0" wp14:anchorId="457074AB" wp14:editId="44EA9F5C">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2968"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43125" cy="1181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Default="00EF5B6C" w:rsidP="004D3B66">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r w:rsidRPr="00EF5B6C">
        <w:rPr>
          <w:rFonts w:asciiTheme="minorHAnsi" w:hAnsiTheme="minorHAnsi"/>
          <w:sz w:val="20"/>
          <w:szCs w:val="20"/>
        </w:rPr>
        <w:t>Exec [EC].[sp_InsertInto_Coaching_Log_Outlier]? Output</w:t>
      </w:r>
    </w:p>
    <w:p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rsidR="00EF5B6C" w:rsidRDefault="00EF5B6C" w:rsidP="00842389">
      <w:pPr>
        <w:rPr>
          <w:rFonts w:asciiTheme="minorHAnsi" w:hAnsiTheme="minorHAnsi"/>
          <w:sz w:val="20"/>
          <w:szCs w:val="20"/>
        </w:rPr>
      </w:pPr>
      <w:r>
        <w:rPr>
          <w:noProof/>
        </w:rPr>
        <w:drawing>
          <wp:inline distT="0" distB="0" distL="0" distR="0" wp14:anchorId="7D319D7E" wp14:editId="17E8FDE0">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0320"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33550" cy="6667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F38D4BE" wp14:editId="224670F1">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27832" cy="2743200"/>
                    </a:xfrm>
                    <a:prstGeom prst="rect">
                      <a:avLst/>
                    </a:prstGeom>
                  </pic:spPr>
                </pic:pic>
              </a:graphicData>
            </a:graphic>
          </wp:inline>
        </w:drawing>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(?,GetDate(), ?,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0" cy="800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t xml:space="preserve"> </w:t>
      </w:r>
      <w:r>
        <w:rPr>
          <w:noProof/>
        </w:rPr>
        <w:drawing>
          <wp:inline distT="0" distB="0" distL="0" distR="0" wp14:anchorId="2356F415" wp14:editId="42F47B7D">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7096"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A93379" w:rsidRPr="0095359C" w:rsidRDefault="000B36B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62200" cy="89535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14525" cy="160020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46913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Expression: (FINDSTRING(@[User::VarFileName],"IAE",1 ) &gt; 0 ) ||(FINDSTRING(@[User::VarFileName],"IAT",1 ) &gt; 0 )</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5024" cy="2276856"/>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59936" cy="4123944"/>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BD6E407" wp14:editId="1DF6996A">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98648" cy="41148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18684C2E" wp14:editId="743F3DED">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28416" cy="32004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Default="00A9337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6708E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Pr="0095359C">
        <w:rPr>
          <w:rFonts w:asciiTheme="minorHAnsi" w:hAnsiTheme="minorHAnsi" w:cs="Arial"/>
          <w:b/>
          <w:sz w:val="20"/>
          <w:szCs w:val="20"/>
        </w:rPr>
        <w:t xml:space="preserve">or each </w:t>
      </w:r>
      <w:r w:rsidR="004B33EE">
        <w:rPr>
          <w:rFonts w:asciiTheme="minorHAnsi" w:hAnsiTheme="minorHAnsi" w:cs="Arial"/>
          <w:b/>
          <w:sz w:val="20"/>
          <w:szCs w:val="20"/>
        </w:rPr>
        <w:t>ISQ</w:t>
      </w:r>
      <w:r w:rsidRPr="0095359C">
        <w:rPr>
          <w:rFonts w:asciiTheme="minorHAnsi" w:hAnsiTheme="minorHAnsi" w:cs="Arial"/>
          <w:b/>
          <w:sz w:val="20"/>
          <w:szCs w:val="20"/>
        </w:rPr>
        <w:t xml:space="preserve"> Outlier file in Staging directory  </w:t>
      </w:r>
    </w:p>
    <w:p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sidR="004B33EE">
        <w:rPr>
          <w:rFonts w:asciiTheme="minorHAnsi" w:hAnsiTheme="minorHAnsi"/>
          <w:sz w:val="20"/>
          <w:szCs w:val="20"/>
        </w:rPr>
        <w:t>ISQ</w:t>
      </w:r>
      <w:r w:rsidRPr="000B36BD">
        <w:rPr>
          <w:rFonts w:asciiTheme="minorHAnsi" w:hAnsiTheme="minorHAnsi"/>
          <w:sz w:val="20"/>
          <w:szCs w:val="20"/>
        </w:rPr>
        <w:t>OMR File</w:t>
      </w:r>
    </w:p>
    <w:p w:rsidR="006708E9" w:rsidRDefault="006708E9" w:rsidP="006708E9">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\\f3420-ecldbd01\data\coaching\Outliers\Decrypt_out\</w:t>
      </w:r>
      <w:r w:rsidRPr="00E705FE" w:rsidDel="00E705FE">
        <w:rPr>
          <w:rFonts w:asciiTheme="minorHAnsi" w:hAnsiTheme="minorHAnsi"/>
          <w:sz w:val="20"/>
          <w:szCs w:val="20"/>
        </w:rPr>
        <w:t xml:space="preserve"> </w:t>
      </w:r>
    </w:p>
    <w:p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Files: eCL_Outlier_Feed_*.csv</w:t>
      </w:r>
    </w:p>
    <w:p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6708E9" w:rsidRPr="0095359C" w:rsidRDefault="006708E9" w:rsidP="006708E9">
      <w:pPr>
        <w:spacing w:after="0"/>
        <w:ind w:left="1080"/>
        <w:rPr>
          <w:rFonts w:asciiTheme="minorHAnsi" w:hAnsiTheme="minorHAnsi"/>
          <w:sz w:val="20"/>
          <w:szCs w:val="20"/>
        </w:rPr>
      </w:pPr>
    </w:p>
    <w:p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Summary of Steps</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Truncate Outliers Staging table</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DFT – Stage Outliers Staging table</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Load File list table</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File system task – Backup files to Backups directory</w:t>
      </w:r>
    </w:p>
    <w:p w:rsidR="006708E9" w:rsidRPr="0095359C" w:rsidRDefault="006708E9" w:rsidP="006708E9">
      <w:pPr>
        <w:spacing w:after="0"/>
        <w:ind w:left="1080"/>
        <w:rPr>
          <w:rFonts w:asciiTheme="minorHAnsi" w:hAnsiTheme="minorHAnsi"/>
          <w:sz w:val="20"/>
          <w:szCs w:val="20"/>
        </w:rPr>
      </w:pPr>
    </w:p>
    <w:p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Details of Steps</w:t>
      </w:r>
    </w:p>
    <w:p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SQL task – Truncate Outliers Staging table</w:t>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26E0728C" wp14:editId="0B971A23">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62200" cy="89535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DFT: Load Outliers staging table</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ED269D0" wp14:editId="293213C6">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14525" cy="16002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548EA003" wp14:editId="1B2318F7">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080" cy="22860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Expression: </w:t>
      </w:r>
      <w:r w:rsidR="004B33EE" w:rsidRPr="004B33EE">
        <w:rPr>
          <w:rFonts w:asciiTheme="minorHAnsi" w:hAnsiTheme="minorHAnsi" w:cs="Arial"/>
          <w:sz w:val="20"/>
          <w:szCs w:val="20"/>
        </w:rPr>
        <w:t>FINDSTRING(@[User::VarFileName],"ISQ",1 ) &gt; 0</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60632DB8" wp14:editId="5CA65B7B">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8176" cy="27432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7400EC0B" wp14:editId="11B1088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3472" cy="27432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6393FA06" wp14:editId="79D2A8E3">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2736" cy="27432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6708E9"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151F7FF6" wp14:editId="69AEF3BF">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2808" cy="914400"/>
                    </a:xfrm>
                    <a:prstGeom prst="rect">
                      <a:avLst/>
                    </a:prstGeom>
                  </pic:spPr>
                </pic:pic>
              </a:graphicData>
            </a:graphic>
          </wp:inline>
        </w:drawing>
      </w:r>
    </w:p>
    <w:p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Oledb destination</w:t>
      </w:r>
    </w:p>
    <w:p w:rsidR="006708E9" w:rsidRPr="0095359C" w:rsidRDefault="004B33EE" w:rsidP="006708E9">
      <w:pPr>
        <w:widowControl w:val="0"/>
        <w:autoSpaceDE w:val="0"/>
        <w:autoSpaceDN w:val="0"/>
        <w:adjustRightInd w:val="0"/>
        <w:spacing w:after="0" w:line="240" w:lineRule="auto"/>
        <w:ind w:left="1080"/>
        <w:rPr>
          <w:rFonts w:asciiTheme="minorHAnsi" w:hAnsiTheme="minorHAnsi"/>
          <w:noProof/>
          <w:sz w:val="20"/>
          <w:szCs w:val="20"/>
        </w:rPr>
      </w:pPr>
      <w:r>
        <w:rPr>
          <w:noProof/>
        </w:rPr>
        <w:drawing>
          <wp:inline distT="0" distB="0" distL="0" distR="0" wp14:anchorId="2621F5EA" wp14:editId="703FECF6">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0672" cy="2743200"/>
                    </a:xfrm>
                    <a:prstGeom prst="rect">
                      <a:avLst/>
                    </a:prstGeom>
                  </pic:spPr>
                </pic:pic>
              </a:graphicData>
            </a:graphic>
          </wp:inline>
        </w:drawing>
      </w:r>
    </w:p>
    <w:p w:rsidR="006708E9" w:rsidRDefault="006708E9" w:rsidP="006708E9">
      <w:pPr>
        <w:widowControl w:val="0"/>
        <w:autoSpaceDE w:val="0"/>
        <w:autoSpaceDN w:val="0"/>
        <w:adjustRightInd w:val="0"/>
        <w:spacing w:after="0" w:line="240" w:lineRule="auto"/>
        <w:rPr>
          <w:rFonts w:asciiTheme="minorHAnsi" w:hAnsiTheme="minorHAnsi" w:cs="Arial"/>
          <w:sz w:val="20"/>
          <w:szCs w:val="20"/>
        </w:rPr>
      </w:pPr>
    </w:p>
    <w:p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rsidR="004B33EE"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45DD9B32" wp14:editId="2A39766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4328" cy="2743200"/>
                    </a:xfrm>
                    <a:prstGeom prst="rect">
                      <a:avLst/>
                    </a:prstGeom>
                  </pic:spPr>
                </pic:pic>
              </a:graphicData>
            </a:graphic>
          </wp:inline>
        </w:drawing>
      </w:r>
    </w:p>
    <w:p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[EC].[sp_Update_Outlier_Coaching_Stage] ? output</w:t>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Coaching_Log table</w:t>
      </w:r>
    </w:p>
    <w:p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[EC].[sp_InsertInto_Coaching_Log_Outlier_ShortCalls]? output</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4B33EE" w:rsidRPr="004B33EE" w:rsidRDefault="006708E9" w:rsidP="004B33EE">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w:t>
      </w:r>
      <w:r w:rsidR="004B33EE" w:rsidRPr="004B33EE">
        <w:rPr>
          <w:rFonts w:asciiTheme="minorHAnsi" w:hAnsiTheme="minorHAnsi"/>
          <w:noProof/>
          <w:sz w:val="20"/>
          <w:szCs w:val="20"/>
        </w:rPr>
        <w:t>INSERT INTO [EC].[Outlier_FileList]</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([File_Name]</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,[File_LoadDate]</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,[Count_Staged]</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,[Count_Loaded]</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,[Count_Rejected])</w:t>
      </w:r>
    </w:p>
    <w:p w:rsidR="006708E9" w:rsidRPr="0095359C"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VALUES (?,GetDate(), ?, ?,?)</w:t>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Delete file</w:t>
      </w:r>
    </w:p>
    <w:p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Pr>
          <w:noProof/>
        </w:rPr>
        <w:drawing>
          <wp:inline distT="0" distB="0" distL="0" distR="0" wp14:anchorId="04FED926" wp14:editId="43D161E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29968" cy="914400"/>
                    </a:xfrm>
                    <a:prstGeom prst="rect">
                      <a:avLst/>
                    </a:prstGeom>
                  </pic:spPr>
                </pic:pic>
              </a:graphicData>
            </a:graphic>
          </wp:inline>
        </w:drawing>
      </w: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rsidR="00DF2948" w:rsidRPr="0095359C" w:rsidRDefault="00DF2948"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For each NON LCS, IAT and IAE Outlier file in Staging directory  Workflow</w:t>
      </w:r>
    </w:p>
    <w:p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rsidR="00A76B23" w:rsidRPr="0095359C" w:rsidRDefault="00A76B23" w:rsidP="00A76B23">
      <w:pPr>
        <w:spacing w:after="0"/>
        <w:ind w:left="1080"/>
        <w:rPr>
          <w:rFonts w:asciiTheme="minorHAnsi" w:hAnsiTheme="minorHAnsi"/>
          <w:sz w:val="20"/>
          <w:szCs w:val="20"/>
        </w:rPr>
      </w:pPr>
    </w:p>
    <w:p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rsidR="003B16DA" w:rsidRDefault="003B16DA" w:rsidP="00A76B23">
      <w:pPr>
        <w:spacing w:after="0"/>
        <w:ind w:left="1080"/>
        <w:rPr>
          <w:rFonts w:asciiTheme="minorHAnsi" w:hAnsiTheme="minorHAnsi"/>
          <w:sz w:val="20"/>
          <w:szCs w:val="20"/>
        </w:rPr>
      </w:pPr>
    </w:p>
    <w:p w:rsidR="003B16DA" w:rsidRPr="0095359C" w:rsidRDefault="003B16DA" w:rsidP="00A76B23">
      <w:pPr>
        <w:spacing w:after="0"/>
        <w:ind w:left="1080"/>
        <w:rPr>
          <w:rFonts w:asciiTheme="minorHAnsi" w:hAnsiTheme="minorHAnsi"/>
          <w:sz w:val="20"/>
          <w:szCs w:val="20"/>
        </w:rPr>
      </w:pPr>
    </w:p>
    <w:p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9A41C8C" wp14:editId="07E80A9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19300" cy="87249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5000" cy="781050"/>
                    </a:xfrm>
                    <a:prstGeom prst="rect">
                      <a:avLst/>
                    </a:prstGeom>
                  </pic:spPr>
                </pic:pic>
              </a:graphicData>
            </a:graphic>
          </wp:inline>
        </w:drawing>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D74401" wp14:editId="678FBDE3">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1568" cy="2743200"/>
                    </a:xfrm>
                    <a:prstGeom prst="rect">
                      <a:avLst/>
                    </a:prstGeom>
                  </pic:spPr>
                </pic:pic>
              </a:graphicData>
            </a:graphic>
          </wp:inline>
        </w:drawing>
      </w:r>
    </w:p>
    <w:p w:rsidR="000773D5" w:rsidRDefault="000773D5" w:rsidP="00A76B23">
      <w:pPr>
        <w:widowControl w:val="0"/>
        <w:autoSpaceDE w:val="0"/>
        <w:autoSpaceDN w:val="0"/>
        <w:adjustRightInd w:val="0"/>
        <w:spacing w:after="0" w:line="240" w:lineRule="auto"/>
        <w:rPr>
          <w:rFonts w:asciiTheme="minorHAnsi" w:hAnsiTheme="minorHAnsi"/>
          <w:sz w:val="20"/>
          <w:szCs w:val="20"/>
        </w:rPr>
      </w:pPr>
    </w:p>
    <w:p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(FINDSTRING(@[User::VarFileName],"IAE",1 ) == 0 )&amp;&amp;(FINDSTRING(@[User::VarFileName],"IAT",1 ) == 0 )&amp;&amp;(FINDSTRING(@[User::VarFileName],"LCS",1 ) == 0 )</w:t>
      </w:r>
      <w:r w:rsidRPr="00EC75F7" w:rsidDel="00EC75F7">
        <w:rPr>
          <w:rFonts w:asciiTheme="minorHAnsi" w:hAnsiTheme="minorHAnsi"/>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491590E" wp14:editId="671262F9">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20240"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6BD215" wp14:editId="0E67517D">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9300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ADE46E" wp14:editId="26211665">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196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E64F0A3" wp14:editId="61709626">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6664"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73D1017" wp14:editId="3C9F057E">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74720"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A28306" wp14:editId="64894542">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26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132EB25" wp14:editId="197388B7">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1324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5096A6" wp14:editId="2EB005D5">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73552"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1DC7BF5" wp14:editId="728C3FBA">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76472" cy="1371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files </w:t>
      </w:r>
    </w:p>
    <w:p w:rsidR="00727D43" w:rsidRPr="00CA5EB0" w:rsidRDefault="00727D43" w:rsidP="00727D43">
      <w:pPr>
        <w:pStyle w:val="ListParagraph"/>
        <w:numPr>
          <w:ilvl w:val="0"/>
          <w:numId w:val="37"/>
        </w:numPr>
        <w:rPr>
          <w:rFonts w:ascii="Times New Roman" w:hAnsi="Times New Roman"/>
        </w:rPr>
      </w:pPr>
      <w:r>
        <w:rPr>
          <w:rFonts w:ascii="Times New Roman" w:hAnsi="Times New Roman"/>
        </w:rPr>
        <w:t>Script task - Pause 10 seconds</w:t>
      </w:r>
    </w:p>
    <w:p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776274">
        <w:rPr>
          <w:rFonts w:ascii="Times New Roman" w:hAnsi="Times New Roman"/>
        </w:rPr>
        <w:t>eCL*.csv</w:t>
      </w:r>
    </w:p>
    <w:p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rsidR="00727D43" w:rsidRDefault="00727D43" w:rsidP="00727D43">
      <w:pPr>
        <w:spacing w:after="0"/>
        <w:ind w:left="1080"/>
        <w:rPr>
          <w:rFonts w:ascii="Times New Roman" w:hAnsi="Times New Roman"/>
        </w:rPr>
      </w:pPr>
    </w:p>
    <w:p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lastRenderedPageBreak/>
        <w:drawing>
          <wp:inline distT="0" distB="0" distL="0" distR="0" wp14:anchorId="096FDF82" wp14:editId="23DE40F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6425" cy="2981325"/>
                    </a:xfrm>
                    <a:prstGeom prst="rect">
                      <a:avLst/>
                    </a:prstGeom>
                  </pic:spPr>
                </pic:pic>
              </a:graphicData>
            </a:graphic>
          </wp:inline>
        </w:drawing>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pStyle w:val="ListParagraph"/>
        <w:numPr>
          <w:ilvl w:val="0"/>
          <w:numId w:val="38"/>
        </w:numPr>
        <w:rPr>
          <w:rFonts w:ascii="Times New Roman" w:hAnsi="Times New Roman"/>
        </w:rPr>
      </w:pPr>
      <w:r>
        <w:rPr>
          <w:rFonts w:ascii="Times New Roman" w:hAnsi="Times New Roman"/>
        </w:rPr>
        <w:t>Script  task- Pause 10 secs</w:t>
      </w:r>
    </w:p>
    <w:p w:rsidR="00727D43" w:rsidRDefault="00727D43" w:rsidP="00727D43">
      <w:pPr>
        <w:ind w:left="720"/>
        <w:rPr>
          <w:rFonts w:ascii="Times New Roman" w:hAnsi="Times New Roman"/>
        </w:rPr>
      </w:pPr>
      <w:r>
        <w:rPr>
          <w:noProof/>
        </w:rPr>
        <w:drawing>
          <wp:inline distT="0" distB="0" distL="0" distR="0" wp14:anchorId="206FFDAF" wp14:editId="0363D8E7">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238250"/>
                    </a:xfrm>
                    <a:prstGeom prst="rect">
                      <a:avLst/>
                    </a:prstGeom>
                  </pic:spPr>
                </pic:pic>
              </a:graphicData>
            </a:graphic>
          </wp:inline>
        </w:drawing>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.Success;</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BE2E93" w:rsidRPr="0095359C" w:rsidRDefault="00BE2E93" w:rsidP="0026146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lastRenderedPageBreak/>
        <w:t>Package Content(Event Handlers)</w:t>
      </w:r>
    </w:p>
    <w:p w:rsidR="004D3B66" w:rsidRPr="0095359C" w:rsidRDefault="004D3B66" w:rsidP="004A6D60">
      <w:pPr>
        <w:spacing w:after="0"/>
        <w:ind w:left="1080"/>
        <w:rPr>
          <w:rFonts w:asciiTheme="minorHAnsi" w:hAnsiTheme="minorHAnsi"/>
          <w:sz w:val="20"/>
          <w:szCs w:val="20"/>
        </w:rPr>
      </w:pPr>
    </w:p>
    <w:p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EventHandler: OntaskFailed</w:t>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76600" cy="2724150"/>
                    </a:xfrm>
                    <a:prstGeom prst="rect">
                      <a:avLst/>
                    </a:prstGeom>
                  </pic:spPr>
                </pic:pic>
              </a:graphicData>
            </a:graphic>
          </wp:inline>
        </w:drawing>
      </w:r>
    </w:p>
    <w:p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32C79176" wp14:editId="66A27861">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33088"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F0E4BAA" wp14:editId="32796A49">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49624"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38C8284" wp14:editId="16AB7A20">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730752" cy="18288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6086A">
      <w:pPr>
        <w:pStyle w:val="Heading3"/>
        <w:numPr>
          <w:ilvl w:val="2"/>
          <w:numId w:val="9"/>
        </w:numPr>
        <w:rPr>
          <w:rFonts w:asciiTheme="minorHAnsi" w:hAnsiTheme="minorHAnsi" w:cs="Times New Roman"/>
          <w:color w:val="auto"/>
          <w:sz w:val="20"/>
          <w:szCs w:val="20"/>
        </w:rPr>
      </w:pPr>
      <w:bookmarkStart w:id="53" w:name="_Toc503949786"/>
      <w:r w:rsidRPr="0095359C">
        <w:rPr>
          <w:rFonts w:asciiTheme="minorHAnsi" w:hAnsiTheme="minorHAnsi" w:cs="Times New Roman"/>
          <w:color w:val="auto"/>
          <w:sz w:val="20"/>
          <w:szCs w:val="20"/>
        </w:rPr>
        <w:lastRenderedPageBreak/>
        <w:t>Tables</w:t>
      </w:r>
      <w:bookmarkEnd w:id="5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rsidTr="00A71CC9">
        <w:trPr>
          <w:trHeight w:val="396"/>
          <w:tblHeader/>
          <w:jc w:val="center"/>
        </w:trPr>
        <w:tc>
          <w:tcPr>
            <w:tcW w:w="745" w:type="dxa"/>
            <w:shd w:val="clear" w:color="auto" w:fill="E6E6E6"/>
          </w:tcPr>
          <w:p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rsidR="005E5CD7" w:rsidRPr="0095359C" w:rsidRDefault="00360E8C" w:rsidP="0076086A">
      <w:pPr>
        <w:pStyle w:val="Heading3"/>
        <w:numPr>
          <w:ilvl w:val="2"/>
          <w:numId w:val="9"/>
        </w:numPr>
        <w:rPr>
          <w:rFonts w:asciiTheme="minorHAnsi" w:hAnsiTheme="minorHAnsi" w:cs="Times New Roman"/>
          <w:color w:val="auto"/>
          <w:sz w:val="20"/>
          <w:szCs w:val="20"/>
        </w:rPr>
      </w:pPr>
      <w:bookmarkStart w:id="54" w:name="_Toc503949787"/>
      <w:r w:rsidRPr="0095359C">
        <w:rPr>
          <w:rFonts w:asciiTheme="minorHAnsi" w:hAnsiTheme="minorHAnsi" w:cs="Times New Roman"/>
          <w:color w:val="auto"/>
          <w:sz w:val="20"/>
          <w:szCs w:val="20"/>
        </w:rPr>
        <w:t>Procedures</w:t>
      </w:r>
      <w:bookmarkEnd w:id="54"/>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rsidTr="00A71CC9">
        <w:trPr>
          <w:trHeight w:val="396"/>
          <w:tblHeader/>
          <w:jc w:val="center"/>
        </w:trPr>
        <w:tc>
          <w:tcPr>
            <w:tcW w:w="745" w:type="dxa"/>
            <w:shd w:val="clear" w:color="auto" w:fill="E6E6E6"/>
          </w:tcPr>
          <w:p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rsidR="008A093F" w:rsidRPr="0095359C" w:rsidRDefault="008A093F" w:rsidP="008A093F">
      <w:pPr>
        <w:pStyle w:val="Heading3"/>
        <w:numPr>
          <w:ilvl w:val="2"/>
          <w:numId w:val="9"/>
        </w:numPr>
        <w:rPr>
          <w:rFonts w:asciiTheme="minorHAnsi" w:hAnsiTheme="minorHAnsi" w:cs="Times New Roman"/>
          <w:color w:val="auto"/>
          <w:sz w:val="20"/>
          <w:szCs w:val="20"/>
        </w:rPr>
      </w:pPr>
      <w:bookmarkStart w:id="55" w:name="_Toc503949788"/>
      <w:r w:rsidRPr="0095359C">
        <w:rPr>
          <w:rFonts w:asciiTheme="minorHAnsi" w:hAnsiTheme="minorHAnsi" w:cs="Times New Roman"/>
          <w:color w:val="auto"/>
          <w:sz w:val="20"/>
          <w:szCs w:val="20"/>
        </w:rPr>
        <w:t>Functions</w:t>
      </w:r>
      <w:bookmarkEnd w:id="55"/>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rsidTr="00365238">
        <w:trPr>
          <w:trHeight w:val="396"/>
          <w:tblHeader/>
          <w:jc w:val="center"/>
        </w:trPr>
        <w:tc>
          <w:tcPr>
            <w:tcW w:w="745" w:type="dxa"/>
            <w:shd w:val="clear" w:color="auto" w:fill="E6E6E6"/>
          </w:tcPr>
          <w:p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FunctionName</w:t>
            </w:r>
          </w:p>
          <w:p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Assign subCoaching Reason ID based on report code.</w:t>
            </w:r>
          </w:p>
        </w:tc>
      </w:tr>
    </w:tbl>
    <w:p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footerReference w:type="default" r:id="rId6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5C9" w:rsidRDefault="00A925C9" w:rsidP="009F2A51">
      <w:pPr>
        <w:spacing w:after="0" w:line="240" w:lineRule="auto"/>
      </w:pPr>
      <w:r>
        <w:separator/>
      </w:r>
    </w:p>
  </w:endnote>
  <w:endnote w:type="continuationSeparator" w:id="0">
    <w:p w:rsidR="00A925C9" w:rsidRDefault="00A925C9"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90B" w:rsidRDefault="00FF490B"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CB6B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FF490B" w:rsidRDefault="00FF490B"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sidR="0026146F">
      <w:rPr>
        <w:noProof/>
        <w:sz w:val="18"/>
      </w:rPr>
      <w:t>7/10/19</w:t>
    </w:r>
    <w:r>
      <w:rPr>
        <w:sz w:val="18"/>
      </w:rPr>
      <w:fldChar w:fldCharType="end"/>
    </w:r>
    <w:r>
      <w:rPr>
        <w:b/>
        <w:sz w:val="18"/>
      </w:rPr>
      <w:tab/>
    </w:r>
    <w:r>
      <w:rPr>
        <w:sz w:val="18"/>
      </w:rPr>
      <w:t xml:space="preserve"> </w:t>
    </w:r>
  </w:p>
  <w:p w:rsidR="00FF490B" w:rsidRDefault="00FF490B" w:rsidP="009F2A51">
    <w:pPr>
      <w:tabs>
        <w:tab w:val="right" w:pos="9630"/>
      </w:tabs>
      <w:rPr>
        <w:sz w:val="18"/>
      </w:rPr>
    </w:pPr>
    <w:r>
      <w:rPr>
        <w:sz w:val="18"/>
      </w:rPr>
      <w:tab/>
    </w:r>
  </w:p>
  <w:p w:rsidR="00FF490B" w:rsidRDefault="00FF490B"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26146F">
      <w:rPr>
        <w:rStyle w:val="PageNumber"/>
        <w:noProof/>
        <w:sz w:val="18"/>
      </w:rPr>
      <w:t>10</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5C9" w:rsidRDefault="00A925C9" w:rsidP="009F2A51">
      <w:pPr>
        <w:spacing w:after="0" w:line="240" w:lineRule="auto"/>
      </w:pPr>
      <w:r>
        <w:separator/>
      </w:r>
    </w:p>
  </w:footnote>
  <w:footnote w:type="continuationSeparator" w:id="0">
    <w:p w:rsidR="00A925C9" w:rsidRDefault="00A925C9"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211682"/>
    <w:multiLevelType w:val="multilevel"/>
    <w:tmpl w:val="7326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8"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23"/>
  </w:num>
  <w:num w:numId="3">
    <w:abstractNumId w:val="8"/>
  </w:num>
  <w:num w:numId="4">
    <w:abstractNumId w:val="17"/>
  </w:num>
  <w:num w:numId="5">
    <w:abstractNumId w:val="15"/>
  </w:num>
  <w:num w:numId="6">
    <w:abstractNumId w:val="35"/>
  </w:num>
  <w:num w:numId="7">
    <w:abstractNumId w:val="34"/>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13"/>
  </w:num>
  <w:num w:numId="12">
    <w:abstractNumId w:val="32"/>
  </w:num>
  <w:num w:numId="13">
    <w:abstractNumId w:val="2"/>
  </w:num>
  <w:num w:numId="14">
    <w:abstractNumId w:val="18"/>
  </w:num>
  <w:num w:numId="15">
    <w:abstractNumId w:val="27"/>
  </w:num>
  <w:num w:numId="16">
    <w:abstractNumId w:val="16"/>
  </w:num>
  <w:num w:numId="17">
    <w:abstractNumId w:val="20"/>
  </w:num>
  <w:num w:numId="18">
    <w:abstractNumId w:val="12"/>
  </w:num>
  <w:num w:numId="19">
    <w:abstractNumId w:val="3"/>
  </w:num>
  <w:num w:numId="20">
    <w:abstractNumId w:val="29"/>
  </w:num>
  <w:num w:numId="21">
    <w:abstractNumId w:val="25"/>
  </w:num>
  <w:num w:numId="22">
    <w:abstractNumId w:val="11"/>
  </w:num>
  <w:num w:numId="23">
    <w:abstractNumId w:val="28"/>
  </w:num>
  <w:num w:numId="24">
    <w:abstractNumId w:val="24"/>
  </w:num>
  <w:num w:numId="25">
    <w:abstractNumId w:val="30"/>
  </w:num>
  <w:num w:numId="26">
    <w:abstractNumId w:val="40"/>
  </w:num>
  <w:num w:numId="27">
    <w:abstractNumId w:val="14"/>
  </w:num>
  <w:num w:numId="28">
    <w:abstractNumId w:val="0"/>
  </w:num>
  <w:num w:numId="29">
    <w:abstractNumId w:val="19"/>
  </w:num>
  <w:num w:numId="30">
    <w:abstractNumId w:val="10"/>
  </w:num>
  <w:num w:numId="31">
    <w:abstractNumId w:val="39"/>
  </w:num>
  <w:num w:numId="32">
    <w:abstractNumId w:val="31"/>
  </w:num>
  <w:num w:numId="33">
    <w:abstractNumId w:val="4"/>
  </w:num>
  <w:num w:numId="34">
    <w:abstractNumId w:val="21"/>
  </w:num>
  <w:num w:numId="35">
    <w:abstractNumId w:val="5"/>
  </w:num>
  <w:num w:numId="36">
    <w:abstractNumId w:val="37"/>
  </w:num>
  <w:num w:numId="37">
    <w:abstractNumId w:val="6"/>
  </w:num>
  <w:num w:numId="38">
    <w:abstractNumId w:val="41"/>
  </w:num>
  <w:num w:numId="39">
    <w:abstractNumId w:val="9"/>
  </w:num>
  <w:num w:numId="40">
    <w:abstractNumId w:val="26"/>
  </w:num>
  <w:num w:numId="41">
    <w:abstractNumId w:val="36"/>
  </w:num>
  <w:num w:numId="42">
    <w:abstractNumId w:val="38"/>
  </w:num>
  <w:num w:numId="43">
    <w:abstractNumId w:val="7"/>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65F3"/>
    <w:rsid w:val="00022CCE"/>
    <w:rsid w:val="00024AB2"/>
    <w:rsid w:val="00026033"/>
    <w:rsid w:val="00026536"/>
    <w:rsid w:val="0004360A"/>
    <w:rsid w:val="00060E62"/>
    <w:rsid w:val="000773D5"/>
    <w:rsid w:val="00096C08"/>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146F"/>
    <w:rsid w:val="00263314"/>
    <w:rsid w:val="00265092"/>
    <w:rsid w:val="00265A6D"/>
    <w:rsid w:val="00266B0C"/>
    <w:rsid w:val="0027630C"/>
    <w:rsid w:val="0028710A"/>
    <w:rsid w:val="00290CD1"/>
    <w:rsid w:val="002B2931"/>
    <w:rsid w:val="002B6EC8"/>
    <w:rsid w:val="002C3B04"/>
    <w:rsid w:val="002C7772"/>
    <w:rsid w:val="002D5D3B"/>
    <w:rsid w:val="002F47D9"/>
    <w:rsid w:val="002F5746"/>
    <w:rsid w:val="003011AB"/>
    <w:rsid w:val="00304EEA"/>
    <w:rsid w:val="00315996"/>
    <w:rsid w:val="00320E41"/>
    <w:rsid w:val="00323C43"/>
    <w:rsid w:val="003376CE"/>
    <w:rsid w:val="00350946"/>
    <w:rsid w:val="00350C1F"/>
    <w:rsid w:val="00360E8C"/>
    <w:rsid w:val="00360EAA"/>
    <w:rsid w:val="00365238"/>
    <w:rsid w:val="0038466D"/>
    <w:rsid w:val="0039003A"/>
    <w:rsid w:val="00392241"/>
    <w:rsid w:val="003B16DA"/>
    <w:rsid w:val="003B75E1"/>
    <w:rsid w:val="003D2977"/>
    <w:rsid w:val="003F421D"/>
    <w:rsid w:val="00401F64"/>
    <w:rsid w:val="004020EE"/>
    <w:rsid w:val="004150EA"/>
    <w:rsid w:val="00452D84"/>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708E9"/>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705BE"/>
    <w:rsid w:val="00876FE2"/>
    <w:rsid w:val="00881025"/>
    <w:rsid w:val="00883C77"/>
    <w:rsid w:val="00894FF0"/>
    <w:rsid w:val="008A093F"/>
    <w:rsid w:val="008C2FA7"/>
    <w:rsid w:val="008C584B"/>
    <w:rsid w:val="008D184D"/>
    <w:rsid w:val="008D48D8"/>
    <w:rsid w:val="009152BD"/>
    <w:rsid w:val="00917A1A"/>
    <w:rsid w:val="00926339"/>
    <w:rsid w:val="00932115"/>
    <w:rsid w:val="009330C3"/>
    <w:rsid w:val="00934089"/>
    <w:rsid w:val="00941768"/>
    <w:rsid w:val="00946573"/>
    <w:rsid w:val="0095088D"/>
    <w:rsid w:val="00950B2C"/>
    <w:rsid w:val="0095359C"/>
    <w:rsid w:val="009773E7"/>
    <w:rsid w:val="009832DD"/>
    <w:rsid w:val="00987C80"/>
    <w:rsid w:val="00997A45"/>
    <w:rsid w:val="009A4223"/>
    <w:rsid w:val="009C2A99"/>
    <w:rsid w:val="009D1884"/>
    <w:rsid w:val="009D447D"/>
    <w:rsid w:val="009E6009"/>
    <w:rsid w:val="009F2A51"/>
    <w:rsid w:val="009F5C5D"/>
    <w:rsid w:val="009F77F3"/>
    <w:rsid w:val="00A1321B"/>
    <w:rsid w:val="00A1537D"/>
    <w:rsid w:val="00A204D3"/>
    <w:rsid w:val="00A34C11"/>
    <w:rsid w:val="00A42A27"/>
    <w:rsid w:val="00A45C57"/>
    <w:rsid w:val="00A47122"/>
    <w:rsid w:val="00A51C37"/>
    <w:rsid w:val="00A52549"/>
    <w:rsid w:val="00A67A9C"/>
    <w:rsid w:val="00A71CC9"/>
    <w:rsid w:val="00A76B23"/>
    <w:rsid w:val="00A912FD"/>
    <w:rsid w:val="00A925C9"/>
    <w:rsid w:val="00A93379"/>
    <w:rsid w:val="00A96E41"/>
    <w:rsid w:val="00AC3ED7"/>
    <w:rsid w:val="00AC6E0C"/>
    <w:rsid w:val="00AE6907"/>
    <w:rsid w:val="00B148DC"/>
    <w:rsid w:val="00B15619"/>
    <w:rsid w:val="00B15CC1"/>
    <w:rsid w:val="00B17252"/>
    <w:rsid w:val="00B41F6B"/>
    <w:rsid w:val="00B7425F"/>
    <w:rsid w:val="00B853DF"/>
    <w:rsid w:val="00B94B3A"/>
    <w:rsid w:val="00B97A0A"/>
    <w:rsid w:val="00BA7B09"/>
    <w:rsid w:val="00BD2C9B"/>
    <w:rsid w:val="00BE2E93"/>
    <w:rsid w:val="00BE2FE1"/>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7201"/>
    <w:rsid w:val="00E705FE"/>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data\Coaching\Outliers\Encrypt_Ou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T01\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F3420-ECLDBD01\dat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f3420-ecldbp01\data\Coaching\Outliers\Encrypt_Out\" TargetMode="External"/><Relationship Id="rId14" Type="http://schemas.openxmlformats.org/officeDocument/2006/relationships/hyperlink" Target="file:///\\VDENSSDBP07\scorecard-ssis\Coaching\Outlier_Coaching.dts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F3420-ECLDBP01\dat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393D1-DAD4-4123-B9D7-16742BFD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43</Pages>
  <Words>3044</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20361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71</cp:revision>
  <dcterms:created xsi:type="dcterms:W3CDTF">2014-05-14T02:00:00Z</dcterms:created>
  <dcterms:modified xsi:type="dcterms:W3CDTF">2019-07-10T21:03:00Z</dcterms:modified>
</cp:coreProperties>
</file>