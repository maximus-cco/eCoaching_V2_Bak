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6EF" w14:textId="77777777" w:rsidR="009F2A51" w:rsidRPr="002431EB" w:rsidRDefault="009F2A51" w:rsidP="009F2A51">
      <w:pPr>
        <w:ind w:right="-270"/>
        <w:rPr>
          <w:rFonts w:ascii="Century Schoolbook" w:hAnsi="Century Schoolbook"/>
        </w:rPr>
      </w:pPr>
    </w:p>
    <w:p w14:paraId="5259FD91" w14:textId="77777777"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61618F59" w14:textId="77777777" w:rsidR="009F2A51" w:rsidRPr="002431EB" w:rsidRDefault="009F2A51" w:rsidP="009F2A51">
      <w:pPr>
        <w:ind w:right="-270"/>
        <w:rPr>
          <w:rFonts w:ascii="Century Schoolbook" w:hAnsi="Century Schoolbook"/>
        </w:rPr>
      </w:pPr>
    </w:p>
    <w:p w14:paraId="76C523D8" w14:textId="77777777" w:rsidR="009F2A51" w:rsidRPr="002431EB" w:rsidRDefault="009F2A51" w:rsidP="009F2A51">
      <w:pPr>
        <w:ind w:right="-270"/>
        <w:jc w:val="center"/>
        <w:rPr>
          <w:rFonts w:ascii="Century Schoolbook" w:hAnsi="Century Schoolbook"/>
        </w:rPr>
      </w:pPr>
    </w:p>
    <w:p w14:paraId="03FCFF7F" w14:textId="77777777" w:rsidR="009F2A51" w:rsidRPr="002431EB" w:rsidRDefault="009F2A51" w:rsidP="009F2A51">
      <w:pPr>
        <w:ind w:right="-270"/>
        <w:jc w:val="center"/>
        <w:rPr>
          <w:rFonts w:ascii="Century Schoolbook" w:hAnsi="Century Schoolbook"/>
        </w:rPr>
      </w:pPr>
    </w:p>
    <w:p w14:paraId="1BE25F84" w14:textId="77777777" w:rsidR="009F2A51" w:rsidRPr="002431EB" w:rsidRDefault="009F2A51" w:rsidP="009F2A51">
      <w:pPr>
        <w:ind w:right="-270"/>
        <w:jc w:val="center"/>
        <w:rPr>
          <w:rFonts w:ascii="Century Schoolbook" w:hAnsi="Century Schoolbook"/>
        </w:rPr>
      </w:pPr>
    </w:p>
    <w:p w14:paraId="5676FD27" w14:textId="77777777" w:rsidR="009F2A51" w:rsidRPr="002431EB" w:rsidRDefault="009F2A51" w:rsidP="009F2A51">
      <w:pPr>
        <w:ind w:right="-270"/>
        <w:jc w:val="center"/>
        <w:rPr>
          <w:rFonts w:ascii="Century Schoolbook" w:hAnsi="Century Schoolbook"/>
        </w:rPr>
      </w:pPr>
    </w:p>
    <w:p w14:paraId="2DDAB5D5" w14:textId="77777777" w:rsidR="009F2A51" w:rsidRPr="002431EB" w:rsidRDefault="009F2A51" w:rsidP="009F2A51">
      <w:pPr>
        <w:ind w:right="-270"/>
        <w:jc w:val="center"/>
      </w:pPr>
    </w:p>
    <w:p w14:paraId="3A7E7F1A" w14:textId="77777777"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14:paraId="21DED04E" w14:textId="77777777"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14:paraId="7BE9FB3A" w14:textId="77777777" w:rsidR="009F2A51" w:rsidRPr="002431EB" w:rsidRDefault="009F2A51" w:rsidP="009F2A51">
      <w:pPr>
        <w:pStyle w:val="Title1"/>
        <w:ind w:right="-270"/>
      </w:pPr>
      <w:r w:rsidRPr="002431EB">
        <w:t>__________________________</w:t>
      </w:r>
    </w:p>
    <w:p w14:paraId="5A57D76E" w14:textId="77777777" w:rsidR="009F2A51" w:rsidRPr="002431EB" w:rsidRDefault="009F2A51" w:rsidP="009F2A51">
      <w:pPr>
        <w:ind w:right="-270"/>
      </w:pPr>
    </w:p>
    <w:p w14:paraId="76F07E6F" w14:textId="77777777"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14:paraId="667C1538" w14:textId="77777777" w:rsidTr="00E25F26">
        <w:trPr>
          <w:cantSplit/>
          <w:trHeight w:val="282"/>
        </w:trPr>
        <w:tc>
          <w:tcPr>
            <w:tcW w:w="1530" w:type="dxa"/>
            <w:tcBorders>
              <w:top w:val="single" w:sz="6" w:space="0" w:color="auto"/>
              <w:left w:val="single" w:sz="6" w:space="0" w:color="auto"/>
              <w:right w:val="single" w:sz="6" w:space="0" w:color="auto"/>
            </w:tcBorders>
            <w:vAlign w:val="center"/>
          </w:tcPr>
          <w:p w14:paraId="032F629C"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14:paraId="4BE6BEEE"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14:paraId="6E379C82"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450174" w:rsidRPr="0095359C" w14:paraId="69A152D6" w14:textId="77777777"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46F80F" w14:textId="1C9AAAB5" w:rsidR="00450174" w:rsidRPr="00450174" w:rsidRDefault="00450174" w:rsidP="00450174">
            <w:pPr>
              <w:ind w:right="-270"/>
              <w:jc w:val="center"/>
              <w:rPr>
                <w:rFonts w:asciiTheme="minorHAnsi" w:hAnsiTheme="minorHAnsi"/>
                <w:sz w:val="20"/>
                <w:szCs w:val="20"/>
              </w:rPr>
            </w:pPr>
            <w:ins w:id="0" w:author="Palacherla, Susmitha C" w:date="2021-04-19T18:20:00Z">
              <w:r>
                <w:rPr>
                  <w:rFonts w:ascii="Times New Roman" w:hAnsi="Times New Roman"/>
                </w:rPr>
                <w:t>4/19/2021</w:t>
              </w:r>
            </w:ins>
            <w:del w:id="1" w:author="Palacherla, Susmitha C" w:date="2021-04-19T18:20:00Z">
              <w:r w:rsidRPr="00450174" w:rsidDel="007959A8">
                <w:rPr>
                  <w:rFonts w:asciiTheme="minorHAnsi" w:hAnsiTheme="minorHAnsi"/>
                  <w:sz w:val="20"/>
                  <w:szCs w:val="20"/>
                </w:rPr>
                <w:delText>07/31/2020</w:delText>
              </w:r>
            </w:del>
          </w:p>
        </w:tc>
        <w:tc>
          <w:tcPr>
            <w:tcW w:w="1620" w:type="dxa"/>
            <w:tcBorders>
              <w:top w:val="single" w:sz="12" w:space="0" w:color="auto"/>
              <w:left w:val="single" w:sz="6" w:space="0" w:color="auto"/>
              <w:bottom w:val="single" w:sz="12" w:space="0" w:color="auto"/>
              <w:right w:val="single" w:sz="6" w:space="0" w:color="auto"/>
            </w:tcBorders>
          </w:tcPr>
          <w:p w14:paraId="5AA734CF" w14:textId="77777777" w:rsidR="00450174" w:rsidRPr="00450174" w:rsidRDefault="00450174" w:rsidP="00450174">
            <w:pPr>
              <w:ind w:right="-270"/>
              <w:jc w:val="center"/>
              <w:rPr>
                <w:rFonts w:asciiTheme="minorHAnsi" w:hAnsiTheme="minorHAnsi"/>
                <w:sz w:val="20"/>
                <w:szCs w:val="20"/>
              </w:rPr>
            </w:pPr>
          </w:p>
        </w:tc>
        <w:tc>
          <w:tcPr>
            <w:tcW w:w="4410" w:type="dxa"/>
            <w:tcBorders>
              <w:top w:val="single" w:sz="12" w:space="0" w:color="auto"/>
              <w:bottom w:val="single" w:sz="12" w:space="0" w:color="auto"/>
              <w:right w:val="single" w:sz="6" w:space="0" w:color="auto"/>
            </w:tcBorders>
          </w:tcPr>
          <w:p w14:paraId="5BA1CF7A" w14:textId="60D2FBEF" w:rsidR="00450174" w:rsidRPr="00450174" w:rsidRDefault="00450174" w:rsidP="00450174">
            <w:pPr>
              <w:ind w:right="-270"/>
              <w:rPr>
                <w:rFonts w:asciiTheme="minorHAnsi" w:hAnsiTheme="minorHAnsi"/>
                <w:sz w:val="20"/>
                <w:szCs w:val="20"/>
              </w:rPr>
            </w:pPr>
            <w:ins w:id="2" w:author="Palacherla, Susmitha C" w:date="2021-04-19T18:20:00Z">
              <w:r w:rsidRPr="000E2E23">
                <w:rPr>
                  <w:rFonts w:ascii="Times New Roman" w:hAnsi="Times New Roman"/>
                  <w:sz w:val="24"/>
                </w:rPr>
                <w:t>TFS 20677 -  AD island to AD AWS environment changes</w:t>
              </w:r>
              <w:r>
                <w:rPr>
                  <w:rFonts w:ascii="Times New Roman" w:hAnsi="Times New Roman"/>
                  <w:sz w:val="24"/>
                </w:rPr>
                <w:t>.</w:t>
              </w:r>
            </w:ins>
            <w:del w:id="3" w:author="Palacherla, Susmitha C" w:date="2021-04-19T18:20:00Z">
              <w:r w:rsidRPr="00450174" w:rsidDel="007959A8">
                <w:rPr>
                  <w:rFonts w:asciiTheme="minorHAnsi" w:hAnsiTheme="minorHAnsi"/>
                  <w:sz w:val="20"/>
                  <w:szCs w:val="20"/>
                </w:rPr>
                <w:delText>TFS 17716 - Removed company specific references</w:delText>
              </w:r>
            </w:del>
          </w:p>
        </w:tc>
      </w:tr>
    </w:tbl>
    <w:p w14:paraId="6CF3BB93" w14:textId="77777777"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14:paraId="5D6FDC7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14:anchorId="67B7820A" wp14:editId="0604A9F4">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8EF7C"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14:anchorId="7BF8B3D4" wp14:editId="0F17C314">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0C636"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14:paraId="27693744" w14:textId="77777777" w:rsidR="009F2A51" w:rsidRPr="0095359C" w:rsidRDefault="009F2A51" w:rsidP="009F2A51">
      <w:pPr>
        <w:tabs>
          <w:tab w:val="left" w:pos="1980"/>
          <w:tab w:val="left" w:pos="6750"/>
        </w:tabs>
        <w:ind w:left="1440" w:right="-270" w:firstLine="720"/>
        <w:rPr>
          <w:rFonts w:asciiTheme="minorHAnsi" w:hAnsiTheme="minorHAnsi"/>
          <w:sz w:val="20"/>
          <w:szCs w:val="20"/>
        </w:rPr>
      </w:pPr>
    </w:p>
    <w:p w14:paraId="0A79FF7A" w14:textId="77777777" w:rsidR="009F2A51" w:rsidRPr="0095359C" w:rsidRDefault="009F2A51" w:rsidP="009F2A51">
      <w:pPr>
        <w:pStyle w:val="BodyText"/>
        <w:rPr>
          <w:rFonts w:asciiTheme="minorHAnsi" w:hAnsiTheme="minorHAnsi"/>
          <w:sz w:val="20"/>
        </w:rPr>
      </w:pPr>
      <w:r w:rsidRPr="0095359C">
        <w:rPr>
          <w:rFonts w:asciiTheme="minorHAnsi" w:hAnsiTheme="minorHAnsi"/>
          <w:sz w:val="20"/>
        </w:rPr>
        <w:lastRenderedPageBreak/>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14:paraId="054AA1A6" w14:textId="77777777"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14:anchorId="1DA3A1DF" wp14:editId="2985A60E">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9ECD8"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" o:allowincell="f">
                <v:stroke startarrowwidth="narrow" startarrowlength="short" endarrowwidth="narrow" endarrowlength="short"/>
              </v:line>
            </w:pict>
          </mc:Fallback>
        </mc:AlternateContent>
      </w:r>
    </w:p>
    <w:p w14:paraId="1B2804DF" w14:textId="77777777" w:rsidR="009F2A51" w:rsidRPr="002431EB" w:rsidRDefault="009F2A51" w:rsidP="009F2A51">
      <w:pPr>
        <w:tabs>
          <w:tab w:val="left" w:pos="1980"/>
          <w:tab w:val="left" w:pos="6750"/>
        </w:tabs>
        <w:ind w:right="-270"/>
        <w:rPr>
          <w:rFonts w:ascii="Times New Roman (PCL6)" w:hAnsi="Times New Roman (PCL6)"/>
        </w:rPr>
      </w:pPr>
    </w:p>
    <w:p w14:paraId="694F8EE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14:anchorId="074029DA" wp14:editId="43923D9A">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CFED5"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14:anchorId="5C5219A1" wp14:editId="54AE29C7">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7C430"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14:paraId="2C299D4B" w14:textId="77777777" w:rsidR="009F2A51" w:rsidRPr="002431EB" w:rsidRDefault="009F2A51" w:rsidP="009F2A51">
      <w:pPr>
        <w:tabs>
          <w:tab w:val="left" w:pos="1980"/>
          <w:tab w:val="left" w:pos="6750"/>
        </w:tabs>
        <w:ind w:left="1440" w:right="-270" w:firstLine="720"/>
      </w:pPr>
    </w:p>
    <w:p w14:paraId="5383FF44" w14:textId="77777777"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14:paraId="09E4B650" w14:textId="77777777"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14:paraId="3C3B585A" w14:textId="77777777" w:rsidTr="00A45C57">
        <w:trPr>
          <w:tblHeader/>
        </w:trPr>
        <w:tc>
          <w:tcPr>
            <w:tcW w:w="1440" w:type="dxa"/>
            <w:shd w:val="solid" w:color="auto" w:fill="000000"/>
          </w:tcPr>
          <w:p w14:paraId="2632D0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14:paraId="0663D339"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14:paraId="3EAADF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14:paraId="66113730" w14:textId="77777777" w:rsidTr="00A45C57">
        <w:tc>
          <w:tcPr>
            <w:tcW w:w="1440" w:type="dxa"/>
          </w:tcPr>
          <w:p w14:paraId="4BB946BE" w14:textId="77777777"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14:paraId="1DDBBCE5" w14:textId="77777777"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14:paraId="11EA56D0" w14:textId="77777777"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681A5A3" w14:textId="77777777" w:rsidTr="00A45C57">
        <w:tc>
          <w:tcPr>
            <w:tcW w:w="1440" w:type="dxa"/>
          </w:tcPr>
          <w:p w14:paraId="3D7F0D2C"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14:paraId="4E291791"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14:paraId="1979F390" w14:textId="77777777"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2B4290D" w14:textId="77777777" w:rsidTr="00A45C57">
        <w:tc>
          <w:tcPr>
            <w:tcW w:w="1440" w:type="dxa"/>
          </w:tcPr>
          <w:p w14:paraId="66BC659C"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14:paraId="6492F433"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14:paraId="74AF4342" w14:textId="77777777"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17DCAAE" w14:textId="77777777" w:rsidTr="00A45C57">
        <w:tc>
          <w:tcPr>
            <w:tcW w:w="1440" w:type="dxa"/>
          </w:tcPr>
          <w:p w14:paraId="549784C1"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14:paraId="53CCC053"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14:paraId="70FB0352" w14:textId="77777777"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14:paraId="68BB5274"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14:paraId="75571B1B"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14:paraId="29B7DB63" w14:textId="77777777"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14:paraId="0D68331E" w14:textId="77777777"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0D0CCF5" w14:textId="77777777" w:rsidTr="00A45C57">
        <w:tc>
          <w:tcPr>
            <w:tcW w:w="1440" w:type="dxa"/>
          </w:tcPr>
          <w:p w14:paraId="01D56BAD" w14:textId="77777777"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14:paraId="73908610" w14:textId="77777777"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14:paraId="0A741931"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14:paraId="22F71D48"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14:paraId="7D2B1AA2" w14:textId="77777777"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14:paraId="79A9C3FD" w14:textId="77777777"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381A5E52" w14:textId="77777777" w:rsidTr="00A45C57">
        <w:tc>
          <w:tcPr>
            <w:tcW w:w="1440" w:type="dxa"/>
          </w:tcPr>
          <w:p w14:paraId="655372D9"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14:paraId="4D69D03D" w14:textId="77777777"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14:paraId="6F669E8E" w14:textId="77777777"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w:t>
            </w:r>
            <w:proofErr w:type="spellStart"/>
            <w:r>
              <w:rPr>
                <w:rFonts w:asciiTheme="minorHAnsi" w:hAnsiTheme="minorHAnsi"/>
                <w:sz w:val="20"/>
              </w:rPr>
              <w:t>FailMessage</w:t>
            </w:r>
            <w:proofErr w:type="spellEnd"/>
            <w:r>
              <w:rPr>
                <w:rFonts w:asciiTheme="minorHAnsi" w:hAnsiTheme="minorHAnsi"/>
                <w:sz w:val="20"/>
              </w:rPr>
              <w:t xml:space="preserve"> to add file name.</w:t>
            </w:r>
          </w:p>
          <w:p w14:paraId="4EDDAB17" w14:textId="77777777"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14:paraId="28F974C9" w14:textId="77777777"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14:paraId="05021E49" w14:textId="77777777"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14:paraId="3D509323" w14:textId="77777777"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14:paraId="57297D88" w14:textId="77777777"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14:paraId="6DC19FBF"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14:paraId="5EB23959" w14:textId="77777777" w:rsidTr="00A45C57">
        <w:tc>
          <w:tcPr>
            <w:tcW w:w="1440" w:type="dxa"/>
          </w:tcPr>
          <w:p w14:paraId="66A1340C"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14:paraId="51569C68"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14:paraId="02BB18C7"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14:paraId="71353910" w14:textId="77777777" w:rsidTr="00A45C57">
        <w:tc>
          <w:tcPr>
            <w:tcW w:w="1440" w:type="dxa"/>
          </w:tcPr>
          <w:p w14:paraId="764EE7DE" w14:textId="77777777" w:rsidR="0054008E" w:rsidRPr="0054008E" w:rsidRDefault="0054008E" w:rsidP="0054008E">
            <w:pPr>
              <w:pStyle w:val="hdr1"/>
              <w:ind w:left="0"/>
              <w:jc w:val="left"/>
              <w:rPr>
                <w:rFonts w:asciiTheme="minorHAnsi" w:hAnsiTheme="minorHAnsi"/>
                <w:sz w:val="20"/>
              </w:rPr>
            </w:pPr>
            <w:r>
              <w:rPr>
                <w:rFonts w:asciiTheme="minorHAnsi" w:hAnsiTheme="minorHAnsi"/>
                <w:sz w:val="20"/>
              </w:rPr>
              <w:lastRenderedPageBreak/>
              <w:t>12/29/</w:t>
            </w:r>
            <w:r w:rsidRPr="00EA2F09">
              <w:rPr>
                <w:rFonts w:asciiTheme="minorHAnsi" w:hAnsiTheme="minorHAnsi"/>
                <w:sz w:val="20"/>
              </w:rPr>
              <w:t>2017</w:t>
            </w:r>
          </w:p>
        </w:tc>
        <w:tc>
          <w:tcPr>
            <w:tcW w:w="5238" w:type="dxa"/>
          </w:tcPr>
          <w:p w14:paraId="4C222D01" w14:textId="77777777"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14:paraId="562554DB" w14:textId="77777777"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14:paraId="67E4FB76" w14:textId="77777777" w:rsidTr="00A45C57">
        <w:tc>
          <w:tcPr>
            <w:tcW w:w="1440" w:type="dxa"/>
          </w:tcPr>
          <w:p w14:paraId="21DAFD0C" w14:textId="77777777"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14:paraId="692A6DEE" w14:textId="77777777"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14:paraId="1BC8229F" w14:textId="77777777"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14:paraId="2F3E4D44" w14:textId="77777777" w:rsidTr="00A45C57">
        <w:tc>
          <w:tcPr>
            <w:tcW w:w="1440" w:type="dxa"/>
          </w:tcPr>
          <w:p w14:paraId="568FC591" w14:textId="77777777"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14:paraId="649B3480" w14:textId="77777777"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14:paraId="3139F0C3" w14:textId="77777777"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14:paraId="16D62FA6" w14:textId="77777777"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
          <w:p w14:paraId="31EEBFBC" w14:textId="77777777"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14:paraId="2ABC4402" w14:textId="77777777" w:rsidTr="00A45C57">
        <w:tc>
          <w:tcPr>
            <w:tcW w:w="1440" w:type="dxa"/>
          </w:tcPr>
          <w:p w14:paraId="0426E580" w14:textId="77777777"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14:paraId="633F1107" w14:textId="77777777"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14:paraId="057D15DC" w14:textId="77777777"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14:paraId="302D7EA5" w14:textId="77777777" w:rsidTr="00A45C57">
        <w:tc>
          <w:tcPr>
            <w:tcW w:w="1440" w:type="dxa"/>
          </w:tcPr>
          <w:p w14:paraId="1389C537" w14:textId="77777777" w:rsidR="0026146F" w:rsidRDefault="0026146F" w:rsidP="0026146F">
            <w:pPr>
              <w:pStyle w:val="hdr1"/>
              <w:ind w:left="0"/>
              <w:jc w:val="left"/>
              <w:rPr>
                <w:rFonts w:asciiTheme="minorHAnsi" w:hAnsiTheme="minorHAnsi"/>
                <w:sz w:val="20"/>
              </w:rPr>
            </w:pPr>
            <w:r w:rsidRPr="00450174">
              <w:rPr>
                <w:rFonts w:asciiTheme="minorHAnsi" w:hAnsiTheme="minorHAnsi"/>
                <w:sz w:val="20"/>
              </w:rPr>
              <w:t>07/10/2019</w:t>
            </w:r>
          </w:p>
        </w:tc>
        <w:tc>
          <w:tcPr>
            <w:tcW w:w="5238" w:type="dxa"/>
          </w:tcPr>
          <w:p w14:paraId="275F8335" w14:textId="77777777" w:rsidR="0026146F" w:rsidRPr="0026146F" w:rsidRDefault="0026146F" w:rsidP="0026146F">
            <w:pPr>
              <w:pStyle w:val="hdr1"/>
              <w:ind w:left="0"/>
              <w:jc w:val="left"/>
              <w:rPr>
                <w:rFonts w:asciiTheme="minorHAnsi" w:hAnsiTheme="minorHAnsi"/>
                <w:sz w:val="20"/>
              </w:rPr>
            </w:pPr>
            <w:r w:rsidRPr="00450174">
              <w:rPr>
                <w:rFonts w:asciiTheme="minorHAnsi" w:hAnsiTheme="minorHAnsi"/>
                <w:sz w:val="20"/>
              </w:rPr>
              <w:t>TFS 14706 - Switch smtpout.gdit.com to ironport.maximus.com</w:t>
            </w:r>
          </w:p>
        </w:tc>
        <w:tc>
          <w:tcPr>
            <w:tcW w:w="2790" w:type="dxa"/>
          </w:tcPr>
          <w:p w14:paraId="163952E3" w14:textId="77777777" w:rsidR="0026146F" w:rsidRPr="00EA2F09" w:rsidRDefault="0026146F" w:rsidP="0026146F">
            <w:pPr>
              <w:pStyle w:val="hdr1"/>
              <w:ind w:left="0"/>
              <w:jc w:val="left"/>
              <w:rPr>
                <w:rFonts w:asciiTheme="minorHAnsi" w:hAnsiTheme="minorHAnsi"/>
                <w:sz w:val="20"/>
              </w:rPr>
            </w:pPr>
            <w:r w:rsidRPr="00450174">
              <w:rPr>
                <w:rFonts w:asciiTheme="minorHAnsi" w:hAnsiTheme="minorHAnsi"/>
                <w:sz w:val="20"/>
              </w:rPr>
              <w:t>Susmitha Palacherla</w:t>
            </w:r>
          </w:p>
        </w:tc>
      </w:tr>
      <w:tr w:rsidR="00136019" w:rsidRPr="00D37C04" w14:paraId="6FBE5737" w14:textId="77777777" w:rsidTr="00A45C57">
        <w:tc>
          <w:tcPr>
            <w:tcW w:w="1440" w:type="dxa"/>
          </w:tcPr>
          <w:p w14:paraId="5C6051E9"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7/29/2020</w:t>
            </w:r>
          </w:p>
        </w:tc>
        <w:tc>
          <w:tcPr>
            <w:tcW w:w="5238" w:type="dxa"/>
          </w:tcPr>
          <w:p w14:paraId="76334CE8" w14:textId="5F3B7334" w:rsidR="00136019" w:rsidRPr="00450174" w:rsidRDefault="00136019">
            <w:pPr>
              <w:pStyle w:val="hdr1"/>
              <w:ind w:left="0"/>
              <w:jc w:val="left"/>
              <w:rPr>
                <w:rFonts w:asciiTheme="minorHAnsi" w:hAnsiTheme="minorHAnsi"/>
                <w:sz w:val="20"/>
              </w:rPr>
            </w:pPr>
            <w:r w:rsidRPr="00450174">
              <w:rPr>
                <w:rFonts w:asciiTheme="minorHAnsi" w:hAnsiTheme="minorHAnsi"/>
                <w:sz w:val="20"/>
              </w:rPr>
              <w:t xml:space="preserve">TFS 17716 - Removed company specific references </w:t>
            </w:r>
          </w:p>
        </w:tc>
        <w:tc>
          <w:tcPr>
            <w:tcW w:w="2790" w:type="dxa"/>
          </w:tcPr>
          <w:p w14:paraId="291A4463"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Susmitha Palacherla</w:t>
            </w:r>
          </w:p>
        </w:tc>
      </w:tr>
      <w:tr w:rsidR="00A038E4" w:rsidRPr="00D37C04" w14:paraId="3AA2B0FD" w14:textId="77777777" w:rsidTr="00A45C57">
        <w:trPr>
          <w:ins w:id="4" w:author="Palacherla, Susmitha C" w:date="2021-04-19T18:40:00Z"/>
        </w:trPr>
        <w:tc>
          <w:tcPr>
            <w:tcW w:w="1440" w:type="dxa"/>
          </w:tcPr>
          <w:p w14:paraId="23ADCBE2" w14:textId="4ACB71DB" w:rsidR="00A038E4" w:rsidRPr="00450174" w:rsidRDefault="00A038E4" w:rsidP="00A038E4">
            <w:pPr>
              <w:pStyle w:val="hdr1"/>
              <w:ind w:left="0"/>
              <w:jc w:val="left"/>
              <w:rPr>
                <w:ins w:id="5" w:author="Palacherla, Susmitha C" w:date="2021-04-19T18:40:00Z"/>
                <w:rFonts w:asciiTheme="minorHAnsi" w:hAnsiTheme="minorHAnsi"/>
                <w:sz w:val="20"/>
              </w:rPr>
            </w:pPr>
            <w:ins w:id="6" w:author="Palacherla, Susmitha C" w:date="2021-04-19T18:40:00Z">
              <w:r>
                <w:t>4/19/2021</w:t>
              </w:r>
            </w:ins>
          </w:p>
        </w:tc>
        <w:tc>
          <w:tcPr>
            <w:tcW w:w="5238" w:type="dxa"/>
          </w:tcPr>
          <w:p w14:paraId="5D73561F" w14:textId="79DBBE8A" w:rsidR="00A038E4" w:rsidRPr="00450174" w:rsidRDefault="00A038E4" w:rsidP="00A038E4">
            <w:pPr>
              <w:pStyle w:val="hdr1"/>
              <w:ind w:left="0"/>
              <w:jc w:val="left"/>
              <w:rPr>
                <w:ins w:id="7" w:author="Palacherla, Susmitha C" w:date="2021-04-19T18:40:00Z"/>
                <w:rFonts w:asciiTheme="minorHAnsi" w:hAnsiTheme="minorHAnsi"/>
                <w:sz w:val="20"/>
              </w:rPr>
            </w:pPr>
            <w:ins w:id="8" w:author="Palacherla, Susmitha C" w:date="2021-04-19T18:40:00Z">
              <w:r>
                <w:t>TFS 20677 -  AD island to AD AWS environment changes</w:t>
              </w:r>
            </w:ins>
          </w:p>
        </w:tc>
        <w:tc>
          <w:tcPr>
            <w:tcW w:w="2790" w:type="dxa"/>
          </w:tcPr>
          <w:p w14:paraId="2CBBC5DE" w14:textId="7E29A81E" w:rsidR="00A038E4" w:rsidRPr="00450174" w:rsidRDefault="00A038E4" w:rsidP="00A038E4">
            <w:pPr>
              <w:pStyle w:val="hdr1"/>
              <w:ind w:left="0"/>
              <w:jc w:val="left"/>
              <w:rPr>
                <w:ins w:id="9" w:author="Palacherla, Susmitha C" w:date="2021-04-19T18:40:00Z"/>
                <w:rFonts w:asciiTheme="minorHAnsi" w:hAnsiTheme="minorHAnsi"/>
                <w:sz w:val="20"/>
              </w:rPr>
            </w:pPr>
            <w:ins w:id="10" w:author="Palacherla, Susmitha C" w:date="2021-04-19T18:40:00Z">
              <w:r w:rsidRPr="00585627">
                <w:t>Susmitha Palacherla</w:t>
              </w:r>
            </w:ins>
          </w:p>
        </w:tc>
      </w:tr>
      <w:tr w:rsidR="003B0F16" w:rsidRPr="00D37C04" w14:paraId="4286E439" w14:textId="77777777" w:rsidTr="00A45C57">
        <w:trPr>
          <w:ins w:id="11" w:author="Palacherla, Susmitha C" w:date="2021-06-24T11:45:00Z"/>
        </w:trPr>
        <w:tc>
          <w:tcPr>
            <w:tcW w:w="1440" w:type="dxa"/>
          </w:tcPr>
          <w:p w14:paraId="39C0E931" w14:textId="1B9519C7" w:rsidR="003B0F16" w:rsidRDefault="003B0F16" w:rsidP="003B0F16">
            <w:pPr>
              <w:pStyle w:val="hdr1"/>
              <w:ind w:left="0"/>
              <w:jc w:val="left"/>
              <w:rPr>
                <w:ins w:id="12" w:author="Palacherla, Susmitha C" w:date="2021-06-24T11:45:00Z"/>
              </w:rPr>
            </w:pPr>
            <w:ins w:id="13" w:author="Palacherla, Susmitha C" w:date="2021-06-24T11:45:00Z">
              <w:r>
                <w:t>6/24/2021</w:t>
              </w:r>
            </w:ins>
          </w:p>
        </w:tc>
        <w:tc>
          <w:tcPr>
            <w:tcW w:w="5238" w:type="dxa"/>
          </w:tcPr>
          <w:p w14:paraId="38BEC050" w14:textId="420AA1D0" w:rsidR="003B0F16" w:rsidRDefault="003B0F16" w:rsidP="003B0F16">
            <w:pPr>
              <w:pStyle w:val="hdr1"/>
              <w:ind w:left="0"/>
              <w:jc w:val="left"/>
              <w:rPr>
                <w:ins w:id="14" w:author="Palacherla, Susmitha C" w:date="2021-06-24T11:45:00Z"/>
              </w:rPr>
            </w:pPr>
            <w:ins w:id="15" w:author="Palacherla, Susmitha C" w:date="2021-06-24T11:45:00Z">
              <w:r w:rsidRPr="00942FDD">
                <w:t xml:space="preserve">TFS 21796 - change email server from </w:t>
              </w:r>
              <w:proofErr w:type="spellStart"/>
              <w:r w:rsidRPr="00942FDD">
                <w:t>ironport</w:t>
              </w:r>
              <w:proofErr w:type="spellEnd"/>
              <w:r w:rsidRPr="00942FDD">
                <w:t xml:space="preserve"> to </w:t>
              </w:r>
              <w:proofErr w:type="spellStart"/>
              <w:r w:rsidRPr="00942FDD">
                <w:t>maxcorp</w:t>
              </w:r>
              <w:proofErr w:type="spellEnd"/>
            </w:ins>
          </w:p>
        </w:tc>
        <w:tc>
          <w:tcPr>
            <w:tcW w:w="2790" w:type="dxa"/>
          </w:tcPr>
          <w:p w14:paraId="08E489CB" w14:textId="2CEE7D15" w:rsidR="003B0F16" w:rsidRPr="00585627" w:rsidRDefault="003B0F16" w:rsidP="003B0F16">
            <w:pPr>
              <w:pStyle w:val="hdr1"/>
              <w:ind w:left="0"/>
              <w:jc w:val="left"/>
              <w:rPr>
                <w:ins w:id="16" w:author="Palacherla, Susmitha C" w:date="2021-06-24T11:45:00Z"/>
              </w:rPr>
            </w:pPr>
            <w:ins w:id="17" w:author="Palacherla, Susmitha C" w:date="2021-06-24T11:45:00Z">
              <w:r w:rsidRPr="00585627">
                <w:t>Susmitha Palacherla</w:t>
              </w:r>
            </w:ins>
          </w:p>
        </w:tc>
      </w:tr>
    </w:tbl>
    <w:p w14:paraId="7424BD3B" w14:textId="77777777" w:rsidR="009F2A51" w:rsidRPr="002431EB" w:rsidRDefault="009F2A51" w:rsidP="009F2A51">
      <w:pPr>
        <w:pStyle w:val="BodyText"/>
      </w:pPr>
    </w:p>
    <w:p w14:paraId="407C8223" w14:textId="77777777" w:rsidR="00A96E41" w:rsidRDefault="009F2A51" w:rsidP="009F2A51">
      <w:pPr>
        <w:widowControl w:val="0"/>
        <w:autoSpaceDE w:val="0"/>
        <w:autoSpaceDN w:val="0"/>
        <w:adjustRightInd w:val="0"/>
        <w:spacing w:after="0" w:line="240" w:lineRule="auto"/>
      </w:pPr>
      <w:bookmarkStart w:id="18" w:name="_Toc434743870"/>
      <w:r w:rsidRPr="002431EB">
        <w:br w:type="page"/>
      </w:r>
      <w:bookmarkEnd w:id="18"/>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3993C61" w14:textId="77777777" w:rsidR="00481F6E" w:rsidRDefault="00481F6E">
          <w:pPr>
            <w:pStyle w:val="TOCHeading"/>
          </w:pPr>
          <w:r>
            <w:t>Contents</w:t>
          </w:r>
        </w:p>
        <w:p w14:paraId="28AE098A" w14:textId="77777777"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7B0C4BB" w14:textId="77777777" w:rsidR="00BE2FE1" w:rsidRDefault="0095781B">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13780C5C" w14:textId="77777777" w:rsidR="00BE2FE1" w:rsidRDefault="0095781B">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7F7ED167" w14:textId="77777777" w:rsidR="00BE2FE1" w:rsidRDefault="0095781B">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F344E29" w14:textId="77777777" w:rsidR="00BE2FE1" w:rsidRDefault="0095781B">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54A74A8B" w14:textId="77777777" w:rsidR="00BE2FE1" w:rsidRDefault="0095781B">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30E3938F" w14:textId="77777777" w:rsidR="00BE2FE1" w:rsidRDefault="0095781B">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5A09F5B" w14:textId="77777777" w:rsidR="00BE2FE1" w:rsidRDefault="0095781B">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1E0E27B3" w14:textId="77777777" w:rsidR="00BE2FE1" w:rsidRDefault="0095781B">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015B600" w14:textId="77777777" w:rsidR="00BE2FE1" w:rsidRDefault="0095781B">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7BF3EBC6" w14:textId="77777777" w:rsidR="00BE2FE1" w:rsidRDefault="0095781B">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57A8F999" w14:textId="77777777" w:rsidR="00BE2FE1" w:rsidRDefault="0095781B">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087C475D" w14:textId="77777777" w:rsidR="00BE2FE1" w:rsidRDefault="0095781B">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22CA7A07" w14:textId="77777777" w:rsidR="00BE2FE1" w:rsidRDefault="0095781B">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4CB81DB5" w14:textId="77777777" w:rsidR="00BE2FE1" w:rsidRDefault="0095781B">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14:paraId="4E588750" w14:textId="77777777" w:rsidR="00BE2FE1" w:rsidRDefault="0095781B">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54BEABE" w14:textId="77777777" w:rsidR="00BE2FE1" w:rsidRDefault="0095781B">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C795D54" w14:textId="77777777" w:rsidR="00481F6E" w:rsidRDefault="00481F6E">
          <w:r>
            <w:rPr>
              <w:b/>
              <w:bCs/>
              <w:noProof/>
            </w:rPr>
            <w:fldChar w:fldCharType="end"/>
          </w:r>
        </w:p>
      </w:sdtContent>
    </w:sdt>
    <w:p w14:paraId="16FE4559" w14:textId="77777777" w:rsidR="00202048" w:rsidRDefault="00202048" w:rsidP="009F2A51">
      <w:pPr>
        <w:widowControl w:val="0"/>
        <w:autoSpaceDE w:val="0"/>
        <w:autoSpaceDN w:val="0"/>
        <w:adjustRightInd w:val="0"/>
        <w:spacing w:after="0" w:line="240" w:lineRule="auto"/>
      </w:pPr>
    </w:p>
    <w:p w14:paraId="33B7150A" w14:textId="77777777" w:rsidR="0027630C" w:rsidRDefault="0027630C" w:rsidP="009F2A51">
      <w:pPr>
        <w:widowControl w:val="0"/>
        <w:autoSpaceDE w:val="0"/>
        <w:autoSpaceDN w:val="0"/>
        <w:adjustRightInd w:val="0"/>
        <w:spacing w:after="0" w:line="240" w:lineRule="auto"/>
      </w:pPr>
    </w:p>
    <w:p w14:paraId="11AEF2D5" w14:textId="77777777" w:rsidR="0027630C" w:rsidRDefault="0027630C" w:rsidP="009F2A51">
      <w:pPr>
        <w:widowControl w:val="0"/>
        <w:autoSpaceDE w:val="0"/>
        <w:autoSpaceDN w:val="0"/>
        <w:adjustRightInd w:val="0"/>
        <w:spacing w:after="0" w:line="240" w:lineRule="auto"/>
      </w:pPr>
    </w:p>
    <w:p w14:paraId="7FA692D1" w14:textId="77777777" w:rsidR="0027630C" w:rsidRDefault="0027630C" w:rsidP="009F2A51">
      <w:pPr>
        <w:widowControl w:val="0"/>
        <w:autoSpaceDE w:val="0"/>
        <w:autoSpaceDN w:val="0"/>
        <w:adjustRightInd w:val="0"/>
        <w:spacing w:after="0" w:line="240" w:lineRule="auto"/>
      </w:pPr>
    </w:p>
    <w:p w14:paraId="345B5A08" w14:textId="77777777" w:rsidR="0027630C" w:rsidRDefault="0027630C" w:rsidP="009F2A51">
      <w:pPr>
        <w:widowControl w:val="0"/>
        <w:autoSpaceDE w:val="0"/>
        <w:autoSpaceDN w:val="0"/>
        <w:adjustRightInd w:val="0"/>
        <w:spacing w:after="0" w:line="240" w:lineRule="auto"/>
      </w:pPr>
    </w:p>
    <w:p w14:paraId="2F99B35C" w14:textId="77777777" w:rsidR="0027630C" w:rsidRDefault="0027630C" w:rsidP="009F2A51">
      <w:pPr>
        <w:widowControl w:val="0"/>
        <w:autoSpaceDE w:val="0"/>
        <w:autoSpaceDN w:val="0"/>
        <w:adjustRightInd w:val="0"/>
        <w:spacing w:after="0" w:line="240" w:lineRule="auto"/>
      </w:pPr>
    </w:p>
    <w:p w14:paraId="36828AB8" w14:textId="77777777" w:rsidR="0027630C" w:rsidRDefault="0027630C" w:rsidP="009F2A51">
      <w:pPr>
        <w:widowControl w:val="0"/>
        <w:autoSpaceDE w:val="0"/>
        <w:autoSpaceDN w:val="0"/>
        <w:adjustRightInd w:val="0"/>
        <w:spacing w:after="0" w:line="240" w:lineRule="auto"/>
      </w:pPr>
    </w:p>
    <w:p w14:paraId="49107475" w14:textId="77777777" w:rsidR="0027630C" w:rsidRDefault="0027630C" w:rsidP="009F2A51">
      <w:pPr>
        <w:widowControl w:val="0"/>
        <w:autoSpaceDE w:val="0"/>
        <w:autoSpaceDN w:val="0"/>
        <w:adjustRightInd w:val="0"/>
        <w:spacing w:after="0" w:line="240" w:lineRule="auto"/>
      </w:pPr>
    </w:p>
    <w:p w14:paraId="17508E83" w14:textId="77777777" w:rsidR="00202048" w:rsidRDefault="00202048" w:rsidP="009F2A51">
      <w:pPr>
        <w:widowControl w:val="0"/>
        <w:autoSpaceDE w:val="0"/>
        <w:autoSpaceDN w:val="0"/>
        <w:adjustRightInd w:val="0"/>
        <w:spacing w:after="0" w:line="240" w:lineRule="auto"/>
      </w:pPr>
    </w:p>
    <w:p w14:paraId="0878018C" w14:textId="77777777" w:rsidR="009D1884" w:rsidRPr="0027630C" w:rsidRDefault="006F770C" w:rsidP="0076086A">
      <w:pPr>
        <w:pStyle w:val="Heading1"/>
        <w:numPr>
          <w:ilvl w:val="0"/>
          <w:numId w:val="1"/>
        </w:numPr>
        <w:rPr>
          <w:color w:val="auto"/>
        </w:rPr>
      </w:pPr>
      <w:bookmarkStart w:id="19" w:name="_Toc503949770"/>
      <w:r w:rsidRPr="0027630C">
        <w:rPr>
          <w:color w:val="auto"/>
        </w:rPr>
        <w:lastRenderedPageBreak/>
        <w:t>Overview</w:t>
      </w:r>
      <w:bookmarkEnd w:id="19"/>
    </w:p>
    <w:p w14:paraId="7EE0160C" w14:textId="77777777" w:rsidR="00A47122" w:rsidRPr="0027630C" w:rsidRDefault="009D1884" w:rsidP="00481F6E">
      <w:pPr>
        <w:pStyle w:val="Heading2"/>
        <w:rPr>
          <w:rFonts w:ascii="Calibri" w:hAnsi="Calibri" w:cs="Times New Roman"/>
          <w:color w:val="auto"/>
          <w:sz w:val="22"/>
          <w:szCs w:val="22"/>
        </w:rPr>
      </w:pPr>
      <w:bookmarkStart w:id="20"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20"/>
    </w:p>
    <w:p w14:paraId="75BAC16B" w14:textId="77777777"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 xml:space="preserve">eCL outlier research and coaching process is a standard process to facilitate consistent communication when a performance opportunity exists.  It provides a method to </w:t>
      </w:r>
      <w:proofErr w:type="gramStart"/>
      <w:r w:rsidR="001B4454" w:rsidRPr="0095359C">
        <w:rPr>
          <w:rFonts w:asciiTheme="minorHAnsi" w:hAnsiTheme="minorHAnsi" w:cs="Segoe UI"/>
          <w:color w:val="000000" w:themeColor="text1"/>
          <w:sz w:val="20"/>
          <w:szCs w:val="20"/>
        </w:rPr>
        <w:t>make a determination</w:t>
      </w:r>
      <w:proofErr w:type="gramEnd"/>
      <w:r w:rsidR="001B4454" w:rsidRPr="0095359C">
        <w:rPr>
          <w:rFonts w:asciiTheme="minorHAnsi" w:hAnsiTheme="minorHAnsi" w:cs="Segoe UI"/>
          <w:color w:val="000000" w:themeColor="text1"/>
          <w:sz w:val="20"/>
          <w:szCs w:val="20"/>
        </w:rPr>
        <w:t xml:space="preserve">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t>
      </w:r>
      <w:proofErr w:type="gramStart"/>
      <w:r w:rsidR="001B4454" w:rsidRPr="0095359C">
        <w:rPr>
          <w:rFonts w:asciiTheme="minorHAnsi" w:hAnsiTheme="minorHAnsi" w:cs="Segoe UI"/>
          <w:color w:val="000000" w:themeColor="text1"/>
          <w:sz w:val="20"/>
          <w:szCs w:val="20"/>
        </w:rPr>
        <w:t>work-flow</w:t>
      </w:r>
      <w:proofErr w:type="gramEnd"/>
      <w:r w:rsidR="001B4454" w:rsidRPr="0095359C">
        <w:rPr>
          <w:rFonts w:asciiTheme="minorHAnsi" w:hAnsiTheme="minorHAnsi" w:cs="Segoe UI"/>
          <w:color w:val="000000" w:themeColor="text1"/>
          <w:sz w:val="20"/>
          <w:szCs w:val="20"/>
        </w:rPr>
        <w:t xml:space="preserve">, items can be tracked from start to finish to verify if items have been addressed. The eCL will also provide reporting on the number of outliers </w:t>
      </w:r>
      <w:proofErr w:type="gramStart"/>
      <w:r w:rsidR="001B4454" w:rsidRPr="0095359C">
        <w:rPr>
          <w:rFonts w:asciiTheme="minorHAnsi" w:hAnsiTheme="minorHAnsi" w:cs="Segoe UI"/>
          <w:color w:val="000000" w:themeColor="text1"/>
          <w:sz w:val="20"/>
          <w:szCs w:val="20"/>
        </w:rPr>
        <w:t>entered into</w:t>
      </w:r>
      <w:proofErr w:type="gramEnd"/>
      <w:r w:rsidR="001B4454" w:rsidRPr="0095359C">
        <w:rPr>
          <w:rFonts w:asciiTheme="minorHAnsi" w:hAnsiTheme="minorHAnsi" w:cs="Segoe UI"/>
          <w:color w:val="000000" w:themeColor="text1"/>
          <w:sz w:val="20"/>
          <w:szCs w:val="20"/>
        </w:rPr>
        <w:t xml:space="preserve"> the system, the number coached, pending coaching, pending review or reasons why coaching was not required.</w:t>
      </w:r>
    </w:p>
    <w:p w14:paraId="189B17D7" w14:textId="77777777"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14:paraId="10EE5139" w14:textId="77777777" w:rsidR="00A47122" w:rsidRPr="0027630C" w:rsidRDefault="00A47122" w:rsidP="00481F6E">
      <w:pPr>
        <w:pStyle w:val="Heading2"/>
        <w:rPr>
          <w:rFonts w:ascii="Calibri" w:hAnsi="Calibri" w:cs="Times New Roman"/>
          <w:color w:val="auto"/>
          <w:sz w:val="22"/>
          <w:szCs w:val="22"/>
        </w:rPr>
      </w:pPr>
      <w:bookmarkStart w:id="21"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21"/>
    </w:p>
    <w:p w14:paraId="21AEC170" w14:textId="77777777"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14:paraId="483FB556"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4F1C814D"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9957BE" w14:textId="77777777" w:rsidR="002C3B04" w:rsidRPr="0027630C" w:rsidRDefault="002C3B04" w:rsidP="00481F6E">
      <w:pPr>
        <w:pStyle w:val="Heading2"/>
        <w:rPr>
          <w:rFonts w:ascii="Calibri" w:hAnsi="Calibri" w:cs="Times New Roman"/>
          <w:color w:val="auto"/>
          <w:sz w:val="22"/>
          <w:szCs w:val="22"/>
        </w:rPr>
      </w:pPr>
      <w:bookmarkStart w:id="22" w:name="_Toc503949773"/>
      <w:r w:rsidRPr="0027630C">
        <w:rPr>
          <w:rFonts w:ascii="Calibri" w:hAnsi="Calibri" w:cs="Times New Roman"/>
          <w:color w:val="auto"/>
          <w:sz w:val="22"/>
          <w:szCs w:val="22"/>
        </w:rPr>
        <w:t>Source Files</w:t>
      </w:r>
      <w:bookmarkEnd w:id="22"/>
    </w:p>
    <w:p w14:paraId="7CC7D5A8"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table below shows </w:t>
      </w:r>
      <w:proofErr w:type="gramStart"/>
      <w:r w:rsidRPr="0095359C">
        <w:rPr>
          <w:rFonts w:asciiTheme="minorHAnsi" w:hAnsiTheme="minorHAnsi" w:cs="Segoe UI"/>
          <w:color w:val="000000" w:themeColor="text1"/>
          <w:sz w:val="20"/>
          <w:szCs w:val="20"/>
        </w:rPr>
        <w:t>all of</w:t>
      </w:r>
      <w:proofErr w:type="gramEnd"/>
      <w:r w:rsidRPr="0095359C">
        <w:rPr>
          <w:rFonts w:asciiTheme="minorHAnsi" w:hAnsiTheme="minorHAnsi" w:cs="Segoe UI"/>
          <w:color w:val="000000" w:themeColor="text1"/>
          <w:sz w:val="20"/>
          <w:szCs w:val="20"/>
        </w:rPr>
        <w:t xml:space="preserve"> the outlier report types that can arrive as feeds. Currently active feeds are marked by an ‘X’ in the table below.</w:t>
      </w:r>
    </w:p>
    <w:p w14:paraId="195C92BB"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 xml:space="preserve">.csv where XXX stands for the </w:t>
      </w:r>
      <w:proofErr w:type="gramStart"/>
      <w:r w:rsidRPr="0095359C">
        <w:rPr>
          <w:rFonts w:asciiTheme="minorHAnsi" w:hAnsiTheme="minorHAnsi" w:cs="Segoe UI"/>
          <w:color w:val="000000" w:themeColor="text1"/>
          <w:sz w:val="20"/>
          <w:szCs w:val="20"/>
        </w:rPr>
        <w:t>3 letter</w:t>
      </w:r>
      <w:proofErr w:type="gramEnd"/>
      <w:r w:rsidRPr="0095359C">
        <w:rPr>
          <w:rFonts w:asciiTheme="minorHAnsi" w:hAnsiTheme="minorHAnsi" w:cs="Segoe UI"/>
          <w:color w:val="000000" w:themeColor="text1"/>
          <w:sz w:val="20"/>
          <w:szCs w:val="20"/>
        </w:rPr>
        <w:t xml:space="preserve"> acronym used by the report as shown in the ‘Code’ column below.</w:t>
      </w:r>
    </w:p>
    <w:p w14:paraId="0F75DDCA" w14:textId="73E11D00"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r w:rsidR="009930C9">
        <w:fldChar w:fldCharType="begin"/>
      </w:r>
      <w:r w:rsidR="009930C9">
        <w:instrText xml:space="preserve"> HYPERLINK "file:///\\\\f3420-ecldbp01\\data\\Coaching\\Outliers\\Encrypt_Out\\" </w:instrText>
      </w:r>
      <w:r w:rsidR="009930C9">
        <w:fldChar w:fldCharType="separate"/>
      </w:r>
      <w:r w:rsidR="00E25F26" w:rsidRPr="00700164">
        <w:rPr>
          <w:rStyle w:val="Hyperlink"/>
          <w:rFonts w:asciiTheme="minorHAnsi" w:hAnsiTheme="minorHAnsi" w:cs="Segoe UI"/>
          <w:sz w:val="20"/>
          <w:szCs w:val="20"/>
        </w:rPr>
        <w:t>\\</w:t>
      </w:r>
      <w:del w:id="23" w:author="Palacherla, Susmitha C" w:date="2021-04-20T08:06:00Z">
        <w:r w:rsidR="00E25F26" w:rsidRPr="00700164" w:rsidDel="00D01B11">
          <w:rPr>
            <w:rStyle w:val="Hyperlink"/>
            <w:rFonts w:asciiTheme="minorHAnsi" w:hAnsiTheme="minorHAnsi" w:cs="Segoe UI"/>
            <w:sz w:val="20"/>
            <w:szCs w:val="20"/>
          </w:rPr>
          <w:delText>f3420-ecldbp01</w:delText>
        </w:r>
      </w:del>
      <w:ins w:id="24" w:author="Palacherla, Susmitha C" w:date="2021-04-20T08:06:00Z">
        <w:r w:rsidR="00D01B11">
          <w:rPr>
            <w:rStyle w:val="Hyperlink"/>
            <w:rFonts w:asciiTheme="minorHAnsi" w:hAnsiTheme="minorHAnsi" w:cs="Segoe UI"/>
            <w:sz w:val="20"/>
            <w:szCs w:val="20"/>
          </w:rPr>
          <w:t>UVAAPADSQL50CCO</w:t>
        </w:r>
      </w:ins>
      <w:r w:rsidR="00E25F26" w:rsidRPr="00700164">
        <w:rPr>
          <w:rStyle w:val="Hyperlink"/>
          <w:rFonts w:asciiTheme="minorHAnsi" w:hAnsiTheme="minorHAnsi" w:cs="Segoe UI"/>
          <w:sz w:val="20"/>
          <w:szCs w:val="20"/>
        </w:rPr>
        <w:t>\data\Coaching\Outliers\Encrypt_Out\</w:t>
      </w:r>
      <w:r w:rsidR="009930C9">
        <w:rPr>
          <w:rStyle w:val="Hyperlink"/>
          <w:rFonts w:asciiTheme="minorHAnsi" w:hAnsiTheme="minorHAnsi" w:cs="Segoe UI"/>
          <w:sz w:val="20"/>
          <w:szCs w:val="20"/>
        </w:rPr>
        <w:fldChar w:fldCharType="end"/>
      </w:r>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14:paraId="2A383A4C" w14:textId="77777777"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14:paraId="37CA374B" w14:textId="77777777"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63B818D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14:paraId="289D5C07" w14:textId="77777777"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14:paraId="37E0384F"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14:paraId="2FDCF848"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14:paraId="4B2DA3DE"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14:paraId="30F460F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14:paraId="741B7BE1" w14:textId="77777777"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4A213E4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785F7E1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14:paraId="02741C3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14:paraId="3B6AE26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14:paraId="0E7CC91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14:paraId="643B33E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14:paraId="4E42CF67"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5661DD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D6C624B" w14:textId="77777777"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2203C55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14:paraId="05B587C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202583A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14:paraId="5A3777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CFAE1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FA19F1C"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17C3F4F"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36BDF74" w14:textId="77777777"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C6810A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14:paraId="1F5484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876AE8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14:paraId="4C11F13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675ECC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3ADB1332"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A11AD4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6955A85"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14:paraId="7ABE69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14:paraId="75D78AE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68F9BF2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14:paraId="5027FE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9662BE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FAF1050"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44BFC7E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331129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6CA34B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14:paraId="4FA5975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EAC04B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14:paraId="483E33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5553BD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1E4E20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A16254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C6422C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14:paraId="7897694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14:paraId="63AE0C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2732B4F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14:paraId="5F56466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BD76D8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291AFE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4AE2FD0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14:paraId="0EA1185F" w14:textId="77777777"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14:paraId="5530A67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14:paraId="466FE92B"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14:paraId="4E50F5B4"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14:paraId="12EEE77D"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14:paraId="72336BDE"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14:paraId="39BE0C19" w14:textId="77777777"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14:paraId="450E7A75"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111457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0EA1C25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14:paraId="6EAA3A1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3841EB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14:paraId="4E9B79A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D9691F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46BC26C"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7A300A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CB072"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6589EC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14:paraId="773D9BA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18936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14:paraId="5807335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2749F3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B091CCE"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1EEE5FD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35BC24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2391A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14:paraId="23CAB69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2CC67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14:paraId="66AE314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3A4E6C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283546E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11838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39DEA27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2D0BFC1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14:paraId="3FD2A2B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EB8642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14:paraId="52E7E03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490D3C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31A400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E4B3D5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2CD6D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683B0C6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14:paraId="3C580B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8C685D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14:paraId="13091D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5FAEA81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A7464C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5F45988"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D605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7FE6B25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14:paraId="5053A1C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3372D6F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14:paraId="57ADA2F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B5294E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A276FA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759837DC"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A1B58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561C12E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14:paraId="0E0E28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503FDDC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14:paraId="3D2BA93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F080E0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30F1B55"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3CF6135A"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BA3E4A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098834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14:paraId="494C945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9E3CA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14:paraId="52D435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226868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B043F1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36AF942"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4751390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12060A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14:paraId="0CC2310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0DEAB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14:paraId="4957306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0E8DA7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7011515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56CEF10"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E933B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2271CC0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14:paraId="02ADB6A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5D4544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14:paraId="4552FAC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B6AB66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7E348C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9E7626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F1C05B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411318B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14:paraId="14A7EDE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95EDDC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14:paraId="176F2F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F72A6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C75AFD6"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4FCA942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CB71C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77CA69F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14:paraId="2B50504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4324469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14:paraId="61B54C1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3363A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14:paraId="52778F8A"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596F2E7C" w14:textId="77777777"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29A25FAE"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53D62F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14:paraId="2F096B0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75BBD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14:paraId="3576C05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7BECAB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5D74806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2EB9BFCD" w14:textId="77777777"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14:paraId="19572BEF" w14:textId="77777777"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14:paraId="403D1DF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14:paraId="03B3FBD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14:paraId="2AD0BF1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14:paraId="253FD5B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14:paraId="1CF660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14:paraId="32DBA0EF"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14:paraId="525E80A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6FFE02F" w14:textId="77777777"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41483434" w14:textId="77777777"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A079386" w14:textId="77777777"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B32CFB"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7D186F3"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C331C74"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0FD75181"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14:paraId="28172405"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E7A68C1" w14:textId="77777777"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09115EAD" w14:textId="77777777"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A69CCEA" w14:textId="77777777"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7E72472"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96DF193"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9D944CE"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7F3179B5"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14:paraId="335B17DF"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ACD92AF"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B810642" w14:textId="77777777"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FDA0523" w14:textId="77777777"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A0416E2"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9EED004"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9AF0338"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6A1B460C"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14:paraId="6FE07C9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48AF93DD"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2C85490" w14:textId="77777777"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60D289" w14:textId="77777777"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798A6A"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4BFEAA2"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9938CB"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E24ABD2"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14:paraId="07B8D96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2189CE0" w14:textId="77777777"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5470621" w14:textId="77777777"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C30824" w14:textId="77777777" w:rsidR="003F421D"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1C12FC" w14:textId="77777777"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1113971"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CD59379"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8874041" w14:textId="77777777"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bl>
    <w:p w14:paraId="59790B73" w14:textId="77777777"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B91C1D"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3F783623" w14:textId="77777777" w:rsidR="009D1884" w:rsidRPr="0027630C" w:rsidRDefault="009D1884" w:rsidP="00481F6E">
      <w:pPr>
        <w:pStyle w:val="Heading2"/>
        <w:rPr>
          <w:rFonts w:ascii="Calibri" w:hAnsi="Calibri" w:cs="Times New Roman"/>
          <w:color w:val="auto"/>
          <w:sz w:val="22"/>
          <w:szCs w:val="22"/>
        </w:rPr>
      </w:pPr>
      <w:bookmarkStart w:id="25" w:name="_Toc503949774"/>
      <w:r w:rsidRPr="0027630C">
        <w:rPr>
          <w:rFonts w:ascii="Calibri" w:hAnsi="Calibri" w:cs="Times New Roman"/>
          <w:color w:val="auto"/>
          <w:sz w:val="22"/>
          <w:szCs w:val="22"/>
        </w:rPr>
        <w:t>Module List</w:t>
      </w:r>
      <w:bookmarkEnd w:id="25"/>
    </w:p>
    <w:p w14:paraId="01C1C000"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14:paraId="00EF66F8"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14:paraId="7B4DD697"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14:paraId="742E4CEB" w14:textId="77777777"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14:paraId="2F49B9F3"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3A6F6C61"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5F9D9B8E" w14:textId="77777777" w:rsidR="009D1884" w:rsidRPr="0027630C" w:rsidRDefault="009D1884" w:rsidP="00481F6E">
      <w:pPr>
        <w:pStyle w:val="Heading2"/>
        <w:rPr>
          <w:rFonts w:ascii="Calibri" w:hAnsi="Calibri" w:cs="Times New Roman"/>
          <w:color w:val="auto"/>
          <w:sz w:val="22"/>
          <w:szCs w:val="22"/>
        </w:rPr>
      </w:pPr>
      <w:bookmarkStart w:id="26" w:name="_Toc503949775"/>
      <w:r w:rsidRPr="0027630C">
        <w:rPr>
          <w:rFonts w:ascii="Calibri" w:hAnsi="Calibri" w:cs="Times New Roman"/>
          <w:color w:val="auto"/>
          <w:sz w:val="22"/>
          <w:szCs w:val="22"/>
        </w:rPr>
        <w:t>Software and Hardware Interfaces</w:t>
      </w:r>
      <w:bookmarkEnd w:id="26"/>
    </w:p>
    <w:p w14:paraId="3C657A04" w14:textId="77777777" w:rsidR="009D1884" w:rsidRPr="0027630C" w:rsidRDefault="009D1884" w:rsidP="0027630C">
      <w:pPr>
        <w:pStyle w:val="Heading3"/>
        <w:rPr>
          <w:color w:val="auto"/>
        </w:rPr>
      </w:pPr>
      <w:bookmarkStart w:id="27" w:name="_Toc503949776"/>
      <w:r w:rsidRPr="0027630C">
        <w:rPr>
          <w:color w:val="auto"/>
        </w:rPr>
        <w:t>Software</w:t>
      </w:r>
      <w:bookmarkEnd w:id="27"/>
    </w:p>
    <w:p w14:paraId="1C06C6B8" w14:textId="201C7F54"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 xml:space="preserve">SQL </w:t>
      </w:r>
      <w:ins w:id="28" w:author="Palacherla, Susmitha C" w:date="2021-04-19T18:25:00Z">
        <w:r w:rsidR="00450174" w:rsidRPr="002A770C">
          <w:rPr>
            <w:rFonts w:ascii="Times New Roman" w:hAnsi="Times New Roman"/>
            <w:color w:val="000000" w:themeColor="text1"/>
            <w:sz w:val="20"/>
            <w:szCs w:val="20"/>
          </w:rPr>
          <w:t>Server 201</w:t>
        </w:r>
        <w:r w:rsidR="00450174">
          <w:rPr>
            <w:rFonts w:ascii="Times New Roman" w:hAnsi="Times New Roman"/>
            <w:color w:val="000000" w:themeColor="text1"/>
            <w:sz w:val="20"/>
            <w:szCs w:val="20"/>
          </w:rPr>
          <w:t xml:space="preserve">9 </w:t>
        </w:r>
        <w:r w:rsidR="00450174" w:rsidRPr="002A770C">
          <w:rPr>
            <w:rFonts w:ascii="Times New Roman" w:hAnsi="Times New Roman"/>
            <w:color w:val="000000" w:themeColor="text1"/>
            <w:sz w:val="20"/>
            <w:szCs w:val="20"/>
          </w:rPr>
          <w:t>Suite</w:t>
        </w:r>
        <w:r w:rsidR="00450174">
          <w:rPr>
            <w:rFonts w:ascii="Times New Roman" w:hAnsi="Times New Roman"/>
            <w:color w:val="000000" w:themeColor="text1"/>
            <w:sz w:val="20"/>
            <w:szCs w:val="20"/>
          </w:rPr>
          <w:t xml:space="preserve"> (SSIS and SSRS)</w:t>
        </w:r>
      </w:ins>
      <w:del w:id="29" w:author="Palacherla, Susmitha C" w:date="2021-04-19T18:25:00Z">
        <w:r w:rsidRPr="00257251" w:rsidDel="00450174">
          <w:rPr>
            <w:rFonts w:ascii="Times New Roman" w:hAnsi="Times New Roman"/>
            <w:color w:val="000000" w:themeColor="text1"/>
            <w:sz w:val="20"/>
            <w:szCs w:val="20"/>
          </w:rPr>
          <w:delText>Server 20</w:delText>
        </w:r>
        <w:r w:rsidDel="00450174">
          <w:rPr>
            <w:rFonts w:ascii="Times New Roman" w:hAnsi="Times New Roman"/>
            <w:color w:val="000000" w:themeColor="text1"/>
            <w:sz w:val="20"/>
            <w:szCs w:val="20"/>
          </w:rPr>
          <w:delText>12</w:delText>
        </w:r>
        <w:r w:rsidRPr="00257251" w:rsidDel="00450174">
          <w:rPr>
            <w:rFonts w:ascii="Times New Roman" w:hAnsi="Times New Roman"/>
            <w:color w:val="000000" w:themeColor="text1"/>
            <w:sz w:val="20"/>
            <w:szCs w:val="20"/>
          </w:rPr>
          <w:delText xml:space="preserve"> SP</w:delText>
        </w:r>
        <w:r w:rsidDel="00450174">
          <w:rPr>
            <w:rFonts w:ascii="Times New Roman" w:hAnsi="Times New Roman"/>
            <w:color w:val="000000" w:themeColor="text1"/>
            <w:sz w:val="20"/>
            <w:szCs w:val="20"/>
          </w:rPr>
          <w:delText>3</w:delText>
        </w:r>
        <w:r w:rsidRPr="00257251" w:rsidDel="00450174">
          <w:rPr>
            <w:rFonts w:ascii="Times New Roman" w:hAnsi="Times New Roman"/>
            <w:color w:val="000000" w:themeColor="text1"/>
            <w:sz w:val="20"/>
            <w:szCs w:val="20"/>
          </w:rPr>
          <w:delText xml:space="preserve"> Suite</w:delText>
        </w:r>
        <w:r w:rsidRPr="0095359C" w:rsidDel="00450174">
          <w:rPr>
            <w:rFonts w:asciiTheme="minorHAnsi" w:hAnsiTheme="minorHAnsi" w:cs="Segoe UI"/>
            <w:color w:val="000000" w:themeColor="text1"/>
            <w:sz w:val="20"/>
            <w:szCs w:val="20"/>
          </w:rPr>
          <w:delText xml:space="preserve"> </w:delText>
        </w:r>
      </w:del>
    </w:p>
    <w:p w14:paraId="4B023D76" w14:textId="77777777"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14:paraId="2FFCAFAF" w14:textId="77777777" w:rsidR="009D1884" w:rsidRPr="0027630C" w:rsidRDefault="009D1884" w:rsidP="0027630C">
      <w:pPr>
        <w:pStyle w:val="Heading3"/>
        <w:rPr>
          <w:color w:val="auto"/>
        </w:rPr>
      </w:pPr>
      <w:bookmarkStart w:id="30" w:name="_Toc503949777"/>
      <w:r w:rsidRPr="0027630C">
        <w:rPr>
          <w:color w:val="auto"/>
        </w:rPr>
        <w:t>Hardware</w:t>
      </w:r>
      <w:bookmarkEnd w:id="30"/>
    </w:p>
    <w:p w14:paraId="0BECA1EC" w14:textId="238821CC" w:rsidR="00917A1A" w:rsidRPr="00810310" w:rsidDel="00450174" w:rsidRDefault="00917A1A" w:rsidP="00917A1A">
      <w:pPr>
        <w:pStyle w:val="ListParagraph"/>
        <w:widowControl w:val="0"/>
        <w:numPr>
          <w:ilvl w:val="0"/>
          <w:numId w:val="4"/>
        </w:numPr>
        <w:autoSpaceDE w:val="0"/>
        <w:autoSpaceDN w:val="0"/>
        <w:adjustRightInd w:val="0"/>
        <w:spacing w:after="0" w:line="240" w:lineRule="auto"/>
        <w:rPr>
          <w:del w:id="31" w:author="Palacherla, Susmitha C" w:date="2021-04-19T18:32:00Z"/>
          <w:rFonts w:ascii="Times New Roman" w:hAnsi="Times New Roman"/>
          <w:color w:val="000000" w:themeColor="text1"/>
          <w:sz w:val="20"/>
          <w:szCs w:val="20"/>
        </w:rPr>
      </w:pPr>
      <w:del w:id="32" w:author="Palacherla, Susmitha C" w:date="2021-04-19T18:29:00Z">
        <w:r w:rsidRPr="00810310" w:rsidDel="00450174">
          <w:rPr>
            <w:rFonts w:ascii="Arial" w:hAnsi="Arial" w:cs="Arial"/>
            <w:color w:val="000000"/>
            <w:sz w:val="20"/>
            <w:szCs w:val="20"/>
          </w:rPr>
          <w:delText>F3420-ECLDBD01</w:delText>
        </w:r>
        <w:r w:rsidRPr="00810310" w:rsidDel="00450174">
          <w:rPr>
            <w:rFonts w:ascii="Times New Roman" w:hAnsi="Times New Roman"/>
            <w:color w:val="000000" w:themeColor="text1"/>
            <w:sz w:val="20"/>
            <w:szCs w:val="20"/>
          </w:rPr>
          <w:delText xml:space="preserve"> </w:delText>
        </w:r>
      </w:del>
      <w:del w:id="33" w:author="Palacherla, Susmitha C" w:date="2021-04-19T18:32:00Z">
        <w:r w:rsidRPr="00810310" w:rsidDel="00450174">
          <w:rPr>
            <w:rFonts w:ascii="Times New Roman" w:hAnsi="Times New Roman"/>
            <w:color w:val="000000" w:themeColor="text1"/>
            <w:sz w:val="20"/>
            <w:szCs w:val="20"/>
          </w:rPr>
          <w:delText xml:space="preserve">– Dev DB </w:delText>
        </w:r>
        <w:r w:rsidDel="00450174">
          <w:rPr>
            <w:rFonts w:ascii="Times New Roman" w:hAnsi="Times New Roman"/>
            <w:color w:val="000000" w:themeColor="text1"/>
            <w:sz w:val="20"/>
            <w:szCs w:val="20"/>
          </w:rPr>
          <w:delText>Server</w:delText>
        </w:r>
      </w:del>
    </w:p>
    <w:p w14:paraId="4139C853"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ins w:id="34" w:author="Palacherla, Susmitha C" w:date="2021-04-19T18:32:00Z"/>
          <w:rFonts w:ascii="Times New Roman" w:hAnsi="Times New Roman"/>
          <w:color w:val="000000" w:themeColor="text1"/>
          <w:sz w:val="20"/>
          <w:szCs w:val="20"/>
        </w:rPr>
      </w:pPr>
      <w:bookmarkStart w:id="35" w:name="_Hlk69749483"/>
      <w:ins w:id="36" w:author="Palacherla, Susmitha C" w:date="2021-04-19T18:32:00Z">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ins>
    </w:p>
    <w:p w14:paraId="60C6EF4B"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ins w:id="37" w:author="Palacherla, Susmitha C" w:date="2021-04-19T18:32:00Z"/>
          <w:rFonts w:ascii="Times New Roman" w:hAnsi="Times New Roman"/>
          <w:color w:val="000000" w:themeColor="text1"/>
          <w:sz w:val="20"/>
          <w:szCs w:val="20"/>
        </w:rPr>
      </w:pPr>
      <w:ins w:id="38" w:author="Palacherla, Susmitha C" w:date="2021-04-19T18:32:00Z">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ins>
    </w:p>
    <w:p w14:paraId="4AD6F39A"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ins w:id="39" w:author="Palacherla, Susmitha C" w:date="2021-04-19T18:32:00Z"/>
          <w:rFonts w:ascii="Times New Roman" w:hAnsi="Times New Roman"/>
          <w:color w:val="000000" w:themeColor="text1"/>
          <w:sz w:val="20"/>
          <w:szCs w:val="20"/>
        </w:rPr>
      </w:pPr>
      <w:ins w:id="40" w:author="Palacherla, Susmitha C" w:date="2021-04-19T18:32:00Z">
        <w:r>
          <w:rPr>
            <w:rFonts w:ascii="Times New Roman" w:hAnsi="Times New Roman"/>
            <w:color w:val="000000"/>
            <w:sz w:val="20"/>
            <w:szCs w:val="20"/>
          </w:rPr>
          <w:lastRenderedPageBreak/>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ins>
    </w:p>
    <w:p w14:paraId="334C2F3E" w14:textId="5C88DB83" w:rsidR="00450174" w:rsidRPr="002A770C" w:rsidRDefault="00450174" w:rsidP="00450174">
      <w:pPr>
        <w:pStyle w:val="ListParagraph"/>
        <w:widowControl w:val="0"/>
        <w:numPr>
          <w:ilvl w:val="0"/>
          <w:numId w:val="4"/>
        </w:numPr>
        <w:autoSpaceDE w:val="0"/>
        <w:autoSpaceDN w:val="0"/>
        <w:adjustRightInd w:val="0"/>
        <w:spacing w:after="0" w:line="240" w:lineRule="auto"/>
        <w:rPr>
          <w:ins w:id="41" w:author="Palacherla, Susmitha C" w:date="2021-04-19T18:32:00Z"/>
          <w:rFonts w:ascii="Times New Roman" w:hAnsi="Times New Roman"/>
          <w:color w:val="000000" w:themeColor="text1"/>
          <w:sz w:val="20"/>
          <w:szCs w:val="20"/>
        </w:rPr>
      </w:pPr>
      <w:ins w:id="42"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450174">
          <w:rPr>
            <w:rFonts w:ascii="Times New Roman" w:hAnsi="Times New Roman"/>
            <w:sz w:val="20"/>
            <w:szCs w:val="20"/>
          </w:rPr>
          <w:instrText>\</w:instrText>
        </w:r>
      </w:ins>
      <w:ins w:id="43" w:author="Palacherla, Susmitha C" w:date="2021-04-19T18:32:00Z">
        <w:r w:rsidRPr="00450174">
          <w:rPr>
            <w:rPrChange w:id="44" w:author="Palacherla, Susmitha C" w:date="2021-04-19T18:35:00Z">
              <w:rPr>
                <w:rStyle w:val="Hyperlink"/>
                <w:rFonts w:ascii="Times New Roman" w:hAnsi="Times New Roman"/>
                <w:sz w:val="20"/>
                <w:szCs w:val="20"/>
              </w:rPr>
            </w:rPrChange>
          </w:rPr>
          <w:instrText>\</w:instrText>
        </w:r>
      </w:ins>
      <w:ins w:id="45" w:author="Palacherla, Susmitha C" w:date="2021-04-19T18:35:00Z">
        <w:r w:rsidRPr="00450174">
          <w:rPr>
            <w:rFonts w:ascii="Times New Roman" w:hAnsi="Times New Roman"/>
            <w:sz w:val="20"/>
            <w:szCs w:val="20"/>
          </w:rPr>
          <w:instrText>\</w:instrText>
        </w:r>
      </w:ins>
      <w:ins w:id="46" w:author="Palacherla, Susmitha C" w:date="2021-04-19T18:32:00Z">
        <w:r w:rsidRPr="00450174">
          <w:rPr>
            <w:rPrChange w:id="47" w:author="Palacherla, Susmitha C" w:date="2021-04-19T18:35:00Z">
              <w:rPr>
                <w:rStyle w:val="Hyperlink"/>
                <w:rFonts w:ascii="Times New Roman" w:hAnsi="Times New Roman"/>
                <w:sz w:val="20"/>
                <w:szCs w:val="20"/>
              </w:rPr>
            </w:rPrChange>
          </w:rPr>
          <w:instrText>\UVAADADSQL50CCO</w:instrText>
        </w:r>
      </w:ins>
      <w:ins w:id="48" w:author="Palacherla, Susmitha C" w:date="2021-04-19T18:35:00Z">
        <w:r w:rsidRPr="00450174">
          <w:rPr>
            <w:rFonts w:ascii="Times New Roman" w:hAnsi="Times New Roman"/>
            <w:sz w:val="20"/>
            <w:szCs w:val="20"/>
          </w:rPr>
          <w:instrText>\</w:instrText>
        </w:r>
      </w:ins>
      <w:ins w:id="49" w:author="Palacherla, Susmitha C" w:date="2021-04-19T18:32:00Z">
        <w:r w:rsidRPr="00450174">
          <w:rPr>
            <w:rPrChange w:id="50" w:author="Palacherla, Susmitha C" w:date="2021-04-19T18:35:00Z">
              <w:rPr>
                <w:rStyle w:val="Hyperlink"/>
                <w:rFonts w:ascii="Times New Roman" w:hAnsi="Times New Roman"/>
                <w:sz w:val="20"/>
                <w:szCs w:val="20"/>
              </w:rPr>
            </w:rPrChange>
          </w:rPr>
          <w:instrText>\</w:instrText>
        </w:r>
      </w:ins>
      <w:ins w:id="51" w:author="Palacherla, Susmitha C" w:date="2021-04-19T18:35:00Z">
        <w:r w:rsidRPr="00450174">
          <w:rPr>
            <w:rPrChange w:id="52" w:author="Palacherla, Susmitha C" w:date="2021-04-19T18:35:00Z">
              <w:rPr>
                <w:rStyle w:val="Hyperlink"/>
                <w:rFonts w:ascii="Times New Roman" w:hAnsi="Times New Roman"/>
                <w:sz w:val="20"/>
                <w:szCs w:val="20"/>
              </w:rPr>
            </w:rPrChange>
          </w:rPr>
          <w:instrText>Outliers</w:instrText>
        </w:r>
        <w:r w:rsidRPr="00450174">
          <w:rPr>
            <w:rFonts w:ascii="Times New Roman" w:hAnsi="Times New Roman"/>
            <w:sz w:val="20"/>
            <w:szCs w:val="20"/>
          </w:rPr>
          <w:instrText>\</w:instrText>
        </w:r>
      </w:ins>
      <w:ins w:id="53" w:author="Palacherla, Susmitha C" w:date="2021-04-19T18:32:00Z">
        <w:r w:rsidRPr="00450174">
          <w:rPr>
            <w:rPrChange w:id="54" w:author="Palacherla, Susmitha C" w:date="2021-04-19T18:35:00Z">
              <w:rPr>
                <w:rStyle w:val="Hyperlink"/>
                <w:rFonts w:ascii="Times New Roman" w:hAnsi="Times New Roman"/>
                <w:sz w:val="20"/>
                <w:szCs w:val="20"/>
              </w:rPr>
            </w:rPrChange>
          </w:rPr>
          <w:instrText>\</w:instrText>
        </w:r>
      </w:ins>
      <w:ins w:id="55"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56" w:author="Palacherla, Susmitha C" w:date="2021-04-19T18:32:00Z">
        <w:r w:rsidRPr="008D052F">
          <w:rPr>
            <w:rStyle w:val="Hyperlink"/>
            <w:rFonts w:ascii="Times New Roman" w:hAnsi="Times New Roman"/>
            <w:sz w:val="20"/>
            <w:szCs w:val="20"/>
          </w:rPr>
          <w:t>\\UVAADADSQL50CCO\</w:t>
        </w:r>
      </w:ins>
      <w:ins w:id="57" w:author="Palacherla, Susmitha C" w:date="2021-04-19T18:35:00Z">
        <w:r w:rsidRPr="008D052F">
          <w:rPr>
            <w:rStyle w:val="Hyperlink"/>
            <w:rFonts w:ascii="Times New Roman" w:hAnsi="Times New Roman"/>
            <w:sz w:val="20"/>
            <w:szCs w:val="20"/>
          </w:rPr>
          <w:t>Outliers</w:t>
        </w:r>
      </w:ins>
      <w:ins w:id="58" w:author="Palacherla, Susmitha C" w:date="2021-04-19T18:32:00Z">
        <w:r w:rsidRPr="008D052F">
          <w:rPr>
            <w:rStyle w:val="Hyperlink"/>
            <w:rFonts w:ascii="Times New Roman" w:hAnsi="Times New Roman"/>
            <w:sz w:val="20"/>
            <w:szCs w:val="20"/>
          </w:rPr>
          <w:t>\</w:t>
        </w:r>
      </w:ins>
      <w:ins w:id="59" w:author="Palacherla, Susmitha C" w:date="2021-04-19T18:35:00Z">
        <w:r>
          <w:rPr>
            <w:rFonts w:ascii="Times New Roman" w:hAnsi="Times New Roman"/>
            <w:sz w:val="20"/>
            <w:szCs w:val="20"/>
          </w:rPr>
          <w:fldChar w:fldCharType="end"/>
        </w:r>
      </w:ins>
      <w:ins w:id="60"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ins>
    </w:p>
    <w:p w14:paraId="0CBD1E44" w14:textId="1216D1E5" w:rsidR="00450174" w:rsidRPr="002A770C" w:rsidRDefault="00450174" w:rsidP="00450174">
      <w:pPr>
        <w:pStyle w:val="ListParagraph"/>
        <w:widowControl w:val="0"/>
        <w:numPr>
          <w:ilvl w:val="0"/>
          <w:numId w:val="4"/>
        </w:numPr>
        <w:autoSpaceDE w:val="0"/>
        <w:autoSpaceDN w:val="0"/>
        <w:adjustRightInd w:val="0"/>
        <w:spacing w:after="0" w:line="240" w:lineRule="auto"/>
        <w:rPr>
          <w:ins w:id="61" w:author="Palacherla, Susmitha C" w:date="2021-04-19T18:32:00Z"/>
          <w:rFonts w:ascii="Times New Roman" w:hAnsi="Times New Roman"/>
          <w:color w:val="000000" w:themeColor="text1"/>
          <w:sz w:val="20"/>
          <w:szCs w:val="20"/>
        </w:rPr>
      </w:pPr>
      <w:ins w:id="62"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450174">
          <w:rPr>
            <w:rFonts w:ascii="Times New Roman" w:hAnsi="Times New Roman"/>
            <w:sz w:val="20"/>
            <w:szCs w:val="20"/>
          </w:rPr>
          <w:instrText>\</w:instrText>
        </w:r>
      </w:ins>
      <w:ins w:id="63" w:author="Palacherla, Susmitha C" w:date="2021-04-19T18:32:00Z">
        <w:r w:rsidRPr="00450174">
          <w:rPr>
            <w:rPrChange w:id="64" w:author="Palacherla, Susmitha C" w:date="2021-04-19T18:35:00Z">
              <w:rPr>
                <w:rStyle w:val="Hyperlink"/>
                <w:rFonts w:ascii="Times New Roman" w:hAnsi="Times New Roman"/>
                <w:sz w:val="20"/>
                <w:szCs w:val="20"/>
              </w:rPr>
            </w:rPrChange>
          </w:rPr>
          <w:instrText>\</w:instrText>
        </w:r>
      </w:ins>
      <w:ins w:id="65" w:author="Palacherla, Susmitha C" w:date="2021-04-19T18:35:00Z">
        <w:r w:rsidRPr="00450174">
          <w:rPr>
            <w:rFonts w:ascii="Times New Roman" w:hAnsi="Times New Roman"/>
            <w:sz w:val="20"/>
            <w:szCs w:val="20"/>
          </w:rPr>
          <w:instrText>\</w:instrText>
        </w:r>
      </w:ins>
      <w:ins w:id="66" w:author="Palacherla, Susmitha C" w:date="2021-04-19T18:32:00Z">
        <w:r w:rsidRPr="00450174">
          <w:rPr>
            <w:rPrChange w:id="67" w:author="Palacherla, Susmitha C" w:date="2021-04-19T18:35:00Z">
              <w:rPr>
                <w:rStyle w:val="Hyperlink"/>
                <w:rFonts w:ascii="Times New Roman" w:hAnsi="Times New Roman"/>
                <w:sz w:val="20"/>
                <w:szCs w:val="20"/>
              </w:rPr>
            </w:rPrChange>
          </w:rPr>
          <w:instrText>\UVAADADSQL52CCO</w:instrText>
        </w:r>
      </w:ins>
      <w:ins w:id="68" w:author="Palacherla, Susmitha C" w:date="2021-04-19T18:35:00Z">
        <w:r w:rsidRPr="00450174">
          <w:rPr>
            <w:rFonts w:ascii="Times New Roman" w:hAnsi="Times New Roman"/>
            <w:sz w:val="20"/>
            <w:szCs w:val="20"/>
          </w:rPr>
          <w:instrText>\</w:instrText>
        </w:r>
      </w:ins>
      <w:ins w:id="69" w:author="Palacherla, Susmitha C" w:date="2021-04-19T18:32:00Z">
        <w:r w:rsidRPr="00450174">
          <w:rPr>
            <w:rPrChange w:id="70" w:author="Palacherla, Susmitha C" w:date="2021-04-19T18:35:00Z">
              <w:rPr>
                <w:rStyle w:val="Hyperlink"/>
                <w:rFonts w:ascii="Times New Roman" w:hAnsi="Times New Roman"/>
                <w:sz w:val="20"/>
                <w:szCs w:val="20"/>
              </w:rPr>
            </w:rPrChange>
          </w:rPr>
          <w:instrText>\</w:instrText>
        </w:r>
      </w:ins>
      <w:ins w:id="71" w:author="Palacherla, Susmitha C" w:date="2021-04-19T18:35:00Z">
        <w:r w:rsidRPr="00450174">
          <w:rPr>
            <w:rPrChange w:id="72" w:author="Palacherla, Susmitha C" w:date="2021-04-19T18:35:00Z">
              <w:rPr>
                <w:rStyle w:val="Hyperlink"/>
                <w:rFonts w:ascii="Times New Roman" w:hAnsi="Times New Roman"/>
                <w:sz w:val="20"/>
                <w:szCs w:val="20"/>
              </w:rPr>
            </w:rPrChange>
          </w:rPr>
          <w:instrText>Outliers</w:instrText>
        </w:r>
        <w:r w:rsidRPr="00450174">
          <w:rPr>
            <w:rFonts w:ascii="Times New Roman" w:hAnsi="Times New Roman"/>
            <w:sz w:val="20"/>
            <w:szCs w:val="20"/>
          </w:rPr>
          <w:instrText>\</w:instrText>
        </w:r>
      </w:ins>
      <w:ins w:id="73" w:author="Palacherla, Susmitha C" w:date="2021-04-19T18:32:00Z">
        <w:r w:rsidRPr="00450174">
          <w:rPr>
            <w:rPrChange w:id="74" w:author="Palacherla, Susmitha C" w:date="2021-04-19T18:35:00Z">
              <w:rPr>
                <w:rStyle w:val="Hyperlink"/>
                <w:rFonts w:ascii="Times New Roman" w:hAnsi="Times New Roman"/>
                <w:sz w:val="20"/>
                <w:szCs w:val="20"/>
              </w:rPr>
            </w:rPrChange>
          </w:rPr>
          <w:instrText>\</w:instrText>
        </w:r>
      </w:ins>
      <w:ins w:id="75"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76" w:author="Palacherla, Susmitha C" w:date="2021-04-19T18:32:00Z">
        <w:r w:rsidRPr="008D052F">
          <w:rPr>
            <w:rStyle w:val="Hyperlink"/>
            <w:rFonts w:ascii="Times New Roman" w:hAnsi="Times New Roman"/>
            <w:sz w:val="20"/>
            <w:szCs w:val="20"/>
          </w:rPr>
          <w:t>\\UVAADADSQL52CCO\</w:t>
        </w:r>
      </w:ins>
      <w:ins w:id="77" w:author="Palacherla, Susmitha C" w:date="2021-04-19T18:35:00Z">
        <w:r w:rsidRPr="008D052F">
          <w:rPr>
            <w:rStyle w:val="Hyperlink"/>
            <w:rFonts w:ascii="Times New Roman" w:hAnsi="Times New Roman"/>
            <w:sz w:val="20"/>
            <w:szCs w:val="20"/>
          </w:rPr>
          <w:t>Outliers</w:t>
        </w:r>
      </w:ins>
      <w:ins w:id="78" w:author="Palacherla, Susmitha C" w:date="2021-04-19T18:32:00Z">
        <w:r w:rsidRPr="008D052F">
          <w:rPr>
            <w:rStyle w:val="Hyperlink"/>
            <w:rFonts w:ascii="Times New Roman" w:hAnsi="Times New Roman"/>
            <w:sz w:val="20"/>
            <w:szCs w:val="20"/>
          </w:rPr>
          <w:t>\</w:t>
        </w:r>
      </w:ins>
      <w:ins w:id="79" w:author="Palacherla, Susmitha C" w:date="2021-04-19T18:35:00Z">
        <w:r>
          <w:rPr>
            <w:rFonts w:ascii="Times New Roman" w:hAnsi="Times New Roman"/>
            <w:sz w:val="20"/>
            <w:szCs w:val="20"/>
          </w:rPr>
          <w:fldChar w:fldCharType="end"/>
        </w:r>
      </w:ins>
      <w:ins w:id="80"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File staging share</w:t>
        </w:r>
        <w:r w:rsidRPr="002A770C" w:rsidDel="00810310">
          <w:rPr>
            <w:rFonts w:ascii="Times New Roman" w:hAnsi="Times New Roman"/>
            <w:color w:val="000000" w:themeColor="text1"/>
            <w:sz w:val="20"/>
            <w:szCs w:val="20"/>
          </w:rPr>
          <w:t xml:space="preserve"> </w:t>
        </w:r>
      </w:ins>
    </w:p>
    <w:p w14:paraId="4E3EC7C8" w14:textId="2384BE72" w:rsidR="00450174" w:rsidRPr="002A770C" w:rsidRDefault="00A038E4" w:rsidP="00450174">
      <w:pPr>
        <w:pStyle w:val="ListParagraph"/>
        <w:widowControl w:val="0"/>
        <w:numPr>
          <w:ilvl w:val="0"/>
          <w:numId w:val="4"/>
        </w:numPr>
        <w:autoSpaceDE w:val="0"/>
        <w:autoSpaceDN w:val="0"/>
        <w:adjustRightInd w:val="0"/>
        <w:spacing w:after="0" w:line="240" w:lineRule="auto"/>
        <w:rPr>
          <w:ins w:id="81" w:author="Palacherla, Susmitha C" w:date="2021-04-19T18:32:00Z"/>
          <w:rFonts w:ascii="Times New Roman" w:hAnsi="Times New Roman"/>
          <w:color w:val="000000" w:themeColor="text1"/>
          <w:sz w:val="20"/>
          <w:szCs w:val="20"/>
        </w:rPr>
      </w:pPr>
      <w:ins w:id="82"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A038E4">
          <w:rPr>
            <w:rFonts w:ascii="Times New Roman" w:hAnsi="Times New Roman"/>
            <w:sz w:val="20"/>
            <w:szCs w:val="20"/>
          </w:rPr>
          <w:instrText>\</w:instrText>
        </w:r>
      </w:ins>
      <w:ins w:id="83" w:author="Palacherla, Susmitha C" w:date="2021-04-19T18:32:00Z">
        <w:r w:rsidRPr="00A038E4">
          <w:rPr>
            <w:rPrChange w:id="84" w:author="Palacherla, Susmitha C" w:date="2021-04-19T18:35:00Z">
              <w:rPr>
                <w:rStyle w:val="Hyperlink"/>
                <w:rFonts w:ascii="Times New Roman" w:hAnsi="Times New Roman"/>
                <w:sz w:val="20"/>
                <w:szCs w:val="20"/>
              </w:rPr>
            </w:rPrChange>
          </w:rPr>
          <w:instrText>\</w:instrText>
        </w:r>
      </w:ins>
      <w:ins w:id="85" w:author="Palacherla, Susmitha C" w:date="2021-04-19T18:35:00Z">
        <w:r w:rsidRPr="00A038E4">
          <w:rPr>
            <w:rFonts w:ascii="Times New Roman" w:hAnsi="Times New Roman"/>
            <w:sz w:val="20"/>
            <w:szCs w:val="20"/>
          </w:rPr>
          <w:instrText>\</w:instrText>
        </w:r>
      </w:ins>
      <w:ins w:id="86" w:author="Palacherla, Susmitha C" w:date="2021-04-19T18:32:00Z">
        <w:r w:rsidRPr="00A038E4">
          <w:rPr>
            <w:rPrChange w:id="87" w:author="Palacherla, Susmitha C" w:date="2021-04-19T18:35:00Z">
              <w:rPr>
                <w:rStyle w:val="Hyperlink"/>
                <w:rFonts w:ascii="Times New Roman" w:hAnsi="Times New Roman"/>
                <w:sz w:val="20"/>
                <w:szCs w:val="20"/>
              </w:rPr>
            </w:rPrChange>
          </w:rPr>
          <w:instrText>\UVAAPADSQL50CCO</w:instrText>
        </w:r>
      </w:ins>
      <w:ins w:id="88" w:author="Palacherla, Susmitha C" w:date="2021-04-19T18:35:00Z">
        <w:r w:rsidRPr="00A038E4">
          <w:rPr>
            <w:rFonts w:ascii="Times New Roman" w:hAnsi="Times New Roman"/>
            <w:sz w:val="20"/>
            <w:szCs w:val="20"/>
          </w:rPr>
          <w:instrText>\</w:instrText>
        </w:r>
      </w:ins>
      <w:ins w:id="89" w:author="Palacherla, Susmitha C" w:date="2021-04-19T18:32:00Z">
        <w:r w:rsidRPr="00A038E4">
          <w:rPr>
            <w:rPrChange w:id="90" w:author="Palacherla, Susmitha C" w:date="2021-04-19T18:35:00Z">
              <w:rPr>
                <w:rStyle w:val="Hyperlink"/>
                <w:rFonts w:ascii="Times New Roman" w:hAnsi="Times New Roman"/>
                <w:sz w:val="20"/>
                <w:szCs w:val="20"/>
              </w:rPr>
            </w:rPrChange>
          </w:rPr>
          <w:instrText>\</w:instrText>
        </w:r>
      </w:ins>
      <w:ins w:id="91" w:author="Palacherla, Susmitha C" w:date="2021-04-19T18:35:00Z">
        <w:r w:rsidRPr="00A038E4">
          <w:rPr>
            <w:rPrChange w:id="92" w:author="Palacherla, Susmitha C" w:date="2021-04-19T18:35:00Z">
              <w:rPr>
                <w:rStyle w:val="Hyperlink"/>
                <w:rFonts w:ascii="Times New Roman" w:hAnsi="Times New Roman"/>
                <w:sz w:val="20"/>
                <w:szCs w:val="20"/>
              </w:rPr>
            </w:rPrChange>
          </w:rPr>
          <w:instrText>Outliers</w:instrText>
        </w:r>
        <w:r w:rsidRPr="00A038E4">
          <w:rPr>
            <w:rFonts w:ascii="Times New Roman" w:hAnsi="Times New Roman"/>
            <w:sz w:val="20"/>
            <w:szCs w:val="20"/>
          </w:rPr>
          <w:instrText>\</w:instrText>
        </w:r>
      </w:ins>
      <w:ins w:id="93" w:author="Palacherla, Susmitha C" w:date="2021-04-19T18:32:00Z">
        <w:r w:rsidRPr="00A038E4">
          <w:rPr>
            <w:rPrChange w:id="94" w:author="Palacherla, Susmitha C" w:date="2021-04-19T18:35:00Z">
              <w:rPr>
                <w:rStyle w:val="Hyperlink"/>
                <w:rFonts w:ascii="Times New Roman" w:hAnsi="Times New Roman"/>
                <w:sz w:val="20"/>
                <w:szCs w:val="20"/>
              </w:rPr>
            </w:rPrChange>
          </w:rPr>
          <w:instrText>\</w:instrText>
        </w:r>
      </w:ins>
      <w:ins w:id="95"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96" w:author="Palacherla, Susmitha C" w:date="2021-04-19T18:32:00Z">
        <w:r w:rsidRPr="008D052F">
          <w:rPr>
            <w:rStyle w:val="Hyperlink"/>
            <w:rFonts w:ascii="Times New Roman" w:hAnsi="Times New Roman"/>
            <w:sz w:val="20"/>
            <w:szCs w:val="20"/>
          </w:rPr>
          <w:t>\\UVAAPADSQL50CCO\</w:t>
        </w:r>
      </w:ins>
      <w:ins w:id="97" w:author="Palacherla, Susmitha C" w:date="2021-04-19T18:35:00Z">
        <w:r w:rsidRPr="008D052F">
          <w:rPr>
            <w:rStyle w:val="Hyperlink"/>
            <w:rFonts w:ascii="Times New Roman" w:hAnsi="Times New Roman"/>
            <w:sz w:val="20"/>
            <w:szCs w:val="20"/>
          </w:rPr>
          <w:t>Outliers</w:t>
        </w:r>
      </w:ins>
      <w:ins w:id="98" w:author="Palacherla, Susmitha C" w:date="2021-04-19T18:32:00Z">
        <w:r w:rsidRPr="008D052F">
          <w:rPr>
            <w:rStyle w:val="Hyperlink"/>
            <w:rFonts w:ascii="Times New Roman" w:hAnsi="Times New Roman"/>
            <w:sz w:val="20"/>
            <w:szCs w:val="20"/>
          </w:rPr>
          <w:t>\</w:t>
        </w:r>
      </w:ins>
      <w:ins w:id="99" w:author="Palacherla, Susmitha C" w:date="2021-04-19T18:35:00Z">
        <w:r>
          <w:rPr>
            <w:rFonts w:ascii="Times New Roman" w:hAnsi="Times New Roman"/>
            <w:sz w:val="20"/>
            <w:szCs w:val="20"/>
          </w:rPr>
          <w:fldChar w:fldCharType="end"/>
        </w:r>
      </w:ins>
      <w:ins w:id="100" w:author="Palacherla, Susmitha C" w:date="2021-04-19T18:32:00Z">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Prod File staging share</w:t>
        </w:r>
      </w:ins>
    </w:p>
    <w:bookmarkEnd w:id="35"/>
    <w:p w14:paraId="100C89F1" w14:textId="6733C353" w:rsidR="00917A1A" w:rsidRPr="00257251" w:rsidDel="00450174" w:rsidRDefault="00917A1A" w:rsidP="00917A1A">
      <w:pPr>
        <w:pStyle w:val="ListParagraph"/>
        <w:widowControl w:val="0"/>
        <w:numPr>
          <w:ilvl w:val="0"/>
          <w:numId w:val="4"/>
        </w:numPr>
        <w:autoSpaceDE w:val="0"/>
        <w:autoSpaceDN w:val="0"/>
        <w:adjustRightInd w:val="0"/>
        <w:spacing w:after="0" w:line="240" w:lineRule="auto"/>
        <w:rPr>
          <w:del w:id="101" w:author="Palacherla, Susmitha C" w:date="2021-04-19T18:32:00Z"/>
          <w:rFonts w:ascii="Times New Roman" w:hAnsi="Times New Roman"/>
          <w:color w:val="000000" w:themeColor="text1"/>
          <w:sz w:val="20"/>
          <w:szCs w:val="20"/>
        </w:rPr>
      </w:pPr>
      <w:del w:id="102" w:author="Palacherla, Susmitha C" w:date="2021-04-19T18:32:00Z">
        <w:r w:rsidRPr="002A21C8" w:rsidDel="00450174">
          <w:rPr>
            <w:rFonts w:ascii="Arial" w:hAnsi="Arial" w:cs="Arial"/>
            <w:color w:val="000000"/>
            <w:sz w:val="20"/>
            <w:szCs w:val="20"/>
          </w:rPr>
          <w:delText>F3420-ECLDB</w:delText>
        </w:r>
        <w:r w:rsidDel="00450174">
          <w:rPr>
            <w:rFonts w:ascii="Arial" w:hAnsi="Arial" w:cs="Arial"/>
            <w:color w:val="000000"/>
            <w:sz w:val="20"/>
            <w:szCs w:val="20"/>
          </w:rPr>
          <w:delText>T</w:delText>
        </w:r>
        <w:r w:rsidRPr="002A21C8" w:rsidDel="00450174">
          <w:rPr>
            <w:rFonts w:ascii="Arial" w:hAnsi="Arial" w:cs="Arial"/>
            <w:color w:val="000000"/>
            <w:sz w:val="20"/>
            <w:szCs w:val="20"/>
          </w:rPr>
          <w:delText>01</w:delText>
        </w:r>
        <w:r w:rsidRPr="002A21C8" w:rsidDel="00450174">
          <w:rPr>
            <w:rFonts w:ascii="Times New Roman" w:hAnsi="Times New Roman"/>
            <w:color w:val="000000" w:themeColor="text1"/>
            <w:sz w:val="20"/>
            <w:szCs w:val="20"/>
          </w:rPr>
          <w:delText xml:space="preserve"> </w:delText>
        </w:r>
        <w:r w:rsidRPr="00257251" w:rsidDel="00450174">
          <w:rPr>
            <w:rFonts w:ascii="Times New Roman" w:hAnsi="Times New Roman"/>
            <w:color w:val="000000" w:themeColor="text1"/>
            <w:sz w:val="20"/>
            <w:szCs w:val="20"/>
          </w:rPr>
          <w:delText xml:space="preserve">– Test DB </w:delText>
        </w:r>
        <w:r w:rsidDel="00450174">
          <w:rPr>
            <w:rFonts w:ascii="Times New Roman" w:hAnsi="Times New Roman"/>
            <w:color w:val="000000" w:themeColor="text1"/>
            <w:sz w:val="20"/>
            <w:szCs w:val="20"/>
          </w:rPr>
          <w:delText>Server</w:delText>
        </w:r>
      </w:del>
    </w:p>
    <w:p w14:paraId="4C14A6A9" w14:textId="0DAA28F4" w:rsidR="00917A1A" w:rsidDel="00450174" w:rsidRDefault="00917A1A" w:rsidP="00917A1A">
      <w:pPr>
        <w:pStyle w:val="ListParagraph"/>
        <w:widowControl w:val="0"/>
        <w:numPr>
          <w:ilvl w:val="0"/>
          <w:numId w:val="4"/>
        </w:numPr>
        <w:autoSpaceDE w:val="0"/>
        <w:autoSpaceDN w:val="0"/>
        <w:adjustRightInd w:val="0"/>
        <w:spacing w:after="0" w:line="240" w:lineRule="auto"/>
        <w:rPr>
          <w:del w:id="103" w:author="Palacherla, Susmitha C" w:date="2021-04-19T18:32:00Z"/>
          <w:rFonts w:ascii="Times New Roman" w:hAnsi="Times New Roman"/>
          <w:color w:val="000000" w:themeColor="text1"/>
          <w:sz w:val="20"/>
          <w:szCs w:val="20"/>
        </w:rPr>
      </w:pPr>
      <w:del w:id="104" w:author="Palacherla, Susmitha C" w:date="2021-04-19T18:32:00Z">
        <w:r w:rsidDel="00450174">
          <w:rPr>
            <w:rFonts w:ascii="Arial" w:hAnsi="Arial" w:cs="Arial"/>
            <w:color w:val="000000"/>
            <w:sz w:val="20"/>
            <w:szCs w:val="20"/>
          </w:rPr>
          <w:delText>F3420-ECLDBP</w:delText>
        </w:r>
        <w:r w:rsidRPr="002A21C8" w:rsidDel="00450174">
          <w:rPr>
            <w:rFonts w:ascii="Arial" w:hAnsi="Arial" w:cs="Arial"/>
            <w:color w:val="000000"/>
            <w:sz w:val="20"/>
            <w:szCs w:val="20"/>
          </w:rPr>
          <w:delText>01</w:delText>
        </w:r>
        <w:r w:rsidRPr="002A21C8" w:rsidDel="00450174">
          <w:rPr>
            <w:rFonts w:ascii="Times New Roman" w:hAnsi="Times New Roman"/>
            <w:color w:val="000000" w:themeColor="text1"/>
            <w:sz w:val="20"/>
            <w:szCs w:val="20"/>
          </w:rPr>
          <w:delText xml:space="preserve"> </w:delText>
        </w:r>
        <w:r w:rsidRPr="00257251" w:rsidDel="00450174">
          <w:rPr>
            <w:rFonts w:ascii="Times New Roman" w:hAnsi="Times New Roman"/>
            <w:color w:val="000000" w:themeColor="text1"/>
            <w:sz w:val="20"/>
            <w:szCs w:val="20"/>
          </w:rPr>
          <w:delText xml:space="preserve">– </w:delText>
        </w:r>
        <w:r w:rsidDel="00450174">
          <w:rPr>
            <w:rFonts w:ascii="Times New Roman" w:hAnsi="Times New Roman"/>
            <w:color w:val="000000" w:themeColor="text1"/>
            <w:sz w:val="20"/>
            <w:szCs w:val="20"/>
          </w:rPr>
          <w:delText>Prod Server</w:delText>
        </w:r>
      </w:del>
    </w:p>
    <w:p w14:paraId="4F4A7F81" w14:textId="1DAE4FB7" w:rsidR="00917A1A" w:rsidDel="00450174" w:rsidRDefault="000A4186" w:rsidP="00917A1A">
      <w:pPr>
        <w:pStyle w:val="ListParagraph"/>
        <w:widowControl w:val="0"/>
        <w:numPr>
          <w:ilvl w:val="0"/>
          <w:numId w:val="4"/>
        </w:numPr>
        <w:autoSpaceDE w:val="0"/>
        <w:autoSpaceDN w:val="0"/>
        <w:adjustRightInd w:val="0"/>
        <w:spacing w:after="0" w:line="240" w:lineRule="auto"/>
        <w:rPr>
          <w:del w:id="105" w:author="Palacherla, Susmitha C" w:date="2021-04-19T18:32:00Z"/>
          <w:rFonts w:ascii="Times New Roman" w:hAnsi="Times New Roman"/>
          <w:color w:val="000000" w:themeColor="text1"/>
          <w:sz w:val="20"/>
          <w:szCs w:val="20"/>
        </w:rPr>
      </w:pPr>
      <w:del w:id="106" w:author="Palacherla, Susmitha C" w:date="2021-04-19T18:32:00Z">
        <w:r w:rsidDel="00450174">
          <w:fldChar w:fldCharType="begin"/>
        </w:r>
        <w:r w:rsidDel="00450174">
          <w:delInstrText xml:space="preserve"> HYPERLINK "file:///\\\\F3420-ECLDBD01\\data\\" </w:delInstrText>
        </w:r>
        <w:r w:rsidDel="00450174">
          <w:fldChar w:fldCharType="separate"/>
        </w:r>
        <w:r w:rsidR="00917A1A" w:rsidDel="00450174">
          <w:rPr>
            <w:rStyle w:val="Hyperlink"/>
            <w:rFonts w:ascii="Arial" w:hAnsi="Arial" w:cs="Arial"/>
            <w:sz w:val="20"/>
            <w:szCs w:val="20"/>
          </w:rPr>
          <w:delText>\\F3420-ECLDBD01\data\</w:delText>
        </w:r>
        <w:r w:rsidDel="00450174">
          <w:rPr>
            <w:rStyle w:val="Hyperlink"/>
            <w:rFonts w:ascii="Arial" w:hAnsi="Arial" w:cs="Arial"/>
            <w:sz w:val="20"/>
            <w:szCs w:val="20"/>
          </w:rPr>
          <w:fldChar w:fldCharType="end"/>
        </w:r>
        <w:r w:rsidR="00917A1A" w:rsidRPr="00257251"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 xml:space="preserve"> - Dev File staging share</w:delText>
        </w:r>
      </w:del>
    </w:p>
    <w:p w14:paraId="780A5718" w14:textId="3C98DA64" w:rsidR="00917A1A" w:rsidRPr="00257251" w:rsidDel="00450174" w:rsidRDefault="000A4186" w:rsidP="00917A1A">
      <w:pPr>
        <w:pStyle w:val="ListParagraph"/>
        <w:widowControl w:val="0"/>
        <w:numPr>
          <w:ilvl w:val="0"/>
          <w:numId w:val="4"/>
        </w:numPr>
        <w:autoSpaceDE w:val="0"/>
        <w:autoSpaceDN w:val="0"/>
        <w:adjustRightInd w:val="0"/>
        <w:spacing w:after="0" w:line="240" w:lineRule="auto"/>
        <w:rPr>
          <w:del w:id="107" w:author="Palacherla, Susmitha C" w:date="2021-04-19T18:32:00Z"/>
          <w:rFonts w:ascii="Times New Roman" w:hAnsi="Times New Roman"/>
          <w:color w:val="000000" w:themeColor="text1"/>
          <w:sz w:val="20"/>
          <w:szCs w:val="20"/>
        </w:rPr>
      </w:pPr>
      <w:del w:id="108" w:author="Palacherla, Susmitha C" w:date="2021-04-19T18:32:00Z">
        <w:r w:rsidDel="00450174">
          <w:fldChar w:fldCharType="begin"/>
        </w:r>
        <w:r w:rsidDel="00450174">
          <w:delInstrText xml:space="preserve"> HYPERLINK "file:///\\\\F3420-ECLDBT01\\data\\" </w:delInstrText>
        </w:r>
        <w:r w:rsidDel="00450174">
          <w:fldChar w:fldCharType="separate"/>
        </w:r>
        <w:r w:rsidR="00917A1A" w:rsidDel="00450174">
          <w:rPr>
            <w:rStyle w:val="Hyperlink"/>
            <w:rFonts w:ascii="Arial" w:hAnsi="Arial" w:cs="Arial"/>
            <w:sz w:val="20"/>
            <w:szCs w:val="20"/>
          </w:rPr>
          <w:delText>\\F3420-ECLDBT01\data\</w:delText>
        </w:r>
        <w:r w:rsidDel="00450174">
          <w:rPr>
            <w:rStyle w:val="Hyperlink"/>
            <w:rFonts w:ascii="Arial" w:hAnsi="Arial" w:cs="Arial"/>
            <w:sz w:val="20"/>
            <w:szCs w:val="20"/>
          </w:rPr>
          <w:fldChar w:fldCharType="end"/>
        </w:r>
        <w:r w:rsidR="00917A1A" w:rsidRPr="00257251"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 xml:space="preserve"> - Test</w:delText>
        </w:r>
        <w:r w:rsidR="00917A1A" w:rsidRPr="00810310"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File staging share</w:delText>
        </w:r>
        <w:r w:rsidR="00917A1A" w:rsidRPr="00257251" w:rsidDel="00450174">
          <w:rPr>
            <w:rFonts w:ascii="Times New Roman" w:hAnsi="Times New Roman"/>
            <w:color w:val="000000" w:themeColor="text1"/>
            <w:sz w:val="20"/>
            <w:szCs w:val="20"/>
          </w:rPr>
          <w:delText xml:space="preserve"> </w:delText>
        </w:r>
      </w:del>
    </w:p>
    <w:p w14:paraId="3FBC2EC0" w14:textId="28D2FCD2" w:rsidR="00917A1A" w:rsidRPr="00257251" w:rsidDel="00450174" w:rsidRDefault="000A4186" w:rsidP="00917A1A">
      <w:pPr>
        <w:pStyle w:val="ListParagraph"/>
        <w:widowControl w:val="0"/>
        <w:numPr>
          <w:ilvl w:val="0"/>
          <w:numId w:val="4"/>
        </w:numPr>
        <w:autoSpaceDE w:val="0"/>
        <w:autoSpaceDN w:val="0"/>
        <w:adjustRightInd w:val="0"/>
        <w:spacing w:after="0" w:line="240" w:lineRule="auto"/>
        <w:rPr>
          <w:del w:id="109" w:author="Palacherla, Susmitha C" w:date="2021-04-19T18:32:00Z"/>
          <w:rFonts w:ascii="Times New Roman" w:hAnsi="Times New Roman"/>
          <w:color w:val="000000" w:themeColor="text1"/>
          <w:sz w:val="20"/>
          <w:szCs w:val="20"/>
        </w:rPr>
      </w:pPr>
      <w:del w:id="110" w:author="Palacherla, Susmitha C" w:date="2021-04-19T18:32:00Z">
        <w:r w:rsidDel="00450174">
          <w:fldChar w:fldCharType="begin"/>
        </w:r>
        <w:r w:rsidDel="00450174">
          <w:delInstrText xml:space="preserve"> HYPERLINK "file:///\\\\F3420-ECLDBP01\\data\\" </w:delInstrText>
        </w:r>
        <w:r w:rsidDel="00450174">
          <w:fldChar w:fldCharType="separate"/>
        </w:r>
        <w:r w:rsidR="00E25F26" w:rsidRPr="00700164" w:rsidDel="00450174">
          <w:rPr>
            <w:rStyle w:val="Hyperlink"/>
            <w:rFonts w:ascii="Arial" w:hAnsi="Arial" w:cs="Arial"/>
            <w:sz w:val="20"/>
            <w:szCs w:val="20"/>
          </w:rPr>
          <w:delText>\\F3420-ECLDBP01\data\</w:delText>
        </w:r>
        <w:r w:rsidDel="00450174">
          <w:rPr>
            <w:rStyle w:val="Hyperlink"/>
            <w:rFonts w:ascii="Arial" w:hAnsi="Arial" w:cs="Arial"/>
            <w:sz w:val="20"/>
            <w:szCs w:val="20"/>
          </w:rPr>
          <w:fldChar w:fldCharType="end"/>
        </w:r>
        <w:r w:rsidR="00E25F26" w:rsidRPr="00257251" w:rsidDel="00450174">
          <w:rPr>
            <w:rFonts w:ascii="Times New Roman" w:hAnsi="Times New Roman"/>
            <w:color w:val="000000" w:themeColor="text1"/>
            <w:sz w:val="20"/>
            <w:szCs w:val="20"/>
          </w:rPr>
          <w:delText xml:space="preserve"> </w:delText>
        </w:r>
        <w:r w:rsidR="00E25F26" w:rsidDel="00450174">
          <w:rPr>
            <w:rFonts w:ascii="Times New Roman" w:hAnsi="Times New Roman"/>
            <w:color w:val="000000" w:themeColor="text1"/>
            <w:sz w:val="20"/>
            <w:szCs w:val="20"/>
          </w:rPr>
          <w:delText xml:space="preserve"> </w:delText>
        </w:r>
        <w:r w:rsidR="00917A1A" w:rsidRPr="00257251"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 xml:space="preserve">Prod </w:delText>
        </w:r>
        <w:r w:rsidR="00917A1A" w:rsidRPr="00257251" w:rsidDel="00450174">
          <w:rPr>
            <w:rFonts w:ascii="Times New Roman" w:hAnsi="Times New Roman"/>
            <w:color w:val="000000" w:themeColor="text1"/>
            <w:sz w:val="20"/>
            <w:szCs w:val="20"/>
          </w:rPr>
          <w:delText>File staging share</w:delText>
        </w:r>
      </w:del>
    </w:p>
    <w:p w14:paraId="315A5F7B"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730DC274" w14:textId="77777777" w:rsidR="009D1884" w:rsidRPr="0027630C" w:rsidRDefault="009D1884" w:rsidP="0027630C">
      <w:pPr>
        <w:pStyle w:val="Heading2"/>
        <w:rPr>
          <w:rFonts w:ascii="Calibri" w:hAnsi="Calibri" w:cs="Times New Roman"/>
          <w:color w:val="auto"/>
          <w:sz w:val="22"/>
          <w:szCs w:val="22"/>
        </w:rPr>
      </w:pPr>
      <w:bookmarkStart w:id="111" w:name="_Toc503949778"/>
      <w:r w:rsidRPr="0027630C">
        <w:rPr>
          <w:rFonts w:ascii="Calibri" w:hAnsi="Calibri" w:cs="Times New Roman"/>
          <w:color w:val="auto"/>
          <w:sz w:val="22"/>
          <w:szCs w:val="22"/>
        </w:rPr>
        <w:t>Users</w:t>
      </w:r>
      <w:bookmarkEnd w:id="111"/>
      <w:r w:rsidRPr="0027630C">
        <w:rPr>
          <w:rFonts w:ascii="Calibri" w:hAnsi="Calibri" w:cs="Times New Roman"/>
          <w:color w:val="auto"/>
          <w:sz w:val="22"/>
          <w:szCs w:val="22"/>
        </w:rPr>
        <w:t xml:space="preserve"> </w:t>
      </w:r>
    </w:p>
    <w:p w14:paraId="71E9D4FF" w14:textId="77777777"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14:paraId="329D3A64"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14:paraId="54D5DCA1"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14:paraId="2B7DDF36" w14:textId="77777777"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14:paraId="16E8E27A"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7F451D36" w14:textId="77777777" w:rsidR="006F770C" w:rsidRPr="0095359C" w:rsidRDefault="006F770C" w:rsidP="0076086A">
      <w:pPr>
        <w:pStyle w:val="Heading1"/>
        <w:numPr>
          <w:ilvl w:val="0"/>
          <w:numId w:val="1"/>
        </w:numPr>
        <w:rPr>
          <w:color w:val="auto"/>
          <w:sz w:val="20"/>
          <w:szCs w:val="20"/>
        </w:rPr>
      </w:pPr>
      <w:bookmarkStart w:id="112" w:name="_Toc503949779"/>
      <w:r w:rsidRPr="0095359C">
        <w:rPr>
          <w:color w:val="auto"/>
          <w:sz w:val="20"/>
          <w:szCs w:val="20"/>
        </w:rPr>
        <w:t>Details</w:t>
      </w:r>
      <w:bookmarkEnd w:id="112"/>
    </w:p>
    <w:p w14:paraId="197E97FB" w14:textId="77777777" w:rsidR="006F770C" w:rsidRPr="006F770C" w:rsidRDefault="006F770C" w:rsidP="0076086A">
      <w:pPr>
        <w:pStyle w:val="ListParagraph"/>
        <w:numPr>
          <w:ilvl w:val="0"/>
          <w:numId w:val="6"/>
        </w:numPr>
        <w:rPr>
          <w:vanish/>
        </w:rPr>
      </w:pPr>
    </w:p>
    <w:p w14:paraId="2899394C" w14:textId="77777777" w:rsidR="006F770C" w:rsidRPr="006F770C" w:rsidRDefault="006F770C" w:rsidP="0076086A">
      <w:pPr>
        <w:pStyle w:val="ListParagraph"/>
        <w:numPr>
          <w:ilvl w:val="0"/>
          <w:numId w:val="6"/>
        </w:numPr>
        <w:rPr>
          <w:vanish/>
        </w:rPr>
      </w:pPr>
    </w:p>
    <w:p w14:paraId="1937EC88"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13" w:name="_Toc387654370"/>
      <w:bookmarkStart w:id="114" w:name="_Toc387758815"/>
      <w:bookmarkStart w:id="115" w:name="_Toc387821326"/>
      <w:bookmarkStart w:id="116" w:name="_Toc387821375"/>
      <w:bookmarkStart w:id="117" w:name="_Toc430607220"/>
      <w:bookmarkStart w:id="118" w:name="_Toc430607321"/>
      <w:bookmarkStart w:id="119" w:name="_Toc430607359"/>
      <w:bookmarkStart w:id="120" w:name="_Toc503948379"/>
      <w:bookmarkStart w:id="121" w:name="_Toc503949780"/>
      <w:bookmarkEnd w:id="113"/>
      <w:bookmarkEnd w:id="114"/>
      <w:bookmarkEnd w:id="115"/>
      <w:bookmarkEnd w:id="116"/>
      <w:bookmarkEnd w:id="117"/>
      <w:bookmarkEnd w:id="118"/>
      <w:bookmarkEnd w:id="119"/>
      <w:bookmarkEnd w:id="120"/>
      <w:bookmarkEnd w:id="121"/>
    </w:p>
    <w:p w14:paraId="1179E1AB"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22" w:name="_Toc387654371"/>
      <w:bookmarkStart w:id="123" w:name="_Toc387758816"/>
      <w:bookmarkStart w:id="124" w:name="_Toc387821327"/>
      <w:bookmarkStart w:id="125" w:name="_Toc387821376"/>
      <w:bookmarkStart w:id="126" w:name="_Toc430607221"/>
      <w:bookmarkStart w:id="127" w:name="_Toc430607322"/>
      <w:bookmarkStart w:id="128" w:name="_Toc430607360"/>
      <w:bookmarkStart w:id="129" w:name="_Toc503948380"/>
      <w:bookmarkStart w:id="130" w:name="_Toc503949781"/>
      <w:bookmarkEnd w:id="122"/>
      <w:bookmarkEnd w:id="123"/>
      <w:bookmarkEnd w:id="124"/>
      <w:bookmarkEnd w:id="125"/>
      <w:bookmarkEnd w:id="126"/>
      <w:bookmarkEnd w:id="127"/>
      <w:bookmarkEnd w:id="128"/>
      <w:bookmarkEnd w:id="129"/>
      <w:bookmarkEnd w:id="130"/>
    </w:p>
    <w:p w14:paraId="0BD322CF" w14:textId="77777777" w:rsidR="006F770C" w:rsidRPr="0027630C" w:rsidRDefault="006F770C" w:rsidP="0076086A">
      <w:pPr>
        <w:pStyle w:val="Heading2"/>
        <w:numPr>
          <w:ilvl w:val="1"/>
          <w:numId w:val="9"/>
        </w:numPr>
        <w:rPr>
          <w:rFonts w:ascii="Calibri" w:hAnsi="Calibri" w:cs="Times New Roman"/>
          <w:color w:val="auto"/>
          <w:sz w:val="22"/>
          <w:szCs w:val="22"/>
        </w:rPr>
      </w:pPr>
      <w:bookmarkStart w:id="131" w:name="_Toc503949782"/>
      <w:r w:rsidRPr="0027630C">
        <w:rPr>
          <w:rFonts w:ascii="Calibri" w:hAnsi="Calibri" w:cs="Times New Roman"/>
          <w:color w:val="auto"/>
          <w:sz w:val="22"/>
          <w:szCs w:val="22"/>
        </w:rPr>
        <w:t>Source Files</w:t>
      </w:r>
      <w:bookmarkEnd w:id="131"/>
    </w:p>
    <w:p w14:paraId="3DEB0FD4" w14:textId="77777777"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 xml:space="preserve">.csv where XXX is the </w:t>
      </w:r>
      <w:proofErr w:type="gramStart"/>
      <w:r w:rsidRPr="0095359C">
        <w:rPr>
          <w:sz w:val="20"/>
          <w:szCs w:val="20"/>
        </w:rPr>
        <w:t>3 letter</w:t>
      </w:r>
      <w:proofErr w:type="gramEnd"/>
      <w:r w:rsidRPr="0095359C">
        <w:rPr>
          <w:sz w:val="20"/>
          <w:szCs w:val="20"/>
        </w:rPr>
        <w:t xml:space="preserve"> acronym for the Report Type.</w:t>
      </w:r>
    </w:p>
    <w:p w14:paraId="7DCB0D6E" w14:textId="77777777"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w:t>
      </w:r>
      <w:proofErr w:type="gramStart"/>
      <w:r w:rsidR="00E64317" w:rsidRPr="0095359C">
        <w:rPr>
          <w:sz w:val="20"/>
          <w:szCs w:val="20"/>
        </w:rPr>
        <w:t>have the opportunity to</w:t>
      </w:r>
      <w:proofErr w:type="gramEnd"/>
      <w:r w:rsidR="00E64317" w:rsidRPr="0095359C">
        <w:rPr>
          <w:sz w:val="20"/>
          <w:szCs w:val="20"/>
        </w:rPr>
        <w:t xml:space="preserve"> determine if a Coaching is needed or additional research is needed.</w:t>
      </w:r>
    </w:p>
    <w:p w14:paraId="71CF37DC" w14:textId="77777777"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14:paraId="359ED95A" w14:textId="3A64E798"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r w:rsidR="009930C9">
        <w:fldChar w:fldCharType="begin"/>
      </w:r>
      <w:r w:rsidR="009930C9">
        <w:instrText xml:space="preserve"> HYPERLINK "file:///\\\\f3420-ecldbp01\\data\\Coaching\\Outliers\\Encrypt_Out\\" </w:instrText>
      </w:r>
      <w:r w:rsidR="009930C9">
        <w:fldChar w:fldCharType="separate"/>
      </w:r>
      <w:r w:rsidR="00E25F26" w:rsidRPr="00700164">
        <w:rPr>
          <w:rStyle w:val="Hyperlink"/>
          <w:sz w:val="20"/>
          <w:szCs w:val="20"/>
        </w:rPr>
        <w:t>\\</w:t>
      </w:r>
      <w:del w:id="132" w:author="Palacherla, Susmitha C" w:date="2021-04-20T08:06:00Z">
        <w:r w:rsidR="00E25F26" w:rsidRPr="00700164" w:rsidDel="00D01B11">
          <w:rPr>
            <w:rStyle w:val="Hyperlink"/>
            <w:sz w:val="20"/>
            <w:szCs w:val="20"/>
          </w:rPr>
          <w:delText>f3420-ecldbp01</w:delText>
        </w:r>
      </w:del>
      <w:ins w:id="133" w:author="Palacherla, Susmitha C" w:date="2021-04-20T08:06:00Z">
        <w:r w:rsidR="00D01B11">
          <w:rPr>
            <w:rStyle w:val="Hyperlink"/>
            <w:sz w:val="20"/>
            <w:szCs w:val="20"/>
          </w:rPr>
          <w:t>UVAAPADSQL50CCO</w:t>
        </w:r>
      </w:ins>
      <w:r w:rsidR="00E25F26" w:rsidRPr="00700164">
        <w:rPr>
          <w:rStyle w:val="Hyperlink"/>
          <w:sz w:val="20"/>
          <w:szCs w:val="20"/>
        </w:rPr>
        <w:t>\data\Coaching\Outliers\Encrypt_Out\</w:t>
      </w:r>
      <w:r w:rsidR="009930C9">
        <w:rPr>
          <w:rStyle w:val="Hyperlink"/>
          <w:sz w:val="20"/>
          <w:szCs w:val="20"/>
        </w:rPr>
        <w:fldChar w:fldCharType="end"/>
      </w:r>
    </w:p>
    <w:p w14:paraId="2A0510DD" w14:textId="77777777"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14:paraId="1F64A67C"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14:paraId="73539F5D" w14:textId="77777777"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14:paraId="6A159517"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14:paraId="5905792F" w14:textId="77777777" w:rsidR="00C74EEA" w:rsidRDefault="00C74EEA" w:rsidP="00C74EEA">
      <w:pPr>
        <w:autoSpaceDE w:val="0"/>
        <w:autoSpaceDN w:val="0"/>
        <w:adjustRightInd w:val="0"/>
        <w:spacing w:after="0" w:line="240" w:lineRule="auto"/>
      </w:pPr>
    </w:p>
    <w:p w14:paraId="4206D425" w14:textId="77777777" w:rsidR="006F770C" w:rsidRPr="006F770C" w:rsidRDefault="006F770C" w:rsidP="006F770C"/>
    <w:p w14:paraId="1B0561A4" w14:textId="77777777" w:rsidR="007B5133" w:rsidRPr="0095359C" w:rsidRDefault="007B5133" w:rsidP="0076086A">
      <w:pPr>
        <w:pStyle w:val="Heading2"/>
        <w:numPr>
          <w:ilvl w:val="1"/>
          <w:numId w:val="9"/>
        </w:numPr>
        <w:rPr>
          <w:rFonts w:ascii="Calibri" w:hAnsi="Calibri" w:cs="Times New Roman"/>
          <w:color w:val="auto"/>
          <w:sz w:val="20"/>
          <w:szCs w:val="20"/>
        </w:rPr>
      </w:pPr>
      <w:bookmarkStart w:id="134" w:name="_Toc503949783"/>
      <w:r w:rsidRPr="0095359C">
        <w:rPr>
          <w:rFonts w:ascii="Calibri" w:hAnsi="Calibri" w:cs="Times New Roman"/>
          <w:color w:val="auto"/>
          <w:sz w:val="20"/>
          <w:szCs w:val="20"/>
        </w:rPr>
        <w:t>Module Details</w:t>
      </w:r>
      <w:bookmarkEnd w:id="134"/>
    </w:p>
    <w:p w14:paraId="387F8E05" w14:textId="77777777" w:rsidR="007B5133" w:rsidRPr="0095359C" w:rsidRDefault="007B5133" w:rsidP="0076086A">
      <w:pPr>
        <w:pStyle w:val="Heading3"/>
        <w:numPr>
          <w:ilvl w:val="2"/>
          <w:numId w:val="9"/>
        </w:numPr>
        <w:rPr>
          <w:rFonts w:ascii="Calibri" w:hAnsi="Calibri" w:cs="Times New Roman"/>
          <w:color w:val="auto"/>
          <w:sz w:val="20"/>
          <w:szCs w:val="20"/>
        </w:rPr>
      </w:pPr>
      <w:bookmarkStart w:id="135" w:name="_Toc503949784"/>
      <w:r w:rsidRPr="0095359C">
        <w:rPr>
          <w:rFonts w:ascii="Calibri" w:hAnsi="Calibri" w:cs="Times New Roman"/>
          <w:color w:val="auto"/>
          <w:sz w:val="20"/>
          <w:szCs w:val="20"/>
        </w:rPr>
        <w:t>SQL agent job</w:t>
      </w:r>
      <w:bookmarkEnd w:id="135"/>
    </w:p>
    <w:p w14:paraId="10782D90" w14:textId="4C158D42"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del w:id="136" w:author="Palacherla, Susmitha C" w:date="2021-04-20T08:06:00Z">
        <w:r w:rsidR="00917A1A" w:rsidDel="00D01B11">
          <w:rPr>
            <w:rFonts w:ascii="Times New Roman" w:hAnsi="Times New Roman"/>
          </w:rPr>
          <w:delText>F3420-ECLDBP01</w:delText>
        </w:r>
      </w:del>
      <w:ins w:id="137" w:author="Palacherla, Susmitha C" w:date="2021-04-20T08:06:00Z">
        <w:r w:rsidR="00D01B11">
          <w:rPr>
            <w:rFonts w:ascii="Times New Roman" w:hAnsi="Times New Roman"/>
          </w:rPr>
          <w:t>UVAAPADSQL50CCO</w:t>
        </w:r>
      </w:ins>
    </w:p>
    <w:p w14:paraId="6D789552"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14:paraId="46056AD7" w14:textId="71D8EB0D"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r w:rsidR="009930C9">
        <w:fldChar w:fldCharType="begin"/>
      </w:r>
      <w:r w:rsidR="009930C9">
        <w:instrText xml:space="preserve"> HYPERLINK "file:///\\\\VDENSSDBP07\\scorecard-ssis\\Coaching\\Outlier_Coaching.dtsx" </w:instrText>
      </w:r>
      <w:r w:rsidR="009930C9">
        <w:fldChar w:fldCharType="separate"/>
      </w:r>
      <w:r w:rsidR="00917A1A" w:rsidRPr="00917A1A">
        <w:rPr>
          <w:rStyle w:val="Hyperlink"/>
          <w:sz w:val="20"/>
          <w:szCs w:val="20"/>
        </w:rPr>
        <w:t>\\</w:t>
      </w:r>
      <w:del w:id="138" w:author="Palacherla, Susmitha C" w:date="2021-04-20T08:06:00Z">
        <w:r w:rsidR="00917A1A" w:rsidRPr="00917A1A" w:rsidDel="00D01B11">
          <w:rPr>
            <w:rStyle w:val="Hyperlink"/>
            <w:sz w:val="20"/>
            <w:szCs w:val="20"/>
          </w:rPr>
          <w:delText>F3420-ECLDBP01</w:delText>
        </w:r>
      </w:del>
      <w:ins w:id="139" w:author="Palacherla, Susmitha C" w:date="2021-04-20T08:06:00Z">
        <w:r w:rsidR="00D01B11">
          <w:rPr>
            <w:rStyle w:val="Hyperlink"/>
            <w:sz w:val="20"/>
            <w:szCs w:val="20"/>
          </w:rPr>
          <w:t>UVAAPADSQL50CCO</w:t>
        </w:r>
      </w:ins>
      <w:r w:rsidR="00917A1A" w:rsidRPr="00917A1A">
        <w:rPr>
          <w:rStyle w:val="Hyperlink"/>
          <w:sz w:val="20"/>
          <w:szCs w:val="20"/>
        </w:rPr>
        <w:t>\ssis\Coaching\Packages\</w:t>
      </w:r>
      <w:r w:rsidR="00141B19" w:rsidRPr="0095359C">
        <w:rPr>
          <w:rStyle w:val="Hyperlink"/>
          <w:sz w:val="20"/>
          <w:szCs w:val="20"/>
        </w:rPr>
        <w:t>Outlier_Coaching.dtsx</w:t>
      </w:r>
      <w:r w:rsidR="009930C9">
        <w:rPr>
          <w:rStyle w:val="Hyperlink"/>
          <w:sz w:val="20"/>
          <w:szCs w:val="20"/>
        </w:rPr>
        <w:fldChar w:fldCharType="end"/>
      </w:r>
    </w:p>
    <w:p w14:paraId="58E0A447"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Config File: </w:t>
      </w:r>
      <w:proofErr w:type="spellStart"/>
      <w:r w:rsidRPr="0095359C">
        <w:rPr>
          <w:sz w:val="20"/>
          <w:szCs w:val="20"/>
        </w:rPr>
        <w:t>Prod_</w:t>
      </w:r>
      <w:r w:rsidR="00141B19" w:rsidRPr="0095359C">
        <w:rPr>
          <w:sz w:val="20"/>
          <w:szCs w:val="20"/>
        </w:rPr>
        <w:t>Outlier_Coaching</w:t>
      </w:r>
      <w:r w:rsidRPr="0095359C">
        <w:rPr>
          <w:sz w:val="20"/>
          <w:szCs w:val="20"/>
        </w:rPr>
        <w:t>.dtsConfig</w:t>
      </w:r>
      <w:proofErr w:type="spellEnd"/>
    </w:p>
    <w:p w14:paraId="3D0B2065"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proofErr w:type="spellStart"/>
      <w:r w:rsidR="00917A1A">
        <w:rPr>
          <w:sz w:val="20"/>
          <w:szCs w:val="20"/>
        </w:rPr>
        <w:t>ecljobowner</w:t>
      </w:r>
      <w:proofErr w:type="spellEnd"/>
    </w:p>
    <w:p w14:paraId="6EE68C0B" w14:textId="1BB9EE78"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lastRenderedPageBreak/>
        <w:t xml:space="preserve">Run As: </w:t>
      </w:r>
      <w:proofErr w:type="spellStart"/>
      <w:r w:rsidR="00917A1A" w:rsidRPr="003F421D">
        <w:rPr>
          <w:sz w:val="20"/>
          <w:szCs w:val="20"/>
        </w:rPr>
        <w:t>ECLProxy</w:t>
      </w:r>
      <w:proofErr w:type="spellEnd"/>
      <w:r w:rsidR="00917A1A" w:rsidRPr="003F421D">
        <w:rPr>
          <w:sz w:val="20"/>
          <w:szCs w:val="20"/>
        </w:rPr>
        <w:t xml:space="preserve"> (ECL Credential using application service account </w:t>
      </w:r>
      <w:del w:id="140" w:author="Palacherla, Susmitha C" w:date="2021-04-20T08:06:00Z">
        <w:r w:rsidR="00917A1A" w:rsidRPr="003F421D" w:rsidDel="00D01B11">
          <w:rPr>
            <w:sz w:val="20"/>
            <w:szCs w:val="20"/>
          </w:rPr>
          <w:delText>VNGT\SVC-SQLECLP01</w:delText>
        </w:r>
      </w:del>
      <w:ins w:id="141" w:author="Palacherla, Susmitha C" w:date="2021-04-20T08:06:00Z">
        <w:r w:rsidR="00D01B11">
          <w:rPr>
            <w:sz w:val="20"/>
            <w:szCs w:val="20"/>
          </w:rPr>
          <w:t>AD\SVC-F3420-APPECLP01</w:t>
        </w:r>
      </w:ins>
    </w:p>
    <w:p w14:paraId="1D977B88" w14:textId="77777777"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14:paraId="576ADBDC"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14:paraId="39815D64" w14:textId="77777777" w:rsidR="00E42C88" w:rsidRPr="005C5900" w:rsidRDefault="00E42C88" w:rsidP="00E42C88">
      <w:pPr>
        <w:autoSpaceDE w:val="0"/>
        <w:autoSpaceDN w:val="0"/>
        <w:adjustRightInd w:val="0"/>
        <w:spacing w:after="0" w:line="240" w:lineRule="auto"/>
      </w:pPr>
    </w:p>
    <w:p w14:paraId="32E89055" w14:textId="77777777" w:rsidR="007B5133" w:rsidRPr="0095359C" w:rsidRDefault="007B5133" w:rsidP="0076086A">
      <w:pPr>
        <w:pStyle w:val="Heading3"/>
        <w:numPr>
          <w:ilvl w:val="2"/>
          <w:numId w:val="9"/>
        </w:numPr>
        <w:rPr>
          <w:rFonts w:asciiTheme="minorHAnsi" w:hAnsiTheme="minorHAnsi" w:cs="Times New Roman"/>
          <w:color w:val="auto"/>
          <w:sz w:val="20"/>
          <w:szCs w:val="20"/>
        </w:rPr>
      </w:pPr>
      <w:bookmarkStart w:id="142" w:name="_Toc503949785"/>
      <w:r w:rsidRPr="0095359C">
        <w:rPr>
          <w:rFonts w:asciiTheme="minorHAnsi" w:hAnsiTheme="minorHAnsi" w:cs="Times New Roman"/>
          <w:color w:val="auto"/>
          <w:sz w:val="20"/>
          <w:szCs w:val="20"/>
        </w:rPr>
        <w:t>SSIS Package</w:t>
      </w:r>
      <w:bookmarkEnd w:id="142"/>
    </w:p>
    <w:p w14:paraId="1EF5DFE7"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599B5E48"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387CE74B"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2AC1FABE"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6EBD2456" w14:textId="77777777"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831"/>
        <w:gridCol w:w="1434"/>
        <w:gridCol w:w="904"/>
        <w:gridCol w:w="5407"/>
      </w:tblGrid>
      <w:tr w:rsidR="00E42C88" w:rsidRPr="0095359C" w14:paraId="7D3FDD88" w14:textId="77777777" w:rsidTr="00E25F26">
        <w:tc>
          <w:tcPr>
            <w:tcW w:w="2031" w:type="dxa"/>
          </w:tcPr>
          <w:p w14:paraId="6927E4D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309" w:type="dxa"/>
          </w:tcPr>
          <w:p w14:paraId="3A83C23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32" w:type="dxa"/>
          </w:tcPr>
          <w:p w14:paraId="6BBF4A5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proofErr w:type="spellStart"/>
            <w:r w:rsidRPr="0095359C">
              <w:rPr>
                <w:rFonts w:asciiTheme="minorHAnsi" w:hAnsiTheme="minorHAnsi" w:cs="Arial"/>
                <w:b/>
                <w:sz w:val="20"/>
                <w:szCs w:val="20"/>
              </w:rPr>
              <w:t>DataType</w:t>
            </w:r>
            <w:proofErr w:type="spellEnd"/>
          </w:p>
        </w:tc>
        <w:tc>
          <w:tcPr>
            <w:tcW w:w="4304" w:type="dxa"/>
          </w:tcPr>
          <w:p w14:paraId="2494D86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14:paraId="7EC8EA24" w14:textId="77777777" w:rsidTr="00E25F26">
        <w:trPr>
          <w:trHeight w:val="368"/>
        </w:trPr>
        <w:tc>
          <w:tcPr>
            <w:tcW w:w="2031" w:type="dxa"/>
          </w:tcPr>
          <w:p w14:paraId="1622A7F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DecryptedOut</w:t>
            </w:r>
            <w:r w:rsidRPr="00CA5EB0">
              <w:rPr>
                <w:rFonts w:ascii="Times New Roman" w:hAnsi="Times New Roman"/>
                <w:sz w:val="20"/>
                <w:szCs w:val="20"/>
              </w:rPr>
              <w:t>Path</w:t>
            </w:r>
            <w:proofErr w:type="spellEnd"/>
          </w:p>
        </w:tc>
        <w:tc>
          <w:tcPr>
            <w:tcW w:w="2309" w:type="dxa"/>
          </w:tcPr>
          <w:p w14:paraId="4A9358DF"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14:paraId="11C53330"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304" w:type="dxa"/>
          </w:tcPr>
          <w:p w14:paraId="5549798D" w14:textId="29BE35E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del w:id="143" w:author="Palacherla, Susmitha C" w:date="2021-04-20T08:06:00Z">
              <w:r w:rsidRPr="007362D2" w:rsidDel="00D01B11">
                <w:rPr>
                  <w:rFonts w:ascii="Times New Roman" w:hAnsi="Times New Roman"/>
                  <w:sz w:val="20"/>
                  <w:szCs w:val="20"/>
                </w:rPr>
                <w:delText>f3420-ecldb</w:delText>
              </w:r>
              <w:r w:rsidDel="00D01B11">
                <w:rPr>
                  <w:rFonts w:ascii="Times New Roman" w:hAnsi="Times New Roman"/>
                  <w:sz w:val="20"/>
                  <w:szCs w:val="20"/>
                </w:rPr>
                <w:delText>p</w:delText>
              </w:r>
              <w:r w:rsidRPr="007362D2" w:rsidDel="00D01B11">
                <w:rPr>
                  <w:rFonts w:ascii="Times New Roman" w:hAnsi="Times New Roman"/>
                  <w:sz w:val="20"/>
                  <w:szCs w:val="20"/>
                </w:rPr>
                <w:delText>01</w:delText>
              </w:r>
            </w:del>
            <w:ins w:id="144" w:author="Palacherla, Susmitha C" w:date="2021-04-20T08:06:00Z">
              <w:r w:rsidR="00D01B11">
                <w:rPr>
                  <w:rFonts w:ascii="Times New Roman" w:hAnsi="Times New Roman"/>
                  <w:sz w:val="20"/>
                  <w:szCs w:val="20"/>
                </w:rPr>
                <w:t>UVAAPADSQL50CCO</w:t>
              </w:r>
            </w:ins>
            <w:r w:rsidRPr="007362D2">
              <w:rPr>
                <w:rFonts w:ascii="Times New Roman" w:hAnsi="Times New Roman"/>
                <w:sz w:val="20"/>
                <w:szCs w:val="20"/>
              </w:rPr>
              <w:t>\data\coaching\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14:paraId="2292084E" w14:textId="77777777" w:rsidTr="00E25F26">
        <w:trPr>
          <w:trHeight w:val="368"/>
        </w:trPr>
        <w:tc>
          <w:tcPr>
            <w:tcW w:w="2031" w:type="dxa"/>
          </w:tcPr>
          <w:p w14:paraId="7CCB51B3"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DecryptIn</w:t>
            </w:r>
            <w:r w:rsidRPr="00CA5EB0">
              <w:rPr>
                <w:rFonts w:ascii="Times New Roman" w:hAnsi="Times New Roman"/>
                <w:sz w:val="20"/>
                <w:szCs w:val="20"/>
              </w:rPr>
              <w:t>Path</w:t>
            </w:r>
            <w:proofErr w:type="spellEnd"/>
          </w:p>
        </w:tc>
        <w:tc>
          <w:tcPr>
            <w:tcW w:w="2309" w:type="dxa"/>
          </w:tcPr>
          <w:p w14:paraId="1F0A2C27"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14:paraId="644C8BD6"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14:paraId="679D8F5E" w14:textId="0126B33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del w:id="145" w:author="Palacherla, Susmitha C" w:date="2021-04-20T08:06:00Z">
              <w:r w:rsidRPr="007362D2" w:rsidDel="00D01B11">
                <w:rPr>
                  <w:rFonts w:ascii="Times New Roman" w:hAnsi="Times New Roman"/>
                  <w:sz w:val="20"/>
                  <w:szCs w:val="20"/>
                </w:rPr>
                <w:delText>f3420-ecldb</w:delText>
              </w:r>
              <w:r w:rsidDel="00D01B11">
                <w:rPr>
                  <w:rFonts w:ascii="Times New Roman" w:hAnsi="Times New Roman"/>
                  <w:sz w:val="20"/>
                  <w:szCs w:val="20"/>
                </w:rPr>
                <w:delText>p01</w:delText>
              </w:r>
            </w:del>
            <w:ins w:id="146" w:author="Palacherla, Susmitha C" w:date="2021-04-20T08:06:00Z">
              <w:r w:rsidR="00D01B11">
                <w:rPr>
                  <w:rFonts w:ascii="Times New Roman" w:hAnsi="Times New Roman"/>
                  <w:sz w:val="20"/>
                  <w:szCs w:val="20"/>
                </w:rPr>
                <w:t>UVAAPADSQL50CCO</w:t>
              </w:r>
            </w:ins>
            <w:r>
              <w:rPr>
                <w:rFonts w:ascii="Times New Roman" w:hAnsi="Times New Roman"/>
                <w:sz w:val="20"/>
                <w:szCs w:val="20"/>
              </w:rPr>
              <w:t>\data\coaching\OUTLIERS\Decrypt_in</w:t>
            </w:r>
            <w:r w:rsidRPr="007362D2">
              <w:rPr>
                <w:rFonts w:ascii="Times New Roman" w:hAnsi="Times New Roman"/>
                <w:sz w:val="20"/>
                <w:szCs w:val="20"/>
              </w:rPr>
              <w:t>\</w:t>
            </w:r>
          </w:p>
        </w:tc>
      </w:tr>
      <w:tr w:rsidR="00E25F26" w:rsidRPr="0095359C" w14:paraId="5D06CC60" w14:textId="77777777" w:rsidTr="00E25F26">
        <w:trPr>
          <w:trHeight w:val="368"/>
        </w:trPr>
        <w:tc>
          <w:tcPr>
            <w:tcW w:w="2031" w:type="dxa"/>
          </w:tcPr>
          <w:p w14:paraId="5755552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EncryptedBackupPath</w:t>
            </w:r>
            <w:proofErr w:type="spellEnd"/>
          </w:p>
        </w:tc>
        <w:tc>
          <w:tcPr>
            <w:tcW w:w="2309" w:type="dxa"/>
          </w:tcPr>
          <w:p w14:paraId="7FB18C11"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14:paraId="59575785"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14:paraId="06C5602A" w14:textId="44B605B8"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del w:id="147" w:author="Palacherla, Susmitha C" w:date="2021-04-20T08:06:00Z">
              <w:r w:rsidRPr="005E52B7" w:rsidDel="00D01B11">
                <w:rPr>
                  <w:rFonts w:ascii="Times New Roman" w:hAnsi="Times New Roman"/>
                  <w:sz w:val="20"/>
                  <w:szCs w:val="20"/>
                </w:rPr>
                <w:delText>f3420-ecldb</w:delText>
              </w:r>
              <w:r w:rsidDel="00D01B11">
                <w:rPr>
                  <w:rFonts w:ascii="Times New Roman" w:hAnsi="Times New Roman"/>
                  <w:sz w:val="20"/>
                  <w:szCs w:val="20"/>
                </w:rPr>
                <w:delText>p</w:delText>
              </w:r>
              <w:r w:rsidRPr="005E52B7" w:rsidDel="00D01B11">
                <w:rPr>
                  <w:rFonts w:ascii="Times New Roman" w:hAnsi="Times New Roman"/>
                  <w:sz w:val="20"/>
                  <w:szCs w:val="20"/>
                </w:rPr>
                <w:delText>01</w:delText>
              </w:r>
            </w:del>
            <w:ins w:id="148" w:author="Palacherla, Susmitha C" w:date="2021-04-20T08:06:00Z">
              <w:r w:rsidR="00D01B11">
                <w:rPr>
                  <w:rFonts w:ascii="Times New Roman" w:hAnsi="Times New Roman"/>
                  <w:sz w:val="20"/>
                  <w:szCs w:val="20"/>
                </w:rPr>
                <w:t>UVAAPADSQL50CCO</w:t>
              </w:r>
            </w:ins>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14:paraId="5E3430F9" w14:textId="77777777" w:rsidTr="00E25F26">
        <w:trPr>
          <w:trHeight w:val="368"/>
        </w:trPr>
        <w:tc>
          <w:tcPr>
            <w:tcW w:w="2031" w:type="dxa"/>
          </w:tcPr>
          <w:p w14:paraId="68DB63A7"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EncryptedOutPath</w:t>
            </w:r>
            <w:proofErr w:type="spellEnd"/>
          </w:p>
        </w:tc>
        <w:tc>
          <w:tcPr>
            <w:tcW w:w="2309" w:type="dxa"/>
          </w:tcPr>
          <w:p w14:paraId="438AE345"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14:paraId="423DB398"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14:paraId="541FACC7" w14:textId="16063B4A"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del w:id="149" w:author="Palacherla, Susmitha C" w:date="2021-04-20T08:06:00Z">
              <w:r w:rsidRPr="005E52B7" w:rsidDel="00D01B11">
                <w:rPr>
                  <w:rFonts w:ascii="Times New Roman" w:hAnsi="Times New Roman"/>
                  <w:sz w:val="20"/>
                  <w:szCs w:val="20"/>
                </w:rPr>
                <w:delText>f3420-ecldb</w:delText>
              </w:r>
              <w:r w:rsidDel="00D01B11">
                <w:rPr>
                  <w:rFonts w:ascii="Times New Roman" w:hAnsi="Times New Roman"/>
                  <w:sz w:val="20"/>
                  <w:szCs w:val="20"/>
                </w:rPr>
                <w:delText>p</w:delText>
              </w:r>
              <w:r w:rsidRPr="005E52B7" w:rsidDel="00D01B11">
                <w:rPr>
                  <w:rFonts w:ascii="Times New Roman" w:hAnsi="Times New Roman"/>
                  <w:sz w:val="20"/>
                  <w:szCs w:val="20"/>
                </w:rPr>
                <w:delText>01</w:delText>
              </w:r>
            </w:del>
            <w:ins w:id="150" w:author="Palacherla, Susmitha C" w:date="2021-04-20T08:06:00Z">
              <w:r w:rsidR="00D01B11">
                <w:rPr>
                  <w:rFonts w:ascii="Times New Roman" w:hAnsi="Times New Roman"/>
                  <w:sz w:val="20"/>
                  <w:szCs w:val="20"/>
                </w:rPr>
                <w:t>UVAAPADSQL50CCO</w:t>
              </w:r>
            </w:ins>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14:paraId="295CEB71" w14:textId="77777777" w:rsidTr="00E25F26">
        <w:trPr>
          <w:trHeight w:val="368"/>
        </w:trPr>
        <w:tc>
          <w:tcPr>
            <w:tcW w:w="2031" w:type="dxa"/>
          </w:tcPr>
          <w:p w14:paraId="1347A2C4"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EncryptInPath</w:t>
            </w:r>
            <w:proofErr w:type="spellEnd"/>
          </w:p>
        </w:tc>
        <w:tc>
          <w:tcPr>
            <w:tcW w:w="2309" w:type="dxa"/>
          </w:tcPr>
          <w:p w14:paraId="3E3BF8AB"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14:paraId="1DBF8C31"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14:paraId="587205FF" w14:textId="081D43DA"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del w:id="151" w:author="Palacherla, Susmitha C" w:date="2021-04-20T08:06:00Z">
              <w:r w:rsidRPr="005E52B7" w:rsidDel="00D01B11">
                <w:rPr>
                  <w:rFonts w:ascii="Times New Roman" w:hAnsi="Times New Roman"/>
                  <w:sz w:val="20"/>
                  <w:szCs w:val="20"/>
                </w:rPr>
                <w:delText>f3420-ecldb</w:delText>
              </w:r>
              <w:r w:rsidDel="00D01B11">
                <w:rPr>
                  <w:rFonts w:ascii="Times New Roman" w:hAnsi="Times New Roman"/>
                  <w:sz w:val="20"/>
                  <w:szCs w:val="20"/>
                </w:rPr>
                <w:delText>p</w:delText>
              </w:r>
              <w:r w:rsidRPr="005E52B7" w:rsidDel="00D01B11">
                <w:rPr>
                  <w:rFonts w:ascii="Times New Roman" w:hAnsi="Times New Roman"/>
                  <w:sz w:val="20"/>
                  <w:szCs w:val="20"/>
                </w:rPr>
                <w:delText>01</w:delText>
              </w:r>
            </w:del>
            <w:ins w:id="152" w:author="Palacherla, Susmitha C" w:date="2021-04-20T08:06:00Z">
              <w:r w:rsidR="00D01B11">
                <w:rPr>
                  <w:rFonts w:ascii="Times New Roman" w:hAnsi="Times New Roman"/>
                  <w:sz w:val="20"/>
                  <w:szCs w:val="20"/>
                </w:rPr>
                <w:t>UVAAPADSQL50CCO</w:t>
              </w:r>
            </w:ins>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14:paraId="1287E171" w14:textId="77777777" w:rsidTr="00E25F26">
        <w:trPr>
          <w:trHeight w:val="368"/>
        </w:trPr>
        <w:tc>
          <w:tcPr>
            <w:tcW w:w="2031" w:type="dxa"/>
          </w:tcPr>
          <w:p w14:paraId="6CC125C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varDBName</w:t>
            </w:r>
            <w:proofErr w:type="spellEnd"/>
          </w:p>
        </w:tc>
        <w:tc>
          <w:tcPr>
            <w:tcW w:w="2309" w:type="dxa"/>
          </w:tcPr>
          <w:p w14:paraId="48D3AB1F"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7B589E1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14:paraId="11B61D1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14:paraId="1C3E29A7" w14:textId="77777777" w:rsidTr="00E25F26">
        <w:trPr>
          <w:trHeight w:val="368"/>
        </w:trPr>
        <w:tc>
          <w:tcPr>
            <w:tcW w:w="2031" w:type="dxa"/>
          </w:tcPr>
          <w:p w14:paraId="01E061DA"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roofErr w:type="spellEnd"/>
          </w:p>
        </w:tc>
        <w:tc>
          <w:tcPr>
            <w:tcW w:w="2309" w:type="dxa"/>
          </w:tcPr>
          <w:p w14:paraId="1816ABB5"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14:paraId="38C60B7C"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304" w:type="dxa"/>
          </w:tcPr>
          <w:p w14:paraId="20B35E87"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14:paraId="11F253C1" w14:textId="77777777" w:rsidTr="00E25F26">
        <w:trPr>
          <w:trHeight w:val="368"/>
        </w:trPr>
        <w:tc>
          <w:tcPr>
            <w:tcW w:w="2031" w:type="dxa"/>
          </w:tcPr>
          <w:p w14:paraId="17D09F85"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varFailedFile</w:t>
            </w:r>
            <w:proofErr w:type="spellEnd"/>
          </w:p>
        </w:tc>
        <w:tc>
          <w:tcPr>
            <w:tcW w:w="2309" w:type="dxa"/>
          </w:tcPr>
          <w:p w14:paraId="39847F78"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14:paraId="2B1AE361" w14:textId="77777777"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304" w:type="dxa"/>
          </w:tcPr>
          <w:p w14:paraId="4191D056"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501C001E" w14:textId="77777777" w:rsidTr="00E25F26">
        <w:trPr>
          <w:trHeight w:val="368"/>
        </w:trPr>
        <w:tc>
          <w:tcPr>
            <w:tcW w:w="2031" w:type="dxa"/>
          </w:tcPr>
          <w:p w14:paraId="1883C4C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varFileName</w:t>
            </w:r>
            <w:proofErr w:type="spellEnd"/>
          </w:p>
        </w:tc>
        <w:tc>
          <w:tcPr>
            <w:tcW w:w="2309" w:type="dxa"/>
          </w:tcPr>
          <w:p w14:paraId="122163A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25F8070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14:paraId="37338FA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2081C913" w14:textId="77777777" w:rsidTr="00E25F26">
        <w:trPr>
          <w:trHeight w:val="368"/>
        </w:trPr>
        <w:tc>
          <w:tcPr>
            <w:tcW w:w="2031" w:type="dxa"/>
          </w:tcPr>
          <w:p w14:paraId="5D3D6D0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FailMessage</w:t>
            </w:r>
            <w:proofErr w:type="spellEnd"/>
          </w:p>
        </w:tc>
        <w:tc>
          <w:tcPr>
            <w:tcW w:w="2309" w:type="dxa"/>
          </w:tcPr>
          <w:p w14:paraId="188D194A"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780FDAA3" w14:textId="77777777"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304" w:type="dxa"/>
          </w:tcPr>
          <w:p w14:paraId="1343863F" w14:textId="77777777"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w:t>
            </w:r>
            <w:proofErr w:type="spellStart"/>
            <w:r w:rsidRPr="00E25F26">
              <w:rPr>
                <w:rFonts w:asciiTheme="minorHAnsi" w:hAnsiTheme="minorHAnsi" w:cs="Arial"/>
                <w:sz w:val="20"/>
                <w:szCs w:val="20"/>
              </w:rPr>
              <w:t>Ouliers</w:t>
            </w:r>
            <w:proofErr w:type="spellEnd"/>
            <w:r w:rsidRPr="00E25F26">
              <w:rPr>
                <w:rFonts w:asciiTheme="minorHAnsi" w:hAnsiTheme="minorHAnsi" w:cs="Arial"/>
                <w:sz w:val="20"/>
                <w:szCs w:val="20"/>
              </w:rPr>
              <w:t xml:space="preserve"> Coaching file \"" + @[</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VarFileName] + "\"  failed in " +  @[User::VarDBName]</w:t>
            </w:r>
          </w:p>
        </w:tc>
      </w:tr>
      <w:tr w:rsidR="00E42C88" w:rsidRPr="0095359C" w14:paraId="52B598B4" w14:textId="77777777" w:rsidTr="00E25F26">
        <w:trPr>
          <w:trHeight w:val="368"/>
        </w:trPr>
        <w:tc>
          <w:tcPr>
            <w:tcW w:w="2031" w:type="dxa"/>
          </w:tcPr>
          <w:p w14:paraId="2E0B9B7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StagedCount</w:t>
            </w:r>
            <w:proofErr w:type="spellEnd"/>
          </w:p>
        </w:tc>
        <w:tc>
          <w:tcPr>
            <w:tcW w:w="2309" w:type="dxa"/>
          </w:tcPr>
          <w:p w14:paraId="0E591674"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0ABF2647"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14:paraId="622C25D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51E9BD38" w14:textId="77777777" w:rsidTr="00E25F26">
        <w:trPr>
          <w:trHeight w:val="368"/>
        </w:trPr>
        <w:tc>
          <w:tcPr>
            <w:tcW w:w="2031" w:type="dxa"/>
          </w:tcPr>
          <w:p w14:paraId="1BB0102D"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lastRenderedPageBreak/>
              <w:t>RejectedCount</w:t>
            </w:r>
            <w:proofErr w:type="spellEnd"/>
          </w:p>
        </w:tc>
        <w:tc>
          <w:tcPr>
            <w:tcW w:w="2309" w:type="dxa"/>
          </w:tcPr>
          <w:p w14:paraId="4C695F9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018439F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14:paraId="48B13923"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7956272F" w14:textId="77777777" w:rsidTr="00E25F26">
        <w:trPr>
          <w:trHeight w:val="368"/>
        </w:trPr>
        <w:tc>
          <w:tcPr>
            <w:tcW w:w="2031" w:type="dxa"/>
          </w:tcPr>
          <w:p w14:paraId="0F0CF9E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LoadedCount</w:t>
            </w:r>
            <w:proofErr w:type="spellEnd"/>
          </w:p>
        </w:tc>
        <w:tc>
          <w:tcPr>
            <w:tcW w:w="2309" w:type="dxa"/>
          </w:tcPr>
          <w:p w14:paraId="7FDC6769"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45782C71"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14:paraId="2E4DCA49"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6B4147B9" w14:textId="77777777" w:rsidTr="00E25F26">
        <w:trPr>
          <w:trHeight w:val="368"/>
        </w:trPr>
        <w:tc>
          <w:tcPr>
            <w:tcW w:w="2031" w:type="dxa"/>
          </w:tcPr>
          <w:p w14:paraId="792A4004"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2309" w:type="dxa"/>
          </w:tcPr>
          <w:p w14:paraId="64E6C2B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932" w:type="dxa"/>
          </w:tcPr>
          <w:p w14:paraId="03C93B5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304" w:type="dxa"/>
          </w:tcPr>
          <w:p w14:paraId="59F6C71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14:paraId="42697A25" w14:textId="77777777" w:rsidR="00E654C3" w:rsidRPr="0095359C" w:rsidRDefault="00E654C3" w:rsidP="00E654C3">
      <w:pPr>
        <w:rPr>
          <w:rFonts w:asciiTheme="minorHAnsi" w:hAnsiTheme="minorHAnsi"/>
          <w:b/>
          <w:sz w:val="20"/>
          <w:szCs w:val="20"/>
        </w:rPr>
      </w:pPr>
    </w:p>
    <w:p w14:paraId="637FB3AF" w14:textId="77777777"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14:paraId="351D1D09" w14:textId="77777777"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Destinationdb</w:t>
      </w:r>
      <w:proofErr w:type="spellEnd"/>
    </w:p>
    <w:p w14:paraId="38EFC1A7" w14:textId="2C6B4714"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del w:id="153" w:author="Palacherla, Susmitha C" w:date="2021-04-19T18:29:00Z">
        <w:r w:rsidDel="00450174">
          <w:rPr>
            <w:rFonts w:ascii="Times New Roman" w:hAnsi="Times New Roman"/>
          </w:rPr>
          <w:delText>F3420-ECLDBD01</w:delText>
        </w:r>
        <w:r w:rsidRPr="00257251" w:rsidDel="00450174">
          <w:rPr>
            <w:rFonts w:ascii="Times New Roman" w:hAnsi="Times New Roman"/>
          </w:rPr>
          <w:delText xml:space="preserve"> </w:delText>
        </w:r>
      </w:del>
      <w:ins w:id="154" w:author="Palacherla, Susmitha C" w:date="2021-04-19T18:29:00Z">
        <w:r w:rsidR="00450174">
          <w:rPr>
            <w:rFonts w:ascii="Times New Roman" w:hAnsi="Times New Roman"/>
          </w:rPr>
          <w:t>UVAADADSQL50CCO</w:t>
        </w:r>
      </w:ins>
      <w:r w:rsidRPr="00257251">
        <w:rPr>
          <w:rFonts w:ascii="Times New Roman" w:hAnsi="Times New Roman"/>
        </w:rPr>
        <w:t xml:space="preserve">DB – </w:t>
      </w:r>
      <w:proofErr w:type="spellStart"/>
      <w:r w:rsidRPr="00257251">
        <w:rPr>
          <w:rFonts w:ascii="Times New Roman" w:hAnsi="Times New Roman"/>
        </w:rPr>
        <w:t>eCoachingdev</w:t>
      </w:r>
      <w:proofErr w:type="spellEnd"/>
    </w:p>
    <w:p w14:paraId="60E50646" w14:textId="77777777"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w:t>
      </w:r>
      <w:proofErr w:type="spellStart"/>
      <w:r w:rsidRPr="00257251">
        <w:rPr>
          <w:rFonts w:ascii="Times New Roman" w:hAnsi="Times New Roman"/>
        </w:rPr>
        <w:t>eCoachingtest</w:t>
      </w:r>
      <w:proofErr w:type="spellEnd"/>
    </w:p>
    <w:p w14:paraId="4D2E86C4" w14:textId="65C0BDFC"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del w:id="155" w:author="Palacherla, Susmitha C" w:date="2021-04-20T08:06:00Z">
        <w:r w:rsidDel="00D01B11">
          <w:rPr>
            <w:rFonts w:ascii="Times New Roman" w:hAnsi="Times New Roman"/>
          </w:rPr>
          <w:delText>F3420-ECLDBP01</w:delText>
        </w:r>
      </w:del>
      <w:ins w:id="156" w:author="Palacherla, Susmitha C" w:date="2021-04-20T08:06:00Z">
        <w:r w:rsidR="00D01B11">
          <w:rPr>
            <w:rFonts w:ascii="Times New Roman" w:hAnsi="Times New Roman"/>
          </w:rPr>
          <w:t>UVAAPADSQL50CCO</w:t>
        </w:r>
      </w:ins>
      <w:r w:rsidRPr="00257251">
        <w:rPr>
          <w:rFonts w:ascii="Times New Roman" w:hAnsi="Times New Roman"/>
        </w:rPr>
        <w:t xml:space="preserve"> – eCoaching</w:t>
      </w:r>
    </w:p>
    <w:p w14:paraId="0CF4F728"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CBA66DD"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06090202"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29EB269" w14:textId="77777777"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Outlier_File</w:t>
      </w:r>
      <w:proofErr w:type="spellEnd"/>
    </w:p>
    <w:p w14:paraId="3D2F3C03" w14:textId="77777777"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81E1F12" w14:textId="77777777"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8858D89" wp14:editId="76939D3A">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1781175"/>
                    </a:xfrm>
                    <a:prstGeom prst="rect">
                      <a:avLst/>
                    </a:prstGeom>
                  </pic:spPr>
                </pic:pic>
              </a:graphicData>
            </a:graphic>
          </wp:inline>
        </w:drawing>
      </w:r>
    </w:p>
    <w:p w14:paraId="169AE988"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4FFDC0C6"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54D958E0"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31336743"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1C0D3FAC"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43506427"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7E1F0E9F" w14:textId="77777777"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14:paraId="0880DD88" w14:textId="6B194AD4" w:rsidR="0026146F" w:rsidRPr="00C57F4D" w:rsidDel="003B0F16" w:rsidRDefault="003B0F16" w:rsidP="00532E05">
      <w:pPr>
        <w:ind w:left="2160"/>
        <w:rPr>
          <w:del w:id="157" w:author="Palacherla, Susmitha C" w:date="2021-06-24T11:38:00Z"/>
        </w:rPr>
      </w:pPr>
      <w:ins w:id="158" w:author="Palacherla, Susmitha C" w:date="2021-06-24T11:38:00Z">
        <w:r>
          <w:t xml:space="preserve"> </w:t>
        </w:r>
      </w:ins>
      <w:del w:id="159" w:author="Palacherla, Susmitha C" w:date="2021-06-24T11:38:00Z">
        <w:r w:rsidR="0026146F" w:rsidDel="003B0F16">
          <w:delText>i</w:delText>
        </w:r>
      </w:del>
      <w:proofErr w:type="spellStart"/>
      <w:ins w:id="160" w:author="Palacherla, Susmitha C" w:date="2021-06-24T11:38:00Z">
        <w:r w:rsidRPr="003B0F16">
          <w:t>smtpint.maxcorp.maximus</w:t>
        </w:r>
      </w:ins>
      <w:proofErr w:type="spellEnd"/>
      <w:del w:id="161" w:author="Palacherla, Susmitha C" w:date="2021-06-24T11:38:00Z">
        <w:r w:rsidR="0026146F" w:rsidDel="003B0F16">
          <w:delText>ronport.maximus.com</w:delText>
        </w:r>
      </w:del>
    </w:p>
    <w:p w14:paraId="52BF4FF2" w14:textId="77777777" w:rsidR="00A67A9C" w:rsidRPr="0095359C" w:rsidRDefault="00A67A9C" w:rsidP="003B0F16">
      <w:pPr>
        <w:ind w:left="2160"/>
        <w:rPr>
          <w:rFonts w:asciiTheme="minorHAnsi" w:hAnsiTheme="minorHAnsi"/>
          <w:noProof/>
          <w:sz w:val="20"/>
          <w:szCs w:val="20"/>
        </w:rPr>
      </w:pPr>
    </w:p>
    <w:p w14:paraId="106AD0D5" w14:textId="77777777"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14:paraId="6CDA2DA7" w14:textId="77777777"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LCS_File</w:t>
      </w:r>
      <w:proofErr w:type="spellEnd"/>
    </w:p>
    <w:p w14:paraId="09165B4E" w14:textId="77777777"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lastRenderedPageBreak/>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r w:rsidR="001009FB" w:rsidRPr="0095359C">
        <w:rPr>
          <w:rFonts w:asciiTheme="minorHAnsi" w:hAnsiTheme="minorHAnsi" w:cs="Arial"/>
          <w:sz w:val="20"/>
          <w:szCs w:val="20"/>
        </w:rPr>
        <w:t xml:space="preserve"> </w:t>
      </w:r>
    </w:p>
    <w:p w14:paraId="39B967B9" w14:textId="77777777"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14:paraId="18CCFA61" w14:textId="77777777"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ARC_File</w:t>
      </w:r>
      <w:proofErr w:type="spellEnd"/>
    </w:p>
    <w:p w14:paraId="0AAE0A5F" w14:textId="77777777"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1D09BA7" w14:textId="77777777"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4AF037E6" w14:textId="77777777"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ISQ</w:t>
      </w:r>
      <w:r w:rsidRPr="0095359C">
        <w:rPr>
          <w:rFonts w:asciiTheme="minorHAnsi" w:hAnsiTheme="minorHAnsi" w:cs="Arial"/>
          <w:sz w:val="20"/>
          <w:szCs w:val="20"/>
        </w:rPr>
        <w:t>_File</w:t>
      </w:r>
      <w:proofErr w:type="spellEnd"/>
    </w:p>
    <w:p w14:paraId="7C9D5169" w14:textId="77777777"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3A4927B3" w14:textId="77777777"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2384CFED" w14:textId="77777777"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14:paraId="39297F08"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Encrypted</w:t>
      </w:r>
      <w:r w:rsidRPr="0095359C">
        <w:rPr>
          <w:rFonts w:asciiTheme="minorHAnsi" w:hAnsiTheme="minorHAnsi" w:cs="Arial"/>
          <w:sz w:val="20"/>
          <w:szCs w:val="20"/>
        </w:rPr>
        <w:t>_File</w:t>
      </w:r>
      <w:proofErr w:type="spellEnd"/>
    </w:p>
    <w:p w14:paraId="07FB17C6" w14:textId="77777777"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EncryptedOutPath] +  @[User::varEncryptedFileName]</w:t>
      </w:r>
    </w:p>
    <w:p w14:paraId="46CBAD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14:paraId="0EC9AFD4"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Failed</w:t>
      </w:r>
      <w:r w:rsidRPr="0095359C">
        <w:rPr>
          <w:rFonts w:asciiTheme="minorHAnsi" w:hAnsiTheme="minorHAnsi" w:cs="Arial"/>
          <w:sz w:val="20"/>
          <w:szCs w:val="20"/>
        </w:rPr>
        <w:t>_File</w:t>
      </w:r>
      <w:proofErr w:type="spellEnd"/>
    </w:p>
    <w:p w14:paraId="6A6B21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@[User::varFailedFile]</w:t>
      </w:r>
    </w:p>
    <w:p w14:paraId="2AEEEC8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AF5CAC5"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3270B079"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82EE1AF"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994B43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48D374CE"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7334EB35" w14:textId="77777777" w:rsidR="00265092"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5030516E" w14:textId="77777777" w:rsidR="00E25F26" w:rsidRDefault="00E25F26" w:rsidP="009F2A51">
      <w:pPr>
        <w:widowControl w:val="0"/>
        <w:autoSpaceDE w:val="0"/>
        <w:autoSpaceDN w:val="0"/>
        <w:adjustRightInd w:val="0"/>
        <w:spacing w:after="0" w:line="240" w:lineRule="auto"/>
        <w:rPr>
          <w:rFonts w:asciiTheme="minorHAnsi" w:hAnsiTheme="minorHAnsi" w:cs="Arial"/>
          <w:b/>
          <w:sz w:val="20"/>
          <w:szCs w:val="20"/>
        </w:rPr>
      </w:pPr>
    </w:p>
    <w:p w14:paraId="68B0C87E" w14:textId="77777777"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14:paraId="61087A50"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1D494886"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1F700104"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26E3C31B"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0AC0B5AF" w14:textId="77777777"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14:paraId="1E06AA0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00B4C16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316B77FC"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02E6DEE9"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E023FE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759C23E"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797DA481"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41CDCDA"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425177EE"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4A72AC0B" w14:textId="77777777"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14:paraId="2C3EFFE2" w14:textId="77777777"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14:paraId="07EB4B6F" w14:textId="77777777"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14:paraId="68B99BFE" w14:textId="77777777"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r w:rsidR="00FF490B">
        <w:rPr>
          <w:noProof/>
        </w:rPr>
        <w:lastRenderedPageBreak/>
        <w:drawing>
          <wp:inline distT="0" distB="0" distL="0" distR="0" wp14:anchorId="1803BFD2" wp14:editId="62E2979B">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6965"/>
                    </a:xfrm>
                    <a:prstGeom prst="rect">
                      <a:avLst/>
                    </a:prstGeom>
                  </pic:spPr>
                </pic:pic>
              </a:graphicData>
            </a:graphic>
          </wp:inline>
        </w:drawing>
      </w:r>
    </w:p>
    <w:p w14:paraId="33A241BB"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2C0705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5BA25F11"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F26087B" w14:textId="77777777"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14:paraId="712059CE" w14:textId="77777777"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File</w:t>
      </w:r>
    </w:p>
    <w:p w14:paraId="01222F3F" w14:textId="77777777"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14:paraId="177B3DA9"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6DF93198" w14:textId="77777777"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14:paraId="0BF07837"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234085B6"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FINDSTRING(@[</w:t>
      </w:r>
      <w:proofErr w:type="gramStart"/>
      <w:r w:rsidRPr="00842389">
        <w:rPr>
          <w:rFonts w:asciiTheme="minorHAnsi" w:hAnsiTheme="minorHAnsi" w:cs="Arial"/>
          <w:sz w:val="20"/>
          <w:szCs w:val="20"/>
        </w:rPr>
        <w:t>User::</w:t>
      </w:r>
      <w:proofErr w:type="gramEnd"/>
      <w:r w:rsidRPr="00842389">
        <w:rPr>
          <w:rFonts w:asciiTheme="minorHAnsi" w:hAnsiTheme="minorHAnsi" w:cs="Arial"/>
          <w:sz w:val="20"/>
          <w:szCs w:val="20"/>
        </w:rPr>
        <w:t>VarFileName],"LCS",1 ) &gt; 1</w:t>
      </w:r>
    </w:p>
    <w:p w14:paraId="7D5665A3" w14:textId="77777777"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14:paraId="76862C33" w14:textId="77777777"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14:paraId="145AA8D3" w14:textId="77777777"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14:paraId="750B69B6" w14:textId="77777777"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(FINDSTRING(@[</w:t>
      </w:r>
      <w:proofErr w:type="gramStart"/>
      <w:r w:rsidR="00F7423D" w:rsidRPr="00F7423D">
        <w:rPr>
          <w:rFonts w:asciiTheme="minorHAnsi" w:hAnsiTheme="minorHAnsi" w:cs="Arial"/>
          <w:sz w:val="20"/>
          <w:szCs w:val="20"/>
        </w:rPr>
        <w:t>User::</w:t>
      </w:r>
      <w:proofErr w:type="gramEnd"/>
      <w:r w:rsidR="00F7423D" w:rsidRPr="00F7423D">
        <w:rPr>
          <w:rFonts w:asciiTheme="minorHAnsi" w:hAnsiTheme="minorHAnsi" w:cs="Arial"/>
          <w:sz w:val="20"/>
          <w:szCs w:val="20"/>
        </w:rPr>
        <w:t xml:space="preserve">VarFileName],"IAE",1 ) &gt; 0 ) </w:t>
      </w:r>
      <w:r w:rsidR="00F7423D">
        <w:rPr>
          <w:rFonts w:asciiTheme="minorHAnsi" w:hAnsiTheme="minorHAnsi" w:cs="Arial"/>
          <w:sz w:val="20"/>
          <w:szCs w:val="20"/>
        </w:rPr>
        <w:t xml:space="preserve">  </w:t>
      </w:r>
    </w:p>
    <w:p w14:paraId="51E35AC2"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w:t>
      </w:r>
      <w:proofErr w:type="gramStart"/>
      <w:r w:rsidRPr="00F7423D">
        <w:rPr>
          <w:rFonts w:asciiTheme="minorHAnsi" w:hAnsiTheme="minorHAnsi" w:cs="Arial"/>
          <w:sz w:val="20"/>
          <w:szCs w:val="20"/>
        </w:rPr>
        <w:t>User::</w:t>
      </w:r>
      <w:proofErr w:type="gramEnd"/>
      <w:r w:rsidRPr="00F7423D">
        <w:rPr>
          <w:rFonts w:asciiTheme="minorHAnsi" w:hAnsiTheme="minorHAnsi" w:cs="Arial"/>
          <w:sz w:val="20"/>
          <w:szCs w:val="20"/>
        </w:rPr>
        <w:t>VarFileName],"IAT",1 ) &gt; 0 )</w:t>
      </w:r>
    </w:p>
    <w:p w14:paraId="1A1DB732" w14:textId="77777777"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14:paraId="0109B02A" w14:textId="77777777" w:rsidR="00FF490B" w:rsidRPr="0095359C" w:rsidRDefault="00FF490B"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14:paraId="6BB7FB2B" w14:textId="77777777"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0C2B9E81" w14:textId="77777777"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xml:space="preserve">: </w:t>
      </w:r>
      <w:r w:rsidR="006708E9" w:rsidRPr="006708E9">
        <w:rPr>
          <w:rFonts w:asciiTheme="minorHAnsi" w:hAnsiTheme="minorHAnsi" w:cs="Arial"/>
          <w:sz w:val="20"/>
          <w:szCs w:val="20"/>
        </w:rPr>
        <w:t>FINDSTRING(@[</w:t>
      </w:r>
      <w:proofErr w:type="gramStart"/>
      <w:r w:rsidR="006708E9" w:rsidRPr="006708E9">
        <w:rPr>
          <w:rFonts w:asciiTheme="minorHAnsi" w:hAnsiTheme="minorHAnsi" w:cs="Arial"/>
          <w:sz w:val="20"/>
          <w:szCs w:val="20"/>
        </w:rPr>
        <w:t>User::</w:t>
      </w:r>
      <w:proofErr w:type="gramEnd"/>
      <w:r w:rsidR="006708E9" w:rsidRPr="006708E9">
        <w:rPr>
          <w:rFonts w:asciiTheme="minorHAnsi" w:hAnsiTheme="minorHAnsi" w:cs="Arial"/>
          <w:sz w:val="20"/>
          <w:szCs w:val="20"/>
        </w:rPr>
        <w:t>VarFileName],"ISQ",1 ) &gt; 0</w:t>
      </w:r>
    </w:p>
    <w:p w14:paraId="006C7FE0"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5D727303" w14:textId="77777777" w:rsidR="00F7423D" w:rsidRPr="0095359C" w:rsidRDefault="00F7423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14:paraId="0AB3349A" w14:textId="77777777"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14:paraId="17F5B637" w14:textId="77777777"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p>
    <w:p w14:paraId="485C0D48" w14:textId="77777777"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w:t>
      </w:r>
      <w:proofErr w:type="gramStart"/>
      <w:r w:rsidRPr="006708E9">
        <w:rPr>
          <w:rFonts w:asciiTheme="minorHAnsi" w:hAnsiTheme="minorHAnsi" w:cs="Arial"/>
          <w:sz w:val="20"/>
          <w:szCs w:val="20"/>
        </w:rPr>
        <w:t>Us</w:t>
      </w:r>
      <w:r>
        <w:rPr>
          <w:rFonts w:asciiTheme="minorHAnsi" w:hAnsiTheme="minorHAnsi" w:cs="Arial"/>
          <w:sz w:val="20"/>
          <w:szCs w:val="20"/>
        </w:rPr>
        <w:t>er::</w:t>
      </w:r>
      <w:proofErr w:type="gramEnd"/>
      <w:r>
        <w:rPr>
          <w:rFonts w:asciiTheme="minorHAnsi" w:hAnsiTheme="minorHAnsi" w:cs="Arial"/>
          <w:sz w:val="20"/>
          <w:szCs w:val="20"/>
        </w:rPr>
        <w:t>VarFileName],"IAE",1 ) == 0)</w:t>
      </w:r>
    </w:p>
    <w:p w14:paraId="0E7670EE" w14:textId="77777777" w:rsidR="00F7423D" w:rsidRPr="0084238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w:t>
      </w:r>
      <w:proofErr w:type="gramStart"/>
      <w:r w:rsidRPr="006708E9">
        <w:rPr>
          <w:rFonts w:asciiTheme="minorHAnsi" w:hAnsiTheme="minorHAnsi" w:cs="Arial"/>
          <w:sz w:val="20"/>
          <w:szCs w:val="20"/>
        </w:rPr>
        <w:t>User::</w:t>
      </w:r>
      <w:proofErr w:type="gramEnd"/>
      <w:r w:rsidRPr="006708E9">
        <w:rPr>
          <w:rFonts w:asciiTheme="minorHAnsi" w:hAnsiTheme="minorHAnsi" w:cs="Arial"/>
          <w:sz w:val="20"/>
          <w:szCs w:val="20"/>
        </w:rPr>
        <w:t>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14:paraId="70D711E8"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05D6DB02" w14:textId="77777777" w:rsidR="00E705FE" w:rsidRPr="0095359C" w:rsidRDefault="00E705FE"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Foreach File</w:t>
      </w:r>
    </w:p>
    <w:p w14:paraId="1E9C9A98"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14:paraId="78E37BE7"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4A15401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2C484683"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6BC5E41B" w14:textId="77777777" w:rsidR="008D48D8" w:rsidRPr="00EC75F7" w:rsidRDefault="00EC75F7"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14:paraId="21CCDBD1" w14:textId="77777777" w:rsidR="00727D43"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3F421D">
        <w:rPr>
          <w:rFonts w:asciiTheme="minorHAnsi" w:hAnsiTheme="minorHAnsi" w:cs="Arial"/>
          <w:b/>
          <w:sz w:val="20"/>
          <w:szCs w:val="20"/>
        </w:rPr>
        <w:t>Foreach Loop Container ( Decrypt and stage files)</w:t>
      </w:r>
    </w:p>
    <w:p w14:paraId="4B19AC14"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32EB5C39"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14:paraId="0A3DD233"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00B599B1"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14:paraId="51D5C064" w14:textId="77777777"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14:paraId="104292CD" w14:textId="77777777"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14:paraId="65067293"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14:paraId="436662C5" w14:textId="77777777"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E7F296" w14:textId="2E456ACD"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del w:id="162" w:author="Palacherla, Susmitha C" w:date="2021-04-20T08:06:00Z">
        <w:r w:rsidRPr="003B4096" w:rsidDel="00D01B11">
          <w:rPr>
            <w:rFonts w:ascii="Times New Roman" w:hAnsi="Times New Roman"/>
          </w:rPr>
          <w:delText>f3420-ecldb</w:delText>
        </w:r>
        <w:r w:rsidDel="00D01B11">
          <w:rPr>
            <w:rFonts w:ascii="Times New Roman" w:hAnsi="Times New Roman"/>
          </w:rPr>
          <w:delText>p</w:delText>
        </w:r>
        <w:r w:rsidRPr="003B4096" w:rsidDel="00D01B11">
          <w:rPr>
            <w:rFonts w:ascii="Times New Roman" w:hAnsi="Times New Roman"/>
          </w:rPr>
          <w:delText>01</w:delText>
        </w:r>
      </w:del>
      <w:ins w:id="163" w:author="Palacherla, Susmitha C" w:date="2021-04-20T08:06:00Z">
        <w:r w:rsidR="00D01B11">
          <w:rPr>
            <w:rFonts w:ascii="Times New Roman" w:hAnsi="Times New Roman"/>
          </w:rPr>
          <w:t>UVAAPADSQL50CCO</w:t>
        </w:r>
      </w:ins>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\Encrypt_out\</w:t>
      </w:r>
    </w:p>
    <w:p w14:paraId="62524838"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eCL*ETS_*.encrypt</w:t>
      </w:r>
    </w:p>
    <w:p w14:paraId="09A9837C"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4725D82E" w14:textId="77777777" w:rsidR="00727D43" w:rsidRPr="00CA5EB0" w:rsidRDefault="00727D43" w:rsidP="00727D43">
      <w:pPr>
        <w:spacing w:after="0"/>
        <w:ind w:left="1080"/>
        <w:rPr>
          <w:rFonts w:ascii="Times New Roman" w:hAnsi="Times New Roman"/>
        </w:rPr>
      </w:pPr>
    </w:p>
    <w:p w14:paraId="11E33607" w14:textId="77777777" w:rsidR="00727D43" w:rsidRDefault="00727D43" w:rsidP="00727D43">
      <w:pPr>
        <w:spacing w:after="0"/>
        <w:ind w:left="1080"/>
        <w:rPr>
          <w:rFonts w:ascii="Times New Roman" w:hAnsi="Times New Roman"/>
        </w:rPr>
      </w:pPr>
    </w:p>
    <w:p w14:paraId="549C71CD" w14:textId="77777777"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10C6955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29DEF79E" wp14:editId="69CE27DC">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2867025"/>
                    </a:xfrm>
                    <a:prstGeom prst="rect">
                      <a:avLst/>
                    </a:prstGeom>
                  </pic:spPr>
                </pic:pic>
              </a:graphicData>
            </a:graphic>
          </wp:inline>
        </w:drawing>
      </w:r>
    </w:p>
    <w:p w14:paraId="2D5C42F0"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780AF3A"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2ECF2D32"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5D05AAEF"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D7B6F83" w14:textId="77777777"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14:paraId="4371C284" w14:textId="77777777" w:rsidR="00727D43" w:rsidRDefault="00727D43" w:rsidP="00727D43">
      <w:pPr>
        <w:ind w:left="720"/>
        <w:rPr>
          <w:rFonts w:ascii="Times New Roman" w:hAnsi="Times New Roman"/>
        </w:rPr>
      </w:pPr>
      <w:r>
        <w:rPr>
          <w:noProof/>
        </w:rPr>
        <w:drawing>
          <wp:inline distT="0" distB="0" distL="0" distR="0" wp14:anchorId="24DC1D5B" wp14:editId="2B5EFE42">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1238250"/>
                    </a:xfrm>
                    <a:prstGeom prst="rect">
                      <a:avLst/>
                    </a:prstGeom>
                  </pic:spPr>
                </pic:pic>
              </a:graphicData>
            </a:graphic>
          </wp:inline>
        </w:drawing>
      </w:r>
    </w:p>
    <w:p w14:paraId="7E401831"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BED129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063A8"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2C14A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0320FE5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roofErr w:type="gramStart"/>
      <w:r>
        <w:rPr>
          <w:rFonts w:ascii="Consolas" w:hAnsi="Consolas" w:cs="Consolas"/>
          <w:color w:val="000000"/>
          <w:sz w:val="19"/>
          <w:szCs w:val="19"/>
        </w:rPr>
        <w:t>);</w:t>
      </w:r>
      <w:proofErr w:type="gramEnd"/>
    </w:p>
    <w:p w14:paraId="23CB42BA"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47CBA699"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21EF" w14:textId="77777777" w:rsidR="00727D43" w:rsidRPr="00273931" w:rsidRDefault="00727D43" w:rsidP="00727D43">
      <w:pPr>
        <w:rPr>
          <w:rFonts w:ascii="Times New Roman" w:hAnsi="Times New Roman"/>
        </w:rPr>
      </w:pPr>
    </w:p>
    <w:p w14:paraId="5AF9AC4F"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7542E6A"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3855893" w14:textId="77777777"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14:paraId="1DA3BE7F" w14:textId="77777777" w:rsidR="00727D43" w:rsidRPr="00273931" w:rsidRDefault="00727D43" w:rsidP="00727D43">
      <w:pPr>
        <w:ind w:left="720"/>
        <w:rPr>
          <w:rFonts w:ascii="Times New Roman" w:hAnsi="Times New Roman"/>
        </w:rPr>
      </w:pPr>
      <w:r>
        <w:rPr>
          <w:noProof/>
        </w:rPr>
        <w:drawing>
          <wp:inline distT="0" distB="0" distL="0" distR="0" wp14:anchorId="764CE76A" wp14:editId="7F56CB9C">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647950"/>
                    </a:xfrm>
                    <a:prstGeom prst="rect">
                      <a:avLst/>
                    </a:prstGeom>
                  </pic:spPr>
                </pic:pic>
              </a:graphicData>
            </a:graphic>
          </wp:inline>
        </w:drawing>
      </w:r>
    </w:p>
    <w:p w14:paraId="2DCFBF5E" w14:textId="77777777" w:rsidR="00727D43" w:rsidRDefault="00727D43" w:rsidP="00727D43">
      <w:pPr>
        <w:widowControl w:val="0"/>
        <w:autoSpaceDE w:val="0"/>
        <w:autoSpaceDN w:val="0"/>
        <w:adjustRightInd w:val="0"/>
        <w:spacing w:after="0" w:line="240" w:lineRule="auto"/>
        <w:rPr>
          <w:rFonts w:ascii="Times New Roman" w:hAnsi="Times New Roman"/>
        </w:rPr>
      </w:pPr>
    </w:p>
    <w:p w14:paraId="15ED3997" w14:textId="77777777" w:rsidR="00727D43" w:rsidRDefault="00727D43" w:rsidP="00727D43">
      <w:pPr>
        <w:widowControl w:val="0"/>
        <w:autoSpaceDE w:val="0"/>
        <w:autoSpaceDN w:val="0"/>
        <w:adjustRightInd w:val="0"/>
        <w:spacing w:after="0" w:line="240" w:lineRule="auto"/>
        <w:rPr>
          <w:rFonts w:ascii="Times New Roman" w:hAnsi="Times New Roman"/>
        </w:rPr>
      </w:pPr>
    </w:p>
    <w:p w14:paraId="48C7116C" w14:textId="77777777" w:rsidR="00727D43" w:rsidRDefault="00727D43" w:rsidP="00727D43">
      <w:pPr>
        <w:widowControl w:val="0"/>
        <w:autoSpaceDE w:val="0"/>
        <w:autoSpaceDN w:val="0"/>
        <w:adjustRightInd w:val="0"/>
        <w:spacing w:after="0" w:line="240" w:lineRule="auto"/>
        <w:rPr>
          <w:rFonts w:ascii="Times New Roman" w:hAnsi="Times New Roman"/>
        </w:rPr>
      </w:pPr>
    </w:p>
    <w:p w14:paraId="17F44596" w14:textId="77777777" w:rsidR="00727D43" w:rsidRDefault="00727D43" w:rsidP="00727D43">
      <w:pPr>
        <w:widowControl w:val="0"/>
        <w:autoSpaceDE w:val="0"/>
        <w:autoSpaceDN w:val="0"/>
        <w:adjustRightInd w:val="0"/>
        <w:spacing w:after="0" w:line="240" w:lineRule="auto"/>
        <w:rPr>
          <w:rFonts w:ascii="Times New Roman" w:hAnsi="Times New Roman"/>
        </w:rPr>
      </w:pPr>
    </w:p>
    <w:p w14:paraId="111E4DCF" w14:textId="77777777" w:rsidR="00727D43" w:rsidRDefault="00727D43" w:rsidP="00727D43">
      <w:pPr>
        <w:widowControl w:val="0"/>
        <w:autoSpaceDE w:val="0"/>
        <w:autoSpaceDN w:val="0"/>
        <w:adjustRightInd w:val="0"/>
        <w:spacing w:after="0" w:line="240" w:lineRule="auto"/>
        <w:rPr>
          <w:rFonts w:ascii="Times New Roman" w:hAnsi="Times New Roman"/>
        </w:rPr>
      </w:pPr>
    </w:p>
    <w:p w14:paraId="529BA829" w14:textId="77777777" w:rsidR="00727D43" w:rsidRDefault="00727D43" w:rsidP="00727D43">
      <w:pPr>
        <w:widowControl w:val="0"/>
        <w:autoSpaceDE w:val="0"/>
        <w:autoSpaceDN w:val="0"/>
        <w:adjustRightInd w:val="0"/>
        <w:spacing w:after="0" w:line="240" w:lineRule="auto"/>
        <w:rPr>
          <w:rFonts w:ascii="Times New Roman" w:hAnsi="Times New Roman"/>
        </w:rPr>
      </w:pPr>
    </w:p>
    <w:p w14:paraId="388EFBF2"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60643E97" w14:textId="77777777"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14:paraId="00C2123B" w14:textId="77777777" w:rsidR="00657231" w:rsidRPr="0095359C" w:rsidRDefault="0084218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14:paraId="30422013"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73D54D0C"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58F9AA06"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14:paraId="7CFC968C"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0128680F"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14:paraId="062CA9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3FCE147C" wp14:editId="5FF4B9C7">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6784" cy="1371600"/>
                    </a:xfrm>
                    <a:prstGeom prst="rect">
                      <a:avLst/>
                    </a:prstGeom>
                  </pic:spPr>
                </pic:pic>
              </a:graphicData>
            </a:graphic>
          </wp:inline>
        </w:drawing>
      </w:r>
    </w:p>
    <w:p w14:paraId="7A7C8541" w14:textId="77777777" w:rsidR="004A6D60" w:rsidRPr="0095359C" w:rsidRDefault="004A6D60" w:rsidP="004A6D60">
      <w:pPr>
        <w:spacing w:after="0"/>
        <w:ind w:left="1080"/>
        <w:rPr>
          <w:rFonts w:asciiTheme="minorHAnsi" w:hAnsiTheme="minorHAnsi"/>
          <w:sz w:val="20"/>
          <w:szCs w:val="20"/>
        </w:rPr>
      </w:pPr>
    </w:p>
    <w:p w14:paraId="16110662" w14:textId="77777777"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4A87F43D" wp14:editId="5CB1A60B">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792" cy="2743200"/>
                    </a:xfrm>
                    <a:prstGeom prst="rect">
                      <a:avLst/>
                    </a:prstGeom>
                  </pic:spPr>
                </pic:pic>
              </a:graphicData>
            </a:graphic>
          </wp:inline>
        </w:drawing>
      </w:r>
    </w:p>
    <w:p w14:paraId="262EAA41" w14:textId="77777777" w:rsidR="004A6D60" w:rsidRPr="0095359C" w:rsidRDefault="004A6D60" w:rsidP="004A6D60">
      <w:pPr>
        <w:spacing w:after="0"/>
        <w:ind w:left="1080"/>
        <w:rPr>
          <w:rFonts w:asciiTheme="minorHAnsi" w:hAnsiTheme="minorHAnsi"/>
          <w:sz w:val="20"/>
          <w:szCs w:val="20"/>
        </w:rPr>
      </w:pPr>
    </w:p>
    <w:p w14:paraId="6746527B" w14:textId="77777777" w:rsidR="004A6D60" w:rsidRPr="0095359C" w:rsidRDefault="004A6D60" w:rsidP="004A6D60">
      <w:pPr>
        <w:spacing w:after="0"/>
        <w:ind w:left="1080"/>
        <w:rPr>
          <w:rFonts w:asciiTheme="minorHAnsi" w:hAnsiTheme="minorHAnsi"/>
          <w:sz w:val="20"/>
          <w:szCs w:val="20"/>
        </w:rPr>
      </w:pPr>
    </w:p>
    <w:p w14:paraId="0FD734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263BE4B1" wp14:editId="62C114F8">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33672" cy="1371600"/>
                    </a:xfrm>
                    <a:prstGeom prst="rect">
                      <a:avLst/>
                    </a:prstGeom>
                  </pic:spPr>
                </pic:pic>
              </a:graphicData>
            </a:graphic>
          </wp:inline>
        </w:drawing>
      </w:r>
    </w:p>
    <w:p w14:paraId="4E12F51F" w14:textId="77777777" w:rsidR="004D3B66" w:rsidRPr="0095359C" w:rsidRDefault="004D3B66" w:rsidP="004A6D60">
      <w:pPr>
        <w:spacing w:after="0"/>
        <w:ind w:left="1080"/>
        <w:rPr>
          <w:rFonts w:asciiTheme="minorHAnsi" w:hAnsiTheme="minorHAnsi"/>
          <w:sz w:val="20"/>
          <w:szCs w:val="20"/>
        </w:rPr>
      </w:pPr>
    </w:p>
    <w:p w14:paraId="48527802" w14:textId="77777777" w:rsidR="004D3B66" w:rsidRPr="0095359C" w:rsidRDefault="004D3B66" w:rsidP="004A6D60">
      <w:pPr>
        <w:spacing w:after="0"/>
        <w:ind w:left="1080"/>
        <w:rPr>
          <w:rFonts w:asciiTheme="minorHAnsi" w:hAnsiTheme="minorHAnsi"/>
          <w:sz w:val="20"/>
          <w:szCs w:val="20"/>
        </w:rPr>
      </w:pPr>
    </w:p>
    <w:p w14:paraId="1ED2C516" w14:textId="77777777"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14:paraId="16DFA719"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lastRenderedPageBreak/>
        <w:t>SQL task – Truncate Outliers Staging table</w:t>
      </w:r>
    </w:p>
    <w:p w14:paraId="1D1A3636"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14:paraId="119E7E13"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14:paraId="08576B2F"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14:paraId="1CB79A1B"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14:paraId="4A9FC1D8"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14:paraId="6DDC529C" w14:textId="77777777" w:rsidR="004D3B66" w:rsidRPr="0095359C" w:rsidRDefault="004D3B66" w:rsidP="004A6D60">
      <w:pPr>
        <w:spacing w:after="0"/>
        <w:ind w:left="1080"/>
        <w:rPr>
          <w:rFonts w:asciiTheme="minorHAnsi" w:hAnsiTheme="minorHAnsi"/>
          <w:sz w:val="20"/>
          <w:szCs w:val="20"/>
        </w:rPr>
      </w:pPr>
    </w:p>
    <w:p w14:paraId="385A0E07" w14:textId="77777777"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14:paraId="71D8F6FC" w14:textId="77777777"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14:paraId="2B881696" w14:textId="77777777"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244E508D" wp14:editId="6B74FE9F">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0" cy="762000"/>
                    </a:xfrm>
                    <a:prstGeom prst="rect">
                      <a:avLst/>
                    </a:prstGeom>
                  </pic:spPr>
                </pic:pic>
              </a:graphicData>
            </a:graphic>
          </wp:inline>
        </w:drawing>
      </w:r>
    </w:p>
    <w:p w14:paraId="1ED747D8" w14:textId="77777777"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14:paraId="43EBEAA8"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4C9609EB" w14:textId="77777777"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14:paraId="330762E0"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3D68F16F"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7E0302CA" w14:textId="77777777"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14:paraId="548F0CEC" w14:textId="77777777"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02590BF5" wp14:editId="2D2C629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05000" cy="781050"/>
                    </a:xfrm>
                    <a:prstGeom prst="rect">
                      <a:avLst/>
                    </a:prstGeom>
                  </pic:spPr>
                </pic:pic>
              </a:graphicData>
            </a:graphic>
          </wp:inline>
        </w:drawing>
      </w:r>
    </w:p>
    <w:p w14:paraId="0EEF98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8AF780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E9D978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EF142" wp14:editId="100A3683">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20240" cy="2743200"/>
                    </a:xfrm>
                    <a:prstGeom prst="rect">
                      <a:avLst/>
                    </a:prstGeom>
                  </pic:spPr>
                </pic:pic>
              </a:graphicData>
            </a:graphic>
          </wp:inline>
        </w:drawing>
      </w:r>
    </w:p>
    <w:p w14:paraId="1ECA620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5201796"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B35BC4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7856B2D"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2DA08A4" wp14:editId="318A7F9A">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40480" cy="4114800"/>
                    </a:xfrm>
                    <a:prstGeom prst="rect">
                      <a:avLst/>
                    </a:prstGeom>
                  </pic:spPr>
                </pic:pic>
              </a:graphicData>
            </a:graphic>
          </wp:inline>
        </w:drawing>
      </w:r>
    </w:p>
    <w:p w14:paraId="046D86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94E12E2" wp14:editId="33373D12">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1960" cy="1828800"/>
                    </a:xfrm>
                    <a:prstGeom prst="rect">
                      <a:avLst/>
                    </a:prstGeom>
                  </pic:spPr>
                </pic:pic>
              </a:graphicData>
            </a:graphic>
          </wp:inline>
        </w:drawing>
      </w:r>
    </w:p>
    <w:p w14:paraId="78D5435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88530E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92EB4A0" wp14:editId="3FD45D34">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41648" cy="3657600"/>
                    </a:xfrm>
                    <a:prstGeom prst="rect">
                      <a:avLst/>
                    </a:prstGeom>
                  </pic:spPr>
                </pic:pic>
              </a:graphicData>
            </a:graphic>
          </wp:inline>
        </w:drawing>
      </w:r>
    </w:p>
    <w:p w14:paraId="18B2E98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2B512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78AA61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D120B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85F976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64109C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205DA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CB675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EC7F1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791F2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50633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9E9D19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A1B04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991DA45"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B6F5C76"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1087020" wp14:editId="4BC26C77">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13632" cy="3657600"/>
                    </a:xfrm>
                    <a:prstGeom prst="rect">
                      <a:avLst/>
                    </a:prstGeom>
                  </pic:spPr>
                </pic:pic>
              </a:graphicData>
            </a:graphic>
          </wp:inline>
        </w:drawing>
      </w:r>
    </w:p>
    <w:p w14:paraId="5A3AFB1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3BEEA6F"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E3478B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E070C5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CC80032" wp14:editId="1FBC7EBE">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82696" cy="2743200"/>
                    </a:xfrm>
                    <a:prstGeom prst="rect">
                      <a:avLst/>
                    </a:prstGeom>
                  </pic:spPr>
                </pic:pic>
              </a:graphicData>
            </a:graphic>
          </wp:inline>
        </w:drawing>
      </w:r>
    </w:p>
    <w:p w14:paraId="1F726BE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A2839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C9E14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7913FD0"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A49D6A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570D2D" wp14:editId="2FA13C22">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9936" cy="2743200"/>
                    </a:xfrm>
                    <a:prstGeom prst="rect">
                      <a:avLst/>
                    </a:prstGeom>
                  </pic:spPr>
                </pic:pic>
              </a:graphicData>
            </a:graphic>
          </wp:inline>
        </w:drawing>
      </w:r>
    </w:p>
    <w:p w14:paraId="4DBC47B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4B1908A8" w14:textId="77777777"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78CB473" wp14:editId="4BF38049">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76472" cy="4114800"/>
                    </a:xfrm>
                    <a:prstGeom prst="rect">
                      <a:avLst/>
                    </a:prstGeom>
                  </pic:spPr>
                </pic:pic>
              </a:graphicData>
            </a:graphic>
          </wp:inline>
        </w:drawing>
      </w:r>
    </w:p>
    <w:p w14:paraId="1A6DFD8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A5195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78D488F" wp14:editId="62258032">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344" cy="1828800"/>
                    </a:xfrm>
                    <a:prstGeom prst="rect">
                      <a:avLst/>
                    </a:prstGeom>
                  </pic:spPr>
                </pic:pic>
              </a:graphicData>
            </a:graphic>
          </wp:inline>
        </w:drawing>
      </w:r>
    </w:p>
    <w:p w14:paraId="40C9CF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92B85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5B4F015" w14:textId="77777777"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14:paraId="796B171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lastRenderedPageBreak/>
        <w:t>SQLStatement</w:t>
      </w:r>
      <w:proofErr w:type="spellEnd"/>
      <w:r>
        <w:rPr>
          <w:rFonts w:asciiTheme="minorHAnsi" w:hAnsiTheme="minorHAnsi"/>
          <w:sz w:val="20"/>
          <w:szCs w:val="20"/>
        </w:rPr>
        <w:t xml:space="preserve">: </w:t>
      </w:r>
      <w:r w:rsidRPr="000165F3">
        <w:rPr>
          <w:rFonts w:asciiTheme="minorHAnsi" w:hAnsiTheme="minorHAnsi"/>
          <w:sz w:val="20"/>
          <w:szCs w:val="20"/>
        </w:rPr>
        <w:t>Exec [EC].[sp_Update_Outlier_Coaching_Stage] ? output</w:t>
      </w:r>
    </w:p>
    <w:p w14:paraId="1C62AA4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14:paraId="102BFBB5" w14:textId="77777777" w:rsidR="004D3B66" w:rsidRPr="00842389" w:rsidRDefault="000165F3" w:rsidP="00842389">
      <w:pPr>
        <w:ind w:left="1440"/>
        <w:rPr>
          <w:rFonts w:asciiTheme="minorHAnsi" w:hAnsiTheme="minorHAnsi"/>
          <w:sz w:val="20"/>
          <w:szCs w:val="20"/>
        </w:rPr>
      </w:pPr>
      <w:r>
        <w:rPr>
          <w:noProof/>
        </w:rPr>
        <w:drawing>
          <wp:inline distT="0" distB="0" distL="0" distR="0" wp14:anchorId="53B3EDBB" wp14:editId="38B40A88">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968" cy="914400"/>
                    </a:xfrm>
                    <a:prstGeom prst="rect">
                      <a:avLst/>
                    </a:prstGeom>
                  </pic:spPr>
                </pic:pic>
              </a:graphicData>
            </a:graphic>
          </wp:inline>
        </w:drawing>
      </w:r>
    </w:p>
    <w:p w14:paraId="0263F6E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00456A2"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17C66B6" w14:textId="77777777"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14:paraId="2C7D2724"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14:paraId="58534D7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ECEDF3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04D6F3" wp14:editId="4AB7166C">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43125" cy="1181100"/>
                    </a:xfrm>
                    <a:prstGeom prst="rect">
                      <a:avLst/>
                    </a:prstGeom>
                  </pic:spPr>
                </pic:pic>
              </a:graphicData>
            </a:graphic>
          </wp:inline>
        </w:drawing>
      </w:r>
    </w:p>
    <w:p w14:paraId="315506E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5F7D824" w14:textId="77777777" w:rsidR="00EF5B6C" w:rsidRDefault="00EF5B6C" w:rsidP="004D3B66">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EF5B6C">
        <w:rPr>
          <w:rFonts w:asciiTheme="minorHAnsi" w:hAnsiTheme="minorHAnsi"/>
          <w:sz w:val="20"/>
          <w:szCs w:val="20"/>
        </w:rPr>
        <w:t>Exec [EC].[sp_InsertInto_Coaching_Log_Outlier]? Output</w:t>
      </w:r>
    </w:p>
    <w:p w14:paraId="302BA456" w14:textId="77777777"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14:paraId="154C471E" w14:textId="77777777" w:rsidR="00EF5B6C" w:rsidRDefault="00EF5B6C" w:rsidP="00842389">
      <w:pPr>
        <w:rPr>
          <w:rFonts w:asciiTheme="minorHAnsi" w:hAnsiTheme="minorHAnsi"/>
          <w:sz w:val="20"/>
          <w:szCs w:val="20"/>
        </w:rPr>
      </w:pPr>
      <w:r>
        <w:rPr>
          <w:noProof/>
        </w:rPr>
        <w:drawing>
          <wp:inline distT="0" distB="0" distL="0" distR="0" wp14:anchorId="6CE407AC" wp14:editId="0307348B">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320" cy="914400"/>
                    </a:xfrm>
                    <a:prstGeom prst="rect">
                      <a:avLst/>
                    </a:prstGeom>
                  </pic:spPr>
                </pic:pic>
              </a:graphicData>
            </a:graphic>
          </wp:inline>
        </w:drawing>
      </w:r>
    </w:p>
    <w:p w14:paraId="2A51158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B2B3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9AC8E0A"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14:paraId="6BD20FC3"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6777111" wp14:editId="6F397856">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33550" cy="666750"/>
                    </a:xfrm>
                    <a:prstGeom prst="rect">
                      <a:avLst/>
                    </a:prstGeom>
                  </pic:spPr>
                </pic:pic>
              </a:graphicData>
            </a:graphic>
          </wp:inline>
        </w:drawing>
      </w:r>
    </w:p>
    <w:p w14:paraId="74B3AF09"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C4EEE92"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ACA5FF3" wp14:editId="10CFA58D">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7832" cy="2743200"/>
                    </a:xfrm>
                    <a:prstGeom prst="rect">
                      <a:avLst/>
                    </a:prstGeom>
                  </pic:spPr>
                </pic:pic>
              </a:graphicData>
            </a:graphic>
          </wp:inline>
        </w:drawing>
      </w:r>
    </w:p>
    <w:p w14:paraId="6B232C15"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3F5F01B0"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14:paraId="3AD091A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6E71AAC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14:paraId="19B0B98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14:paraId="2BCB57C6"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14:paraId="32F322F1"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14:paraId="3490537D"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14:paraId="1FDFB76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14:paraId="648ADD53"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GetDate</w:t>
      </w:r>
      <w:proofErr w:type="spellEnd"/>
      <w:r w:rsidRPr="0095359C">
        <w:rPr>
          <w:rFonts w:asciiTheme="minorHAnsi" w:hAnsiTheme="minorHAnsi"/>
          <w:sz w:val="20"/>
          <w:szCs w:val="20"/>
        </w:rPr>
        <w:t>(), ?, ?,?)</w:t>
      </w:r>
    </w:p>
    <w:p w14:paraId="3E59B83B"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12FD8BAC"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3E40FF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F453F55"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1E9BA07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36776A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0ED583" wp14:editId="1921BA6A">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1250" cy="800100"/>
                    </a:xfrm>
                    <a:prstGeom prst="rect">
                      <a:avLst/>
                    </a:prstGeom>
                  </pic:spPr>
                </pic:pic>
              </a:graphicData>
            </a:graphic>
          </wp:inline>
        </w:drawing>
      </w:r>
    </w:p>
    <w:p w14:paraId="433FCF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2145507" w14:textId="77777777"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lastRenderedPageBreak/>
        <w:t xml:space="preserve"> </w:t>
      </w:r>
      <w:r>
        <w:rPr>
          <w:noProof/>
        </w:rPr>
        <w:drawing>
          <wp:inline distT="0" distB="0" distL="0" distR="0" wp14:anchorId="3DF93459" wp14:editId="1C5A0AE2">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7096" cy="1828800"/>
                    </a:xfrm>
                    <a:prstGeom prst="rect">
                      <a:avLst/>
                    </a:prstGeom>
                  </pic:spPr>
                </pic:pic>
              </a:graphicData>
            </a:graphic>
          </wp:inline>
        </w:drawing>
      </w:r>
    </w:p>
    <w:p w14:paraId="610EA7B0"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A43E2F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9679212"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55BA30A"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78AA30D"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C9E238E"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9C6E5C3" w14:textId="77777777" w:rsidR="00A93379" w:rsidRPr="0095359C" w:rsidRDefault="000B36B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14:paraId="0E69484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780593FE"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090B61D3"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14:paraId="14B49A85" w14:textId="77777777"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6F98A300"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14:paraId="4DB22A2A" w14:textId="77777777"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086E24" w14:textId="77777777" w:rsidR="00A93379" w:rsidRPr="0095359C" w:rsidRDefault="00A93379" w:rsidP="00A93379">
      <w:pPr>
        <w:spacing w:after="0"/>
        <w:ind w:left="1080"/>
        <w:rPr>
          <w:rFonts w:asciiTheme="minorHAnsi" w:hAnsiTheme="minorHAnsi"/>
          <w:sz w:val="20"/>
          <w:szCs w:val="20"/>
        </w:rPr>
      </w:pPr>
    </w:p>
    <w:p w14:paraId="29762F99"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14:paraId="360CD6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25833A27"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14:paraId="365A9DC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4D64545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1D04F835"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62B2D8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File system task – Backup files to </w:t>
      </w:r>
      <w:proofErr w:type="gramStart"/>
      <w:r w:rsidRPr="0095359C">
        <w:rPr>
          <w:rFonts w:asciiTheme="minorHAnsi" w:hAnsiTheme="minorHAnsi"/>
          <w:sz w:val="20"/>
          <w:szCs w:val="20"/>
        </w:rPr>
        <w:t>Backups</w:t>
      </w:r>
      <w:proofErr w:type="gramEnd"/>
      <w:r w:rsidRPr="0095359C">
        <w:rPr>
          <w:rFonts w:asciiTheme="minorHAnsi" w:hAnsiTheme="minorHAnsi"/>
          <w:sz w:val="20"/>
          <w:szCs w:val="20"/>
        </w:rPr>
        <w:t xml:space="preserve"> directory</w:t>
      </w:r>
    </w:p>
    <w:p w14:paraId="021E1426" w14:textId="77777777" w:rsidR="00A93379" w:rsidRPr="0095359C" w:rsidRDefault="00A93379" w:rsidP="00A93379">
      <w:pPr>
        <w:spacing w:after="0"/>
        <w:ind w:left="1080"/>
        <w:rPr>
          <w:rFonts w:asciiTheme="minorHAnsi" w:hAnsiTheme="minorHAnsi"/>
          <w:sz w:val="20"/>
          <w:szCs w:val="20"/>
        </w:rPr>
      </w:pPr>
    </w:p>
    <w:p w14:paraId="56F79892"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14:paraId="73A4FDAB"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1BA477CB"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5603DB1" wp14:editId="182B94FB">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62200" cy="895350"/>
                    </a:xfrm>
                    <a:prstGeom prst="rect">
                      <a:avLst/>
                    </a:prstGeom>
                  </pic:spPr>
                </pic:pic>
              </a:graphicData>
            </a:graphic>
          </wp:inline>
        </w:drawing>
      </w:r>
    </w:p>
    <w:p w14:paraId="0F94652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4AF9BB7F" w14:textId="77777777"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699ADCA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75104450" w14:textId="77777777"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0C19BA1C" w14:textId="77777777"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52058030"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14:paraId="38139E3C" w14:textId="77777777"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AFF2751" wp14:editId="099428DE">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14525" cy="1600200"/>
                    </a:xfrm>
                    <a:prstGeom prst="rect">
                      <a:avLst/>
                    </a:prstGeom>
                  </pic:spPr>
                </pic:pic>
              </a:graphicData>
            </a:graphic>
          </wp:inline>
        </w:drawing>
      </w:r>
    </w:p>
    <w:p w14:paraId="63AA33BE"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138FF8F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3F08958" wp14:editId="0DD1AD65">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469130"/>
                    </a:xfrm>
                    <a:prstGeom prst="rect">
                      <a:avLst/>
                    </a:prstGeom>
                  </pic:spPr>
                </pic:pic>
              </a:graphicData>
            </a:graphic>
          </wp:inline>
        </w:drawing>
      </w:r>
    </w:p>
    <w:p w14:paraId="154EAF4A"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06A76D0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w:t>
      </w:r>
      <w:proofErr w:type="gramStart"/>
      <w:r w:rsidRPr="0095359C">
        <w:rPr>
          <w:rFonts w:asciiTheme="minorHAnsi" w:hAnsiTheme="minorHAnsi" w:cs="Arial"/>
          <w:sz w:val="20"/>
          <w:szCs w:val="20"/>
        </w:rPr>
        <w:t>User::</w:t>
      </w:r>
      <w:proofErr w:type="gramEnd"/>
      <w:r w:rsidRPr="0095359C">
        <w:rPr>
          <w:rFonts w:asciiTheme="minorHAnsi" w:hAnsiTheme="minorHAnsi" w:cs="Arial"/>
          <w:sz w:val="20"/>
          <w:szCs w:val="20"/>
        </w:rPr>
        <w:t>VarFileName],"IAE",1 ) &gt; 0 ) ||(FINDSTRING(@[User::VarFileName],"IAT",1 ) &gt; 0 )</w:t>
      </w:r>
    </w:p>
    <w:p w14:paraId="600E2910"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A4A3942"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C8368C7"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FF5A68D" wp14:editId="4E03452A">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35024" cy="2276856"/>
                    </a:xfrm>
                    <a:prstGeom prst="rect">
                      <a:avLst/>
                    </a:prstGeom>
                  </pic:spPr>
                </pic:pic>
              </a:graphicData>
            </a:graphic>
          </wp:inline>
        </w:drawing>
      </w:r>
    </w:p>
    <w:p w14:paraId="48575EE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5AE1929F"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AC2C684"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4666E2"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14335" wp14:editId="6FFC381F">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936" cy="4123944"/>
                    </a:xfrm>
                    <a:prstGeom prst="rect">
                      <a:avLst/>
                    </a:prstGeom>
                  </pic:spPr>
                </pic:pic>
              </a:graphicData>
            </a:graphic>
          </wp:inline>
        </w:drawing>
      </w:r>
    </w:p>
    <w:p w14:paraId="50E5B707"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7AB79F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87293DB"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E9F08F5"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6277506"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2C12EB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782ACE0A"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D2F5DA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27B70A"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A01DE72" wp14:editId="74BF8584">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98648" cy="4114800"/>
                    </a:xfrm>
                    <a:prstGeom prst="rect">
                      <a:avLst/>
                    </a:prstGeom>
                  </pic:spPr>
                </pic:pic>
              </a:graphicData>
            </a:graphic>
          </wp:inline>
        </w:drawing>
      </w:r>
    </w:p>
    <w:p w14:paraId="37A5D46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FD217C1"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9E64AFC"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42D799C3"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4329D1D"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4C2421F" w14:textId="77777777"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72720B71" wp14:editId="1C2DDCDF">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8416" cy="3200400"/>
                    </a:xfrm>
                    <a:prstGeom prst="rect">
                      <a:avLst/>
                    </a:prstGeom>
                  </pic:spPr>
                </pic:pic>
              </a:graphicData>
            </a:graphic>
          </wp:inline>
        </w:drawing>
      </w:r>
    </w:p>
    <w:p w14:paraId="2B6F57E9"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98C4568" w14:textId="77777777"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14:paraId="454F96B9"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19561F49"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17FAF276"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11346286" w14:textId="77777777"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21B4775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353E59B"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49C3556" w14:textId="77777777"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57B70FC3"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24E49EC8" w14:textId="77777777"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71AC2A8E" w14:textId="77777777"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4E989D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E5ABBED" w14:textId="77777777"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14:paraId="39E8487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F2FEC9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0C9553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7BF70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63D347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13C0C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D8826A"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A1005B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3B7CB7D"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D06795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2C69CD0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EC72D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6FDA8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C44510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3E611A1" w14:textId="77777777" w:rsidR="006708E9" w:rsidRPr="0095359C" w:rsidRDefault="006708E9" w:rsidP="006708E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14:paraId="2C3EFFE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07EC9737"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1A71DF57"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14:paraId="1D91D597" w14:textId="77777777"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p>
    <w:p w14:paraId="7EBBB22E"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14:paraId="01AF94FD"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F34E34" w14:textId="77777777" w:rsidR="006708E9" w:rsidRPr="0095359C" w:rsidRDefault="006708E9" w:rsidP="006708E9">
      <w:pPr>
        <w:spacing w:after="0"/>
        <w:ind w:left="1080"/>
        <w:rPr>
          <w:rFonts w:asciiTheme="minorHAnsi" w:hAnsiTheme="minorHAnsi"/>
          <w:sz w:val="20"/>
          <w:szCs w:val="20"/>
        </w:rPr>
      </w:pPr>
    </w:p>
    <w:p w14:paraId="5C0C05BF"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14:paraId="54454D99"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14:paraId="01BEBEE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DFT – Stage Outliers Staging table</w:t>
      </w:r>
    </w:p>
    <w:p w14:paraId="0DAF437F"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17BD17D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C4930A8"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14:paraId="2EDC7FCA"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File system task – Backup files to </w:t>
      </w:r>
      <w:proofErr w:type="gramStart"/>
      <w:r w:rsidRPr="0095359C">
        <w:rPr>
          <w:rFonts w:asciiTheme="minorHAnsi" w:hAnsiTheme="minorHAnsi"/>
          <w:sz w:val="20"/>
          <w:szCs w:val="20"/>
        </w:rPr>
        <w:t>Backups</w:t>
      </w:r>
      <w:proofErr w:type="gramEnd"/>
      <w:r w:rsidRPr="0095359C">
        <w:rPr>
          <w:rFonts w:asciiTheme="minorHAnsi" w:hAnsiTheme="minorHAnsi"/>
          <w:sz w:val="20"/>
          <w:szCs w:val="20"/>
        </w:rPr>
        <w:t xml:space="preserve"> directory</w:t>
      </w:r>
    </w:p>
    <w:p w14:paraId="5C1F2B4B" w14:textId="77777777" w:rsidR="006708E9" w:rsidRPr="0095359C" w:rsidRDefault="006708E9" w:rsidP="006708E9">
      <w:pPr>
        <w:spacing w:after="0"/>
        <w:ind w:left="1080"/>
        <w:rPr>
          <w:rFonts w:asciiTheme="minorHAnsi" w:hAnsiTheme="minorHAnsi"/>
          <w:sz w:val="20"/>
          <w:szCs w:val="20"/>
        </w:rPr>
      </w:pPr>
    </w:p>
    <w:p w14:paraId="32CCBDF4"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14:paraId="73A00E15"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14:paraId="5E4930AA"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7F235E" wp14:editId="767C8425">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62200" cy="895350"/>
                    </a:xfrm>
                    <a:prstGeom prst="rect">
                      <a:avLst/>
                    </a:prstGeom>
                  </pic:spPr>
                </pic:pic>
              </a:graphicData>
            </a:graphic>
          </wp:inline>
        </w:drawing>
      </w:r>
    </w:p>
    <w:p w14:paraId="38DCDF79"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0C75E626"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220AF455"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94C2105" w14:textId="77777777"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89B82E1"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0F89ED9"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DFT: Load Outliers staging table</w:t>
      </w:r>
    </w:p>
    <w:p w14:paraId="7CF2ABA4"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E665B8" wp14:editId="1ED91B70">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14525" cy="1600200"/>
                    </a:xfrm>
                    <a:prstGeom prst="rect">
                      <a:avLst/>
                    </a:prstGeom>
                  </pic:spPr>
                </pic:pic>
              </a:graphicData>
            </a:graphic>
          </wp:inline>
        </w:drawing>
      </w:r>
    </w:p>
    <w:p w14:paraId="04AFB75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419CC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09FE5821" wp14:editId="7D87A58E">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6080" cy="2286000"/>
                    </a:xfrm>
                    <a:prstGeom prst="rect">
                      <a:avLst/>
                    </a:prstGeom>
                  </pic:spPr>
                </pic:pic>
              </a:graphicData>
            </a:graphic>
          </wp:inline>
        </w:drawing>
      </w:r>
    </w:p>
    <w:p w14:paraId="4CC4CF3C"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54F15E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w:t>
      </w:r>
      <w:proofErr w:type="gramStart"/>
      <w:r w:rsidR="004B33EE" w:rsidRPr="004B33EE">
        <w:rPr>
          <w:rFonts w:asciiTheme="minorHAnsi" w:hAnsiTheme="minorHAnsi" w:cs="Arial"/>
          <w:sz w:val="20"/>
          <w:szCs w:val="20"/>
        </w:rPr>
        <w:t>User::</w:t>
      </w:r>
      <w:proofErr w:type="gramEnd"/>
      <w:r w:rsidR="004B33EE" w:rsidRPr="004B33EE">
        <w:rPr>
          <w:rFonts w:asciiTheme="minorHAnsi" w:hAnsiTheme="minorHAnsi" w:cs="Arial"/>
          <w:sz w:val="20"/>
          <w:szCs w:val="20"/>
        </w:rPr>
        <w:t>VarFileName],"ISQ",1 ) &gt; 0</w:t>
      </w:r>
    </w:p>
    <w:p w14:paraId="36070D7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79D497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7E721EF" wp14:editId="590DB6A6">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8176" cy="2743200"/>
                    </a:xfrm>
                    <a:prstGeom prst="rect">
                      <a:avLst/>
                    </a:prstGeom>
                  </pic:spPr>
                </pic:pic>
              </a:graphicData>
            </a:graphic>
          </wp:inline>
        </w:drawing>
      </w:r>
    </w:p>
    <w:p w14:paraId="7817C732"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341C41F"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D0DB5F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209F93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E24DC90" wp14:editId="672E6D7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3472" cy="2743200"/>
                    </a:xfrm>
                    <a:prstGeom prst="rect">
                      <a:avLst/>
                    </a:prstGeom>
                  </pic:spPr>
                </pic:pic>
              </a:graphicData>
            </a:graphic>
          </wp:inline>
        </w:drawing>
      </w:r>
    </w:p>
    <w:p w14:paraId="73AA1621"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5F1FF2D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7B2F518"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7718A4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9D1FF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B2AFA8C" wp14:editId="3ADAB828">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2736" cy="2743200"/>
                    </a:xfrm>
                    <a:prstGeom prst="rect">
                      <a:avLst/>
                    </a:prstGeom>
                  </pic:spPr>
                </pic:pic>
              </a:graphicData>
            </a:graphic>
          </wp:inline>
        </w:drawing>
      </w:r>
    </w:p>
    <w:p w14:paraId="48413006"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7DC22D6"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23311840" w14:textId="77777777"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3D7B490" wp14:editId="3536F6F1">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2808" cy="914400"/>
                    </a:xfrm>
                    <a:prstGeom prst="rect">
                      <a:avLst/>
                    </a:prstGeom>
                  </pic:spPr>
                </pic:pic>
              </a:graphicData>
            </a:graphic>
          </wp:inline>
        </w:drawing>
      </w:r>
    </w:p>
    <w:p w14:paraId="2D7C250B"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0EA5F004"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EF574D7" w14:textId="77777777"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18AC547E" wp14:editId="2632308E">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0672" cy="2743200"/>
                    </a:xfrm>
                    <a:prstGeom prst="rect">
                      <a:avLst/>
                    </a:prstGeom>
                  </pic:spPr>
                </pic:pic>
              </a:graphicData>
            </a:graphic>
          </wp:inline>
        </w:drawing>
      </w:r>
    </w:p>
    <w:p w14:paraId="79901619" w14:textId="77777777"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14:paraId="27ACAD8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268AC66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34EB1306"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E7D75B3" wp14:editId="5E19441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4328" cy="2743200"/>
                    </a:xfrm>
                    <a:prstGeom prst="rect">
                      <a:avLst/>
                    </a:prstGeom>
                  </pic:spPr>
                </pic:pic>
              </a:graphicData>
            </a:graphic>
          </wp:inline>
        </w:drawing>
      </w:r>
    </w:p>
    <w:p w14:paraId="39459556"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3D7EDB02"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46A4C29A"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14:paraId="39CA76D8"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73E21B3"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14:paraId="159F92B7"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14:paraId="25CC4349"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83E01F7"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DDE2E47" w14:textId="77777777"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14:paraId="7FA259EB"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14:paraId="12607D97"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14:paraId="1ABECF04"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14:paraId="25189908"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14:paraId="3BB393CF"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14:paraId="733A461C" w14:textId="77777777"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14:paraId="1DA09F2E"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360756B1"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14:paraId="529599DE"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A5728EA" wp14:editId="4CC94FB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9968" cy="914400"/>
                    </a:xfrm>
                    <a:prstGeom prst="rect">
                      <a:avLst/>
                    </a:prstGeom>
                  </pic:spPr>
                </pic:pic>
              </a:graphicData>
            </a:graphic>
          </wp:inline>
        </w:drawing>
      </w:r>
    </w:p>
    <w:p w14:paraId="503CC4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463CB75F" w14:textId="77777777"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14:paraId="225396BF" w14:textId="77777777" w:rsidR="00DF2948" w:rsidRPr="0095359C" w:rsidRDefault="00DF2948"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14:paraId="7BCAF20D" w14:textId="77777777"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14:paraId="33B4E6AB"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14:paraId="3E01F108"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14:paraId="6B88A19C" w14:textId="77777777" w:rsidR="00A76B23" w:rsidRPr="0095359C" w:rsidRDefault="00A76B23" w:rsidP="00A76B23">
      <w:pPr>
        <w:spacing w:after="0"/>
        <w:ind w:left="1080"/>
        <w:rPr>
          <w:rFonts w:asciiTheme="minorHAnsi" w:hAnsiTheme="minorHAnsi"/>
          <w:sz w:val="20"/>
          <w:szCs w:val="20"/>
        </w:rPr>
      </w:pPr>
    </w:p>
    <w:p w14:paraId="73ACD87A" w14:textId="77777777"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14:paraId="48F9B56F"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14:paraId="2EB23991"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14:paraId="06574C24"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5E10BA19"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2C033B0"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14:paraId="628BC246"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File system task – Backup files to </w:t>
      </w:r>
      <w:proofErr w:type="gramStart"/>
      <w:r w:rsidRPr="0095359C">
        <w:rPr>
          <w:rFonts w:asciiTheme="minorHAnsi" w:hAnsiTheme="minorHAnsi"/>
          <w:sz w:val="20"/>
          <w:szCs w:val="20"/>
        </w:rPr>
        <w:t>Backups</w:t>
      </w:r>
      <w:proofErr w:type="gramEnd"/>
      <w:r w:rsidRPr="0095359C">
        <w:rPr>
          <w:rFonts w:asciiTheme="minorHAnsi" w:hAnsiTheme="minorHAnsi"/>
          <w:sz w:val="20"/>
          <w:szCs w:val="20"/>
        </w:rPr>
        <w:t xml:space="preserve"> directory</w:t>
      </w:r>
    </w:p>
    <w:p w14:paraId="26A8E161" w14:textId="77777777" w:rsidR="003B16DA" w:rsidRDefault="003B16DA" w:rsidP="00A76B23">
      <w:pPr>
        <w:spacing w:after="0"/>
        <w:ind w:left="1080"/>
        <w:rPr>
          <w:rFonts w:asciiTheme="minorHAnsi" w:hAnsiTheme="minorHAnsi"/>
          <w:sz w:val="20"/>
          <w:szCs w:val="20"/>
        </w:rPr>
      </w:pPr>
    </w:p>
    <w:p w14:paraId="37DB19EF" w14:textId="77777777" w:rsidR="003B16DA" w:rsidRPr="0095359C" w:rsidRDefault="003B16DA" w:rsidP="00A76B23">
      <w:pPr>
        <w:spacing w:after="0"/>
        <w:ind w:left="1080"/>
        <w:rPr>
          <w:rFonts w:asciiTheme="minorHAnsi" w:hAnsiTheme="minorHAnsi"/>
          <w:sz w:val="20"/>
          <w:szCs w:val="20"/>
        </w:rPr>
      </w:pPr>
    </w:p>
    <w:p w14:paraId="6B7EBB8A" w14:textId="77777777"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14:paraId="77ED958A"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14:paraId="708ECB70"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2039D28" wp14:editId="3FB0EF8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19300" cy="872490"/>
                    </a:xfrm>
                    <a:prstGeom prst="rect">
                      <a:avLst/>
                    </a:prstGeom>
                  </pic:spPr>
                </pic:pic>
              </a:graphicData>
            </a:graphic>
          </wp:inline>
        </w:drawing>
      </w:r>
    </w:p>
    <w:p w14:paraId="311F6EB7"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1DE73308" w14:textId="77777777"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14:paraId="499D777F"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38FE28D1"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14:paraId="0970A010" w14:textId="77777777"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01E212BF" wp14:editId="58F5D0CC">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05000" cy="781050"/>
                    </a:xfrm>
                    <a:prstGeom prst="rect">
                      <a:avLst/>
                    </a:prstGeom>
                  </pic:spPr>
                </pic:pic>
              </a:graphicData>
            </a:graphic>
          </wp:inline>
        </w:drawing>
      </w:r>
    </w:p>
    <w:p w14:paraId="40B939E3" w14:textId="77777777"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95810C7" wp14:editId="72889DFF">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1568" cy="2743200"/>
                    </a:xfrm>
                    <a:prstGeom prst="rect">
                      <a:avLst/>
                    </a:prstGeom>
                  </pic:spPr>
                </pic:pic>
              </a:graphicData>
            </a:graphic>
          </wp:inline>
        </w:drawing>
      </w:r>
    </w:p>
    <w:p w14:paraId="1CEE9C86" w14:textId="77777777" w:rsidR="000773D5" w:rsidRDefault="000773D5" w:rsidP="00A76B23">
      <w:pPr>
        <w:widowControl w:val="0"/>
        <w:autoSpaceDE w:val="0"/>
        <w:autoSpaceDN w:val="0"/>
        <w:adjustRightInd w:val="0"/>
        <w:spacing w:after="0" w:line="240" w:lineRule="auto"/>
        <w:rPr>
          <w:rFonts w:asciiTheme="minorHAnsi" w:hAnsiTheme="minorHAnsi"/>
          <w:sz w:val="20"/>
          <w:szCs w:val="20"/>
        </w:rPr>
      </w:pPr>
    </w:p>
    <w:p w14:paraId="08F7791B" w14:textId="77777777"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w:t>
      </w:r>
      <w:proofErr w:type="gramStart"/>
      <w:r w:rsidRPr="00EC75F7">
        <w:rPr>
          <w:rFonts w:asciiTheme="minorHAnsi" w:hAnsiTheme="minorHAnsi"/>
          <w:sz w:val="20"/>
          <w:szCs w:val="20"/>
        </w:rPr>
        <w:t>User::</w:t>
      </w:r>
      <w:proofErr w:type="gramEnd"/>
      <w:r w:rsidRPr="00EC75F7">
        <w:rPr>
          <w:rFonts w:asciiTheme="minorHAnsi" w:hAnsiTheme="minorHAnsi"/>
          <w:sz w:val="20"/>
          <w:szCs w:val="20"/>
        </w:rPr>
        <w:t>VarFileName],"IAE",1 ) == 0 )&amp;&amp;(FINDSTRING(@[User::VarFileName],"IAT",1 ) == 0 )&amp;&amp;(FINDSTRING(@[User::VarFileName],"LCS",1 ) == 0 )</w:t>
      </w:r>
      <w:r w:rsidRPr="00EC75F7" w:rsidDel="00EC75F7">
        <w:rPr>
          <w:rFonts w:asciiTheme="minorHAnsi" w:hAnsiTheme="minorHAnsi"/>
          <w:sz w:val="20"/>
          <w:szCs w:val="20"/>
        </w:rPr>
        <w:t xml:space="preserve"> </w:t>
      </w:r>
    </w:p>
    <w:p w14:paraId="18EDABA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223B91" wp14:editId="0254144E">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20240" cy="2743200"/>
                    </a:xfrm>
                    <a:prstGeom prst="rect">
                      <a:avLst/>
                    </a:prstGeom>
                  </pic:spPr>
                </pic:pic>
              </a:graphicData>
            </a:graphic>
          </wp:inline>
        </w:drawing>
      </w:r>
    </w:p>
    <w:p w14:paraId="70DF9510"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4C666DC3"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08DC1D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952DD9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9B93BA" wp14:editId="617F4AE5">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93008" cy="3657600"/>
                    </a:xfrm>
                    <a:prstGeom prst="rect">
                      <a:avLst/>
                    </a:prstGeom>
                  </pic:spPr>
                </pic:pic>
              </a:graphicData>
            </a:graphic>
          </wp:inline>
        </w:drawing>
      </w:r>
    </w:p>
    <w:p w14:paraId="6B0C3E2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B691B90" wp14:editId="3A53647D">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1960" cy="1828800"/>
                    </a:xfrm>
                    <a:prstGeom prst="rect">
                      <a:avLst/>
                    </a:prstGeom>
                  </pic:spPr>
                </pic:pic>
              </a:graphicData>
            </a:graphic>
          </wp:inline>
        </w:drawing>
      </w:r>
    </w:p>
    <w:p w14:paraId="4FB8420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AC97EF9"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C42EEF2" wp14:editId="1ED58418">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26664" cy="2743200"/>
                    </a:xfrm>
                    <a:prstGeom prst="rect">
                      <a:avLst/>
                    </a:prstGeom>
                  </pic:spPr>
                </pic:pic>
              </a:graphicData>
            </a:graphic>
          </wp:inline>
        </w:drawing>
      </w:r>
    </w:p>
    <w:p w14:paraId="4F190965"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0E8A5A1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6CAFA5A8"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97314CB"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F185D7"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52A857A1"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1F36A31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E1C716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436EBB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9FD6B8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A13D02D"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525FAA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D0CD9B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410A0D0A"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9A3094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A6ED89"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4F38254"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CDB9706" w14:textId="77777777"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14:paraId="7F3D9818"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00C587"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395FD2" wp14:editId="341D9943">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74720" cy="3657600"/>
                    </a:xfrm>
                    <a:prstGeom prst="rect">
                      <a:avLst/>
                    </a:prstGeom>
                  </pic:spPr>
                </pic:pic>
              </a:graphicData>
            </a:graphic>
          </wp:inline>
        </w:drawing>
      </w:r>
    </w:p>
    <w:p w14:paraId="2DA6D32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3FED2B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1E75B27"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73A0AD8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2DDD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D6BFE" wp14:editId="4274D088">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82696" cy="2743200"/>
                    </a:xfrm>
                    <a:prstGeom prst="rect">
                      <a:avLst/>
                    </a:prstGeom>
                  </pic:spPr>
                </pic:pic>
              </a:graphicData>
            </a:graphic>
          </wp:inline>
        </w:drawing>
      </w:r>
    </w:p>
    <w:p w14:paraId="588506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244DBB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6AEA70C"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154B327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670C28E" wp14:editId="7EE4908F">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3248" cy="3657600"/>
                    </a:xfrm>
                    <a:prstGeom prst="rect">
                      <a:avLst/>
                    </a:prstGeom>
                  </pic:spPr>
                </pic:pic>
              </a:graphicData>
            </a:graphic>
          </wp:inline>
        </w:drawing>
      </w:r>
    </w:p>
    <w:p w14:paraId="00DC6F3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3A3D60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8AA906" wp14:editId="5F831462">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73552" cy="3657600"/>
                    </a:xfrm>
                    <a:prstGeom prst="rect">
                      <a:avLst/>
                    </a:prstGeom>
                  </pic:spPr>
                </pic:pic>
              </a:graphicData>
            </a:graphic>
          </wp:inline>
        </w:drawing>
      </w:r>
    </w:p>
    <w:p w14:paraId="5F5732E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F486AC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2B1DF33" wp14:editId="3CCC7B13">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6472" cy="1371600"/>
                    </a:xfrm>
                    <a:prstGeom prst="rect">
                      <a:avLst/>
                    </a:prstGeom>
                  </pic:spPr>
                </pic:pic>
              </a:graphicData>
            </a:graphic>
          </wp:inline>
        </w:drawing>
      </w:r>
    </w:p>
    <w:p w14:paraId="0835EFF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843F176"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0192F2B8"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D762ED1"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39EF0E0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14:paraId="22FACCFC"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96A53C" w14:textId="77777777"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14:paraId="504D9F6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CE9EE04"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55CEBFD"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18D62F44"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lastRenderedPageBreak/>
        <w:t xml:space="preserve">File System Task: </w:t>
      </w:r>
      <w:r w:rsidR="00E705FE">
        <w:rPr>
          <w:rFonts w:asciiTheme="minorHAnsi" w:hAnsiTheme="minorHAnsi"/>
          <w:sz w:val="20"/>
          <w:szCs w:val="20"/>
        </w:rPr>
        <w:t>Delete file</w:t>
      </w:r>
    </w:p>
    <w:p w14:paraId="6BDFFBD2"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CCA95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88A3B3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A0E6C13" w14:textId="77777777" w:rsidR="00A76B23" w:rsidRPr="0095359C"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14:paraId="3654C62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D41C6C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F741551"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14:paraId="7362877C"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14:paraId="25F48FB1"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14:paraId="323945A7"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14:paraId="5A31F507" w14:textId="77777777"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91F3D2" w14:textId="77777777"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14:paraId="7F4396CD" w14:textId="381F16C9"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del w:id="164" w:author="Palacherla, Susmitha C" w:date="2021-04-20T08:06:00Z">
        <w:r w:rsidRPr="003B4096" w:rsidDel="00D01B11">
          <w:rPr>
            <w:rFonts w:ascii="Times New Roman" w:hAnsi="Times New Roman"/>
          </w:rPr>
          <w:delText>f3420-ecldb</w:delText>
        </w:r>
        <w:r w:rsidDel="00D01B11">
          <w:rPr>
            <w:rFonts w:ascii="Times New Roman" w:hAnsi="Times New Roman"/>
          </w:rPr>
          <w:delText>p</w:delText>
        </w:r>
        <w:r w:rsidRPr="003B4096" w:rsidDel="00D01B11">
          <w:rPr>
            <w:rFonts w:ascii="Times New Roman" w:hAnsi="Times New Roman"/>
          </w:rPr>
          <w:delText>01</w:delText>
        </w:r>
      </w:del>
      <w:ins w:id="165" w:author="Palacherla, Susmitha C" w:date="2021-04-20T08:06:00Z">
        <w:r w:rsidR="00D01B11">
          <w:rPr>
            <w:rFonts w:ascii="Times New Roman" w:hAnsi="Times New Roman"/>
          </w:rPr>
          <w:t>UVAAPADSQL50CCO</w:t>
        </w:r>
      </w:ins>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14:paraId="5EFD3CAB"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14:paraId="340D5240"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7E192AD3" w14:textId="77777777" w:rsidR="00727D43" w:rsidRDefault="00727D43" w:rsidP="00727D43">
      <w:pPr>
        <w:spacing w:after="0"/>
        <w:ind w:left="1080"/>
        <w:rPr>
          <w:rFonts w:ascii="Times New Roman" w:hAnsi="Times New Roman"/>
        </w:rPr>
      </w:pPr>
    </w:p>
    <w:p w14:paraId="268CEF18" w14:textId="77777777"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14:paraId="07BD2ABD"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0B9A4FB0" wp14:editId="39EFC6D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6425" cy="2981325"/>
                    </a:xfrm>
                    <a:prstGeom prst="rect">
                      <a:avLst/>
                    </a:prstGeom>
                  </pic:spPr>
                </pic:pic>
              </a:graphicData>
            </a:graphic>
          </wp:inline>
        </w:drawing>
      </w:r>
    </w:p>
    <w:p w14:paraId="7F1D3EEB"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003A84C"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475C26E1"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54C533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C2137C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1659C1E"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223080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4F812A5"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BF00176" w14:textId="77777777"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14:paraId="3174C437" w14:textId="77777777" w:rsidR="00727D43" w:rsidRDefault="00727D43" w:rsidP="00727D43">
      <w:pPr>
        <w:ind w:left="720"/>
        <w:rPr>
          <w:rFonts w:ascii="Times New Roman" w:hAnsi="Times New Roman"/>
        </w:rPr>
      </w:pPr>
      <w:r>
        <w:rPr>
          <w:noProof/>
        </w:rPr>
        <w:drawing>
          <wp:inline distT="0" distB="0" distL="0" distR="0" wp14:anchorId="3EACE167" wp14:editId="09501373">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1238250"/>
                    </a:xfrm>
                    <a:prstGeom prst="rect">
                      <a:avLst/>
                    </a:prstGeom>
                  </pic:spPr>
                </pic:pic>
              </a:graphicData>
            </a:graphic>
          </wp:inline>
        </w:drawing>
      </w:r>
    </w:p>
    <w:p w14:paraId="67983C3B"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64BA3DC"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A1580"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F779C8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2ABCB66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roofErr w:type="gramStart"/>
      <w:r>
        <w:rPr>
          <w:rFonts w:ascii="Consolas" w:hAnsi="Consolas" w:cs="Consolas"/>
          <w:color w:val="000000"/>
          <w:sz w:val="19"/>
          <w:szCs w:val="19"/>
        </w:rPr>
        <w:t>);</w:t>
      </w:r>
      <w:proofErr w:type="gramEnd"/>
    </w:p>
    <w:p w14:paraId="24AE01F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428DCF7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1D8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69F3DC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10BEB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B70AB98" w14:textId="77777777" w:rsidR="00BE2E93" w:rsidRPr="0095359C" w:rsidRDefault="00BE2E93"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14:paraId="2C73ED04" w14:textId="77777777" w:rsidR="004D3B66" w:rsidRPr="0095359C" w:rsidRDefault="004D3B66" w:rsidP="004A6D60">
      <w:pPr>
        <w:spacing w:after="0"/>
        <w:ind w:left="1080"/>
        <w:rPr>
          <w:rFonts w:asciiTheme="minorHAnsi" w:hAnsiTheme="minorHAnsi"/>
          <w:sz w:val="20"/>
          <w:szCs w:val="20"/>
        </w:rPr>
      </w:pPr>
    </w:p>
    <w:p w14:paraId="76588399" w14:textId="77777777"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14:paraId="3CBD79EC"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proofErr w:type="spellStart"/>
      <w:r w:rsidR="00E44A57" w:rsidRPr="0095359C">
        <w:rPr>
          <w:rFonts w:asciiTheme="minorHAnsi" w:hAnsiTheme="minorHAnsi" w:cs="Arial"/>
          <w:sz w:val="20"/>
          <w:szCs w:val="20"/>
        </w:rPr>
        <w:t>Outlier_Coaching</w:t>
      </w:r>
      <w:proofErr w:type="spellEnd"/>
    </w:p>
    <w:p w14:paraId="4BFB1798"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proofErr w:type="spellStart"/>
      <w:r w:rsidRPr="0095359C">
        <w:rPr>
          <w:rFonts w:asciiTheme="minorHAnsi" w:hAnsiTheme="minorHAnsi" w:cs="Arial"/>
          <w:sz w:val="20"/>
          <w:szCs w:val="20"/>
        </w:rPr>
        <w:t>EventHandler</w:t>
      </w:r>
      <w:proofErr w:type="spellEnd"/>
      <w:r w:rsidRPr="0095359C">
        <w:rPr>
          <w:rFonts w:asciiTheme="minorHAnsi" w:hAnsiTheme="minorHAnsi" w:cs="Arial"/>
          <w:sz w:val="20"/>
          <w:szCs w:val="20"/>
        </w:rPr>
        <w:t xml:space="preserve">: </w:t>
      </w:r>
      <w:proofErr w:type="spellStart"/>
      <w:r w:rsidRPr="0095359C">
        <w:rPr>
          <w:rFonts w:asciiTheme="minorHAnsi" w:hAnsiTheme="minorHAnsi" w:cs="Arial"/>
          <w:sz w:val="20"/>
          <w:szCs w:val="20"/>
        </w:rPr>
        <w:t>OntaskFailed</w:t>
      </w:r>
      <w:proofErr w:type="spellEnd"/>
    </w:p>
    <w:p w14:paraId="7AC4F948"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719C41E7"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14:paraId="129939C6"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006CCE3" wp14:editId="7FEEFD73">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76600" cy="2724150"/>
                    </a:xfrm>
                    <a:prstGeom prst="rect">
                      <a:avLst/>
                    </a:prstGeom>
                  </pic:spPr>
                </pic:pic>
              </a:graphicData>
            </a:graphic>
          </wp:inline>
        </w:drawing>
      </w:r>
    </w:p>
    <w:p w14:paraId="1B4A2857" w14:textId="77777777"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0E7E0E94" wp14:editId="15020987">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3088" cy="1371600"/>
                    </a:xfrm>
                    <a:prstGeom prst="rect">
                      <a:avLst/>
                    </a:prstGeom>
                  </pic:spPr>
                </pic:pic>
              </a:graphicData>
            </a:graphic>
          </wp:inline>
        </w:drawing>
      </w:r>
    </w:p>
    <w:p w14:paraId="06FA490E"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4AD16172" w14:textId="77777777"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14:paraId="5D94379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A2497C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08DEBE6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A3437A5" wp14:editId="10475FE1">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49624" cy="1371600"/>
                    </a:xfrm>
                    <a:prstGeom prst="rect">
                      <a:avLst/>
                    </a:prstGeom>
                  </pic:spPr>
                </pic:pic>
              </a:graphicData>
            </a:graphic>
          </wp:inline>
        </w:drawing>
      </w:r>
    </w:p>
    <w:p w14:paraId="643B2F7C"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999F7B" w14:textId="77777777"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D35F14A" wp14:editId="3976605A">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30752" cy="1828800"/>
                    </a:xfrm>
                    <a:prstGeom prst="rect">
                      <a:avLst/>
                    </a:prstGeom>
                  </pic:spPr>
                </pic:pic>
              </a:graphicData>
            </a:graphic>
          </wp:inline>
        </w:drawing>
      </w:r>
    </w:p>
    <w:p w14:paraId="1988200E"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64281EB"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7EDD2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DF5FCC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EF2434"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14CA480"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344F928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BB4F83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8A3588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8736E3"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57517D21"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6C3A2C9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0ECD48EB"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4730B5A"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C876D6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27E315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E378D60"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43793A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3298B7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2BD968B2"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E923B2C"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5AF4DDE6"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7EF1B55D"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9C7B7CF"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DE33FF7" w14:textId="77777777" w:rsidR="002326CC" w:rsidRPr="0095359C" w:rsidRDefault="002326CC" w:rsidP="0076086A">
      <w:pPr>
        <w:pStyle w:val="Heading3"/>
        <w:numPr>
          <w:ilvl w:val="2"/>
          <w:numId w:val="9"/>
        </w:numPr>
        <w:rPr>
          <w:rFonts w:asciiTheme="minorHAnsi" w:hAnsiTheme="minorHAnsi" w:cs="Times New Roman"/>
          <w:color w:val="auto"/>
          <w:sz w:val="20"/>
          <w:szCs w:val="20"/>
        </w:rPr>
      </w:pPr>
      <w:bookmarkStart w:id="166" w:name="_Toc503949786"/>
      <w:r w:rsidRPr="0095359C">
        <w:rPr>
          <w:rFonts w:asciiTheme="minorHAnsi" w:hAnsiTheme="minorHAnsi" w:cs="Times New Roman"/>
          <w:color w:val="auto"/>
          <w:sz w:val="20"/>
          <w:szCs w:val="20"/>
        </w:rPr>
        <w:lastRenderedPageBreak/>
        <w:t>Tables</w:t>
      </w:r>
      <w:bookmarkEnd w:id="16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14:paraId="3F2BBD79" w14:textId="77777777" w:rsidTr="00A71CC9">
        <w:trPr>
          <w:trHeight w:val="396"/>
          <w:tblHeader/>
          <w:jc w:val="center"/>
        </w:trPr>
        <w:tc>
          <w:tcPr>
            <w:tcW w:w="745" w:type="dxa"/>
            <w:shd w:val="clear" w:color="auto" w:fill="E6E6E6"/>
          </w:tcPr>
          <w:p w14:paraId="3219B050" w14:textId="77777777"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1E8DAEC7"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14:paraId="3C76C73C" w14:textId="77777777"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33C61274"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14:paraId="50BEB4D2" w14:textId="77777777"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14:paraId="3F7DB8F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C1094FD"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307311"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4BB461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14:paraId="3B7ECE1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52D2A21"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B60463"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1D31FFC"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14:paraId="73C40E7C"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AB5A732"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5DBE448" w14:textId="77777777"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FD1841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 xml:space="preserve">Table used for storing </w:t>
            </w:r>
            <w:proofErr w:type="gramStart"/>
            <w:r w:rsidRPr="0095359C">
              <w:rPr>
                <w:rFonts w:asciiTheme="minorHAnsi" w:hAnsiTheme="minorHAnsi" w:cs="Arial"/>
                <w:sz w:val="20"/>
                <w:szCs w:val="20"/>
              </w:rPr>
              <w:t>Outliers</w:t>
            </w:r>
            <w:proofErr w:type="gramEnd"/>
            <w:r w:rsidRPr="0095359C">
              <w:rPr>
                <w:rFonts w:asciiTheme="minorHAnsi" w:hAnsiTheme="minorHAnsi" w:cs="Arial"/>
                <w:sz w:val="20"/>
                <w:szCs w:val="20"/>
              </w:rPr>
              <w:t xml:space="preserve"> source records loaded into the Coaching Log table.</w:t>
            </w:r>
          </w:p>
        </w:tc>
      </w:tr>
      <w:tr w:rsidR="00C006AB" w:rsidRPr="0095359C" w14:paraId="099637C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36C9F7C"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92F3C6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42C1107"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14:paraId="62E7696B" w14:textId="77777777"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14:paraId="62C425AE" w14:textId="77777777"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14:paraId="19E66F10" w14:textId="77777777" w:rsidR="005E5CD7" w:rsidRPr="0095359C" w:rsidRDefault="00360E8C" w:rsidP="0076086A">
      <w:pPr>
        <w:pStyle w:val="Heading3"/>
        <w:numPr>
          <w:ilvl w:val="2"/>
          <w:numId w:val="9"/>
        </w:numPr>
        <w:rPr>
          <w:rFonts w:asciiTheme="minorHAnsi" w:hAnsiTheme="minorHAnsi" w:cs="Times New Roman"/>
          <w:color w:val="auto"/>
          <w:sz w:val="20"/>
          <w:szCs w:val="20"/>
        </w:rPr>
      </w:pPr>
      <w:bookmarkStart w:id="167" w:name="_Toc503949787"/>
      <w:r w:rsidRPr="0095359C">
        <w:rPr>
          <w:rFonts w:asciiTheme="minorHAnsi" w:hAnsiTheme="minorHAnsi" w:cs="Times New Roman"/>
          <w:color w:val="auto"/>
          <w:sz w:val="20"/>
          <w:szCs w:val="20"/>
        </w:rPr>
        <w:lastRenderedPageBreak/>
        <w:t>Procedures</w:t>
      </w:r>
      <w:bookmarkEnd w:id="167"/>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14:paraId="2A2A9478" w14:textId="77777777" w:rsidTr="00A71CC9">
        <w:trPr>
          <w:trHeight w:val="396"/>
          <w:tblHeader/>
          <w:jc w:val="center"/>
        </w:trPr>
        <w:tc>
          <w:tcPr>
            <w:tcW w:w="745" w:type="dxa"/>
            <w:shd w:val="clear" w:color="auto" w:fill="E6E6E6"/>
          </w:tcPr>
          <w:p w14:paraId="383F6D0A" w14:textId="77777777"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7446E342"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14:paraId="5E8957E1" w14:textId="77777777"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55FD4B26"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7138C6AB" w14:textId="77777777"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14:paraId="0B07320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E8E8D4B"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DCF5DF2" w14:textId="77777777"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53F5B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14:paraId="02316E5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E15D16A" w14:textId="77777777"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60F97D1" w14:textId="77777777"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3FEB43"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14:paraId="79F7064A"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62C2F7" w14:textId="77777777"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0DE62E4" w14:textId="77777777"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E847130"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14:paraId="14B94C82" w14:textId="77777777" w:rsidR="008A093F" w:rsidRPr="0095359C" w:rsidRDefault="008A093F" w:rsidP="008A093F">
      <w:pPr>
        <w:pStyle w:val="Heading3"/>
        <w:numPr>
          <w:ilvl w:val="2"/>
          <w:numId w:val="9"/>
        </w:numPr>
        <w:rPr>
          <w:rFonts w:asciiTheme="minorHAnsi" w:hAnsiTheme="minorHAnsi" w:cs="Times New Roman"/>
          <w:color w:val="auto"/>
          <w:sz w:val="20"/>
          <w:szCs w:val="20"/>
        </w:rPr>
      </w:pPr>
      <w:bookmarkStart w:id="168" w:name="_Toc503949788"/>
      <w:r w:rsidRPr="0095359C">
        <w:rPr>
          <w:rFonts w:asciiTheme="minorHAnsi" w:hAnsiTheme="minorHAnsi" w:cs="Times New Roman"/>
          <w:color w:val="auto"/>
          <w:sz w:val="20"/>
          <w:szCs w:val="20"/>
        </w:rPr>
        <w:t>Functions</w:t>
      </w:r>
      <w:bookmarkEnd w:id="16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14:paraId="53BFF4F2" w14:textId="77777777" w:rsidTr="00365238">
        <w:trPr>
          <w:trHeight w:val="396"/>
          <w:tblHeader/>
          <w:jc w:val="center"/>
        </w:trPr>
        <w:tc>
          <w:tcPr>
            <w:tcW w:w="745" w:type="dxa"/>
            <w:shd w:val="clear" w:color="auto" w:fill="E6E6E6"/>
          </w:tcPr>
          <w:p w14:paraId="23B8C203" w14:textId="77777777"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01F7BC12" w14:textId="77777777" w:rsidR="008A093F" w:rsidRPr="0095359C" w:rsidRDefault="008A093F" w:rsidP="00365238">
            <w:pPr>
              <w:keepNext/>
              <w:keepLines/>
              <w:spacing w:line="240" w:lineRule="auto"/>
              <w:rPr>
                <w:rFonts w:asciiTheme="minorHAnsi" w:hAnsiTheme="minorHAnsi" w:cs="Arial"/>
                <w:b/>
                <w:bCs/>
                <w:sz w:val="20"/>
                <w:szCs w:val="20"/>
              </w:rPr>
            </w:pPr>
            <w:proofErr w:type="spellStart"/>
            <w:r w:rsidRPr="0095359C">
              <w:rPr>
                <w:rFonts w:asciiTheme="minorHAnsi" w:hAnsiTheme="minorHAnsi" w:cs="Arial"/>
                <w:b/>
                <w:bCs/>
                <w:sz w:val="20"/>
                <w:szCs w:val="20"/>
              </w:rPr>
              <w:t>FunctionName</w:t>
            </w:r>
            <w:proofErr w:type="spellEnd"/>
          </w:p>
          <w:p w14:paraId="17F69CE3" w14:textId="77777777"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6AED7998"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335EB7DA" w14:textId="77777777"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14:paraId="48BB726F" w14:textId="77777777"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624BE16" w14:textId="77777777"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A9D011F" w14:textId="77777777"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440E5C5" w14:textId="77777777"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xml:space="preserve">: Assign </w:t>
            </w:r>
            <w:proofErr w:type="spellStart"/>
            <w:r w:rsidR="00C64067">
              <w:rPr>
                <w:rFonts w:asciiTheme="minorHAnsi" w:hAnsiTheme="minorHAnsi" w:cs="Arial"/>
                <w:sz w:val="20"/>
                <w:szCs w:val="20"/>
              </w:rPr>
              <w:t>subCoaching</w:t>
            </w:r>
            <w:proofErr w:type="spellEnd"/>
            <w:r w:rsidR="00C64067">
              <w:rPr>
                <w:rFonts w:asciiTheme="minorHAnsi" w:hAnsiTheme="minorHAnsi" w:cs="Arial"/>
                <w:sz w:val="20"/>
                <w:szCs w:val="20"/>
              </w:rPr>
              <w:t xml:space="preserve"> Reason ID based on report code.</w:t>
            </w:r>
          </w:p>
        </w:tc>
      </w:tr>
    </w:tbl>
    <w:p w14:paraId="5A21EB2F" w14:textId="77777777"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14:paraId="6248424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922FC87"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E3E8802" w14:textId="77777777"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14:paraId="5FF47AB5"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114649F"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664ECB2"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8D946B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27A194B"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1292B0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364DB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F449DAD"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661E545"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4A53F6F"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27F8E72"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2886E79"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703079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A47823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45BB8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DC0C5C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77082F8"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25D1A7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68CE28A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7FAFA3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25EF95D"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0911A4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9AA3086"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114528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3AEFAAF"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6AD3C5CB"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5957E740"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1C4F6F6C"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2E724EAA"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2408DB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3189D45D"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FA4CBD4"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402C47E7"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DCF321F"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10C2BADD"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19875D7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9198C5F"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2B1929"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713573"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61C6AC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B38FA4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3E6798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BD0A36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E18A5B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22994EE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E7467A1"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2B86D6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84A8B4B"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5ECEABE4"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9A52D1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10C05880"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E0FEB5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03C4FF7E"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78A3AC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CFE7C86"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59FC0768"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4B4FBB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1E2A957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62B5EB12" w14:textId="77777777"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14:paraId="78080BBE" w14:textId="77777777"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58"/>
      <w:footerReference w:type="default" r:id="rId5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CBB07" w14:textId="77777777" w:rsidR="0095781B" w:rsidRDefault="0095781B" w:rsidP="009F2A51">
      <w:pPr>
        <w:spacing w:after="0" w:line="240" w:lineRule="auto"/>
      </w:pPr>
      <w:r>
        <w:separator/>
      </w:r>
    </w:p>
  </w:endnote>
  <w:endnote w:type="continuationSeparator" w:id="0">
    <w:p w14:paraId="274B304E" w14:textId="77777777" w:rsidR="0095781B" w:rsidRDefault="0095781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B370" w14:textId="77777777" w:rsidR="00136019" w:rsidRDefault="00136019" w:rsidP="00136019">
    <w:pPr>
      <w:pStyle w:val="Footertext1"/>
      <w:rPr>
        <w:color w:val="FFFFFF"/>
      </w:rPr>
    </w:pPr>
    <w:r>
      <w:t>This document contains confidential and proprietary information,</w:t>
    </w:r>
  </w:p>
  <w:p w14:paraId="1AB6BBD0" w14:textId="06BF7D57" w:rsidR="00136019" w:rsidRDefault="00136019" w:rsidP="00136019">
    <w:pPr>
      <w:pStyle w:val="Footertext2"/>
      <w:rPr>
        <w:color w:val="FFFFFF"/>
      </w:rPr>
    </w:pPr>
    <w:r>
      <w:t xml:space="preserve">Which shall not be used, disclosed, or reproduced for any purpose other than the conduct of </w:t>
    </w:r>
    <w:r w:rsidR="00532E05">
      <w:t xml:space="preserve">company </w:t>
    </w:r>
    <w:r>
      <w:t>business affairs.</w:t>
    </w:r>
  </w:p>
  <w:p w14:paraId="6F4FD228" w14:textId="576EC1AE"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ins w:id="169" w:author="Palacherla, Susmitha C" w:date="2021-06-24T11:37:00Z">
      <w:r w:rsidR="003B0F16">
        <w:rPr>
          <w:noProof/>
        </w:rPr>
        <w:t>6/24/2021</w:t>
      </w:r>
    </w:ins>
    <w:del w:id="170" w:author="Palacherla, Susmitha C" w:date="2021-04-20T08:06:00Z">
      <w:r w:rsidR="00450174" w:rsidDel="00D01B11">
        <w:rPr>
          <w:noProof/>
        </w:rPr>
        <w:delText>4/19/2021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14:paraId="643E4031" w14:textId="77777777" w:rsidR="00136019" w:rsidRDefault="00136019">
    <w:pPr>
      <w:pStyle w:val="Footer"/>
    </w:pPr>
  </w:p>
  <w:p w14:paraId="433174C9" w14:textId="77777777"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86D68" w14:textId="77777777" w:rsidR="0095781B" w:rsidRDefault="0095781B" w:rsidP="009F2A51">
      <w:pPr>
        <w:spacing w:after="0" w:line="240" w:lineRule="auto"/>
      </w:pPr>
      <w:r>
        <w:separator/>
      </w:r>
    </w:p>
  </w:footnote>
  <w:footnote w:type="continuationSeparator" w:id="0">
    <w:p w14:paraId="6FC26D6F" w14:textId="77777777" w:rsidR="0095781B" w:rsidRDefault="0095781B"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B0C" w14:textId="77777777" w:rsidR="00136019" w:rsidRDefault="00136019" w:rsidP="00136019">
    <w:pPr>
      <w:pStyle w:val="Header"/>
    </w:pPr>
    <w:r>
      <w:t>eCoaching Log System</w:t>
    </w:r>
  </w:p>
  <w:p w14:paraId="2F3C2B89" w14:textId="77777777" w:rsidR="00136019" w:rsidRDefault="00136019">
    <w:pPr>
      <w:pStyle w:val="Header"/>
    </w:pPr>
  </w:p>
  <w:p w14:paraId="325EE7E2" w14:textId="77777777"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8"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23"/>
  </w:num>
  <w:num w:numId="3">
    <w:abstractNumId w:val="8"/>
  </w:num>
  <w:num w:numId="4">
    <w:abstractNumId w:val="17"/>
  </w:num>
  <w:num w:numId="5">
    <w:abstractNumId w:val="15"/>
  </w:num>
  <w:num w:numId="6">
    <w:abstractNumId w:val="35"/>
  </w:num>
  <w:num w:numId="7">
    <w:abstractNumId w:val="34"/>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3"/>
  </w:num>
  <w:num w:numId="12">
    <w:abstractNumId w:val="32"/>
  </w:num>
  <w:num w:numId="13">
    <w:abstractNumId w:val="2"/>
  </w:num>
  <w:num w:numId="14">
    <w:abstractNumId w:val="18"/>
  </w:num>
  <w:num w:numId="15">
    <w:abstractNumId w:val="27"/>
  </w:num>
  <w:num w:numId="16">
    <w:abstractNumId w:val="16"/>
  </w:num>
  <w:num w:numId="17">
    <w:abstractNumId w:val="20"/>
  </w:num>
  <w:num w:numId="18">
    <w:abstractNumId w:val="12"/>
  </w:num>
  <w:num w:numId="19">
    <w:abstractNumId w:val="3"/>
  </w:num>
  <w:num w:numId="20">
    <w:abstractNumId w:val="29"/>
  </w:num>
  <w:num w:numId="21">
    <w:abstractNumId w:val="25"/>
  </w:num>
  <w:num w:numId="22">
    <w:abstractNumId w:val="11"/>
  </w:num>
  <w:num w:numId="23">
    <w:abstractNumId w:val="28"/>
  </w:num>
  <w:num w:numId="24">
    <w:abstractNumId w:val="24"/>
  </w:num>
  <w:num w:numId="25">
    <w:abstractNumId w:val="30"/>
  </w:num>
  <w:num w:numId="26">
    <w:abstractNumId w:val="40"/>
  </w:num>
  <w:num w:numId="27">
    <w:abstractNumId w:val="14"/>
  </w:num>
  <w:num w:numId="28">
    <w:abstractNumId w:val="0"/>
  </w:num>
  <w:num w:numId="29">
    <w:abstractNumId w:val="19"/>
  </w:num>
  <w:num w:numId="30">
    <w:abstractNumId w:val="10"/>
  </w:num>
  <w:num w:numId="31">
    <w:abstractNumId w:val="39"/>
  </w:num>
  <w:num w:numId="32">
    <w:abstractNumId w:val="31"/>
  </w:num>
  <w:num w:numId="33">
    <w:abstractNumId w:val="4"/>
  </w:num>
  <w:num w:numId="34">
    <w:abstractNumId w:val="21"/>
  </w:num>
  <w:num w:numId="35">
    <w:abstractNumId w:val="5"/>
  </w:num>
  <w:num w:numId="36">
    <w:abstractNumId w:val="37"/>
  </w:num>
  <w:num w:numId="37">
    <w:abstractNumId w:val="6"/>
  </w:num>
  <w:num w:numId="38">
    <w:abstractNumId w:val="41"/>
  </w:num>
  <w:num w:numId="39">
    <w:abstractNumId w:val="9"/>
  </w:num>
  <w:num w:numId="40">
    <w:abstractNumId w:val="26"/>
  </w:num>
  <w:num w:numId="41">
    <w:abstractNumId w:val="36"/>
  </w:num>
  <w:num w:numId="42">
    <w:abstractNumId w:val="38"/>
  </w:num>
  <w:num w:numId="43">
    <w:abstractNumId w:val="7"/>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65F3"/>
    <w:rsid w:val="00022CCE"/>
    <w:rsid w:val="00024AB2"/>
    <w:rsid w:val="00026033"/>
    <w:rsid w:val="00026536"/>
    <w:rsid w:val="0004360A"/>
    <w:rsid w:val="00060E62"/>
    <w:rsid w:val="000773D5"/>
    <w:rsid w:val="00096C08"/>
    <w:rsid w:val="000A4186"/>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0F16"/>
    <w:rsid w:val="003B16DA"/>
    <w:rsid w:val="003B75E1"/>
    <w:rsid w:val="003D2977"/>
    <w:rsid w:val="003F421D"/>
    <w:rsid w:val="00401F64"/>
    <w:rsid w:val="004020EE"/>
    <w:rsid w:val="004150EA"/>
    <w:rsid w:val="00450174"/>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5781B"/>
    <w:rsid w:val="009773E7"/>
    <w:rsid w:val="009832DD"/>
    <w:rsid w:val="00987C80"/>
    <w:rsid w:val="009930C9"/>
    <w:rsid w:val="00997A45"/>
    <w:rsid w:val="009A4223"/>
    <w:rsid w:val="009C2A99"/>
    <w:rsid w:val="009D1884"/>
    <w:rsid w:val="009D447D"/>
    <w:rsid w:val="009E6009"/>
    <w:rsid w:val="009F2A51"/>
    <w:rsid w:val="009F5C5D"/>
    <w:rsid w:val="009F77F3"/>
    <w:rsid w:val="00A038E4"/>
    <w:rsid w:val="00A1321B"/>
    <w:rsid w:val="00A1537D"/>
    <w:rsid w:val="00A204D3"/>
    <w:rsid w:val="00A34C11"/>
    <w:rsid w:val="00A42A27"/>
    <w:rsid w:val="00A45C57"/>
    <w:rsid w:val="00A47122"/>
    <w:rsid w:val="00A51C37"/>
    <w:rsid w:val="00A52549"/>
    <w:rsid w:val="00A67A9C"/>
    <w:rsid w:val="00A71CC9"/>
    <w:rsid w:val="00A76B23"/>
    <w:rsid w:val="00A912FD"/>
    <w:rsid w:val="00A925C9"/>
    <w:rsid w:val="00A93379"/>
    <w:rsid w:val="00A96E41"/>
    <w:rsid w:val="00AC3ED7"/>
    <w:rsid w:val="00AC6E0C"/>
    <w:rsid w:val="00AE6907"/>
    <w:rsid w:val="00B148DC"/>
    <w:rsid w:val="00B15619"/>
    <w:rsid w:val="00B15CC1"/>
    <w:rsid w:val="00B167BA"/>
    <w:rsid w:val="00B17252"/>
    <w:rsid w:val="00B41F6B"/>
    <w:rsid w:val="00B7425F"/>
    <w:rsid w:val="00B853DF"/>
    <w:rsid w:val="00B94B3A"/>
    <w:rsid w:val="00B97A0A"/>
    <w:rsid w:val="00BA7B09"/>
    <w:rsid w:val="00BD2C9B"/>
    <w:rsid w:val="00BE2E93"/>
    <w:rsid w:val="00BE2FE1"/>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01B11"/>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4E6716"/>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4501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53</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21257</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78</cp:revision>
  <dcterms:created xsi:type="dcterms:W3CDTF">2014-05-14T02:00:00Z</dcterms:created>
  <dcterms:modified xsi:type="dcterms:W3CDTF">2021-06-24T15:45:00Z</dcterms:modified>
</cp:coreProperties>
</file>