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E56EF" w14:textId="77777777" w:rsidR="009F2A51" w:rsidRPr="002431EB" w:rsidRDefault="009F2A51" w:rsidP="009F2A51">
      <w:pPr>
        <w:ind w:right="-270"/>
        <w:rPr>
          <w:rFonts w:ascii="Century Schoolbook" w:hAnsi="Century Schoolbook"/>
        </w:rPr>
      </w:pPr>
    </w:p>
    <w:p w14:paraId="5259FD91" w14:textId="77777777" w:rsidR="00136019" w:rsidRPr="007665CA" w:rsidRDefault="00136019" w:rsidP="00532E05">
      <w:pPr>
        <w:ind w:right="-270"/>
        <w:jc w:val="center"/>
        <w:rPr>
          <w:b/>
          <w:bCs/>
          <w:sz w:val="56"/>
          <w:szCs w:val="56"/>
        </w:rPr>
      </w:pPr>
      <w:r w:rsidRPr="007665CA">
        <w:rPr>
          <w:b/>
          <w:bCs/>
          <w:noProof/>
          <w:sz w:val="56"/>
          <w:szCs w:val="56"/>
        </w:rPr>
        <w:t>eCoac</w:t>
      </w:r>
      <w:r>
        <w:rPr>
          <w:b/>
          <w:bCs/>
          <w:noProof/>
          <w:sz w:val="56"/>
          <w:szCs w:val="56"/>
        </w:rPr>
        <w:t>h</w:t>
      </w:r>
      <w:r w:rsidRPr="007665CA">
        <w:rPr>
          <w:b/>
          <w:bCs/>
          <w:noProof/>
          <w:sz w:val="56"/>
          <w:szCs w:val="56"/>
        </w:rPr>
        <w:t>ing Log System</w:t>
      </w:r>
    </w:p>
    <w:p w14:paraId="61618F59" w14:textId="77777777" w:rsidR="009F2A51" w:rsidRPr="002431EB" w:rsidRDefault="009F2A51" w:rsidP="009F2A51">
      <w:pPr>
        <w:ind w:right="-270"/>
        <w:rPr>
          <w:rFonts w:ascii="Century Schoolbook" w:hAnsi="Century Schoolbook"/>
        </w:rPr>
      </w:pPr>
    </w:p>
    <w:p w14:paraId="76C523D8" w14:textId="77777777" w:rsidR="009F2A51" w:rsidRPr="002431EB" w:rsidRDefault="009F2A51" w:rsidP="009F2A51">
      <w:pPr>
        <w:ind w:right="-270"/>
        <w:jc w:val="center"/>
        <w:rPr>
          <w:rFonts w:ascii="Century Schoolbook" w:hAnsi="Century Schoolbook"/>
        </w:rPr>
      </w:pPr>
    </w:p>
    <w:p w14:paraId="03FCFF7F" w14:textId="77777777" w:rsidR="009F2A51" w:rsidRPr="002431EB" w:rsidRDefault="009F2A51" w:rsidP="009F2A51">
      <w:pPr>
        <w:ind w:right="-270"/>
        <w:jc w:val="center"/>
        <w:rPr>
          <w:rFonts w:ascii="Century Schoolbook" w:hAnsi="Century Schoolbook"/>
        </w:rPr>
      </w:pPr>
    </w:p>
    <w:p w14:paraId="1BE25F84" w14:textId="77777777" w:rsidR="009F2A51" w:rsidRPr="002431EB" w:rsidRDefault="009F2A51" w:rsidP="009F2A51">
      <w:pPr>
        <w:ind w:right="-270"/>
        <w:jc w:val="center"/>
        <w:rPr>
          <w:rFonts w:ascii="Century Schoolbook" w:hAnsi="Century Schoolbook"/>
        </w:rPr>
      </w:pPr>
    </w:p>
    <w:p w14:paraId="5676FD27" w14:textId="77777777" w:rsidR="009F2A51" w:rsidRPr="002431EB" w:rsidRDefault="009F2A51" w:rsidP="009F2A51">
      <w:pPr>
        <w:ind w:right="-270"/>
        <w:jc w:val="center"/>
        <w:rPr>
          <w:rFonts w:ascii="Century Schoolbook" w:hAnsi="Century Schoolbook"/>
        </w:rPr>
      </w:pPr>
    </w:p>
    <w:p w14:paraId="2DDAB5D5" w14:textId="77777777" w:rsidR="009F2A51" w:rsidRPr="002431EB" w:rsidRDefault="009F2A51" w:rsidP="009F2A51">
      <w:pPr>
        <w:ind w:right="-270"/>
        <w:jc w:val="center"/>
      </w:pPr>
    </w:p>
    <w:p w14:paraId="3A7E7F1A" w14:textId="77777777"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proofErr w:type="spellStart"/>
      <w:r>
        <w:rPr>
          <w:rFonts w:ascii="Arial" w:hAnsi="Arial" w:cs="Arial"/>
          <w:b/>
          <w:sz w:val="32"/>
        </w:rPr>
        <w:t>eCoaching_Outliers_Load</w:t>
      </w:r>
      <w:proofErr w:type="spellEnd"/>
    </w:p>
    <w:p w14:paraId="21DED04E" w14:textId="77777777"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14:paraId="7BE9FB3A" w14:textId="77777777" w:rsidR="009F2A51" w:rsidRPr="002431EB" w:rsidRDefault="009F2A51" w:rsidP="009F2A51">
      <w:pPr>
        <w:pStyle w:val="Title1"/>
        <w:ind w:right="-270"/>
      </w:pPr>
      <w:r w:rsidRPr="002431EB">
        <w:t>__________________________</w:t>
      </w:r>
    </w:p>
    <w:p w14:paraId="5A57D76E" w14:textId="77777777" w:rsidR="009F2A51" w:rsidRPr="002431EB" w:rsidRDefault="009F2A51" w:rsidP="009F2A51">
      <w:pPr>
        <w:ind w:right="-270"/>
      </w:pPr>
    </w:p>
    <w:p w14:paraId="76F07E6F" w14:textId="77777777" w:rsidR="009F2A51" w:rsidRPr="0095359C" w:rsidRDefault="009F2A51" w:rsidP="009F2A51">
      <w:pPr>
        <w:ind w:right="-270"/>
        <w:rPr>
          <w:rFonts w:asciiTheme="minorHAnsi" w:hAnsiTheme="minorHAnsi"/>
          <w:sz w:val="20"/>
          <w:szCs w:val="20"/>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4410"/>
      </w:tblGrid>
      <w:tr w:rsidR="009F2A51" w:rsidRPr="0095359C" w14:paraId="667C1538" w14:textId="77777777" w:rsidTr="00E25F26">
        <w:trPr>
          <w:cantSplit/>
          <w:trHeight w:val="282"/>
        </w:trPr>
        <w:tc>
          <w:tcPr>
            <w:tcW w:w="1530" w:type="dxa"/>
            <w:tcBorders>
              <w:top w:val="single" w:sz="6" w:space="0" w:color="auto"/>
              <w:left w:val="single" w:sz="6" w:space="0" w:color="auto"/>
              <w:right w:val="single" w:sz="6" w:space="0" w:color="auto"/>
            </w:tcBorders>
            <w:vAlign w:val="center"/>
          </w:tcPr>
          <w:p w14:paraId="032F629C" w14:textId="77777777"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Revision</w:t>
            </w:r>
          </w:p>
        </w:tc>
        <w:tc>
          <w:tcPr>
            <w:tcW w:w="1620" w:type="dxa"/>
            <w:tcBorders>
              <w:top w:val="single" w:sz="6" w:space="0" w:color="auto"/>
              <w:left w:val="single" w:sz="6" w:space="0" w:color="auto"/>
              <w:right w:val="single" w:sz="6" w:space="0" w:color="auto"/>
            </w:tcBorders>
            <w:vAlign w:val="center"/>
          </w:tcPr>
          <w:p w14:paraId="4BE6BEEE" w14:textId="77777777"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Review</w:t>
            </w:r>
          </w:p>
        </w:tc>
        <w:tc>
          <w:tcPr>
            <w:tcW w:w="4410" w:type="dxa"/>
            <w:tcBorders>
              <w:top w:val="single" w:sz="6" w:space="0" w:color="auto"/>
              <w:right w:val="single" w:sz="6" w:space="0" w:color="auto"/>
            </w:tcBorders>
            <w:vAlign w:val="center"/>
          </w:tcPr>
          <w:p w14:paraId="6E379C82" w14:textId="77777777"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Description</w:t>
            </w:r>
          </w:p>
        </w:tc>
      </w:tr>
      <w:tr w:rsidR="00865CDC" w:rsidRPr="0095359C" w14:paraId="69A152D6" w14:textId="77777777" w:rsidTr="00E25F26">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4146F80F" w14:textId="049799E4" w:rsidR="00865CDC" w:rsidRPr="00450174" w:rsidRDefault="00817B03" w:rsidP="00865CDC">
            <w:pPr>
              <w:ind w:right="-270"/>
              <w:jc w:val="center"/>
              <w:rPr>
                <w:rFonts w:asciiTheme="minorHAnsi" w:hAnsiTheme="minorHAnsi"/>
                <w:sz w:val="20"/>
                <w:szCs w:val="20"/>
              </w:rPr>
            </w:pPr>
            <w:del w:id="0" w:author="Palacherla, Susmitha C" w:date="2024-08-25T16:10:00Z">
              <w:r w:rsidDel="00A32739">
                <w:rPr>
                  <w:rFonts w:ascii="Times New Roman" w:hAnsi="Times New Roman"/>
                </w:rPr>
                <w:delText>01/10/2024</w:delText>
              </w:r>
            </w:del>
            <w:ins w:id="1" w:author="Palacherla, Susmitha C" w:date="2024-08-25T16:10:00Z">
              <w:r w:rsidR="00A32739">
                <w:rPr>
                  <w:rFonts w:ascii="Times New Roman" w:hAnsi="Times New Roman"/>
                </w:rPr>
                <w:t>08/15/2024</w:t>
              </w:r>
            </w:ins>
          </w:p>
        </w:tc>
        <w:tc>
          <w:tcPr>
            <w:tcW w:w="1620" w:type="dxa"/>
            <w:tcBorders>
              <w:top w:val="single" w:sz="12" w:space="0" w:color="auto"/>
              <w:left w:val="single" w:sz="6" w:space="0" w:color="auto"/>
              <w:bottom w:val="single" w:sz="12" w:space="0" w:color="auto"/>
              <w:right w:val="single" w:sz="6" w:space="0" w:color="auto"/>
            </w:tcBorders>
          </w:tcPr>
          <w:p w14:paraId="5AA734CF" w14:textId="77777777" w:rsidR="00865CDC" w:rsidRPr="00450174" w:rsidRDefault="00865CDC" w:rsidP="00865CDC">
            <w:pPr>
              <w:ind w:right="-270"/>
              <w:jc w:val="center"/>
              <w:rPr>
                <w:rFonts w:asciiTheme="minorHAnsi" w:hAnsiTheme="minorHAnsi"/>
                <w:sz w:val="20"/>
                <w:szCs w:val="20"/>
              </w:rPr>
            </w:pPr>
          </w:p>
        </w:tc>
        <w:tc>
          <w:tcPr>
            <w:tcW w:w="4410" w:type="dxa"/>
            <w:tcBorders>
              <w:top w:val="single" w:sz="12" w:space="0" w:color="auto"/>
              <w:bottom w:val="single" w:sz="12" w:space="0" w:color="auto"/>
              <w:right w:val="single" w:sz="6" w:space="0" w:color="auto"/>
            </w:tcBorders>
          </w:tcPr>
          <w:p w14:paraId="5BA1CF7A" w14:textId="29378913" w:rsidR="00865CDC" w:rsidRPr="00450174" w:rsidRDefault="00A32739" w:rsidP="00865CDC">
            <w:pPr>
              <w:ind w:right="-270"/>
              <w:rPr>
                <w:rFonts w:asciiTheme="minorHAnsi" w:hAnsiTheme="minorHAnsi"/>
                <w:sz w:val="20"/>
                <w:szCs w:val="20"/>
              </w:rPr>
            </w:pPr>
            <w:ins w:id="2" w:author="Palacherla, Susmitha C" w:date="2024-08-25T16:10:00Z">
              <w:r w:rsidRPr="00A32739">
                <w:rPr>
                  <w:rFonts w:ascii="Times New Roman" w:hAnsi="Times New Roman"/>
                  <w:sz w:val="24"/>
                </w:rPr>
                <w:t>TFS 28298 - Targeted Coaching - Automated Supervisor Reporting</w:t>
              </w:r>
            </w:ins>
            <w:del w:id="3" w:author="Palacherla, Susmitha C" w:date="2024-08-25T16:10:00Z">
              <w:r w:rsidR="00817B03" w:rsidRPr="00817B03" w:rsidDel="00A32739">
                <w:rPr>
                  <w:rFonts w:ascii="Times New Roman" w:hAnsi="Times New Roman"/>
                  <w:sz w:val="24"/>
                </w:rPr>
                <w:delText>TFS 27523 - Dashboard to view the feed load history in the Admin Tool</w:delText>
              </w:r>
            </w:del>
          </w:p>
        </w:tc>
      </w:tr>
    </w:tbl>
    <w:p w14:paraId="6CF3BB93" w14:textId="77777777" w:rsidR="009F2A51" w:rsidRPr="0095359C" w:rsidRDefault="009F2A51" w:rsidP="009F2A51">
      <w:pPr>
        <w:pStyle w:val="hd1"/>
        <w:tabs>
          <w:tab w:val="clear" w:pos="4320"/>
          <w:tab w:val="clear" w:pos="8640"/>
          <w:tab w:val="left" w:pos="1980"/>
          <w:tab w:val="left" w:pos="6750"/>
        </w:tabs>
        <w:ind w:right="-270"/>
        <w:rPr>
          <w:rFonts w:asciiTheme="minorHAnsi" w:hAnsiTheme="minorHAnsi"/>
          <w:b w:val="0"/>
          <w:sz w:val="20"/>
        </w:rPr>
      </w:pPr>
    </w:p>
    <w:p w14:paraId="5D6FDC74" w14:textId="77777777"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59776" behindDoc="0" locked="0" layoutInCell="0" allowOverlap="1" wp14:anchorId="67B7820A" wp14:editId="0604A9F4">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7FF4A9" id="Line 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4656" behindDoc="0" locked="0" layoutInCell="0" allowOverlap="1" wp14:anchorId="7BF8B3D4" wp14:editId="0F17C314">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770740"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" o:allowincell="f">
                <v:stroke startarrowwidth="narrow" startarrowlength="short" endarrowwidth="narrow" endarrowlength="short"/>
              </v:line>
            </w:pict>
          </mc:Fallback>
        </mc:AlternateContent>
      </w:r>
      <w:r w:rsidR="009F2A51" w:rsidRPr="0095359C">
        <w:rPr>
          <w:rFonts w:asciiTheme="minorHAnsi" w:hAnsiTheme="minorHAnsi"/>
          <w:b w:val="0"/>
          <w:sz w:val="20"/>
        </w:rPr>
        <w:t>Prepared by:</w:t>
      </w:r>
      <w:r w:rsidR="009F2A51" w:rsidRPr="0095359C">
        <w:rPr>
          <w:rFonts w:asciiTheme="minorHAnsi" w:hAnsiTheme="minorHAnsi"/>
          <w:b w:val="0"/>
          <w:sz w:val="20"/>
        </w:rPr>
        <w:tab/>
      </w:r>
      <w:r w:rsidR="00202048" w:rsidRPr="0095359C">
        <w:rPr>
          <w:rFonts w:asciiTheme="minorHAnsi" w:hAnsiTheme="minorHAnsi"/>
          <w:b w:val="0"/>
          <w:sz w:val="20"/>
        </w:rPr>
        <w:t>Susmitha Palacherla</w:t>
      </w:r>
      <w:r w:rsidR="009F2A51" w:rsidRPr="0095359C">
        <w:rPr>
          <w:rFonts w:asciiTheme="minorHAnsi" w:hAnsiTheme="minorHAnsi"/>
          <w:b w:val="0"/>
          <w:sz w:val="20"/>
        </w:rPr>
        <w:tab/>
        <w:t xml:space="preserve">Date:  </w:t>
      </w:r>
      <w:r w:rsidR="00FF578D" w:rsidRPr="0095359C">
        <w:rPr>
          <w:rFonts w:asciiTheme="minorHAnsi" w:hAnsiTheme="minorHAnsi"/>
          <w:b w:val="0"/>
          <w:sz w:val="20"/>
        </w:rPr>
        <w:t>12/04/2013</w:t>
      </w:r>
    </w:p>
    <w:p w14:paraId="27693744" w14:textId="77777777" w:rsidR="009F2A51" w:rsidRPr="0095359C" w:rsidRDefault="009F2A51" w:rsidP="009F2A51">
      <w:pPr>
        <w:tabs>
          <w:tab w:val="left" w:pos="1980"/>
          <w:tab w:val="left" w:pos="6750"/>
        </w:tabs>
        <w:ind w:left="1440" w:right="-270" w:firstLine="720"/>
        <w:rPr>
          <w:rFonts w:asciiTheme="minorHAnsi" w:hAnsiTheme="minorHAnsi"/>
          <w:sz w:val="20"/>
          <w:szCs w:val="20"/>
        </w:rPr>
      </w:pPr>
    </w:p>
    <w:p w14:paraId="0A79FF7A" w14:textId="77777777" w:rsidR="009F2A51" w:rsidRPr="0095359C" w:rsidRDefault="009F2A51" w:rsidP="009F2A51">
      <w:pPr>
        <w:pStyle w:val="BodyText"/>
        <w:rPr>
          <w:rFonts w:asciiTheme="minorHAnsi" w:hAnsiTheme="minorHAnsi"/>
          <w:sz w:val="20"/>
        </w:rPr>
      </w:pPr>
      <w:r w:rsidRPr="0095359C">
        <w:rPr>
          <w:rFonts w:asciiTheme="minorHAnsi" w:hAnsiTheme="minorHAnsi"/>
          <w:sz w:val="20"/>
        </w:rPr>
        <w:lastRenderedPageBreak/>
        <w:t xml:space="preserve">Department, Location: </w:t>
      </w:r>
      <w:r w:rsidRPr="0095359C">
        <w:rPr>
          <w:rFonts w:asciiTheme="minorHAnsi" w:hAnsiTheme="minorHAnsi"/>
          <w:sz w:val="20"/>
        </w:rPr>
        <w:tab/>
      </w:r>
      <w:r w:rsidRPr="0095359C">
        <w:rPr>
          <w:rFonts w:asciiTheme="minorHAnsi" w:hAnsiTheme="minorHAnsi"/>
          <w:sz w:val="20"/>
        </w:rPr>
        <w:tab/>
      </w:r>
      <w:r w:rsidR="00202048" w:rsidRPr="0095359C">
        <w:rPr>
          <w:rFonts w:asciiTheme="minorHAnsi" w:hAnsiTheme="minorHAnsi"/>
          <w:sz w:val="20"/>
        </w:rPr>
        <w:t>Health Solutions Division</w:t>
      </w:r>
    </w:p>
    <w:p w14:paraId="054AA1A6" w14:textId="77777777"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6704" behindDoc="0" locked="0" layoutInCell="0" allowOverlap="1" wp14:anchorId="1DA3A1DF" wp14:editId="2985A60E">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F7DCE" id="Line 5"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" o:allowincell="f">
                <v:stroke startarrowwidth="narrow" startarrowlength="short" endarrowwidth="narrow" endarrowlength="short"/>
              </v:line>
            </w:pict>
          </mc:Fallback>
        </mc:AlternateContent>
      </w:r>
    </w:p>
    <w:p w14:paraId="1B2804DF" w14:textId="77777777" w:rsidR="009F2A51" w:rsidRPr="002431EB" w:rsidRDefault="009F2A51" w:rsidP="009F2A51">
      <w:pPr>
        <w:tabs>
          <w:tab w:val="left" w:pos="1980"/>
          <w:tab w:val="left" w:pos="6750"/>
        </w:tabs>
        <w:ind w:right="-270"/>
        <w:rPr>
          <w:rFonts w:ascii="Times New Roman (PCL6)" w:hAnsi="Times New Roman (PCL6)"/>
        </w:rPr>
      </w:pPr>
    </w:p>
    <w:p w14:paraId="694F8EE4" w14:textId="77777777"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60800" behindDoc="0" locked="0" layoutInCell="0" allowOverlap="1" wp14:anchorId="074029DA" wp14:editId="43923D9A">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672C0" id="Line 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5680" behindDoc="0" locked="0" layoutInCell="0" allowOverlap="1" wp14:anchorId="5C5219A1" wp14:editId="54AE29C7">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A8B5A"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" o:allowincell="f">
                <v:stroke startarrowwidth="narrow" startarrowlength="short" endarrowwidth="narrow" endarrowlength="short"/>
              </v:line>
            </w:pict>
          </mc:Fallback>
        </mc:AlternateContent>
      </w:r>
      <w:r w:rsidR="009F2A51" w:rsidRPr="0095359C">
        <w:rPr>
          <w:rFonts w:asciiTheme="minorHAnsi" w:hAnsiTheme="minorHAnsi"/>
          <w:b w:val="0"/>
          <w:sz w:val="20"/>
        </w:rPr>
        <w:t>Approved by:</w:t>
      </w:r>
      <w:r w:rsidR="009F2A51" w:rsidRPr="0095359C">
        <w:rPr>
          <w:rFonts w:asciiTheme="minorHAnsi" w:hAnsiTheme="minorHAnsi"/>
          <w:b w:val="0"/>
          <w:sz w:val="20"/>
        </w:rPr>
        <w:tab/>
      </w:r>
      <w:r w:rsidR="009F2A51" w:rsidRPr="0095359C">
        <w:rPr>
          <w:rFonts w:asciiTheme="minorHAnsi" w:hAnsiTheme="minorHAnsi"/>
          <w:b w:val="0"/>
          <w:sz w:val="20"/>
        </w:rPr>
        <w:tab/>
        <w:t xml:space="preserve">Date: </w:t>
      </w:r>
    </w:p>
    <w:p w14:paraId="2C299D4B" w14:textId="77777777" w:rsidR="009F2A51" w:rsidRPr="002431EB" w:rsidRDefault="009F2A51" w:rsidP="009F2A51">
      <w:pPr>
        <w:tabs>
          <w:tab w:val="left" w:pos="1980"/>
          <w:tab w:val="left" w:pos="6750"/>
        </w:tabs>
        <w:ind w:left="1440" w:right="-270" w:firstLine="720"/>
      </w:pPr>
    </w:p>
    <w:p w14:paraId="5383FF44" w14:textId="77777777"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14:paraId="09E4B650" w14:textId="77777777"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440"/>
        <w:gridCol w:w="5238"/>
        <w:gridCol w:w="2790"/>
      </w:tblGrid>
      <w:tr w:rsidR="009F2A51" w:rsidRPr="00D37C04" w14:paraId="3C3B585A" w14:textId="77777777" w:rsidTr="00F40507">
        <w:trPr>
          <w:tblHeader/>
        </w:trPr>
        <w:tc>
          <w:tcPr>
            <w:tcW w:w="1440" w:type="dxa"/>
            <w:shd w:val="solid" w:color="auto" w:fill="000000"/>
          </w:tcPr>
          <w:p w14:paraId="2632D00A" w14:textId="77777777"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14:paraId="0663D339" w14:textId="77777777"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14:paraId="3EAADF0A" w14:textId="77777777"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14:paraId="66113730" w14:textId="77777777" w:rsidTr="00F40507">
        <w:tc>
          <w:tcPr>
            <w:tcW w:w="1440" w:type="dxa"/>
          </w:tcPr>
          <w:p w14:paraId="4BB946BE" w14:textId="77777777" w:rsidR="009F2A51" w:rsidRPr="0095359C" w:rsidRDefault="00FF578D" w:rsidP="00213A1B">
            <w:pPr>
              <w:pStyle w:val="hdr1"/>
              <w:ind w:left="0"/>
              <w:jc w:val="left"/>
              <w:rPr>
                <w:rFonts w:asciiTheme="minorHAnsi" w:hAnsiTheme="minorHAnsi"/>
                <w:sz w:val="20"/>
              </w:rPr>
            </w:pPr>
            <w:r w:rsidRPr="0095359C">
              <w:rPr>
                <w:rFonts w:asciiTheme="minorHAnsi" w:hAnsiTheme="minorHAnsi"/>
                <w:sz w:val="20"/>
              </w:rPr>
              <w:t>12/04/2013</w:t>
            </w:r>
          </w:p>
        </w:tc>
        <w:tc>
          <w:tcPr>
            <w:tcW w:w="5238" w:type="dxa"/>
          </w:tcPr>
          <w:p w14:paraId="1DDBBCE5" w14:textId="77777777" w:rsidR="009F2A51" w:rsidRPr="0095359C" w:rsidRDefault="00A67A9C" w:rsidP="009330C3">
            <w:pPr>
              <w:pStyle w:val="hdr1"/>
              <w:ind w:left="0"/>
              <w:jc w:val="left"/>
              <w:rPr>
                <w:rFonts w:asciiTheme="minorHAnsi" w:hAnsiTheme="minorHAnsi"/>
                <w:sz w:val="20"/>
              </w:rPr>
            </w:pPr>
            <w:r w:rsidRPr="0095359C">
              <w:rPr>
                <w:rFonts w:asciiTheme="minorHAnsi" w:hAnsiTheme="minorHAnsi"/>
                <w:sz w:val="20"/>
              </w:rPr>
              <w:t xml:space="preserve">1.0 </w:t>
            </w:r>
            <w:r w:rsidR="00202048" w:rsidRPr="0095359C">
              <w:rPr>
                <w:rFonts w:asciiTheme="minorHAnsi" w:hAnsiTheme="minorHAnsi"/>
                <w:sz w:val="20"/>
              </w:rPr>
              <w:t>Initial revision</w:t>
            </w:r>
          </w:p>
        </w:tc>
        <w:tc>
          <w:tcPr>
            <w:tcW w:w="2790" w:type="dxa"/>
          </w:tcPr>
          <w:p w14:paraId="11EA56D0" w14:textId="77777777" w:rsidR="009F2A51" w:rsidRPr="0095359C" w:rsidRDefault="00202048"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7681A5A3" w14:textId="77777777" w:rsidTr="00F40507">
        <w:tc>
          <w:tcPr>
            <w:tcW w:w="1440" w:type="dxa"/>
          </w:tcPr>
          <w:p w14:paraId="3D7F0D2C" w14:textId="77777777"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05/01/2015</w:t>
            </w:r>
          </w:p>
        </w:tc>
        <w:tc>
          <w:tcPr>
            <w:tcW w:w="5238" w:type="dxa"/>
          </w:tcPr>
          <w:p w14:paraId="4E291791" w14:textId="77777777"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2.0 SMTP server change. SCR 14803.</w:t>
            </w:r>
          </w:p>
        </w:tc>
        <w:tc>
          <w:tcPr>
            <w:tcW w:w="2790" w:type="dxa"/>
          </w:tcPr>
          <w:p w14:paraId="1979F390" w14:textId="77777777" w:rsidR="009F2A51" w:rsidRPr="0095359C" w:rsidRDefault="00A67A9C"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02B4290D" w14:textId="77777777" w:rsidTr="00F40507">
        <w:tc>
          <w:tcPr>
            <w:tcW w:w="1440" w:type="dxa"/>
          </w:tcPr>
          <w:p w14:paraId="66BC659C" w14:textId="77777777"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05/26/2015</w:t>
            </w:r>
          </w:p>
        </w:tc>
        <w:tc>
          <w:tcPr>
            <w:tcW w:w="5238" w:type="dxa"/>
          </w:tcPr>
          <w:p w14:paraId="6492F433" w14:textId="77777777"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3.0 LSAT feed Addition. SCR 14818.</w:t>
            </w:r>
          </w:p>
        </w:tc>
        <w:tc>
          <w:tcPr>
            <w:tcW w:w="2790" w:type="dxa"/>
            <w:vAlign w:val="bottom"/>
          </w:tcPr>
          <w:p w14:paraId="74AF4342" w14:textId="77777777" w:rsidR="009F2A51" w:rsidRPr="0095359C" w:rsidRDefault="00F50BAE"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717DCAAE" w14:textId="77777777" w:rsidTr="00F40507">
        <w:tc>
          <w:tcPr>
            <w:tcW w:w="1440" w:type="dxa"/>
          </w:tcPr>
          <w:p w14:paraId="549784C1" w14:textId="77777777"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09/21/2015</w:t>
            </w:r>
          </w:p>
        </w:tc>
        <w:tc>
          <w:tcPr>
            <w:tcW w:w="5238" w:type="dxa"/>
          </w:tcPr>
          <w:p w14:paraId="53CCC053" w14:textId="77777777"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4.0 IAT and IAE feed(s) Addition. TFS 644.</w:t>
            </w:r>
          </w:p>
          <w:p w14:paraId="70FB0352" w14:textId="77777777" w:rsidR="00C5412A" w:rsidRPr="0095359C" w:rsidRDefault="00C5412A" w:rsidP="00C57C3E">
            <w:pPr>
              <w:pStyle w:val="hdr1"/>
              <w:ind w:left="0"/>
              <w:jc w:val="left"/>
              <w:rPr>
                <w:rFonts w:asciiTheme="minorHAnsi" w:hAnsiTheme="minorHAnsi"/>
                <w:sz w:val="20"/>
              </w:rPr>
            </w:pPr>
            <w:r w:rsidRPr="0095359C">
              <w:rPr>
                <w:rFonts w:asciiTheme="minorHAnsi" w:hAnsiTheme="minorHAnsi"/>
                <w:sz w:val="20"/>
              </w:rPr>
              <w:t>Added IAT file to Section 1.3 and checked IAE as Active.</w:t>
            </w:r>
          </w:p>
          <w:p w14:paraId="68BB5274" w14:textId="77777777"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2.2.2.3.2</w:t>
            </w:r>
          </w:p>
          <w:p w14:paraId="75571B1B" w14:textId="77777777"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2.2.5 (Functions)</w:t>
            </w:r>
          </w:p>
          <w:p w14:paraId="29B7DB63" w14:textId="77777777" w:rsidR="00997A45" w:rsidRPr="0095359C" w:rsidRDefault="00C5412A" w:rsidP="00997A45">
            <w:pPr>
              <w:pStyle w:val="hdr1"/>
              <w:ind w:left="0"/>
              <w:jc w:val="left"/>
              <w:rPr>
                <w:rFonts w:asciiTheme="minorHAnsi" w:hAnsiTheme="minorHAnsi"/>
                <w:sz w:val="20"/>
              </w:rPr>
            </w:pPr>
            <w:r w:rsidRPr="0095359C">
              <w:rPr>
                <w:rFonts w:asciiTheme="minorHAnsi" w:hAnsiTheme="minorHAnsi"/>
                <w:sz w:val="20"/>
              </w:rPr>
              <w:t>General updates to LCS and General OMR workflow sections for consistency.</w:t>
            </w:r>
          </w:p>
        </w:tc>
        <w:tc>
          <w:tcPr>
            <w:tcW w:w="2790" w:type="dxa"/>
          </w:tcPr>
          <w:p w14:paraId="0D68331E" w14:textId="77777777" w:rsidR="009F2A51" w:rsidRPr="0095359C" w:rsidRDefault="0065723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00D0CCF5" w14:textId="77777777" w:rsidTr="00F40507">
        <w:tc>
          <w:tcPr>
            <w:tcW w:w="1440" w:type="dxa"/>
          </w:tcPr>
          <w:p w14:paraId="01D56BAD" w14:textId="77777777" w:rsidR="009F2A51" w:rsidRPr="0095359C" w:rsidRDefault="00B15CC1" w:rsidP="00C57C3E">
            <w:pPr>
              <w:pStyle w:val="hdr1"/>
              <w:ind w:left="0"/>
              <w:jc w:val="left"/>
              <w:rPr>
                <w:rFonts w:asciiTheme="minorHAnsi" w:hAnsiTheme="minorHAnsi"/>
                <w:sz w:val="20"/>
              </w:rPr>
            </w:pPr>
            <w:r w:rsidRPr="0095359C">
              <w:rPr>
                <w:rFonts w:asciiTheme="minorHAnsi" w:hAnsiTheme="minorHAnsi"/>
                <w:sz w:val="20"/>
              </w:rPr>
              <w:t>04/13/2017</w:t>
            </w:r>
          </w:p>
        </w:tc>
        <w:tc>
          <w:tcPr>
            <w:tcW w:w="5238" w:type="dxa"/>
          </w:tcPr>
          <w:p w14:paraId="73908610" w14:textId="77777777" w:rsidR="009F2A51" w:rsidRDefault="00B15CC1" w:rsidP="00A45C57">
            <w:pPr>
              <w:pStyle w:val="hdr1"/>
              <w:ind w:left="0"/>
              <w:jc w:val="left"/>
              <w:rPr>
                <w:rFonts w:asciiTheme="minorHAnsi" w:hAnsiTheme="minorHAnsi"/>
                <w:sz w:val="20"/>
              </w:rPr>
            </w:pPr>
            <w:r w:rsidRPr="0095359C">
              <w:rPr>
                <w:rFonts w:asciiTheme="minorHAnsi" w:hAnsiTheme="minorHAnsi"/>
                <w:sz w:val="20"/>
              </w:rPr>
              <w:t>5.0 BRL and BRN feeds added. TFS 6145.</w:t>
            </w:r>
          </w:p>
          <w:p w14:paraId="0A741931" w14:textId="77777777"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1.3 - Added 2 new files #21 and #22</w:t>
            </w:r>
          </w:p>
          <w:p w14:paraId="22F71D48" w14:textId="77777777"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2.2.2.3 -Replaced package flow screen capture </w:t>
            </w:r>
          </w:p>
          <w:p w14:paraId="7D2B1AA2" w14:textId="77777777" w:rsidR="003B16DA" w:rsidRPr="0095359C" w:rsidRDefault="003B16DA" w:rsidP="003B16DA">
            <w:pPr>
              <w:pStyle w:val="hdr1"/>
              <w:ind w:left="0"/>
              <w:jc w:val="left"/>
              <w:rPr>
                <w:rFonts w:asciiTheme="minorHAnsi" w:hAnsiTheme="minorHAnsi"/>
                <w:sz w:val="20"/>
              </w:rPr>
            </w:pPr>
            <w:r w:rsidRPr="003B16DA">
              <w:rPr>
                <w:rFonts w:asciiTheme="minorHAnsi" w:hAnsiTheme="minorHAnsi"/>
                <w:sz w:val="20"/>
              </w:rPr>
              <w:t>2.2.2.3.3 - Added new step III</w:t>
            </w:r>
          </w:p>
        </w:tc>
        <w:tc>
          <w:tcPr>
            <w:tcW w:w="2790" w:type="dxa"/>
          </w:tcPr>
          <w:p w14:paraId="79A9C3FD" w14:textId="77777777" w:rsidR="009F2A51" w:rsidRPr="0095359C" w:rsidRDefault="00B15CC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14:paraId="381A5E52" w14:textId="77777777" w:rsidTr="00F40507">
        <w:tc>
          <w:tcPr>
            <w:tcW w:w="1440" w:type="dxa"/>
          </w:tcPr>
          <w:p w14:paraId="655372D9" w14:textId="77777777"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04/25/2017</w:t>
            </w:r>
          </w:p>
        </w:tc>
        <w:tc>
          <w:tcPr>
            <w:tcW w:w="5238" w:type="dxa"/>
          </w:tcPr>
          <w:p w14:paraId="4D69D03D" w14:textId="77777777" w:rsidR="009F2A51" w:rsidRDefault="000165F3" w:rsidP="00A45C57">
            <w:pPr>
              <w:pStyle w:val="hdr1"/>
              <w:ind w:left="0"/>
              <w:jc w:val="left"/>
              <w:rPr>
                <w:rFonts w:asciiTheme="minorHAnsi" w:hAnsiTheme="minorHAnsi"/>
                <w:sz w:val="20"/>
              </w:rPr>
            </w:pPr>
            <w:r>
              <w:rPr>
                <w:rFonts w:asciiTheme="minorHAnsi" w:hAnsiTheme="minorHAnsi"/>
                <w:sz w:val="20"/>
              </w:rPr>
              <w:t xml:space="preserve">6.0 </w:t>
            </w:r>
            <w:r w:rsidRPr="0095359C">
              <w:rPr>
                <w:rFonts w:asciiTheme="minorHAnsi" w:hAnsiTheme="minorHAnsi"/>
                <w:sz w:val="20"/>
              </w:rPr>
              <w:t>BRL and BRN feeds</w:t>
            </w:r>
            <w:r>
              <w:rPr>
                <w:rFonts w:asciiTheme="minorHAnsi" w:hAnsiTheme="minorHAnsi"/>
                <w:sz w:val="20"/>
              </w:rPr>
              <w:t xml:space="preserve"> for Quality and Sup </w:t>
            </w:r>
            <w:r w:rsidRPr="0095359C">
              <w:rPr>
                <w:rFonts w:asciiTheme="minorHAnsi" w:hAnsiTheme="minorHAnsi"/>
                <w:sz w:val="20"/>
              </w:rPr>
              <w:t xml:space="preserve"> </w:t>
            </w:r>
            <w:r>
              <w:rPr>
                <w:rFonts w:asciiTheme="minorHAnsi" w:hAnsiTheme="minorHAnsi"/>
                <w:sz w:val="20"/>
              </w:rPr>
              <w:t xml:space="preserve">Modules </w:t>
            </w:r>
            <w:r w:rsidRPr="0095359C">
              <w:rPr>
                <w:rFonts w:asciiTheme="minorHAnsi" w:hAnsiTheme="minorHAnsi"/>
                <w:sz w:val="20"/>
              </w:rPr>
              <w:t>– TFS 6</w:t>
            </w:r>
            <w:r>
              <w:rPr>
                <w:rFonts w:asciiTheme="minorHAnsi" w:hAnsiTheme="minorHAnsi"/>
                <w:sz w:val="20"/>
              </w:rPr>
              <w:t>377</w:t>
            </w:r>
          </w:p>
          <w:p w14:paraId="6F669E8E" w14:textId="77777777" w:rsidR="000165F3" w:rsidRDefault="000165F3" w:rsidP="00A45C57">
            <w:pPr>
              <w:pStyle w:val="hdr1"/>
              <w:ind w:left="0"/>
              <w:jc w:val="left"/>
              <w:rPr>
                <w:rFonts w:asciiTheme="minorHAnsi" w:hAnsiTheme="minorHAnsi"/>
                <w:sz w:val="20"/>
              </w:rPr>
            </w:pPr>
            <w:r>
              <w:rPr>
                <w:rFonts w:asciiTheme="minorHAnsi" w:hAnsiTheme="minorHAnsi"/>
                <w:sz w:val="20"/>
              </w:rPr>
              <w:t xml:space="preserve">2.2.2.1 – </w:t>
            </w:r>
            <w:r w:rsidR="00587171">
              <w:rPr>
                <w:rFonts w:asciiTheme="minorHAnsi" w:hAnsiTheme="minorHAnsi"/>
                <w:sz w:val="20"/>
              </w:rPr>
              <w:t>Variables</w:t>
            </w:r>
            <w:r>
              <w:rPr>
                <w:rFonts w:asciiTheme="minorHAnsi" w:hAnsiTheme="minorHAnsi"/>
                <w:sz w:val="20"/>
              </w:rPr>
              <w:t xml:space="preserve"> – updated expression for </w:t>
            </w:r>
            <w:proofErr w:type="spellStart"/>
            <w:r>
              <w:rPr>
                <w:rFonts w:asciiTheme="minorHAnsi" w:hAnsiTheme="minorHAnsi"/>
                <w:sz w:val="20"/>
              </w:rPr>
              <w:t>FailMessage</w:t>
            </w:r>
            <w:proofErr w:type="spellEnd"/>
            <w:r>
              <w:rPr>
                <w:rFonts w:asciiTheme="minorHAnsi" w:hAnsiTheme="minorHAnsi"/>
                <w:sz w:val="20"/>
              </w:rPr>
              <w:t xml:space="preserve"> to add file name.</w:t>
            </w:r>
          </w:p>
          <w:p w14:paraId="4EDDAB17" w14:textId="77777777" w:rsidR="00EA5B9C" w:rsidRPr="003B16DA" w:rsidRDefault="00EA5B9C" w:rsidP="00EA5B9C">
            <w:pPr>
              <w:pStyle w:val="hdr1"/>
              <w:ind w:left="0"/>
              <w:rPr>
                <w:rFonts w:asciiTheme="minorHAnsi" w:hAnsiTheme="minorHAnsi"/>
                <w:sz w:val="20"/>
              </w:rPr>
            </w:pPr>
            <w:r w:rsidRPr="003B16DA">
              <w:rPr>
                <w:rFonts w:asciiTheme="minorHAnsi" w:hAnsiTheme="minorHAnsi"/>
                <w:sz w:val="20"/>
              </w:rPr>
              <w:t xml:space="preserve">2.2.2.3 -Replaced package flow screen capture </w:t>
            </w:r>
          </w:p>
          <w:p w14:paraId="28F974C9" w14:textId="77777777" w:rsidR="00EA5B9C" w:rsidRDefault="00EA5B9C" w:rsidP="00A45C57">
            <w:pPr>
              <w:pStyle w:val="hdr1"/>
              <w:ind w:left="0"/>
              <w:jc w:val="left"/>
              <w:rPr>
                <w:rFonts w:asciiTheme="minorHAnsi" w:hAnsiTheme="minorHAnsi"/>
                <w:sz w:val="20"/>
              </w:rPr>
            </w:pPr>
            <w:r>
              <w:rPr>
                <w:rFonts w:asciiTheme="minorHAnsi" w:hAnsiTheme="minorHAnsi"/>
                <w:sz w:val="20"/>
              </w:rPr>
              <w:t>2.2.2.4 Added new section describing containers</w:t>
            </w:r>
          </w:p>
          <w:p w14:paraId="05021E49" w14:textId="77777777" w:rsidR="00EA5B9C" w:rsidRDefault="00EA5B9C" w:rsidP="00A45C57">
            <w:pPr>
              <w:pStyle w:val="hdr1"/>
              <w:ind w:left="0"/>
              <w:jc w:val="left"/>
              <w:rPr>
                <w:rFonts w:asciiTheme="minorHAnsi" w:hAnsiTheme="minorHAnsi"/>
                <w:sz w:val="20"/>
              </w:rPr>
            </w:pPr>
            <w:r>
              <w:rPr>
                <w:rFonts w:asciiTheme="minorHAnsi" w:hAnsiTheme="minorHAnsi"/>
                <w:sz w:val="20"/>
              </w:rPr>
              <w:t>2.2.2.5 updated workflow to remove additional steps that were replaced with consolidated stored procedure</w:t>
            </w:r>
          </w:p>
          <w:p w14:paraId="3D509323" w14:textId="77777777" w:rsidR="00EA5B9C" w:rsidRDefault="00EA5B9C" w:rsidP="00A45C57">
            <w:pPr>
              <w:pStyle w:val="hdr1"/>
              <w:ind w:left="0"/>
              <w:jc w:val="left"/>
              <w:rPr>
                <w:rFonts w:asciiTheme="minorHAnsi" w:hAnsiTheme="minorHAnsi"/>
                <w:sz w:val="20"/>
              </w:rPr>
            </w:pPr>
            <w:r>
              <w:rPr>
                <w:rFonts w:asciiTheme="minorHAnsi" w:hAnsiTheme="minorHAnsi"/>
                <w:sz w:val="20"/>
              </w:rPr>
              <w:t>2.2.4 Added 2 new stored procedures and updated description</w:t>
            </w:r>
          </w:p>
          <w:p w14:paraId="57297D88" w14:textId="77777777" w:rsidR="00EA5B9C" w:rsidRPr="00842389" w:rsidRDefault="00EA5B9C" w:rsidP="00A45C57">
            <w:pPr>
              <w:pStyle w:val="hdr1"/>
              <w:ind w:left="0"/>
              <w:jc w:val="left"/>
              <w:rPr>
                <w:rFonts w:asciiTheme="minorHAnsi" w:hAnsiTheme="minorHAnsi"/>
                <w:sz w:val="20"/>
              </w:rPr>
            </w:pPr>
            <w:r>
              <w:rPr>
                <w:rFonts w:asciiTheme="minorHAnsi" w:hAnsiTheme="minorHAnsi"/>
                <w:sz w:val="20"/>
              </w:rPr>
              <w:t>2.2.5 Updated description on function</w:t>
            </w:r>
          </w:p>
        </w:tc>
        <w:tc>
          <w:tcPr>
            <w:tcW w:w="2790" w:type="dxa"/>
          </w:tcPr>
          <w:p w14:paraId="6DC19FBF" w14:textId="77777777"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Susmitha Palacherla</w:t>
            </w:r>
          </w:p>
        </w:tc>
      </w:tr>
      <w:tr w:rsidR="00917A1A" w:rsidRPr="00D37C04" w14:paraId="5EB23959" w14:textId="77777777" w:rsidTr="00F40507">
        <w:tc>
          <w:tcPr>
            <w:tcW w:w="1440" w:type="dxa"/>
          </w:tcPr>
          <w:p w14:paraId="66A1340C" w14:textId="77777777"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8/14/2017</w:t>
            </w:r>
          </w:p>
        </w:tc>
        <w:tc>
          <w:tcPr>
            <w:tcW w:w="5238" w:type="dxa"/>
          </w:tcPr>
          <w:p w14:paraId="51569C68" w14:textId="77777777"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TFS 7105 – Upgrade to SQL Server 2012</w:t>
            </w:r>
          </w:p>
        </w:tc>
        <w:tc>
          <w:tcPr>
            <w:tcW w:w="2790" w:type="dxa"/>
          </w:tcPr>
          <w:p w14:paraId="02BB18C7" w14:textId="77777777"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Susmitha Palacherla</w:t>
            </w:r>
          </w:p>
        </w:tc>
      </w:tr>
      <w:tr w:rsidR="0054008E" w:rsidRPr="00D37C04" w14:paraId="71353910" w14:textId="77777777" w:rsidTr="00F40507">
        <w:tc>
          <w:tcPr>
            <w:tcW w:w="1440" w:type="dxa"/>
          </w:tcPr>
          <w:p w14:paraId="764EE7DE" w14:textId="77777777" w:rsidR="0054008E" w:rsidRPr="0054008E" w:rsidRDefault="0054008E" w:rsidP="0054008E">
            <w:pPr>
              <w:pStyle w:val="hdr1"/>
              <w:ind w:left="0"/>
              <w:jc w:val="left"/>
              <w:rPr>
                <w:rFonts w:asciiTheme="minorHAnsi" w:hAnsiTheme="minorHAnsi"/>
                <w:sz w:val="20"/>
              </w:rPr>
            </w:pPr>
            <w:r>
              <w:rPr>
                <w:rFonts w:asciiTheme="minorHAnsi" w:hAnsiTheme="minorHAnsi"/>
                <w:sz w:val="20"/>
              </w:rPr>
              <w:lastRenderedPageBreak/>
              <w:t>12/29/</w:t>
            </w:r>
            <w:r w:rsidRPr="00EA2F09">
              <w:rPr>
                <w:rFonts w:asciiTheme="minorHAnsi" w:hAnsiTheme="minorHAnsi"/>
                <w:sz w:val="20"/>
              </w:rPr>
              <w:t>2017</w:t>
            </w:r>
          </w:p>
        </w:tc>
        <w:tc>
          <w:tcPr>
            <w:tcW w:w="5238" w:type="dxa"/>
          </w:tcPr>
          <w:p w14:paraId="4C222D01" w14:textId="77777777" w:rsidR="0054008E" w:rsidRPr="0054008E" w:rsidRDefault="0054008E">
            <w:pPr>
              <w:pStyle w:val="hdr1"/>
              <w:ind w:left="0"/>
              <w:jc w:val="left"/>
              <w:rPr>
                <w:rFonts w:asciiTheme="minorHAnsi" w:hAnsiTheme="minorHAnsi"/>
                <w:sz w:val="20"/>
              </w:rPr>
            </w:pPr>
            <w:r w:rsidRPr="00EA2F09">
              <w:rPr>
                <w:rFonts w:asciiTheme="minorHAnsi" w:hAnsiTheme="minorHAnsi"/>
                <w:sz w:val="20"/>
              </w:rPr>
              <w:t xml:space="preserve">TFS </w:t>
            </w:r>
            <w:r>
              <w:rPr>
                <w:rFonts w:asciiTheme="minorHAnsi" w:hAnsiTheme="minorHAnsi"/>
                <w:sz w:val="20"/>
              </w:rPr>
              <w:t>9451</w:t>
            </w:r>
            <w:r w:rsidRPr="00EA2F09">
              <w:rPr>
                <w:rFonts w:asciiTheme="minorHAnsi" w:hAnsiTheme="minorHAnsi"/>
                <w:sz w:val="20"/>
              </w:rPr>
              <w:t xml:space="preserve"> – </w:t>
            </w:r>
            <w:r w:rsidRPr="0054008E">
              <w:rPr>
                <w:rFonts w:asciiTheme="minorHAnsi" w:hAnsiTheme="minorHAnsi"/>
                <w:sz w:val="20"/>
              </w:rPr>
              <w:t xml:space="preserve"> update documentation to show new OMR report code IAEF</w:t>
            </w:r>
          </w:p>
        </w:tc>
        <w:tc>
          <w:tcPr>
            <w:tcW w:w="2790" w:type="dxa"/>
          </w:tcPr>
          <w:p w14:paraId="562554DB" w14:textId="77777777" w:rsidR="0054008E" w:rsidRPr="0054008E" w:rsidRDefault="0054008E" w:rsidP="0054008E">
            <w:pPr>
              <w:pStyle w:val="hdr1"/>
              <w:ind w:left="0"/>
              <w:jc w:val="left"/>
              <w:rPr>
                <w:rFonts w:asciiTheme="minorHAnsi" w:hAnsiTheme="minorHAnsi"/>
                <w:sz w:val="20"/>
              </w:rPr>
            </w:pPr>
            <w:r w:rsidRPr="00EA2F09">
              <w:rPr>
                <w:rFonts w:asciiTheme="minorHAnsi" w:hAnsiTheme="minorHAnsi"/>
                <w:sz w:val="20"/>
              </w:rPr>
              <w:t>Susmitha Palacherla</w:t>
            </w:r>
          </w:p>
        </w:tc>
      </w:tr>
      <w:tr w:rsidR="00E25F26" w:rsidRPr="00D37C04" w14:paraId="67E4FB76" w14:textId="77777777" w:rsidTr="00F40507">
        <w:tc>
          <w:tcPr>
            <w:tcW w:w="1440" w:type="dxa"/>
          </w:tcPr>
          <w:p w14:paraId="21DAFD0C" w14:textId="77777777" w:rsidR="00E25F26" w:rsidRDefault="00E25F26" w:rsidP="00E25F26">
            <w:pPr>
              <w:pStyle w:val="hdr1"/>
              <w:ind w:left="0"/>
              <w:jc w:val="left"/>
              <w:rPr>
                <w:rFonts w:asciiTheme="minorHAnsi" w:hAnsiTheme="minorHAnsi"/>
                <w:sz w:val="20"/>
              </w:rPr>
            </w:pPr>
            <w:r>
              <w:rPr>
                <w:rFonts w:asciiTheme="minorHAnsi" w:hAnsiTheme="minorHAnsi"/>
                <w:sz w:val="20"/>
              </w:rPr>
              <w:t>01/02/2018</w:t>
            </w:r>
          </w:p>
        </w:tc>
        <w:tc>
          <w:tcPr>
            <w:tcW w:w="5238" w:type="dxa"/>
          </w:tcPr>
          <w:p w14:paraId="692A6DEE" w14:textId="77777777" w:rsidR="00E25F26" w:rsidRPr="00EA2F09" w:rsidRDefault="00E25F26" w:rsidP="00E25F26">
            <w:pPr>
              <w:pStyle w:val="hdr1"/>
              <w:ind w:left="0"/>
              <w:jc w:val="left"/>
              <w:rPr>
                <w:rFonts w:asciiTheme="minorHAnsi" w:hAnsiTheme="minorHAnsi"/>
                <w:sz w:val="20"/>
              </w:rPr>
            </w:pPr>
            <w:r w:rsidRPr="003F421D">
              <w:rPr>
                <w:rFonts w:asciiTheme="minorHAnsi" w:hAnsiTheme="minorHAnsi"/>
                <w:sz w:val="20"/>
              </w:rPr>
              <w:t>TFS 7854 – Encryption related changes for feed files and staging tables</w:t>
            </w:r>
          </w:p>
        </w:tc>
        <w:tc>
          <w:tcPr>
            <w:tcW w:w="2790" w:type="dxa"/>
          </w:tcPr>
          <w:p w14:paraId="1BC8229F" w14:textId="77777777" w:rsidR="00E25F26" w:rsidRPr="00EA2F09" w:rsidRDefault="00E25F26"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C55BF9" w:rsidRPr="00D37C04" w14:paraId="2F3E4D44" w14:textId="77777777" w:rsidTr="00F40507">
        <w:tc>
          <w:tcPr>
            <w:tcW w:w="1440" w:type="dxa"/>
          </w:tcPr>
          <w:p w14:paraId="568FC591" w14:textId="77777777" w:rsidR="00C55BF9" w:rsidRDefault="00FF490B" w:rsidP="00E25F26">
            <w:pPr>
              <w:pStyle w:val="hdr1"/>
              <w:ind w:left="0"/>
              <w:jc w:val="left"/>
              <w:rPr>
                <w:rFonts w:asciiTheme="minorHAnsi" w:hAnsiTheme="minorHAnsi"/>
                <w:sz w:val="20"/>
              </w:rPr>
            </w:pPr>
            <w:r>
              <w:rPr>
                <w:rFonts w:asciiTheme="minorHAnsi" w:hAnsiTheme="minorHAnsi"/>
                <w:sz w:val="20"/>
              </w:rPr>
              <w:t>7/31/2018</w:t>
            </w:r>
          </w:p>
        </w:tc>
        <w:tc>
          <w:tcPr>
            <w:tcW w:w="5238" w:type="dxa"/>
          </w:tcPr>
          <w:p w14:paraId="649B3480" w14:textId="77777777" w:rsidR="00C55BF9" w:rsidRDefault="00C55BF9" w:rsidP="00E25F26">
            <w:pPr>
              <w:pStyle w:val="hdr1"/>
              <w:ind w:left="0"/>
              <w:jc w:val="left"/>
              <w:rPr>
                <w:rFonts w:asciiTheme="minorHAnsi" w:hAnsiTheme="minorHAnsi"/>
                <w:sz w:val="20"/>
              </w:rPr>
            </w:pPr>
            <w:r>
              <w:rPr>
                <w:rFonts w:asciiTheme="minorHAnsi" w:hAnsiTheme="minorHAnsi"/>
                <w:sz w:val="20"/>
              </w:rPr>
              <w:t>TFS 11451 – Section 1.3 Source Files</w:t>
            </w:r>
          </w:p>
          <w:p w14:paraId="3139F0C3" w14:textId="77777777" w:rsidR="00C55BF9" w:rsidRDefault="00C55BF9" w:rsidP="00E25F26">
            <w:pPr>
              <w:pStyle w:val="hdr1"/>
              <w:ind w:left="0"/>
              <w:jc w:val="left"/>
              <w:rPr>
                <w:rFonts w:asciiTheme="minorHAnsi" w:hAnsiTheme="minorHAnsi"/>
                <w:sz w:val="20"/>
              </w:rPr>
            </w:pPr>
            <w:r>
              <w:rPr>
                <w:rFonts w:asciiTheme="minorHAnsi" w:hAnsiTheme="minorHAnsi"/>
                <w:sz w:val="20"/>
              </w:rPr>
              <w:t>Added # 25 for PBH Feed.</w:t>
            </w:r>
          </w:p>
          <w:p w14:paraId="16D62FA6" w14:textId="77777777" w:rsidR="00C55BF9" w:rsidRPr="003F421D" w:rsidRDefault="00C55BF9" w:rsidP="00E25F26">
            <w:pPr>
              <w:pStyle w:val="hdr1"/>
              <w:ind w:left="0"/>
              <w:jc w:val="left"/>
              <w:rPr>
                <w:rFonts w:asciiTheme="minorHAnsi" w:hAnsiTheme="minorHAnsi"/>
                <w:sz w:val="20"/>
              </w:rPr>
            </w:pPr>
            <w:r>
              <w:rPr>
                <w:rFonts w:asciiTheme="minorHAnsi" w:hAnsiTheme="minorHAnsi"/>
                <w:sz w:val="20"/>
              </w:rPr>
              <w:t>(Also added missing #23 and #24 for MSR and MSRS and fixed coaching Reason for older entries)</w:t>
            </w:r>
          </w:p>
        </w:tc>
        <w:tc>
          <w:tcPr>
            <w:tcW w:w="2790" w:type="dxa"/>
          </w:tcPr>
          <w:p w14:paraId="31EEBFBC" w14:textId="77777777" w:rsidR="00C55BF9" w:rsidRPr="00EA2F09" w:rsidRDefault="00C55BF9"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FF490B" w:rsidRPr="00D37C04" w14:paraId="2ABC4402" w14:textId="77777777" w:rsidTr="00F40507">
        <w:tc>
          <w:tcPr>
            <w:tcW w:w="1440" w:type="dxa"/>
          </w:tcPr>
          <w:p w14:paraId="0426E580" w14:textId="77777777" w:rsidR="00FF490B" w:rsidRDefault="00FF490B" w:rsidP="00E25F26">
            <w:pPr>
              <w:pStyle w:val="hdr1"/>
              <w:ind w:left="0"/>
              <w:jc w:val="left"/>
              <w:rPr>
                <w:rFonts w:asciiTheme="minorHAnsi" w:hAnsiTheme="minorHAnsi"/>
                <w:sz w:val="20"/>
              </w:rPr>
            </w:pPr>
            <w:r>
              <w:rPr>
                <w:rFonts w:asciiTheme="minorHAnsi" w:hAnsiTheme="minorHAnsi"/>
                <w:sz w:val="20"/>
              </w:rPr>
              <w:t>7/8/2019</w:t>
            </w:r>
          </w:p>
        </w:tc>
        <w:tc>
          <w:tcPr>
            <w:tcW w:w="5238" w:type="dxa"/>
          </w:tcPr>
          <w:p w14:paraId="633F1107" w14:textId="77777777" w:rsidR="00FF490B" w:rsidRDefault="00FF490B" w:rsidP="00E25F26">
            <w:pPr>
              <w:pStyle w:val="hdr1"/>
              <w:ind w:left="0"/>
              <w:jc w:val="left"/>
              <w:rPr>
                <w:rFonts w:asciiTheme="minorHAnsi" w:hAnsiTheme="minorHAnsi"/>
                <w:sz w:val="20"/>
              </w:rPr>
            </w:pPr>
            <w:r w:rsidRPr="0026146F">
              <w:rPr>
                <w:rFonts w:asciiTheme="minorHAnsi" w:hAnsiTheme="minorHAnsi"/>
                <w:sz w:val="20"/>
              </w:rPr>
              <w:t>TFS 14108 – New process for OMR Short Calls handling</w:t>
            </w:r>
          </w:p>
        </w:tc>
        <w:tc>
          <w:tcPr>
            <w:tcW w:w="2790" w:type="dxa"/>
          </w:tcPr>
          <w:p w14:paraId="057D15DC" w14:textId="77777777" w:rsidR="00FF490B" w:rsidRPr="00EA2F09" w:rsidRDefault="00FF490B"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26146F" w:rsidRPr="00D37C04" w14:paraId="302D7EA5" w14:textId="77777777" w:rsidTr="00F40507">
        <w:tc>
          <w:tcPr>
            <w:tcW w:w="1440" w:type="dxa"/>
          </w:tcPr>
          <w:p w14:paraId="1389C537" w14:textId="77777777" w:rsidR="0026146F" w:rsidRDefault="0026146F" w:rsidP="0026146F">
            <w:pPr>
              <w:pStyle w:val="hdr1"/>
              <w:ind w:left="0"/>
              <w:jc w:val="left"/>
              <w:rPr>
                <w:rFonts w:asciiTheme="minorHAnsi" w:hAnsiTheme="minorHAnsi"/>
                <w:sz w:val="20"/>
              </w:rPr>
            </w:pPr>
            <w:r w:rsidRPr="00450174">
              <w:rPr>
                <w:rFonts w:asciiTheme="minorHAnsi" w:hAnsiTheme="minorHAnsi"/>
                <w:sz w:val="20"/>
              </w:rPr>
              <w:t>07/10/2019</w:t>
            </w:r>
          </w:p>
        </w:tc>
        <w:tc>
          <w:tcPr>
            <w:tcW w:w="5238" w:type="dxa"/>
          </w:tcPr>
          <w:p w14:paraId="275F8335" w14:textId="77777777" w:rsidR="0026146F" w:rsidRPr="0026146F" w:rsidRDefault="0026146F" w:rsidP="0026146F">
            <w:pPr>
              <w:pStyle w:val="hdr1"/>
              <w:ind w:left="0"/>
              <w:jc w:val="left"/>
              <w:rPr>
                <w:rFonts w:asciiTheme="minorHAnsi" w:hAnsiTheme="minorHAnsi"/>
                <w:sz w:val="20"/>
              </w:rPr>
            </w:pPr>
            <w:r w:rsidRPr="00450174">
              <w:rPr>
                <w:rFonts w:asciiTheme="minorHAnsi" w:hAnsiTheme="minorHAnsi"/>
                <w:sz w:val="20"/>
              </w:rPr>
              <w:t>TFS 14706 - Switch smtpout.gdit.com to ironport.maximus.com</w:t>
            </w:r>
          </w:p>
        </w:tc>
        <w:tc>
          <w:tcPr>
            <w:tcW w:w="2790" w:type="dxa"/>
          </w:tcPr>
          <w:p w14:paraId="163952E3" w14:textId="77777777" w:rsidR="0026146F" w:rsidRPr="00EA2F09" w:rsidRDefault="0026146F" w:rsidP="0026146F">
            <w:pPr>
              <w:pStyle w:val="hdr1"/>
              <w:ind w:left="0"/>
              <w:jc w:val="left"/>
              <w:rPr>
                <w:rFonts w:asciiTheme="minorHAnsi" w:hAnsiTheme="minorHAnsi"/>
                <w:sz w:val="20"/>
              </w:rPr>
            </w:pPr>
            <w:r w:rsidRPr="00450174">
              <w:rPr>
                <w:rFonts w:asciiTheme="minorHAnsi" w:hAnsiTheme="minorHAnsi"/>
                <w:sz w:val="20"/>
              </w:rPr>
              <w:t>Susmitha Palacherla</w:t>
            </w:r>
          </w:p>
        </w:tc>
      </w:tr>
      <w:tr w:rsidR="00136019" w:rsidRPr="00D37C04" w14:paraId="6FBE5737" w14:textId="77777777" w:rsidTr="00F40507">
        <w:tc>
          <w:tcPr>
            <w:tcW w:w="1440" w:type="dxa"/>
          </w:tcPr>
          <w:p w14:paraId="5C6051E9" w14:textId="77777777" w:rsidR="00136019" w:rsidRPr="00450174" w:rsidRDefault="00136019" w:rsidP="00136019">
            <w:pPr>
              <w:pStyle w:val="hdr1"/>
              <w:ind w:left="0"/>
              <w:jc w:val="left"/>
              <w:rPr>
                <w:rFonts w:asciiTheme="minorHAnsi" w:hAnsiTheme="minorHAnsi"/>
                <w:sz w:val="20"/>
              </w:rPr>
            </w:pPr>
            <w:r w:rsidRPr="00450174">
              <w:rPr>
                <w:rFonts w:asciiTheme="minorHAnsi" w:hAnsiTheme="minorHAnsi"/>
                <w:sz w:val="20"/>
              </w:rPr>
              <w:t>7/29/2020</w:t>
            </w:r>
          </w:p>
        </w:tc>
        <w:tc>
          <w:tcPr>
            <w:tcW w:w="5238" w:type="dxa"/>
          </w:tcPr>
          <w:p w14:paraId="76334CE8" w14:textId="5F3B7334" w:rsidR="00136019" w:rsidRPr="00450174" w:rsidRDefault="00136019">
            <w:pPr>
              <w:pStyle w:val="hdr1"/>
              <w:ind w:left="0"/>
              <w:jc w:val="left"/>
              <w:rPr>
                <w:rFonts w:asciiTheme="minorHAnsi" w:hAnsiTheme="minorHAnsi"/>
                <w:sz w:val="20"/>
              </w:rPr>
            </w:pPr>
            <w:r w:rsidRPr="00450174">
              <w:rPr>
                <w:rFonts w:asciiTheme="minorHAnsi" w:hAnsiTheme="minorHAnsi"/>
                <w:sz w:val="20"/>
              </w:rPr>
              <w:t xml:space="preserve">TFS 17716 - Removed company specific references </w:t>
            </w:r>
          </w:p>
        </w:tc>
        <w:tc>
          <w:tcPr>
            <w:tcW w:w="2790" w:type="dxa"/>
          </w:tcPr>
          <w:p w14:paraId="291A4463" w14:textId="77777777" w:rsidR="00136019" w:rsidRPr="00450174" w:rsidRDefault="00136019" w:rsidP="00136019">
            <w:pPr>
              <w:pStyle w:val="hdr1"/>
              <w:ind w:left="0"/>
              <w:jc w:val="left"/>
              <w:rPr>
                <w:rFonts w:asciiTheme="minorHAnsi" w:hAnsiTheme="minorHAnsi"/>
                <w:sz w:val="20"/>
              </w:rPr>
            </w:pPr>
            <w:r w:rsidRPr="00450174">
              <w:rPr>
                <w:rFonts w:asciiTheme="minorHAnsi" w:hAnsiTheme="minorHAnsi"/>
                <w:sz w:val="20"/>
              </w:rPr>
              <w:t>Susmitha Palacherla</w:t>
            </w:r>
          </w:p>
        </w:tc>
      </w:tr>
      <w:tr w:rsidR="00A038E4" w:rsidRPr="00D37C04" w14:paraId="3AA2B0FD" w14:textId="77777777" w:rsidTr="00F40507">
        <w:tc>
          <w:tcPr>
            <w:tcW w:w="1440" w:type="dxa"/>
          </w:tcPr>
          <w:p w14:paraId="23ADCBE2" w14:textId="4ACB71DB" w:rsidR="00A038E4" w:rsidRPr="00450174" w:rsidRDefault="00A038E4" w:rsidP="00A038E4">
            <w:pPr>
              <w:pStyle w:val="hdr1"/>
              <w:ind w:left="0"/>
              <w:jc w:val="left"/>
              <w:rPr>
                <w:rFonts w:asciiTheme="minorHAnsi" w:hAnsiTheme="minorHAnsi"/>
                <w:sz w:val="20"/>
              </w:rPr>
            </w:pPr>
            <w:r w:rsidRPr="00F40507">
              <w:rPr>
                <w:rFonts w:asciiTheme="minorHAnsi" w:hAnsiTheme="minorHAnsi"/>
                <w:sz w:val="20"/>
              </w:rPr>
              <w:t>4/19/2021</w:t>
            </w:r>
          </w:p>
        </w:tc>
        <w:tc>
          <w:tcPr>
            <w:tcW w:w="5238" w:type="dxa"/>
          </w:tcPr>
          <w:p w14:paraId="5D73561F" w14:textId="79DBBE8A" w:rsidR="00A038E4" w:rsidRPr="00450174" w:rsidRDefault="00A038E4" w:rsidP="00A038E4">
            <w:pPr>
              <w:pStyle w:val="hdr1"/>
              <w:ind w:left="0"/>
              <w:jc w:val="left"/>
              <w:rPr>
                <w:rFonts w:asciiTheme="minorHAnsi" w:hAnsiTheme="minorHAnsi"/>
                <w:sz w:val="20"/>
              </w:rPr>
            </w:pPr>
            <w:r w:rsidRPr="00F40507">
              <w:rPr>
                <w:rFonts w:asciiTheme="minorHAnsi" w:hAnsiTheme="minorHAnsi"/>
                <w:sz w:val="20"/>
              </w:rPr>
              <w:t>TFS 20677 -  AD island to AD AWS environment changes</w:t>
            </w:r>
          </w:p>
        </w:tc>
        <w:tc>
          <w:tcPr>
            <w:tcW w:w="2790" w:type="dxa"/>
          </w:tcPr>
          <w:p w14:paraId="2CBBC5DE" w14:textId="7E29A81E" w:rsidR="00A038E4" w:rsidRPr="00450174" w:rsidRDefault="00A038E4" w:rsidP="00A038E4">
            <w:pPr>
              <w:pStyle w:val="hdr1"/>
              <w:ind w:left="0"/>
              <w:jc w:val="left"/>
              <w:rPr>
                <w:rFonts w:asciiTheme="minorHAnsi" w:hAnsiTheme="minorHAnsi"/>
                <w:sz w:val="20"/>
              </w:rPr>
            </w:pPr>
            <w:r w:rsidRPr="00F40507">
              <w:rPr>
                <w:rFonts w:asciiTheme="minorHAnsi" w:hAnsiTheme="minorHAnsi"/>
                <w:sz w:val="20"/>
              </w:rPr>
              <w:t>Susmitha Palacherla</w:t>
            </w:r>
          </w:p>
        </w:tc>
      </w:tr>
      <w:tr w:rsidR="003B0F16" w:rsidRPr="00D37C04" w14:paraId="4286E439" w14:textId="77777777" w:rsidTr="00F40507">
        <w:tc>
          <w:tcPr>
            <w:tcW w:w="1440" w:type="dxa"/>
          </w:tcPr>
          <w:p w14:paraId="39C0E931" w14:textId="1B9519C7" w:rsidR="003B0F16" w:rsidRPr="00F40507" w:rsidRDefault="003B0F16" w:rsidP="003B0F16">
            <w:pPr>
              <w:pStyle w:val="hdr1"/>
              <w:ind w:left="0"/>
              <w:jc w:val="left"/>
              <w:rPr>
                <w:rFonts w:asciiTheme="minorHAnsi" w:hAnsiTheme="minorHAnsi"/>
                <w:sz w:val="20"/>
              </w:rPr>
            </w:pPr>
            <w:r w:rsidRPr="00F40507">
              <w:rPr>
                <w:rFonts w:asciiTheme="minorHAnsi" w:hAnsiTheme="minorHAnsi"/>
                <w:sz w:val="20"/>
              </w:rPr>
              <w:t>6/24/2021</w:t>
            </w:r>
          </w:p>
        </w:tc>
        <w:tc>
          <w:tcPr>
            <w:tcW w:w="5238" w:type="dxa"/>
          </w:tcPr>
          <w:p w14:paraId="38BEC050" w14:textId="420AA1D0" w:rsidR="003B0F16" w:rsidRPr="00F40507" w:rsidRDefault="003B0F16" w:rsidP="003B0F16">
            <w:pPr>
              <w:pStyle w:val="hdr1"/>
              <w:ind w:left="0"/>
              <w:jc w:val="left"/>
              <w:rPr>
                <w:rFonts w:asciiTheme="minorHAnsi" w:hAnsiTheme="minorHAnsi"/>
                <w:sz w:val="20"/>
              </w:rPr>
            </w:pPr>
            <w:r w:rsidRPr="00F40507">
              <w:rPr>
                <w:rFonts w:asciiTheme="minorHAnsi" w:hAnsiTheme="minorHAnsi"/>
                <w:sz w:val="20"/>
              </w:rPr>
              <w:t xml:space="preserve">TFS 21796 - change email server from </w:t>
            </w:r>
            <w:proofErr w:type="spellStart"/>
            <w:r w:rsidRPr="00F40507">
              <w:rPr>
                <w:rFonts w:asciiTheme="minorHAnsi" w:hAnsiTheme="minorHAnsi"/>
                <w:sz w:val="20"/>
              </w:rPr>
              <w:t>ironport</w:t>
            </w:r>
            <w:proofErr w:type="spellEnd"/>
            <w:r w:rsidRPr="00F40507">
              <w:rPr>
                <w:rFonts w:asciiTheme="minorHAnsi" w:hAnsiTheme="minorHAnsi"/>
                <w:sz w:val="20"/>
              </w:rPr>
              <w:t xml:space="preserve"> to </w:t>
            </w:r>
            <w:proofErr w:type="spellStart"/>
            <w:r w:rsidRPr="00F40507">
              <w:rPr>
                <w:rFonts w:asciiTheme="minorHAnsi" w:hAnsiTheme="minorHAnsi"/>
                <w:sz w:val="20"/>
              </w:rPr>
              <w:t>maxcorp</w:t>
            </w:r>
            <w:proofErr w:type="spellEnd"/>
          </w:p>
        </w:tc>
        <w:tc>
          <w:tcPr>
            <w:tcW w:w="2790" w:type="dxa"/>
          </w:tcPr>
          <w:p w14:paraId="08E489CB" w14:textId="2CEE7D15" w:rsidR="003B0F16" w:rsidRPr="00F40507" w:rsidRDefault="003B0F16" w:rsidP="003B0F16">
            <w:pPr>
              <w:pStyle w:val="hdr1"/>
              <w:ind w:left="0"/>
              <w:jc w:val="left"/>
              <w:rPr>
                <w:rFonts w:asciiTheme="minorHAnsi" w:hAnsiTheme="minorHAnsi"/>
                <w:sz w:val="20"/>
              </w:rPr>
            </w:pPr>
            <w:r w:rsidRPr="00F40507">
              <w:rPr>
                <w:rFonts w:asciiTheme="minorHAnsi" w:hAnsiTheme="minorHAnsi"/>
                <w:sz w:val="20"/>
              </w:rPr>
              <w:t>Susmitha Palacherla</w:t>
            </w:r>
          </w:p>
        </w:tc>
      </w:tr>
      <w:tr w:rsidR="00865CDC" w:rsidRPr="00D37C04" w14:paraId="1185CC6E" w14:textId="77777777" w:rsidTr="00F40507">
        <w:tc>
          <w:tcPr>
            <w:tcW w:w="1440" w:type="dxa"/>
          </w:tcPr>
          <w:p w14:paraId="7E66F3AF" w14:textId="0B10EDF5" w:rsidR="00865CDC" w:rsidRPr="00F40507" w:rsidRDefault="00865CDC" w:rsidP="00865CDC">
            <w:pPr>
              <w:pStyle w:val="hdr1"/>
              <w:ind w:left="0"/>
              <w:jc w:val="left"/>
              <w:rPr>
                <w:rFonts w:asciiTheme="minorHAnsi" w:hAnsiTheme="minorHAnsi"/>
                <w:sz w:val="20"/>
              </w:rPr>
            </w:pPr>
            <w:r w:rsidRPr="00F40507">
              <w:rPr>
                <w:rFonts w:asciiTheme="minorHAnsi" w:hAnsiTheme="minorHAnsi"/>
                <w:sz w:val="20"/>
              </w:rPr>
              <w:t>3/15/2022</w:t>
            </w:r>
          </w:p>
        </w:tc>
        <w:tc>
          <w:tcPr>
            <w:tcW w:w="5238" w:type="dxa"/>
          </w:tcPr>
          <w:p w14:paraId="4E9F807A" w14:textId="2385825C" w:rsidR="00865CDC" w:rsidRPr="00F40507" w:rsidRDefault="00865CDC" w:rsidP="00865CDC">
            <w:pPr>
              <w:pStyle w:val="hdr1"/>
              <w:ind w:left="0"/>
              <w:jc w:val="left"/>
              <w:rPr>
                <w:rFonts w:asciiTheme="minorHAnsi" w:hAnsiTheme="minorHAnsi"/>
                <w:sz w:val="20"/>
              </w:rPr>
            </w:pPr>
            <w:r w:rsidRPr="00F40507">
              <w:rPr>
                <w:rFonts w:asciiTheme="minorHAnsi" w:hAnsiTheme="minorHAnsi"/>
                <w:sz w:val="20"/>
              </w:rPr>
              <w:t>TFS 23967 - Send alerts if xlsx files staged</w:t>
            </w:r>
          </w:p>
        </w:tc>
        <w:tc>
          <w:tcPr>
            <w:tcW w:w="2790" w:type="dxa"/>
          </w:tcPr>
          <w:p w14:paraId="5810A48E" w14:textId="53E6B94B" w:rsidR="00865CDC" w:rsidRPr="00F40507" w:rsidRDefault="00865CDC" w:rsidP="00865CDC">
            <w:pPr>
              <w:pStyle w:val="hdr1"/>
              <w:ind w:left="0"/>
              <w:jc w:val="left"/>
              <w:rPr>
                <w:rFonts w:asciiTheme="minorHAnsi" w:hAnsiTheme="minorHAnsi"/>
                <w:sz w:val="20"/>
              </w:rPr>
            </w:pPr>
            <w:r w:rsidRPr="00F40507">
              <w:rPr>
                <w:rFonts w:asciiTheme="minorHAnsi" w:hAnsiTheme="minorHAnsi"/>
                <w:sz w:val="20"/>
              </w:rPr>
              <w:t>Susmitha Palacherla</w:t>
            </w:r>
          </w:p>
        </w:tc>
      </w:tr>
      <w:tr w:rsidR="004332B2" w:rsidRPr="00D37C04" w14:paraId="4F6E983C" w14:textId="77777777" w:rsidTr="00F40507">
        <w:tc>
          <w:tcPr>
            <w:tcW w:w="1440" w:type="dxa"/>
          </w:tcPr>
          <w:p w14:paraId="1E96EF1C" w14:textId="0F0CAA68" w:rsidR="004332B2" w:rsidRPr="00F40507" w:rsidRDefault="004332B2" w:rsidP="00865CDC">
            <w:pPr>
              <w:pStyle w:val="hdr1"/>
              <w:ind w:left="0"/>
              <w:jc w:val="left"/>
              <w:rPr>
                <w:rFonts w:asciiTheme="minorHAnsi" w:hAnsiTheme="minorHAnsi"/>
                <w:sz w:val="20"/>
              </w:rPr>
            </w:pPr>
            <w:r>
              <w:rPr>
                <w:rFonts w:asciiTheme="minorHAnsi" w:hAnsiTheme="minorHAnsi"/>
                <w:sz w:val="20"/>
              </w:rPr>
              <w:t>10/6/2023</w:t>
            </w:r>
          </w:p>
        </w:tc>
        <w:tc>
          <w:tcPr>
            <w:tcW w:w="5238" w:type="dxa"/>
          </w:tcPr>
          <w:p w14:paraId="1F5FD8F2" w14:textId="33BC4C25" w:rsidR="004332B2" w:rsidRPr="00F40507" w:rsidRDefault="004332B2" w:rsidP="00865CDC">
            <w:pPr>
              <w:pStyle w:val="hdr1"/>
              <w:ind w:left="0"/>
              <w:jc w:val="left"/>
              <w:rPr>
                <w:rFonts w:asciiTheme="minorHAnsi" w:hAnsiTheme="minorHAnsi"/>
                <w:sz w:val="20"/>
              </w:rPr>
            </w:pPr>
            <w:r w:rsidRPr="00F40507">
              <w:rPr>
                <w:rFonts w:asciiTheme="minorHAnsi" w:hAnsiTheme="minorHAnsi"/>
                <w:sz w:val="20"/>
              </w:rPr>
              <w:t>TFS 27135 - Add the Verint call id for eCL audio issues reported</w:t>
            </w:r>
          </w:p>
        </w:tc>
        <w:tc>
          <w:tcPr>
            <w:tcW w:w="2790" w:type="dxa"/>
          </w:tcPr>
          <w:p w14:paraId="3B127DBD" w14:textId="2B9F90D6" w:rsidR="004332B2" w:rsidRPr="00F40507" w:rsidRDefault="004332B2" w:rsidP="00865CDC">
            <w:pPr>
              <w:pStyle w:val="hdr1"/>
              <w:ind w:left="0"/>
              <w:jc w:val="left"/>
              <w:rPr>
                <w:rFonts w:asciiTheme="minorHAnsi" w:hAnsiTheme="minorHAnsi"/>
                <w:sz w:val="20"/>
              </w:rPr>
            </w:pPr>
            <w:r>
              <w:rPr>
                <w:rFonts w:asciiTheme="minorHAnsi" w:hAnsiTheme="minorHAnsi"/>
                <w:sz w:val="20"/>
              </w:rPr>
              <w:t>Susmitha Palacherla</w:t>
            </w:r>
          </w:p>
        </w:tc>
      </w:tr>
      <w:tr w:rsidR="00F40507" w:rsidRPr="00D37C04" w14:paraId="5F9252D6" w14:textId="77777777" w:rsidTr="00F40507">
        <w:tc>
          <w:tcPr>
            <w:tcW w:w="1440" w:type="dxa"/>
          </w:tcPr>
          <w:p w14:paraId="7ED1FD08" w14:textId="0FFFD57F" w:rsidR="00F40507" w:rsidRDefault="00F40507" w:rsidP="00865CDC">
            <w:pPr>
              <w:pStyle w:val="hdr1"/>
              <w:ind w:left="0"/>
              <w:jc w:val="left"/>
              <w:rPr>
                <w:rFonts w:asciiTheme="minorHAnsi" w:hAnsiTheme="minorHAnsi"/>
                <w:sz w:val="20"/>
              </w:rPr>
            </w:pPr>
            <w:r>
              <w:rPr>
                <w:rFonts w:asciiTheme="minorHAnsi" w:hAnsiTheme="minorHAnsi"/>
                <w:sz w:val="20"/>
              </w:rPr>
              <w:t>12/28/2023</w:t>
            </w:r>
          </w:p>
        </w:tc>
        <w:tc>
          <w:tcPr>
            <w:tcW w:w="5238" w:type="dxa"/>
          </w:tcPr>
          <w:p w14:paraId="58E525C6" w14:textId="1C1043F6" w:rsidR="00F40507" w:rsidRPr="00F40507" w:rsidRDefault="00F40507" w:rsidP="00865CDC">
            <w:pPr>
              <w:pStyle w:val="hdr1"/>
              <w:ind w:left="0"/>
              <w:jc w:val="left"/>
              <w:rPr>
                <w:rFonts w:asciiTheme="minorHAnsi" w:hAnsiTheme="minorHAnsi"/>
                <w:sz w:val="20"/>
              </w:rPr>
            </w:pPr>
            <w:r w:rsidRPr="00F40507">
              <w:rPr>
                <w:rFonts w:asciiTheme="minorHAnsi" w:hAnsiTheme="minorHAnsi"/>
                <w:sz w:val="20"/>
              </w:rPr>
              <w:t>TFS 27441 - Setup email alert when unexpected file staged</w:t>
            </w:r>
          </w:p>
        </w:tc>
        <w:tc>
          <w:tcPr>
            <w:tcW w:w="2790" w:type="dxa"/>
          </w:tcPr>
          <w:p w14:paraId="69E70AB3" w14:textId="17B8285D" w:rsidR="00F40507" w:rsidRDefault="00F40507" w:rsidP="00865CDC">
            <w:pPr>
              <w:pStyle w:val="hdr1"/>
              <w:ind w:left="0"/>
              <w:jc w:val="left"/>
              <w:rPr>
                <w:rFonts w:asciiTheme="minorHAnsi" w:hAnsiTheme="minorHAnsi"/>
                <w:sz w:val="20"/>
              </w:rPr>
            </w:pPr>
            <w:r>
              <w:rPr>
                <w:rFonts w:asciiTheme="minorHAnsi" w:hAnsiTheme="minorHAnsi"/>
                <w:sz w:val="20"/>
              </w:rPr>
              <w:t>Susmitha Palacherla</w:t>
            </w:r>
          </w:p>
        </w:tc>
      </w:tr>
      <w:tr w:rsidR="00817B03" w:rsidRPr="00D37C04" w14:paraId="76A111A9" w14:textId="77777777" w:rsidTr="00F40507">
        <w:tc>
          <w:tcPr>
            <w:tcW w:w="1440" w:type="dxa"/>
          </w:tcPr>
          <w:p w14:paraId="5DE8F25B" w14:textId="500D8C37" w:rsidR="00817B03" w:rsidRDefault="00817B03" w:rsidP="00865CDC">
            <w:pPr>
              <w:pStyle w:val="hdr1"/>
              <w:ind w:left="0"/>
              <w:jc w:val="left"/>
              <w:rPr>
                <w:rFonts w:asciiTheme="minorHAnsi" w:hAnsiTheme="minorHAnsi"/>
                <w:sz w:val="20"/>
              </w:rPr>
            </w:pPr>
            <w:r>
              <w:rPr>
                <w:rFonts w:asciiTheme="minorHAnsi" w:hAnsiTheme="minorHAnsi"/>
                <w:sz w:val="20"/>
              </w:rPr>
              <w:t>01/10/2024</w:t>
            </w:r>
          </w:p>
        </w:tc>
        <w:tc>
          <w:tcPr>
            <w:tcW w:w="5238" w:type="dxa"/>
          </w:tcPr>
          <w:p w14:paraId="4CA66ADE" w14:textId="5666F7E8" w:rsidR="00817B03" w:rsidRPr="00F40507" w:rsidRDefault="00817B03" w:rsidP="00865CDC">
            <w:pPr>
              <w:pStyle w:val="hdr1"/>
              <w:ind w:left="0"/>
              <w:jc w:val="left"/>
              <w:rPr>
                <w:rFonts w:asciiTheme="minorHAnsi" w:hAnsiTheme="minorHAnsi"/>
                <w:sz w:val="20"/>
              </w:rPr>
            </w:pPr>
            <w:r w:rsidRPr="00817B03">
              <w:rPr>
                <w:rFonts w:asciiTheme="minorHAnsi" w:hAnsiTheme="minorHAnsi"/>
                <w:sz w:val="20"/>
              </w:rPr>
              <w:t>TFS 27523 - Dashboard to view the feed load history in the Admin Tool</w:t>
            </w:r>
          </w:p>
        </w:tc>
        <w:tc>
          <w:tcPr>
            <w:tcW w:w="2790" w:type="dxa"/>
          </w:tcPr>
          <w:p w14:paraId="275EB060" w14:textId="5B1BB6E4" w:rsidR="00817B03" w:rsidRDefault="00817B03" w:rsidP="00865CDC">
            <w:pPr>
              <w:pStyle w:val="hdr1"/>
              <w:ind w:left="0"/>
              <w:jc w:val="left"/>
              <w:rPr>
                <w:rFonts w:asciiTheme="minorHAnsi" w:hAnsiTheme="minorHAnsi"/>
                <w:sz w:val="20"/>
              </w:rPr>
            </w:pPr>
            <w:r>
              <w:rPr>
                <w:rFonts w:asciiTheme="minorHAnsi" w:hAnsiTheme="minorHAnsi"/>
                <w:sz w:val="20"/>
              </w:rPr>
              <w:t>Susmitha Palacherla</w:t>
            </w:r>
          </w:p>
        </w:tc>
      </w:tr>
      <w:tr w:rsidR="00A32739" w:rsidRPr="00D37C04" w14:paraId="5389A5C6" w14:textId="77777777" w:rsidTr="00F40507">
        <w:trPr>
          <w:ins w:id="4" w:author="Palacherla, Susmitha C" w:date="2024-08-25T16:10:00Z"/>
        </w:trPr>
        <w:tc>
          <w:tcPr>
            <w:tcW w:w="1440" w:type="dxa"/>
          </w:tcPr>
          <w:p w14:paraId="6E620DEF" w14:textId="2FC1CD0B" w:rsidR="00A32739" w:rsidRDefault="00A32739" w:rsidP="00865CDC">
            <w:pPr>
              <w:pStyle w:val="hdr1"/>
              <w:ind w:left="0"/>
              <w:jc w:val="left"/>
              <w:rPr>
                <w:ins w:id="5" w:author="Palacherla, Susmitha C" w:date="2024-08-25T16:10:00Z"/>
                <w:rFonts w:asciiTheme="minorHAnsi" w:hAnsiTheme="minorHAnsi"/>
                <w:sz w:val="20"/>
              </w:rPr>
            </w:pPr>
            <w:ins w:id="6" w:author="Palacherla, Susmitha C" w:date="2024-08-25T16:10:00Z">
              <w:r>
                <w:rPr>
                  <w:rFonts w:asciiTheme="minorHAnsi" w:hAnsiTheme="minorHAnsi"/>
                  <w:sz w:val="20"/>
                </w:rPr>
                <w:t>08/15/2024</w:t>
              </w:r>
            </w:ins>
          </w:p>
        </w:tc>
        <w:tc>
          <w:tcPr>
            <w:tcW w:w="5238" w:type="dxa"/>
          </w:tcPr>
          <w:p w14:paraId="42BD8DC6" w14:textId="50C26A03" w:rsidR="00A32739" w:rsidRPr="00817B03" w:rsidRDefault="00A32739" w:rsidP="00865CDC">
            <w:pPr>
              <w:pStyle w:val="hdr1"/>
              <w:ind w:left="0"/>
              <w:jc w:val="left"/>
              <w:rPr>
                <w:ins w:id="7" w:author="Palacherla, Susmitha C" w:date="2024-08-25T16:10:00Z"/>
                <w:rFonts w:asciiTheme="minorHAnsi" w:hAnsiTheme="minorHAnsi"/>
                <w:sz w:val="20"/>
              </w:rPr>
            </w:pPr>
            <w:ins w:id="8" w:author="Palacherla, Susmitha C" w:date="2024-08-25T16:10:00Z">
              <w:r w:rsidRPr="00A32739">
                <w:rPr>
                  <w:rFonts w:asciiTheme="minorHAnsi" w:hAnsiTheme="minorHAnsi"/>
                  <w:sz w:val="20"/>
                </w:rPr>
                <w:t>TFS 28298 - Targeted Coaching - Automated Supervisor Reporting</w:t>
              </w:r>
            </w:ins>
          </w:p>
        </w:tc>
        <w:tc>
          <w:tcPr>
            <w:tcW w:w="2790" w:type="dxa"/>
          </w:tcPr>
          <w:p w14:paraId="7CF4B9D2" w14:textId="06517C25" w:rsidR="00A32739" w:rsidRDefault="00A32739" w:rsidP="00865CDC">
            <w:pPr>
              <w:pStyle w:val="hdr1"/>
              <w:ind w:left="0"/>
              <w:jc w:val="left"/>
              <w:rPr>
                <w:ins w:id="9" w:author="Palacherla, Susmitha C" w:date="2024-08-25T16:10:00Z"/>
                <w:rFonts w:asciiTheme="minorHAnsi" w:hAnsiTheme="minorHAnsi"/>
                <w:sz w:val="20"/>
              </w:rPr>
            </w:pPr>
            <w:ins w:id="10" w:author="Palacherla, Susmitha C" w:date="2024-08-25T16:10:00Z">
              <w:r>
                <w:rPr>
                  <w:rFonts w:asciiTheme="minorHAnsi" w:hAnsiTheme="minorHAnsi"/>
                  <w:sz w:val="20"/>
                </w:rPr>
                <w:t>Susmitha Palacherla</w:t>
              </w:r>
            </w:ins>
          </w:p>
        </w:tc>
      </w:tr>
    </w:tbl>
    <w:p w14:paraId="7424BD3B" w14:textId="77777777" w:rsidR="009F2A51" w:rsidRPr="002431EB" w:rsidRDefault="009F2A51" w:rsidP="009F2A51">
      <w:pPr>
        <w:pStyle w:val="BodyText"/>
      </w:pPr>
    </w:p>
    <w:p w14:paraId="407C8223" w14:textId="77777777" w:rsidR="00A96E41" w:rsidRDefault="009F2A51" w:rsidP="009F2A51">
      <w:pPr>
        <w:widowControl w:val="0"/>
        <w:autoSpaceDE w:val="0"/>
        <w:autoSpaceDN w:val="0"/>
        <w:adjustRightInd w:val="0"/>
        <w:spacing w:after="0" w:line="240" w:lineRule="auto"/>
      </w:pPr>
      <w:bookmarkStart w:id="11" w:name="_Toc434743870"/>
      <w:r w:rsidRPr="002431EB">
        <w:br w:type="page"/>
      </w:r>
      <w:bookmarkEnd w:id="11"/>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14:paraId="03993C61" w14:textId="77777777" w:rsidR="00481F6E" w:rsidRDefault="00481F6E">
          <w:pPr>
            <w:pStyle w:val="TOCHeading"/>
          </w:pPr>
          <w:r>
            <w:t>Contents</w:t>
          </w:r>
        </w:p>
        <w:p w14:paraId="28AE098A" w14:textId="77777777" w:rsidR="00BE2FE1"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03949770" w:history="1">
            <w:r w:rsidR="00BE2FE1" w:rsidRPr="00117F1C">
              <w:rPr>
                <w:rStyle w:val="Hyperlink"/>
                <w:noProof/>
              </w:rPr>
              <w:t>1.</w:t>
            </w:r>
            <w:r w:rsidR="00BE2FE1">
              <w:rPr>
                <w:rFonts w:asciiTheme="minorHAnsi" w:eastAsiaTheme="minorEastAsia" w:hAnsiTheme="minorHAnsi" w:cstheme="minorBidi"/>
                <w:noProof/>
              </w:rPr>
              <w:tab/>
            </w:r>
            <w:r w:rsidR="00BE2FE1" w:rsidRPr="00117F1C">
              <w:rPr>
                <w:rStyle w:val="Hyperlink"/>
                <w:noProof/>
              </w:rPr>
              <w:t>Overview</w:t>
            </w:r>
            <w:r w:rsidR="00BE2FE1">
              <w:rPr>
                <w:noProof/>
                <w:webHidden/>
              </w:rPr>
              <w:tab/>
            </w:r>
            <w:r w:rsidR="00BE2FE1">
              <w:rPr>
                <w:noProof/>
                <w:webHidden/>
              </w:rPr>
              <w:fldChar w:fldCharType="begin"/>
            </w:r>
            <w:r w:rsidR="00BE2FE1">
              <w:rPr>
                <w:noProof/>
                <w:webHidden/>
              </w:rPr>
              <w:instrText xml:space="preserve"> PAGEREF _Toc503949770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37B0C4BB" w14:textId="77777777" w:rsidR="00BE2FE1" w:rsidRDefault="00000000">
          <w:pPr>
            <w:pStyle w:val="TOC2"/>
            <w:tabs>
              <w:tab w:val="left" w:pos="880"/>
              <w:tab w:val="right" w:leader="dot" w:pos="9350"/>
            </w:tabs>
            <w:rPr>
              <w:noProof/>
              <w:lang w:eastAsia="en-US"/>
            </w:rPr>
          </w:pPr>
          <w:hyperlink w:anchor="_Toc503949771" w:history="1">
            <w:r w:rsidR="00BE2FE1" w:rsidRPr="00117F1C">
              <w:rPr>
                <w:rStyle w:val="Hyperlink"/>
                <w:rFonts w:ascii="Calibri" w:hAnsi="Calibri"/>
                <w:noProof/>
              </w:rPr>
              <w:t>1.1</w:t>
            </w:r>
            <w:r w:rsidR="00BE2FE1">
              <w:rPr>
                <w:noProof/>
                <w:lang w:eastAsia="en-US"/>
              </w:rPr>
              <w:tab/>
            </w:r>
            <w:r w:rsidR="00BE2FE1" w:rsidRPr="00117F1C">
              <w:rPr>
                <w:rStyle w:val="Hyperlink"/>
                <w:rFonts w:ascii="Calibri" w:hAnsi="Calibri"/>
                <w:noProof/>
              </w:rPr>
              <w:t>Project Description</w:t>
            </w:r>
            <w:r w:rsidR="00BE2FE1">
              <w:rPr>
                <w:noProof/>
                <w:webHidden/>
              </w:rPr>
              <w:tab/>
            </w:r>
            <w:r w:rsidR="00BE2FE1">
              <w:rPr>
                <w:noProof/>
                <w:webHidden/>
              </w:rPr>
              <w:fldChar w:fldCharType="begin"/>
            </w:r>
            <w:r w:rsidR="00BE2FE1">
              <w:rPr>
                <w:noProof/>
                <w:webHidden/>
              </w:rPr>
              <w:instrText xml:space="preserve"> PAGEREF _Toc503949771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13780C5C" w14:textId="77777777" w:rsidR="00BE2FE1" w:rsidRDefault="00000000">
          <w:pPr>
            <w:pStyle w:val="TOC2"/>
            <w:tabs>
              <w:tab w:val="left" w:pos="880"/>
              <w:tab w:val="right" w:leader="dot" w:pos="9350"/>
            </w:tabs>
            <w:rPr>
              <w:noProof/>
              <w:lang w:eastAsia="en-US"/>
            </w:rPr>
          </w:pPr>
          <w:hyperlink w:anchor="_Toc503949772" w:history="1">
            <w:r w:rsidR="00BE2FE1" w:rsidRPr="00117F1C">
              <w:rPr>
                <w:rStyle w:val="Hyperlink"/>
                <w:rFonts w:ascii="Calibri" w:hAnsi="Calibri"/>
                <w:noProof/>
              </w:rPr>
              <w:t>1.2</w:t>
            </w:r>
            <w:r w:rsidR="00BE2FE1">
              <w:rPr>
                <w:noProof/>
                <w:lang w:eastAsia="en-US"/>
              </w:rPr>
              <w:tab/>
            </w:r>
            <w:r w:rsidR="00BE2FE1" w:rsidRPr="00117F1C">
              <w:rPr>
                <w:rStyle w:val="Hyperlink"/>
                <w:rFonts w:ascii="Calibri" w:hAnsi="Calibri"/>
                <w:noProof/>
              </w:rPr>
              <w:t>Document Scope</w:t>
            </w:r>
            <w:r w:rsidR="00BE2FE1">
              <w:rPr>
                <w:noProof/>
                <w:webHidden/>
              </w:rPr>
              <w:tab/>
            </w:r>
            <w:r w:rsidR="00BE2FE1">
              <w:rPr>
                <w:noProof/>
                <w:webHidden/>
              </w:rPr>
              <w:fldChar w:fldCharType="begin"/>
            </w:r>
            <w:r w:rsidR="00BE2FE1">
              <w:rPr>
                <w:noProof/>
                <w:webHidden/>
              </w:rPr>
              <w:instrText xml:space="preserve"> PAGEREF _Toc503949772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7F7ED167" w14:textId="77777777" w:rsidR="00BE2FE1" w:rsidRDefault="00000000">
          <w:pPr>
            <w:pStyle w:val="TOC2"/>
            <w:tabs>
              <w:tab w:val="left" w:pos="880"/>
              <w:tab w:val="right" w:leader="dot" w:pos="9350"/>
            </w:tabs>
            <w:rPr>
              <w:noProof/>
              <w:lang w:eastAsia="en-US"/>
            </w:rPr>
          </w:pPr>
          <w:hyperlink w:anchor="_Toc503949773" w:history="1">
            <w:r w:rsidR="00BE2FE1" w:rsidRPr="00117F1C">
              <w:rPr>
                <w:rStyle w:val="Hyperlink"/>
                <w:rFonts w:ascii="Calibri" w:hAnsi="Calibri"/>
                <w:noProof/>
              </w:rPr>
              <w:t>1.3</w:t>
            </w:r>
            <w:r w:rsidR="00BE2FE1">
              <w:rPr>
                <w:noProof/>
                <w:lang w:eastAsia="en-US"/>
              </w:rPr>
              <w:tab/>
            </w:r>
            <w:r w:rsidR="00BE2FE1" w:rsidRPr="00117F1C">
              <w:rPr>
                <w:rStyle w:val="Hyperlink"/>
                <w:rFonts w:ascii="Calibri" w:hAnsi="Calibri"/>
                <w:noProof/>
              </w:rPr>
              <w:t>Source Files</w:t>
            </w:r>
            <w:r w:rsidR="00BE2FE1">
              <w:rPr>
                <w:noProof/>
                <w:webHidden/>
              </w:rPr>
              <w:tab/>
            </w:r>
            <w:r w:rsidR="00BE2FE1">
              <w:rPr>
                <w:noProof/>
                <w:webHidden/>
              </w:rPr>
              <w:fldChar w:fldCharType="begin"/>
            </w:r>
            <w:r w:rsidR="00BE2FE1">
              <w:rPr>
                <w:noProof/>
                <w:webHidden/>
              </w:rPr>
              <w:instrText xml:space="preserve"> PAGEREF _Toc503949773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14:paraId="3F344E29" w14:textId="77777777" w:rsidR="00BE2FE1" w:rsidRDefault="00000000">
          <w:pPr>
            <w:pStyle w:val="TOC2"/>
            <w:tabs>
              <w:tab w:val="left" w:pos="880"/>
              <w:tab w:val="right" w:leader="dot" w:pos="9350"/>
            </w:tabs>
            <w:rPr>
              <w:noProof/>
              <w:lang w:eastAsia="en-US"/>
            </w:rPr>
          </w:pPr>
          <w:hyperlink w:anchor="_Toc503949774" w:history="1">
            <w:r w:rsidR="00BE2FE1" w:rsidRPr="00117F1C">
              <w:rPr>
                <w:rStyle w:val="Hyperlink"/>
                <w:rFonts w:ascii="Calibri" w:hAnsi="Calibri"/>
                <w:noProof/>
              </w:rPr>
              <w:t>1.4</w:t>
            </w:r>
            <w:r w:rsidR="00BE2FE1">
              <w:rPr>
                <w:noProof/>
                <w:lang w:eastAsia="en-US"/>
              </w:rPr>
              <w:tab/>
            </w:r>
            <w:r w:rsidR="00BE2FE1" w:rsidRPr="00117F1C">
              <w:rPr>
                <w:rStyle w:val="Hyperlink"/>
                <w:rFonts w:ascii="Calibri" w:hAnsi="Calibri"/>
                <w:noProof/>
              </w:rPr>
              <w:t>Module List</w:t>
            </w:r>
            <w:r w:rsidR="00BE2FE1">
              <w:rPr>
                <w:noProof/>
                <w:webHidden/>
              </w:rPr>
              <w:tab/>
            </w:r>
            <w:r w:rsidR="00BE2FE1">
              <w:rPr>
                <w:noProof/>
                <w:webHidden/>
              </w:rPr>
              <w:fldChar w:fldCharType="begin"/>
            </w:r>
            <w:r w:rsidR="00BE2FE1">
              <w:rPr>
                <w:noProof/>
                <w:webHidden/>
              </w:rPr>
              <w:instrText xml:space="preserve"> PAGEREF _Toc503949774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54A74A8B" w14:textId="77777777" w:rsidR="00BE2FE1" w:rsidRDefault="00000000">
          <w:pPr>
            <w:pStyle w:val="TOC2"/>
            <w:tabs>
              <w:tab w:val="left" w:pos="880"/>
              <w:tab w:val="right" w:leader="dot" w:pos="9350"/>
            </w:tabs>
            <w:rPr>
              <w:noProof/>
              <w:lang w:eastAsia="en-US"/>
            </w:rPr>
          </w:pPr>
          <w:hyperlink w:anchor="_Toc503949775" w:history="1">
            <w:r w:rsidR="00BE2FE1" w:rsidRPr="00117F1C">
              <w:rPr>
                <w:rStyle w:val="Hyperlink"/>
                <w:rFonts w:ascii="Calibri" w:hAnsi="Calibri"/>
                <w:noProof/>
              </w:rPr>
              <w:t>1.5</w:t>
            </w:r>
            <w:r w:rsidR="00BE2FE1">
              <w:rPr>
                <w:noProof/>
                <w:lang w:eastAsia="en-US"/>
              </w:rPr>
              <w:tab/>
            </w:r>
            <w:r w:rsidR="00BE2FE1" w:rsidRPr="00117F1C">
              <w:rPr>
                <w:rStyle w:val="Hyperlink"/>
                <w:rFonts w:ascii="Calibri" w:hAnsi="Calibri"/>
                <w:noProof/>
              </w:rPr>
              <w:t>Software and Hardware Interfaces</w:t>
            </w:r>
            <w:r w:rsidR="00BE2FE1">
              <w:rPr>
                <w:noProof/>
                <w:webHidden/>
              </w:rPr>
              <w:tab/>
            </w:r>
            <w:r w:rsidR="00BE2FE1">
              <w:rPr>
                <w:noProof/>
                <w:webHidden/>
              </w:rPr>
              <w:fldChar w:fldCharType="begin"/>
            </w:r>
            <w:r w:rsidR="00BE2FE1">
              <w:rPr>
                <w:noProof/>
                <w:webHidden/>
              </w:rPr>
              <w:instrText xml:space="preserve"> PAGEREF _Toc503949775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30E3938F" w14:textId="77777777" w:rsidR="00BE2FE1" w:rsidRDefault="00000000">
          <w:pPr>
            <w:pStyle w:val="TOC3"/>
            <w:tabs>
              <w:tab w:val="left" w:pos="1320"/>
              <w:tab w:val="right" w:leader="dot" w:pos="9350"/>
            </w:tabs>
            <w:rPr>
              <w:noProof/>
              <w:lang w:eastAsia="en-US"/>
            </w:rPr>
          </w:pPr>
          <w:hyperlink w:anchor="_Toc503949776" w:history="1">
            <w:r w:rsidR="00BE2FE1" w:rsidRPr="00117F1C">
              <w:rPr>
                <w:rStyle w:val="Hyperlink"/>
                <w:noProof/>
              </w:rPr>
              <w:t>1.5.1</w:t>
            </w:r>
            <w:r w:rsidR="00BE2FE1">
              <w:rPr>
                <w:noProof/>
                <w:lang w:eastAsia="en-US"/>
              </w:rPr>
              <w:tab/>
            </w:r>
            <w:r w:rsidR="00BE2FE1" w:rsidRPr="00117F1C">
              <w:rPr>
                <w:rStyle w:val="Hyperlink"/>
                <w:noProof/>
              </w:rPr>
              <w:t>Software</w:t>
            </w:r>
            <w:r w:rsidR="00BE2FE1">
              <w:rPr>
                <w:noProof/>
                <w:webHidden/>
              </w:rPr>
              <w:tab/>
            </w:r>
            <w:r w:rsidR="00BE2FE1">
              <w:rPr>
                <w:noProof/>
                <w:webHidden/>
              </w:rPr>
              <w:fldChar w:fldCharType="begin"/>
            </w:r>
            <w:r w:rsidR="00BE2FE1">
              <w:rPr>
                <w:noProof/>
                <w:webHidden/>
              </w:rPr>
              <w:instrText xml:space="preserve"> PAGEREF _Toc503949776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25A09F5B" w14:textId="77777777" w:rsidR="00BE2FE1" w:rsidRDefault="00000000">
          <w:pPr>
            <w:pStyle w:val="TOC3"/>
            <w:tabs>
              <w:tab w:val="left" w:pos="1320"/>
              <w:tab w:val="right" w:leader="dot" w:pos="9350"/>
            </w:tabs>
            <w:rPr>
              <w:noProof/>
              <w:lang w:eastAsia="en-US"/>
            </w:rPr>
          </w:pPr>
          <w:hyperlink w:anchor="_Toc503949777" w:history="1">
            <w:r w:rsidR="00BE2FE1" w:rsidRPr="00117F1C">
              <w:rPr>
                <w:rStyle w:val="Hyperlink"/>
                <w:noProof/>
              </w:rPr>
              <w:t>1.5.2</w:t>
            </w:r>
            <w:r w:rsidR="00BE2FE1">
              <w:rPr>
                <w:noProof/>
                <w:lang w:eastAsia="en-US"/>
              </w:rPr>
              <w:tab/>
            </w:r>
            <w:r w:rsidR="00BE2FE1" w:rsidRPr="00117F1C">
              <w:rPr>
                <w:rStyle w:val="Hyperlink"/>
                <w:noProof/>
              </w:rPr>
              <w:t>Hardware</w:t>
            </w:r>
            <w:r w:rsidR="00BE2FE1">
              <w:rPr>
                <w:noProof/>
                <w:webHidden/>
              </w:rPr>
              <w:tab/>
            </w:r>
            <w:r w:rsidR="00BE2FE1">
              <w:rPr>
                <w:noProof/>
                <w:webHidden/>
              </w:rPr>
              <w:fldChar w:fldCharType="begin"/>
            </w:r>
            <w:r w:rsidR="00BE2FE1">
              <w:rPr>
                <w:noProof/>
                <w:webHidden/>
              </w:rPr>
              <w:instrText xml:space="preserve"> PAGEREF _Toc503949777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1E0E27B3" w14:textId="77777777" w:rsidR="00BE2FE1" w:rsidRDefault="00000000">
          <w:pPr>
            <w:pStyle w:val="TOC2"/>
            <w:tabs>
              <w:tab w:val="left" w:pos="880"/>
              <w:tab w:val="right" w:leader="dot" w:pos="9350"/>
            </w:tabs>
            <w:rPr>
              <w:noProof/>
              <w:lang w:eastAsia="en-US"/>
            </w:rPr>
          </w:pPr>
          <w:hyperlink w:anchor="_Toc503949778" w:history="1">
            <w:r w:rsidR="00BE2FE1" w:rsidRPr="00117F1C">
              <w:rPr>
                <w:rStyle w:val="Hyperlink"/>
                <w:rFonts w:ascii="Calibri" w:hAnsi="Calibri"/>
                <w:noProof/>
              </w:rPr>
              <w:t>1.6</w:t>
            </w:r>
            <w:r w:rsidR="00BE2FE1">
              <w:rPr>
                <w:noProof/>
                <w:lang w:eastAsia="en-US"/>
              </w:rPr>
              <w:tab/>
            </w:r>
            <w:r w:rsidR="00BE2FE1" w:rsidRPr="00117F1C">
              <w:rPr>
                <w:rStyle w:val="Hyperlink"/>
                <w:rFonts w:ascii="Calibri" w:hAnsi="Calibri"/>
                <w:noProof/>
              </w:rPr>
              <w:t>Users</w:t>
            </w:r>
            <w:r w:rsidR="00BE2FE1">
              <w:rPr>
                <w:noProof/>
                <w:webHidden/>
              </w:rPr>
              <w:tab/>
            </w:r>
            <w:r w:rsidR="00BE2FE1">
              <w:rPr>
                <w:noProof/>
                <w:webHidden/>
              </w:rPr>
              <w:fldChar w:fldCharType="begin"/>
            </w:r>
            <w:r w:rsidR="00BE2FE1">
              <w:rPr>
                <w:noProof/>
                <w:webHidden/>
              </w:rPr>
              <w:instrText xml:space="preserve"> PAGEREF _Toc503949778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14:paraId="2015B600" w14:textId="77777777" w:rsidR="00BE2FE1" w:rsidRDefault="00000000">
          <w:pPr>
            <w:pStyle w:val="TOC1"/>
            <w:tabs>
              <w:tab w:val="left" w:pos="440"/>
              <w:tab w:val="right" w:leader="dot" w:pos="9350"/>
            </w:tabs>
            <w:rPr>
              <w:rFonts w:asciiTheme="minorHAnsi" w:eastAsiaTheme="minorEastAsia" w:hAnsiTheme="minorHAnsi" w:cstheme="minorBidi"/>
              <w:noProof/>
            </w:rPr>
          </w:pPr>
          <w:hyperlink w:anchor="_Toc503949779" w:history="1">
            <w:r w:rsidR="00BE2FE1" w:rsidRPr="00117F1C">
              <w:rPr>
                <w:rStyle w:val="Hyperlink"/>
                <w:noProof/>
              </w:rPr>
              <w:t>2.</w:t>
            </w:r>
            <w:r w:rsidR="00BE2FE1">
              <w:rPr>
                <w:rFonts w:asciiTheme="minorHAnsi" w:eastAsiaTheme="minorEastAsia" w:hAnsiTheme="minorHAnsi" w:cstheme="minorBidi"/>
                <w:noProof/>
              </w:rPr>
              <w:tab/>
            </w:r>
            <w:r w:rsidR="00BE2FE1" w:rsidRPr="00117F1C">
              <w:rPr>
                <w:rStyle w:val="Hyperlink"/>
                <w:noProof/>
              </w:rPr>
              <w:t>Details</w:t>
            </w:r>
            <w:r w:rsidR="00BE2FE1">
              <w:rPr>
                <w:noProof/>
                <w:webHidden/>
              </w:rPr>
              <w:tab/>
            </w:r>
            <w:r w:rsidR="00BE2FE1">
              <w:rPr>
                <w:noProof/>
                <w:webHidden/>
              </w:rPr>
              <w:fldChar w:fldCharType="begin"/>
            </w:r>
            <w:r w:rsidR="00BE2FE1">
              <w:rPr>
                <w:noProof/>
                <w:webHidden/>
              </w:rPr>
              <w:instrText xml:space="preserve"> PAGEREF _Toc503949779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7BF3EBC6" w14:textId="77777777" w:rsidR="00BE2FE1" w:rsidRDefault="00000000">
          <w:pPr>
            <w:pStyle w:val="TOC2"/>
            <w:tabs>
              <w:tab w:val="left" w:pos="880"/>
              <w:tab w:val="right" w:leader="dot" w:pos="9350"/>
            </w:tabs>
            <w:rPr>
              <w:noProof/>
              <w:lang w:eastAsia="en-US"/>
            </w:rPr>
          </w:pPr>
          <w:hyperlink w:anchor="_Toc503949782" w:history="1">
            <w:r w:rsidR="00BE2FE1" w:rsidRPr="00117F1C">
              <w:rPr>
                <w:rStyle w:val="Hyperlink"/>
                <w:rFonts w:ascii="Calibri" w:hAnsi="Calibri"/>
                <w:noProof/>
              </w:rPr>
              <w:t>2.1</w:t>
            </w:r>
            <w:r w:rsidR="00BE2FE1">
              <w:rPr>
                <w:noProof/>
                <w:lang w:eastAsia="en-US"/>
              </w:rPr>
              <w:tab/>
            </w:r>
            <w:r w:rsidR="00BE2FE1" w:rsidRPr="00117F1C">
              <w:rPr>
                <w:rStyle w:val="Hyperlink"/>
                <w:rFonts w:ascii="Calibri" w:hAnsi="Calibri"/>
                <w:noProof/>
              </w:rPr>
              <w:t>Source Files</w:t>
            </w:r>
            <w:r w:rsidR="00BE2FE1">
              <w:rPr>
                <w:noProof/>
                <w:webHidden/>
              </w:rPr>
              <w:tab/>
            </w:r>
            <w:r w:rsidR="00BE2FE1">
              <w:rPr>
                <w:noProof/>
                <w:webHidden/>
              </w:rPr>
              <w:fldChar w:fldCharType="begin"/>
            </w:r>
            <w:r w:rsidR="00BE2FE1">
              <w:rPr>
                <w:noProof/>
                <w:webHidden/>
              </w:rPr>
              <w:instrText xml:space="preserve"> PAGEREF _Toc503949782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57A8F999" w14:textId="77777777" w:rsidR="00BE2FE1" w:rsidRDefault="00000000">
          <w:pPr>
            <w:pStyle w:val="TOC2"/>
            <w:tabs>
              <w:tab w:val="left" w:pos="880"/>
              <w:tab w:val="right" w:leader="dot" w:pos="9350"/>
            </w:tabs>
            <w:rPr>
              <w:noProof/>
              <w:lang w:eastAsia="en-US"/>
            </w:rPr>
          </w:pPr>
          <w:hyperlink w:anchor="_Toc503949783" w:history="1">
            <w:r w:rsidR="00BE2FE1" w:rsidRPr="00117F1C">
              <w:rPr>
                <w:rStyle w:val="Hyperlink"/>
                <w:rFonts w:ascii="Calibri" w:hAnsi="Calibri"/>
                <w:noProof/>
              </w:rPr>
              <w:t>2.2</w:t>
            </w:r>
            <w:r w:rsidR="00BE2FE1">
              <w:rPr>
                <w:noProof/>
                <w:lang w:eastAsia="en-US"/>
              </w:rPr>
              <w:tab/>
            </w:r>
            <w:r w:rsidR="00BE2FE1" w:rsidRPr="00117F1C">
              <w:rPr>
                <w:rStyle w:val="Hyperlink"/>
                <w:rFonts w:ascii="Calibri" w:hAnsi="Calibri"/>
                <w:noProof/>
              </w:rPr>
              <w:t>Module Details</w:t>
            </w:r>
            <w:r w:rsidR="00BE2FE1">
              <w:rPr>
                <w:noProof/>
                <w:webHidden/>
              </w:rPr>
              <w:tab/>
            </w:r>
            <w:r w:rsidR="00BE2FE1">
              <w:rPr>
                <w:noProof/>
                <w:webHidden/>
              </w:rPr>
              <w:fldChar w:fldCharType="begin"/>
            </w:r>
            <w:r w:rsidR="00BE2FE1">
              <w:rPr>
                <w:noProof/>
                <w:webHidden/>
              </w:rPr>
              <w:instrText xml:space="preserve"> PAGEREF _Toc503949783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087C475D" w14:textId="77777777" w:rsidR="00BE2FE1" w:rsidRDefault="00000000">
          <w:pPr>
            <w:pStyle w:val="TOC3"/>
            <w:tabs>
              <w:tab w:val="left" w:pos="1320"/>
              <w:tab w:val="right" w:leader="dot" w:pos="9350"/>
            </w:tabs>
            <w:rPr>
              <w:noProof/>
              <w:lang w:eastAsia="en-US"/>
            </w:rPr>
          </w:pPr>
          <w:hyperlink w:anchor="_Toc503949784" w:history="1">
            <w:r w:rsidR="00BE2FE1" w:rsidRPr="00117F1C">
              <w:rPr>
                <w:rStyle w:val="Hyperlink"/>
                <w:rFonts w:ascii="Calibri" w:hAnsi="Calibri"/>
                <w:noProof/>
              </w:rPr>
              <w:t>2.2.1</w:t>
            </w:r>
            <w:r w:rsidR="00BE2FE1">
              <w:rPr>
                <w:noProof/>
                <w:lang w:eastAsia="en-US"/>
              </w:rPr>
              <w:tab/>
            </w:r>
            <w:r w:rsidR="00BE2FE1" w:rsidRPr="00117F1C">
              <w:rPr>
                <w:rStyle w:val="Hyperlink"/>
                <w:rFonts w:ascii="Calibri" w:hAnsi="Calibri"/>
                <w:noProof/>
              </w:rPr>
              <w:t>SQL agent job</w:t>
            </w:r>
            <w:r w:rsidR="00BE2FE1">
              <w:rPr>
                <w:noProof/>
                <w:webHidden/>
              </w:rPr>
              <w:tab/>
            </w:r>
            <w:r w:rsidR="00BE2FE1">
              <w:rPr>
                <w:noProof/>
                <w:webHidden/>
              </w:rPr>
              <w:fldChar w:fldCharType="begin"/>
            </w:r>
            <w:r w:rsidR="00BE2FE1">
              <w:rPr>
                <w:noProof/>
                <w:webHidden/>
              </w:rPr>
              <w:instrText xml:space="preserve"> PAGEREF _Toc503949784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22CA7A07" w14:textId="77777777" w:rsidR="00BE2FE1" w:rsidRDefault="00000000">
          <w:pPr>
            <w:pStyle w:val="TOC3"/>
            <w:tabs>
              <w:tab w:val="left" w:pos="1320"/>
              <w:tab w:val="right" w:leader="dot" w:pos="9350"/>
            </w:tabs>
            <w:rPr>
              <w:noProof/>
              <w:lang w:eastAsia="en-US"/>
            </w:rPr>
          </w:pPr>
          <w:hyperlink w:anchor="_Toc503949785" w:history="1">
            <w:r w:rsidR="00BE2FE1" w:rsidRPr="00117F1C">
              <w:rPr>
                <w:rStyle w:val="Hyperlink"/>
                <w:noProof/>
              </w:rPr>
              <w:t>2.2.2</w:t>
            </w:r>
            <w:r w:rsidR="00BE2FE1">
              <w:rPr>
                <w:noProof/>
                <w:lang w:eastAsia="en-US"/>
              </w:rPr>
              <w:tab/>
            </w:r>
            <w:r w:rsidR="00BE2FE1" w:rsidRPr="00117F1C">
              <w:rPr>
                <w:rStyle w:val="Hyperlink"/>
                <w:noProof/>
              </w:rPr>
              <w:t>SSIS Package</w:t>
            </w:r>
            <w:r w:rsidR="00BE2FE1">
              <w:rPr>
                <w:noProof/>
                <w:webHidden/>
              </w:rPr>
              <w:tab/>
            </w:r>
            <w:r w:rsidR="00BE2FE1">
              <w:rPr>
                <w:noProof/>
                <w:webHidden/>
              </w:rPr>
              <w:fldChar w:fldCharType="begin"/>
            </w:r>
            <w:r w:rsidR="00BE2FE1">
              <w:rPr>
                <w:noProof/>
                <w:webHidden/>
              </w:rPr>
              <w:instrText xml:space="preserve"> PAGEREF _Toc503949785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14:paraId="4CB81DB5" w14:textId="77777777" w:rsidR="00BE2FE1" w:rsidRDefault="00000000">
          <w:pPr>
            <w:pStyle w:val="TOC3"/>
            <w:tabs>
              <w:tab w:val="left" w:pos="1320"/>
              <w:tab w:val="right" w:leader="dot" w:pos="9350"/>
            </w:tabs>
            <w:rPr>
              <w:noProof/>
              <w:lang w:eastAsia="en-US"/>
            </w:rPr>
          </w:pPr>
          <w:hyperlink w:anchor="_Toc503949786" w:history="1">
            <w:r w:rsidR="00BE2FE1" w:rsidRPr="00117F1C">
              <w:rPr>
                <w:rStyle w:val="Hyperlink"/>
                <w:noProof/>
              </w:rPr>
              <w:t>2.2.3</w:t>
            </w:r>
            <w:r w:rsidR="00BE2FE1">
              <w:rPr>
                <w:noProof/>
                <w:lang w:eastAsia="en-US"/>
              </w:rPr>
              <w:tab/>
            </w:r>
            <w:r w:rsidR="00BE2FE1" w:rsidRPr="00117F1C">
              <w:rPr>
                <w:rStyle w:val="Hyperlink"/>
                <w:noProof/>
              </w:rPr>
              <w:t>Tables</w:t>
            </w:r>
            <w:r w:rsidR="00BE2FE1">
              <w:rPr>
                <w:noProof/>
                <w:webHidden/>
              </w:rPr>
              <w:tab/>
            </w:r>
            <w:r w:rsidR="00BE2FE1">
              <w:rPr>
                <w:noProof/>
                <w:webHidden/>
              </w:rPr>
              <w:fldChar w:fldCharType="begin"/>
            </w:r>
            <w:r w:rsidR="00BE2FE1">
              <w:rPr>
                <w:noProof/>
                <w:webHidden/>
              </w:rPr>
              <w:instrText xml:space="preserve"> PAGEREF _Toc503949786 \h </w:instrText>
            </w:r>
            <w:r w:rsidR="00BE2FE1">
              <w:rPr>
                <w:noProof/>
                <w:webHidden/>
              </w:rPr>
            </w:r>
            <w:r w:rsidR="00BE2FE1">
              <w:rPr>
                <w:noProof/>
                <w:webHidden/>
              </w:rPr>
              <w:fldChar w:fldCharType="separate"/>
            </w:r>
            <w:r w:rsidR="00BE2FE1">
              <w:rPr>
                <w:noProof/>
                <w:webHidden/>
              </w:rPr>
              <w:t>35</w:t>
            </w:r>
            <w:r w:rsidR="00BE2FE1">
              <w:rPr>
                <w:noProof/>
                <w:webHidden/>
              </w:rPr>
              <w:fldChar w:fldCharType="end"/>
            </w:r>
          </w:hyperlink>
        </w:p>
        <w:p w14:paraId="4E588750" w14:textId="77777777" w:rsidR="00BE2FE1" w:rsidRDefault="00000000">
          <w:pPr>
            <w:pStyle w:val="TOC3"/>
            <w:tabs>
              <w:tab w:val="left" w:pos="1320"/>
              <w:tab w:val="right" w:leader="dot" w:pos="9350"/>
            </w:tabs>
            <w:rPr>
              <w:noProof/>
              <w:lang w:eastAsia="en-US"/>
            </w:rPr>
          </w:pPr>
          <w:hyperlink w:anchor="_Toc503949787" w:history="1">
            <w:r w:rsidR="00BE2FE1" w:rsidRPr="00117F1C">
              <w:rPr>
                <w:rStyle w:val="Hyperlink"/>
                <w:noProof/>
              </w:rPr>
              <w:t>2.2.4</w:t>
            </w:r>
            <w:r w:rsidR="00BE2FE1">
              <w:rPr>
                <w:noProof/>
                <w:lang w:eastAsia="en-US"/>
              </w:rPr>
              <w:tab/>
            </w:r>
            <w:r w:rsidR="00BE2FE1" w:rsidRPr="00117F1C">
              <w:rPr>
                <w:rStyle w:val="Hyperlink"/>
                <w:noProof/>
              </w:rPr>
              <w:t>Procedures</w:t>
            </w:r>
            <w:r w:rsidR="00BE2FE1">
              <w:rPr>
                <w:noProof/>
                <w:webHidden/>
              </w:rPr>
              <w:tab/>
            </w:r>
            <w:r w:rsidR="00BE2FE1">
              <w:rPr>
                <w:noProof/>
                <w:webHidden/>
              </w:rPr>
              <w:fldChar w:fldCharType="begin"/>
            </w:r>
            <w:r w:rsidR="00BE2FE1">
              <w:rPr>
                <w:noProof/>
                <w:webHidden/>
              </w:rPr>
              <w:instrText xml:space="preserve"> PAGEREF _Toc503949787 \h </w:instrText>
            </w:r>
            <w:r w:rsidR="00BE2FE1">
              <w:rPr>
                <w:noProof/>
                <w:webHidden/>
              </w:rPr>
            </w:r>
            <w:r w:rsidR="00BE2FE1">
              <w:rPr>
                <w:noProof/>
                <w:webHidden/>
              </w:rPr>
              <w:fldChar w:fldCharType="separate"/>
            </w:r>
            <w:r w:rsidR="00BE2FE1">
              <w:rPr>
                <w:noProof/>
                <w:webHidden/>
              </w:rPr>
              <w:t>36</w:t>
            </w:r>
            <w:r w:rsidR="00BE2FE1">
              <w:rPr>
                <w:noProof/>
                <w:webHidden/>
              </w:rPr>
              <w:fldChar w:fldCharType="end"/>
            </w:r>
          </w:hyperlink>
        </w:p>
        <w:p w14:paraId="354BEABE" w14:textId="77777777" w:rsidR="00BE2FE1" w:rsidRDefault="00000000">
          <w:pPr>
            <w:pStyle w:val="TOC3"/>
            <w:tabs>
              <w:tab w:val="left" w:pos="1320"/>
              <w:tab w:val="right" w:leader="dot" w:pos="9350"/>
            </w:tabs>
            <w:rPr>
              <w:noProof/>
              <w:lang w:eastAsia="en-US"/>
            </w:rPr>
          </w:pPr>
          <w:hyperlink w:anchor="_Toc503949788" w:history="1">
            <w:r w:rsidR="00BE2FE1" w:rsidRPr="00117F1C">
              <w:rPr>
                <w:rStyle w:val="Hyperlink"/>
                <w:noProof/>
              </w:rPr>
              <w:t>2.2.5</w:t>
            </w:r>
            <w:r w:rsidR="00BE2FE1">
              <w:rPr>
                <w:noProof/>
                <w:lang w:eastAsia="en-US"/>
              </w:rPr>
              <w:tab/>
            </w:r>
            <w:r w:rsidR="00BE2FE1" w:rsidRPr="00117F1C">
              <w:rPr>
                <w:rStyle w:val="Hyperlink"/>
                <w:noProof/>
              </w:rPr>
              <w:t>Functions</w:t>
            </w:r>
            <w:r w:rsidR="00BE2FE1">
              <w:rPr>
                <w:noProof/>
                <w:webHidden/>
              </w:rPr>
              <w:tab/>
            </w:r>
            <w:r w:rsidR="00BE2FE1">
              <w:rPr>
                <w:noProof/>
                <w:webHidden/>
              </w:rPr>
              <w:fldChar w:fldCharType="begin"/>
            </w:r>
            <w:r w:rsidR="00BE2FE1">
              <w:rPr>
                <w:noProof/>
                <w:webHidden/>
              </w:rPr>
              <w:instrText xml:space="preserve"> PAGEREF _Toc503949788 \h </w:instrText>
            </w:r>
            <w:r w:rsidR="00BE2FE1">
              <w:rPr>
                <w:noProof/>
                <w:webHidden/>
              </w:rPr>
            </w:r>
            <w:r w:rsidR="00BE2FE1">
              <w:rPr>
                <w:noProof/>
                <w:webHidden/>
              </w:rPr>
              <w:fldChar w:fldCharType="separate"/>
            </w:r>
            <w:r w:rsidR="00BE2FE1">
              <w:rPr>
                <w:noProof/>
                <w:webHidden/>
              </w:rPr>
              <w:t>36</w:t>
            </w:r>
            <w:r w:rsidR="00BE2FE1">
              <w:rPr>
                <w:noProof/>
                <w:webHidden/>
              </w:rPr>
              <w:fldChar w:fldCharType="end"/>
            </w:r>
          </w:hyperlink>
        </w:p>
        <w:p w14:paraId="3C795D54" w14:textId="77777777" w:rsidR="00481F6E" w:rsidRDefault="00481F6E">
          <w:r>
            <w:rPr>
              <w:b/>
              <w:bCs/>
              <w:noProof/>
            </w:rPr>
            <w:fldChar w:fldCharType="end"/>
          </w:r>
        </w:p>
      </w:sdtContent>
    </w:sdt>
    <w:p w14:paraId="16FE4559" w14:textId="77777777" w:rsidR="00202048" w:rsidRDefault="00202048" w:rsidP="009F2A51">
      <w:pPr>
        <w:widowControl w:val="0"/>
        <w:autoSpaceDE w:val="0"/>
        <w:autoSpaceDN w:val="0"/>
        <w:adjustRightInd w:val="0"/>
        <w:spacing w:after="0" w:line="240" w:lineRule="auto"/>
      </w:pPr>
    </w:p>
    <w:p w14:paraId="33B7150A" w14:textId="77777777" w:rsidR="0027630C" w:rsidRDefault="0027630C" w:rsidP="009F2A51">
      <w:pPr>
        <w:widowControl w:val="0"/>
        <w:autoSpaceDE w:val="0"/>
        <w:autoSpaceDN w:val="0"/>
        <w:adjustRightInd w:val="0"/>
        <w:spacing w:after="0" w:line="240" w:lineRule="auto"/>
      </w:pPr>
    </w:p>
    <w:p w14:paraId="11AEF2D5" w14:textId="77777777" w:rsidR="0027630C" w:rsidRDefault="0027630C" w:rsidP="009F2A51">
      <w:pPr>
        <w:widowControl w:val="0"/>
        <w:autoSpaceDE w:val="0"/>
        <w:autoSpaceDN w:val="0"/>
        <w:adjustRightInd w:val="0"/>
        <w:spacing w:after="0" w:line="240" w:lineRule="auto"/>
      </w:pPr>
    </w:p>
    <w:p w14:paraId="7FA692D1" w14:textId="77777777" w:rsidR="0027630C" w:rsidRDefault="0027630C" w:rsidP="009F2A51">
      <w:pPr>
        <w:widowControl w:val="0"/>
        <w:autoSpaceDE w:val="0"/>
        <w:autoSpaceDN w:val="0"/>
        <w:adjustRightInd w:val="0"/>
        <w:spacing w:after="0" w:line="240" w:lineRule="auto"/>
      </w:pPr>
    </w:p>
    <w:p w14:paraId="345B5A08" w14:textId="77777777" w:rsidR="0027630C" w:rsidRDefault="0027630C" w:rsidP="009F2A51">
      <w:pPr>
        <w:widowControl w:val="0"/>
        <w:autoSpaceDE w:val="0"/>
        <w:autoSpaceDN w:val="0"/>
        <w:adjustRightInd w:val="0"/>
        <w:spacing w:after="0" w:line="240" w:lineRule="auto"/>
      </w:pPr>
    </w:p>
    <w:p w14:paraId="2F99B35C" w14:textId="77777777" w:rsidR="0027630C" w:rsidRDefault="0027630C" w:rsidP="009F2A51">
      <w:pPr>
        <w:widowControl w:val="0"/>
        <w:autoSpaceDE w:val="0"/>
        <w:autoSpaceDN w:val="0"/>
        <w:adjustRightInd w:val="0"/>
        <w:spacing w:after="0" w:line="240" w:lineRule="auto"/>
      </w:pPr>
    </w:p>
    <w:p w14:paraId="36828AB8" w14:textId="77777777" w:rsidR="0027630C" w:rsidRDefault="0027630C" w:rsidP="009F2A51">
      <w:pPr>
        <w:widowControl w:val="0"/>
        <w:autoSpaceDE w:val="0"/>
        <w:autoSpaceDN w:val="0"/>
        <w:adjustRightInd w:val="0"/>
        <w:spacing w:after="0" w:line="240" w:lineRule="auto"/>
      </w:pPr>
    </w:p>
    <w:p w14:paraId="49107475" w14:textId="77777777" w:rsidR="0027630C" w:rsidRDefault="0027630C" w:rsidP="009F2A51">
      <w:pPr>
        <w:widowControl w:val="0"/>
        <w:autoSpaceDE w:val="0"/>
        <w:autoSpaceDN w:val="0"/>
        <w:adjustRightInd w:val="0"/>
        <w:spacing w:after="0" w:line="240" w:lineRule="auto"/>
      </w:pPr>
    </w:p>
    <w:p w14:paraId="17508E83" w14:textId="77777777" w:rsidR="00202048" w:rsidRDefault="00202048" w:rsidP="009F2A51">
      <w:pPr>
        <w:widowControl w:val="0"/>
        <w:autoSpaceDE w:val="0"/>
        <w:autoSpaceDN w:val="0"/>
        <w:adjustRightInd w:val="0"/>
        <w:spacing w:after="0" w:line="240" w:lineRule="auto"/>
      </w:pPr>
    </w:p>
    <w:p w14:paraId="0878018C" w14:textId="77777777" w:rsidR="009D1884" w:rsidRPr="0027630C" w:rsidRDefault="006F770C" w:rsidP="0076086A">
      <w:pPr>
        <w:pStyle w:val="Heading1"/>
        <w:numPr>
          <w:ilvl w:val="0"/>
          <w:numId w:val="1"/>
        </w:numPr>
        <w:rPr>
          <w:color w:val="auto"/>
        </w:rPr>
      </w:pPr>
      <w:bookmarkStart w:id="12" w:name="_Toc503949770"/>
      <w:r w:rsidRPr="0027630C">
        <w:rPr>
          <w:color w:val="auto"/>
        </w:rPr>
        <w:lastRenderedPageBreak/>
        <w:t>Overview</w:t>
      </w:r>
      <w:bookmarkEnd w:id="12"/>
    </w:p>
    <w:p w14:paraId="7EE0160C" w14:textId="77777777" w:rsidR="00A47122" w:rsidRPr="0027630C" w:rsidRDefault="009D1884" w:rsidP="00481F6E">
      <w:pPr>
        <w:pStyle w:val="Heading2"/>
        <w:rPr>
          <w:rFonts w:ascii="Calibri" w:hAnsi="Calibri" w:cs="Times New Roman"/>
          <w:color w:val="auto"/>
          <w:sz w:val="22"/>
          <w:szCs w:val="22"/>
        </w:rPr>
      </w:pPr>
      <w:bookmarkStart w:id="13" w:name="_Toc503949771"/>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13"/>
    </w:p>
    <w:p w14:paraId="75BAC16B" w14:textId="77777777" w:rsidR="001B4454" w:rsidRPr="0095359C" w:rsidRDefault="00A47122" w:rsidP="001B4454">
      <w:pPr>
        <w:rPr>
          <w:rFonts w:asciiTheme="minorHAnsi" w:hAnsiTheme="minorHAnsi"/>
          <w:sz w:val="20"/>
          <w:szCs w:val="20"/>
        </w:rPr>
      </w:pPr>
      <w:r w:rsidRPr="00736BF7">
        <w:rPr>
          <w:rFonts w:asciiTheme="minorHAnsi" w:hAnsiTheme="minorHAnsi" w:cs="Segoe UI"/>
          <w:color w:val="000000" w:themeColor="text1"/>
        </w:rPr>
        <w:t xml:space="preserve"> </w:t>
      </w:r>
      <w:r w:rsidR="00026536" w:rsidRPr="0095359C">
        <w:rPr>
          <w:rFonts w:asciiTheme="minorHAnsi" w:hAnsiTheme="minorHAnsi" w:cs="Segoe UI"/>
          <w:color w:val="000000" w:themeColor="text1"/>
          <w:sz w:val="20"/>
          <w:szCs w:val="20"/>
        </w:rPr>
        <w:t xml:space="preserve">The </w:t>
      </w:r>
      <w:r w:rsidR="001B4454" w:rsidRPr="0095359C">
        <w:rPr>
          <w:rFonts w:asciiTheme="minorHAnsi" w:hAnsiTheme="minorHAnsi" w:cs="Segoe UI"/>
          <w:color w:val="000000" w:themeColor="text1"/>
          <w:sz w:val="20"/>
          <w:szCs w:val="20"/>
        </w:rPr>
        <w:t>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Outlier reports are created by the</w:t>
      </w:r>
      <w:r w:rsidR="00026536" w:rsidRPr="0095359C">
        <w:rPr>
          <w:rFonts w:asciiTheme="minorHAnsi" w:hAnsiTheme="minorHAnsi" w:cs="Segoe UI"/>
          <w:color w:val="000000" w:themeColor="text1"/>
          <w:sz w:val="20"/>
          <w:szCs w:val="20"/>
        </w:rPr>
        <w:t xml:space="preserve"> CCO </w:t>
      </w:r>
      <w:r w:rsidR="001B4454" w:rsidRPr="0095359C">
        <w:rPr>
          <w:rFonts w:asciiTheme="minorHAnsi" w:hAnsiTheme="minorHAnsi" w:cs="Segoe UI"/>
          <w:color w:val="000000" w:themeColor="text1"/>
          <w:sz w:val="20"/>
          <w:szCs w:val="20"/>
        </w:rPr>
        <w:t xml:space="preserve">Analytics team which </w:t>
      </w:r>
      <w:r w:rsidR="00026536" w:rsidRPr="0095359C">
        <w:rPr>
          <w:rFonts w:asciiTheme="minorHAnsi" w:hAnsiTheme="minorHAnsi" w:cs="Segoe UI"/>
          <w:color w:val="000000" w:themeColor="text1"/>
          <w:sz w:val="20"/>
          <w:szCs w:val="20"/>
        </w:rPr>
        <w:t>identifies</w:t>
      </w:r>
      <w:r w:rsidR="001B4454" w:rsidRPr="0095359C">
        <w:rPr>
          <w:rFonts w:asciiTheme="minorHAnsi" w:hAnsiTheme="minorHAnsi" w:cs="Segoe UI"/>
          <w:color w:val="000000" w:themeColor="text1"/>
          <w:sz w:val="20"/>
          <w:szCs w:val="20"/>
        </w:rPr>
        <w:t xml:space="preserve">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189B17D7" w14:textId="77777777"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14:paraId="10EE5139" w14:textId="77777777" w:rsidR="00A47122" w:rsidRPr="0027630C" w:rsidRDefault="00A47122" w:rsidP="00481F6E">
      <w:pPr>
        <w:pStyle w:val="Heading2"/>
        <w:rPr>
          <w:rFonts w:ascii="Calibri" w:hAnsi="Calibri" w:cs="Times New Roman"/>
          <w:color w:val="auto"/>
          <w:sz w:val="22"/>
          <w:szCs w:val="22"/>
        </w:rPr>
      </w:pPr>
      <w:bookmarkStart w:id="14" w:name="_Toc503949772"/>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14"/>
    </w:p>
    <w:p w14:paraId="21AEC170" w14:textId="77777777" w:rsidR="00A47122" w:rsidRPr="0095359C" w:rsidRDefault="00A47122" w:rsidP="00A47122">
      <w:pPr>
        <w:widowControl w:val="0"/>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This document describes the </w:t>
      </w:r>
      <w:r w:rsidR="001B4454" w:rsidRPr="0095359C">
        <w:rPr>
          <w:rFonts w:asciiTheme="minorHAnsi" w:hAnsiTheme="minorHAnsi" w:cs="Segoe UI"/>
          <w:color w:val="000000" w:themeColor="text1"/>
          <w:sz w:val="20"/>
          <w:szCs w:val="20"/>
        </w:rPr>
        <w:t>load of the Outliers reports provided by the Analytics team into the eCoaching database. Once the reports are loaded into the database the logs are tracked through the workflow like any Coaching log entered from the web interface.</w:t>
      </w:r>
    </w:p>
    <w:p w14:paraId="483FB556" w14:textId="77777777"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14:paraId="4F1C814D" w14:textId="77777777"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14:paraId="139957BE" w14:textId="77777777" w:rsidR="002C3B04" w:rsidRPr="0027630C" w:rsidRDefault="002C3B04" w:rsidP="00481F6E">
      <w:pPr>
        <w:pStyle w:val="Heading2"/>
        <w:rPr>
          <w:rFonts w:ascii="Calibri" w:hAnsi="Calibri" w:cs="Times New Roman"/>
          <w:color w:val="auto"/>
          <w:sz w:val="22"/>
          <w:szCs w:val="22"/>
        </w:rPr>
      </w:pPr>
      <w:bookmarkStart w:id="15" w:name="_Toc503949773"/>
      <w:r w:rsidRPr="0027630C">
        <w:rPr>
          <w:rFonts w:ascii="Calibri" w:hAnsi="Calibri" w:cs="Times New Roman"/>
          <w:color w:val="auto"/>
          <w:sz w:val="22"/>
          <w:szCs w:val="22"/>
        </w:rPr>
        <w:t>Source Files</w:t>
      </w:r>
      <w:bookmarkEnd w:id="15"/>
    </w:p>
    <w:p w14:paraId="7CC7D5A8" w14:textId="77777777"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The table below shows all of the outlier report types that can arrive as feeds. Currently active feeds are marked by an ‘X’ in the table below.</w:t>
      </w:r>
    </w:p>
    <w:p w14:paraId="195C92BB" w14:textId="77777777"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Files have a naming convention eCL_Outlier_Feed_XXX</w:t>
      </w:r>
      <w:r w:rsidR="00F56A29" w:rsidRPr="0095359C">
        <w:rPr>
          <w:rFonts w:asciiTheme="minorHAnsi" w:hAnsiTheme="minorHAnsi" w:cs="Segoe UI"/>
          <w:color w:val="000000" w:themeColor="text1"/>
          <w:sz w:val="20"/>
          <w:szCs w:val="20"/>
        </w:rPr>
        <w:t>yyyymmdd</w:t>
      </w:r>
      <w:r w:rsidRPr="0095359C">
        <w:rPr>
          <w:rFonts w:asciiTheme="minorHAnsi" w:hAnsiTheme="minorHAnsi" w:cs="Segoe UI"/>
          <w:color w:val="000000" w:themeColor="text1"/>
          <w:sz w:val="20"/>
          <w:szCs w:val="20"/>
        </w:rPr>
        <w:t>.csv where XXX stands for the 3 letter acronym used by the report as shown in the ‘Code’ column below.</w:t>
      </w:r>
    </w:p>
    <w:p w14:paraId="0F75DDCA" w14:textId="64E27246" w:rsidR="0053330A" w:rsidRDefault="0053330A" w:rsidP="0053330A">
      <w:pPr>
        <w:rPr>
          <w:rFonts w:asciiTheme="minorHAnsi" w:hAnsiTheme="minorHAnsi" w:cs="Segoe UI"/>
          <w:sz w:val="20"/>
          <w:szCs w:val="20"/>
        </w:rPr>
      </w:pPr>
      <w:r w:rsidRPr="0095359C">
        <w:rPr>
          <w:rFonts w:asciiTheme="minorHAnsi" w:hAnsiTheme="minorHAnsi" w:cs="Segoe UI"/>
          <w:color w:val="000000" w:themeColor="text1"/>
          <w:sz w:val="20"/>
          <w:szCs w:val="20"/>
        </w:rPr>
        <w:t xml:space="preserve">Files are staged at </w:t>
      </w:r>
      <w:hyperlink r:id="rId8" w:history="1">
        <w:r w:rsidR="00E25F26" w:rsidRPr="00700164">
          <w:rPr>
            <w:rStyle w:val="Hyperlink"/>
            <w:rFonts w:asciiTheme="minorHAnsi" w:hAnsiTheme="minorHAnsi" w:cs="Segoe UI"/>
            <w:sz w:val="20"/>
            <w:szCs w:val="20"/>
          </w:rPr>
          <w:t>\\</w:t>
        </w:r>
        <w:r w:rsidR="00D01B11">
          <w:rPr>
            <w:rStyle w:val="Hyperlink"/>
            <w:rFonts w:asciiTheme="minorHAnsi" w:hAnsiTheme="minorHAnsi" w:cs="Segoe UI"/>
            <w:sz w:val="20"/>
            <w:szCs w:val="20"/>
          </w:rPr>
          <w:t>UVAAPADSQL50CCO</w:t>
        </w:r>
        <w:r w:rsidR="00E25F26" w:rsidRPr="00700164">
          <w:rPr>
            <w:rStyle w:val="Hyperlink"/>
            <w:rFonts w:asciiTheme="minorHAnsi" w:hAnsiTheme="minorHAnsi" w:cs="Segoe UI"/>
            <w:sz w:val="20"/>
            <w:szCs w:val="20"/>
          </w:rPr>
          <w:t>\data\Coaching\Outliers\Encrypt_Out\</w:t>
        </w:r>
      </w:hyperlink>
    </w:p>
    <w:tbl>
      <w:tblPr>
        <w:tblW w:w="9555" w:type="dxa"/>
        <w:tblInd w:w="93" w:type="dxa"/>
        <w:tblLook w:val="04A0" w:firstRow="1" w:lastRow="0" w:firstColumn="1" w:lastColumn="0" w:noHBand="0" w:noVBand="1"/>
      </w:tblPr>
      <w:tblGrid>
        <w:gridCol w:w="419"/>
        <w:gridCol w:w="4435"/>
        <w:gridCol w:w="659"/>
        <w:gridCol w:w="680"/>
        <w:gridCol w:w="948"/>
        <w:gridCol w:w="612"/>
        <w:gridCol w:w="1802"/>
        <w:tblGridChange w:id="16">
          <w:tblGrid>
            <w:gridCol w:w="419"/>
            <w:gridCol w:w="4435"/>
            <w:gridCol w:w="659"/>
            <w:gridCol w:w="680"/>
            <w:gridCol w:w="948"/>
            <w:gridCol w:w="612"/>
            <w:gridCol w:w="1802"/>
          </w:tblGrid>
        </w:tblGridChange>
      </w:tblGrid>
      <w:tr w:rsidR="0053330A" w:rsidRPr="007E2C75" w14:paraId="2A383A4C" w14:textId="77777777" w:rsidTr="00C55BF9">
        <w:trPr>
          <w:trHeight w:val="450"/>
        </w:trPr>
        <w:tc>
          <w:tcPr>
            <w:tcW w:w="419" w:type="dxa"/>
            <w:tcBorders>
              <w:top w:val="single" w:sz="8" w:space="0" w:color="F2F2F2"/>
              <w:left w:val="single" w:sz="8" w:space="0" w:color="7297BD"/>
              <w:bottom w:val="nil"/>
              <w:right w:val="single" w:sz="8" w:space="0" w:color="F2F2F2"/>
            </w:tcBorders>
            <w:shd w:val="clear" w:color="000000" w:fill="7297BD"/>
            <w:vAlign w:val="center"/>
            <w:hideMark/>
          </w:tcPr>
          <w:p w14:paraId="37CA374B" w14:textId="77777777" w:rsidR="0053330A" w:rsidRPr="007E2C75" w:rsidRDefault="0053330A" w:rsidP="00A71CC9">
            <w:pPr>
              <w:rPr>
                <w:b/>
                <w:bCs/>
                <w:color w:val="FFFFFF"/>
                <w:sz w:val="16"/>
                <w:szCs w:val="16"/>
              </w:rPr>
            </w:pPr>
            <w:r w:rsidRPr="007E2C75">
              <w:rPr>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63B818D4"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Metric/Report</w:t>
            </w:r>
          </w:p>
        </w:tc>
        <w:tc>
          <w:tcPr>
            <w:tcW w:w="659" w:type="dxa"/>
            <w:tcBorders>
              <w:top w:val="single" w:sz="8" w:space="0" w:color="F2F2F2"/>
              <w:left w:val="nil"/>
              <w:bottom w:val="nil"/>
              <w:right w:val="single" w:sz="8" w:space="0" w:color="F2F2F2"/>
            </w:tcBorders>
            <w:shd w:val="clear" w:color="000000" w:fill="7297BD"/>
            <w:vAlign w:val="center"/>
            <w:hideMark/>
          </w:tcPr>
          <w:p w14:paraId="289D5C07" w14:textId="77777777" w:rsidR="0053330A" w:rsidRPr="007E2C75" w:rsidRDefault="0053330A" w:rsidP="0053330A">
            <w:pPr>
              <w:spacing w:after="0" w:line="240" w:lineRule="auto"/>
              <w:rPr>
                <w:b/>
                <w:bCs/>
                <w:color w:val="FFFFFF"/>
                <w:sz w:val="16"/>
                <w:szCs w:val="16"/>
              </w:rPr>
            </w:pPr>
            <w:r>
              <w:rPr>
                <w:b/>
                <w:bCs/>
                <w:color w:val="FFFFFF"/>
                <w:sz w:val="16"/>
                <w:szCs w:val="16"/>
              </w:rPr>
              <w:t>Active Feed</w:t>
            </w:r>
          </w:p>
        </w:tc>
        <w:tc>
          <w:tcPr>
            <w:tcW w:w="680" w:type="dxa"/>
            <w:tcBorders>
              <w:top w:val="single" w:sz="8" w:space="0" w:color="F2F2F2"/>
              <w:left w:val="nil"/>
              <w:bottom w:val="nil"/>
              <w:right w:val="single" w:sz="8" w:space="0" w:color="F2F2F2"/>
            </w:tcBorders>
            <w:shd w:val="clear" w:color="000000" w:fill="7297BD"/>
            <w:vAlign w:val="center"/>
            <w:hideMark/>
          </w:tcPr>
          <w:p w14:paraId="37E0384F"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Code</w:t>
            </w:r>
          </w:p>
        </w:tc>
        <w:tc>
          <w:tcPr>
            <w:tcW w:w="948" w:type="dxa"/>
            <w:tcBorders>
              <w:top w:val="single" w:sz="8" w:space="0" w:color="F2F2F2"/>
              <w:left w:val="nil"/>
              <w:bottom w:val="nil"/>
              <w:right w:val="single" w:sz="8" w:space="0" w:color="F2F2F2"/>
            </w:tcBorders>
            <w:shd w:val="clear" w:color="000000" w:fill="7297BD"/>
            <w:vAlign w:val="center"/>
            <w:hideMark/>
          </w:tcPr>
          <w:p w14:paraId="2FDCF848"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eCL Workflow</w:t>
            </w:r>
          </w:p>
        </w:tc>
        <w:tc>
          <w:tcPr>
            <w:tcW w:w="612" w:type="dxa"/>
            <w:tcBorders>
              <w:top w:val="single" w:sz="8" w:space="0" w:color="F2F2F2"/>
              <w:left w:val="nil"/>
              <w:bottom w:val="nil"/>
              <w:right w:val="single" w:sz="8" w:space="0" w:color="F2F2F2"/>
            </w:tcBorders>
            <w:shd w:val="clear" w:color="000000" w:fill="7297BD"/>
            <w:vAlign w:val="center"/>
            <w:hideMark/>
          </w:tcPr>
          <w:p w14:paraId="4B2DA3DE"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Entry</w:t>
            </w:r>
          </w:p>
        </w:tc>
        <w:tc>
          <w:tcPr>
            <w:tcW w:w="1802" w:type="dxa"/>
            <w:tcBorders>
              <w:top w:val="single" w:sz="8" w:space="0" w:color="F2F2F2"/>
              <w:left w:val="nil"/>
              <w:bottom w:val="nil"/>
              <w:right w:val="single" w:sz="8" w:space="0" w:color="F2F2F2"/>
            </w:tcBorders>
            <w:shd w:val="clear" w:color="000000" w:fill="7297BD"/>
            <w:vAlign w:val="center"/>
            <w:hideMark/>
          </w:tcPr>
          <w:p w14:paraId="30F460F4" w14:textId="77777777" w:rsidR="0053330A" w:rsidRPr="007E2C75" w:rsidRDefault="0053330A" w:rsidP="00A71CC9">
            <w:pPr>
              <w:spacing w:after="0" w:line="240" w:lineRule="auto"/>
              <w:rPr>
                <w:b/>
                <w:bCs/>
                <w:color w:val="FFFFFF"/>
                <w:sz w:val="16"/>
                <w:szCs w:val="16"/>
              </w:rPr>
            </w:pPr>
            <w:r w:rsidRPr="007E2C75">
              <w:rPr>
                <w:b/>
                <w:bCs/>
                <w:color w:val="FFFFFF"/>
                <w:sz w:val="16"/>
                <w:szCs w:val="16"/>
              </w:rPr>
              <w:t>Coaching Reason</w:t>
            </w:r>
          </w:p>
        </w:tc>
      </w:tr>
      <w:tr w:rsidR="003F421D" w:rsidRPr="007E2C75" w14:paraId="741B7BE1" w14:textId="77777777" w:rsidTr="00FF490B">
        <w:trPr>
          <w:trHeight w:val="690"/>
        </w:trPr>
        <w:tc>
          <w:tcPr>
            <w:tcW w:w="41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4A213E4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785F7E1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ACO Escalation</w:t>
            </w:r>
          </w:p>
        </w:tc>
        <w:tc>
          <w:tcPr>
            <w:tcW w:w="659" w:type="dxa"/>
            <w:tcBorders>
              <w:top w:val="single" w:sz="4" w:space="0" w:color="auto"/>
              <w:left w:val="nil"/>
              <w:bottom w:val="single" w:sz="4" w:space="0" w:color="auto"/>
              <w:right w:val="single" w:sz="4" w:space="0" w:color="auto"/>
            </w:tcBorders>
            <w:shd w:val="clear" w:color="000000" w:fill="C5D9F1"/>
            <w:vAlign w:val="center"/>
            <w:hideMark/>
          </w:tcPr>
          <w:p w14:paraId="02741C3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single" w:sz="4" w:space="0" w:color="auto"/>
              <w:left w:val="nil"/>
              <w:bottom w:val="single" w:sz="4" w:space="0" w:color="auto"/>
              <w:right w:val="single" w:sz="4" w:space="0" w:color="auto"/>
            </w:tcBorders>
            <w:shd w:val="clear" w:color="000000" w:fill="C5D9F1"/>
            <w:vAlign w:val="center"/>
            <w:hideMark/>
          </w:tcPr>
          <w:p w14:paraId="3B6AE26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ACO</w:t>
            </w:r>
          </w:p>
        </w:tc>
        <w:tc>
          <w:tcPr>
            <w:tcW w:w="948" w:type="dxa"/>
            <w:tcBorders>
              <w:top w:val="single" w:sz="4" w:space="0" w:color="auto"/>
              <w:left w:val="nil"/>
              <w:bottom w:val="single" w:sz="4" w:space="0" w:color="auto"/>
              <w:right w:val="single" w:sz="4" w:space="0" w:color="auto"/>
            </w:tcBorders>
            <w:shd w:val="clear" w:color="000000" w:fill="C5D9F1"/>
            <w:vAlign w:val="center"/>
            <w:hideMark/>
          </w:tcPr>
          <w:p w14:paraId="0E7CC91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nil"/>
              <w:bottom w:val="single" w:sz="4" w:space="0" w:color="auto"/>
              <w:right w:val="single" w:sz="4" w:space="0" w:color="auto"/>
            </w:tcBorders>
            <w:shd w:val="clear" w:color="000000" w:fill="C5D9F1"/>
            <w:vAlign w:val="center"/>
            <w:hideMark/>
          </w:tcPr>
          <w:p w14:paraId="643B33E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single" w:sz="4" w:space="0" w:color="auto"/>
              <w:left w:val="nil"/>
              <w:bottom w:val="single" w:sz="4" w:space="0" w:color="auto"/>
              <w:right w:val="single" w:sz="4" w:space="0" w:color="auto"/>
            </w:tcBorders>
            <w:shd w:val="clear" w:color="000000" w:fill="C5D9F1"/>
            <w:hideMark/>
          </w:tcPr>
          <w:p w14:paraId="4E42CF67"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5661DD1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D6C624B" w14:textId="77777777" w:rsidR="003F421D" w:rsidRPr="007E2C75" w:rsidRDefault="003F421D" w:rsidP="003F421D">
            <w:pPr>
              <w:spacing w:after="0" w:line="240" w:lineRule="auto"/>
              <w:jc w:val="right"/>
              <w:rPr>
                <w:color w:val="000000"/>
                <w:sz w:val="16"/>
                <w:szCs w:val="16"/>
              </w:rPr>
            </w:pPr>
            <w:r w:rsidRPr="007E2C75">
              <w:rPr>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2203C55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ACW</w:t>
            </w:r>
          </w:p>
        </w:tc>
        <w:tc>
          <w:tcPr>
            <w:tcW w:w="659" w:type="dxa"/>
            <w:tcBorders>
              <w:top w:val="nil"/>
              <w:left w:val="nil"/>
              <w:bottom w:val="single" w:sz="4" w:space="0" w:color="auto"/>
              <w:right w:val="single" w:sz="4" w:space="0" w:color="auto"/>
            </w:tcBorders>
            <w:shd w:val="clear" w:color="000000" w:fill="C5D9F1"/>
            <w:vAlign w:val="center"/>
            <w:hideMark/>
          </w:tcPr>
          <w:p w14:paraId="05B587C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202583A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ACW</w:t>
            </w:r>
          </w:p>
        </w:tc>
        <w:tc>
          <w:tcPr>
            <w:tcW w:w="948" w:type="dxa"/>
            <w:tcBorders>
              <w:top w:val="nil"/>
              <w:left w:val="nil"/>
              <w:bottom w:val="single" w:sz="4" w:space="0" w:color="auto"/>
              <w:right w:val="single" w:sz="4" w:space="0" w:color="auto"/>
            </w:tcBorders>
            <w:shd w:val="clear" w:color="000000" w:fill="C5D9F1"/>
            <w:vAlign w:val="center"/>
            <w:hideMark/>
          </w:tcPr>
          <w:p w14:paraId="5A3777C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1CFAE14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5FA19F1C"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017C3F4F"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36BDF74" w14:textId="77777777" w:rsidR="003F421D" w:rsidRPr="007E2C75" w:rsidRDefault="003F421D" w:rsidP="003F421D">
            <w:pPr>
              <w:spacing w:after="0" w:line="240" w:lineRule="auto"/>
              <w:jc w:val="right"/>
              <w:rPr>
                <w:color w:val="000000"/>
                <w:sz w:val="16"/>
                <w:szCs w:val="16"/>
              </w:rPr>
            </w:pPr>
            <w:r w:rsidRPr="007E2C75">
              <w:rPr>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C6810A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AHT</w:t>
            </w:r>
          </w:p>
        </w:tc>
        <w:tc>
          <w:tcPr>
            <w:tcW w:w="659" w:type="dxa"/>
            <w:tcBorders>
              <w:top w:val="nil"/>
              <w:left w:val="nil"/>
              <w:bottom w:val="single" w:sz="4" w:space="0" w:color="auto"/>
              <w:right w:val="single" w:sz="4" w:space="0" w:color="auto"/>
            </w:tcBorders>
            <w:shd w:val="clear" w:color="000000" w:fill="C5D9F1"/>
            <w:vAlign w:val="center"/>
            <w:hideMark/>
          </w:tcPr>
          <w:p w14:paraId="1F5484C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0876AE8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AHT</w:t>
            </w:r>
          </w:p>
        </w:tc>
        <w:tc>
          <w:tcPr>
            <w:tcW w:w="948" w:type="dxa"/>
            <w:tcBorders>
              <w:top w:val="nil"/>
              <w:left w:val="nil"/>
              <w:bottom w:val="single" w:sz="4" w:space="0" w:color="auto"/>
              <w:right w:val="single" w:sz="4" w:space="0" w:color="auto"/>
            </w:tcBorders>
            <w:shd w:val="clear" w:color="000000" w:fill="C5D9F1"/>
            <w:vAlign w:val="center"/>
            <w:hideMark/>
          </w:tcPr>
          <w:p w14:paraId="4C11F13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675ECC9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3ADB1332"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0A11AD46"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6955A85"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lastRenderedPageBreak/>
              <w:t>4</w:t>
            </w:r>
          </w:p>
        </w:tc>
        <w:tc>
          <w:tcPr>
            <w:tcW w:w="4435" w:type="dxa"/>
            <w:tcBorders>
              <w:top w:val="nil"/>
              <w:left w:val="nil"/>
              <w:bottom w:val="single" w:sz="4" w:space="0" w:color="auto"/>
              <w:right w:val="single" w:sz="4" w:space="0" w:color="auto"/>
            </w:tcBorders>
            <w:shd w:val="clear" w:color="000000" w:fill="C5D9F1"/>
            <w:noWrap/>
            <w:vAlign w:val="center"/>
            <w:hideMark/>
          </w:tcPr>
          <w:p w14:paraId="7ABE693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Cancelled Calls</w:t>
            </w:r>
          </w:p>
        </w:tc>
        <w:tc>
          <w:tcPr>
            <w:tcW w:w="659" w:type="dxa"/>
            <w:tcBorders>
              <w:top w:val="nil"/>
              <w:left w:val="nil"/>
              <w:bottom w:val="single" w:sz="4" w:space="0" w:color="auto"/>
              <w:right w:val="single" w:sz="4" w:space="0" w:color="auto"/>
            </w:tcBorders>
            <w:shd w:val="clear" w:color="000000" w:fill="C5D9F1"/>
            <w:vAlign w:val="center"/>
            <w:hideMark/>
          </w:tcPr>
          <w:p w14:paraId="75D78AEE" w14:textId="5235327B"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68F9BF2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CAN</w:t>
            </w:r>
          </w:p>
        </w:tc>
        <w:tc>
          <w:tcPr>
            <w:tcW w:w="948" w:type="dxa"/>
            <w:tcBorders>
              <w:top w:val="nil"/>
              <w:left w:val="nil"/>
              <w:bottom w:val="single" w:sz="4" w:space="0" w:color="auto"/>
              <w:right w:val="single" w:sz="4" w:space="0" w:color="auto"/>
            </w:tcBorders>
            <w:shd w:val="clear" w:color="000000" w:fill="C5D9F1"/>
            <w:vAlign w:val="center"/>
            <w:hideMark/>
          </w:tcPr>
          <w:p w14:paraId="5027FEC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29662BE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4FAF1050" w14:textId="77777777"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14:paraId="44BFC7E3"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63311298"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6CA34BF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Default Qualifiers</w:t>
            </w:r>
          </w:p>
        </w:tc>
        <w:tc>
          <w:tcPr>
            <w:tcW w:w="659" w:type="dxa"/>
            <w:tcBorders>
              <w:top w:val="nil"/>
              <w:left w:val="nil"/>
              <w:bottom w:val="single" w:sz="4" w:space="0" w:color="auto"/>
              <w:right w:val="single" w:sz="4" w:space="0" w:color="auto"/>
            </w:tcBorders>
            <w:shd w:val="clear" w:color="000000" w:fill="C5D9F1"/>
            <w:vAlign w:val="center"/>
            <w:hideMark/>
          </w:tcPr>
          <w:p w14:paraId="4FA59759" w14:textId="5DDE712C"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EAC04B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DFQ</w:t>
            </w:r>
          </w:p>
        </w:tc>
        <w:tc>
          <w:tcPr>
            <w:tcW w:w="948" w:type="dxa"/>
            <w:tcBorders>
              <w:top w:val="nil"/>
              <w:left w:val="nil"/>
              <w:bottom w:val="single" w:sz="4" w:space="0" w:color="auto"/>
              <w:right w:val="single" w:sz="4" w:space="0" w:color="auto"/>
            </w:tcBorders>
            <w:shd w:val="clear" w:color="000000" w:fill="C5D9F1"/>
            <w:vAlign w:val="center"/>
            <w:hideMark/>
          </w:tcPr>
          <w:p w14:paraId="483E33C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15553BD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01E4E207"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0A16254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C6422C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6</w:t>
            </w:r>
            <w:r>
              <w:rPr>
                <w:rFonts w:cstheme="minorHAnsi"/>
                <w:color w:val="000000"/>
                <w:sz w:val="16"/>
                <w:szCs w:val="16"/>
              </w:rPr>
              <w:t>a</w:t>
            </w:r>
          </w:p>
        </w:tc>
        <w:tc>
          <w:tcPr>
            <w:tcW w:w="4435" w:type="dxa"/>
            <w:tcBorders>
              <w:top w:val="nil"/>
              <w:left w:val="nil"/>
              <w:bottom w:val="single" w:sz="4" w:space="0" w:color="auto"/>
              <w:right w:val="single" w:sz="4" w:space="0" w:color="auto"/>
            </w:tcBorders>
            <w:shd w:val="clear" w:color="000000" w:fill="C5D9F1"/>
            <w:noWrap/>
            <w:vAlign w:val="center"/>
            <w:hideMark/>
          </w:tcPr>
          <w:p w14:paraId="78976942"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p>
        </w:tc>
        <w:tc>
          <w:tcPr>
            <w:tcW w:w="659" w:type="dxa"/>
            <w:tcBorders>
              <w:top w:val="nil"/>
              <w:left w:val="nil"/>
              <w:bottom w:val="single" w:sz="4" w:space="0" w:color="auto"/>
              <w:right w:val="single" w:sz="4" w:space="0" w:color="auto"/>
            </w:tcBorders>
            <w:shd w:val="clear" w:color="000000" w:fill="C5D9F1"/>
            <w:vAlign w:val="center"/>
            <w:hideMark/>
          </w:tcPr>
          <w:p w14:paraId="63AE0CE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2732B4F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IAE</w:t>
            </w:r>
          </w:p>
        </w:tc>
        <w:tc>
          <w:tcPr>
            <w:tcW w:w="948" w:type="dxa"/>
            <w:tcBorders>
              <w:top w:val="nil"/>
              <w:left w:val="nil"/>
              <w:bottom w:val="single" w:sz="4" w:space="0" w:color="auto"/>
              <w:right w:val="single" w:sz="4" w:space="0" w:color="auto"/>
            </w:tcBorders>
            <w:shd w:val="clear" w:color="000000" w:fill="C5D9F1"/>
            <w:vAlign w:val="center"/>
            <w:hideMark/>
          </w:tcPr>
          <w:p w14:paraId="5F56466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0BD76D8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291AFE7"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4AE2FD03"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tcPr>
          <w:p w14:paraId="0EA1185F" w14:textId="77777777" w:rsidR="003F421D" w:rsidRPr="007E2C75" w:rsidRDefault="003F421D" w:rsidP="003F421D">
            <w:pPr>
              <w:spacing w:after="0" w:line="240" w:lineRule="auto"/>
              <w:jc w:val="right"/>
              <w:rPr>
                <w:rFonts w:cstheme="minorHAnsi"/>
                <w:color w:val="000000"/>
                <w:sz w:val="16"/>
                <w:szCs w:val="16"/>
              </w:rPr>
            </w:pPr>
            <w:r w:rsidRPr="007E2C75">
              <w:rPr>
                <w:rFonts w:cstheme="minorHAnsi"/>
                <w:color w:val="000000"/>
                <w:sz w:val="16"/>
                <w:szCs w:val="16"/>
              </w:rPr>
              <w:t>6</w:t>
            </w:r>
            <w:r>
              <w:rPr>
                <w:rFonts w:cstheme="minorHAnsi"/>
                <w:color w:val="000000"/>
                <w:sz w:val="16"/>
                <w:szCs w:val="16"/>
              </w:rPr>
              <w:t>b</w:t>
            </w:r>
          </w:p>
        </w:tc>
        <w:tc>
          <w:tcPr>
            <w:tcW w:w="4435" w:type="dxa"/>
            <w:tcBorders>
              <w:top w:val="nil"/>
              <w:left w:val="nil"/>
              <w:bottom w:val="single" w:sz="4" w:space="0" w:color="auto"/>
              <w:right w:val="single" w:sz="4" w:space="0" w:color="auto"/>
            </w:tcBorders>
            <w:shd w:val="clear" w:color="000000" w:fill="C5D9F1"/>
            <w:noWrap/>
            <w:vAlign w:val="center"/>
          </w:tcPr>
          <w:p w14:paraId="5530A67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r>
              <w:rPr>
                <w:rFonts w:asciiTheme="minorHAnsi" w:hAnsiTheme="minorHAnsi"/>
                <w:color w:val="000000"/>
                <w:sz w:val="20"/>
                <w:szCs w:val="20"/>
              </w:rPr>
              <w:t xml:space="preserve"> FFM</w:t>
            </w:r>
          </w:p>
        </w:tc>
        <w:tc>
          <w:tcPr>
            <w:tcW w:w="659" w:type="dxa"/>
            <w:tcBorders>
              <w:top w:val="nil"/>
              <w:left w:val="nil"/>
              <w:bottom w:val="single" w:sz="4" w:space="0" w:color="auto"/>
              <w:right w:val="single" w:sz="4" w:space="0" w:color="auto"/>
            </w:tcBorders>
            <w:shd w:val="clear" w:color="000000" w:fill="C5D9F1"/>
            <w:vAlign w:val="center"/>
          </w:tcPr>
          <w:p w14:paraId="466FE92B"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tcPr>
          <w:p w14:paraId="4E50F5B4"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IAE</w:t>
            </w:r>
            <w:r>
              <w:rPr>
                <w:rFonts w:asciiTheme="minorHAnsi" w:hAnsiTheme="minorHAnsi" w:cstheme="minorHAnsi"/>
                <w:color w:val="000000"/>
                <w:sz w:val="20"/>
                <w:szCs w:val="20"/>
              </w:rPr>
              <w:t>F</w:t>
            </w:r>
          </w:p>
        </w:tc>
        <w:tc>
          <w:tcPr>
            <w:tcW w:w="948" w:type="dxa"/>
            <w:tcBorders>
              <w:top w:val="nil"/>
              <w:left w:val="nil"/>
              <w:bottom w:val="single" w:sz="4" w:space="0" w:color="auto"/>
              <w:right w:val="single" w:sz="4" w:space="0" w:color="auto"/>
            </w:tcBorders>
            <w:shd w:val="clear" w:color="000000" w:fill="C5D9F1"/>
            <w:vAlign w:val="center"/>
          </w:tcPr>
          <w:p w14:paraId="12EEE77D"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tcPr>
          <w:p w14:paraId="72336BDE"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tcPr>
          <w:p w14:paraId="39BE0C19" w14:textId="77777777" w:rsidR="003F421D" w:rsidRPr="0095359C" w:rsidRDefault="003F421D" w:rsidP="003F421D">
            <w:pPr>
              <w:spacing w:after="0" w:line="240" w:lineRule="auto"/>
              <w:rPr>
                <w:rFonts w:asciiTheme="minorHAnsi" w:hAnsiTheme="minorHAnsi" w:cstheme="minorHAnsi"/>
                <w:color w:val="000000"/>
                <w:sz w:val="20"/>
                <w:szCs w:val="20"/>
              </w:rPr>
            </w:pPr>
            <w:r w:rsidRPr="00E77055">
              <w:t>OMR / Exceptions</w:t>
            </w:r>
          </w:p>
        </w:tc>
      </w:tr>
      <w:tr w:rsidR="003F421D" w:rsidRPr="007E2C75" w14:paraId="450E7A75"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1114571"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0EA1C25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DME Escalation</w:t>
            </w:r>
          </w:p>
        </w:tc>
        <w:tc>
          <w:tcPr>
            <w:tcW w:w="659" w:type="dxa"/>
            <w:tcBorders>
              <w:top w:val="nil"/>
              <w:left w:val="nil"/>
              <w:bottom w:val="single" w:sz="4" w:space="0" w:color="auto"/>
              <w:right w:val="single" w:sz="4" w:space="0" w:color="auto"/>
            </w:tcBorders>
            <w:shd w:val="clear" w:color="000000" w:fill="C5D9F1"/>
            <w:vAlign w:val="center"/>
            <w:hideMark/>
          </w:tcPr>
          <w:p w14:paraId="6EAA3A1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3841EB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IDE</w:t>
            </w:r>
          </w:p>
        </w:tc>
        <w:tc>
          <w:tcPr>
            <w:tcW w:w="948" w:type="dxa"/>
            <w:tcBorders>
              <w:top w:val="nil"/>
              <w:left w:val="nil"/>
              <w:bottom w:val="single" w:sz="4" w:space="0" w:color="auto"/>
              <w:right w:val="single" w:sz="4" w:space="0" w:color="auto"/>
            </w:tcBorders>
            <w:shd w:val="clear" w:color="000000" w:fill="C5D9F1"/>
            <w:vAlign w:val="center"/>
            <w:hideMark/>
          </w:tcPr>
          <w:p w14:paraId="4E9B79A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3D9691FF"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546BC26C"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07A300A1"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77CB072"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6589EC5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EE/MM Escalation</w:t>
            </w:r>
          </w:p>
        </w:tc>
        <w:tc>
          <w:tcPr>
            <w:tcW w:w="659" w:type="dxa"/>
            <w:tcBorders>
              <w:top w:val="nil"/>
              <w:left w:val="nil"/>
              <w:bottom w:val="single" w:sz="4" w:space="0" w:color="auto"/>
              <w:right w:val="single" w:sz="4" w:space="0" w:color="auto"/>
            </w:tcBorders>
            <w:shd w:val="clear" w:color="000000" w:fill="C5D9F1"/>
            <w:vAlign w:val="center"/>
            <w:hideMark/>
          </w:tcPr>
          <w:p w14:paraId="773D9BA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18936C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IEE</w:t>
            </w:r>
          </w:p>
        </w:tc>
        <w:tc>
          <w:tcPr>
            <w:tcW w:w="948" w:type="dxa"/>
            <w:tcBorders>
              <w:top w:val="nil"/>
              <w:left w:val="nil"/>
              <w:bottom w:val="single" w:sz="4" w:space="0" w:color="auto"/>
              <w:right w:val="single" w:sz="4" w:space="0" w:color="auto"/>
            </w:tcBorders>
            <w:shd w:val="clear" w:color="000000" w:fill="C5D9F1"/>
            <w:vAlign w:val="center"/>
            <w:hideMark/>
          </w:tcPr>
          <w:p w14:paraId="5807335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2749F35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5B091CCE" w14:textId="77777777"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14:paraId="1EEE5FD1"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35BC249"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2391AE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NGD Feedback</w:t>
            </w:r>
          </w:p>
        </w:tc>
        <w:tc>
          <w:tcPr>
            <w:tcW w:w="659" w:type="dxa"/>
            <w:tcBorders>
              <w:top w:val="nil"/>
              <w:left w:val="nil"/>
              <w:bottom w:val="single" w:sz="4" w:space="0" w:color="auto"/>
              <w:right w:val="single" w:sz="4" w:space="0" w:color="auto"/>
            </w:tcBorders>
            <w:shd w:val="clear" w:color="000000" w:fill="C5D9F1"/>
            <w:vAlign w:val="center"/>
            <w:hideMark/>
          </w:tcPr>
          <w:p w14:paraId="23CAB69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32CC679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INF</w:t>
            </w:r>
          </w:p>
        </w:tc>
        <w:tc>
          <w:tcPr>
            <w:tcW w:w="948" w:type="dxa"/>
            <w:tcBorders>
              <w:top w:val="nil"/>
              <w:left w:val="nil"/>
              <w:bottom w:val="single" w:sz="4" w:space="0" w:color="auto"/>
              <w:right w:val="single" w:sz="4" w:space="0" w:color="auto"/>
            </w:tcBorders>
            <w:shd w:val="clear" w:color="000000" w:fill="C5D9F1"/>
            <w:vAlign w:val="center"/>
            <w:hideMark/>
          </w:tcPr>
          <w:p w14:paraId="66AE314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43A4E6C1"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283546EB"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0118381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39DEA27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2D0BFC1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ISG Consults</w:t>
            </w:r>
          </w:p>
        </w:tc>
        <w:tc>
          <w:tcPr>
            <w:tcW w:w="659" w:type="dxa"/>
            <w:tcBorders>
              <w:top w:val="nil"/>
              <w:left w:val="nil"/>
              <w:bottom w:val="single" w:sz="4" w:space="0" w:color="auto"/>
              <w:right w:val="single" w:sz="4" w:space="0" w:color="auto"/>
            </w:tcBorders>
            <w:shd w:val="clear" w:color="000000" w:fill="C5D9F1"/>
            <w:vAlign w:val="center"/>
            <w:hideMark/>
          </w:tcPr>
          <w:p w14:paraId="3FD2A2B2"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0EB8642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ISG</w:t>
            </w:r>
          </w:p>
        </w:tc>
        <w:tc>
          <w:tcPr>
            <w:tcW w:w="948" w:type="dxa"/>
            <w:tcBorders>
              <w:top w:val="nil"/>
              <w:left w:val="nil"/>
              <w:bottom w:val="single" w:sz="4" w:space="0" w:color="auto"/>
              <w:right w:val="single" w:sz="4" w:space="0" w:color="auto"/>
            </w:tcBorders>
            <w:shd w:val="clear" w:color="000000" w:fill="C5D9F1"/>
            <w:vAlign w:val="center"/>
            <w:hideMark/>
          </w:tcPr>
          <w:p w14:paraId="52E7E03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2490D3C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31A400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6E4B3D5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92CD6D9"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683B0C6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Inbound</w:t>
            </w:r>
          </w:p>
        </w:tc>
        <w:tc>
          <w:tcPr>
            <w:tcW w:w="659" w:type="dxa"/>
            <w:tcBorders>
              <w:top w:val="nil"/>
              <w:left w:val="nil"/>
              <w:bottom w:val="single" w:sz="4" w:space="0" w:color="auto"/>
              <w:right w:val="single" w:sz="4" w:space="0" w:color="auto"/>
            </w:tcBorders>
            <w:shd w:val="clear" w:color="000000" w:fill="C5D9F1"/>
            <w:vAlign w:val="center"/>
            <w:hideMark/>
          </w:tcPr>
          <w:p w14:paraId="3C580BB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14:paraId="18C685D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ISQ</w:t>
            </w:r>
          </w:p>
        </w:tc>
        <w:tc>
          <w:tcPr>
            <w:tcW w:w="948" w:type="dxa"/>
            <w:tcBorders>
              <w:top w:val="nil"/>
              <w:left w:val="nil"/>
              <w:bottom w:val="single" w:sz="4" w:space="0" w:color="auto"/>
              <w:right w:val="single" w:sz="4" w:space="0" w:color="auto"/>
            </w:tcBorders>
            <w:shd w:val="clear" w:color="000000" w:fill="C5D9F1"/>
            <w:vAlign w:val="center"/>
            <w:hideMark/>
          </w:tcPr>
          <w:p w14:paraId="13091D1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5FAEA81E"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4A7464C9"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05F45988"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77D605D"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7FE6B25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Low CSAT</w:t>
            </w:r>
          </w:p>
        </w:tc>
        <w:tc>
          <w:tcPr>
            <w:tcW w:w="659" w:type="dxa"/>
            <w:tcBorders>
              <w:top w:val="nil"/>
              <w:left w:val="nil"/>
              <w:bottom w:val="single" w:sz="4" w:space="0" w:color="auto"/>
              <w:right w:val="single" w:sz="4" w:space="0" w:color="auto"/>
            </w:tcBorders>
            <w:shd w:val="clear" w:color="000000" w:fill="C5D9F1"/>
            <w:vAlign w:val="center"/>
            <w:hideMark/>
          </w:tcPr>
          <w:p w14:paraId="5053A1CB" w14:textId="39A892AE"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3372D6F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LCS</w:t>
            </w:r>
          </w:p>
        </w:tc>
        <w:tc>
          <w:tcPr>
            <w:tcW w:w="948" w:type="dxa"/>
            <w:tcBorders>
              <w:top w:val="nil"/>
              <w:left w:val="nil"/>
              <w:bottom w:val="single" w:sz="4" w:space="0" w:color="auto"/>
              <w:right w:val="single" w:sz="4" w:space="0" w:color="auto"/>
            </w:tcBorders>
            <w:shd w:val="clear" w:color="000000" w:fill="C5D9F1"/>
            <w:vAlign w:val="center"/>
            <w:hideMark/>
          </w:tcPr>
          <w:p w14:paraId="57ADA2F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3B5294E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A276FA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759837DC"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A1B586D"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561C12E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Scripts Logged</w:t>
            </w:r>
          </w:p>
        </w:tc>
        <w:tc>
          <w:tcPr>
            <w:tcW w:w="659" w:type="dxa"/>
            <w:tcBorders>
              <w:top w:val="nil"/>
              <w:left w:val="nil"/>
              <w:bottom w:val="single" w:sz="4" w:space="0" w:color="auto"/>
              <w:right w:val="single" w:sz="4" w:space="0" w:color="auto"/>
            </w:tcBorders>
            <w:shd w:val="clear" w:color="000000" w:fill="C5D9F1"/>
            <w:vAlign w:val="center"/>
            <w:hideMark/>
          </w:tcPr>
          <w:p w14:paraId="0E0E28C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503FDDC5"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SLG</w:t>
            </w:r>
          </w:p>
        </w:tc>
        <w:tc>
          <w:tcPr>
            <w:tcW w:w="948" w:type="dxa"/>
            <w:tcBorders>
              <w:top w:val="nil"/>
              <w:left w:val="nil"/>
              <w:bottom w:val="single" w:sz="4" w:space="0" w:color="auto"/>
              <w:right w:val="single" w:sz="4" w:space="0" w:color="auto"/>
            </w:tcBorders>
            <w:shd w:val="clear" w:color="000000" w:fill="C5D9F1"/>
            <w:vAlign w:val="center"/>
            <w:hideMark/>
          </w:tcPr>
          <w:p w14:paraId="3D2BA93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4F080E0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030F1B55"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3CF6135A"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6BA3E4A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0988345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NGD Inappropriate Transfer</w:t>
            </w:r>
          </w:p>
        </w:tc>
        <w:tc>
          <w:tcPr>
            <w:tcW w:w="659" w:type="dxa"/>
            <w:tcBorders>
              <w:top w:val="nil"/>
              <w:left w:val="nil"/>
              <w:bottom w:val="single" w:sz="4" w:space="0" w:color="auto"/>
              <w:right w:val="single" w:sz="4" w:space="0" w:color="auto"/>
            </w:tcBorders>
            <w:shd w:val="clear" w:color="000000" w:fill="C5D9F1"/>
            <w:vAlign w:val="center"/>
            <w:hideMark/>
          </w:tcPr>
          <w:p w14:paraId="494C945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9E3CA4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NIT</w:t>
            </w:r>
          </w:p>
        </w:tc>
        <w:tc>
          <w:tcPr>
            <w:tcW w:w="948" w:type="dxa"/>
            <w:tcBorders>
              <w:top w:val="nil"/>
              <w:left w:val="nil"/>
              <w:bottom w:val="single" w:sz="4" w:space="0" w:color="auto"/>
              <w:right w:val="single" w:sz="4" w:space="0" w:color="auto"/>
            </w:tcBorders>
            <w:shd w:val="clear" w:color="000000" w:fill="C5D9F1"/>
            <w:vAlign w:val="center"/>
            <w:hideMark/>
          </w:tcPr>
          <w:p w14:paraId="52D435F3"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3226868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0B043F1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636AF942"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4751390A"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12060A3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Open Calls</w:t>
            </w:r>
          </w:p>
        </w:tc>
        <w:tc>
          <w:tcPr>
            <w:tcW w:w="659" w:type="dxa"/>
            <w:tcBorders>
              <w:top w:val="nil"/>
              <w:left w:val="nil"/>
              <w:bottom w:val="single" w:sz="4" w:space="0" w:color="auto"/>
              <w:right w:val="single" w:sz="4" w:space="0" w:color="auto"/>
            </w:tcBorders>
            <w:shd w:val="clear" w:color="000000" w:fill="C5D9F1"/>
            <w:vAlign w:val="center"/>
            <w:hideMark/>
          </w:tcPr>
          <w:p w14:paraId="0CC23101" w14:textId="130FF40E" w:rsidR="003F421D" w:rsidRPr="0095359C" w:rsidRDefault="003F421D" w:rsidP="003F421D">
            <w:pPr>
              <w:spacing w:after="0" w:line="240" w:lineRule="auto"/>
              <w:rPr>
                <w:rFonts w:asciiTheme="minorHAnsi" w:hAnsiTheme="minorHAnsi"/>
                <w:color w:val="000000"/>
                <w:sz w:val="20"/>
                <w:szCs w:val="20"/>
              </w:rPr>
            </w:pPr>
          </w:p>
        </w:tc>
        <w:tc>
          <w:tcPr>
            <w:tcW w:w="680" w:type="dxa"/>
            <w:tcBorders>
              <w:top w:val="nil"/>
              <w:left w:val="nil"/>
              <w:bottom w:val="single" w:sz="4" w:space="0" w:color="auto"/>
              <w:right w:val="single" w:sz="4" w:space="0" w:color="auto"/>
            </w:tcBorders>
            <w:shd w:val="clear" w:color="000000" w:fill="C5D9F1"/>
            <w:vAlign w:val="center"/>
            <w:hideMark/>
          </w:tcPr>
          <w:p w14:paraId="10DEAB1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OPN</w:t>
            </w:r>
          </w:p>
        </w:tc>
        <w:tc>
          <w:tcPr>
            <w:tcW w:w="948" w:type="dxa"/>
            <w:tcBorders>
              <w:top w:val="nil"/>
              <w:left w:val="nil"/>
              <w:bottom w:val="single" w:sz="4" w:space="0" w:color="auto"/>
              <w:right w:val="single" w:sz="4" w:space="0" w:color="auto"/>
            </w:tcBorders>
            <w:shd w:val="clear" w:color="000000" w:fill="C5D9F1"/>
            <w:vAlign w:val="center"/>
            <w:hideMark/>
          </w:tcPr>
          <w:p w14:paraId="4957306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30E8DA7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7011515B"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156CEF10"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19E933B8"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2271CC0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Outbound</w:t>
            </w:r>
          </w:p>
        </w:tc>
        <w:tc>
          <w:tcPr>
            <w:tcW w:w="659" w:type="dxa"/>
            <w:tcBorders>
              <w:top w:val="nil"/>
              <w:left w:val="nil"/>
              <w:bottom w:val="single" w:sz="4" w:space="0" w:color="auto"/>
              <w:right w:val="single" w:sz="4" w:space="0" w:color="auto"/>
            </w:tcBorders>
            <w:shd w:val="clear" w:color="000000" w:fill="C5D9F1"/>
            <w:vAlign w:val="center"/>
            <w:hideMark/>
          </w:tcPr>
          <w:p w14:paraId="02ADB6AA" w14:textId="66128491" w:rsidR="003F421D" w:rsidRPr="0095359C" w:rsidRDefault="003F421D" w:rsidP="003F421D">
            <w:pPr>
              <w:spacing w:after="0" w:line="240" w:lineRule="auto"/>
              <w:rPr>
                <w:rFonts w:asciiTheme="minorHAnsi" w:hAnsiTheme="minorHAnsi"/>
                <w:color w:val="000000"/>
                <w:sz w:val="20"/>
                <w:szCs w:val="20"/>
              </w:rPr>
            </w:pPr>
          </w:p>
        </w:tc>
        <w:tc>
          <w:tcPr>
            <w:tcW w:w="680" w:type="dxa"/>
            <w:tcBorders>
              <w:top w:val="nil"/>
              <w:left w:val="nil"/>
              <w:bottom w:val="single" w:sz="4" w:space="0" w:color="auto"/>
              <w:right w:val="single" w:sz="4" w:space="0" w:color="auto"/>
            </w:tcBorders>
            <w:shd w:val="clear" w:color="000000" w:fill="C5D9F1"/>
            <w:vAlign w:val="center"/>
            <w:hideMark/>
          </w:tcPr>
          <w:p w14:paraId="5D45441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OSC</w:t>
            </w:r>
          </w:p>
        </w:tc>
        <w:tc>
          <w:tcPr>
            <w:tcW w:w="948" w:type="dxa"/>
            <w:tcBorders>
              <w:top w:val="nil"/>
              <w:left w:val="nil"/>
              <w:bottom w:val="single" w:sz="4" w:space="0" w:color="auto"/>
              <w:right w:val="single" w:sz="4" w:space="0" w:color="auto"/>
            </w:tcBorders>
            <w:shd w:val="clear" w:color="000000" w:fill="C5D9F1"/>
            <w:vAlign w:val="center"/>
            <w:hideMark/>
          </w:tcPr>
          <w:p w14:paraId="4552FAC2"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1B6AB66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67E348CE"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19E76269"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0F1C05B1"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411318B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Returned MAC Escalation</w:t>
            </w:r>
          </w:p>
        </w:tc>
        <w:tc>
          <w:tcPr>
            <w:tcW w:w="659" w:type="dxa"/>
            <w:tcBorders>
              <w:top w:val="nil"/>
              <w:left w:val="nil"/>
              <w:bottom w:val="single" w:sz="4" w:space="0" w:color="auto"/>
              <w:right w:val="single" w:sz="4" w:space="0" w:color="auto"/>
            </w:tcBorders>
            <w:shd w:val="clear" w:color="000000" w:fill="C5D9F1"/>
            <w:vAlign w:val="center"/>
            <w:hideMark/>
          </w:tcPr>
          <w:p w14:paraId="14A7EDE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095EDDC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RME</w:t>
            </w:r>
          </w:p>
        </w:tc>
        <w:tc>
          <w:tcPr>
            <w:tcW w:w="948" w:type="dxa"/>
            <w:tcBorders>
              <w:top w:val="nil"/>
              <w:left w:val="nil"/>
              <w:bottom w:val="single" w:sz="4" w:space="0" w:color="auto"/>
              <w:right w:val="single" w:sz="4" w:space="0" w:color="auto"/>
            </w:tcBorders>
            <w:shd w:val="clear" w:color="000000" w:fill="C5D9F1"/>
            <w:vAlign w:val="center"/>
            <w:hideMark/>
          </w:tcPr>
          <w:p w14:paraId="176F2F34"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1F72A6CC"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14:paraId="0C75AFD6"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4FCA9426" w14:textId="77777777"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5CB71C6D"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lastRenderedPageBreak/>
              <w:t>18</w:t>
            </w:r>
          </w:p>
        </w:tc>
        <w:tc>
          <w:tcPr>
            <w:tcW w:w="4435" w:type="dxa"/>
            <w:tcBorders>
              <w:top w:val="nil"/>
              <w:left w:val="nil"/>
              <w:bottom w:val="single" w:sz="4" w:space="0" w:color="auto"/>
              <w:right w:val="single" w:sz="4" w:space="0" w:color="auto"/>
            </w:tcBorders>
            <w:shd w:val="clear" w:color="000000" w:fill="C5D9F1"/>
            <w:noWrap/>
            <w:vAlign w:val="center"/>
            <w:hideMark/>
          </w:tcPr>
          <w:p w14:paraId="77CA69F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BCC Security and Privacy Incident Coaching</w:t>
            </w:r>
          </w:p>
        </w:tc>
        <w:tc>
          <w:tcPr>
            <w:tcW w:w="659" w:type="dxa"/>
            <w:tcBorders>
              <w:top w:val="nil"/>
              <w:left w:val="nil"/>
              <w:bottom w:val="single" w:sz="4" w:space="0" w:color="auto"/>
              <w:right w:val="single" w:sz="4" w:space="0" w:color="auto"/>
            </w:tcBorders>
            <w:shd w:val="clear" w:color="000000" w:fill="C5D9F1"/>
            <w:vAlign w:val="center"/>
            <w:hideMark/>
          </w:tcPr>
          <w:p w14:paraId="2B50504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4324469A"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SPI</w:t>
            </w:r>
          </w:p>
        </w:tc>
        <w:tc>
          <w:tcPr>
            <w:tcW w:w="948" w:type="dxa"/>
            <w:tcBorders>
              <w:top w:val="nil"/>
              <w:left w:val="nil"/>
              <w:bottom w:val="single" w:sz="4" w:space="0" w:color="auto"/>
              <w:right w:val="single" w:sz="4" w:space="0" w:color="auto"/>
            </w:tcBorders>
            <w:shd w:val="clear" w:color="000000" w:fill="C5D9F1"/>
            <w:vAlign w:val="center"/>
            <w:hideMark/>
          </w:tcPr>
          <w:p w14:paraId="61B54C1F"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14:paraId="03363AB9"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POC </w:t>
            </w:r>
          </w:p>
        </w:tc>
        <w:tc>
          <w:tcPr>
            <w:tcW w:w="1802" w:type="dxa"/>
            <w:tcBorders>
              <w:top w:val="nil"/>
              <w:left w:val="nil"/>
              <w:bottom w:val="single" w:sz="4" w:space="0" w:color="auto"/>
              <w:right w:val="single" w:sz="4" w:space="0" w:color="auto"/>
            </w:tcBorders>
            <w:shd w:val="clear" w:color="000000" w:fill="C5D9F1"/>
            <w:hideMark/>
          </w:tcPr>
          <w:p w14:paraId="52778F8A"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596F2E7C" w14:textId="77777777" w:rsidTr="00FF490B">
        <w:trPr>
          <w:trHeight w:val="675"/>
        </w:trPr>
        <w:tc>
          <w:tcPr>
            <w:tcW w:w="419" w:type="dxa"/>
            <w:tcBorders>
              <w:top w:val="nil"/>
              <w:left w:val="single" w:sz="4" w:space="0" w:color="auto"/>
              <w:bottom w:val="single" w:sz="4" w:space="0" w:color="auto"/>
              <w:right w:val="single" w:sz="4" w:space="0" w:color="auto"/>
            </w:tcBorders>
            <w:shd w:val="clear" w:color="000000" w:fill="C5D9F1"/>
            <w:vAlign w:val="center"/>
            <w:hideMark/>
          </w:tcPr>
          <w:p w14:paraId="29A25FAE" w14:textId="77777777"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53D62F0"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Transfers</w:t>
            </w:r>
          </w:p>
        </w:tc>
        <w:tc>
          <w:tcPr>
            <w:tcW w:w="659" w:type="dxa"/>
            <w:tcBorders>
              <w:top w:val="nil"/>
              <w:left w:val="nil"/>
              <w:bottom w:val="single" w:sz="4" w:space="0" w:color="auto"/>
              <w:right w:val="single" w:sz="4" w:space="0" w:color="auto"/>
            </w:tcBorders>
            <w:shd w:val="clear" w:color="000000" w:fill="C5D9F1"/>
            <w:vAlign w:val="center"/>
            <w:hideMark/>
          </w:tcPr>
          <w:p w14:paraId="2F096B07"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14:paraId="175BBD3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TRN</w:t>
            </w:r>
          </w:p>
        </w:tc>
        <w:tc>
          <w:tcPr>
            <w:tcW w:w="948" w:type="dxa"/>
            <w:tcBorders>
              <w:top w:val="nil"/>
              <w:left w:val="nil"/>
              <w:bottom w:val="single" w:sz="4" w:space="0" w:color="auto"/>
              <w:right w:val="single" w:sz="4" w:space="0" w:color="auto"/>
            </w:tcBorders>
            <w:shd w:val="clear" w:color="000000" w:fill="C5D9F1"/>
            <w:vAlign w:val="center"/>
            <w:hideMark/>
          </w:tcPr>
          <w:p w14:paraId="3576C05F"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14:paraId="27BECAB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14:paraId="5D748069"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14:paraId="2EB9BFCD" w14:textId="77777777" w:rsidTr="00FF490B">
        <w:trPr>
          <w:trHeight w:val="675"/>
        </w:trPr>
        <w:tc>
          <w:tcPr>
            <w:tcW w:w="419" w:type="dxa"/>
            <w:tcBorders>
              <w:top w:val="single" w:sz="4" w:space="0" w:color="auto"/>
              <w:left w:val="single" w:sz="4" w:space="0" w:color="auto"/>
              <w:bottom w:val="single" w:sz="4" w:space="0" w:color="auto"/>
              <w:right w:val="single" w:sz="6" w:space="0" w:color="auto"/>
            </w:tcBorders>
            <w:shd w:val="clear" w:color="000000" w:fill="C5D9F1"/>
            <w:vAlign w:val="center"/>
          </w:tcPr>
          <w:p w14:paraId="19572BEF" w14:textId="77777777" w:rsidR="003F421D" w:rsidRPr="007E2C75" w:rsidRDefault="003F421D" w:rsidP="003F421D">
            <w:pPr>
              <w:spacing w:after="0" w:line="240" w:lineRule="auto"/>
              <w:jc w:val="right"/>
              <w:rPr>
                <w:color w:val="000000"/>
                <w:sz w:val="16"/>
                <w:szCs w:val="16"/>
              </w:rPr>
            </w:pPr>
            <w:r>
              <w:rPr>
                <w:rFonts w:cstheme="minorHAnsi"/>
                <w:color w:val="000000"/>
                <w:sz w:val="16"/>
                <w:szCs w:val="16"/>
              </w:rPr>
              <w:t>20</w:t>
            </w:r>
          </w:p>
        </w:tc>
        <w:tc>
          <w:tcPr>
            <w:tcW w:w="4435" w:type="dxa"/>
            <w:tcBorders>
              <w:top w:val="single" w:sz="4" w:space="0" w:color="auto"/>
              <w:left w:val="single" w:sz="6" w:space="0" w:color="auto"/>
              <w:bottom w:val="single" w:sz="4" w:space="0" w:color="auto"/>
              <w:right w:val="single" w:sz="6" w:space="0" w:color="auto"/>
            </w:tcBorders>
            <w:shd w:val="clear" w:color="000000" w:fill="C5D9F1"/>
            <w:noWrap/>
            <w:vAlign w:val="center"/>
          </w:tcPr>
          <w:p w14:paraId="403D1DFB"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Transfer</w:t>
            </w:r>
          </w:p>
        </w:tc>
        <w:tc>
          <w:tcPr>
            <w:tcW w:w="659" w:type="dxa"/>
            <w:tcBorders>
              <w:top w:val="single" w:sz="4" w:space="0" w:color="auto"/>
              <w:left w:val="single" w:sz="6" w:space="0" w:color="auto"/>
              <w:bottom w:val="single" w:sz="4" w:space="0" w:color="auto"/>
              <w:right w:val="single" w:sz="6" w:space="0" w:color="auto"/>
            </w:tcBorders>
            <w:shd w:val="clear" w:color="000000" w:fill="C5D9F1"/>
            <w:vAlign w:val="center"/>
          </w:tcPr>
          <w:p w14:paraId="03B3FBD5" w14:textId="6F749374"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single" w:sz="4" w:space="0" w:color="auto"/>
              <w:left w:val="single" w:sz="6" w:space="0" w:color="auto"/>
              <w:bottom w:val="single" w:sz="4" w:space="0" w:color="auto"/>
              <w:right w:val="single" w:sz="6" w:space="0" w:color="auto"/>
            </w:tcBorders>
            <w:shd w:val="clear" w:color="000000" w:fill="C5D9F1"/>
            <w:vAlign w:val="center"/>
          </w:tcPr>
          <w:p w14:paraId="2AD0BF18"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IAT</w:t>
            </w:r>
          </w:p>
        </w:tc>
        <w:tc>
          <w:tcPr>
            <w:tcW w:w="948" w:type="dxa"/>
            <w:tcBorders>
              <w:top w:val="single" w:sz="4" w:space="0" w:color="auto"/>
              <w:left w:val="single" w:sz="6" w:space="0" w:color="auto"/>
              <w:bottom w:val="single" w:sz="4" w:space="0" w:color="auto"/>
              <w:right w:val="single" w:sz="6" w:space="0" w:color="auto"/>
            </w:tcBorders>
            <w:shd w:val="clear" w:color="000000" w:fill="C5D9F1"/>
            <w:vAlign w:val="center"/>
          </w:tcPr>
          <w:p w14:paraId="253FD5B6"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000000" w:fill="C5D9F1"/>
            <w:vAlign w:val="center"/>
          </w:tcPr>
          <w:p w14:paraId="1CF6605D" w14:textId="77777777"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000000" w:fill="C5D9F1"/>
          </w:tcPr>
          <w:p w14:paraId="32DBA0EF" w14:textId="77777777"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B15CC1" w:rsidRPr="007E2C75" w14:paraId="525E80A7"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26FFE02F" w14:textId="77777777" w:rsidR="00B15CC1" w:rsidRDefault="00B15CC1" w:rsidP="00657231">
            <w:pPr>
              <w:spacing w:after="0" w:line="240" w:lineRule="auto"/>
              <w:jc w:val="right"/>
              <w:rPr>
                <w:rFonts w:cstheme="minorHAnsi"/>
                <w:color w:val="000000"/>
                <w:sz w:val="16"/>
                <w:szCs w:val="16"/>
              </w:rPr>
            </w:pPr>
            <w:r>
              <w:rPr>
                <w:rFonts w:cstheme="minorHAnsi"/>
                <w:color w:val="000000"/>
                <w:sz w:val="16"/>
                <w:szCs w:val="16"/>
              </w:rPr>
              <w:t>21.</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41483434" w14:textId="77777777" w:rsidR="00B15CC1" w:rsidRPr="0095359C" w:rsidRDefault="00B15CC1" w:rsidP="0065723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Number of Breaks</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0A079386" w14:textId="77777777" w:rsidR="00B15CC1" w:rsidRPr="0095359C" w:rsidRDefault="003B16DA" w:rsidP="0065723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FB32CFB"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BRN</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7D186F3"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3C331C74"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0FD75181" w14:textId="77777777"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B15CC1" w:rsidRPr="007E2C75" w14:paraId="28172405"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0E7A68C1" w14:textId="77777777" w:rsidR="00B15CC1" w:rsidRDefault="00B15CC1" w:rsidP="00B15CC1">
            <w:pPr>
              <w:spacing w:after="0" w:line="240" w:lineRule="auto"/>
              <w:jc w:val="right"/>
              <w:rPr>
                <w:rFonts w:cstheme="minorHAnsi"/>
                <w:color w:val="000000"/>
                <w:sz w:val="16"/>
                <w:szCs w:val="16"/>
              </w:rPr>
            </w:pPr>
            <w:r>
              <w:rPr>
                <w:rFonts w:cstheme="minorHAnsi"/>
                <w:color w:val="000000"/>
                <w:sz w:val="16"/>
                <w:szCs w:val="16"/>
              </w:rPr>
              <w:t>22.</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09115EAD" w14:textId="77777777" w:rsidR="00B15CC1" w:rsidRPr="0095359C" w:rsidRDefault="00B15CC1" w:rsidP="00B15CC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Break Length</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A69CCEA" w14:textId="77777777" w:rsidR="00B15CC1" w:rsidRPr="0095359C" w:rsidRDefault="003B16DA" w:rsidP="00B15CC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47E72472"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BRL</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096DF193"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9D944CE"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7F3179B5" w14:textId="77777777"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C55BF9" w:rsidRPr="007E2C75" w14:paraId="335B17DF"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1ACD92AF" w14:textId="77777777" w:rsidR="00C55BF9" w:rsidRDefault="00C55BF9" w:rsidP="00C55BF9">
            <w:pPr>
              <w:spacing w:after="0" w:line="240" w:lineRule="auto"/>
              <w:jc w:val="right"/>
              <w:rPr>
                <w:rFonts w:cstheme="minorHAnsi"/>
                <w:color w:val="000000"/>
                <w:sz w:val="16"/>
                <w:szCs w:val="16"/>
              </w:rPr>
            </w:pPr>
            <w:r>
              <w:rPr>
                <w:rFonts w:cstheme="minorHAnsi"/>
                <w:color w:val="000000"/>
                <w:sz w:val="16"/>
                <w:szCs w:val="16"/>
              </w:rPr>
              <w:t>23.</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5B810642" w14:textId="77777777" w:rsidR="00C55BF9" w:rsidRPr="0095359C" w:rsidRDefault="00C55BF9" w:rsidP="00C55BF9">
            <w:pPr>
              <w:spacing w:after="0" w:line="240" w:lineRule="auto"/>
              <w:rPr>
                <w:rFonts w:asciiTheme="minorHAnsi" w:hAnsiTheme="minorHAnsi"/>
                <w:color w:val="000000"/>
                <w:sz w:val="20"/>
                <w:szCs w:val="20"/>
              </w:rPr>
            </w:pPr>
            <w:r w:rsidRPr="00967F21">
              <w:t>Monthly Scorecard Review</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FDA0523" w14:textId="6649AEBE" w:rsidR="00C55BF9" w:rsidRDefault="00C55BF9" w:rsidP="00C55BF9">
            <w:pPr>
              <w:spacing w:after="0" w:line="240" w:lineRule="auto"/>
              <w:rPr>
                <w:rFonts w:asciiTheme="minorHAnsi" w:hAnsiTheme="minorHAnsi" w:cstheme="minorHAnsi"/>
                <w:color w:val="000000"/>
                <w:sz w:val="20"/>
                <w:szCs w:val="20"/>
              </w:rPr>
            </w:pP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6A0416E2" w14:textId="77777777" w:rsidR="00C55BF9" w:rsidRPr="0095359C"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MSR</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39EED004"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19AF0338"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6A1B460C" w14:textId="77777777" w:rsidR="00C55BF9" w:rsidRPr="0095359C" w:rsidRDefault="00C55BF9" w:rsidP="00C55BF9">
            <w:pPr>
              <w:spacing w:after="0" w:line="240" w:lineRule="auto"/>
              <w:rPr>
                <w:rFonts w:asciiTheme="minorHAnsi" w:hAnsiTheme="minorHAnsi" w:cstheme="minorHAnsi"/>
                <w:color w:val="000000"/>
                <w:sz w:val="20"/>
                <w:szCs w:val="20"/>
              </w:rPr>
            </w:pPr>
            <w:r w:rsidRPr="00572313">
              <w:t>Current Coaching Initiatives</w:t>
            </w:r>
          </w:p>
        </w:tc>
      </w:tr>
      <w:tr w:rsidR="00C55BF9" w:rsidRPr="007E2C75" w14:paraId="6FE07C97"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48AF93DD" w14:textId="77777777" w:rsidR="00C55BF9" w:rsidRDefault="00C55BF9" w:rsidP="00C55BF9">
            <w:pPr>
              <w:spacing w:after="0" w:line="240" w:lineRule="auto"/>
              <w:jc w:val="right"/>
              <w:rPr>
                <w:rFonts w:cstheme="minorHAnsi"/>
                <w:color w:val="000000"/>
                <w:sz w:val="16"/>
                <w:szCs w:val="16"/>
              </w:rPr>
            </w:pPr>
            <w:r>
              <w:rPr>
                <w:rFonts w:cstheme="minorHAnsi"/>
                <w:color w:val="000000"/>
                <w:sz w:val="16"/>
                <w:szCs w:val="16"/>
              </w:rPr>
              <w:t>24.</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12C85490" w14:textId="77777777" w:rsidR="00C55BF9" w:rsidRPr="0095359C" w:rsidRDefault="00C55BF9" w:rsidP="00C55BF9">
            <w:pPr>
              <w:spacing w:after="0" w:line="240" w:lineRule="auto"/>
              <w:rPr>
                <w:rFonts w:asciiTheme="minorHAnsi" w:hAnsiTheme="minorHAnsi"/>
                <w:color w:val="000000"/>
                <w:sz w:val="20"/>
                <w:szCs w:val="20"/>
              </w:rPr>
            </w:pPr>
            <w:r>
              <w:rPr>
                <w:rFonts w:eastAsia="Calibri"/>
                <w:color w:val="000000"/>
              </w:rPr>
              <w:t>Monthly Scorecard Review – Supervisor</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2A60D289" w14:textId="33C1948D" w:rsidR="00C55BF9" w:rsidRDefault="00C55BF9" w:rsidP="00C55BF9">
            <w:pPr>
              <w:spacing w:after="0" w:line="240" w:lineRule="auto"/>
              <w:rPr>
                <w:rFonts w:asciiTheme="minorHAnsi" w:hAnsiTheme="minorHAnsi" w:cstheme="minorHAnsi"/>
                <w:color w:val="000000"/>
                <w:sz w:val="20"/>
                <w:szCs w:val="20"/>
              </w:rPr>
            </w:pP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F798A6A" w14:textId="77777777" w:rsidR="00C55BF9" w:rsidRPr="0095359C"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MSRS</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4BFEAA2"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619938CB" w14:textId="77777777"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4E24ABD2" w14:textId="77777777" w:rsidR="00C55BF9" w:rsidRPr="0095359C" w:rsidRDefault="00C55BF9" w:rsidP="00C55BF9">
            <w:pPr>
              <w:spacing w:after="0" w:line="240" w:lineRule="auto"/>
              <w:rPr>
                <w:rFonts w:asciiTheme="minorHAnsi" w:hAnsiTheme="minorHAnsi" w:cstheme="minorHAnsi"/>
                <w:color w:val="000000"/>
                <w:sz w:val="20"/>
                <w:szCs w:val="20"/>
              </w:rPr>
            </w:pPr>
            <w:r w:rsidRPr="00572313">
              <w:t>Current Coaching Initiatives</w:t>
            </w:r>
          </w:p>
        </w:tc>
      </w:tr>
      <w:tr w:rsidR="003F421D" w:rsidRPr="007E2C75" w14:paraId="07B8D967" w14:textId="77777777"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12189CE0" w14:textId="77777777" w:rsidR="003F421D" w:rsidRDefault="003F421D">
            <w:pPr>
              <w:spacing w:after="0" w:line="240" w:lineRule="auto"/>
              <w:jc w:val="right"/>
              <w:rPr>
                <w:rFonts w:cstheme="minorHAnsi"/>
                <w:color w:val="000000"/>
                <w:sz w:val="16"/>
                <w:szCs w:val="16"/>
              </w:rPr>
            </w:pPr>
            <w:r>
              <w:rPr>
                <w:rFonts w:cstheme="minorHAnsi"/>
                <w:color w:val="000000"/>
                <w:sz w:val="16"/>
                <w:szCs w:val="16"/>
              </w:rPr>
              <w:t>2</w:t>
            </w:r>
            <w:r w:rsidR="00C55BF9">
              <w:rPr>
                <w:rFonts w:cstheme="minorHAnsi"/>
                <w:color w:val="000000"/>
                <w:sz w:val="16"/>
                <w:szCs w:val="16"/>
              </w:rPr>
              <w:t>5</w:t>
            </w:r>
            <w:r>
              <w:rPr>
                <w:rFonts w:cstheme="minorHAnsi"/>
                <w:color w:val="000000"/>
                <w:sz w:val="16"/>
                <w:szCs w:val="16"/>
              </w:rPr>
              <w:t>.</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55470621" w14:textId="77777777" w:rsidR="003F421D" w:rsidRPr="0095359C" w:rsidRDefault="003F421D" w:rsidP="003F421D">
            <w:pPr>
              <w:spacing w:after="0" w:line="240" w:lineRule="auto"/>
              <w:rPr>
                <w:rFonts w:asciiTheme="minorHAnsi" w:hAnsiTheme="minorHAnsi"/>
                <w:color w:val="000000"/>
                <w:sz w:val="20"/>
                <w:szCs w:val="20"/>
              </w:rPr>
            </w:pPr>
            <w:r w:rsidRPr="00967F21">
              <w:t>OMR: Potential Hardship</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20C30824" w14:textId="246CC3C9" w:rsidR="003F421D" w:rsidRDefault="003F421D" w:rsidP="003F421D">
            <w:pPr>
              <w:spacing w:after="0" w:line="240" w:lineRule="auto"/>
              <w:rPr>
                <w:rFonts w:asciiTheme="minorHAnsi" w:hAnsiTheme="minorHAnsi" w:cstheme="minorHAnsi"/>
                <w:color w:val="000000"/>
                <w:sz w:val="20"/>
                <w:szCs w:val="20"/>
              </w:rPr>
            </w:pP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751C12FC" w14:textId="77777777" w:rsidR="003F421D" w:rsidRPr="0095359C" w:rsidRDefault="003F421D"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PBH</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51113971"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1CD59379" w14:textId="77777777"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48874041" w14:textId="77777777" w:rsidR="003F421D" w:rsidRPr="0095359C" w:rsidRDefault="003F421D" w:rsidP="003F421D">
            <w:pPr>
              <w:spacing w:after="0" w:line="240" w:lineRule="auto"/>
              <w:rPr>
                <w:rFonts w:asciiTheme="minorHAnsi" w:hAnsiTheme="minorHAnsi" w:cstheme="minorHAnsi"/>
                <w:color w:val="000000"/>
                <w:sz w:val="20"/>
                <w:szCs w:val="20"/>
              </w:rPr>
            </w:pPr>
            <w:r w:rsidRPr="00D94FD2">
              <w:t>OMR / Exceptions</w:t>
            </w:r>
          </w:p>
        </w:tc>
      </w:tr>
      <w:tr w:rsidR="00A32739" w:rsidRPr="007E2C75" w14:paraId="7EE403B8" w14:textId="77777777" w:rsidTr="004A420F">
        <w:tblPrEx>
          <w:tblW w:w="9555" w:type="dxa"/>
          <w:tblInd w:w="93" w:type="dxa"/>
          <w:tblPrExChange w:id="17" w:author="Palacherla, Susmitha C" w:date="2024-08-25T16:12:00Z">
            <w:tblPrEx>
              <w:tblW w:w="9555" w:type="dxa"/>
              <w:tblInd w:w="93" w:type="dxa"/>
            </w:tblPrEx>
          </w:tblPrExChange>
        </w:tblPrEx>
        <w:trPr>
          <w:trHeight w:val="675"/>
          <w:trPrChange w:id="18" w:author="Palacherla, Susmitha C" w:date="2024-08-25T16:12:00Z">
            <w:trPr>
              <w:trHeight w:val="675"/>
            </w:trPr>
          </w:trPrChange>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Change w:id="19" w:author="Palacherla, Susmitha C" w:date="2024-08-25T16:12:00Z">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tcPrChange>
          </w:tcPr>
          <w:p w14:paraId="1753768D" w14:textId="07585366" w:rsidR="00A32739" w:rsidRDefault="00A32739" w:rsidP="00A32739">
            <w:pPr>
              <w:spacing w:after="0" w:line="240" w:lineRule="auto"/>
              <w:jc w:val="right"/>
              <w:rPr>
                <w:rFonts w:cstheme="minorHAnsi"/>
                <w:color w:val="000000"/>
                <w:sz w:val="16"/>
                <w:szCs w:val="16"/>
              </w:rPr>
            </w:pPr>
            <w:r>
              <w:rPr>
                <w:rFonts w:cstheme="minorHAnsi"/>
                <w:color w:val="000000"/>
                <w:sz w:val="16"/>
                <w:szCs w:val="16"/>
              </w:rPr>
              <w:t>26.</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Change w:id="20" w:author="Palacherla, Susmitha C" w:date="2024-08-25T16:12:00Z">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tcPrChange>
          </w:tcPr>
          <w:p w14:paraId="77F7B94A" w14:textId="798D165E" w:rsidR="00A32739" w:rsidRPr="00967F21" w:rsidRDefault="00A32739" w:rsidP="00A32739">
            <w:pPr>
              <w:spacing w:after="0" w:line="240" w:lineRule="auto"/>
            </w:pPr>
            <w:r>
              <w:t>OMR: Written Correspondence</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Change w:id="21" w:author="Palacherla, Susmitha C" w:date="2024-08-25T16:12:00Z">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tcPrChange>
          </w:tcPr>
          <w:p w14:paraId="758C4351" w14:textId="7BEEB888" w:rsidR="00A32739" w:rsidDel="004332B2" w:rsidRDefault="00A32739" w:rsidP="00A3273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Change w:id="22" w:author="Palacherla, Susmitha C" w:date="2024-08-25T16:12:00Z">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tcPrChange>
          </w:tcPr>
          <w:p w14:paraId="20FF68F2" w14:textId="06D0DAC2" w:rsidR="00A32739" w:rsidRDefault="00A32739" w:rsidP="00A3273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WCP</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Change w:id="23" w:author="Palacherla, Susmitha C" w:date="2024-08-25T16:12:00Z">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tcPrChange>
          </w:tcPr>
          <w:p w14:paraId="0169E2C3" w14:textId="4DF665AC" w:rsidR="00A32739" w:rsidRPr="0095359C" w:rsidRDefault="00A32739" w:rsidP="00A3273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tcPrChange w:id="24" w:author="Palacherla, Susmitha C" w:date="2024-08-25T16:12:00Z">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tcPrChange>
          </w:tcPr>
          <w:p w14:paraId="562CF3F5" w14:textId="7A9A5D6E" w:rsidR="00A32739" w:rsidRPr="0095359C" w:rsidRDefault="00A32739" w:rsidP="00A32739">
            <w:pPr>
              <w:spacing w:after="0" w:line="240" w:lineRule="auto"/>
              <w:rPr>
                <w:rFonts w:asciiTheme="minorHAnsi" w:hAnsiTheme="minorHAnsi" w:cstheme="minorHAnsi"/>
                <w:color w:val="000000"/>
                <w:sz w:val="20"/>
                <w:szCs w:val="20"/>
              </w:rPr>
            </w:pPr>
            <w:ins w:id="25" w:author="Palacherla, Susmitha C" w:date="2024-08-25T16:12:00Z">
              <w:r w:rsidRPr="00A90BD3">
                <w:rPr>
                  <w:rFonts w:asciiTheme="minorHAnsi" w:hAnsiTheme="minorHAnsi" w:cstheme="minorHAnsi"/>
                  <w:color w:val="000000"/>
                  <w:sz w:val="20"/>
                  <w:szCs w:val="20"/>
                </w:rPr>
                <w:t>Data Feed</w:t>
              </w:r>
            </w:ins>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Change w:id="26" w:author="Palacherla, Susmitha C" w:date="2024-08-25T16:12:00Z">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tcPrChange>
          </w:tcPr>
          <w:p w14:paraId="1597E2C9" w14:textId="1554BE8A" w:rsidR="00A32739" w:rsidRPr="00D94FD2" w:rsidRDefault="00A32739" w:rsidP="00A32739">
            <w:pPr>
              <w:spacing w:after="0" w:line="240" w:lineRule="auto"/>
            </w:pPr>
            <w:r w:rsidRPr="004428BC">
              <w:t>CCO Processes and Procedures</w:t>
            </w:r>
          </w:p>
        </w:tc>
      </w:tr>
      <w:tr w:rsidR="00A32739" w:rsidRPr="007E2C75" w14:paraId="2492EDA0" w14:textId="77777777" w:rsidTr="004A420F">
        <w:tblPrEx>
          <w:tblW w:w="9555" w:type="dxa"/>
          <w:tblInd w:w="93" w:type="dxa"/>
          <w:tblPrExChange w:id="27" w:author="Palacherla, Susmitha C" w:date="2024-08-25T16:12:00Z">
            <w:tblPrEx>
              <w:tblW w:w="9555" w:type="dxa"/>
              <w:tblInd w:w="93" w:type="dxa"/>
            </w:tblPrEx>
          </w:tblPrExChange>
        </w:tblPrEx>
        <w:trPr>
          <w:trHeight w:val="675"/>
          <w:trPrChange w:id="28" w:author="Palacherla, Susmitha C" w:date="2024-08-25T16:12:00Z">
            <w:trPr>
              <w:trHeight w:val="675"/>
            </w:trPr>
          </w:trPrChange>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Change w:id="29" w:author="Palacherla, Susmitha C" w:date="2024-08-25T16:12:00Z">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tcPrChange>
          </w:tcPr>
          <w:p w14:paraId="0C6FADB9" w14:textId="4925C12B" w:rsidR="00A32739" w:rsidRDefault="00A32739" w:rsidP="00A32739">
            <w:pPr>
              <w:spacing w:after="0" w:line="240" w:lineRule="auto"/>
              <w:jc w:val="right"/>
              <w:rPr>
                <w:rFonts w:cstheme="minorHAnsi"/>
                <w:color w:val="000000"/>
                <w:sz w:val="16"/>
                <w:szCs w:val="16"/>
              </w:rPr>
            </w:pPr>
            <w:r>
              <w:rPr>
                <w:rFonts w:cstheme="minorHAnsi"/>
                <w:color w:val="000000"/>
                <w:sz w:val="16"/>
                <w:szCs w:val="16"/>
              </w:rPr>
              <w:t>27.</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Change w:id="30" w:author="Palacherla, Susmitha C" w:date="2024-08-25T16:12:00Z">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tcPrChange>
          </w:tcPr>
          <w:p w14:paraId="336839B2" w14:textId="50686840" w:rsidR="00A32739" w:rsidRPr="00967F21" w:rsidRDefault="00A32739" w:rsidP="00A32739">
            <w:pPr>
              <w:spacing w:after="0" w:line="240" w:lineRule="auto"/>
            </w:pPr>
            <w:r>
              <w:t xml:space="preserve">OMR: Audio Issues </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Change w:id="31" w:author="Palacherla, Susmitha C" w:date="2024-08-25T16:12:00Z">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tcPrChange>
          </w:tcPr>
          <w:p w14:paraId="407A30F0" w14:textId="645207A2" w:rsidR="00A32739" w:rsidDel="004332B2" w:rsidRDefault="00A32739" w:rsidP="00A3273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Change w:id="32" w:author="Palacherla, Susmitha C" w:date="2024-08-25T16:12:00Z">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tcPrChange>
          </w:tcPr>
          <w:p w14:paraId="2AB447C6" w14:textId="6A893EB4" w:rsidR="00A32739" w:rsidRDefault="00A32739" w:rsidP="00A3273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AUD</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Change w:id="33" w:author="Palacherla, Susmitha C" w:date="2024-08-25T16:12:00Z">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tcPrChange>
          </w:tcPr>
          <w:p w14:paraId="61322F93" w14:textId="1D552043" w:rsidR="00A32739" w:rsidRPr="0095359C" w:rsidRDefault="00A32739" w:rsidP="00A3273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tcPrChange w:id="34" w:author="Palacherla, Susmitha C" w:date="2024-08-25T16:12:00Z">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tcPrChange>
          </w:tcPr>
          <w:p w14:paraId="5D580087" w14:textId="0EFF2E50" w:rsidR="00A32739" w:rsidRPr="0095359C" w:rsidRDefault="00A32739" w:rsidP="00A32739">
            <w:pPr>
              <w:spacing w:after="0" w:line="240" w:lineRule="auto"/>
              <w:rPr>
                <w:rFonts w:asciiTheme="minorHAnsi" w:hAnsiTheme="minorHAnsi" w:cstheme="minorHAnsi"/>
                <w:color w:val="000000"/>
                <w:sz w:val="20"/>
                <w:szCs w:val="20"/>
              </w:rPr>
            </w:pPr>
            <w:ins w:id="35" w:author="Palacherla, Susmitha C" w:date="2024-08-25T16:12:00Z">
              <w:r w:rsidRPr="00A90BD3">
                <w:rPr>
                  <w:rFonts w:asciiTheme="minorHAnsi" w:hAnsiTheme="minorHAnsi" w:cstheme="minorHAnsi"/>
                  <w:color w:val="000000"/>
                  <w:sz w:val="20"/>
                  <w:szCs w:val="20"/>
                </w:rPr>
                <w:t>Data Feed</w:t>
              </w:r>
            </w:ins>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Change w:id="36" w:author="Palacherla, Susmitha C" w:date="2024-08-25T16:12:00Z">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tcPrChange>
          </w:tcPr>
          <w:p w14:paraId="14192AFD" w14:textId="786E239F" w:rsidR="00A32739" w:rsidRPr="00D94FD2" w:rsidRDefault="00A32739" w:rsidP="00A32739">
            <w:pPr>
              <w:spacing w:after="0" w:line="240" w:lineRule="auto"/>
            </w:pPr>
            <w:r w:rsidRPr="00572313">
              <w:t>OMR/Exceptions</w:t>
            </w:r>
          </w:p>
        </w:tc>
      </w:tr>
      <w:tr w:rsidR="00A32739" w:rsidRPr="007E2C75" w14:paraId="27D5150E" w14:textId="77777777" w:rsidTr="00C55BF9">
        <w:trPr>
          <w:trHeight w:val="675"/>
          <w:ins w:id="37" w:author="Palacherla, Susmitha C" w:date="2024-08-25T16:11:00Z"/>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14:paraId="2F5CD9EB" w14:textId="781D2D69" w:rsidR="00A32739" w:rsidRDefault="00A32739">
            <w:pPr>
              <w:spacing w:after="0" w:line="240" w:lineRule="auto"/>
              <w:jc w:val="right"/>
              <w:rPr>
                <w:ins w:id="38" w:author="Palacherla, Susmitha C" w:date="2024-08-25T16:11:00Z"/>
                <w:rFonts w:cstheme="minorHAnsi"/>
                <w:color w:val="000000"/>
                <w:sz w:val="16"/>
                <w:szCs w:val="16"/>
              </w:rPr>
            </w:pPr>
            <w:ins w:id="39" w:author="Palacherla, Susmitha C" w:date="2024-08-25T16:11:00Z">
              <w:r>
                <w:rPr>
                  <w:rFonts w:cstheme="minorHAnsi"/>
                  <w:color w:val="000000"/>
                  <w:sz w:val="16"/>
                  <w:szCs w:val="16"/>
                </w:rPr>
                <w:t>28</w:t>
              </w:r>
            </w:ins>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14:paraId="1820CFBC" w14:textId="4D533480" w:rsidR="00A32739" w:rsidRDefault="00A32739" w:rsidP="003F421D">
            <w:pPr>
              <w:spacing w:after="0" w:line="240" w:lineRule="auto"/>
              <w:rPr>
                <w:ins w:id="40" w:author="Palacherla, Susmitha C" w:date="2024-08-25T16:11:00Z"/>
              </w:rPr>
            </w:pPr>
            <w:ins w:id="41" w:author="Palacherla, Susmitha C" w:date="2024-08-25T16:11:00Z">
              <w:r>
                <w:t>OMR: Automated Supervisor Reporting</w:t>
              </w:r>
            </w:ins>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3DCE1E16" w14:textId="77777777" w:rsidR="00A32739" w:rsidRDefault="00A32739" w:rsidP="003F421D">
            <w:pPr>
              <w:spacing w:after="0" w:line="240" w:lineRule="auto"/>
              <w:rPr>
                <w:ins w:id="42" w:author="Palacherla, Susmitha C" w:date="2024-08-25T16:11:00Z"/>
                <w:rFonts w:asciiTheme="minorHAnsi" w:hAnsiTheme="minorHAnsi" w:cstheme="minorHAnsi"/>
                <w:color w:val="000000"/>
                <w:sz w:val="20"/>
                <w:szCs w:val="20"/>
              </w:rPr>
            </w:pP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27651413" w14:textId="5C1356CF" w:rsidR="00A32739" w:rsidRDefault="00A32739" w:rsidP="003F421D">
            <w:pPr>
              <w:spacing w:after="0" w:line="240" w:lineRule="auto"/>
              <w:rPr>
                <w:ins w:id="43" w:author="Palacherla, Susmitha C" w:date="2024-08-25T16:11:00Z"/>
                <w:rFonts w:asciiTheme="minorHAnsi" w:hAnsiTheme="minorHAnsi" w:cstheme="minorHAnsi"/>
                <w:color w:val="000000"/>
                <w:sz w:val="20"/>
                <w:szCs w:val="20"/>
              </w:rPr>
            </w:pPr>
            <w:ins w:id="44" w:author="Palacherla, Susmitha C" w:date="2024-08-25T16:11:00Z">
              <w:r>
                <w:rPr>
                  <w:rFonts w:asciiTheme="minorHAnsi" w:hAnsiTheme="minorHAnsi" w:cstheme="minorHAnsi"/>
                  <w:color w:val="000000"/>
                  <w:sz w:val="20"/>
                  <w:szCs w:val="20"/>
                </w:rPr>
                <w:t>ASR</w:t>
              </w:r>
            </w:ins>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6BBFEDD3" w14:textId="0FFAE3A4" w:rsidR="00A32739" w:rsidRPr="0095359C" w:rsidRDefault="00A32739" w:rsidP="003F421D">
            <w:pPr>
              <w:spacing w:after="0" w:line="240" w:lineRule="auto"/>
              <w:rPr>
                <w:ins w:id="45" w:author="Palacherla, Susmitha C" w:date="2024-08-25T16:11:00Z"/>
                <w:rFonts w:asciiTheme="minorHAnsi" w:hAnsiTheme="minorHAnsi" w:cstheme="minorHAnsi"/>
                <w:color w:val="000000"/>
                <w:sz w:val="20"/>
                <w:szCs w:val="20"/>
              </w:rPr>
            </w:pPr>
            <w:ins w:id="46" w:author="Palacherla, Susmitha C" w:date="2024-08-25T16:11:00Z">
              <w:r>
                <w:rPr>
                  <w:rFonts w:asciiTheme="minorHAnsi" w:hAnsiTheme="minorHAnsi" w:cstheme="minorHAnsi"/>
                  <w:color w:val="000000"/>
                  <w:sz w:val="20"/>
                  <w:szCs w:val="20"/>
                </w:rPr>
                <w:t>Direct Coach</w:t>
              </w:r>
            </w:ins>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14:paraId="3D139816" w14:textId="1187AFCD" w:rsidR="00A32739" w:rsidRPr="0095359C" w:rsidRDefault="00A32739" w:rsidP="003F421D">
            <w:pPr>
              <w:spacing w:after="0" w:line="240" w:lineRule="auto"/>
              <w:rPr>
                <w:ins w:id="47" w:author="Palacherla, Susmitha C" w:date="2024-08-25T16:11:00Z"/>
                <w:rFonts w:asciiTheme="minorHAnsi" w:hAnsiTheme="minorHAnsi" w:cstheme="minorHAnsi"/>
                <w:color w:val="000000"/>
                <w:sz w:val="20"/>
                <w:szCs w:val="20"/>
              </w:rPr>
            </w:pPr>
            <w:ins w:id="48" w:author="Palacherla, Susmitha C" w:date="2024-08-25T16:11:00Z">
              <w:r>
                <w:rPr>
                  <w:rFonts w:asciiTheme="minorHAnsi" w:hAnsiTheme="minorHAnsi" w:cstheme="minorHAnsi"/>
                  <w:color w:val="000000"/>
                  <w:sz w:val="20"/>
                  <w:szCs w:val="20"/>
                </w:rPr>
                <w:t>D</w:t>
              </w:r>
            </w:ins>
            <w:ins w:id="49" w:author="Palacherla, Susmitha C" w:date="2024-08-25T16:12:00Z">
              <w:r>
                <w:rPr>
                  <w:rFonts w:asciiTheme="minorHAnsi" w:hAnsiTheme="minorHAnsi" w:cstheme="minorHAnsi"/>
                  <w:color w:val="000000"/>
                  <w:sz w:val="20"/>
                  <w:szCs w:val="20"/>
                </w:rPr>
                <w:t>ata Feed</w:t>
              </w:r>
            </w:ins>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14:paraId="33BE5524" w14:textId="7D88C480" w:rsidR="00A32739" w:rsidRPr="00572313" w:rsidRDefault="00A32739" w:rsidP="003F421D">
            <w:pPr>
              <w:spacing w:after="0" w:line="240" w:lineRule="auto"/>
              <w:rPr>
                <w:ins w:id="50" w:author="Palacherla, Susmitha C" w:date="2024-08-25T16:11:00Z"/>
              </w:rPr>
            </w:pPr>
            <w:ins w:id="51" w:author="Palacherla, Susmitha C" w:date="2024-08-25T16:12:00Z">
              <w:r>
                <w:t>Call Efficiency</w:t>
              </w:r>
            </w:ins>
          </w:p>
        </w:tc>
      </w:tr>
    </w:tbl>
    <w:p w14:paraId="59790B73" w14:textId="77777777"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14:paraId="13B91C1D" w14:textId="77777777" w:rsidR="00A47122" w:rsidRDefault="00A47122" w:rsidP="009F2A51">
      <w:pPr>
        <w:widowControl w:val="0"/>
        <w:autoSpaceDE w:val="0"/>
        <w:autoSpaceDN w:val="0"/>
        <w:adjustRightInd w:val="0"/>
        <w:spacing w:after="0" w:line="240" w:lineRule="auto"/>
        <w:rPr>
          <w:rFonts w:ascii="Arial" w:hAnsi="Arial" w:cs="Arial"/>
          <w:b/>
          <w:sz w:val="24"/>
          <w:szCs w:val="24"/>
        </w:rPr>
      </w:pPr>
    </w:p>
    <w:p w14:paraId="3F783623" w14:textId="77777777" w:rsidR="009D1884" w:rsidRPr="0027630C" w:rsidRDefault="009D1884" w:rsidP="00481F6E">
      <w:pPr>
        <w:pStyle w:val="Heading2"/>
        <w:rPr>
          <w:rFonts w:ascii="Calibri" w:hAnsi="Calibri" w:cs="Times New Roman"/>
          <w:color w:val="auto"/>
          <w:sz w:val="22"/>
          <w:szCs w:val="22"/>
        </w:rPr>
      </w:pPr>
      <w:bookmarkStart w:id="52" w:name="_Toc503949774"/>
      <w:r w:rsidRPr="0027630C">
        <w:rPr>
          <w:rFonts w:ascii="Calibri" w:hAnsi="Calibri" w:cs="Times New Roman"/>
          <w:color w:val="auto"/>
          <w:sz w:val="22"/>
          <w:szCs w:val="22"/>
        </w:rPr>
        <w:t>Module List</w:t>
      </w:r>
      <w:bookmarkEnd w:id="52"/>
    </w:p>
    <w:p w14:paraId="01C1C000" w14:textId="77777777"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SQL agent job</w:t>
      </w:r>
    </w:p>
    <w:p w14:paraId="00EF66F8" w14:textId="77777777"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SSIS Package</w:t>
      </w:r>
    </w:p>
    <w:p w14:paraId="7B4DD697" w14:textId="77777777"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Tables</w:t>
      </w:r>
    </w:p>
    <w:p w14:paraId="742E4CEB" w14:textId="77777777" w:rsidR="009D1884" w:rsidRPr="0095359C" w:rsidRDefault="006913F0"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Procedures </w:t>
      </w:r>
    </w:p>
    <w:p w14:paraId="2F49B9F3" w14:textId="77777777" w:rsidR="009D1884" w:rsidRDefault="009D1884" w:rsidP="009F2A51">
      <w:pPr>
        <w:widowControl w:val="0"/>
        <w:autoSpaceDE w:val="0"/>
        <w:autoSpaceDN w:val="0"/>
        <w:adjustRightInd w:val="0"/>
        <w:spacing w:after="0" w:line="240" w:lineRule="auto"/>
        <w:rPr>
          <w:rFonts w:ascii="Arial" w:hAnsi="Arial" w:cs="Arial"/>
          <w:b/>
          <w:sz w:val="24"/>
          <w:szCs w:val="24"/>
        </w:rPr>
      </w:pPr>
    </w:p>
    <w:p w14:paraId="3A6F6C61" w14:textId="77777777" w:rsidR="009D1884" w:rsidRDefault="009D1884" w:rsidP="009F2A51">
      <w:pPr>
        <w:widowControl w:val="0"/>
        <w:autoSpaceDE w:val="0"/>
        <w:autoSpaceDN w:val="0"/>
        <w:adjustRightInd w:val="0"/>
        <w:spacing w:after="0" w:line="240" w:lineRule="auto"/>
        <w:rPr>
          <w:rFonts w:ascii="Arial" w:hAnsi="Arial" w:cs="Arial"/>
          <w:b/>
          <w:sz w:val="24"/>
          <w:szCs w:val="24"/>
        </w:rPr>
      </w:pPr>
    </w:p>
    <w:p w14:paraId="5F9D9B8E" w14:textId="77777777" w:rsidR="009D1884" w:rsidRPr="0027630C" w:rsidRDefault="009D1884" w:rsidP="00481F6E">
      <w:pPr>
        <w:pStyle w:val="Heading2"/>
        <w:rPr>
          <w:rFonts w:ascii="Calibri" w:hAnsi="Calibri" w:cs="Times New Roman"/>
          <w:color w:val="auto"/>
          <w:sz w:val="22"/>
          <w:szCs w:val="22"/>
        </w:rPr>
      </w:pPr>
      <w:bookmarkStart w:id="53" w:name="_Toc503949775"/>
      <w:r w:rsidRPr="0027630C">
        <w:rPr>
          <w:rFonts w:ascii="Calibri" w:hAnsi="Calibri" w:cs="Times New Roman"/>
          <w:color w:val="auto"/>
          <w:sz w:val="22"/>
          <w:szCs w:val="22"/>
        </w:rPr>
        <w:lastRenderedPageBreak/>
        <w:t>Software and Hardware Interfaces</w:t>
      </w:r>
      <w:bookmarkEnd w:id="53"/>
    </w:p>
    <w:p w14:paraId="3C657A04" w14:textId="77777777" w:rsidR="009D1884" w:rsidRPr="0027630C" w:rsidRDefault="009D1884" w:rsidP="0027630C">
      <w:pPr>
        <w:pStyle w:val="Heading3"/>
        <w:rPr>
          <w:color w:val="auto"/>
        </w:rPr>
      </w:pPr>
      <w:bookmarkStart w:id="54" w:name="_Toc503949776"/>
      <w:r w:rsidRPr="0027630C">
        <w:rPr>
          <w:color w:val="auto"/>
        </w:rPr>
        <w:t>Software</w:t>
      </w:r>
      <w:bookmarkEnd w:id="54"/>
    </w:p>
    <w:p w14:paraId="1C06C6B8" w14:textId="7C110FAE" w:rsidR="009D1884" w:rsidRPr="0095359C" w:rsidRDefault="00917A1A" w:rsidP="0076086A">
      <w:pPr>
        <w:pStyle w:val="ListParagraph"/>
        <w:widowControl w:val="0"/>
        <w:numPr>
          <w:ilvl w:val="0"/>
          <w:numId w:val="3"/>
        </w:numPr>
        <w:autoSpaceDE w:val="0"/>
        <w:autoSpaceDN w:val="0"/>
        <w:adjustRightInd w:val="0"/>
        <w:spacing w:after="0" w:line="240" w:lineRule="auto"/>
        <w:rPr>
          <w:rFonts w:asciiTheme="minorHAnsi" w:hAnsiTheme="minorHAnsi" w:cs="Segoe UI"/>
          <w:color w:val="000000" w:themeColor="text1"/>
          <w:sz w:val="20"/>
          <w:szCs w:val="20"/>
        </w:rPr>
      </w:pPr>
      <w:r w:rsidRPr="00257251">
        <w:rPr>
          <w:rFonts w:ascii="Times New Roman" w:hAnsi="Times New Roman"/>
          <w:color w:val="000000" w:themeColor="text1"/>
          <w:sz w:val="20"/>
          <w:szCs w:val="20"/>
        </w:rPr>
        <w:t xml:space="preserve">SQL </w:t>
      </w:r>
      <w:r w:rsidR="00450174" w:rsidRPr="002A770C">
        <w:rPr>
          <w:rFonts w:ascii="Times New Roman" w:hAnsi="Times New Roman"/>
          <w:color w:val="000000" w:themeColor="text1"/>
          <w:sz w:val="20"/>
          <w:szCs w:val="20"/>
        </w:rPr>
        <w:t>Server 201</w:t>
      </w:r>
      <w:r w:rsidR="00450174">
        <w:rPr>
          <w:rFonts w:ascii="Times New Roman" w:hAnsi="Times New Roman"/>
          <w:color w:val="000000" w:themeColor="text1"/>
          <w:sz w:val="20"/>
          <w:szCs w:val="20"/>
        </w:rPr>
        <w:t xml:space="preserve">9 </w:t>
      </w:r>
      <w:r w:rsidR="00450174" w:rsidRPr="002A770C">
        <w:rPr>
          <w:rFonts w:ascii="Times New Roman" w:hAnsi="Times New Roman"/>
          <w:color w:val="000000" w:themeColor="text1"/>
          <w:sz w:val="20"/>
          <w:szCs w:val="20"/>
        </w:rPr>
        <w:t>Suite</w:t>
      </w:r>
      <w:r w:rsidR="00450174">
        <w:rPr>
          <w:rFonts w:ascii="Times New Roman" w:hAnsi="Times New Roman"/>
          <w:color w:val="000000" w:themeColor="text1"/>
          <w:sz w:val="20"/>
          <w:szCs w:val="20"/>
        </w:rPr>
        <w:t xml:space="preserve"> (SSIS</w:t>
      </w:r>
      <w:del w:id="55" w:author="Palacherla, Susmitha C" w:date="2024-08-25T16:12:00Z">
        <w:r w:rsidR="00450174" w:rsidDel="00C205E5">
          <w:rPr>
            <w:rFonts w:ascii="Times New Roman" w:hAnsi="Times New Roman"/>
            <w:color w:val="000000" w:themeColor="text1"/>
            <w:sz w:val="20"/>
            <w:szCs w:val="20"/>
          </w:rPr>
          <w:delText xml:space="preserve"> and SSRS</w:delText>
        </w:r>
      </w:del>
      <w:r w:rsidR="00450174">
        <w:rPr>
          <w:rFonts w:ascii="Times New Roman" w:hAnsi="Times New Roman"/>
          <w:color w:val="000000" w:themeColor="text1"/>
          <w:sz w:val="20"/>
          <w:szCs w:val="20"/>
        </w:rPr>
        <w:t>)</w:t>
      </w:r>
    </w:p>
    <w:p w14:paraId="4B023D76" w14:textId="77777777"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14:paraId="2FFCAFAF" w14:textId="77777777" w:rsidR="009D1884" w:rsidRPr="0027630C" w:rsidRDefault="009D1884" w:rsidP="0027630C">
      <w:pPr>
        <w:pStyle w:val="Heading3"/>
        <w:rPr>
          <w:color w:val="auto"/>
        </w:rPr>
      </w:pPr>
      <w:bookmarkStart w:id="56" w:name="_Toc503949777"/>
      <w:r w:rsidRPr="0027630C">
        <w:rPr>
          <w:color w:val="auto"/>
        </w:rPr>
        <w:t>Hardware</w:t>
      </w:r>
      <w:bookmarkEnd w:id="56"/>
    </w:p>
    <w:p w14:paraId="4139C853" w14:textId="77777777" w:rsidR="00450174" w:rsidRPr="002A770C" w:rsidRDefault="00450174"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bookmarkStart w:id="57" w:name="_Hlk69749483"/>
      <w:r>
        <w:rPr>
          <w:rFonts w:ascii="Times New Roman" w:hAnsi="Times New Roman"/>
          <w:color w:val="000000"/>
          <w:sz w:val="20"/>
          <w:szCs w:val="20"/>
        </w:rPr>
        <w:t>UVAADADSQL50CCO</w:t>
      </w:r>
      <w:r w:rsidRPr="002A770C">
        <w:rPr>
          <w:rFonts w:ascii="Times New Roman" w:hAnsi="Times New Roman"/>
          <w:color w:val="000000" w:themeColor="text1"/>
          <w:sz w:val="20"/>
          <w:szCs w:val="20"/>
        </w:rPr>
        <w:t>– Dev DB Server</w:t>
      </w:r>
    </w:p>
    <w:p w14:paraId="60C6EF4B" w14:textId="77777777" w:rsidR="00450174" w:rsidRPr="002A770C" w:rsidRDefault="00450174"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UVAADADSQL52CCO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Test DB Server</w:t>
      </w:r>
    </w:p>
    <w:p w14:paraId="4AD6F39A" w14:textId="77777777" w:rsidR="00450174" w:rsidRPr="002A770C" w:rsidRDefault="00450174"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UVAAPADSQL50CCO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Prod Server</w:t>
      </w:r>
    </w:p>
    <w:p w14:paraId="334C2F3E" w14:textId="5C88DB83" w:rsidR="00450174" w:rsidRPr="002A770C" w:rsidRDefault="00000000"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00450174" w:rsidRPr="008D052F">
          <w:rPr>
            <w:rStyle w:val="Hyperlink"/>
            <w:rFonts w:ascii="Times New Roman" w:hAnsi="Times New Roman"/>
            <w:sz w:val="20"/>
            <w:szCs w:val="20"/>
          </w:rPr>
          <w:t>\\UVAADADSQL50CCO\Outliers\</w:t>
        </w:r>
      </w:hyperlink>
      <w:r w:rsidR="00450174" w:rsidRPr="002A770C" w:rsidDel="00810310">
        <w:rPr>
          <w:rFonts w:ascii="Times New Roman" w:hAnsi="Times New Roman"/>
          <w:color w:val="000000" w:themeColor="text1"/>
          <w:sz w:val="20"/>
          <w:szCs w:val="20"/>
        </w:rPr>
        <w:t xml:space="preserve"> </w:t>
      </w:r>
      <w:r w:rsidR="00450174" w:rsidRPr="002A770C">
        <w:rPr>
          <w:rFonts w:ascii="Times New Roman" w:hAnsi="Times New Roman"/>
          <w:color w:val="000000" w:themeColor="text1"/>
          <w:sz w:val="20"/>
          <w:szCs w:val="20"/>
        </w:rPr>
        <w:t xml:space="preserve"> - Dev File staging share</w:t>
      </w:r>
    </w:p>
    <w:p w14:paraId="0CBD1E44" w14:textId="1216D1E5" w:rsidR="00450174" w:rsidRPr="002A770C" w:rsidRDefault="00000000"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00450174" w:rsidRPr="008D052F">
          <w:rPr>
            <w:rStyle w:val="Hyperlink"/>
            <w:rFonts w:ascii="Times New Roman" w:hAnsi="Times New Roman"/>
            <w:sz w:val="20"/>
            <w:szCs w:val="20"/>
          </w:rPr>
          <w:t>\\UVAADADSQL52CCO\Outliers\</w:t>
        </w:r>
      </w:hyperlink>
      <w:r w:rsidR="00450174" w:rsidRPr="002A770C" w:rsidDel="00810310">
        <w:rPr>
          <w:rFonts w:ascii="Times New Roman" w:hAnsi="Times New Roman"/>
          <w:color w:val="000000" w:themeColor="text1"/>
          <w:sz w:val="20"/>
          <w:szCs w:val="20"/>
        </w:rPr>
        <w:t xml:space="preserve"> </w:t>
      </w:r>
      <w:r w:rsidR="00450174" w:rsidRPr="002A770C">
        <w:rPr>
          <w:rFonts w:ascii="Times New Roman" w:hAnsi="Times New Roman"/>
          <w:color w:val="000000" w:themeColor="text1"/>
          <w:sz w:val="20"/>
          <w:szCs w:val="20"/>
        </w:rPr>
        <w:t xml:space="preserve"> - Test File staging share</w:t>
      </w:r>
      <w:r w:rsidR="00450174" w:rsidRPr="002A770C" w:rsidDel="00810310">
        <w:rPr>
          <w:rFonts w:ascii="Times New Roman" w:hAnsi="Times New Roman"/>
          <w:color w:val="000000" w:themeColor="text1"/>
          <w:sz w:val="20"/>
          <w:szCs w:val="20"/>
        </w:rPr>
        <w:t xml:space="preserve"> </w:t>
      </w:r>
    </w:p>
    <w:p w14:paraId="4E3EC7C8" w14:textId="2384BE72" w:rsidR="00450174" w:rsidRPr="002A770C" w:rsidRDefault="00000000" w:rsidP="0045017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1" w:history="1">
        <w:r w:rsidR="00A038E4" w:rsidRPr="008D052F">
          <w:rPr>
            <w:rStyle w:val="Hyperlink"/>
            <w:rFonts w:ascii="Times New Roman" w:hAnsi="Times New Roman"/>
            <w:sz w:val="20"/>
            <w:szCs w:val="20"/>
          </w:rPr>
          <w:t>\\UVAAPADSQL50CCO\Outliers\</w:t>
        </w:r>
      </w:hyperlink>
      <w:r w:rsidR="00450174" w:rsidRPr="002A770C" w:rsidDel="00810310">
        <w:rPr>
          <w:rFonts w:ascii="Times New Roman" w:hAnsi="Times New Roman"/>
          <w:color w:val="000000" w:themeColor="text1"/>
          <w:sz w:val="20"/>
          <w:szCs w:val="20"/>
        </w:rPr>
        <w:t xml:space="preserve"> </w:t>
      </w:r>
      <w:r w:rsidR="00450174" w:rsidRPr="002A770C">
        <w:rPr>
          <w:rFonts w:ascii="Times New Roman" w:hAnsi="Times New Roman"/>
          <w:color w:val="000000" w:themeColor="text1"/>
          <w:sz w:val="20"/>
          <w:szCs w:val="20"/>
        </w:rPr>
        <w:t xml:space="preserve"> - Prod File staging share</w:t>
      </w:r>
    </w:p>
    <w:bookmarkEnd w:id="57"/>
    <w:p w14:paraId="315A5F7B" w14:textId="77777777" w:rsidR="009D1884" w:rsidRDefault="009D1884" w:rsidP="009F2A51">
      <w:pPr>
        <w:widowControl w:val="0"/>
        <w:autoSpaceDE w:val="0"/>
        <w:autoSpaceDN w:val="0"/>
        <w:adjustRightInd w:val="0"/>
        <w:spacing w:after="0" w:line="240" w:lineRule="auto"/>
        <w:rPr>
          <w:rFonts w:ascii="Arial" w:hAnsi="Arial" w:cs="Arial"/>
          <w:b/>
          <w:sz w:val="24"/>
          <w:szCs w:val="24"/>
        </w:rPr>
      </w:pPr>
    </w:p>
    <w:p w14:paraId="730DC274" w14:textId="77777777" w:rsidR="009D1884" w:rsidRPr="0027630C" w:rsidRDefault="009D1884" w:rsidP="0027630C">
      <w:pPr>
        <w:pStyle w:val="Heading2"/>
        <w:rPr>
          <w:rFonts w:ascii="Calibri" w:hAnsi="Calibri" w:cs="Times New Roman"/>
          <w:color w:val="auto"/>
          <w:sz w:val="22"/>
          <w:szCs w:val="22"/>
        </w:rPr>
      </w:pPr>
      <w:bookmarkStart w:id="58" w:name="_Toc503949778"/>
      <w:r w:rsidRPr="0027630C">
        <w:rPr>
          <w:rFonts w:ascii="Calibri" w:hAnsi="Calibri" w:cs="Times New Roman"/>
          <w:color w:val="auto"/>
          <w:sz w:val="22"/>
          <w:szCs w:val="22"/>
        </w:rPr>
        <w:t>Users</w:t>
      </w:r>
      <w:bookmarkEnd w:id="58"/>
      <w:r w:rsidRPr="0027630C">
        <w:rPr>
          <w:rFonts w:ascii="Calibri" w:hAnsi="Calibri" w:cs="Times New Roman"/>
          <w:color w:val="auto"/>
          <w:sz w:val="22"/>
          <w:szCs w:val="22"/>
        </w:rPr>
        <w:t xml:space="preserve"> </w:t>
      </w:r>
    </w:p>
    <w:p w14:paraId="71E9D4FF" w14:textId="77777777" w:rsidR="00C86D30" w:rsidRPr="0095359C" w:rsidRDefault="00A71CC9"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The first </w:t>
      </w:r>
      <w:r w:rsidR="00B41F6B" w:rsidRPr="0095359C">
        <w:rPr>
          <w:rFonts w:asciiTheme="minorHAnsi" w:hAnsiTheme="minorHAnsi" w:cs="Segoe UI"/>
          <w:color w:val="000000" w:themeColor="text1"/>
          <w:sz w:val="20"/>
          <w:szCs w:val="20"/>
        </w:rPr>
        <w:t xml:space="preserve">set of </w:t>
      </w:r>
      <w:r w:rsidRPr="0095359C">
        <w:rPr>
          <w:rFonts w:asciiTheme="minorHAnsi" w:hAnsiTheme="minorHAnsi" w:cs="Segoe UI"/>
          <w:color w:val="000000" w:themeColor="text1"/>
          <w:sz w:val="20"/>
          <w:szCs w:val="20"/>
        </w:rPr>
        <w:t>user</w:t>
      </w:r>
      <w:r w:rsidR="00B41F6B" w:rsidRPr="0095359C">
        <w:rPr>
          <w:rFonts w:asciiTheme="minorHAnsi" w:hAnsiTheme="minorHAnsi" w:cs="Segoe UI"/>
          <w:color w:val="000000" w:themeColor="text1"/>
          <w:sz w:val="20"/>
          <w:szCs w:val="20"/>
        </w:rPr>
        <w:t>s</w:t>
      </w:r>
      <w:r w:rsidRPr="0095359C">
        <w:rPr>
          <w:rFonts w:asciiTheme="minorHAnsi" w:hAnsiTheme="minorHAnsi" w:cs="Segoe UI"/>
          <w:color w:val="000000" w:themeColor="text1"/>
          <w:sz w:val="20"/>
          <w:szCs w:val="20"/>
        </w:rPr>
        <w:t xml:space="preserve"> for the OMR records loaded into </w:t>
      </w:r>
      <w:r w:rsidR="00B41F6B" w:rsidRPr="0095359C">
        <w:rPr>
          <w:rFonts w:asciiTheme="minorHAnsi" w:hAnsiTheme="minorHAnsi" w:cs="Segoe UI"/>
          <w:color w:val="000000" w:themeColor="text1"/>
          <w:sz w:val="20"/>
          <w:szCs w:val="20"/>
        </w:rPr>
        <w:t>the eCL database are the CCO Managers as all records have default state of ‘Pending Manager Review’ at the time of the load.</w:t>
      </w:r>
    </w:p>
    <w:p w14:paraId="329D3A64" w14:textId="77777777"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After a Manager reviews the log and determines that a Coaching is required the log gets assigned to the CSRs and they become the users.</w:t>
      </w:r>
    </w:p>
    <w:p w14:paraId="54D5DCA1" w14:textId="77777777"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CCO Supervisors will be able to access the logs from the historical Dashboards.</w:t>
      </w:r>
    </w:p>
    <w:p w14:paraId="2B7DDF36" w14:textId="77777777"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14:paraId="16E8E27A" w14:textId="77777777" w:rsidR="00A47122" w:rsidRDefault="00A47122" w:rsidP="009F2A51">
      <w:pPr>
        <w:widowControl w:val="0"/>
        <w:autoSpaceDE w:val="0"/>
        <w:autoSpaceDN w:val="0"/>
        <w:adjustRightInd w:val="0"/>
        <w:spacing w:after="0" w:line="240" w:lineRule="auto"/>
        <w:rPr>
          <w:rFonts w:ascii="Arial" w:hAnsi="Arial" w:cs="Arial"/>
          <w:b/>
          <w:sz w:val="24"/>
          <w:szCs w:val="24"/>
        </w:rPr>
      </w:pPr>
    </w:p>
    <w:p w14:paraId="7F451D36" w14:textId="77777777" w:rsidR="006F770C" w:rsidRPr="0095359C" w:rsidRDefault="006F770C" w:rsidP="0076086A">
      <w:pPr>
        <w:pStyle w:val="Heading1"/>
        <w:numPr>
          <w:ilvl w:val="0"/>
          <w:numId w:val="1"/>
        </w:numPr>
        <w:rPr>
          <w:color w:val="auto"/>
          <w:sz w:val="20"/>
          <w:szCs w:val="20"/>
        </w:rPr>
      </w:pPr>
      <w:bookmarkStart w:id="59" w:name="_Toc503949779"/>
      <w:r w:rsidRPr="0095359C">
        <w:rPr>
          <w:color w:val="auto"/>
          <w:sz w:val="20"/>
          <w:szCs w:val="20"/>
        </w:rPr>
        <w:t>Details</w:t>
      </w:r>
      <w:bookmarkEnd w:id="59"/>
    </w:p>
    <w:p w14:paraId="197E97FB" w14:textId="77777777" w:rsidR="006F770C" w:rsidRPr="006F770C" w:rsidRDefault="006F770C" w:rsidP="0076086A">
      <w:pPr>
        <w:pStyle w:val="ListParagraph"/>
        <w:numPr>
          <w:ilvl w:val="0"/>
          <w:numId w:val="6"/>
        </w:numPr>
        <w:rPr>
          <w:vanish/>
        </w:rPr>
      </w:pPr>
    </w:p>
    <w:p w14:paraId="2899394C" w14:textId="77777777" w:rsidR="006F770C" w:rsidRPr="006F770C" w:rsidRDefault="006F770C" w:rsidP="0076086A">
      <w:pPr>
        <w:pStyle w:val="ListParagraph"/>
        <w:numPr>
          <w:ilvl w:val="0"/>
          <w:numId w:val="6"/>
        </w:numPr>
        <w:rPr>
          <w:vanish/>
        </w:rPr>
      </w:pPr>
    </w:p>
    <w:p w14:paraId="1937EC88" w14:textId="77777777"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60" w:name="_Toc387654370"/>
      <w:bookmarkStart w:id="61" w:name="_Toc387758815"/>
      <w:bookmarkStart w:id="62" w:name="_Toc387821326"/>
      <w:bookmarkStart w:id="63" w:name="_Toc387821375"/>
      <w:bookmarkStart w:id="64" w:name="_Toc430607220"/>
      <w:bookmarkStart w:id="65" w:name="_Toc430607321"/>
      <w:bookmarkStart w:id="66" w:name="_Toc430607359"/>
      <w:bookmarkStart w:id="67" w:name="_Toc503948379"/>
      <w:bookmarkStart w:id="68" w:name="_Toc503949780"/>
      <w:bookmarkEnd w:id="60"/>
      <w:bookmarkEnd w:id="61"/>
      <w:bookmarkEnd w:id="62"/>
      <w:bookmarkEnd w:id="63"/>
      <w:bookmarkEnd w:id="64"/>
      <w:bookmarkEnd w:id="65"/>
      <w:bookmarkEnd w:id="66"/>
      <w:bookmarkEnd w:id="67"/>
      <w:bookmarkEnd w:id="68"/>
    </w:p>
    <w:p w14:paraId="1179E1AB" w14:textId="77777777"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69" w:name="_Toc387654371"/>
      <w:bookmarkStart w:id="70" w:name="_Toc387758816"/>
      <w:bookmarkStart w:id="71" w:name="_Toc387821327"/>
      <w:bookmarkStart w:id="72" w:name="_Toc387821376"/>
      <w:bookmarkStart w:id="73" w:name="_Toc430607221"/>
      <w:bookmarkStart w:id="74" w:name="_Toc430607322"/>
      <w:bookmarkStart w:id="75" w:name="_Toc430607360"/>
      <w:bookmarkStart w:id="76" w:name="_Toc503948380"/>
      <w:bookmarkStart w:id="77" w:name="_Toc503949781"/>
      <w:bookmarkEnd w:id="69"/>
      <w:bookmarkEnd w:id="70"/>
      <w:bookmarkEnd w:id="71"/>
      <w:bookmarkEnd w:id="72"/>
      <w:bookmarkEnd w:id="73"/>
      <w:bookmarkEnd w:id="74"/>
      <w:bookmarkEnd w:id="75"/>
      <w:bookmarkEnd w:id="76"/>
      <w:bookmarkEnd w:id="77"/>
    </w:p>
    <w:p w14:paraId="0BD322CF" w14:textId="77777777" w:rsidR="006F770C" w:rsidRPr="0027630C" w:rsidRDefault="006F770C" w:rsidP="0076086A">
      <w:pPr>
        <w:pStyle w:val="Heading2"/>
        <w:numPr>
          <w:ilvl w:val="1"/>
          <w:numId w:val="9"/>
        </w:numPr>
        <w:rPr>
          <w:rFonts w:ascii="Calibri" w:hAnsi="Calibri" w:cs="Times New Roman"/>
          <w:color w:val="auto"/>
          <w:sz w:val="22"/>
          <w:szCs w:val="22"/>
        </w:rPr>
      </w:pPr>
      <w:bookmarkStart w:id="78" w:name="_Toc503949782"/>
      <w:r w:rsidRPr="0027630C">
        <w:rPr>
          <w:rFonts w:ascii="Calibri" w:hAnsi="Calibri" w:cs="Times New Roman"/>
          <w:color w:val="auto"/>
          <w:sz w:val="22"/>
          <w:szCs w:val="22"/>
        </w:rPr>
        <w:t>Source Files</w:t>
      </w:r>
      <w:bookmarkEnd w:id="78"/>
    </w:p>
    <w:p w14:paraId="3DEB0FD4" w14:textId="77777777" w:rsidR="006F770C" w:rsidRPr="0095359C" w:rsidRDefault="00E64317" w:rsidP="00C5412A">
      <w:pPr>
        <w:spacing w:after="0"/>
        <w:rPr>
          <w:sz w:val="20"/>
          <w:szCs w:val="20"/>
        </w:rPr>
      </w:pPr>
      <w:r w:rsidRPr="0095359C">
        <w:rPr>
          <w:sz w:val="20"/>
          <w:szCs w:val="20"/>
        </w:rPr>
        <w:t>eCL_Outliers_Feed_XXX</w:t>
      </w:r>
      <w:r w:rsidR="00F56A29" w:rsidRPr="0095359C">
        <w:rPr>
          <w:sz w:val="20"/>
          <w:szCs w:val="20"/>
        </w:rPr>
        <w:t>yyyymmdd</w:t>
      </w:r>
      <w:r w:rsidRPr="0095359C">
        <w:rPr>
          <w:sz w:val="20"/>
          <w:szCs w:val="20"/>
        </w:rPr>
        <w:t>.csv where XXX is the 3 letter acronym for the Report Type.</w:t>
      </w:r>
    </w:p>
    <w:p w14:paraId="7DCB0D6E" w14:textId="77777777" w:rsidR="00C74EEA" w:rsidRPr="0095359C" w:rsidRDefault="00C74EEA" w:rsidP="00C5412A">
      <w:pPr>
        <w:spacing w:after="0"/>
        <w:rPr>
          <w:sz w:val="20"/>
          <w:szCs w:val="20"/>
        </w:rPr>
      </w:pPr>
      <w:r w:rsidRPr="0095359C">
        <w:rPr>
          <w:sz w:val="20"/>
          <w:szCs w:val="20"/>
        </w:rPr>
        <w:t xml:space="preserve">Description: </w:t>
      </w:r>
      <w:r w:rsidR="00E64317" w:rsidRPr="0095359C">
        <w:rPr>
          <w:sz w:val="20"/>
          <w:szCs w:val="20"/>
        </w:rPr>
        <w:t xml:space="preserve">A file containing records </w:t>
      </w:r>
      <w:r w:rsidR="00F56A29" w:rsidRPr="0095359C">
        <w:rPr>
          <w:sz w:val="20"/>
          <w:szCs w:val="20"/>
        </w:rPr>
        <w:t>for agents that exceed a certain</w:t>
      </w:r>
      <w:r w:rsidR="00E64317" w:rsidRPr="0095359C">
        <w:rPr>
          <w:sz w:val="20"/>
          <w:szCs w:val="20"/>
        </w:rPr>
        <w:t xml:space="preserve"> threshold for each of the identified metrics. The Analytics team captures records that meet the Outlier thresh</w:t>
      </w:r>
      <w:r w:rsidR="00F56A29" w:rsidRPr="0095359C">
        <w:rPr>
          <w:sz w:val="20"/>
          <w:szCs w:val="20"/>
        </w:rPr>
        <w:t xml:space="preserve">olds </w:t>
      </w:r>
      <w:r w:rsidR="00E64317" w:rsidRPr="0095359C">
        <w:rPr>
          <w:sz w:val="20"/>
          <w:szCs w:val="20"/>
        </w:rPr>
        <w:t xml:space="preserve">and generate </w:t>
      </w:r>
      <w:r w:rsidR="00F56A29" w:rsidRPr="0095359C">
        <w:rPr>
          <w:sz w:val="20"/>
          <w:szCs w:val="20"/>
        </w:rPr>
        <w:t>a</w:t>
      </w:r>
      <w:r w:rsidR="00E64317" w:rsidRPr="0095359C">
        <w:rPr>
          <w:sz w:val="20"/>
          <w:szCs w:val="20"/>
        </w:rPr>
        <w:t xml:space="preserve"> feed. Once the feed is loaded into eCL the Managers have the opportunity to determine if a Coaching is needed or additional research is needed.</w:t>
      </w:r>
    </w:p>
    <w:p w14:paraId="71CF37DC" w14:textId="77777777" w:rsidR="00C74EEA" w:rsidRPr="0095359C" w:rsidRDefault="00C74EEA" w:rsidP="00C5412A">
      <w:pPr>
        <w:spacing w:after="0"/>
        <w:rPr>
          <w:sz w:val="20"/>
          <w:szCs w:val="20"/>
        </w:rPr>
      </w:pPr>
      <w:r w:rsidRPr="0095359C">
        <w:rPr>
          <w:sz w:val="20"/>
          <w:szCs w:val="20"/>
        </w:rPr>
        <w:t>Source s</w:t>
      </w:r>
      <w:r w:rsidR="00E64317" w:rsidRPr="0095359C">
        <w:rPr>
          <w:sz w:val="20"/>
          <w:szCs w:val="20"/>
        </w:rPr>
        <w:t>ystem: CCO Analytics</w:t>
      </w:r>
    </w:p>
    <w:p w14:paraId="359ED95A" w14:textId="62328AB4" w:rsidR="00E25F26" w:rsidRDefault="00C74EEA" w:rsidP="00E25F26">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Staging location: </w:t>
      </w:r>
      <w:hyperlink r:id="rId12" w:history="1">
        <w:r w:rsidR="00E25F26" w:rsidRPr="00700164">
          <w:rPr>
            <w:rStyle w:val="Hyperlink"/>
            <w:sz w:val="20"/>
            <w:szCs w:val="20"/>
          </w:rPr>
          <w:t>\\</w:t>
        </w:r>
        <w:r w:rsidR="00D01B11">
          <w:rPr>
            <w:rStyle w:val="Hyperlink"/>
            <w:sz w:val="20"/>
            <w:szCs w:val="20"/>
          </w:rPr>
          <w:t>UVAAPADSQL50CCO</w:t>
        </w:r>
        <w:r w:rsidR="00E25F26" w:rsidRPr="00700164">
          <w:rPr>
            <w:rStyle w:val="Hyperlink"/>
            <w:sz w:val="20"/>
            <w:szCs w:val="20"/>
          </w:rPr>
          <w:t>\data\Coaching\Outliers\Encrypt_Out\</w:t>
        </w:r>
      </w:hyperlink>
    </w:p>
    <w:p w14:paraId="2A0510DD" w14:textId="77777777" w:rsidR="00E64317"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name</w:t>
      </w:r>
      <w:r w:rsidR="00E64317" w:rsidRPr="0095359C">
        <w:rPr>
          <w:sz w:val="20"/>
          <w:szCs w:val="20"/>
        </w:rPr>
        <w:t xml:space="preserve"> eCL_Outliers_Feed_XXX</w:t>
      </w:r>
      <w:r w:rsidR="00F56A29" w:rsidRPr="0095359C">
        <w:rPr>
          <w:sz w:val="20"/>
          <w:szCs w:val="20"/>
        </w:rPr>
        <w:t>yyyymmdd</w:t>
      </w:r>
      <w:r w:rsidR="00E64317" w:rsidRPr="0095359C">
        <w:rPr>
          <w:sz w:val="20"/>
          <w:szCs w:val="20"/>
        </w:rPr>
        <w:t xml:space="preserve">.csv </w:t>
      </w:r>
    </w:p>
    <w:p w14:paraId="1F64A67C" w14:textId="77777777"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Frequency: </w:t>
      </w:r>
      <w:r w:rsidR="00E64317" w:rsidRPr="0095359C">
        <w:rPr>
          <w:sz w:val="20"/>
          <w:szCs w:val="20"/>
        </w:rPr>
        <w:t>N/A No regular schedule. Files are sent at random intervals.</w:t>
      </w:r>
    </w:p>
    <w:p w14:paraId="73539F5D" w14:textId="77777777" w:rsidR="00C74EEA" w:rsidRPr="0095359C" w:rsidRDefault="004A6695"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arrival time: NA</w:t>
      </w:r>
    </w:p>
    <w:p w14:paraId="6A159517" w14:textId="77777777"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Destination Table: </w:t>
      </w:r>
      <w:r w:rsidR="00E64317" w:rsidRPr="0095359C">
        <w:rPr>
          <w:sz w:val="20"/>
          <w:szCs w:val="20"/>
        </w:rPr>
        <w:t>Coaching_Log and Coaching_Log_Reason</w:t>
      </w:r>
    </w:p>
    <w:p w14:paraId="5905792F" w14:textId="77777777" w:rsidR="00C74EEA" w:rsidRDefault="00C74EEA" w:rsidP="00C74EEA">
      <w:pPr>
        <w:autoSpaceDE w:val="0"/>
        <w:autoSpaceDN w:val="0"/>
        <w:adjustRightInd w:val="0"/>
        <w:spacing w:after="0" w:line="240" w:lineRule="auto"/>
      </w:pPr>
    </w:p>
    <w:p w14:paraId="4206D425" w14:textId="77777777" w:rsidR="006F770C" w:rsidRPr="006F770C" w:rsidRDefault="006F770C" w:rsidP="006F770C"/>
    <w:p w14:paraId="1B0561A4" w14:textId="77777777" w:rsidR="007B5133" w:rsidRPr="0095359C" w:rsidRDefault="007B5133" w:rsidP="0076086A">
      <w:pPr>
        <w:pStyle w:val="Heading2"/>
        <w:numPr>
          <w:ilvl w:val="1"/>
          <w:numId w:val="9"/>
        </w:numPr>
        <w:rPr>
          <w:rFonts w:ascii="Calibri" w:hAnsi="Calibri" w:cs="Times New Roman"/>
          <w:color w:val="auto"/>
          <w:sz w:val="20"/>
          <w:szCs w:val="20"/>
        </w:rPr>
      </w:pPr>
      <w:bookmarkStart w:id="79" w:name="_Toc503949783"/>
      <w:r w:rsidRPr="0095359C">
        <w:rPr>
          <w:rFonts w:ascii="Calibri" w:hAnsi="Calibri" w:cs="Times New Roman"/>
          <w:color w:val="auto"/>
          <w:sz w:val="20"/>
          <w:szCs w:val="20"/>
        </w:rPr>
        <w:lastRenderedPageBreak/>
        <w:t>Module Details</w:t>
      </w:r>
      <w:bookmarkEnd w:id="79"/>
    </w:p>
    <w:p w14:paraId="387F8E05" w14:textId="77777777" w:rsidR="007B5133" w:rsidRPr="0095359C" w:rsidRDefault="007B5133" w:rsidP="0076086A">
      <w:pPr>
        <w:pStyle w:val="Heading3"/>
        <w:numPr>
          <w:ilvl w:val="2"/>
          <w:numId w:val="9"/>
        </w:numPr>
        <w:rPr>
          <w:rFonts w:ascii="Calibri" w:hAnsi="Calibri" w:cs="Times New Roman"/>
          <w:color w:val="auto"/>
          <w:sz w:val="20"/>
          <w:szCs w:val="20"/>
        </w:rPr>
      </w:pPr>
      <w:bookmarkStart w:id="80" w:name="_Toc503949784"/>
      <w:r w:rsidRPr="0095359C">
        <w:rPr>
          <w:rFonts w:ascii="Calibri" w:hAnsi="Calibri" w:cs="Times New Roman"/>
          <w:color w:val="auto"/>
          <w:sz w:val="20"/>
          <w:szCs w:val="20"/>
        </w:rPr>
        <w:t>SQL agent job</w:t>
      </w:r>
      <w:bookmarkEnd w:id="80"/>
    </w:p>
    <w:p w14:paraId="10782D90" w14:textId="48000856"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Instance : </w:t>
      </w:r>
      <w:r w:rsidR="00D01B11">
        <w:rPr>
          <w:rFonts w:ascii="Times New Roman" w:hAnsi="Times New Roman"/>
        </w:rPr>
        <w:t>UVAAPADSQL50CCO</w:t>
      </w:r>
    </w:p>
    <w:p w14:paraId="6D789552" w14:textId="77777777"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Job:  </w:t>
      </w:r>
      <w:r w:rsidR="00141B19" w:rsidRPr="0095359C">
        <w:rPr>
          <w:sz w:val="20"/>
          <w:szCs w:val="20"/>
        </w:rPr>
        <w:t>Coaching</w:t>
      </w:r>
      <w:r w:rsidR="00F441C0">
        <w:rPr>
          <w:sz w:val="20"/>
          <w:szCs w:val="20"/>
        </w:rPr>
        <w:t>OutlierLoad</w:t>
      </w:r>
    </w:p>
    <w:p w14:paraId="46056AD7" w14:textId="444CA921" w:rsidR="005C5900" w:rsidRPr="0095359C" w:rsidRDefault="005C5900" w:rsidP="00917A1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Package: </w:t>
      </w:r>
      <w:hyperlink r:id="rId13" w:history="1">
        <w:r w:rsidR="00917A1A" w:rsidRPr="00917A1A">
          <w:rPr>
            <w:rStyle w:val="Hyperlink"/>
            <w:sz w:val="20"/>
            <w:szCs w:val="20"/>
          </w:rPr>
          <w:t>\\</w:t>
        </w:r>
        <w:r w:rsidR="00D01B11">
          <w:rPr>
            <w:rStyle w:val="Hyperlink"/>
            <w:sz w:val="20"/>
            <w:szCs w:val="20"/>
          </w:rPr>
          <w:t>UVAAPADSQL50CCO</w:t>
        </w:r>
        <w:r w:rsidR="00917A1A" w:rsidRPr="00917A1A">
          <w:rPr>
            <w:rStyle w:val="Hyperlink"/>
            <w:sz w:val="20"/>
            <w:szCs w:val="20"/>
          </w:rPr>
          <w:t>\ssis\Coaching\Packages\</w:t>
        </w:r>
        <w:r w:rsidR="00141B19" w:rsidRPr="0095359C">
          <w:rPr>
            <w:rStyle w:val="Hyperlink"/>
            <w:sz w:val="20"/>
            <w:szCs w:val="20"/>
          </w:rPr>
          <w:t>Outlier_Coaching.dtsx</w:t>
        </w:r>
      </w:hyperlink>
    </w:p>
    <w:p w14:paraId="58E0A447" w14:textId="77777777"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Config File: </w:t>
      </w:r>
      <w:proofErr w:type="spellStart"/>
      <w:r w:rsidRPr="0095359C">
        <w:rPr>
          <w:sz w:val="20"/>
          <w:szCs w:val="20"/>
        </w:rPr>
        <w:t>Prod_</w:t>
      </w:r>
      <w:r w:rsidR="00141B19" w:rsidRPr="0095359C">
        <w:rPr>
          <w:sz w:val="20"/>
          <w:szCs w:val="20"/>
        </w:rPr>
        <w:t>Outlier_Coaching</w:t>
      </w:r>
      <w:r w:rsidRPr="0095359C">
        <w:rPr>
          <w:sz w:val="20"/>
          <w:szCs w:val="20"/>
        </w:rPr>
        <w:t>.dtsConfig</w:t>
      </w:r>
      <w:proofErr w:type="spellEnd"/>
    </w:p>
    <w:p w14:paraId="3D0B2065" w14:textId="77777777"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Owner: </w:t>
      </w:r>
      <w:r w:rsidR="00917A1A">
        <w:rPr>
          <w:sz w:val="20"/>
          <w:szCs w:val="20"/>
        </w:rPr>
        <w:t>ecljobowner</w:t>
      </w:r>
    </w:p>
    <w:p w14:paraId="6EE68C0B" w14:textId="4C012151" w:rsidR="00917A1A" w:rsidRPr="00257251" w:rsidRDefault="00634B03" w:rsidP="00917A1A">
      <w:pPr>
        <w:pStyle w:val="ListParagraph"/>
        <w:numPr>
          <w:ilvl w:val="0"/>
          <w:numId w:val="5"/>
        </w:numPr>
        <w:autoSpaceDE w:val="0"/>
        <w:autoSpaceDN w:val="0"/>
        <w:adjustRightInd w:val="0"/>
        <w:spacing w:after="0" w:line="240" w:lineRule="auto"/>
        <w:rPr>
          <w:rFonts w:ascii="Times New Roman" w:hAnsi="Times New Roman"/>
        </w:rPr>
      </w:pPr>
      <w:r w:rsidRPr="0095359C">
        <w:rPr>
          <w:sz w:val="20"/>
          <w:szCs w:val="20"/>
        </w:rPr>
        <w:t xml:space="preserve">Run As: </w:t>
      </w:r>
      <w:proofErr w:type="spellStart"/>
      <w:r w:rsidR="00917A1A" w:rsidRPr="003F421D">
        <w:rPr>
          <w:sz w:val="20"/>
          <w:szCs w:val="20"/>
        </w:rPr>
        <w:t>ECLProxy</w:t>
      </w:r>
      <w:proofErr w:type="spellEnd"/>
      <w:r w:rsidR="00917A1A" w:rsidRPr="003F421D">
        <w:rPr>
          <w:sz w:val="20"/>
          <w:szCs w:val="20"/>
        </w:rPr>
        <w:t xml:space="preserve"> (ECL Credential using application service account </w:t>
      </w:r>
      <w:r w:rsidR="00D01B11">
        <w:rPr>
          <w:sz w:val="20"/>
          <w:szCs w:val="20"/>
        </w:rPr>
        <w:t>AD\SVC-F3420-APPECLP01</w:t>
      </w:r>
    </w:p>
    <w:p w14:paraId="1D977B88" w14:textId="432EDF6C" w:rsidR="005C5900" w:rsidRPr="00917A1A" w:rsidRDefault="005C5900">
      <w:pPr>
        <w:pStyle w:val="ListParagraph"/>
        <w:numPr>
          <w:ilvl w:val="0"/>
          <w:numId w:val="5"/>
        </w:numPr>
        <w:autoSpaceDE w:val="0"/>
        <w:autoSpaceDN w:val="0"/>
        <w:adjustRightInd w:val="0"/>
        <w:spacing w:after="0" w:line="240" w:lineRule="auto"/>
        <w:rPr>
          <w:sz w:val="20"/>
          <w:szCs w:val="20"/>
        </w:rPr>
      </w:pPr>
      <w:r w:rsidRPr="00917A1A">
        <w:rPr>
          <w:sz w:val="20"/>
          <w:szCs w:val="20"/>
        </w:rPr>
        <w:t xml:space="preserve">Schedule: Daily  </w:t>
      </w:r>
      <w:r w:rsidR="00F441C0" w:rsidRPr="00917A1A">
        <w:rPr>
          <w:sz w:val="20"/>
          <w:szCs w:val="20"/>
        </w:rPr>
        <w:t>8</w:t>
      </w:r>
      <w:r w:rsidR="004A6695" w:rsidRPr="00917A1A">
        <w:rPr>
          <w:sz w:val="20"/>
          <w:szCs w:val="20"/>
        </w:rPr>
        <w:t xml:space="preserve">:30 </w:t>
      </w:r>
      <w:r w:rsidR="00F441C0" w:rsidRPr="00917A1A">
        <w:rPr>
          <w:sz w:val="20"/>
          <w:szCs w:val="20"/>
        </w:rPr>
        <w:t xml:space="preserve">PM </w:t>
      </w:r>
      <w:r w:rsidR="004A6695" w:rsidRPr="00917A1A">
        <w:rPr>
          <w:sz w:val="20"/>
          <w:szCs w:val="20"/>
        </w:rPr>
        <w:t>EST</w:t>
      </w:r>
      <w:r w:rsidR="00917A1A">
        <w:rPr>
          <w:sz w:val="20"/>
          <w:szCs w:val="20"/>
        </w:rPr>
        <w:t xml:space="preserve"> daily</w:t>
      </w:r>
      <w:r w:rsidR="004A6695" w:rsidRPr="00917A1A">
        <w:rPr>
          <w:sz w:val="20"/>
          <w:szCs w:val="20"/>
        </w:rPr>
        <w:t xml:space="preserve"> IF Files exist to be loaded</w:t>
      </w:r>
      <w:ins w:id="81" w:author="Palacherla, Susmitha C" w:date="2024-08-25T16:12:00Z">
        <w:r w:rsidR="00C205E5">
          <w:rPr>
            <w:sz w:val="20"/>
            <w:szCs w:val="20"/>
          </w:rPr>
          <w:t xml:space="preserve"> and </w:t>
        </w:r>
      </w:ins>
      <w:ins w:id="82" w:author="Palacherla, Susmitha C" w:date="2024-08-25T16:13:00Z">
        <w:r w:rsidR="00C205E5">
          <w:rPr>
            <w:sz w:val="20"/>
            <w:szCs w:val="20"/>
          </w:rPr>
          <w:t>next :15 minute interval after file is posted for ASR Files. (:15, :30, :45, :00)</w:t>
        </w:r>
      </w:ins>
    </w:p>
    <w:p w14:paraId="576ADBDC" w14:textId="77777777"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Destination File Location: N/A</w:t>
      </w:r>
    </w:p>
    <w:p w14:paraId="39815D64" w14:textId="77777777" w:rsidR="00E42C88" w:rsidRPr="005C5900" w:rsidRDefault="00E42C88" w:rsidP="00E42C88">
      <w:pPr>
        <w:autoSpaceDE w:val="0"/>
        <w:autoSpaceDN w:val="0"/>
        <w:adjustRightInd w:val="0"/>
        <w:spacing w:after="0" w:line="240" w:lineRule="auto"/>
      </w:pPr>
    </w:p>
    <w:p w14:paraId="32E89055" w14:textId="77777777" w:rsidR="007B5133" w:rsidRPr="0095359C" w:rsidRDefault="007B5133" w:rsidP="0076086A">
      <w:pPr>
        <w:pStyle w:val="Heading3"/>
        <w:numPr>
          <w:ilvl w:val="2"/>
          <w:numId w:val="9"/>
        </w:numPr>
        <w:rPr>
          <w:rFonts w:asciiTheme="minorHAnsi" w:hAnsiTheme="minorHAnsi" w:cs="Times New Roman"/>
          <w:color w:val="auto"/>
          <w:sz w:val="20"/>
          <w:szCs w:val="20"/>
        </w:rPr>
      </w:pPr>
      <w:bookmarkStart w:id="83" w:name="_Toc503949785"/>
      <w:r w:rsidRPr="0095359C">
        <w:rPr>
          <w:rFonts w:asciiTheme="minorHAnsi" w:hAnsiTheme="minorHAnsi" w:cs="Times New Roman"/>
          <w:color w:val="auto"/>
          <w:sz w:val="20"/>
          <w:szCs w:val="20"/>
        </w:rPr>
        <w:t>SSIS Package</w:t>
      </w:r>
      <w:bookmarkEnd w:id="83"/>
    </w:p>
    <w:p w14:paraId="1EF5DFE7" w14:textId="77777777"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14:paraId="599B5E48" w14:textId="77777777"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14:paraId="387CE74B" w14:textId="77777777"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14:paraId="2AC1FABE" w14:textId="77777777"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14:paraId="6EBD2456" w14:textId="77777777" w:rsidR="00E654C3" w:rsidRPr="0095359C" w:rsidRDefault="00E654C3" w:rsidP="00E527C0">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Variables</w:t>
      </w:r>
    </w:p>
    <w:tbl>
      <w:tblPr>
        <w:tblStyle w:val="TableGrid"/>
        <w:tblW w:w="0" w:type="auto"/>
        <w:tblLook w:val="04A0" w:firstRow="1" w:lastRow="0" w:firstColumn="1" w:lastColumn="0" w:noHBand="0" w:noVBand="1"/>
      </w:tblPr>
      <w:tblGrid>
        <w:gridCol w:w="1922"/>
        <w:gridCol w:w="1578"/>
        <w:gridCol w:w="943"/>
        <w:gridCol w:w="5133"/>
      </w:tblGrid>
      <w:tr w:rsidR="00E42C88" w:rsidRPr="0095359C" w14:paraId="7D3FDD88" w14:textId="77777777" w:rsidTr="00813EBE">
        <w:tc>
          <w:tcPr>
            <w:tcW w:w="1806" w:type="dxa"/>
          </w:tcPr>
          <w:p w14:paraId="6927E4DC"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Name</w:t>
            </w:r>
          </w:p>
        </w:tc>
        <w:tc>
          <w:tcPr>
            <w:tcW w:w="2079" w:type="dxa"/>
          </w:tcPr>
          <w:p w14:paraId="3A83C23C"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Scope </w:t>
            </w:r>
          </w:p>
        </w:tc>
        <w:tc>
          <w:tcPr>
            <w:tcW w:w="893" w:type="dxa"/>
          </w:tcPr>
          <w:p w14:paraId="6BBF4A5E"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proofErr w:type="spellStart"/>
            <w:r w:rsidRPr="0095359C">
              <w:rPr>
                <w:rFonts w:asciiTheme="minorHAnsi" w:hAnsiTheme="minorHAnsi" w:cs="Arial"/>
                <w:b/>
                <w:sz w:val="20"/>
                <w:szCs w:val="20"/>
              </w:rPr>
              <w:t>DataType</w:t>
            </w:r>
            <w:proofErr w:type="spellEnd"/>
          </w:p>
        </w:tc>
        <w:tc>
          <w:tcPr>
            <w:tcW w:w="4798" w:type="dxa"/>
          </w:tcPr>
          <w:p w14:paraId="2494D86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Value</w:t>
            </w:r>
          </w:p>
        </w:tc>
      </w:tr>
      <w:tr w:rsidR="00E25F26" w:rsidRPr="0095359C" w14:paraId="7EC8EA24" w14:textId="77777777" w:rsidTr="00813EBE">
        <w:trPr>
          <w:trHeight w:val="368"/>
        </w:trPr>
        <w:tc>
          <w:tcPr>
            <w:tcW w:w="1806" w:type="dxa"/>
          </w:tcPr>
          <w:p w14:paraId="1622A7FD"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DecryptedOut</w:t>
            </w:r>
            <w:r w:rsidRPr="00CA5EB0">
              <w:rPr>
                <w:rFonts w:ascii="Times New Roman" w:hAnsi="Times New Roman"/>
                <w:sz w:val="20"/>
                <w:szCs w:val="20"/>
              </w:rPr>
              <w:t>Path</w:t>
            </w:r>
            <w:proofErr w:type="spellEnd"/>
          </w:p>
        </w:tc>
        <w:tc>
          <w:tcPr>
            <w:tcW w:w="2079" w:type="dxa"/>
          </w:tcPr>
          <w:p w14:paraId="4A9358DF"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sidRPr="00E9648D">
              <w:rPr>
                <w:rFonts w:asciiTheme="minorHAnsi" w:hAnsiTheme="minorHAnsi" w:cs="Arial"/>
                <w:sz w:val="20"/>
                <w:szCs w:val="20"/>
              </w:rPr>
              <w:t>Outlier_Coaching</w:t>
            </w:r>
            <w:proofErr w:type="spellEnd"/>
          </w:p>
        </w:tc>
        <w:tc>
          <w:tcPr>
            <w:tcW w:w="893" w:type="dxa"/>
          </w:tcPr>
          <w:p w14:paraId="11C53330"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CA5EB0">
              <w:rPr>
                <w:rFonts w:ascii="Times New Roman" w:hAnsi="Times New Roman"/>
                <w:sz w:val="20"/>
                <w:szCs w:val="20"/>
              </w:rPr>
              <w:t>String</w:t>
            </w:r>
          </w:p>
        </w:tc>
        <w:tc>
          <w:tcPr>
            <w:tcW w:w="4798" w:type="dxa"/>
          </w:tcPr>
          <w:p w14:paraId="5549798D" w14:textId="445FF5C5"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7362D2">
              <w:rPr>
                <w:rFonts w:ascii="Times New Roman" w:hAnsi="Times New Roman"/>
                <w:sz w:val="20"/>
                <w:szCs w:val="20"/>
              </w:rPr>
              <w:t>\\</w:t>
            </w:r>
            <w:r w:rsidR="00D01B11">
              <w:rPr>
                <w:rFonts w:ascii="Times New Roman" w:hAnsi="Times New Roman"/>
                <w:sz w:val="20"/>
                <w:szCs w:val="20"/>
              </w:rPr>
              <w:t>UVAAPADSQL50CCO</w:t>
            </w:r>
            <w:r w:rsidRPr="007362D2">
              <w:rPr>
                <w:rFonts w:ascii="Times New Roman" w:hAnsi="Times New Roman"/>
                <w:sz w:val="20"/>
                <w:szCs w:val="20"/>
              </w:rPr>
              <w:t>\data\coaching\</w:t>
            </w:r>
            <w:r>
              <w:rPr>
                <w:rFonts w:ascii="Times New Roman" w:hAnsi="Times New Roman"/>
                <w:sz w:val="20"/>
                <w:szCs w:val="20"/>
              </w:rPr>
              <w:t>OUTLIERS</w:t>
            </w:r>
            <w:r w:rsidRPr="007362D2">
              <w:rPr>
                <w:rFonts w:ascii="Times New Roman" w:hAnsi="Times New Roman"/>
                <w:sz w:val="20"/>
                <w:szCs w:val="20"/>
              </w:rPr>
              <w:t>\Decrypt_out\</w:t>
            </w:r>
          </w:p>
        </w:tc>
      </w:tr>
      <w:tr w:rsidR="00E25F26" w:rsidRPr="0095359C" w14:paraId="2292084E" w14:textId="77777777" w:rsidTr="00813EBE">
        <w:trPr>
          <w:trHeight w:val="368"/>
        </w:trPr>
        <w:tc>
          <w:tcPr>
            <w:tcW w:w="1806" w:type="dxa"/>
          </w:tcPr>
          <w:p w14:paraId="7CCB51B3"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DecryptIn</w:t>
            </w:r>
            <w:r w:rsidRPr="00CA5EB0">
              <w:rPr>
                <w:rFonts w:ascii="Times New Roman" w:hAnsi="Times New Roman"/>
                <w:sz w:val="20"/>
                <w:szCs w:val="20"/>
              </w:rPr>
              <w:t>Path</w:t>
            </w:r>
            <w:proofErr w:type="spellEnd"/>
          </w:p>
        </w:tc>
        <w:tc>
          <w:tcPr>
            <w:tcW w:w="2079" w:type="dxa"/>
          </w:tcPr>
          <w:p w14:paraId="1F0A2C27" w14:textId="77777777" w:rsidR="00E25F26" w:rsidRPr="0095359C" w:rsidRDefault="00E25F26" w:rsidP="00E25F26">
            <w:pPr>
              <w:rPr>
                <w:rFonts w:asciiTheme="minorHAnsi" w:hAnsiTheme="minorHAnsi"/>
                <w:sz w:val="20"/>
                <w:szCs w:val="20"/>
              </w:rPr>
            </w:pPr>
            <w:proofErr w:type="spellStart"/>
            <w:r w:rsidRPr="00E9648D">
              <w:rPr>
                <w:rFonts w:asciiTheme="minorHAnsi" w:hAnsiTheme="minorHAnsi" w:cs="Arial"/>
                <w:sz w:val="20"/>
                <w:szCs w:val="20"/>
              </w:rPr>
              <w:t>Outlier_Coaching</w:t>
            </w:r>
            <w:proofErr w:type="spellEnd"/>
          </w:p>
        </w:tc>
        <w:tc>
          <w:tcPr>
            <w:tcW w:w="893" w:type="dxa"/>
          </w:tcPr>
          <w:p w14:paraId="644C8BD6" w14:textId="77777777" w:rsidR="00E25F26" w:rsidRPr="0095359C" w:rsidRDefault="00E25F26" w:rsidP="00E25F26">
            <w:pPr>
              <w:rPr>
                <w:rFonts w:asciiTheme="minorHAnsi" w:hAnsiTheme="minorHAnsi"/>
                <w:sz w:val="20"/>
                <w:szCs w:val="20"/>
              </w:rPr>
            </w:pPr>
            <w:r w:rsidRPr="00CA5EB0">
              <w:rPr>
                <w:rFonts w:ascii="Times New Roman" w:hAnsi="Times New Roman"/>
                <w:sz w:val="20"/>
                <w:szCs w:val="20"/>
              </w:rPr>
              <w:t>String</w:t>
            </w:r>
          </w:p>
        </w:tc>
        <w:tc>
          <w:tcPr>
            <w:tcW w:w="4798" w:type="dxa"/>
          </w:tcPr>
          <w:p w14:paraId="679D8F5E" w14:textId="13B9BFA4"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7362D2">
              <w:rPr>
                <w:rFonts w:ascii="Times New Roman" w:hAnsi="Times New Roman"/>
                <w:sz w:val="20"/>
                <w:szCs w:val="20"/>
              </w:rPr>
              <w:t>\\</w:t>
            </w:r>
            <w:r w:rsidR="00D01B11">
              <w:rPr>
                <w:rFonts w:ascii="Times New Roman" w:hAnsi="Times New Roman"/>
                <w:sz w:val="20"/>
                <w:szCs w:val="20"/>
              </w:rPr>
              <w:t>UVAAPADSQL50CCO</w:t>
            </w:r>
            <w:r>
              <w:rPr>
                <w:rFonts w:ascii="Times New Roman" w:hAnsi="Times New Roman"/>
                <w:sz w:val="20"/>
                <w:szCs w:val="20"/>
              </w:rPr>
              <w:t>\data\coaching\OUTLIERS\Decrypt_in</w:t>
            </w:r>
            <w:r w:rsidRPr="007362D2">
              <w:rPr>
                <w:rFonts w:ascii="Times New Roman" w:hAnsi="Times New Roman"/>
                <w:sz w:val="20"/>
                <w:szCs w:val="20"/>
              </w:rPr>
              <w:t>\</w:t>
            </w:r>
          </w:p>
        </w:tc>
      </w:tr>
      <w:tr w:rsidR="00E25F26" w:rsidRPr="0095359C" w14:paraId="5D06CC60" w14:textId="77777777" w:rsidTr="00813EBE">
        <w:trPr>
          <w:trHeight w:val="368"/>
        </w:trPr>
        <w:tc>
          <w:tcPr>
            <w:tcW w:w="1806" w:type="dxa"/>
          </w:tcPr>
          <w:p w14:paraId="5755552D"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EncryptedBackupPath</w:t>
            </w:r>
            <w:proofErr w:type="spellEnd"/>
          </w:p>
        </w:tc>
        <w:tc>
          <w:tcPr>
            <w:tcW w:w="2079" w:type="dxa"/>
          </w:tcPr>
          <w:p w14:paraId="7FB18C11" w14:textId="77777777" w:rsidR="00E25F26" w:rsidRPr="0095359C" w:rsidRDefault="00E25F26" w:rsidP="00E25F26">
            <w:pPr>
              <w:rPr>
                <w:rFonts w:asciiTheme="minorHAnsi" w:hAnsiTheme="minorHAnsi"/>
                <w:sz w:val="20"/>
                <w:szCs w:val="20"/>
              </w:rPr>
            </w:pPr>
            <w:proofErr w:type="spellStart"/>
            <w:r w:rsidRPr="00E9648D">
              <w:rPr>
                <w:rFonts w:asciiTheme="minorHAnsi" w:hAnsiTheme="minorHAnsi" w:cs="Arial"/>
                <w:sz w:val="20"/>
                <w:szCs w:val="20"/>
              </w:rPr>
              <w:t>Outlier_Coaching</w:t>
            </w:r>
            <w:proofErr w:type="spellEnd"/>
          </w:p>
        </w:tc>
        <w:tc>
          <w:tcPr>
            <w:tcW w:w="893" w:type="dxa"/>
          </w:tcPr>
          <w:p w14:paraId="59575785" w14:textId="77777777" w:rsidR="00E25F26" w:rsidRPr="0095359C" w:rsidRDefault="00E25F26" w:rsidP="00E25F26">
            <w:pPr>
              <w:rPr>
                <w:rFonts w:asciiTheme="minorHAnsi" w:hAnsiTheme="minorHAnsi"/>
                <w:sz w:val="20"/>
                <w:szCs w:val="20"/>
              </w:rPr>
            </w:pPr>
            <w:r w:rsidRPr="00CA5EB0">
              <w:rPr>
                <w:rFonts w:ascii="Times New Roman" w:hAnsi="Times New Roman"/>
                <w:sz w:val="20"/>
                <w:szCs w:val="20"/>
              </w:rPr>
              <w:t>String</w:t>
            </w:r>
          </w:p>
        </w:tc>
        <w:tc>
          <w:tcPr>
            <w:tcW w:w="4798" w:type="dxa"/>
          </w:tcPr>
          <w:p w14:paraId="06C5602A" w14:textId="2E93899A"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w:t>
            </w:r>
            <w:r w:rsidR="00D01B11">
              <w:rPr>
                <w:rFonts w:ascii="Times New Roman" w:hAnsi="Times New Roman"/>
                <w:sz w:val="20"/>
                <w:szCs w:val="20"/>
              </w:rPr>
              <w:t>UVAAPADSQL50CCO</w:t>
            </w:r>
            <w:r w:rsidRPr="005E52B7">
              <w:rPr>
                <w:rFonts w:ascii="Times New Roman" w:hAnsi="Times New Roman"/>
                <w:sz w:val="20"/>
                <w:szCs w:val="20"/>
              </w:rPr>
              <w:t>\data\coaching\</w:t>
            </w:r>
            <w:r>
              <w:rPr>
                <w:rFonts w:ascii="Times New Roman" w:hAnsi="Times New Roman"/>
                <w:sz w:val="20"/>
                <w:szCs w:val="20"/>
              </w:rPr>
              <w:t>OUTLIERS</w:t>
            </w:r>
            <w:r w:rsidRPr="005E52B7">
              <w:rPr>
                <w:rFonts w:ascii="Times New Roman" w:hAnsi="Times New Roman"/>
                <w:sz w:val="20"/>
                <w:szCs w:val="20"/>
              </w:rPr>
              <w:t>\Backups\</w:t>
            </w:r>
          </w:p>
        </w:tc>
      </w:tr>
      <w:tr w:rsidR="00E25F26" w:rsidRPr="0095359C" w14:paraId="5E3430F9" w14:textId="77777777" w:rsidTr="00813EBE">
        <w:trPr>
          <w:trHeight w:val="368"/>
        </w:trPr>
        <w:tc>
          <w:tcPr>
            <w:tcW w:w="1806" w:type="dxa"/>
          </w:tcPr>
          <w:p w14:paraId="68DB63A7" w14:textId="77777777"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EncryptedOutPath</w:t>
            </w:r>
            <w:proofErr w:type="spellEnd"/>
          </w:p>
        </w:tc>
        <w:tc>
          <w:tcPr>
            <w:tcW w:w="2079" w:type="dxa"/>
          </w:tcPr>
          <w:p w14:paraId="438AE345" w14:textId="77777777" w:rsidR="00E25F26" w:rsidRPr="0095359C" w:rsidDel="00E25F26" w:rsidRDefault="00E25F26" w:rsidP="00E25F26">
            <w:pPr>
              <w:rPr>
                <w:rFonts w:asciiTheme="minorHAnsi" w:hAnsiTheme="minorHAnsi" w:cs="Arial"/>
                <w:sz w:val="20"/>
                <w:szCs w:val="20"/>
              </w:rPr>
            </w:pPr>
            <w:proofErr w:type="spellStart"/>
            <w:r w:rsidRPr="00E9648D">
              <w:rPr>
                <w:rFonts w:asciiTheme="minorHAnsi" w:hAnsiTheme="minorHAnsi" w:cs="Arial"/>
                <w:sz w:val="20"/>
                <w:szCs w:val="20"/>
              </w:rPr>
              <w:t>Outlier_Coaching</w:t>
            </w:r>
            <w:proofErr w:type="spellEnd"/>
          </w:p>
        </w:tc>
        <w:tc>
          <w:tcPr>
            <w:tcW w:w="893" w:type="dxa"/>
          </w:tcPr>
          <w:p w14:paraId="423DB398" w14:textId="77777777" w:rsidR="00E25F26" w:rsidRPr="0095359C" w:rsidDel="00E25F26" w:rsidRDefault="00E25F26" w:rsidP="00E25F26">
            <w:pPr>
              <w:rPr>
                <w:rFonts w:asciiTheme="minorHAnsi" w:hAnsiTheme="minorHAnsi" w:cs="Arial"/>
                <w:sz w:val="20"/>
                <w:szCs w:val="20"/>
              </w:rPr>
            </w:pPr>
            <w:r w:rsidRPr="00CA5EB0">
              <w:rPr>
                <w:rFonts w:ascii="Times New Roman" w:hAnsi="Times New Roman"/>
                <w:sz w:val="20"/>
                <w:szCs w:val="20"/>
              </w:rPr>
              <w:t>String</w:t>
            </w:r>
          </w:p>
        </w:tc>
        <w:tc>
          <w:tcPr>
            <w:tcW w:w="4798" w:type="dxa"/>
          </w:tcPr>
          <w:p w14:paraId="541FACC7" w14:textId="5378DD77"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w:t>
            </w:r>
            <w:r w:rsidR="00D01B11">
              <w:rPr>
                <w:rFonts w:ascii="Times New Roman" w:hAnsi="Times New Roman"/>
                <w:sz w:val="20"/>
                <w:szCs w:val="20"/>
              </w:rPr>
              <w:t>UVAAPADSQL50CCO</w:t>
            </w:r>
            <w:r w:rsidRPr="005E52B7">
              <w:rPr>
                <w:rFonts w:ascii="Times New Roman" w:hAnsi="Times New Roman"/>
                <w:sz w:val="20"/>
                <w:szCs w:val="20"/>
              </w:rPr>
              <w:t>\data\coaching\</w:t>
            </w:r>
            <w:r>
              <w:rPr>
                <w:rFonts w:ascii="Times New Roman" w:hAnsi="Times New Roman"/>
                <w:sz w:val="20"/>
                <w:szCs w:val="20"/>
              </w:rPr>
              <w:t>OUTLIERS</w:t>
            </w:r>
            <w:r w:rsidRPr="005E52B7">
              <w:rPr>
                <w:rFonts w:ascii="Times New Roman" w:hAnsi="Times New Roman"/>
                <w:sz w:val="20"/>
                <w:szCs w:val="20"/>
              </w:rPr>
              <w:t>\Encrypt_out\</w:t>
            </w:r>
          </w:p>
        </w:tc>
      </w:tr>
      <w:tr w:rsidR="00E25F26" w:rsidRPr="0095359C" w14:paraId="295CEB71" w14:textId="77777777" w:rsidTr="00813EBE">
        <w:trPr>
          <w:trHeight w:val="368"/>
        </w:trPr>
        <w:tc>
          <w:tcPr>
            <w:tcW w:w="1806" w:type="dxa"/>
          </w:tcPr>
          <w:p w14:paraId="1347A2C4" w14:textId="77777777"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EncryptInPath</w:t>
            </w:r>
            <w:proofErr w:type="spellEnd"/>
          </w:p>
        </w:tc>
        <w:tc>
          <w:tcPr>
            <w:tcW w:w="2079" w:type="dxa"/>
          </w:tcPr>
          <w:p w14:paraId="3E3BF8AB" w14:textId="77777777" w:rsidR="00E25F26" w:rsidRPr="0095359C" w:rsidDel="00E25F26" w:rsidRDefault="00E25F26" w:rsidP="00E25F26">
            <w:pPr>
              <w:rPr>
                <w:rFonts w:asciiTheme="minorHAnsi" w:hAnsiTheme="minorHAnsi" w:cs="Arial"/>
                <w:sz w:val="20"/>
                <w:szCs w:val="20"/>
              </w:rPr>
            </w:pPr>
            <w:proofErr w:type="spellStart"/>
            <w:r w:rsidRPr="00E9648D">
              <w:rPr>
                <w:rFonts w:asciiTheme="minorHAnsi" w:hAnsiTheme="minorHAnsi" w:cs="Arial"/>
                <w:sz w:val="20"/>
                <w:szCs w:val="20"/>
              </w:rPr>
              <w:t>Outlier_Coaching</w:t>
            </w:r>
            <w:proofErr w:type="spellEnd"/>
          </w:p>
        </w:tc>
        <w:tc>
          <w:tcPr>
            <w:tcW w:w="893" w:type="dxa"/>
          </w:tcPr>
          <w:p w14:paraId="1DBF8C31" w14:textId="77777777" w:rsidR="00E25F26" w:rsidRPr="0095359C" w:rsidDel="00E25F26" w:rsidRDefault="00E25F26" w:rsidP="00E25F26">
            <w:pPr>
              <w:rPr>
                <w:rFonts w:asciiTheme="minorHAnsi" w:hAnsiTheme="minorHAnsi" w:cs="Arial"/>
                <w:sz w:val="20"/>
                <w:szCs w:val="20"/>
              </w:rPr>
            </w:pPr>
            <w:r w:rsidRPr="00CA5EB0">
              <w:rPr>
                <w:rFonts w:ascii="Times New Roman" w:hAnsi="Times New Roman"/>
                <w:sz w:val="20"/>
                <w:szCs w:val="20"/>
              </w:rPr>
              <w:t>String</w:t>
            </w:r>
          </w:p>
        </w:tc>
        <w:tc>
          <w:tcPr>
            <w:tcW w:w="4798" w:type="dxa"/>
          </w:tcPr>
          <w:p w14:paraId="587205FF" w14:textId="7A9AA20B"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w:t>
            </w:r>
            <w:r w:rsidR="00D01B11">
              <w:rPr>
                <w:rFonts w:ascii="Times New Roman" w:hAnsi="Times New Roman"/>
                <w:sz w:val="20"/>
                <w:szCs w:val="20"/>
              </w:rPr>
              <w:t>UVAAPADSQL50CCO</w:t>
            </w:r>
            <w:r w:rsidRPr="005E52B7">
              <w:rPr>
                <w:rFonts w:ascii="Times New Roman" w:hAnsi="Times New Roman"/>
                <w:sz w:val="20"/>
                <w:szCs w:val="20"/>
              </w:rPr>
              <w:t>\data\coaching\</w:t>
            </w:r>
            <w:r>
              <w:rPr>
                <w:rFonts w:ascii="Times New Roman" w:hAnsi="Times New Roman"/>
                <w:sz w:val="20"/>
                <w:szCs w:val="20"/>
              </w:rPr>
              <w:t>OUTLIERS</w:t>
            </w:r>
            <w:r w:rsidRPr="005E52B7">
              <w:rPr>
                <w:rFonts w:ascii="Times New Roman" w:hAnsi="Times New Roman"/>
                <w:sz w:val="20"/>
                <w:szCs w:val="20"/>
              </w:rPr>
              <w:t>\Encrypt_in\</w:t>
            </w:r>
          </w:p>
        </w:tc>
      </w:tr>
      <w:tr w:rsidR="00E42C88" w:rsidRPr="0095359C" w14:paraId="1287E171" w14:textId="77777777" w:rsidTr="00813EBE">
        <w:trPr>
          <w:trHeight w:val="368"/>
        </w:trPr>
        <w:tc>
          <w:tcPr>
            <w:tcW w:w="1806" w:type="dxa"/>
          </w:tcPr>
          <w:p w14:paraId="6CC125CA"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varDBName</w:t>
            </w:r>
            <w:proofErr w:type="spellEnd"/>
          </w:p>
        </w:tc>
        <w:tc>
          <w:tcPr>
            <w:tcW w:w="2079" w:type="dxa"/>
          </w:tcPr>
          <w:p w14:paraId="48D3AB1F"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893" w:type="dxa"/>
          </w:tcPr>
          <w:p w14:paraId="7B589E19"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798" w:type="dxa"/>
          </w:tcPr>
          <w:p w14:paraId="11B61D1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Dev</w:t>
            </w:r>
          </w:p>
        </w:tc>
      </w:tr>
      <w:tr w:rsidR="00E25F26" w:rsidRPr="0095359C" w14:paraId="1C3E29A7" w14:textId="77777777" w:rsidTr="00813EBE">
        <w:trPr>
          <w:trHeight w:val="368"/>
        </w:trPr>
        <w:tc>
          <w:tcPr>
            <w:tcW w:w="1806" w:type="dxa"/>
          </w:tcPr>
          <w:p w14:paraId="01E061DA"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sidRPr="00CA5EB0">
              <w:rPr>
                <w:rFonts w:ascii="Times New Roman" w:hAnsi="Times New Roman"/>
                <w:sz w:val="20"/>
                <w:szCs w:val="20"/>
              </w:rPr>
              <w:t>var</w:t>
            </w:r>
            <w:r>
              <w:rPr>
                <w:rFonts w:ascii="Times New Roman" w:hAnsi="Times New Roman"/>
                <w:sz w:val="20"/>
                <w:szCs w:val="20"/>
              </w:rPr>
              <w:t>Encrypted</w:t>
            </w:r>
            <w:r w:rsidRPr="00CA5EB0">
              <w:rPr>
                <w:rFonts w:ascii="Times New Roman" w:hAnsi="Times New Roman"/>
                <w:sz w:val="20"/>
                <w:szCs w:val="20"/>
              </w:rPr>
              <w:t>FileName</w:t>
            </w:r>
            <w:proofErr w:type="spellEnd"/>
          </w:p>
        </w:tc>
        <w:tc>
          <w:tcPr>
            <w:tcW w:w="2079" w:type="dxa"/>
          </w:tcPr>
          <w:p w14:paraId="1816ABB5" w14:textId="77777777" w:rsidR="00E25F26" w:rsidRPr="0095359C" w:rsidRDefault="00E25F26" w:rsidP="00E25F26">
            <w:pPr>
              <w:rPr>
                <w:rFonts w:asciiTheme="minorHAnsi" w:hAnsiTheme="minorHAnsi" w:cs="Arial"/>
                <w:sz w:val="20"/>
                <w:szCs w:val="20"/>
              </w:rPr>
            </w:pPr>
            <w:proofErr w:type="spellStart"/>
            <w:r w:rsidRPr="0095359C">
              <w:rPr>
                <w:rFonts w:asciiTheme="minorHAnsi" w:hAnsiTheme="minorHAnsi" w:cs="Arial"/>
                <w:sz w:val="20"/>
                <w:szCs w:val="20"/>
              </w:rPr>
              <w:t>Outlier_Coaching</w:t>
            </w:r>
            <w:proofErr w:type="spellEnd"/>
          </w:p>
        </w:tc>
        <w:tc>
          <w:tcPr>
            <w:tcW w:w="893" w:type="dxa"/>
          </w:tcPr>
          <w:p w14:paraId="38C60B7C" w14:textId="77777777" w:rsidR="00E25F26" w:rsidRPr="0095359C" w:rsidRDefault="00E25F26" w:rsidP="00E25F26">
            <w:pPr>
              <w:rPr>
                <w:rFonts w:asciiTheme="minorHAnsi" w:hAnsiTheme="minorHAnsi" w:cs="Arial"/>
                <w:sz w:val="20"/>
                <w:szCs w:val="20"/>
              </w:rPr>
            </w:pPr>
            <w:r w:rsidRPr="0095359C">
              <w:rPr>
                <w:rFonts w:asciiTheme="minorHAnsi" w:hAnsiTheme="minorHAnsi" w:cs="Arial"/>
                <w:sz w:val="20"/>
                <w:szCs w:val="20"/>
              </w:rPr>
              <w:t>String</w:t>
            </w:r>
          </w:p>
        </w:tc>
        <w:tc>
          <w:tcPr>
            <w:tcW w:w="4798" w:type="dxa"/>
          </w:tcPr>
          <w:p w14:paraId="20B35E87"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
        </w:tc>
      </w:tr>
      <w:tr w:rsidR="00E25F26" w:rsidRPr="0095359C" w14:paraId="11F253C1" w14:textId="77777777" w:rsidTr="00813EBE">
        <w:trPr>
          <w:trHeight w:val="368"/>
        </w:trPr>
        <w:tc>
          <w:tcPr>
            <w:tcW w:w="1806" w:type="dxa"/>
          </w:tcPr>
          <w:p w14:paraId="17D09F85"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varFailedFile</w:t>
            </w:r>
            <w:proofErr w:type="spellEnd"/>
          </w:p>
        </w:tc>
        <w:tc>
          <w:tcPr>
            <w:tcW w:w="2079" w:type="dxa"/>
          </w:tcPr>
          <w:p w14:paraId="39847F78" w14:textId="77777777" w:rsidR="00E25F26" w:rsidRPr="0095359C" w:rsidRDefault="00E25F26" w:rsidP="00E25F26">
            <w:pPr>
              <w:rPr>
                <w:rFonts w:asciiTheme="minorHAnsi" w:hAnsiTheme="minorHAnsi" w:cs="Arial"/>
                <w:sz w:val="20"/>
                <w:szCs w:val="20"/>
              </w:rPr>
            </w:pPr>
            <w:proofErr w:type="spellStart"/>
            <w:r w:rsidRPr="0095359C">
              <w:rPr>
                <w:rFonts w:asciiTheme="minorHAnsi" w:hAnsiTheme="minorHAnsi" w:cs="Arial"/>
                <w:sz w:val="20"/>
                <w:szCs w:val="20"/>
              </w:rPr>
              <w:t>Outlier_Coaching</w:t>
            </w:r>
            <w:proofErr w:type="spellEnd"/>
          </w:p>
        </w:tc>
        <w:tc>
          <w:tcPr>
            <w:tcW w:w="893" w:type="dxa"/>
          </w:tcPr>
          <w:p w14:paraId="2B1AE361" w14:textId="77777777" w:rsidR="00E25F26" w:rsidRPr="0095359C" w:rsidRDefault="00E25F26" w:rsidP="00E25F26">
            <w:pPr>
              <w:rPr>
                <w:rFonts w:asciiTheme="minorHAnsi" w:hAnsiTheme="minorHAnsi" w:cs="Arial"/>
                <w:sz w:val="20"/>
                <w:szCs w:val="20"/>
              </w:rPr>
            </w:pPr>
            <w:r w:rsidRPr="0095359C">
              <w:rPr>
                <w:rFonts w:asciiTheme="minorHAnsi" w:hAnsiTheme="minorHAnsi"/>
                <w:sz w:val="20"/>
                <w:szCs w:val="20"/>
              </w:rPr>
              <w:t>String</w:t>
            </w:r>
          </w:p>
        </w:tc>
        <w:tc>
          <w:tcPr>
            <w:tcW w:w="4798" w:type="dxa"/>
          </w:tcPr>
          <w:p w14:paraId="4191D056" w14:textId="77777777"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
        </w:tc>
      </w:tr>
      <w:tr w:rsidR="00E42C88" w:rsidRPr="0095359C" w14:paraId="501C001E" w14:textId="77777777" w:rsidTr="00813EBE">
        <w:trPr>
          <w:trHeight w:val="368"/>
        </w:trPr>
        <w:tc>
          <w:tcPr>
            <w:tcW w:w="1806" w:type="dxa"/>
          </w:tcPr>
          <w:p w14:paraId="1883C4C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lastRenderedPageBreak/>
              <w:t>varFileName</w:t>
            </w:r>
            <w:proofErr w:type="spellEnd"/>
          </w:p>
        </w:tc>
        <w:tc>
          <w:tcPr>
            <w:tcW w:w="2079" w:type="dxa"/>
          </w:tcPr>
          <w:p w14:paraId="122163A2"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893" w:type="dxa"/>
          </w:tcPr>
          <w:p w14:paraId="25F8070F" w14:textId="77777777"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798" w:type="dxa"/>
          </w:tcPr>
          <w:p w14:paraId="37338FA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r w:rsidR="00E42C88" w:rsidRPr="0095359C" w14:paraId="2081C913" w14:textId="77777777" w:rsidTr="00813EBE">
        <w:trPr>
          <w:trHeight w:val="368"/>
        </w:trPr>
        <w:tc>
          <w:tcPr>
            <w:tcW w:w="1806" w:type="dxa"/>
          </w:tcPr>
          <w:p w14:paraId="5D3D6D0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FailMessage</w:t>
            </w:r>
            <w:proofErr w:type="spellEnd"/>
          </w:p>
        </w:tc>
        <w:tc>
          <w:tcPr>
            <w:tcW w:w="2079" w:type="dxa"/>
          </w:tcPr>
          <w:p w14:paraId="188D194A"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893" w:type="dxa"/>
          </w:tcPr>
          <w:p w14:paraId="780FDAA3" w14:textId="77777777" w:rsidR="00E42C88" w:rsidRPr="0095359C" w:rsidRDefault="00E42C88" w:rsidP="0095088D">
            <w:pPr>
              <w:rPr>
                <w:rFonts w:asciiTheme="minorHAnsi" w:hAnsiTheme="minorHAnsi"/>
                <w:sz w:val="20"/>
                <w:szCs w:val="20"/>
              </w:rPr>
            </w:pPr>
            <w:r w:rsidRPr="0095359C">
              <w:rPr>
                <w:rFonts w:asciiTheme="minorHAnsi" w:hAnsiTheme="minorHAnsi"/>
                <w:sz w:val="20"/>
                <w:szCs w:val="20"/>
              </w:rPr>
              <w:t>String</w:t>
            </w:r>
          </w:p>
        </w:tc>
        <w:tc>
          <w:tcPr>
            <w:tcW w:w="4798" w:type="dxa"/>
          </w:tcPr>
          <w:p w14:paraId="1343863F" w14:textId="77777777" w:rsidR="00E42C88" w:rsidRPr="0095359C" w:rsidRDefault="00E25F26" w:rsidP="0095088D">
            <w:pPr>
              <w:widowControl w:val="0"/>
              <w:autoSpaceDE w:val="0"/>
              <w:autoSpaceDN w:val="0"/>
              <w:adjustRightInd w:val="0"/>
              <w:spacing w:after="0" w:line="240" w:lineRule="auto"/>
              <w:rPr>
                <w:rFonts w:asciiTheme="minorHAnsi" w:hAnsiTheme="minorHAnsi" w:cs="Arial"/>
                <w:sz w:val="20"/>
                <w:szCs w:val="20"/>
              </w:rPr>
            </w:pPr>
            <w:r w:rsidRPr="00E25F26">
              <w:rPr>
                <w:rFonts w:asciiTheme="minorHAnsi" w:hAnsiTheme="minorHAnsi" w:cs="Arial"/>
                <w:sz w:val="20"/>
                <w:szCs w:val="20"/>
              </w:rPr>
              <w:t>"</w:t>
            </w:r>
            <w:proofErr w:type="spellStart"/>
            <w:r w:rsidRPr="00E25F26">
              <w:rPr>
                <w:rFonts w:asciiTheme="minorHAnsi" w:hAnsiTheme="minorHAnsi" w:cs="Arial"/>
                <w:sz w:val="20"/>
                <w:szCs w:val="20"/>
              </w:rPr>
              <w:t>Ouliers</w:t>
            </w:r>
            <w:proofErr w:type="spellEnd"/>
            <w:r w:rsidRPr="00E25F26">
              <w:rPr>
                <w:rFonts w:asciiTheme="minorHAnsi" w:hAnsiTheme="minorHAnsi" w:cs="Arial"/>
                <w:sz w:val="20"/>
                <w:szCs w:val="20"/>
              </w:rPr>
              <w:t xml:space="preserve"> Coaching file \"" + @[User::VarFileName] + "\"  failed in " +  @[User::VarDBName]</w:t>
            </w:r>
          </w:p>
        </w:tc>
      </w:tr>
      <w:tr w:rsidR="00E42C88" w:rsidRPr="0095359C" w14:paraId="52B598B4" w14:textId="77777777" w:rsidTr="00813EBE">
        <w:trPr>
          <w:trHeight w:val="368"/>
        </w:trPr>
        <w:tc>
          <w:tcPr>
            <w:tcW w:w="1806" w:type="dxa"/>
          </w:tcPr>
          <w:p w14:paraId="2E0B9B7F"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StagedCount</w:t>
            </w:r>
            <w:proofErr w:type="spellEnd"/>
          </w:p>
        </w:tc>
        <w:tc>
          <w:tcPr>
            <w:tcW w:w="2079" w:type="dxa"/>
          </w:tcPr>
          <w:p w14:paraId="0E591674"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893" w:type="dxa"/>
          </w:tcPr>
          <w:p w14:paraId="0ABF2647"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798" w:type="dxa"/>
          </w:tcPr>
          <w:p w14:paraId="622C25DE"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14:paraId="51E9BD38" w14:textId="77777777" w:rsidTr="00813EBE">
        <w:trPr>
          <w:trHeight w:val="368"/>
        </w:trPr>
        <w:tc>
          <w:tcPr>
            <w:tcW w:w="1806" w:type="dxa"/>
          </w:tcPr>
          <w:p w14:paraId="1BB0102D"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RejectedCount</w:t>
            </w:r>
            <w:proofErr w:type="spellEnd"/>
          </w:p>
        </w:tc>
        <w:tc>
          <w:tcPr>
            <w:tcW w:w="2079" w:type="dxa"/>
          </w:tcPr>
          <w:p w14:paraId="4C695F92"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893" w:type="dxa"/>
          </w:tcPr>
          <w:p w14:paraId="018439FC"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798" w:type="dxa"/>
          </w:tcPr>
          <w:p w14:paraId="48B13923"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14:paraId="7956272F" w14:textId="77777777" w:rsidTr="00813EBE">
        <w:trPr>
          <w:trHeight w:val="368"/>
        </w:trPr>
        <w:tc>
          <w:tcPr>
            <w:tcW w:w="1806" w:type="dxa"/>
          </w:tcPr>
          <w:p w14:paraId="0F0CF9EB"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LoadedCount</w:t>
            </w:r>
            <w:proofErr w:type="spellEnd"/>
          </w:p>
        </w:tc>
        <w:tc>
          <w:tcPr>
            <w:tcW w:w="2079" w:type="dxa"/>
          </w:tcPr>
          <w:p w14:paraId="7FDC6769" w14:textId="77777777"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893" w:type="dxa"/>
          </w:tcPr>
          <w:p w14:paraId="45782C71"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798" w:type="dxa"/>
          </w:tcPr>
          <w:p w14:paraId="2E4DCA49" w14:textId="77777777"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865CDC" w:rsidRPr="0095359C" w14:paraId="6B4147B9" w14:textId="77777777" w:rsidTr="00813EBE">
        <w:trPr>
          <w:trHeight w:val="368"/>
        </w:trPr>
        <w:tc>
          <w:tcPr>
            <w:tcW w:w="1806" w:type="dxa"/>
          </w:tcPr>
          <w:p w14:paraId="792A4004" w14:textId="3D8C7E4F"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FeedNotificationTo</w:t>
            </w:r>
            <w:proofErr w:type="spellEnd"/>
          </w:p>
        </w:tc>
        <w:tc>
          <w:tcPr>
            <w:tcW w:w="2079" w:type="dxa"/>
          </w:tcPr>
          <w:p w14:paraId="64E6C2BA" w14:textId="18B848B0" w:rsidR="00865CDC" w:rsidRPr="0095359C" w:rsidRDefault="00813EBE" w:rsidP="00865CDC">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color w:val="000000" w:themeColor="text1"/>
              </w:rPr>
              <w:t>Outlier</w:t>
            </w:r>
            <w:r w:rsidR="00865CDC" w:rsidRPr="00677E9D">
              <w:rPr>
                <w:rFonts w:ascii="Times New Roman" w:hAnsi="Times New Roman"/>
                <w:sz w:val="20"/>
                <w:szCs w:val="20"/>
              </w:rPr>
              <w:t>_Coaching</w:t>
            </w:r>
            <w:proofErr w:type="spellEnd"/>
          </w:p>
        </w:tc>
        <w:tc>
          <w:tcPr>
            <w:tcW w:w="893" w:type="dxa"/>
          </w:tcPr>
          <w:p w14:paraId="03C93B5B" w14:textId="296676A3"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C315A7">
              <w:rPr>
                <w:rFonts w:ascii="Times New Roman" w:hAnsi="Times New Roman"/>
                <w:sz w:val="20"/>
                <w:szCs w:val="20"/>
              </w:rPr>
              <w:t>String</w:t>
            </w:r>
          </w:p>
        </w:tc>
        <w:tc>
          <w:tcPr>
            <w:tcW w:w="4798" w:type="dxa"/>
          </w:tcPr>
          <w:p w14:paraId="59F6C71B" w14:textId="7777777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
        </w:tc>
      </w:tr>
      <w:tr w:rsidR="00865CDC" w:rsidRPr="0095359C" w14:paraId="61A4546E" w14:textId="77777777" w:rsidTr="00813EBE">
        <w:trPr>
          <w:trHeight w:val="368"/>
        </w:trPr>
        <w:tc>
          <w:tcPr>
            <w:tcW w:w="1806" w:type="dxa"/>
          </w:tcPr>
          <w:p w14:paraId="3610D70A" w14:textId="5AE2163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FeedNotificationCc</w:t>
            </w:r>
            <w:proofErr w:type="spellEnd"/>
          </w:p>
        </w:tc>
        <w:tc>
          <w:tcPr>
            <w:tcW w:w="2079" w:type="dxa"/>
          </w:tcPr>
          <w:p w14:paraId="3F1660B1" w14:textId="70C93AD0" w:rsidR="00865CDC" w:rsidRPr="0095359C" w:rsidRDefault="00813EBE" w:rsidP="00865CDC">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color w:val="000000" w:themeColor="text1"/>
              </w:rPr>
              <w:t>Outlier</w:t>
            </w:r>
            <w:r w:rsidR="00865CDC" w:rsidRPr="00677E9D">
              <w:rPr>
                <w:rFonts w:ascii="Times New Roman" w:hAnsi="Times New Roman"/>
                <w:sz w:val="20"/>
                <w:szCs w:val="20"/>
              </w:rPr>
              <w:t>_Coaching</w:t>
            </w:r>
            <w:proofErr w:type="spellEnd"/>
          </w:p>
        </w:tc>
        <w:tc>
          <w:tcPr>
            <w:tcW w:w="893" w:type="dxa"/>
          </w:tcPr>
          <w:p w14:paraId="588839C5" w14:textId="47BB1484"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C315A7">
              <w:rPr>
                <w:rFonts w:ascii="Times New Roman" w:hAnsi="Times New Roman"/>
                <w:sz w:val="20"/>
                <w:szCs w:val="20"/>
              </w:rPr>
              <w:t>String</w:t>
            </w:r>
          </w:p>
        </w:tc>
        <w:tc>
          <w:tcPr>
            <w:tcW w:w="4798" w:type="dxa"/>
          </w:tcPr>
          <w:p w14:paraId="7D1D21BD" w14:textId="7777777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
        </w:tc>
      </w:tr>
      <w:tr w:rsidR="00865CDC" w:rsidRPr="0095359C" w14:paraId="6F43D58B" w14:textId="77777777" w:rsidTr="00813EBE">
        <w:trPr>
          <w:trHeight w:val="368"/>
        </w:trPr>
        <w:tc>
          <w:tcPr>
            <w:tcW w:w="1806" w:type="dxa"/>
          </w:tcPr>
          <w:p w14:paraId="7847FB11" w14:textId="6F0EDCB9"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FeedNotificationPOC1</w:t>
            </w:r>
          </w:p>
        </w:tc>
        <w:tc>
          <w:tcPr>
            <w:tcW w:w="2079" w:type="dxa"/>
          </w:tcPr>
          <w:p w14:paraId="7C77A5B8" w14:textId="72E22436" w:rsidR="00865CDC" w:rsidRPr="0095359C" w:rsidRDefault="00813EBE" w:rsidP="00865CDC">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color w:val="000000" w:themeColor="text1"/>
              </w:rPr>
              <w:t>Outlier</w:t>
            </w:r>
            <w:r w:rsidR="00865CDC" w:rsidRPr="00677E9D">
              <w:rPr>
                <w:rFonts w:ascii="Times New Roman" w:hAnsi="Times New Roman"/>
                <w:sz w:val="20"/>
                <w:szCs w:val="20"/>
              </w:rPr>
              <w:t>_Coaching</w:t>
            </w:r>
            <w:proofErr w:type="spellEnd"/>
          </w:p>
        </w:tc>
        <w:tc>
          <w:tcPr>
            <w:tcW w:w="893" w:type="dxa"/>
          </w:tcPr>
          <w:p w14:paraId="151D8F70" w14:textId="525ACB90"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C315A7">
              <w:rPr>
                <w:rFonts w:ascii="Times New Roman" w:hAnsi="Times New Roman"/>
                <w:sz w:val="20"/>
                <w:szCs w:val="20"/>
              </w:rPr>
              <w:t>String</w:t>
            </w:r>
          </w:p>
        </w:tc>
        <w:tc>
          <w:tcPr>
            <w:tcW w:w="4798" w:type="dxa"/>
          </w:tcPr>
          <w:p w14:paraId="2A147E73" w14:textId="7777777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
        </w:tc>
      </w:tr>
      <w:tr w:rsidR="00865CDC" w:rsidRPr="0095359C" w14:paraId="32CB730F" w14:textId="77777777" w:rsidTr="00813EBE">
        <w:trPr>
          <w:trHeight w:val="368"/>
        </w:trPr>
        <w:tc>
          <w:tcPr>
            <w:tcW w:w="1806" w:type="dxa"/>
          </w:tcPr>
          <w:p w14:paraId="1864388C" w14:textId="004047E8"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FeedNotificationPOC2</w:t>
            </w:r>
          </w:p>
        </w:tc>
        <w:tc>
          <w:tcPr>
            <w:tcW w:w="2079" w:type="dxa"/>
          </w:tcPr>
          <w:p w14:paraId="57DA20DC" w14:textId="6894261F" w:rsidR="00865CDC" w:rsidRPr="0095359C" w:rsidRDefault="00813EBE" w:rsidP="00865CDC">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color w:val="000000" w:themeColor="text1"/>
              </w:rPr>
              <w:t>Outlier</w:t>
            </w:r>
            <w:r w:rsidR="00865CDC" w:rsidRPr="00677E9D">
              <w:rPr>
                <w:rFonts w:ascii="Times New Roman" w:hAnsi="Times New Roman"/>
                <w:sz w:val="20"/>
                <w:szCs w:val="20"/>
              </w:rPr>
              <w:t>_Coaching</w:t>
            </w:r>
            <w:proofErr w:type="spellEnd"/>
          </w:p>
        </w:tc>
        <w:tc>
          <w:tcPr>
            <w:tcW w:w="893" w:type="dxa"/>
          </w:tcPr>
          <w:p w14:paraId="662B7521" w14:textId="24D8767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C315A7">
              <w:rPr>
                <w:rFonts w:ascii="Times New Roman" w:hAnsi="Times New Roman"/>
                <w:sz w:val="20"/>
                <w:szCs w:val="20"/>
              </w:rPr>
              <w:t>String</w:t>
            </w:r>
          </w:p>
        </w:tc>
        <w:tc>
          <w:tcPr>
            <w:tcW w:w="4798" w:type="dxa"/>
          </w:tcPr>
          <w:p w14:paraId="2C3971B2" w14:textId="7777777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
        </w:tc>
      </w:tr>
      <w:tr w:rsidR="00865CDC" w:rsidRPr="0095359C" w14:paraId="71DD14F0" w14:textId="77777777" w:rsidTr="00813EBE">
        <w:trPr>
          <w:trHeight w:val="368"/>
        </w:trPr>
        <w:tc>
          <w:tcPr>
            <w:tcW w:w="1806" w:type="dxa"/>
          </w:tcPr>
          <w:p w14:paraId="4209E589" w14:textId="1F457C23"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FeedNotificationBody</w:t>
            </w:r>
            <w:proofErr w:type="spellEnd"/>
          </w:p>
        </w:tc>
        <w:tc>
          <w:tcPr>
            <w:tcW w:w="2079" w:type="dxa"/>
          </w:tcPr>
          <w:p w14:paraId="10B77F81" w14:textId="168772DE" w:rsidR="00865CDC" w:rsidRPr="0095359C" w:rsidRDefault="00813EBE" w:rsidP="00865CDC">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color w:val="000000" w:themeColor="text1"/>
              </w:rPr>
              <w:t>Outlier</w:t>
            </w:r>
            <w:r w:rsidR="00865CDC" w:rsidRPr="00677E9D">
              <w:rPr>
                <w:rFonts w:ascii="Times New Roman" w:hAnsi="Times New Roman"/>
                <w:sz w:val="20"/>
                <w:szCs w:val="20"/>
              </w:rPr>
              <w:t>_Coaching</w:t>
            </w:r>
            <w:proofErr w:type="spellEnd"/>
          </w:p>
        </w:tc>
        <w:tc>
          <w:tcPr>
            <w:tcW w:w="893" w:type="dxa"/>
          </w:tcPr>
          <w:p w14:paraId="6AA33D52" w14:textId="7CDB1EB7"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C315A7">
              <w:rPr>
                <w:rFonts w:ascii="Times New Roman" w:hAnsi="Times New Roman"/>
                <w:sz w:val="20"/>
                <w:szCs w:val="20"/>
              </w:rPr>
              <w:t>String</w:t>
            </w:r>
          </w:p>
        </w:tc>
        <w:tc>
          <w:tcPr>
            <w:tcW w:w="4798" w:type="dxa"/>
          </w:tcPr>
          <w:p w14:paraId="2F583756" w14:textId="77777777" w:rsidR="00865CDC" w:rsidRPr="00865CD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"Outliers File " + @[User::VarFileName] + " was posted in '</w:t>
            </w:r>
            <w:proofErr w:type="spellStart"/>
            <w:r w:rsidRPr="00865CDC">
              <w:rPr>
                <w:rFonts w:asciiTheme="minorHAnsi" w:hAnsiTheme="minorHAnsi" w:cs="Arial"/>
                <w:sz w:val="20"/>
                <w:szCs w:val="20"/>
              </w:rPr>
              <w:t>xls</w:t>
            </w:r>
            <w:proofErr w:type="spellEnd"/>
            <w:r w:rsidRPr="00865CDC">
              <w:rPr>
                <w:rFonts w:asciiTheme="minorHAnsi" w:hAnsiTheme="minorHAnsi" w:cs="Arial"/>
                <w:sz w:val="20"/>
                <w:szCs w:val="20"/>
              </w:rPr>
              <w:t xml:space="preserve">(x)' format and could not be loaded into eCL." + "\n" + </w:t>
            </w:r>
          </w:p>
          <w:p w14:paraId="664FA5A6" w14:textId="77777777" w:rsidR="00865CDC" w:rsidRPr="00865CD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"Please work with the feed providers to restage the file in '.csv' format." + "\n" +</w:t>
            </w:r>
          </w:p>
          <w:p w14:paraId="1892AF1E" w14:textId="77777777" w:rsidR="00865CDC" w:rsidRPr="00865CD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"Primary point of contact(s) for file: " + RTRIM(@[User::FeedNotificationPOC1]) + " &amp; " +  "\n" +</w:t>
            </w:r>
          </w:p>
          <w:p w14:paraId="4E54D542" w14:textId="77777777" w:rsidR="00865CDC" w:rsidRPr="00865CD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"Secondary point of contact(s) for file: " + @[User::FeedNotificationPOC2] + ".\n"  + "\n" +</w:t>
            </w:r>
          </w:p>
          <w:p w14:paraId="27862A22" w14:textId="77777777" w:rsidR="00865CDC" w:rsidRPr="00865CD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"Thank you," + "\n" +</w:t>
            </w:r>
          </w:p>
          <w:p w14:paraId="13745B3E" w14:textId="610B1611" w:rsidR="00865CDC" w:rsidRPr="0095359C" w:rsidRDefault="00865CDC" w:rsidP="00865CDC">
            <w:pPr>
              <w:widowControl w:val="0"/>
              <w:autoSpaceDE w:val="0"/>
              <w:autoSpaceDN w:val="0"/>
              <w:adjustRightInd w:val="0"/>
              <w:spacing w:after="0" w:line="240" w:lineRule="auto"/>
              <w:rPr>
                <w:rFonts w:asciiTheme="minorHAnsi" w:hAnsiTheme="minorHAnsi" w:cs="Arial"/>
                <w:sz w:val="20"/>
                <w:szCs w:val="20"/>
              </w:rPr>
            </w:pPr>
            <w:r w:rsidRPr="00865CDC">
              <w:rPr>
                <w:rFonts w:asciiTheme="minorHAnsi" w:hAnsiTheme="minorHAnsi" w:cs="Arial"/>
                <w:sz w:val="20"/>
                <w:szCs w:val="20"/>
              </w:rPr>
              <w:t>"eCoaching Log Team."</w:t>
            </w:r>
          </w:p>
        </w:tc>
      </w:tr>
      <w:tr w:rsidR="00813EBE" w:rsidRPr="0095359C" w14:paraId="6CE4B216" w14:textId="77777777" w:rsidTr="00813EBE">
        <w:trPr>
          <w:trHeight w:val="368"/>
        </w:trPr>
        <w:tc>
          <w:tcPr>
            <w:tcW w:w="1806" w:type="dxa"/>
          </w:tcPr>
          <w:p w14:paraId="49793CF7" w14:textId="21C83034" w:rsidR="00813EBE" w:rsidRPr="0095359C" w:rsidRDefault="00813EBE" w:rsidP="00817B03">
            <w:pPr>
              <w:widowControl w:val="0"/>
              <w:autoSpaceDE w:val="0"/>
              <w:autoSpaceDN w:val="0"/>
              <w:adjustRightInd w:val="0"/>
              <w:spacing w:after="0" w:line="240" w:lineRule="auto"/>
              <w:jc w:val="center"/>
              <w:rPr>
                <w:rFonts w:asciiTheme="minorHAnsi" w:hAnsiTheme="minorHAnsi" w:cs="Arial"/>
                <w:sz w:val="20"/>
                <w:szCs w:val="20"/>
              </w:rPr>
            </w:pPr>
            <w:proofErr w:type="spellStart"/>
            <w:r w:rsidRPr="00813EBE">
              <w:rPr>
                <w:rFonts w:asciiTheme="minorHAnsi" w:hAnsiTheme="minorHAnsi" w:cs="Arial"/>
                <w:sz w:val="20"/>
                <w:szCs w:val="20"/>
              </w:rPr>
              <w:t>VarUnexpectedFile</w:t>
            </w:r>
            <w:proofErr w:type="spellEnd"/>
          </w:p>
        </w:tc>
        <w:tc>
          <w:tcPr>
            <w:tcW w:w="2079" w:type="dxa"/>
          </w:tcPr>
          <w:p w14:paraId="4B249A49" w14:textId="382283C1" w:rsidR="00813EBE" w:rsidRPr="0095359C" w:rsidRDefault="00813EBE" w:rsidP="00813EBE">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color w:val="000000" w:themeColor="text1"/>
              </w:rPr>
              <w:t>Outlier</w:t>
            </w:r>
            <w:r w:rsidRPr="00677E9D">
              <w:rPr>
                <w:rFonts w:ascii="Times New Roman" w:hAnsi="Times New Roman"/>
                <w:sz w:val="20"/>
                <w:szCs w:val="20"/>
              </w:rPr>
              <w:t>_Coaching</w:t>
            </w:r>
            <w:proofErr w:type="spellEnd"/>
          </w:p>
        </w:tc>
        <w:tc>
          <w:tcPr>
            <w:tcW w:w="893" w:type="dxa"/>
          </w:tcPr>
          <w:p w14:paraId="563FB218" w14:textId="1F254A73" w:rsidR="00813EBE" w:rsidRPr="0095359C" w:rsidRDefault="00813EBE" w:rsidP="00813EBE">
            <w:pPr>
              <w:widowControl w:val="0"/>
              <w:autoSpaceDE w:val="0"/>
              <w:autoSpaceDN w:val="0"/>
              <w:adjustRightInd w:val="0"/>
              <w:spacing w:after="0" w:line="240" w:lineRule="auto"/>
              <w:rPr>
                <w:rFonts w:asciiTheme="minorHAnsi" w:hAnsiTheme="minorHAnsi" w:cs="Arial"/>
                <w:sz w:val="20"/>
                <w:szCs w:val="20"/>
              </w:rPr>
            </w:pPr>
            <w:r w:rsidRPr="00C315A7">
              <w:rPr>
                <w:rFonts w:ascii="Times New Roman" w:hAnsi="Times New Roman"/>
                <w:sz w:val="20"/>
                <w:szCs w:val="20"/>
              </w:rPr>
              <w:t>String</w:t>
            </w:r>
          </w:p>
        </w:tc>
        <w:tc>
          <w:tcPr>
            <w:tcW w:w="4798" w:type="dxa"/>
          </w:tcPr>
          <w:p w14:paraId="64A018CF" w14:textId="4BAD3E62" w:rsidR="00813EBE" w:rsidRPr="0095359C" w:rsidRDefault="00813EBE" w:rsidP="00813EBE">
            <w:pPr>
              <w:widowControl w:val="0"/>
              <w:autoSpaceDE w:val="0"/>
              <w:autoSpaceDN w:val="0"/>
              <w:adjustRightInd w:val="0"/>
              <w:spacing w:after="0" w:line="240" w:lineRule="auto"/>
              <w:rPr>
                <w:rFonts w:asciiTheme="minorHAnsi" w:hAnsiTheme="minorHAnsi" w:cs="Arial"/>
                <w:sz w:val="20"/>
                <w:szCs w:val="20"/>
              </w:rPr>
            </w:pPr>
            <w:r w:rsidRPr="00813EBE">
              <w:rPr>
                <w:rFonts w:asciiTheme="minorHAnsi" w:hAnsiTheme="minorHAnsi" w:cs="Arial"/>
                <w:sz w:val="20"/>
                <w:szCs w:val="20"/>
              </w:rPr>
              <w:t>@[User::DecryptedOutPath]+  @[User::VarFileName]</w:t>
            </w:r>
          </w:p>
        </w:tc>
      </w:tr>
      <w:tr w:rsidR="00813EBE" w:rsidRPr="0095359C" w14:paraId="1B824520" w14:textId="77777777" w:rsidTr="00813EBE">
        <w:trPr>
          <w:trHeight w:val="368"/>
        </w:trPr>
        <w:tc>
          <w:tcPr>
            <w:tcW w:w="1806" w:type="dxa"/>
          </w:tcPr>
          <w:p w14:paraId="6E22F428" w14:textId="0003FD28" w:rsidR="00813EBE" w:rsidRPr="00813EBE" w:rsidRDefault="00813EBE" w:rsidP="00813EBE">
            <w:pPr>
              <w:widowControl w:val="0"/>
              <w:autoSpaceDE w:val="0"/>
              <w:autoSpaceDN w:val="0"/>
              <w:adjustRightInd w:val="0"/>
              <w:spacing w:after="0" w:line="240" w:lineRule="auto"/>
              <w:jc w:val="center"/>
              <w:rPr>
                <w:rFonts w:asciiTheme="minorHAnsi" w:hAnsiTheme="minorHAnsi" w:cs="Arial"/>
                <w:sz w:val="20"/>
                <w:szCs w:val="20"/>
              </w:rPr>
            </w:pPr>
            <w:r>
              <w:rPr>
                <w:rFonts w:asciiTheme="minorHAnsi" w:hAnsiTheme="minorHAnsi" w:cs="Arial"/>
                <w:sz w:val="20"/>
                <w:szCs w:val="20"/>
              </w:rPr>
              <w:t>ReportCode</w:t>
            </w:r>
          </w:p>
        </w:tc>
        <w:tc>
          <w:tcPr>
            <w:tcW w:w="2079" w:type="dxa"/>
          </w:tcPr>
          <w:p w14:paraId="4DFD83A3" w14:textId="61540888" w:rsidR="00813EBE" w:rsidRDefault="00813EBE" w:rsidP="00813EBE">
            <w:pPr>
              <w:widowControl w:val="0"/>
              <w:autoSpaceDE w:val="0"/>
              <w:autoSpaceDN w:val="0"/>
              <w:adjustRightInd w:val="0"/>
              <w:spacing w:after="0" w:line="240" w:lineRule="auto"/>
              <w:rPr>
                <w:rFonts w:ascii="Times New Roman" w:hAnsi="Times New Roman"/>
                <w:color w:val="000000" w:themeColor="text1"/>
              </w:rPr>
            </w:pPr>
            <w:proofErr w:type="spellStart"/>
            <w:r>
              <w:rPr>
                <w:rFonts w:ascii="Times New Roman" w:hAnsi="Times New Roman"/>
                <w:color w:val="000000" w:themeColor="text1"/>
              </w:rPr>
              <w:t>Outlier</w:t>
            </w:r>
            <w:r w:rsidRPr="00677E9D">
              <w:rPr>
                <w:rFonts w:ascii="Times New Roman" w:hAnsi="Times New Roman"/>
                <w:sz w:val="20"/>
                <w:szCs w:val="20"/>
              </w:rPr>
              <w:t>_Coaching</w:t>
            </w:r>
            <w:proofErr w:type="spellEnd"/>
          </w:p>
        </w:tc>
        <w:tc>
          <w:tcPr>
            <w:tcW w:w="893" w:type="dxa"/>
          </w:tcPr>
          <w:p w14:paraId="11AFEDA4" w14:textId="6FD834DA" w:rsidR="00813EBE" w:rsidRPr="00C315A7" w:rsidRDefault="00813EBE" w:rsidP="00813EBE">
            <w:pPr>
              <w:widowControl w:val="0"/>
              <w:autoSpaceDE w:val="0"/>
              <w:autoSpaceDN w:val="0"/>
              <w:adjustRightInd w:val="0"/>
              <w:spacing w:after="0" w:line="240" w:lineRule="auto"/>
              <w:rPr>
                <w:rFonts w:ascii="Times New Roman" w:hAnsi="Times New Roman"/>
                <w:sz w:val="20"/>
                <w:szCs w:val="20"/>
              </w:rPr>
            </w:pPr>
            <w:r w:rsidRPr="00C315A7">
              <w:rPr>
                <w:rFonts w:ascii="Times New Roman" w:hAnsi="Times New Roman"/>
                <w:sz w:val="20"/>
                <w:szCs w:val="20"/>
              </w:rPr>
              <w:t>String</w:t>
            </w:r>
          </w:p>
        </w:tc>
        <w:tc>
          <w:tcPr>
            <w:tcW w:w="4798" w:type="dxa"/>
          </w:tcPr>
          <w:p w14:paraId="253C75DC" w14:textId="77777777" w:rsidR="00813EBE" w:rsidRPr="00813EBE" w:rsidRDefault="00813EBE" w:rsidP="00813EBE">
            <w:pPr>
              <w:widowControl w:val="0"/>
              <w:autoSpaceDE w:val="0"/>
              <w:autoSpaceDN w:val="0"/>
              <w:adjustRightInd w:val="0"/>
              <w:spacing w:after="0" w:line="240" w:lineRule="auto"/>
              <w:rPr>
                <w:rFonts w:asciiTheme="minorHAnsi" w:hAnsiTheme="minorHAnsi" w:cs="Arial"/>
                <w:sz w:val="20"/>
                <w:szCs w:val="20"/>
              </w:rPr>
            </w:pPr>
          </w:p>
        </w:tc>
      </w:tr>
    </w:tbl>
    <w:p w14:paraId="42697A25" w14:textId="77777777" w:rsidR="00E654C3" w:rsidRPr="0095359C" w:rsidRDefault="00E654C3" w:rsidP="00E654C3">
      <w:pPr>
        <w:rPr>
          <w:rFonts w:asciiTheme="minorHAnsi" w:hAnsiTheme="minorHAnsi"/>
          <w:b/>
          <w:sz w:val="20"/>
          <w:szCs w:val="20"/>
        </w:rPr>
      </w:pPr>
    </w:p>
    <w:p w14:paraId="637FB3AF" w14:textId="77777777" w:rsidR="00E654C3" w:rsidRPr="0095359C"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Connection Manager Entries</w:t>
      </w:r>
    </w:p>
    <w:p w14:paraId="351D1D09" w14:textId="77777777" w:rsidR="00E654C3" w:rsidRPr="0095359C" w:rsidRDefault="00E654C3"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Destinationdb</w:t>
      </w:r>
      <w:proofErr w:type="spellEnd"/>
    </w:p>
    <w:p w14:paraId="38EFC1A7" w14:textId="654E6EEF"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Pr>
          <w:rFonts w:ascii="Times New Roman" w:hAnsi="Times New Roman"/>
        </w:rPr>
        <w:t>–</w:t>
      </w:r>
      <w:r w:rsidRPr="00257251">
        <w:rPr>
          <w:rFonts w:ascii="Times New Roman" w:hAnsi="Times New Roman"/>
        </w:rPr>
        <w:t xml:space="preserve"> </w:t>
      </w:r>
      <w:r w:rsidR="00450174">
        <w:rPr>
          <w:rFonts w:ascii="Times New Roman" w:hAnsi="Times New Roman"/>
        </w:rPr>
        <w:t>UVAADADSQL50CCO</w:t>
      </w:r>
      <w:r w:rsidRPr="00257251">
        <w:rPr>
          <w:rFonts w:ascii="Times New Roman" w:hAnsi="Times New Roman"/>
        </w:rPr>
        <w:t xml:space="preserve"> – </w:t>
      </w:r>
      <w:proofErr w:type="spellStart"/>
      <w:r w:rsidRPr="00257251">
        <w:rPr>
          <w:rFonts w:ascii="Times New Roman" w:hAnsi="Times New Roman"/>
        </w:rPr>
        <w:t>eCoachingdev</w:t>
      </w:r>
      <w:proofErr w:type="spellEnd"/>
    </w:p>
    <w:p w14:paraId="60E50646" w14:textId="21B7B8E6"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w:t>
      </w:r>
      <w:r w:rsidR="003B7554">
        <w:rPr>
          <w:rFonts w:ascii="Times New Roman" w:hAnsi="Times New Roman"/>
        </w:rPr>
        <w:t>UVAADADSQL52CCO</w:t>
      </w:r>
      <w:r w:rsidRPr="00257251">
        <w:rPr>
          <w:rFonts w:ascii="Times New Roman" w:hAnsi="Times New Roman"/>
        </w:rPr>
        <w:t xml:space="preserve"> – </w:t>
      </w:r>
      <w:proofErr w:type="spellStart"/>
      <w:r w:rsidRPr="00257251">
        <w:rPr>
          <w:rFonts w:ascii="Times New Roman" w:hAnsi="Times New Roman"/>
        </w:rPr>
        <w:t>eCoachingtest</w:t>
      </w:r>
      <w:proofErr w:type="spellEnd"/>
    </w:p>
    <w:p w14:paraId="4D2E86C4" w14:textId="041D3B15"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lastRenderedPageBreak/>
        <w:t xml:space="preserve">Prod - </w:t>
      </w:r>
      <w:r w:rsidR="00D01B11">
        <w:rPr>
          <w:rFonts w:ascii="Times New Roman" w:hAnsi="Times New Roman"/>
        </w:rPr>
        <w:t>UVAAPADSQL50CCO</w:t>
      </w:r>
      <w:r w:rsidRPr="00257251">
        <w:rPr>
          <w:rFonts w:ascii="Times New Roman" w:hAnsi="Times New Roman"/>
        </w:rPr>
        <w:t xml:space="preserve"> – eCoaching</w:t>
      </w:r>
    </w:p>
    <w:p w14:paraId="0CF4F728"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2CBA66DD"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06090202"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229EB269" w14:textId="77777777" w:rsidR="00E654C3"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Outlier_File</w:t>
      </w:r>
      <w:proofErr w:type="spellEnd"/>
    </w:p>
    <w:p w14:paraId="3D2F3C03" w14:textId="77777777" w:rsidR="00E654C3" w:rsidRPr="0095359C" w:rsidRDefault="00E25F26" w:rsidP="00E25F26">
      <w:pPr>
        <w:pStyle w:val="ListParagraph"/>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p>
    <w:p w14:paraId="581E1F12" w14:textId="77777777" w:rsidR="00E654C3" w:rsidRPr="0095359C" w:rsidRDefault="00E25F26" w:rsidP="00E654C3">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38858D89" wp14:editId="76939D3A">
            <wp:extent cx="5334000" cy="1781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1781175"/>
                    </a:xfrm>
                    <a:prstGeom prst="rect">
                      <a:avLst/>
                    </a:prstGeom>
                  </pic:spPr>
                </pic:pic>
              </a:graphicData>
            </a:graphic>
          </wp:inline>
        </w:drawing>
      </w:r>
    </w:p>
    <w:p w14:paraId="169AE988" w14:textId="77777777"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14:paraId="4FFDC0C6" w14:textId="77777777"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14:paraId="54D958E0"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31336743"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1C0D3FAC"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43506427" w14:textId="77777777"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14:paraId="7E1F0E9F" w14:textId="77777777" w:rsidR="00265092"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SMTP Connection Manager</w:t>
      </w:r>
    </w:p>
    <w:p w14:paraId="52BF4FF2" w14:textId="3C6D612D" w:rsidR="00A67A9C" w:rsidRPr="0095359C" w:rsidRDefault="003B0F16" w:rsidP="003B0F16">
      <w:pPr>
        <w:ind w:left="2160"/>
        <w:rPr>
          <w:rFonts w:asciiTheme="minorHAnsi" w:hAnsiTheme="minorHAnsi"/>
          <w:noProof/>
          <w:sz w:val="20"/>
          <w:szCs w:val="20"/>
        </w:rPr>
      </w:pPr>
      <w:r>
        <w:t xml:space="preserve"> </w:t>
      </w:r>
      <w:proofErr w:type="spellStart"/>
      <w:r w:rsidRPr="003B0F16">
        <w:t>smtpint.maxcorp.maximus</w:t>
      </w:r>
      <w:proofErr w:type="spellEnd"/>
    </w:p>
    <w:p w14:paraId="106AD0D5" w14:textId="77777777" w:rsidR="00EE06FD" w:rsidRPr="0095359C" w:rsidRDefault="00EE06FD" w:rsidP="009F2A51">
      <w:pPr>
        <w:widowControl w:val="0"/>
        <w:autoSpaceDE w:val="0"/>
        <w:autoSpaceDN w:val="0"/>
        <w:adjustRightInd w:val="0"/>
        <w:spacing w:after="0" w:line="240" w:lineRule="auto"/>
        <w:rPr>
          <w:rFonts w:asciiTheme="minorHAnsi" w:hAnsiTheme="minorHAnsi" w:cs="Arial"/>
          <w:b/>
          <w:sz w:val="20"/>
          <w:szCs w:val="20"/>
        </w:rPr>
      </w:pPr>
    </w:p>
    <w:p w14:paraId="6CDA2DA7" w14:textId="77777777" w:rsidR="001009FB" w:rsidRPr="0095359C" w:rsidRDefault="001009FB" w:rsidP="001009F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LCS_File</w:t>
      </w:r>
      <w:proofErr w:type="spellEnd"/>
    </w:p>
    <w:p w14:paraId="09165B4E" w14:textId="77777777" w:rsidR="001009FB" w:rsidRPr="0095359C" w:rsidRDefault="00E25F26" w:rsidP="00657231">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r w:rsidR="001009FB" w:rsidRPr="0095359C">
        <w:rPr>
          <w:rFonts w:asciiTheme="minorHAnsi" w:hAnsiTheme="minorHAnsi" w:cs="Arial"/>
          <w:sz w:val="20"/>
          <w:szCs w:val="20"/>
        </w:rPr>
        <w:t xml:space="preserve"> </w:t>
      </w:r>
    </w:p>
    <w:p w14:paraId="39B967B9" w14:textId="77777777" w:rsidR="00657231" w:rsidRPr="0095359C" w:rsidRDefault="00657231" w:rsidP="00657231">
      <w:pPr>
        <w:widowControl w:val="0"/>
        <w:autoSpaceDE w:val="0"/>
        <w:autoSpaceDN w:val="0"/>
        <w:adjustRightInd w:val="0"/>
        <w:spacing w:after="0" w:line="240" w:lineRule="auto"/>
        <w:rPr>
          <w:rFonts w:asciiTheme="minorHAnsi" w:hAnsiTheme="minorHAnsi" w:cs="Arial"/>
          <w:sz w:val="20"/>
          <w:szCs w:val="20"/>
        </w:rPr>
      </w:pPr>
    </w:p>
    <w:p w14:paraId="18CCFA61" w14:textId="77777777" w:rsidR="00657231" w:rsidRPr="0095359C" w:rsidRDefault="00657231" w:rsidP="00657231">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ARC_File</w:t>
      </w:r>
      <w:proofErr w:type="spellEnd"/>
    </w:p>
    <w:p w14:paraId="0AAE0A5F" w14:textId="77777777" w:rsidR="00657231" w:rsidRDefault="00E25F26" w:rsidP="00657231">
      <w:pPr>
        <w:widowControl w:val="0"/>
        <w:autoSpaceDE w:val="0"/>
        <w:autoSpaceDN w:val="0"/>
        <w:adjustRightInd w:val="0"/>
        <w:spacing w:after="0" w:line="240" w:lineRule="auto"/>
        <w:ind w:left="1440"/>
        <w:contextualSpacing/>
        <w:rPr>
          <w:ins w:id="84" w:author="Palacherla, Susmitha C" w:date="2024-08-25T16:15:00Z"/>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p>
    <w:p w14:paraId="24290BEC" w14:textId="77777777" w:rsidR="00C205E5" w:rsidRDefault="00C205E5" w:rsidP="00657231">
      <w:pPr>
        <w:widowControl w:val="0"/>
        <w:autoSpaceDE w:val="0"/>
        <w:autoSpaceDN w:val="0"/>
        <w:adjustRightInd w:val="0"/>
        <w:spacing w:after="0" w:line="240" w:lineRule="auto"/>
        <w:ind w:left="1440"/>
        <w:contextualSpacing/>
        <w:rPr>
          <w:ins w:id="85" w:author="Palacherla, Susmitha C" w:date="2024-08-25T16:15:00Z"/>
          <w:rFonts w:asciiTheme="minorHAnsi" w:hAnsiTheme="minorHAnsi" w:cs="Arial"/>
          <w:sz w:val="20"/>
          <w:szCs w:val="20"/>
        </w:rPr>
      </w:pPr>
    </w:p>
    <w:p w14:paraId="58E9A1EC" w14:textId="66C175A7" w:rsidR="00C205E5" w:rsidRPr="0095359C" w:rsidRDefault="00C205E5" w:rsidP="00C205E5">
      <w:pPr>
        <w:pStyle w:val="ListParagraph"/>
        <w:widowControl w:val="0"/>
        <w:numPr>
          <w:ilvl w:val="4"/>
          <w:numId w:val="6"/>
        </w:numPr>
        <w:autoSpaceDE w:val="0"/>
        <w:autoSpaceDN w:val="0"/>
        <w:adjustRightInd w:val="0"/>
        <w:spacing w:after="0" w:line="240" w:lineRule="auto"/>
        <w:rPr>
          <w:ins w:id="86" w:author="Palacherla, Susmitha C" w:date="2024-08-25T16:15:00Z"/>
          <w:rFonts w:asciiTheme="minorHAnsi" w:hAnsiTheme="minorHAnsi" w:cs="Arial"/>
          <w:sz w:val="20"/>
          <w:szCs w:val="20"/>
        </w:rPr>
      </w:pPr>
      <w:proofErr w:type="spellStart"/>
      <w:ins w:id="87" w:author="Palacherla, Susmitha C" w:date="2024-08-25T16:15:00Z">
        <w:r w:rsidRPr="0095359C">
          <w:rPr>
            <w:rFonts w:asciiTheme="minorHAnsi" w:hAnsiTheme="minorHAnsi" w:cs="Arial"/>
            <w:sz w:val="20"/>
            <w:szCs w:val="20"/>
          </w:rPr>
          <w:t>A</w:t>
        </w:r>
        <w:r>
          <w:rPr>
            <w:rFonts w:asciiTheme="minorHAnsi" w:hAnsiTheme="minorHAnsi" w:cs="Arial"/>
            <w:sz w:val="20"/>
            <w:szCs w:val="20"/>
          </w:rPr>
          <w:t>SR</w:t>
        </w:r>
        <w:r w:rsidRPr="0095359C">
          <w:rPr>
            <w:rFonts w:asciiTheme="minorHAnsi" w:hAnsiTheme="minorHAnsi" w:cs="Arial"/>
            <w:sz w:val="20"/>
            <w:szCs w:val="20"/>
          </w:rPr>
          <w:t>_File</w:t>
        </w:r>
        <w:proofErr w:type="spellEnd"/>
      </w:ins>
    </w:p>
    <w:p w14:paraId="15F5CB21" w14:textId="77777777" w:rsidR="00C205E5" w:rsidRDefault="00C205E5" w:rsidP="00C205E5">
      <w:pPr>
        <w:widowControl w:val="0"/>
        <w:autoSpaceDE w:val="0"/>
        <w:autoSpaceDN w:val="0"/>
        <w:adjustRightInd w:val="0"/>
        <w:spacing w:after="0" w:line="240" w:lineRule="auto"/>
        <w:ind w:left="1440"/>
        <w:contextualSpacing/>
        <w:rPr>
          <w:ins w:id="88" w:author="Palacherla, Susmitha C" w:date="2024-08-25T16:15:00Z"/>
          <w:rFonts w:asciiTheme="minorHAnsi" w:hAnsiTheme="minorHAnsi" w:cs="Arial"/>
          <w:sz w:val="20"/>
          <w:szCs w:val="20"/>
        </w:rPr>
      </w:pPr>
      <w:ins w:id="89" w:author="Palacherla, Susmitha C" w:date="2024-08-25T16:15:00Z">
        <w:r>
          <w:rPr>
            <w:rFonts w:asciiTheme="minorHAnsi" w:hAnsiTheme="minorHAnsi" w:cs="Arial"/>
            <w:sz w:val="20"/>
            <w:szCs w:val="20"/>
          </w:rPr>
          <w:t xml:space="preserve">Expression: </w:t>
        </w:r>
        <w:r w:rsidRPr="00E25F26">
          <w:rPr>
            <w:rFonts w:asciiTheme="minorHAnsi" w:hAnsiTheme="minorHAnsi" w:cs="Arial"/>
            <w:sz w:val="20"/>
            <w:szCs w:val="20"/>
          </w:rPr>
          <w:t>@[User::DecryptedOutPath]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ins>
    </w:p>
    <w:p w14:paraId="23F6309E" w14:textId="52E65ECD" w:rsidR="00C205E5" w:rsidDel="00C205E5" w:rsidRDefault="00C205E5" w:rsidP="00657231">
      <w:pPr>
        <w:widowControl w:val="0"/>
        <w:autoSpaceDE w:val="0"/>
        <w:autoSpaceDN w:val="0"/>
        <w:adjustRightInd w:val="0"/>
        <w:spacing w:after="0" w:line="240" w:lineRule="auto"/>
        <w:ind w:left="1440"/>
        <w:contextualSpacing/>
        <w:rPr>
          <w:del w:id="90" w:author="Palacherla, Susmitha C" w:date="2024-08-25T16:15:00Z"/>
          <w:rFonts w:asciiTheme="minorHAnsi" w:hAnsiTheme="minorHAnsi" w:cs="Arial"/>
          <w:sz w:val="20"/>
          <w:szCs w:val="20"/>
        </w:rPr>
      </w:pPr>
    </w:p>
    <w:p w14:paraId="51D09BA7" w14:textId="75C31632" w:rsidR="00FF490B" w:rsidRDefault="00FF490B" w:rsidP="00657231">
      <w:pPr>
        <w:widowControl w:val="0"/>
        <w:autoSpaceDE w:val="0"/>
        <w:autoSpaceDN w:val="0"/>
        <w:adjustRightInd w:val="0"/>
        <w:spacing w:after="0" w:line="240" w:lineRule="auto"/>
        <w:ind w:left="1440"/>
        <w:contextualSpacing/>
        <w:rPr>
          <w:rFonts w:asciiTheme="minorHAnsi" w:hAnsiTheme="minorHAnsi" w:cs="Arial"/>
          <w:sz w:val="20"/>
          <w:szCs w:val="20"/>
        </w:rPr>
      </w:pPr>
    </w:p>
    <w:p w14:paraId="3106E47D" w14:textId="20F08899" w:rsidR="00304A9F" w:rsidRPr="0095359C" w:rsidRDefault="00304A9F" w:rsidP="00304A9F">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A</w:t>
      </w:r>
      <w:r>
        <w:rPr>
          <w:rFonts w:asciiTheme="minorHAnsi" w:hAnsiTheme="minorHAnsi" w:cs="Arial"/>
          <w:sz w:val="20"/>
          <w:szCs w:val="20"/>
        </w:rPr>
        <w:t>UD</w:t>
      </w:r>
      <w:r w:rsidRPr="0095359C">
        <w:rPr>
          <w:rFonts w:asciiTheme="minorHAnsi" w:hAnsiTheme="minorHAnsi" w:cs="Arial"/>
          <w:sz w:val="20"/>
          <w:szCs w:val="20"/>
        </w:rPr>
        <w:t>_File</w:t>
      </w:r>
      <w:proofErr w:type="spellEnd"/>
    </w:p>
    <w:p w14:paraId="7078583D" w14:textId="77777777" w:rsidR="00304A9F" w:rsidRDefault="00304A9F" w:rsidP="00304A9F">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p>
    <w:p w14:paraId="58376763" w14:textId="77777777" w:rsidR="00304A9F" w:rsidRDefault="00304A9F" w:rsidP="00657231">
      <w:pPr>
        <w:widowControl w:val="0"/>
        <w:autoSpaceDE w:val="0"/>
        <w:autoSpaceDN w:val="0"/>
        <w:adjustRightInd w:val="0"/>
        <w:spacing w:after="0" w:line="240" w:lineRule="auto"/>
        <w:ind w:left="1440"/>
        <w:contextualSpacing/>
        <w:rPr>
          <w:rFonts w:asciiTheme="minorHAnsi" w:hAnsiTheme="minorHAnsi" w:cs="Arial"/>
          <w:sz w:val="20"/>
          <w:szCs w:val="20"/>
        </w:rPr>
      </w:pPr>
    </w:p>
    <w:p w14:paraId="4AF037E6" w14:textId="77777777" w:rsidR="00FF490B" w:rsidRPr="0095359C" w:rsidRDefault="00FF490B" w:rsidP="00FF490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Pr>
          <w:rFonts w:asciiTheme="minorHAnsi" w:hAnsiTheme="minorHAnsi" w:cs="Arial"/>
          <w:sz w:val="20"/>
          <w:szCs w:val="20"/>
        </w:rPr>
        <w:t>ISQ</w:t>
      </w:r>
      <w:r w:rsidRPr="0095359C">
        <w:rPr>
          <w:rFonts w:asciiTheme="minorHAnsi" w:hAnsiTheme="minorHAnsi" w:cs="Arial"/>
          <w:sz w:val="20"/>
          <w:szCs w:val="20"/>
        </w:rPr>
        <w:t>_File</w:t>
      </w:r>
      <w:proofErr w:type="spellEnd"/>
    </w:p>
    <w:p w14:paraId="7C9D5169" w14:textId="77777777" w:rsidR="00FF490B" w:rsidRPr="0095359C" w:rsidRDefault="00FF490B" w:rsidP="00FF490B">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p>
    <w:p w14:paraId="3A4927B3" w14:textId="77777777" w:rsidR="00FF490B" w:rsidRPr="0095359C" w:rsidRDefault="00FF490B" w:rsidP="00657231">
      <w:pPr>
        <w:widowControl w:val="0"/>
        <w:autoSpaceDE w:val="0"/>
        <w:autoSpaceDN w:val="0"/>
        <w:adjustRightInd w:val="0"/>
        <w:spacing w:after="0" w:line="240" w:lineRule="auto"/>
        <w:ind w:left="1440"/>
        <w:contextualSpacing/>
        <w:rPr>
          <w:rFonts w:asciiTheme="minorHAnsi" w:hAnsiTheme="minorHAnsi" w:cs="Arial"/>
          <w:sz w:val="20"/>
          <w:szCs w:val="20"/>
        </w:rPr>
      </w:pPr>
    </w:p>
    <w:p w14:paraId="2384CFED" w14:textId="77777777" w:rsidR="001009FB" w:rsidRPr="0095359C" w:rsidRDefault="001009FB" w:rsidP="00657231">
      <w:pPr>
        <w:widowControl w:val="0"/>
        <w:autoSpaceDE w:val="0"/>
        <w:autoSpaceDN w:val="0"/>
        <w:adjustRightInd w:val="0"/>
        <w:spacing w:after="0" w:line="240" w:lineRule="auto"/>
        <w:ind w:left="720"/>
        <w:rPr>
          <w:rFonts w:asciiTheme="minorHAnsi" w:hAnsiTheme="minorHAnsi" w:cs="Arial"/>
          <w:sz w:val="20"/>
          <w:szCs w:val="20"/>
        </w:rPr>
      </w:pPr>
    </w:p>
    <w:p w14:paraId="39297F08" w14:textId="77777777" w:rsidR="00E25F26" w:rsidRPr="0095359C" w:rsidRDefault="00E25F26" w:rsidP="00E25F26">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Pr>
          <w:rFonts w:asciiTheme="minorHAnsi" w:hAnsiTheme="minorHAnsi" w:cs="Arial"/>
          <w:sz w:val="20"/>
          <w:szCs w:val="20"/>
        </w:rPr>
        <w:t>Encrypted</w:t>
      </w:r>
      <w:r w:rsidRPr="0095359C">
        <w:rPr>
          <w:rFonts w:asciiTheme="minorHAnsi" w:hAnsiTheme="minorHAnsi" w:cs="Arial"/>
          <w:sz w:val="20"/>
          <w:szCs w:val="20"/>
        </w:rPr>
        <w:t>_File</w:t>
      </w:r>
      <w:proofErr w:type="spellEnd"/>
    </w:p>
    <w:p w14:paraId="07FB17C6" w14:textId="77777777" w:rsidR="00E25F26"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@[User::EncryptedOutPath] +  @[User::varEncryptedFileName]</w:t>
      </w:r>
    </w:p>
    <w:p w14:paraId="46CBAD71" w14:textId="77777777" w:rsidR="00E25F26" w:rsidRPr="0095359C"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p>
    <w:p w14:paraId="0EC9AFD4" w14:textId="77777777" w:rsidR="00E25F26" w:rsidRPr="0095359C" w:rsidRDefault="00E25F26" w:rsidP="00E25F26">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Pr>
          <w:rFonts w:asciiTheme="minorHAnsi" w:hAnsiTheme="minorHAnsi" w:cs="Arial"/>
          <w:sz w:val="20"/>
          <w:szCs w:val="20"/>
        </w:rPr>
        <w:t>Failed</w:t>
      </w:r>
      <w:r w:rsidRPr="0095359C">
        <w:rPr>
          <w:rFonts w:asciiTheme="minorHAnsi" w:hAnsiTheme="minorHAnsi" w:cs="Arial"/>
          <w:sz w:val="20"/>
          <w:szCs w:val="20"/>
        </w:rPr>
        <w:t>_File</w:t>
      </w:r>
      <w:proofErr w:type="spellEnd"/>
    </w:p>
    <w:p w14:paraId="6A6B2171" w14:textId="77777777" w:rsidR="00E25F26" w:rsidRPr="0095359C"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@[User::varFailedFile]</w:t>
      </w:r>
    </w:p>
    <w:p w14:paraId="2AEEEC8E"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40233236" w14:textId="67ECCE21" w:rsidR="00E7532C" w:rsidRPr="0095359C" w:rsidRDefault="00E7532C" w:rsidP="00E7532C">
      <w:pPr>
        <w:pStyle w:val="ListParagraph"/>
        <w:widowControl w:val="0"/>
        <w:numPr>
          <w:ilvl w:val="4"/>
          <w:numId w:val="6"/>
        </w:numPr>
        <w:autoSpaceDE w:val="0"/>
        <w:autoSpaceDN w:val="0"/>
        <w:adjustRightInd w:val="0"/>
        <w:spacing w:after="0" w:line="240" w:lineRule="auto"/>
        <w:rPr>
          <w:ins w:id="91" w:author="Palacherla, Susmitha C" w:date="2024-08-25T16:31:00Z"/>
          <w:rFonts w:asciiTheme="minorHAnsi" w:hAnsiTheme="minorHAnsi" w:cs="Arial"/>
          <w:sz w:val="20"/>
          <w:szCs w:val="20"/>
        </w:rPr>
      </w:pPr>
      <w:proofErr w:type="spellStart"/>
      <w:ins w:id="92" w:author="Palacherla, Susmitha C" w:date="2024-08-25T16:31:00Z">
        <w:r>
          <w:rPr>
            <w:rFonts w:asciiTheme="minorHAnsi" w:hAnsiTheme="minorHAnsi" w:cs="Arial"/>
            <w:sz w:val="20"/>
            <w:szCs w:val="20"/>
          </w:rPr>
          <w:t>Renamed</w:t>
        </w:r>
        <w:r>
          <w:rPr>
            <w:rFonts w:asciiTheme="minorHAnsi" w:hAnsiTheme="minorHAnsi" w:cs="Arial"/>
            <w:sz w:val="20"/>
            <w:szCs w:val="20"/>
          </w:rPr>
          <w:t>Failed</w:t>
        </w:r>
        <w:r w:rsidRPr="0095359C">
          <w:rPr>
            <w:rFonts w:asciiTheme="minorHAnsi" w:hAnsiTheme="minorHAnsi" w:cs="Arial"/>
            <w:sz w:val="20"/>
            <w:szCs w:val="20"/>
          </w:rPr>
          <w:t>_File</w:t>
        </w:r>
        <w:proofErr w:type="spellEnd"/>
      </w:ins>
    </w:p>
    <w:p w14:paraId="214A22A7" w14:textId="77777777" w:rsidR="00E7532C" w:rsidRPr="0095359C" w:rsidRDefault="00E7532C" w:rsidP="00E7532C">
      <w:pPr>
        <w:widowControl w:val="0"/>
        <w:autoSpaceDE w:val="0"/>
        <w:autoSpaceDN w:val="0"/>
        <w:adjustRightInd w:val="0"/>
        <w:spacing w:after="0" w:line="240" w:lineRule="auto"/>
        <w:ind w:left="1440"/>
        <w:contextualSpacing/>
        <w:rPr>
          <w:ins w:id="93" w:author="Palacherla, Susmitha C" w:date="2024-08-25T16:31:00Z"/>
          <w:rFonts w:asciiTheme="minorHAnsi" w:hAnsiTheme="minorHAnsi" w:cs="Arial"/>
          <w:sz w:val="20"/>
          <w:szCs w:val="20"/>
        </w:rPr>
      </w:pPr>
      <w:ins w:id="94" w:author="Palacherla, Susmitha C" w:date="2024-08-25T16:31:00Z">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@[User::varFailedFile]</w:t>
        </w:r>
      </w:ins>
    </w:p>
    <w:p w14:paraId="2AF5CAC5"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3270B079"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282EE1AF" w14:textId="77777777"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14:paraId="4A72AC0B" w14:textId="77777777" w:rsidR="00202048" w:rsidRPr="0095359C" w:rsidRDefault="008D48D8"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P</w:t>
      </w:r>
      <w:r w:rsidR="00932115" w:rsidRPr="0095359C">
        <w:rPr>
          <w:rFonts w:asciiTheme="minorHAnsi" w:hAnsiTheme="minorHAnsi" w:cs="Arial"/>
          <w:b/>
          <w:sz w:val="20"/>
          <w:szCs w:val="20"/>
        </w:rPr>
        <w:t>ackage Content</w:t>
      </w:r>
    </w:p>
    <w:p w14:paraId="2C3EFFE2" w14:textId="77777777" w:rsidR="00F94DAF" w:rsidRPr="0095359C" w:rsidRDefault="00F94DAF" w:rsidP="009F2A51">
      <w:pPr>
        <w:widowControl w:val="0"/>
        <w:autoSpaceDE w:val="0"/>
        <w:autoSpaceDN w:val="0"/>
        <w:adjustRightInd w:val="0"/>
        <w:spacing w:after="0" w:line="240" w:lineRule="auto"/>
        <w:rPr>
          <w:rFonts w:asciiTheme="minorHAnsi" w:hAnsiTheme="minorHAnsi" w:cs="Arial"/>
          <w:b/>
          <w:sz w:val="20"/>
          <w:szCs w:val="20"/>
        </w:rPr>
      </w:pPr>
    </w:p>
    <w:p w14:paraId="07EB4B6F" w14:textId="21339D5C" w:rsidR="00A52549" w:rsidRPr="0095359C" w:rsidRDefault="00304A9F" w:rsidP="007931F8">
      <w:pPr>
        <w:widowControl w:val="0"/>
        <w:autoSpaceDE w:val="0"/>
        <w:autoSpaceDN w:val="0"/>
        <w:adjustRightInd w:val="0"/>
        <w:spacing w:after="0" w:line="240" w:lineRule="auto"/>
        <w:rPr>
          <w:rFonts w:asciiTheme="minorHAnsi" w:hAnsiTheme="minorHAnsi" w:cs="Arial"/>
          <w:b/>
          <w:sz w:val="20"/>
          <w:szCs w:val="20"/>
        </w:rPr>
      </w:pPr>
      <w:r w:rsidRPr="00304A9F">
        <w:rPr>
          <w:noProof/>
        </w:rPr>
        <w:t xml:space="preserve"> </w:t>
      </w:r>
      <w:del w:id="95" w:author="Palacherla, Susmitha C" w:date="2024-08-25T16:17:00Z">
        <w:r w:rsidR="00817B03" w:rsidDel="00C205E5">
          <w:rPr>
            <w:noProof/>
          </w:rPr>
          <w:drawing>
            <wp:inline distT="0" distB="0" distL="0" distR="0" wp14:anchorId="1FB2AF5B" wp14:editId="09EBFE1E">
              <wp:extent cx="5943600" cy="2392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92680"/>
                      </a:xfrm>
                      <a:prstGeom prst="rect">
                        <a:avLst/>
                      </a:prstGeom>
                    </pic:spPr>
                  </pic:pic>
                </a:graphicData>
              </a:graphic>
            </wp:inline>
          </w:drawing>
        </w:r>
      </w:del>
      <w:ins w:id="96" w:author="Palacherla, Susmitha C" w:date="2024-08-25T16:17:00Z">
        <w:r w:rsidR="00C205E5" w:rsidRPr="00C205E5">
          <w:rPr>
            <w:noProof/>
          </w:rPr>
          <w:t xml:space="preserve"> </w:t>
        </w:r>
        <w:r w:rsidR="00C205E5" w:rsidRPr="00C205E5">
          <w:rPr>
            <w:noProof/>
          </w:rPr>
          <w:drawing>
            <wp:inline distT="0" distB="0" distL="0" distR="0" wp14:anchorId="653965E2" wp14:editId="5C113440">
              <wp:extent cx="5943600" cy="1628140"/>
              <wp:effectExtent l="0" t="0" r="0" b="0"/>
              <wp:docPr id="37902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21805" name=""/>
                      <pic:cNvPicPr/>
                    </pic:nvPicPr>
                    <pic:blipFill>
                      <a:blip r:embed="rId16"/>
                      <a:stretch>
                        <a:fillRect/>
                      </a:stretch>
                    </pic:blipFill>
                    <pic:spPr>
                      <a:xfrm>
                        <a:off x="0" y="0"/>
                        <a:ext cx="5943600" cy="1628140"/>
                      </a:xfrm>
                      <a:prstGeom prst="rect">
                        <a:avLst/>
                      </a:prstGeom>
                    </pic:spPr>
                  </pic:pic>
                </a:graphicData>
              </a:graphic>
            </wp:inline>
          </w:drawing>
        </w:r>
      </w:ins>
      <w:r w:rsidR="00817B03" w:rsidDel="00817B03">
        <w:rPr>
          <w:noProof/>
        </w:rPr>
        <w:t xml:space="preserve"> </w:t>
      </w:r>
    </w:p>
    <w:p w14:paraId="68B99BFE" w14:textId="1BCCCC41" w:rsidR="008D48D8" w:rsidRDefault="000165F3" w:rsidP="007931F8">
      <w:pPr>
        <w:widowControl w:val="0"/>
        <w:autoSpaceDE w:val="0"/>
        <w:autoSpaceDN w:val="0"/>
        <w:adjustRightInd w:val="0"/>
        <w:spacing w:after="0" w:line="240" w:lineRule="auto"/>
        <w:rPr>
          <w:rFonts w:asciiTheme="minorHAnsi" w:hAnsiTheme="minorHAnsi" w:cs="Arial"/>
          <w:b/>
          <w:sz w:val="20"/>
          <w:szCs w:val="20"/>
        </w:rPr>
      </w:pPr>
      <w:r w:rsidRPr="000165F3">
        <w:rPr>
          <w:noProof/>
        </w:rPr>
        <w:t xml:space="preserve"> </w:t>
      </w:r>
      <w:r w:rsidR="00E25F26" w:rsidRPr="00E25F26">
        <w:rPr>
          <w:noProof/>
        </w:rPr>
        <w:t xml:space="preserve"> </w:t>
      </w:r>
    </w:p>
    <w:p w14:paraId="33A241BB"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72C07055"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5BA25F11"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7F26087B" w14:textId="77777777" w:rsidR="00EF5B6C" w:rsidRDefault="00EF5B6C" w:rsidP="00EF5B6C">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Containers</w:t>
      </w:r>
    </w:p>
    <w:p w14:paraId="712059CE" w14:textId="1843FBF5" w:rsidR="00F7423D" w:rsidRPr="0095359C" w:rsidRDefault="00F7423D"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 Foreach </w:t>
      </w:r>
      <w:r w:rsidR="00A90C3F">
        <w:rPr>
          <w:rFonts w:asciiTheme="minorHAnsi" w:hAnsiTheme="minorHAnsi" w:cs="Arial"/>
          <w:b/>
          <w:sz w:val="20"/>
          <w:szCs w:val="20"/>
        </w:rPr>
        <w:t xml:space="preserve">Staged Encrypted </w:t>
      </w:r>
      <w:r>
        <w:rPr>
          <w:rFonts w:asciiTheme="minorHAnsi" w:hAnsiTheme="minorHAnsi" w:cs="Arial"/>
          <w:b/>
          <w:sz w:val="20"/>
          <w:szCs w:val="20"/>
        </w:rPr>
        <w:t>File</w:t>
      </w:r>
    </w:p>
    <w:p w14:paraId="01222F3F" w14:textId="53056154" w:rsidR="008D48D8" w:rsidRDefault="00F7423D" w:rsidP="007931F8">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sidR="00E705FE">
        <w:rPr>
          <w:rFonts w:asciiTheme="minorHAnsi" w:hAnsiTheme="minorHAnsi" w:cs="Arial"/>
          <w:sz w:val="20"/>
          <w:szCs w:val="20"/>
        </w:rPr>
        <w:t>Function</w:t>
      </w:r>
      <w:r w:rsidRPr="00842389">
        <w:rPr>
          <w:rFonts w:asciiTheme="minorHAnsi" w:hAnsiTheme="minorHAnsi" w:cs="Arial"/>
          <w:sz w:val="20"/>
          <w:szCs w:val="20"/>
        </w:rPr>
        <w:t xml:space="preserve">: </w:t>
      </w:r>
      <w:r w:rsidR="00E705FE">
        <w:rPr>
          <w:rFonts w:asciiTheme="minorHAnsi" w:hAnsiTheme="minorHAnsi" w:cs="Arial"/>
          <w:sz w:val="20"/>
          <w:szCs w:val="20"/>
        </w:rPr>
        <w:t>Decrypt and backup Encrypted Files</w:t>
      </w:r>
    </w:p>
    <w:p w14:paraId="1073C1BD" w14:textId="0B3957D6" w:rsidR="00A90C3F" w:rsidRDefault="00A90C3F" w:rsidP="007931F8">
      <w:pPr>
        <w:widowControl w:val="0"/>
        <w:autoSpaceDE w:val="0"/>
        <w:autoSpaceDN w:val="0"/>
        <w:adjustRightInd w:val="0"/>
        <w:spacing w:after="0" w:line="240" w:lineRule="auto"/>
        <w:rPr>
          <w:rFonts w:asciiTheme="minorHAnsi" w:hAnsiTheme="minorHAnsi" w:cs="Arial"/>
          <w:sz w:val="20"/>
          <w:szCs w:val="20"/>
        </w:rPr>
      </w:pPr>
    </w:p>
    <w:p w14:paraId="35957CF4" w14:textId="2335016A" w:rsidR="00A90C3F" w:rsidRPr="0095359C" w:rsidRDefault="00A90C3F" w:rsidP="00817B03">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Unexpected File</w:t>
      </w:r>
    </w:p>
    <w:p w14:paraId="42E77E33" w14:textId="7F54B45E" w:rsidR="00A90C3F" w:rsidRDefault="00A90C3F" w:rsidP="00A90C3F">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Send Notification if File is Unexpected</w:t>
      </w:r>
    </w:p>
    <w:p w14:paraId="177B3DA9" w14:textId="77777777"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14:paraId="6DF93198" w14:textId="77777777" w:rsidR="00E705FE" w:rsidRPr="0095359C" w:rsidRDefault="00E705FE" w:rsidP="00817B03">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LCS OMR File</w:t>
      </w:r>
    </w:p>
    <w:p w14:paraId="0BF07837" w14:textId="77777777"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LCS Files                           </w:t>
      </w:r>
    </w:p>
    <w:p w14:paraId="234085B6" w14:textId="58726B37"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00A90C3F" w:rsidRPr="00842389">
        <w:rPr>
          <w:rFonts w:asciiTheme="minorHAnsi" w:hAnsiTheme="minorHAnsi" w:cs="Arial"/>
          <w:sz w:val="20"/>
          <w:szCs w:val="20"/>
        </w:rPr>
        <w:t>Expression</w:t>
      </w:r>
      <w:r w:rsidRPr="00842389">
        <w:rPr>
          <w:rFonts w:asciiTheme="minorHAnsi" w:hAnsiTheme="minorHAnsi" w:cs="Arial"/>
          <w:sz w:val="20"/>
          <w:szCs w:val="20"/>
        </w:rPr>
        <w:t>: FINDSTRING(@[</w:t>
      </w:r>
      <w:r w:rsidR="00A90C3F" w:rsidRPr="00842389">
        <w:rPr>
          <w:rFonts w:asciiTheme="minorHAnsi" w:hAnsiTheme="minorHAnsi" w:cs="Arial"/>
          <w:sz w:val="20"/>
          <w:szCs w:val="20"/>
        </w:rPr>
        <w:t>User</w:t>
      </w:r>
      <w:r w:rsidR="00A90C3F">
        <w:rPr>
          <w:rFonts w:asciiTheme="minorHAnsi" w:hAnsiTheme="minorHAnsi" w:cs="Arial"/>
          <w:sz w:val="20"/>
          <w:szCs w:val="20"/>
        </w:rPr>
        <w:t>:</w:t>
      </w:r>
      <w:r w:rsidR="00A90C3F" w:rsidRPr="00842389">
        <w:rPr>
          <w:rFonts w:asciiTheme="minorHAnsi" w:hAnsiTheme="minorHAnsi" w:cs="Arial"/>
          <w:sz w:val="20"/>
          <w:szCs w:val="20"/>
        </w:rPr>
        <w:t>:</w:t>
      </w:r>
      <w:r w:rsidRPr="00842389">
        <w:rPr>
          <w:rFonts w:asciiTheme="minorHAnsi" w:hAnsiTheme="minorHAnsi" w:cs="Arial"/>
          <w:sz w:val="20"/>
          <w:szCs w:val="20"/>
        </w:rPr>
        <w:t>VarFileName],"LCS",1 ) &gt; 1</w:t>
      </w:r>
    </w:p>
    <w:p w14:paraId="7D5665A3" w14:textId="77777777" w:rsidR="00E705FE" w:rsidRDefault="00E705FE" w:rsidP="007931F8">
      <w:pPr>
        <w:widowControl w:val="0"/>
        <w:autoSpaceDE w:val="0"/>
        <w:autoSpaceDN w:val="0"/>
        <w:adjustRightInd w:val="0"/>
        <w:spacing w:after="0" w:line="240" w:lineRule="auto"/>
        <w:rPr>
          <w:rFonts w:asciiTheme="minorHAnsi" w:hAnsiTheme="minorHAnsi" w:cs="Arial"/>
          <w:sz w:val="20"/>
          <w:szCs w:val="20"/>
        </w:rPr>
      </w:pPr>
    </w:p>
    <w:p w14:paraId="76862C33" w14:textId="77777777" w:rsidR="00F7423D" w:rsidRPr="0095359C" w:rsidRDefault="00F7423D" w:rsidP="00817B03">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IAE_IAT OMR File</w:t>
      </w:r>
    </w:p>
    <w:p w14:paraId="145AA8D3" w14:textId="77777777" w:rsidR="00E705FE" w:rsidRDefault="00F7423D" w:rsidP="007931F8">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w:t>
      </w:r>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IAE/IAT Files                           </w:t>
      </w:r>
    </w:p>
    <w:p w14:paraId="750B69B6" w14:textId="3887EF67" w:rsidR="00F7423D" w:rsidRDefault="00E705FE"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00F7423D" w:rsidRPr="004D1EEE">
        <w:rPr>
          <w:rFonts w:asciiTheme="minorHAnsi" w:hAnsiTheme="minorHAnsi" w:cs="Arial"/>
          <w:sz w:val="20"/>
          <w:szCs w:val="20"/>
        </w:rPr>
        <w:t xml:space="preserve"> </w:t>
      </w:r>
      <w:r w:rsidR="00A90C3F" w:rsidRPr="004D1EEE">
        <w:rPr>
          <w:rFonts w:asciiTheme="minorHAnsi" w:hAnsiTheme="minorHAnsi" w:cs="Arial"/>
          <w:sz w:val="20"/>
          <w:szCs w:val="20"/>
        </w:rPr>
        <w:t>Expression</w:t>
      </w:r>
      <w:r w:rsidR="00F7423D" w:rsidRPr="004D1EEE">
        <w:rPr>
          <w:rFonts w:asciiTheme="minorHAnsi" w:hAnsiTheme="minorHAnsi" w:cs="Arial"/>
          <w:sz w:val="20"/>
          <w:szCs w:val="20"/>
        </w:rPr>
        <w:t xml:space="preserve">: </w:t>
      </w:r>
      <w:r w:rsidR="00F7423D" w:rsidRPr="00F7423D">
        <w:rPr>
          <w:rFonts w:asciiTheme="minorHAnsi" w:hAnsiTheme="minorHAnsi" w:cs="Arial"/>
          <w:sz w:val="20"/>
          <w:szCs w:val="20"/>
        </w:rPr>
        <w:t xml:space="preserve">(FINDSTRING(@[User::VarFileName],"IAE",1 ) &gt; 0 ) </w:t>
      </w:r>
      <w:r w:rsidR="00F7423D">
        <w:rPr>
          <w:rFonts w:asciiTheme="minorHAnsi" w:hAnsiTheme="minorHAnsi" w:cs="Arial"/>
          <w:sz w:val="20"/>
          <w:szCs w:val="20"/>
        </w:rPr>
        <w:t xml:space="preserve">  </w:t>
      </w:r>
    </w:p>
    <w:p w14:paraId="51E35AC2" w14:textId="77777777" w:rsidR="00F7423D" w:rsidRDefault="00F7423D"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lastRenderedPageBreak/>
        <w:t xml:space="preserve">                                                     </w:t>
      </w:r>
      <w:r w:rsidRPr="00F7423D">
        <w:rPr>
          <w:rFonts w:asciiTheme="minorHAnsi" w:hAnsiTheme="minorHAnsi" w:cs="Arial"/>
          <w:sz w:val="20"/>
          <w:szCs w:val="20"/>
        </w:rPr>
        <w:t>||(FINDSTRING(@[User::VarFileName],"IAT",1 ) &gt; 0 )</w:t>
      </w:r>
    </w:p>
    <w:p w14:paraId="1A1DB732" w14:textId="77777777" w:rsidR="00FF490B" w:rsidRDefault="00FF490B" w:rsidP="007931F8">
      <w:pPr>
        <w:widowControl w:val="0"/>
        <w:autoSpaceDE w:val="0"/>
        <w:autoSpaceDN w:val="0"/>
        <w:adjustRightInd w:val="0"/>
        <w:spacing w:after="0" w:line="240" w:lineRule="auto"/>
        <w:rPr>
          <w:rFonts w:asciiTheme="minorHAnsi" w:hAnsiTheme="minorHAnsi" w:cs="Arial"/>
          <w:sz w:val="20"/>
          <w:szCs w:val="20"/>
        </w:rPr>
      </w:pPr>
    </w:p>
    <w:p w14:paraId="0109B02A" w14:textId="77777777" w:rsidR="00FF490B" w:rsidRPr="0095359C" w:rsidRDefault="00FF490B" w:rsidP="00817B03">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Foreach </w:t>
      </w:r>
      <w:r w:rsidR="006708E9">
        <w:rPr>
          <w:rFonts w:asciiTheme="minorHAnsi" w:hAnsiTheme="minorHAnsi" w:cs="Arial"/>
          <w:b/>
          <w:sz w:val="20"/>
          <w:szCs w:val="20"/>
        </w:rPr>
        <w:t>ISQ</w:t>
      </w:r>
      <w:r>
        <w:rPr>
          <w:rFonts w:asciiTheme="minorHAnsi" w:hAnsiTheme="minorHAnsi" w:cs="Arial"/>
          <w:b/>
          <w:sz w:val="20"/>
          <w:szCs w:val="20"/>
        </w:rPr>
        <w:t xml:space="preserve"> OMR File</w:t>
      </w:r>
    </w:p>
    <w:p w14:paraId="6BB7FB2B" w14:textId="6D707196" w:rsidR="00FF490B" w:rsidRDefault="00FF490B" w:rsidP="00FF490B">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w:t>
      </w:r>
      <w:r w:rsidR="00304A9F">
        <w:rPr>
          <w:rFonts w:asciiTheme="minorHAnsi" w:hAnsiTheme="minorHAnsi" w:cs="Arial"/>
          <w:sz w:val="20"/>
          <w:szCs w:val="20"/>
        </w:rPr>
        <w:t xml:space="preserve">ISQ </w:t>
      </w:r>
      <w:r>
        <w:rPr>
          <w:rFonts w:asciiTheme="minorHAnsi" w:hAnsiTheme="minorHAnsi" w:cs="Arial"/>
          <w:sz w:val="20"/>
          <w:szCs w:val="20"/>
        </w:rPr>
        <w:t xml:space="preserve">Files                           </w:t>
      </w:r>
    </w:p>
    <w:p w14:paraId="0C2B9E81" w14:textId="51F814C3" w:rsidR="00FF490B" w:rsidRDefault="00FF490B" w:rsidP="00FF490B">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00A90C3F" w:rsidRPr="00842389">
        <w:rPr>
          <w:rFonts w:asciiTheme="minorHAnsi" w:hAnsiTheme="minorHAnsi" w:cs="Arial"/>
          <w:sz w:val="20"/>
          <w:szCs w:val="20"/>
        </w:rPr>
        <w:t>Expression</w:t>
      </w:r>
      <w:r w:rsidRPr="00842389">
        <w:rPr>
          <w:rFonts w:asciiTheme="minorHAnsi" w:hAnsiTheme="minorHAnsi" w:cs="Arial"/>
          <w:sz w:val="20"/>
          <w:szCs w:val="20"/>
        </w:rPr>
        <w:t xml:space="preserve">: </w:t>
      </w:r>
      <w:r w:rsidR="006708E9" w:rsidRPr="006708E9">
        <w:rPr>
          <w:rFonts w:asciiTheme="minorHAnsi" w:hAnsiTheme="minorHAnsi" w:cs="Arial"/>
          <w:sz w:val="20"/>
          <w:szCs w:val="20"/>
        </w:rPr>
        <w:t>FINDSTRING(@[User::VarFileName],"ISQ",1 ) &gt; 0</w:t>
      </w:r>
    </w:p>
    <w:p w14:paraId="43B1A7B3" w14:textId="192F173B" w:rsidR="00304A9F" w:rsidRDefault="00304A9F" w:rsidP="00FF490B">
      <w:pPr>
        <w:widowControl w:val="0"/>
        <w:autoSpaceDE w:val="0"/>
        <w:autoSpaceDN w:val="0"/>
        <w:adjustRightInd w:val="0"/>
        <w:spacing w:after="0" w:line="240" w:lineRule="auto"/>
        <w:rPr>
          <w:rFonts w:asciiTheme="minorHAnsi" w:hAnsiTheme="minorHAnsi" w:cs="Arial"/>
          <w:sz w:val="20"/>
          <w:szCs w:val="20"/>
        </w:rPr>
      </w:pPr>
    </w:p>
    <w:p w14:paraId="776A4345" w14:textId="19ED0F71" w:rsidR="00304A9F" w:rsidRPr="0095359C" w:rsidRDefault="00304A9F" w:rsidP="00817B03">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AUD OMR File</w:t>
      </w:r>
    </w:p>
    <w:p w14:paraId="42A39F95" w14:textId="241742A8" w:rsidR="00304A9F" w:rsidRDefault="00304A9F" w:rsidP="00304A9F">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AUD Files                           </w:t>
      </w:r>
    </w:p>
    <w:p w14:paraId="1A2DF82A" w14:textId="35416E95" w:rsidR="00304A9F" w:rsidRDefault="00304A9F" w:rsidP="00304A9F">
      <w:pPr>
        <w:widowControl w:val="0"/>
        <w:autoSpaceDE w:val="0"/>
        <w:autoSpaceDN w:val="0"/>
        <w:adjustRightInd w:val="0"/>
        <w:spacing w:after="0" w:line="240" w:lineRule="auto"/>
        <w:rPr>
          <w:ins w:id="97" w:author="Palacherla, Susmitha C" w:date="2024-08-25T16:18:00Z"/>
          <w:rFonts w:asciiTheme="minorHAnsi" w:hAnsiTheme="minorHAnsi" w:cs="Arial"/>
          <w:sz w:val="20"/>
          <w:szCs w:val="20"/>
        </w:rPr>
      </w:pPr>
      <w:r>
        <w:rPr>
          <w:rFonts w:asciiTheme="minorHAnsi" w:hAnsiTheme="minorHAnsi" w:cs="Arial"/>
          <w:sz w:val="20"/>
          <w:szCs w:val="20"/>
        </w:rPr>
        <w:t xml:space="preserve">                                 </w:t>
      </w:r>
      <w:r w:rsidR="00A90C3F" w:rsidRPr="00842389">
        <w:rPr>
          <w:rFonts w:asciiTheme="minorHAnsi" w:hAnsiTheme="minorHAnsi" w:cs="Arial"/>
          <w:sz w:val="20"/>
          <w:szCs w:val="20"/>
        </w:rPr>
        <w:t>Expression</w:t>
      </w:r>
      <w:r w:rsidRPr="00842389">
        <w:rPr>
          <w:rFonts w:asciiTheme="minorHAnsi" w:hAnsiTheme="minorHAnsi" w:cs="Arial"/>
          <w:sz w:val="20"/>
          <w:szCs w:val="20"/>
        </w:rPr>
        <w:t>: FINDSTRING(@[User::VarFileName],"</w:t>
      </w:r>
      <w:r>
        <w:rPr>
          <w:rFonts w:asciiTheme="minorHAnsi" w:hAnsiTheme="minorHAnsi" w:cs="Arial"/>
          <w:sz w:val="20"/>
          <w:szCs w:val="20"/>
        </w:rPr>
        <w:t>AUD</w:t>
      </w:r>
      <w:r w:rsidRPr="00842389">
        <w:rPr>
          <w:rFonts w:asciiTheme="minorHAnsi" w:hAnsiTheme="minorHAnsi" w:cs="Arial"/>
          <w:sz w:val="20"/>
          <w:szCs w:val="20"/>
        </w:rPr>
        <w:t>",1 ) &gt; 1</w:t>
      </w:r>
    </w:p>
    <w:p w14:paraId="7EE45A4B" w14:textId="77777777" w:rsidR="00DF3CBB" w:rsidRDefault="00DF3CBB" w:rsidP="00304A9F">
      <w:pPr>
        <w:widowControl w:val="0"/>
        <w:autoSpaceDE w:val="0"/>
        <w:autoSpaceDN w:val="0"/>
        <w:adjustRightInd w:val="0"/>
        <w:spacing w:after="0" w:line="240" w:lineRule="auto"/>
        <w:rPr>
          <w:ins w:id="98" w:author="Palacherla, Susmitha C" w:date="2024-08-25T16:18:00Z"/>
          <w:rFonts w:asciiTheme="minorHAnsi" w:hAnsiTheme="minorHAnsi" w:cs="Arial"/>
          <w:sz w:val="20"/>
          <w:szCs w:val="20"/>
        </w:rPr>
      </w:pPr>
    </w:p>
    <w:p w14:paraId="4F4007E3" w14:textId="46A0A59C" w:rsidR="00DF3CBB" w:rsidRPr="0095359C" w:rsidRDefault="00DF3CBB" w:rsidP="00DF3CBB">
      <w:pPr>
        <w:pStyle w:val="ListParagraph"/>
        <w:widowControl w:val="0"/>
        <w:numPr>
          <w:ilvl w:val="4"/>
          <w:numId w:val="6"/>
        </w:numPr>
        <w:autoSpaceDE w:val="0"/>
        <w:autoSpaceDN w:val="0"/>
        <w:adjustRightInd w:val="0"/>
        <w:spacing w:after="0" w:line="240" w:lineRule="auto"/>
        <w:rPr>
          <w:ins w:id="99" w:author="Palacherla, Susmitha C" w:date="2024-08-25T16:18:00Z"/>
          <w:rFonts w:asciiTheme="minorHAnsi" w:hAnsiTheme="minorHAnsi" w:cs="Arial"/>
          <w:b/>
          <w:sz w:val="20"/>
          <w:szCs w:val="20"/>
        </w:rPr>
        <w:pPrChange w:id="100" w:author="Palacherla, Susmitha C" w:date="2024-08-25T16:18:00Z">
          <w:pPr>
            <w:pStyle w:val="ListParagraph"/>
            <w:widowControl w:val="0"/>
            <w:numPr>
              <w:ilvl w:val="4"/>
              <w:numId w:val="57"/>
            </w:numPr>
            <w:autoSpaceDE w:val="0"/>
            <w:autoSpaceDN w:val="0"/>
            <w:adjustRightInd w:val="0"/>
            <w:spacing w:after="0" w:line="240" w:lineRule="auto"/>
            <w:ind w:left="2232" w:hanging="792"/>
          </w:pPr>
        </w:pPrChange>
      </w:pPr>
      <w:ins w:id="101" w:author="Palacherla, Susmitha C" w:date="2024-08-25T16:18:00Z">
        <w:r>
          <w:rPr>
            <w:rFonts w:asciiTheme="minorHAnsi" w:hAnsiTheme="minorHAnsi" w:cs="Arial"/>
            <w:b/>
            <w:sz w:val="20"/>
            <w:szCs w:val="20"/>
          </w:rPr>
          <w:t>Foreach A</w:t>
        </w:r>
        <w:r>
          <w:rPr>
            <w:rFonts w:asciiTheme="minorHAnsi" w:hAnsiTheme="minorHAnsi" w:cs="Arial"/>
            <w:b/>
            <w:sz w:val="20"/>
            <w:szCs w:val="20"/>
          </w:rPr>
          <w:t>SR</w:t>
        </w:r>
        <w:r>
          <w:rPr>
            <w:rFonts w:asciiTheme="minorHAnsi" w:hAnsiTheme="minorHAnsi" w:cs="Arial"/>
            <w:b/>
            <w:sz w:val="20"/>
            <w:szCs w:val="20"/>
          </w:rPr>
          <w:t xml:space="preserve"> OMR File</w:t>
        </w:r>
      </w:ins>
    </w:p>
    <w:p w14:paraId="667B77D7" w14:textId="77777777" w:rsidR="00DF3CBB" w:rsidRDefault="00DF3CBB" w:rsidP="00DF3CBB">
      <w:pPr>
        <w:widowControl w:val="0"/>
        <w:autoSpaceDE w:val="0"/>
        <w:autoSpaceDN w:val="0"/>
        <w:adjustRightInd w:val="0"/>
        <w:spacing w:after="0" w:line="240" w:lineRule="auto"/>
        <w:rPr>
          <w:ins w:id="102" w:author="Palacherla, Susmitha C" w:date="2024-08-25T16:18:00Z"/>
          <w:rFonts w:asciiTheme="minorHAnsi" w:hAnsiTheme="minorHAnsi" w:cs="Arial"/>
          <w:sz w:val="20"/>
          <w:szCs w:val="20"/>
        </w:rPr>
      </w:pPr>
      <w:ins w:id="103" w:author="Palacherla, Susmitha C" w:date="2024-08-25T16:18:00Z">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AUD Files                           </w:t>
        </w:r>
      </w:ins>
    </w:p>
    <w:p w14:paraId="29B14DEC" w14:textId="4B66B465" w:rsidR="00DF3CBB" w:rsidRDefault="00DF3CBB" w:rsidP="00DF3CBB">
      <w:pPr>
        <w:widowControl w:val="0"/>
        <w:autoSpaceDE w:val="0"/>
        <w:autoSpaceDN w:val="0"/>
        <w:adjustRightInd w:val="0"/>
        <w:spacing w:after="0" w:line="240" w:lineRule="auto"/>
        <w:rPr>
          <w:ins w:id="104" w:author="Palacherla, Susmitha C" w:date="2024-08-25T16:18:00Z"/>
          <w:rFonts w:asciiTheme="minorHAnsi" w:hAnsiTheme="minorHAnsi" w:cs="Arial"/>
          <w:sz w:val="20"/>
          <w:szCs w:val="20"/>
        </w:rPr>
      </w:pPr>
      <w:ins w:id="105" w:author="Palacherla, Susmitha C" w:date="2024-08-25T16:18:00Z">
        <w:r>
          <w:rPr>
            <w:rFonts w:asciiTheme="minorHAnsi" w:hAnsiTheme="minorHAnsi" w:cs="Arial"/>
            <w:sz w:val="20"/>
            <w:szCs w:val="20"/>
          </w:rPr>
          <w:t xml:space="preserve">                                 </w:t>
        </w:r>
        <w:r w:rsidRPr="00842389">
          <w:rPr>
            <w:rFonts w:asciiTheme="minorHAnsi" w:hAnsiTheme="minorHAnsi" w:cs="Arial"/>
            <w:sz w:val="20"/>
            <w:szCs w:val="20"/>
          </w:rPr>
          <w:t>Expression: FINDSTRING(@[User::VarFileName],"</w:t>
        </w:r>
        <w:r>
          <w:rPr>
            <w:rFonts w:asciiTheme="minorHAnsi" w:hAnsiTheme="minorHAnsi" w:cs="Arial"/>
            <w:sz w:val="20"/>
            <w:szCs w:val="20"/>
          </w:rPr>
          <w:t>A</w:t>
        </w:r>
        <w:r>
          <w:rPr>
            <w:rFonts w:asciiTheme="minorHAnsi" w:hAnsiTheme="minorHAnsi" w:cs="Arial"/>
            <w:sz w:val="20"/>
            <w:szCs w:val="20"/>
          </w:rPr>
          <w:t>SR</w:t>
        </w:r>
        <w:r w:rsidRPr="00842389">
          <w:rPr>
            <w:rFonts w:asciiTheme="minorHAnsi" w:hAnsiTheme="minorHAnsi" w:cs="Arial"/>
            <w:sz w:val="20"/>
            <w:szCs w:val="20"/>
          </w:rPr>
          <w:t>",1 ) &gt; 1</w:t>
        </w:r>
      </w:ins>
    </w:p>
    <w:p w14:paraId="7B5E333F" w14:textId="77777777" w:rsidR="00DF3CBB" w:rsidRDefault="00DF3CBB" w:rsidP="00304A9F">
      <w:pPr>
        <w:widowControl w:val="0"/>
        <w:autoSpaceDE w:val="0"/>
        <w:autoSpaceDN w:val="0"/>
        <w:adjustRightInd w:val="0"/>
        <w:spacing w:after="0" w:line="240" w:lineRule="auto"/>
        <w:rPr>
          <w:rFonts w:asciiTheme="minorHAnsi" w:hAnsiTheme="minorHAnsi" w:cs="Arial"/>
          <w:sz w:val="20"/>
          <w:szCs w:val="20"/>
        </w:rPr>
      </w:pPr>
    </w:p>
    <w:p w14:paraId="3E9AF63E" w14:textId="42956A91" w:rsidR="00304A9F" w:rsidDel="00DF3CBB" w:rsidRDefault="00304A9F" w:rsidP="00FF490B">
      <w:pPr>
        <w:widowControl w:val="0"/>
        <w:autoSpaceDE w:val="0"/>
        <w:autoSpaceDN w:val="0"/>
        <w:adjustRightInd w:val="0"/>
        <w:spacing w:after="0" w:line="240" w:lineRule="auto"/>
        <w:rPr>
          <w:del w:id="106" w:author="Palacherla, Susmitha C" w:date="2024-08-25T16:18:00Z"/>
          <w:rFonts w:asciiTheme="minorHAnsi" w:hAnsiTheme="minorHAnsi" w:cs="Arial"/>
          <w:sz w:val="20"/>
          <w:szCs w:val="20"/>
        </w:rPr>
      </w:pPr>
    </w:p>
    <w:p w14:paraId="006C7FE0" w14:textId="781242B9" w:rsidR="00F7423D" w:rsidDel="00DF3CBB" w:rsidRDefault="00F7423D" w:rsidP="007931F8">
      <w:pPr>
        <w:widowControl w:val="0"/>
        <w:autoSpaceDE w:val="0"/>
        <w:autoSpaceDN w:val="0"/>
        <w:adjustRightInd w:val="0"/>
        <w:spacing w:after="0" w:line="240" w:lineRule="auto"/>
        <w:rPr>
          <w:del w:id="107" w:author="Palacherla, Susmitha C" w:date="2024-08-25T16:18:00Z"/>
          <w:rFonts w:asciiTheme="minorHAnsi" w:hAnsiTheme="minorHAnsi" w:cs="Arial"/>
          <w:sz w:val="20"/>
          <w:szCs w:val="20"/>
        </w:rPr>
      </w:pPr>
    </w:p>
    <w:p w14:paraId="5D727303" w14:textId="77777777" w:rsidR="00F7423D" w:rsidRPr="0095359C" w:rsidRDefault="00F7423D" w:rsidP="00DF3CBB">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108" w:author="Palacherla, Susmitha C" w:date="2024-08-25T16:18:00Z">
          <w:pPr>
            <w:pStyle w:val="ListParagraph"/>
            <w:widowControl w:val="0"/>
            <w:numPr>
              <w:ilvl w:val="4"/>
              <w:numId w:val="57"/>
            </w:numPr>
            <w:autoSpaceDE w:val="0"/>
            <w:autoSpaceDN w:val="0"/>
            <w:adjustRightInd w:val="0"/>
            <w:spacing w:after="0" w:line="240" w:lineRule="auto"/>
            <w:ind w:left="2232" w:hanging="792"/>
          </w:pPr>
        </w:pPrChange>
      </w:pPr>
      <w:r>
        <w:rPr>
          <w:rFonts w:asciiTheme="minorHAnsi" w:hAnsiTheme="minorHAnsi" w:cs="Arial"/>
          <w:b/>
          <w:sz w:val="20"/>
          <w:szCs w:val="20"/>
        </w:rPr>
        <w:t xml:space="preserve">Foreach OTHER </w:t>
      </w:r>
      <w:r w:rsidR="006708E9">
        <w:rPr>
          <w:rFonts w:asciiTheme="minorHAnsi" w:hAnsiTheme="minorHAnsi" w:cs="Arial"/>
          <w:b/>
          <w:sz w:val="20"/>
          <w:szCs w:val="20"/>
        </w:rPr>
        <w:t xml:space="preserve"> </w:t>
      </w:r>
      <w:r>
        <w:rPr>
          <w:rFonts w:asciiTheme="minorHAnsi" w:hAnsiTheme="minorHAnsi" w:cs="Arial"/>
          <w:b/>
          <w:sz w:val="20"/>
          <w:szCs w:val="20"/>
        </w:rPr>
        <w:t>File</w:t>
      </w:r>
    </w:p>
    <w:p w14:paraId="0AB3349A" w14:textId="77777777" w:rsidR="00E705FE" w:rsidRDefault="00F7423D" w:rsidP="00F7423D">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w:t>
      </w:r>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all Other Outliers files                           </w:t>
      </w:r>
    </w:p>
    <w:p w14:paraId="17F5B637" w14:textId="2A3C19A1" w:rsidR="006708E9" w:rsidRDefault="00E705FE" w:rsidP="0026146F">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 xml:space="preserve"> </w:t>
      </w:r>
      <w:r w:rsidR="00A90C3F" w:rsidRPr="004D1EEE">
        <w:rPr>
          <w:rFonts w:asciiTheme="minorHAnsi" w:hAnsiTheme="minorHAnsi" w:cs="Arial"/>
          <w:sz w:val="20"/>
          <w:szCs w:val="20"/>
        </w:rPr>
        <w:t>Expression</w:t>
      </w:r>
      <w:r w:rsidR="00F7423D" w:rsidRPr="004D1EEE">
        <w:rPr>
          <w:rFonts w:asciiTheme="minorHAnsi" w:hAnsiTheme="minorHAnsi" w:cs="Arial"/>
          <w:sz w:val="20"/>
          <w:szCs w:val="20"/>
        </w:rPr>
        <w:t xml:space="preserve">: </w:t>
      </w:r>
    </w:p>
    <w:p w14:paraId="485C0D48" w14:textId="77777777" w:rsidR="006708E9" w:rsidRDefault="006708E9" w:rsidP="0026146F">
      <w:pPr>
        <w:widowControl w:val="0"/>
        <w:autoSpaceDE w:val="0"/>
        <w:autoSpaceDN w:val="0"/>
        <w:adjustRightInd w:val="0"/>
        <w:spacing w:after="0" w:line="240" w:lineRule="auto"/>
        <w:ind w:left="1440"/>
        <w:rPr>
          <w:rFonts w:asciiTheme="minorHAnsi" w:hAnsiTheme="minorHAnsi" w:cs="Arial"/>
          <w:sz w:val="20"/>
          <w:szCs w:val="20"/>
        </w:rPr>
      </w:pPr>
      <w:r w:rsidRPr="006708E9">
        <w:rPr>
          <w:rFonts w:asciiTheme="minorHAnsi" w:hAnsiTheme="minorHAnsi" w:cs="Arial"/>
          <w:sz w:val="20"/>
          <w:szCs w:val="20"/>
        </w:rPr>
        <w:t>(FINDSTRING(@[Us</w:t>
      </w:r>
      <w:r>
        <w:rPr>
          <w:rFonts w:asciiTheme="minorHAnsi" w:hAnsiTheme="minorHAnsi" w:cs="Arial"/>
          <w:sz w:val="20"/>
          <w:szCs w:val="20"/>
        </w:rPr>
        <w:t>er::VarFileName],"IAE",1 ) == 0)</w:t>
      </w:r>
    </w:p>
    <w:p w14:paraId="0E7670EE" w14:textId="0FB3FEE1" w:rsidR="00F7423D" w:rsidRDefault="006708E9" w:rsidP="0026146F">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&amp;</w:t>
      </w:r>
      <w:r w:rsidRPr="006708E9">
        <w:rPr>
          <w:rFonts w:asciiTheme="minorHAnsi" w:hAnsiTheme="minorHAnsi" w:cs="Arial"/>
          <w:sz w:val="20"/>
          <w:szCs w:val="20"/>
        </w:rPr>
        <w:t>&amp;(FINDSTRING(@[User::VarFileName],"IAT",1 ) == 0</w:t>
      </w:r>
      <w:r>
        <w:rPr>
          <w:rFonts w:asciiTheme="minorHAnsi" w:hAnsiTheme="minorHAnsi" w:cs="Arial"/>
          <w:sz w:val="20"/>
          <w:szCs w:val="20"/>
        </w:rPr>
        <w:t>)</w:t>
      </w:r>
      <w:r w:rsidRPr="006708E9">
        <w:rPr>
          <w:rFonts w:asciiTheme="minorHAnsi" w:hAnsiTheme="minorHAnsi" w:cs="Arial"/>
          <w:sz w:val="20"/>
          <w:szCs w:val="20"/>
        </w:rPr>
        <w:t xml:space="preserve"> &amp;&amp;(FINDSTRING(@[User::VarFileName],"LCS",1 ) == 0</w:t>
      </w:r>
      <w:r>
        <w:rPr>
          <w:rFonts w:asciiTheme="minorHAnsi" w:hAnsiTheme="minorHAnsi" w:cs="Arial"/>
          <w:sz w:val="20"/>
          <w:szCs w:val="20"/>
        </w:rPr>
        <w:t xml:space="preserve">) </w:t>
      </w:r>
      <w:r w:rsidRPr="006708E9">
        <w:rPr>
          <w:rFonts w:asciiTheme="minorHAnsi" w:hAnsiTheme="minorHAnsi" w:cs="Arial"/>
          <w:sz w:val="20"/>
          <w:szCs w:val="20"/>
        </w:rPr>
        <w:t>&amp;&amp;(FINDSTRING(@[User::VarFileName],"ISQ",1 ) == 0 )</w:t>
      </w:r>
      <w:r w:rsidRPr="006708E9" w:rsidDel="006708E9">
        <w:rPr>
          <w:rFonts w:asciiTheme="minorHAnsi" w:hAnsiTheme="minorHAnsi" w:cs="Arial"/>
          <w:sz w:val="20"/>
          <w:szCs w:val="20"/>
        </w:rPr>
        <w:t xml:space="preserve"> </w:t>
      </w:r>
    </w:p>
    <w:p w14:paraId="0745B650" w14:textId="70B7F72C" w:rsidR="00304A9F" w:rsidRPr="00842389" w:rsidRDefault="00304A9F" w:rsidP="0026146F">
      <w:pPr>
        <w:widowControl w:val="0"/>
        <w:autoSpaceDE w:val="0"/>
        <w:autoSpaceDN w:val="0"/>
        <w:adjustRightInd w:val="0"/>
        <w:spacing w:after="0" w:line="240" w:lineRule="auto"/>
        <w:ind w:left="1440"/>
        <w:rPr>
          <w:rFonts w:asciiTheme="minorHAnsi" w:hAnsiTheme="minorHAnsi" w:cs="Arial"/>
          <w:sz w:val="20"/>
          <w:szCs w:val="20"/>
        </w:rPr>
      </w:pPr>
      <w:r w:rsidRPr="006708E9">
        <w:rPr>
          <w:rFonts w:asciiTheme="minorHAnsi" w:hAnsiTheme="minorHAnsi" w:cs="Arial"/>
          <w:sz w:val="20"/>
          <w:szCs w:val="20"/>
        </w:rPr>
        <w:t>&amp;&amp;(FINDSTRING(@[User::VarFileName],"</w:t>
      </w:r>
      <w:r>
        <w:rPr>
          <w:rFonts w:asciiTheme="minorHAnsi" w:hAnsiTheme="minorHAnsi" w:cs="Arial"/>
          <w:sz w:val="20"/>
          <w:szCs w:val="20"/>
        </w:rPr>
        <w:t>AUD</w:t>
      </w:r>
      <w:r w:rsidRPr="006708E9">
        <w:rPr>
          <w:rFonts w:asciiTheme="minorHAnsi" w:hAnsiTheme="minorHAnsi" w:cs="Arial"/>
          <w:sz w:val="20"/>
          <w:szCs w:val="20"/>
        </w:rPr>
        <w:t>",1 ) == 0 )</w:t>
      </w:r>
    </w:p>
    <w:p w14:paraId="70D711E8"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05D6DB02" w14:textId="77777777" w:rsidR="00E705FE" w:rsidRPr="0095359C" w:rsidRDefault="00E705FE" w:rsidP="00DF3CBB">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109" w:author="Palacherla, Susmitha C" w:date="2024-08-25T16:18:00Z">
          <w:pPr>
            <w:pStyle w:val="ListParagraph"/>
            <w:widowControl w:val="0"/>
            <w:numPr>
              <w:ilvl w:val="4"/>
              <w:numId w:val="57"/>
            </w:numPr>
            <w:autoSpaceDE w:val="0"/>
            <w:autoSpaceDN w:val="0"/>
            <w:adjustRightInd w:val="0"/>
            <w:spacing w:after="0" w:line="240" w:lineRule="auto"/>
            <w:ind w:left="2232" w:hanging="792"/>
          </w:pPr>
        </w:pPrChange>
      </w:pPr>
      <w:r>
        <w:rPr>
          <w:rFonts w:asciiTheme="minorHAnsi" w:hAnsiTheme="minorHAnsi" w:cs="Arial"/>
          <w:b/>
          <w:sz w:val="20"/>
          <w:szCs w:val="20"/>
        </w:rPr>
        <w:t>Foreach File</w:t>
      </w:r>
    </w:p>
    <w:p w14:paraId="1E9C9A98" w14:textId="77777777"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Encrypt failed files</w:t>
      </w:r>
    </w:p>
    <w:p w14:paraId="78E37BE7"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4A154015"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2C484683" w14:textId="77777777"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14:paraId="6BC5E41B" w14:textId="77777777" w:rsidR="008D48D8" w:rsidRPr="00EC75F7" w:rsidRDefault="00EC75F7" w:rsidP="00DF3CBB">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Change w:id="110" w:author="Palacherla, Susmitha C" w:date="2024-08-25T16:18:00Z">
          <w:pPr>
            <w:pStyle w:val="ListParagraph"/>
            <w:widowControl w:val="0"/>
            <w:numPr>
              <w:ilvl w:val="3"/>
              <w:numId w:val="57"/>
            </w:numPr>
            <w:autoSpaceDE w:val="0"/>
            <w:autoSpaceDN w:val="0"/>
            <w:adjustRightInd w:val="0"/>
            <w:spacing w:after="0" w:line="240" w:lineRule="auto"/>
            <w:ind w:left="1728" w:hanging="648"/>
          </w:pPr>
        </w:pPrChange>
      </w:pPr>
      <w:r w:rsidRPr="00EC75F7">
        <w:rPr>
          <w:rFonts w:asciiTheme="minorHAnsi" w:hAnsiTheme="minorHAnsi" w:cs="Arial"/>
          <w:b/>
          <w:sz w:val="20"/>
          <w:szCs w:val="20"/>
        </w:rPr>
        <w:t xml:space="preserve">Workflow </w:t>
      </w:r>
    </w:p>
    <w:p w14:paraId="21CCDBD1" w14:textId="77777777" w:rsidR="00727D43" w:rsidRDefault="00727D43" w:rsidP="00DF3CBB">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111" w:author="Palacherla, Susmitha C" w:date="2024-08-25T16:18:00Z">
          <w:pPr>
            <w:pStyle w:val="ListParagraph"/>
            <w:widowControl w:val="0"/>
            <w:numPr>
              <w:ilvl w:val="4"/>
              <w:numId w:val="57"/>
            </w:numPr>
            <w:autoSpaceDE w:val="0"/>
            <w:autoSpaceDN w:val="0"/>
            <w:adjustRightInd w:val="0"/>
            <w:spacing w:after="0" w:line="240" w:lineRule="auto"/>
            <w:ind w:left="2232" w:hanging="792"/>
          </w:pPr>
        </w:pPrChange>
      </w:pPr>
      <w:r w:rsidRPr="003F421D">
        <w:rPr>
          <w:rFonts w:asciiTheme="minorHAnsi" w:hAnsiTheme="minorHAnsi" w:cs="Arial"/>
          <w:b/>
          <w:sz w:val="20"/>
          <w:szCs w:val="20"/>
        </w:rPr>
        <w:t>Foreach Loop Container ( Decrypt and stage files)</w:t>
      </w:r>
    </w:p>
    <w:p w14:paraId="4B19AC14" w14:textId="77777777" w:rsidR="00727D43" w:rsidRPr="003F421D" w:rsidRDefault="00727D43" w:rsidP="003F421D">
      <w:pPr>
        <w:widowControl w:val="0"/>
        <w:autoSpaceDE w:val="0"/>
        <w:autoSpaceDN w:val="0"/>
        <w:adjustRightInd w:val="0"/>
        <w:spacing w:after="0" w:line="240" w:lineRule="auto"/>
        <w:rPr>
          <w:rFonts w:asciiTheme="minorHAnsi" w:hAnsiTheme="minorHAnsi" w:cs="Arial"/>
          <w:b/>
          <w:sz w:val="20"/>
          <w:szCs w:val="20"/>
        </w:rPr>
      </w:pPr>
    </w:p>
    <w:p w14:paraId="32EB5C39" w14:textId="77777777" w:rsidR="00727D43" w:rsidRPr="003F421D" w:rsidRDefault="00727D43" w:rsidP="00727D43">
      <w:pPr>
        <w:rPr>
          <w:rFonts w:asciiTheme="minorHAnsi" w:hAnsiTheme="minorHAnsi"/>
          <w:b/>
          <w:sz w:val="20"/>
          <w:szCs w:val="20"/>
        </w:rPr>
      </w:pPr>
      <w:r w:rsidRPr="003F421D">
        <w:rPr>
          <w:rFonts w:asciiTheme="minorHAnsi" w:hAnsiTheme="minorHAnsi"/>
          <w:b/>
          <w:sz w:val="20"/>
          <w:szCs w:val="20"/>
        </w:rPr>
        <w:t>Summary of Steps</w:t>
      </w:r>
    </w:p>
    <w:p w14:paraId="0A3DD233" w14:textId="77777777" w:rsidR="00727D43" w:rsidRPr="00CA5EB0" w:rsidRDefault="00727D43" w:rsidP="00727D43">
      <w:pPr>
        <w:pStyle w:val="ListParagraph"/>
        <w:numPr>
          <w:ilvl w:val="0"/>
          <w:numId w:val="11"/>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p>
    <w:p w14:paraId="00B599B1" w14:textId="77777777" w:rsidR="00727D43" w:rsidRPr="00CA5EB0" w:rsidRDefault="00727D43" w:rsidP="00727D43">
      <w:pPr>
        <w:pStyle w:val="ListParagraph"/>
        <w:numPr>
          <w:ilvl w:val="0"/>
          <w:numId w:val="11"/>
        </w:numPr>
        <w:rPr>
          <w:rFonts w:ascii="Times New Roman" w:hAnsi="Times New Roman"/>
        </w:rPr>
      </w:pPr>
      <w:r>
        <w:rPr>
          <w:rFonts w:ascii="Times New Roman" w:hAnsi="Times New Roman"/>
        </w:rPr>
        <w:t>Script task - Pause 10 seconds</w:t>
      </w:r>
    </w:p>
    <w:p w14:paraId="51D5C064" w14:textId="77777777" w:rsidR="00727D43" w:rsidRPr="00CA5EB0" w:rsidRDefault="00727D43" w:rsidP="00727D43">
      <w:pPr>
        <w:pStyle w:val="ListParagraph"/>
        <w:numPr>
          <w:ilvl w:val="0"/>
          <w:numId w:val="11"/>
        </w:numPr>
        <w:rPr>
          <w:rFonts w:ascii="Times New Roman" w:hAnsi="Times New Roman"/>
        </w:rPr>
      </w:pPr>
      <w:r w:rsidRPr="00CA5EB0">
        <w:rPr>
          <w:rFonts w:ascii="Times New Roman" w:hAnsi="Times New Roman"/>
        </w:rPr>
        <w:t xml:space="preserve">File system task – Backup </w:t>
      </w:r>
      <w:r>
        <w:rPr>
          <w:rFonts w:ascii="Times New Roman" w:hAnsi="Times New Roman"/>
        </w:rPr>
        <w:t>encrypted files</w:t>
      </w:r>
    </w:p>
    <w:p w14:paraId="104292CD" w14:textId="77777777" w:rsidR="00727D43" w:rsidRPr="00CA5EB0" w:rsidRDefault="00727D43" w:rsidP="00727D43">
      <w:pPr>
        <w:widowControl w:val="0"/>
        <w:autoSpaceDE w:val="0"/>
        <w:autoSpaceDN w:val="0"/>
        <w:adjustRightInd w:val="0"/>
        <w:spacing w:after="0" w:line="240" w:lineRule="auto"/>
        <w:rPr>
          <w:rFonts w:ascii="Times New Roman" w:hAnsi="Times New Roman"/>
          <w:b/>
          <w:sz w:val="24"/>
          <w:szCs w:val="24"/>
        </w:rPr>
      </w:pPr>
    </w:p>
    <w:p w14:paraId="65067293" w14:textId="77777777" w:rsidR="00727D43" w:rsidRPr="003F421D" w:rsidRDefault="00727D43" w:rsidP="00727D43">
      <w:pPr>
        <w:rPr>
          <w:rFonts w:asciiTheme="minorHAnsi" w:hAnsiTheme="minorHAnsi"/>
          <w:b/>
          <w:sz w:val="20"/>
          <w:szCs w:val="20"/>
        </w:rPr>
      </w:pPr>
      <w:r w:rsidRPr="003F421D">
        <w:rPr>
          <w:rFonts w:asciiTheme="minorHAnsi" w:hAnsiTheme="minorHAnsi"/>
          <w:b/>
          <w:sz w:val="20"/>
          <w:szCs w:val="20"/>
        </w:rPr>
        <w:t>Details</w:t>
      </w:r>
    </w:p>
    <w:p w14:paraId="436662C5" w14:textId="77777777" w:rsidR="00727D43" w:rsidRPr="00CA5EB0" w:rsidRDefault="00727D43" w:rsidP="00727D43">
      <w:pPr>
        <w:spacing w:after="0"/>
        <w:rPr>
          <w:rFonts w:ascii="Times New Roman" w:hAnsi="Times New Roman"/>
        </w:rPr>
      </w:pPr>
      <w:r w:rsidRPr="00CA5EB0">
        <w:rPr>
          <w:rFonts w:ascii="Times New Roman" w:hAnsi="Times New Roman"/>
        </w:rPr>
        <w:t>Container: For</w:t>
      </w:r>
      <w:r>
        <w:rPr>
          <w:rFonts w:ascii="Times New Roman" w:hAnsi="Times New Roman"/>
        </w:rPr>
        <w:t xml:space="preserve"> </w:t>
      </w:r>
      <w:r w:rsidRPr="00CA5EB0">
        <w:rPr>
          <w:rFonts w:ascii="Times New Roman" w:hAnsi="Times New Roman"/>
        </w:rPr>
        <w:t xml:space="preserve">each  File Loop </w:t>
      </w:r>
    </w:p>
    <w:p w14:paraId="49E7F296" w14:textId="40501AF9" w:rsidR="00727D43" w:rsidRPr="00CA5EB0" w:rsidRDefault="00727D43" w:rsidP="00727D43">
      <w:pPr>
        <w:spacing w:after="0"/>
        <w:ind w:left="1080"/>
        <w:rPr>
          <w:rFonts w:ascii="Times New Roman" w:hAnsi="Times New Roman"/>
        </w:rPr>
      </w:pPr>
      <w:r w:rsidRPr="00CA5EB0">
        <w:rPr>
          <w:rFonts w:ascii="Times New Roman" w:hAnsi="Times New Roman"/>
        </w:rPr>
        <w:t xml:space="preserve">Folder: </w:t>
      </w:r>
      <w:r w:rsidRPr="003B4096">
        <w:rPr>
          <w:rFonts w:ascii="Times New Roman" w:hAnsi="Times New Roman"/>
        </w:rPr>
        <w:t>\\</w:t>
      </w:r>
      <w:r w:rsidR="00D01B11">
        <w:rPr>
          <w:rFonts w:ascii="Times New Roman" w:hAnsi="Times New Roman"/>
        </w:rPr>
        <w:t>UVAAPADSQL50CCO</w:t>
      </w:r>
      <w:r w:rsidRPr="003B4096">
        <w:rPr>
          <w:rFonts w:ascii="Times New Roman" w:hAnsi="Times New Roman"/>
        </w:rPr>
        <w:t>\data\coaching\</w:t>
      </w:r>
      <w:r w:rsidR="00BE2FE1">
        <w:rPr>
          <w:rFonts w:ascii="Times New Roman" w:hAnsi="Times New Roman"/>
        </w:rPr>
        <w:t>Outliers</w:t>
      </w:r>
      <w:r w:rsidRPr="003B4096">
        <w:rPr>
          <w:rFonts w:ascii="Times New Roman" w:hAnsi="Times New Roman"/>
        </w:rPr>
        <w:t>\Encrypt_out\</w:t>
      </w:r>
    </w:p>
    <w:p w14:paraId="62524838" w14:textId="5EB0049C" w:rsidR="00727D43" w:rsidRDefault="00727D43" w:rsidP="00727D43">
      <w:pPr>
        <w:spacing w:after="0"/>
        <w:ind w:left="1080"/>
        <w:rPr>
          <w:rFonts w:ascii="Times New Roman" w:hAnsi="Times New Roman"/>
        </w:rPr>
      </w:pPr>
      <w:r w:rsidRPr="00CA5EB0">
        <w:rPr>
          <w:rFonts w:ascii="Times New Roman" w:hAnsi="Times New Roman"/>
        </w:rPr>
        <w:t xml:space="preserve">Files: </w:t>
      </w:r>
      <w:r w:rsidRPr="003B4096">
        <w:rPr>
          <w:rFonts w:ascii="Times New Roman" w:hAnsi="Times New Roman"/>
        </w:rPr>
        <w:t>eCL</w:t>
      </w:r>
      <w:r w:rsidR="00A57C6F">
        <w:rPr>
          <w:rFonts w:ascii="Times New Roman" w:hAnsi="Times New Roman"/>
        </w:rPr>
        <w:t>_*</w:t>
      </w:r>
      <w:r w:rsidRPr="003B4096">
        <w:rPr>
          <w:rFonts w:ascii="Times New Roman" w:hAnsi="Times New Roman"/>
        </w:rPr>
        <w:t>.encrypt</w:t>
      </w:r>
    </w:p>
    <w:p w14:paraId="09A9837C" w14:textId="77777777" w:rsidR="00727D43" w:rsidRPr="00CA5EB0" w:rsidRDefault="00727D43" w:rsidP="00727D43">
      <w:pPr>
        <w:spacing w:after="0"/>
        <w:ind w:left="1080"/>
        <w:rPr>
          <w:rFonts w:ascii="Times New Roman" w:hAnsi="Times New Roman"/>
        </w:rPr>
      </w:pPr>
      <w:r>
        <w:rPr>
          <w:rFonts w:ascii="Times New Roman" w:hAnsi="Times New Roman"/>
        </w:rPr>
        <w:lastRenderedPageBreak/>
        <w:t>Retrieve file name: Name and Extension</w:t>
      </w:r>
    </w:p>
    <w:p w14:paraId="4725D82E" w14:textId="77777777" w:rsidR="00727D43" w:rsidRPr="00CA5EB0" w:rsidRDefault="00727D43" w:rsidP="00727D43">
      <w:pPr>
        <w:spacing w:after="0"/>
        <w:ind w:left="1080"/>
        <w:rPr>
          <w:rFonts w:ascii="Times New Roman" w:hAnsi="Times New Roman"/>
        </w:rPr>
      </w:pPr>
    </w:p>
    <w:p w14:paraId="11E33607" w14:textId="77777777" w:rsidR="00727D43" w:rsidRDefault="00727D43" w:rsidP="00727D43">
      <w:pPr>
        <w:spacing w:after="0"/>
        <w:ind w:left="1080"/>
        <w:rPr>
          <w:rFonts w:ascii="Times New Roman" w:hAnsi="Times New Roman"/>
        </w:rPr>
      </w:pPr>
    </w:p>
    <w:p w14:paraId="549C71CD" w14:textId="77777777" w:rsidR="00727D43" w:rsidRPr="00CA5EB0" w:rsidRDefault="00727D43" w:rsidP="00727D43">
      <w:pPr>
        <w:pStyle w:val="ListParagraph"/>
        <w:numPr>
          <w:ilvl w:val="0"/>
          <w:numId w:val="13"/>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p>
    <w:p w14:paraId="10C69559"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r w:rsidRPr="003B4096">
        <w:rPr>
          <w:noProof/>
        </w:rPr>
        <w:t xml:space="preserve"> </w:t>
      </w:r>
      <w:r>
        <w:rPr>
          <w:noProof/>
        </w:rPr>
        <w:drawing>
          <wp:inline distT="0" distB="0" distL="0" distR="0" wp14:anchorId="29DEF79E" wp14:editId="69CE27DC">
            <wp:extent cx="5648325" cy="2867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8325" cy="2867025"/>
                    </a:xfrm>
                    <a:prstGeom prst="rect">
                      <a:avLst/>
                    </a:prstGeom>
                  </pic:spPr>
                </pic:pic>
              </a:graphicData>
            </a:graphic>
          </wp:inline>
        </w:drawing>
      </w:r>
    </w:p>
    <w:p w14:paraId="2D5C42F0"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4780AF3A"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rPr>
      </w:pPr>
    </w:p>
    <w:p w14:paraId="2ECF2D32"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5D05AAEF"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D7B6F83" w14:textId="77777777" w:rsidR="00727D43" w:rsidRDefault="00727D43" w:rsidP="00727D43">
      <w:pPr>
        <w:pStyle w:val="ListParagraph"/>
        <w:numPr>
          <w:ilvl w:val="0"/>
          <w:numId w:val="13"/>
        </w:numPr>
        <w:rPr>
          <w:rFonts w:ascii="Times New Roman" w:hAnsi="Times New Roman"/>
        </w:rPr>
      </w:pPr>
      <w:r>
        <w:rPr>
          <w:rFonts w:ascii="Times New Roman" w:hAnsi="Times New Roman"/>
        </w:rPr>
        <w:t>Script  task- Pause 10 secs</w:t>
      </w:r>
    </w:p>
    <w:p w14:paraId="4371C284" w14:textId="77777777" w:rsidR="00727D43" w:rsidRDefault="00727D43" w:rsidP="00727D43">
      <w:pPr>
        <w:ind w:left="720"/>
        <w:rPr>
          <w:rFonts w:ascii="Times New Roman" w:hAnsi="Times New Roman"/>
        </w:rPr>
      </w:pPr>
      <w:r>
        <w:rPr>
          <w:noProof/>
        </w:rPr>
        <w:drawing>
          <wp:inline distT="0" distB="0" distL="0" distR="0" wp14:anchorId="24DC1D5B" wp14:editId="2B5EFE42">
            <wp:extent cx="4762500" cy="1238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1238250"/>
                    </a:xfrm>
                    <a:prstGeom prst="rect">
                      <a:avLst/>
                    </a:prstGeom>
                  </pic:spPr>
                </pic:pic>
              </a:graphicData>
            </a:graphic>
          </wp:inline>
        </w:drawing>
      </w:r>
    </w:p>
    <w:p w14:paraId="7E401831"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7BED129F"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F063A8"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312C14A6"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10 seconds  (*1000)</w:t>
      </w:r>
    </w:p>
    <w:p w14:paraId="0320FE5F"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r>
        <w:rPr>
          <w:rFonts w:ascii="Consolas" w:hAnsi="Consolas" w:cs="Consolas"/>
          <w:color w:val="000000"/>
          <w:sz w:val="19"/>
          <w:szCs w:val="19"/>
        </w:rPr>
        <w:t>(10000);</w:t>
      </w:r>
    </w:p>
    <w:p w14:paraId="23CB42BA"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.Success</w:t>
      </w:r>
      <w:proofErr w:type="spellEnd"/>
      <w:r>
        <w:rPr>
          <w:rFonts w:ascii="Consolas" w:hAnsi="Consolas" w:cs="Consolas"/>
          <w:color w:val="000000"/>
          <w:sz w:val="19"/>
          <w:szCs w:val="19"/>
        </w:rPr>
        <w:t>;</w:t>
      </w:r>
    </w:p>
    <w:p w14:paraId="47CBA699"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C321EF" w14:textId="77777777" w:rsidR="00727D43" w:rsidRPr="00273931" w:rsidRDefault="00727D43" w:rsidP="00727D43">
      <w:pPr>
        <w:rPr>
          <w:rFonts w:ascii="Times New Roman" w:hAnsi="Times New Roman"/>
        </w:rPr>
      </w:pPr>
    </w:p>
    <w:p w14:paraId="5AF9AC4F" w14:textId="77777777" w:rsidR="00727D43" w:rsidRPr="00CA5EB0" w:rsidRDefault="00727D43" w:rsidP="00727D43">
      <w:pPr>
        <w:widowControl w:val="0"/>
        <w:autoSpaceDE w:val="0"/>
        <w:autoSpaceDN w:val="0"/>
        <w:adjustRightInd w:val="0"/>
        <w:spacing w:after="0" w:line="240" w:lineRule="auto"/>
        <w:rPr>
          <w:rFonts w:ascii="Times New Roman" w:hAnsi="Times New Roman"/>
          <w:sz w:val="24"/>
          <w:szCs w:val="24"/>
        </w:rPr>
      </w:pPr>
    </w:p>
    <w:p w14:paraId="37542E6A" w14:textId="77777777" w:rsidR="00727D43" w:rsidRPr="00CA5EB0" w:rsidRDefault="00727D43" w:rsidP="00727D43">
      <w:pPr>
        <w:widowControl w:val="0"/>
        <w:autoSpaceDE w:val="0"/>
        <w:autoSpaceDN w:val="0"/>
        <w:adjustRightInd w:val="0"/>
        <w:spacing w:after="0" w:line="240" w:lineRule="auto"/>
        <w:rPr>
          <w:rFonts w:ascii="Times New Roman" w:hAnsi="Times New Roman"/>
          <w:sz w:val="24"/>
          <w:szCs w:val="24"/>
        </w:rPr>
      </w:pPr>
    </w:p>
    <w:p w14:paraId="33855893" w14:textId="77777777" w:rsidR="00727D43" w:rsidRDefault="00727D43" w:rsidP="00727D43">
      <w:pPr>
        <w:pStyle w:val="ListParagraph"/>
        <w:numPr>
          <w:ilvl w:val="0"/>
          <w:numId w:val="13"/>
        </w:numPr>
        <w:rPr>
          <w:rFonts w:ascii="Times New Roman" w:hAnsi="Times New Roman"/>
        </w:rPr>
      </w:pPr>
      <w:r>
        <w:rPr>
          <w:rFonts w:ascii="Times New Roman" w:hAnsi="Times New Roman"/>
        </w:rPr>
        <w:t>File System task – Backup Encrypted files</w:t>
      </w:r>
    </w:p>
    <w:p w14:paraId="1DA3BE7F" w14:textId="77777777" w:rsidR="00727D43" w:rsidRPr="00273931" w:rsidRDefault="00727D43" w:rsidP="00727D43">
      <w:pPr>
        <w:ind w:left="720"/>
        <w:rPr>
          <w:rFonts w:ascii="Times New Roman" w:hAnsi="Times New Roman"/>
        </w:rPr>
      </w:pPr>
      <w:r>
        <w:rPr>
          <w:noProof/>
        </w:rPr>
        <w:drawing>
          <wp:inline distT="0" distB="0" distL="0" distR="0" wp14:anchorId="764CE76A" wp14:editId="7F56CB9C">
            <wp:extent cx="5734050" cy="2647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050" cy="2647950"/>
                    </a:xfrm>
                    <a:prstGeom prst="rect">
                      <a:avLst/>
                    </a:prstGeom>
                  </pic:spPr>
                </pic:pic>
              </a:graphicData>
            </a:graphic>
          </wp:inline>
        </w:drawing>
      </w:r>
    </w:p>
    <w:p w14:paraId="2DCFBF5E" w14:textId="77777777" w:rsidR="00727D43" w:rsidRDefault="00727D43" w:rsidP="00727D43">
      <w:pPr>
        <w:widowControl w:val="0"/>
        <w:autoSpaceDE w:val="0"/>
        <w:autoSpaceDN w:val="0"/>
        <w:adjustRightInd w:val="0"/>
        <w:spacing w:after="0" w:line="240" w:lineRule="auto"/>
        <w:rPr>
          <w:rFonts w:ascii="Times New Roman" w:hAnsi="Times New Roman"/>
        </w:rPr>
      </w:pPr>
    </w:p>
    <w:p w14:paraId="15ED3997" w14:textId="77777777" w:rsidR="00727D43" w:rsidRDefault="00727D43" w:rsidP="00727D43">
      <w:pPr>
        <w:widowControl w:val="0"/>
        <w:autoSpaceDE w:val="0"/>
        <w:autoSpaceDN w:val="0"/>
        <w:adjustRightInd w:val="0"/>
        <w:spacing w:after="0" w:line="240" w:lineRule="auto"/>
        <w:rPr>
          <w:rFonts w:ascii="Times New Roman" w:hAnsi="Times New Roman"/>
        </w:rPr>
      </w:pPr>
    </w:p>
    <w:p w14:paraId="48C7116C" w14:textId="77777777" w:rsidR="00727D43" w:rsidRDefault="00727D43" w:rsidP="00727D43">
      <w:pPr>
        <w:widowControl w:val="0"/>
        <w:autoSpaceDE w:val="0"/>
        <w:autoSpaceDN w:val="0"/>
        <w:adjustRightInd w:val="0"/>
        <w:spacing w:after="0" w:line="240" w:lineRule="auto"/>
        <w:rPr>
          <w:rFonts w:ascii="Times New Roman" w:hAnsi="Times New Roman"/>
        </w:rPr>
      </w:pPr>
    </w:p>
    <w:p w14:paraId="4E135C03" w14:textId="02E535D0" w:rsidR="00A90C3F" w:rsidRPr="0095359C" w:rsidRDefault="00A90C3F" w:rsidP="00DF3CBB">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112" w:author="Palacherla, Susmitha C" w:date="2024-08-25T16:18:00Z">
          <w:pPr>
            <w:pStyle w:val="ListParagraph"/>
            <w:widowControl w:val="0"/>
            <w:numPr>
              <w:ilvl w:val="4"/>
              <w:numId w:val="57"/>
            </w:numPr>
            <w:autoSpaceDE w:val="0"/>
            <w:autoSpaceDN w:val="0"/>
            <w:adjustRightInd w:val="0"/>
            <w:spacing w:after="0" w:line="240" w:lineRule="auto"/>
            <w:ind w:left="2232" w:hanging="792"/>
          </w:pPr>
        </w:pPrChange>
      </w:pPr>
      <w:r w:rsidRPr="0095359C">
        <w:rPr>
          <w:rFonts w:asciiTheme="minorHAnsi" w:hAnsiTheme="minorHAnsi" w:cs="Arial"/>
          <w:b/>
          <w:sz w:val="20"/>
          <w:szCs w:val="20"/>
        </w:rPr>
        <w:t xml:space="preserve">For each </w:t>
      </w:r>
      <w:r>
        <w:rPr>
          <w:rFonts w:asciiTheme="minorHAnsi" w:hAnsiTheme="minorHAnsi" w:cs="Arial"/>
          <w:b/>
          <w:sz w:val="20"/>
          <w:szCs w:val="20"/>
        </w:rPr>
        <w:t>Unexpected File</w:t>
      </w:r>
      <w:r w:rsidRPr="0095359C">
        <w:rPr>
          <w:rFonts w:asciiTheme="minorHAnsi" w:hAnsiTheme="minorHAnsi" w:cs="Arial"/>
          <w:b/>
          <w:sz w:val="20"/>
          <w:szCs w:val="20"/>
        </w:rPr>
        <w:t xml:space="preserve"> </w:t>
      </w:r>
    </w:p>
    <w:p w14:paraId="17F44596" w14:textId="77777777" w:rsidR="00727D43" w:rsidRDefault="00727D43" w:rsidP="00727D43">
      <w:pPr>
        <w:widowControl w:val="0"/>
        <w:autoSpaceDE w:val="0"/>
        <w:autoSpaceDN w:val="0"/>
        <w:adjustRightInd w:val="0"/>
        <w:spacing w:after="0" w:line="240" w:lineRule="auto"/>
        <w:rPr>
          <w:rFonts w:ascii="Times New Roman" w:hAnsi="Times New Roman"/>
        </w:rPr>
      </w:pPr>
    </w:p>
    <w:p w14:paraId="111E4DCF" w14:textId="77777777" w:rsidR="00727D43" w:rsidRDefault="00727D43" w:rsidP="00727D43">
      <w:pPr>
        <w:widowControl w:val="0"/>
        <w:autoSpaceDE w:val="0"/>
        <w:autoSpaceDN w:val="0"/>
        <w:adjustRightInd w:val="0"/>
        <w:spacing w:after="0" w:line="240" w:lineRule="auto"/>
        <w:rPr>
          <w:rFonts w:ascii="Times New Roman" w:hAnsi="Times New Roman"/>
        </w:rPr>
      </w:pPr>
    </w:p>
    <w:p w14:paraId="41EF649F" w14:textId="77777777" w:rsidR="003B7554" w:rsidRPr="003F421D" w:rsidRDefault="003B7554" w:rsidP="003B7554">
      <w:pPr>
        <w:rPr>
          <w:rFonts w:asciiTheme="minorHAnsi" w:hAnsiTheme="minorHAnsi"/>
          <w:b/>
          <w:sz w:val="20"/>
          <w:szCs w:val="20"/>
        </w:rPr>
      </w:pPr>
      <w:r w:rsidRPr="003F421D">
        <w:rPr>
          <w:rFonts w:asciiTheme="minorHAnsi" w:hAnsiTheme="minorHAnsi"/>
          <w:b/>
          <w:sz w:val="20"/>
          <w:szCs w:val="20"/>
        </w:rPr>
        <w:t>Summary of Steps</w:t>
      </w:r>
    </w:p>
    <w:p w14:paraId="17F411CA" w14:textId="413FAD17" w:rsidR="003B7554" w:rsidRPr="00CA5EB0" w:rsidRDefault="003B7554" w:rsidP="00817B03">
      <w:pPr>
        <w:pStyle w:val="ListParagraph"/>
        <w:numPr>
          <w:ilvl w:val="0"/>
          <w:numId w:val="50"/>
        </w:numPr>
        <w:rPr>
          <w:rFonts w:ascii="Times New Roman" w:hAnsi="Times New Roman"/>
        </w:rPr>
      </w:pPr>
      <w:bookmarkStart w:id="113" w:name="_Hlk154663788"/>
      <w:r>
        <w:rPr>
          <w:rFonts w:ascii="Times New Roman" w:hAnsi="Times New Roman"/>
        </w:rPr>
        <w:t>SQL</w:t>
      </w:r>
      <w:r w:rsidRPr="00CA5EB0">
        <w:rPr>
          <w:rFonts w:ascii="Times New Roman" w:hAnsi="Times New Roman"/>
        </w:rPr>
        <w:t xml:space="preserve"> task – </w:t>
      </w:r>
      <w:r>
        <w:rPr>
          <w:rFonts w:ascii="Times New Roman" w:hAnsi="Times New Roman"/>
        </w:rPr>
        <w:t>Fetch Report Code</w:t>
      </w:r>
    </w:p>
    <w:p w14:paraId="095B26B0" w14:textId="4B4C45EA" w:rsidR="003B7554" w:rsidRPr="00CA5EB0" w:rsidRDefault="003B7554" w:rsidP="00817B03">
      <w:pPr>
        <w:pStyle w:val="ListParagraph"/>
        <w:numPr>
          <w:ilvl w:val="0"/>
          <w:numId w:val="50"/>
        </w:numPr>
        <w:rPr>
          <w:rFonts w:ascii="Times New Roman" w:hAnsi="Times New Roman"/>
        </w:rPr>
      </w:pPr>
      <w:r>
        <w:rPr>
          <w:rFonts w:ascii="Times New Roman" w:hAnsi="Times New Roman"/>
        </w:rPr>
        <w:t>Email task – Send Notification</w:t>
      </w:r>
    </w:p>
    <w:p w14:paraId="08E7D92D" w14:textId="4E1725D1" w:rsidR="003B7554" w:rsidRPr="00CA5EB0" w:rsidRDefault="003B7554" w:rsidP="00817B03">
      <w:pPr>
        <w:pStyle w:val="ListParagraph"/>
        <w:numPr>
          <w:ilvl w:val="0"/>
          <w:numId w:val="50"/>
        </w:numPr>
        <w:rPr>
          <w:rFonts w:ascii="Times New Roman" w:hAnsi="Times New Roman"/>
        </w:rPr>
      </w:pPr>
      <w:r w:rsidRPr="00CA5EB0">
        <w:rPr>
          <w:rFonts w:ascii="Times New Roman" w:hAnsi="Times New Roman"/>
        </w:rPr>
        <w:t xml:space="preserve">File system task – </w:t>
      </w:r>
      <w:r>
        <w:rPr>
          <w:rFonts w:ascii="Times New Roman" w:hAnsi="Times New Roman"/>
        </w:rPr>
        <w:t>Delete File(s)</w:t>
      </w:r>
    </w:p>
    <w:bookmarkEnd w:id="113"/>
    <w:p w14:paraId="41833F68" w14:textId="77777777" w:rsidR="003B7554" w:rsidRPr="00CA5EB0" w:rsidRDefault="003B7554" w:rsidP="003B7554">
      <w:pPr>
        <w:widowControl w:val="0"/>
        <w:autoSpaceDE w:val="0"/>
        <w:autoSpaceDN w:val="0"/>
        <w:adjustRightInd w:val="0"/>
        <w:spacing w:after="0" w:line="240" w:lineRule="auto"/>
        <w:rPr>
          <w:rFonts w:ascii="Times New Roman" w:hAnsi="Times New Roman"/>
          <w:b/>
          <w:sz w:val="24"/>
          <w:szCs w:val="24"/>
        </w:rPr>
      </w:pPr>
    </w:p>
    <w:p w14:paraId="63244B20" w14:textId="77777777" w:rsidR="003B7554" w:rsidRPr="003F421D" w:rsidRDefault="003B7554" w:rsidP="003B7554">
      <w:pPr>
        <w:rPr>
          <w:rFonts w:asciiTheme="minorHAnsi" w:hAnsiTheme="minorHAnsi"/>
          <w:b/>
          <w:sz w:val="20"/>
          <w:szCs w:val="20"/>
        </w:rPr>
      </w:pPr>
      <w:r w:rsidRPr="003F421D">
        <w:rPr>
          <w:rFonts w:asciiTheme="minorHAnsi" w:hAnsiTheme="minorHAnsi"/>
          <w:b/>
          <w:sz w:val="20"/>
          <w:szCs w:val="20"/>
        </w:rPr>
        <w:t>Details</w:t>
      </w:r>
    </w:p>
    <w:p w14:paraId="2B73CC19" w14:textId="77777777" w:rsidR="003B7554" w:rsidRPr="0095359C" w:rsidRDefault="003B7554" w:rsidP="003B7554">
      <w:pPr>
        <w:spacing w:after="0"/>
        <w:ind w:left="1080"/>
        <w:rPr>
          <w:rFonts w:asciiTheme="minorHAnsi" w:hAnsiTheme="minorHAnsi"/>
          <w:sz w:val="20"/>
          <w:szCs w:val="20"/>
        </w:rPr>
      </w:pPr>
      <w:r w:rsidRPr="0095359C">
        <w:rPr>
          <w:rFonts w:asciiTheme="minorHAnsi" w:hAnsiTheme="minorHAnsi"/>
          <w:sz w:val="20"/>
          <w:szCs w:val="20"/>
        </w:rPr>
        <w:t>Container: Foreach Loop</w:t>
      </w:r>
    </w:p>
    <w:p w14:paraId="1469A0C5" w14:textId="77777777" w:rsidR="003B7554" w:rsidRPr="0095359C" w:rsidRDefault="003B7554" w:rsidP="003B7554">
      <w:pPr>
        <w:spacing w:after="0"/>
        <w:ind w:left="1080"/>
        <w:rPr>
          <w:rFonts w:asciiTheme="minorHAnsi" w:hAnsiTheme="minorHAnsi"/>
          <w:sz w:val="20"/>
          <w:szCs w:val="20"/>
        </w:rPr>
      </w:pPr>
      <w:r w:rsidRPr="0095359C">
        <w:rPr>
          <w:rFonts w:asciiTheme="minorHAnsi" w:hAnsiTheme="minorHAnsi"/>
          <w:sz w:val="20"/>
          <w:szCs w:val="20"/>
        </w:rPr>
        <w:t xml:space="preserve">Folder: </w:t>
      </w:r>
      <w:r w:rsidRPr="00E705FE">
        <w:rPr>
          <w:rFonts w:asciiTheme="minorHAnsi" w:hAnsiTheme="minorHAnsi"/>
          <w:sz w:val="20"/>
          <w:szCs w:val="20"/>
        </w:rPr>
        <w:t>\\</w:t>
      </w:r>
      <w:r>
        <w:rPr>
          <w:rFonts w:asciiTheme="minorHAnsi" w:hAnsiTheme="minorHAnsi"/>
          <w:sz w:val="20"/>
          <w:szCs w:val="20"/>
        </w:rPr>
        <w:t>UVAADADSQL50CCO</w:t>
      </w:r>
      <w:r w:rsidRPr="00E705FE">
        <w:rPr>
          <w:rFonts w:asciiTheme="minorHAnsi" w:hAnsiTheme="minorHAnsi"/>
          <w:sz w:val="20"/>
          <w:szCs w:val="20"/>
        </w:rPr>
        <w:t>\data\coaching\Outliers\Decrypt_out\</w:t>
      </w:r>
      <w:r w:rsidRPr="00E705FE" w:rsidDel="00E705FE">
        <w:rPr>
          <w:rFonts w:asciiTheme="minorHAnsi" w:hAnsiTheme="minorHAnsi"/>
          <w:sz w:val="20"/>
          <w:szCs w:val="20"/>
        </w:rPr>
        <w:t xml:space="preserve"> </w:t>
      </w:r>
    </w:p>
    <w:p w14:paraId="33495632" w14:textId="77777777" w:rsidR="003B7554" w:rsidRPr="0095359C" w:rsidRDefault="003B7554" w:rsidP="003B7554">
      <w:pPr>
        <w:spacing w:after="0"/>
        <w:ind w:left="1080"/>
        <w:rPr>
          <w:rFonts w:asciiTheme="minorHAnsi" w:hAnsiTheme="minorHAnsi"/>
          <w:sz w:val="20"/>
          <w:szCs w:val="20"/>
        </w:rPr>
      </w:pPr>
      <w:r w:rsidRPr="0095359C">
        <w:rPr>
          <w:rFonts w:asciiTheme="minorHAnsi" w:hAnsiTheme="minorHAnsi"/>
          <w:sz w:val="20"/>
          <w:szCs w:val="20"/>
        </w:rPr>
        <w:lastRenderedPageBreak/>
        <w:t>Files: eCL_Outlier_Feed_LCS*.csv</w:t>
      </w:r>
    </w:p>
    <w:p w14:paraId="22C5B19D" w14:textId="77777777" w:rsidR="003B7554" w:rsidRPr="00CA5EB0" w:rsidRDefault="003B7554" w:rsidP="003B7554">
      <w:pPr>
        <w:spacing w:after="0"/>
        <w:ind w:left="1080"/>
        <w:rPr>
          <w:rFonts w:ascii="Times New Roman" w:hAnsi="Times New Roman"/>
        </w:rPr>
      </w:pPr>
      <w:r>
        <w:rPr>
          <w:rFonts w:ascii="Times New Roman" w:hAnsi="Times New Roman"/>
        </w:rPr>
        <w:t>Retrieve file name: Name and Extension</w:t>
      </w:r>
    </w:p>
    <w:p w14:paraId="153B8BDC" w14:textId="77777777" w:rsidR="003B7554" w:rsidRPr="00CA5EB0" w:rsidRDefault="003B7554" w:rsidP="003B7554">
      <w:pPr>
        <w:spacing w:after="0"/>
        <w:ind w:left="1080"/>
        <w:rPr>
          <w:rFonts w:ascii="Times New Roman" w:hAnsi="Times New Roman"/>
        </w:rPr>
      </w:pPr>
    </w:p>
    <w:p w14:paraId="287136C3" w14:textId="77777777" w:rsidR="003B7554" w:rsidRDefault="003B7554" w:rsidP="003B7554">
      <w:pPr>
        <w:spacing w:after="0"/>
        <w:ind w:left="1080"/>
        <w:rPr>
          <w:rFonts w:ascii="Times New Roman" w:hAnsi="Times New Roman"/>
        </w:rPr>
      </w:pPr>
    </w:p>
    <w:p w14:paraId="42838179" w14:textId="38537763" w:rsidR="003B7554" w:rsidRDefault="003B7554" w:rsidP="003B7554">
      <w:pPr>
        <w:pStyle w:val="ListParagraph"/>
        <w:numPr>
          <w:ilvl w:val="0"/>
          <w:numId w:val="53"/>
        </w:numPr>
        <w:rPr>
          <w:rFonts w:ascii="Times New Roman" w:hAnsi="Times New Roman"/>
        </w:rPr>
      </w:pPr>
      <w:r>
        <w:rPr>
          <w:rFonts w:ascii="Times New Roman" w:hAnsi="Times New Roman"/>
        </w:rPr>
        <w:t>SQL</w:t>
      </w:r>
      <w:r w:rsidRPr="00CA5EB0">
        <w:rPr>
          <w:rFonts w:ascii="Times New Roman" w:hAnsi="Times New Roman"/>
        </w:rPr>
        <w:t xml:space="preserve"> task – </w:t>
      </w:r>
      <w:r>
        <w:rPr>
          <w:rFonts w:ascii="Times New Roman" w:hAnsi="Times New Roman"/>
        </w:rPr>
        <w:t>Fetch Report Code</w:t>
      </w:r>
    </w:p>
    <w:p w14:paraId="7517D825" w14:textId="2ED7800D" w:rsidR="003B7554" w:rsidRDefault="003B7554" w:rsidP="003B7554">
      <w:pPr>
        <w:rPr>
          <w:rFonts w:ascii="Times New Roman" w:hAnsi="Times New Roman"/>
        </w:rPr>
      </w:pPr>
      <w:r>
        <w:rPr>
          <w:noProof/>
        </w:rPr>
        <w:drawing>
          <wp:inline distT="0" distB="0" distL="0" distR="0" wp14:anchorId="021615AD" wp14:editId="7587ADA7">
            <wp:extent cx="5943600" cy="44672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7225"/>
                    </a:xfrm>
                    <a:prstGeom prst="rect">
                      <a:avLst/>
                    </a:prstGeom>
                  </pic:spPr>
                </pic:pic>
              </a:graphicData>
            </a:graphic>
          </wp:inline>
        </w:drawing>
      </w:r>
    </w:p>
    <w:p w14:paraId="79D6026A" w14:textId="77777777" w:rsidR="00A10E33" w:rsidRPr="00817B03" w:rsidRDefault="00A10E33" w:rsidP="00817B03">
      <w:pPr>
        <w:spacing w:line="240" w:lineRule="auto"/>
        <w:rPr>
          <w:rFonts w:ascii="Times New Roman" w:hAnsi="Times New Roman"/>
          <w:sz w:val="20"/>
          <w:szCs w:val="20"/>
        </w:rPr>
      </w:pPr>
      <w:r w:rsidRPr="00817B03">
        <w:rPr>
          <w:rFonts w:ascii="Times New Roman" w:hAnsi="Times New Roman"/>
          <w:sz w:val="20"/>
          <w:szCs w:val="20"/>
        </w:rPr>
        <w:t xml:space="preserve">Declare @FileName nvarchar(100), @FileName1 nvarchar(100) </w:t>
      </w:r>
    </w:p>
    <w:p w14:paraId="22278E53" w14:textId="77777777" w:rsidR="00A10E33" w:rsidRPr="00817B03" w:rsidRDefault="00A10E33" w:rsidP="00817B03">
      <w:pPr>
        <w:spacing w:line="240" w:lineRule="auto"/>
        <w:rPr>
          <w:rFonts w:ascii="Times New Roman" w:hAnsi="Times New Roman"/>
          <w:sz w:val="20"/>
          <w:szCs w:val="20"/>
        </w:rPr>
      </w:pPr>
    </w:p>
    <w:p w14:paraId="628BDCB1" w14:textId="77777777" w:rsidR="00A10E33" w:rsidRPr="00817B03" w:rsidRDefault="00A10E33" w:rsidP="00817B03">
      <w:pPr>
        <w:spacing w:line="240" w:lineRule="auto"/>
        <w:rPr>
          <w:rFonts w:ascii="Times New Roman" w:hAnsi="Times New Roman"/>
          <w:sz w:val="20"/>
          <w:szCs w:val="20"/>
        </w:rPr>
      </w:pPr>
    </w:p>
    <w:p w14:paraId="2A9E6AA3" w14:textId="77777777" w:rsidR="00A10E33" w:rsidRPr="00817B03" w:rsidRDefault="00A10E33" w:rsidP="00817B03">
      <w:pPr>
        <w:spacing w:line="240" w:lineRule="auto"/>
        <w:rPr>
          <w:rFonts w:ascii="Times New Roman" w:hAnsi="Times New Roman"/>
          <w:sz w:val="20"/>
          <w:szCs w:val="20"/>
        </w:rPr>
      </w:pPr>
      <w:r w:rsidRPr="00817B03">
        <w:rPr>
          <w:rFonts w:ascii="Times New Roman" w:hAnsi="Times New Roman"/>
          <w:sz w:val="20"/>
          <w:szCs w:val="20"/>
        </w:rPr>
        <w:t>SELECT TOP 1 [ReportCode] FROM</w:t>
      </w:r>
    </w:p>
    <w:p w14:paraId="1A6DBE1E" w14:textId="77777777" w:rsidR="00A10E33" w:rsidRPr="00817B03" w:rsidRDefault="00A10E33" w:rsidP="00817B03">
      <w:pPr>
        <w:spacing w:line="240" w:lineRule="auto"/>
        <w:rPr>
          <w:rFonts w:ascii="Times New Roman" w:hAnsi="Times New Roman"/>
          <w:sz w:val="20"/>
          <w:szCs w:val="20"/>
        </w:rPr>
      </w:pPr>
      <w:r w:rsidRPr="00817B03">
        <w:rPr>
          <w:rFonts w:ascii="Times New Roman" w:hAnsi="Times New Roman"/>
          <w:sz w:val="20"/>
          <w:szCs w:val="20"/>
        </w:rPr>
        <w:lastRenderedPageBreak/>
        <w:t>(SELECT  TOP 1 [ReportCode] FROM [EC].[</w:t>
      </w:r>
      <w:proofErr w:type="spellStart"/>
      <w:r w:rsidRPr="00817B03">
        <w:rPr>
          <w:rFonts w:ascii="Times New Roman" w:hAnsi="Times New Roman"/>
          <w:sz w:val="20"/>
          <w:szCs w:val="20"/>
        </w:rPr>
        <w:t>Feed_Contacts</w:t>
      </w:r>
      <w:proofErr w:type="spellEnd"/>
      <w:r w:rsidRPr="00817B03">
        <w:rPr>
          <w:rFonts w:ascii="Times New Roman" w:hAnsi="Times New Roman"/>
          <w:sz w:val="20"/>
          <w:szCs w:val="20"/>
        </w:rPr>
        <w:t>]</w:t>
      </w:r>
    </w:p>
    <w:p w14:paraId="7F2342A3" w14:textId="77777777" w:rsidR="00A10E33" w:rsidRPr="00817B03" w:rsidRDefault="00A10E33" w:rsidP="00817B03">
      <w:pPr>
        <w:spacing w:line="240" w:lineRule="auto"/>
        <w:rPr>
          <w:rFonts w:ascii="Times New Roman" w:hAnsi="Times New Roman"/>
          <w:sz w:val="20"/>
          <w:szCs w:val="20"/>
        </w:rPr>
      </w:pPr>
      <w:r w:rsidRPr="00817B03">
        <w:rPr>
          <w:rFonts w:ascii="Times New Roman" w:hAnsi="Times New Roman"/>
          <w:sz w:val="20"/>
          <w:szCs w:val="20"/>
        </w:rPr>
        <w:t>WHERE (CHARINDEX([ReportCode], ? ) &gt; 0 AND CHARINDEX('Outlier', ? ) &gt; 0)</w:t>
      </w:r>
    </w:p>
    <w:p w14:paraId="06C05AD5" w14:textId="77777777" w:rsidR="00A10E33" w:rsidRPr="00817B03" w:rsidRDefault="00A10E33" w:rsidP="00817B03">
      <w:pPr>
        <w:spacing w:line="240" w:lineRule="auto"/>
        <w:rPr>
          <w:rFonts w:ascii="Times New Roman" w:hAnsi="Times New Roman"/>
          <w:sz w:val="20"/>
          <w:szCs w:val="20"/>
        </w:rPr>
      </w:pPr>
      <w:r w:rsidRPr="00817B03">
        <w:rPr>
          <w:rFonts w:ascii="Times New Roman" w:hAnsi="Times New Roman"/>
          <w:sz w:val="20"/>
          <w:szCs w:val="20"/>
        </w:rPr>
        <w:t>UNION ALL</w:t>
      </w:r>
    </w:p>
    <w:p w14:paraId="1C695B59" w14:textId="77777777" w:rsidR="00A10E33" w:rsidRPr="00817B03" w:rsidRDefault="00A10E33" w:rsidP="00817B03">
      <w:pPr>
        <w:spacing w:line="240" w:lineRule="auto"/>
        <w:rPr>
          <w:rFonts w:ascii="Times New Roman" w:hAnsi="Times New Roman"/>
          <w:sz w:val="20"/>
          <w:szCs w:val="20"/>
        </w:rPr>
      </w:pPr>
      <w:r w:rsidRPr="00817B03">
        <w:rPr>
          <w:rFonts w:ascii="Times New Roman" w:hAnsi="Times New Roman"/>
          <w:sz w:val="20"/>
          <w:szCs w:val="20"/>
        </w:rPr>
        <w:t>SELECT DISTINCT 'Unknown' AS [ReportCode] FROM [EC].[</w:t>
      </w:r>
      <w:proofErr w:type="spellStart"/>
      <w:r w:rsidRPr="00817B03">
        <w:rPr>
          <w:rFonts w:ascii="Times New Roman" w:hAnsi="Times New Roman"/>
          <w:sz w:val="20"/>
          <w:szCs w:val="20"/>
        </w:rPr>
        <w:t>Feed_Contacts</w:t>
      </w:r>
      <w:proofErr w:type="spellEnd"/>
      <w:r w:rsidRPr="00817B03">
        <w:rPr>
          <w:rFonts w:ascii="Times New Roman" w:hAnsi="Times New Roman"/>
          <w:sz w:val="20"/>
          <w:szCs w:val="20"/>
        </w:rPr>
        <w:t xml:space="preserve">] ) </w:t>
      </w:r>
      <w:proofErr w:type="spellStart"/>
      <w:r w:rsidRPr="00817B03">
        <w:rPr>
          <w:rFonts w:ascii="Times New Roman" w:hAnsi="Times New Roman"/>
          <w:sz w:val="20"/>
          <w:szCs w:val="20"/>
        </w:rPr>
        <w:t>pocs</w:t>
      </w:r>
      <w:proofErr w:type="spellEnd"/>
    </w:p>
    <w:p w14:paraId="1C5838DC" w14:textId="10E22121" w:rsidR="00A10E33" w:rsidRPr="00817B03" w:rsidRDefault="00A10E33" w:rsidP="00817B03">
      <w:pPr>
        <w:spacing w:line="240" w:lineRule="auto"/>
        <w:rPr>
          <w:rFonts w:ascii="Times New Roman" w:hAnsi="Times New Roman"/>
          <w:sz w:val="20"/>
          <w:szCs w:val="20"/>
        </w:rPr>
      </w:pPr>
      <w:r w:rsidRPr="00817B03">
        <w:rPr>
          <w:rFonts w:ascii="Times New Roman" w:hAnsi="Times New Roman"/>
          <w:sz w:val="20"/>
          <w:szCs w:val="20"/>
        </w:rPr>
        <w:t>ORDER BY CASE WHEN  [ReportCode] = 'Unknown' THEN 2 ELSE 1 END</w:t>
      </w:r>
    </w:p>
    <w:p w14:paraId="734FA079" w14:textId="77777777" w:rsidR="00A10E33" w:rsidRDefault="00A10E33" w:rsidP="003B7554">
      <w:pPr>
        <w:rPr>
          <w:rFonts w:ascii="Times New Roman" w:hAnsi="Times New Roman"/>
        </w:rPr>
      </w:pPr>
    </w:p>
    <w:p w14:paraId="5FE0B267" w14:textId="7962F5FC" w:rsidR="003B7554" w:rsidRDefault="003B7554" w:rsidP="003B7554">
      <w:pPr>
        <w:rPr>
          <w:rFonts w:ascii="Times New Roman" w:hAnsi="Times New Roman"/>
        </w:rPr>
      </w:pPr>
      <w:r>
        <w:rPr>
          <w:noProof/>
        </w:rPr>
        <w:drawing>
          <wp:inline distT="0" distB="0" distL="0" distR="0" wp14:anchorId="0D41CEA8" wp14:editId="1A56161A">
            <wp:extent cx="5943600" cy="18999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99920"/>
                    </a:xfrm>
                    <a:prstGeom prst="rect">
                      <a:avLst/>
                    </a:prstGeom>
                  </pic:spPr>
                </pic:pic>
              </a:graphicData>
            </a:graphic>
          </wp:inline>
        </w:drawing>
      </w:r>
    </w:p>
    <w:p w14:paraId="6483CABE" w14:textId="56473C03" w:rsidR="003B7554" w:rsidRDefault="003B7554" w:rsidP="003B7554">
      <w:pPr>
        <w:rPr>
          <w:rFonts w:ascii="Times New Roman" w:hAnsi="Times New Roman"/>
        </w:rPr>
      </w:pPr>
      <w:r>
        <w:rPr>
          <w:noProof/>
        </w:rPr>
        <w:drawing>
          <wp:inline distT="0" distB="0" distL="0" distR="0" wp14:anchorId="5696E07A" wp14:editId="7E1DE569">
            <wp:extent cx="5943600" cy="197548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75485"/>
                    </a:xfrm>
                    <a:prstGeom prst="rect">
                      <a:avLst/>
                    </a:prstGeom>
                  </pic:spPr>
                </pic:pic>
              </a:graphicData>
            </a:graphic>
          </wp:inline>
        </w:drawing>
      </w:r>
    </w:p>
    <w:p w14:paraId="05D62123" w14:textId="17F36934" w:rsidR="003B7554" w:rsidRDefault="003B7554" w:rsidP="003B7554">
      <w:pPr>
        <w:rPr>
          <w:rFonts w:ascii="Times New Roman" w:hAnsi="Times New Roman"/>
        </w:rPr>
      </w:pPr>
    </w:p>
    <w:p w14:paraId="62A258DC" w14:textId="77777777" w:rsidR="003B7554" w:rsidRPr="00817B03" w:rsidRDefault="003B7554" w:rsidP="00817B03">
      <w:pPr>
        <w:rPr>
          <w:rFonts w:ascii="Times New Roman" w:hAnsi="Times New Roman"/>
        </w:rPr>
      </w:pPr>
    </w:p>
    <w:p w14:paraId="4A0AE53C" w14:textId="737301E7" w:rsidR="003B7554" w:rsidRDefault="003B7554" w:rsidP="003B7554">
      <w:pPr>
        <w:pStyle w:val="ListParagraph"/>
        <w:numPr>
          <w:ilvl w:val="0"/>
          <w:numId w:val="53"/>
        </w:numPr>
        <w:rPr>
          <w:rFonts w:ascii="Times New Roman" w:hAnsi="Times New Roman"/>
        </w:rPr>
      </w:pPr>
      <w:r>
        <w:rPr>
          <w:rFonts w:ascii="Times New Roman" w:hAnsi="Times New Roman"/>
        </w:rPr>
        <w:t>Email task – Send Notification</w:t>
      </w:r>
    </w:p>
    <w:p w14:paraId="1E1CFA26" w14:textId="3E4AE587" w:rsidR="003B7554" w:rsidRDefault="003B7554" w:rsidP="003B7554">
      <w:pPr>
        <w:rPr>
          <w:rFonts w:ascii="Times New Roman" w:hAnsi="Times New Roman"/>
        </w:rPr>
      </w:pPr>
      <w:r>
        <w:rPr>
          <w:noProof/>
        </w:rPr>
        <w:lastRenderedPageBreak/>
        <w:drawing>
          <wp:inline distT="0" distB="0" distL="0" distR="0" wp14:anchorId="158DD3E0" wp14:editId="74F179A8">
            <wp:extent cx="5943600" cy="1914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14525"/>
                    </a:xfrm>
                    <a:prstGeom prst="rect">
                      <a:avLst/>
                    </a:prstGeom>
                  </pic:spPr>
                </pic:pic>
              </a:graphicData>
            </a:graphic>
          </wp:inline>
        </w:drawing>
      </w:r>
    </w:p>
    <w:p w14:paraId="5A54437C" w14:textId="4248F47D" w:rsidR="003B7554" w:rsidRDefault="003B7554" w:rsidP="003B7554">
      <w:pPr>
        <w:rPr>
          <w:rFonts w:ascii="Times New Roman" w:hAnsi="Times New Roman"/>
        </w:rPr>
      </w:pPr>
      <w:r>
        <w:rPr>
          <w:noProof/>
        </w:rPr>
        <w:drawing>
          <wp:inline distT="0" distB="0" distL="0" distR="0" wp14:anchorId="7CF8D21D" wp14:editId="21B63F14">
            <wp:extent cx="5943600" cy="28994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9410"/>
                    </a:xfrm>
                    <a:prstGeom prst="rect">
                      <a:avLst/>
                    </a:prstGeom>
                  </pic:spPr>
                </pic:pic>
              </a:graphicData>
            </a:graphic>
          </wp:inline>
        </w:drawing>
      </w:r>
    </w:p>
    <w:p w14:paraId="03D833A2" w14:textId="7C63085D" w:rsidR="003B7554" w:rsidRDefault="000713CC" w:rsidP="003B7554">
      <w:pPr>
        <w:rPr>
          <w:rFonts w:ascii="Times New Roman" w:hAnsi="Times New Roman"/>
        </w:rPr>
      </w:pPr>
      <w:r>
        <w:rPr>
          <w:noProof/>
        </w:rPr>
        <w:lastRenderedPageBreak/>
        <w:drawing>
          <wp:inline distT="0" distB="0" distL="0" distR="0" wp14:anchorId="7E44CB8C" wp14:editId="6779D38B">
            <wp:extent cx="5943600" cy="197231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72310"/>
                    </a:xfrm>
                    <a:prstGeom prst="rect">
                      <a:avLst/>
                    </a:prstGeom>
                  </pic:spPr>
                </pic:pic>
              </a:graphicData>
            </a:graphic>
          </wp:inline>
        </w:drawing>
      </w:r>
    </w:p>
    <w:p w14:paraId="1F090651" w14:textId="77777777" w:rsidR="003B7554" w:rsidRPr="00CA5EB0" w:rsidRDefault="003B7554" w:rsidP="00817B03">
      <w:pPr>
        <w:pStyle w:val="ListParagraph"/>
        <w:numPr>
          <w:ilvl w:val="0"/>
          <w:numId w:val="53"/>
        </w:numPr>
        <w:rPr>
          <w:rFonts w:ascii="Times New Roman" w:hAnsi="Times New Roman"/>
        </w:rPr>
      </w:pPr>
      <w:r w:rsidRPr="00CA5EB0">
        <w:rPr>
          <w:rFonts w:ascii="Times New Roman" w:hAnsi="Times New Roman"/>
        </w:rPr>
        <w:t xml:space="preserve">File system task – </w:t>
      </w:r>
      <w:r>
        <w:rPr>
          <w:rFonts w:ascii="Times New Roman" w:hAnsi="Times New Roman"/>
        </w:rPr>
        <w:t>Delete File(s)</w:t>
      </w:r>
    </w:p>
    <w:p w14:paraId="567864EB" w14:textId="2F6A6E24" w:rsidR="003B7554" w:rsidRPr="00CA5EB0" w:rsidRDefault="003B7554" w:rsidP="003B7554">
      <w:pPr>
        <w:widowControl w:val="0"/>
        <w:autoSpaceDE w:val="0"/>
        <w:autoSpaceDN w:val="0"/>
        <w:adjustRightInd w:val="0"/>
        <w:spacing w:after="0" w:line="240" w:lineRule="auto"/>
        <w:ind w:left="360"/>
        <w:rPr>
          <w:rFonts w:ascii="Times New Roman" w:hAnsi="Times New Roman"/>
          <w:sz w:val="24"/>
          <w:szCs w:val="24"/>
        </w:rPr>
      </w:pPr>
      <w:r w:rsidRPr="003B4096">
        <w:rPr>
          <w:noProof/>
        </w:rPr>
        <w:t xml:space="preserve"> </w:t>
      </w:r>
      <w:r w:rsidR="00A57C6F">
        <w:rPr>
          <w:noProof/>
        </w:rPr>
        <w:drawing>
          <wp:inline distT="0" distB="0" distL="0" distR="0" wp14:anchorId="21102F99" wp14:editId="4FA08F22">
            <wp:extent cx="5943600" cy="23825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82520"/>
                    </a:xfrm>
                    <a:prstGeom prst="rect">
                      <a:avLst/>
                    </a:prstGeom>
                  </pic:spPr>
                </pic:pic>
              </a:graphicData>
            </a:graphic>
          </wp:inline>
        </w:drawing>
      </w:r>
    </w:p>
    <w:p w14:paraId="63C4710C" w14:textId="77777777" w:rsidR="003B7554" w:rsidRPr="00CA5EB0" w:rsidRDefault="003B7554" w:rsidP="003B7554">
      <w:pPr>
        <w:widowControl w:val="0"/>
        <w:autoSpaceDE w:val="0"/>
        <w:autoSpaceDN w:val="0"/>
        <w:adjustRightInd w:val="0"/>
        <w:spacing w:after="0" w:line="240" w:lineRule="auto"/>
        <w:ind w:left="360"/>
        <w:rPr>
          <w:rFonts w:ascii="Times New Roman" w:hAnsi="Times New Roman"/>
          <w:sz w:val="24"/>
          <w:szCs w:val="24"/>
        </w:rPr>
      </w:pPr>
    </w:p>
    <w:p w14:paraId="0231C5DC" w14:textId="77777777" w:rsidR="003B7554" w:rsidRPr="00CA5EB0" w:rsidRDefault="003B7554" w:rsidP="003B7554">
      <w:pPr>
        <w:widowControl w:val="0"/>
        <w:autoSpaceDE w:val="0"/>
        <w:autoSpaceDN w:val="0"/>
        <w:adjustRightInd w:val="0"/>
        <w:spacing w:after="0" w:line="240" w:lineRule="auto"/>
        <w:ind w:left="360"/>
        <w:rPr>
          <w:rFonts w:ascii="Times New Roman" w:hAnsi="Times New Roman"/>
        </w:rPr>
      </w:pPr>
    </w:p>
    <w:p w14:paraId="4A803CFF" w14:textId="77777777" w:rsidR="003B7554" w:rsidRPr="00CA5EB0" w:rsidRDefault="003B7554" w:rsidP="003B7554">
      <w:pPr>
        <w:widowControl w:val="0"/>
        <w:autoSpaceDE w:val="0"/>
        <w:autoSpaceDN w:val="0"/>
        <w:adjustRightInd w:val="0"/>
        <w:spacing w:after="0" w:line="240" w:lineRule="auto"/>
        <w:ind w:left="360"/>
        <w:rPr>
          <w:rFonts w:ascii="Times New Roman" w:hAnsi="Times New Roman"/>
          <w:sz w:val="24"/>
          <w:szCs w:val="24"/>
        </w:rPr>
      </w:pPr>
    </w:p>
    <w:p w14:paraId="34B0E5B2" w14:textId="77777777" w:rsidR="003B7554" w:rsidRPr="00CA5EB0" w:rsidRDefault="003B7554" w:rsidP="003B7554">
      <w:pPr>
        <w:widowControl w:val="0"/>
        <w:autoSpaceDE w:val="0"/>
        <w:autoSpaceDN w:val="0"/>
        <w:adjustRightInd w:val="0"/>
        <w:spacing w:after="0" w:line="240" w:lineRule="auto"/>
        <w:ind w:left="360"/>
        <w:rPr>
          <w:rFonts w:ascii="Times New Roman" w:hAnsi="Times New Roman"/>
          <w:sz w:val="24"/>
          <w:szCs w:val="24"/>
        </w:rPr>
      </w:pPr>
    </w:p>
    <w:p w14:paraId="388EFBF2" w14:textId="77777777" w:rsidR="00727D43" w:rsidRPr="003F421D" w:rsidRDefault="00727D43" w:rsidP="003F421D">
      <w:pPr>
        <w:widowControl w:val="0"/>
        <w:autoSpaceDE w:val="0"/>
        <w:autoSpaceDN w:val="0"/>
        <w:adjustRightInd w:val="0"/>
        <w:spacing w:after="0" w:line="240" w:lineRule="auto"/>
        <w:rPr>
          <w:rFonts w:asciiTheme="minorHAnsi" w:hAnsiTheme="minorHAnsi" w:cs="Arial"/>
          <w:b/>
          <w:sz w:val="20"/>
          <w:szCs w:val="20"/>
        </w:rPr>
      </w:pPr>
    </w:p>
    <w:p w14:paraId="60643E97" w14:textId="77777777" w:rsidR="00494DF0" w:rsidRPr="0095359C" w:rsidRDefault="00494DF0" w:rsidP="007931F8">
      <w:pPr>
        <w:widowControl w:val="0"/>
        <w:autoSpaceDE w:val="0"/>
        <w:autoSpaceDN w:val="0"/>
        <w:adjustRightInd w:val="0"/>
        <w:spacing w:after="0" w:line="240" w:lineRule="auto"/>
        <w:rPr>
          <w:rFonts w:asciiTheme="minorHAnsi" w:hAnsiTheme="minorHAnsi" w:cs="Arial"/>
          <w:b/>
          <w:sz w:val="20"/>
          <w:szCs w:val="20"/>
        </w:rPr>
      </w:pPr>
    </w:p>
    <w:p w14:paraId="00C2123B" w14:textId="77777777" w:rsidR="00657231" w:rsidRPr="0095359C" w:rsidRDefault="0084218D" w:rsidP="00DF3CBB">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114" w:author="Palacherla, Susmitha C" w:date="2024-08-25T16:18:00Z">
          <w:pPr>
            <w:pStyle w:val="ListParagraph"/>
            <w:widowControl w:val="0"/>
            <w:numPr>
              <w:ilvl w:val="4"/>
              <w:numId w:val="57"/>
            </w:numPr>
            <w:autoSpaceDE w:val="0"/>
            <w:autoSpaceDN w:val="0"/>
            <w:adjustRightInd w:val="0"/>
            <w:spacing w:after="0" w:line="240" w:lineRule="auto"/>
            <w:ind w:left="2232" w:hanging="792"/>
          </w:pPr>
        </w:pPrChange>
      </w:pPr>
      <w:r w:rsidRPr="0095359C">
        <w:rPr>
          <w:rFonts w:asciiTheme="minorHAnsi" w:hAnsiTheme="minorHAnsi" w:cs="Arial"/>
          <w:b/>
          <w:sz w:val="20"/>
          <w:szCs w:val="20"/>
        </w:rPr>
        <w:t xml:space="preserve">For each </w:t>
      </w:r>
      <w:r w:rsidR="00EC75F7">
        <w:rPr>
          <w:rFonts w:asciiTheme="minorHAnsi" w:hAnsiTheme="minorHAnsi" w:cs="Arial"/>
          <w:b/>
          <w:sz w:val="20"/>
          <w:szCs w:val="20"/>
        </w:rPr>
        <w:t xml:space="preserve">LCS </w:t>
      </w:r>
      <w:r w:rsidRPr="0095359C">
        <w:rPr>
          <w:rFonts w:asciiTheme="minorHAnsi" w:hAnsiTheme="minorHAnsi" w:cs="Arial"/>
          <w:b/>
          <w:sz w:val="20"/>
          <w:szCs w:val="20"/>
        </w:rPr>
        <w:t xml:space="preserve">Outlier file in Staging directory </w:t>
      </w:r>
    </w:p>
    <w:p w14:paraId="30422013" w14:textId="77777777"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14:paraId="58F9AA06" w14:textId="77777777" w:rsidR="004A6D60" w:rsidRPr="0095359C" w:rsidRDefault="004A6D60" w:rsidP="004A6D60">
      <w:pPr>
        <w:spacing w:after="0"/>
        <w:ind w:left="1080"/>
        <w:rPr>
          <w:rFonts w:asciiTheme="minorHAnsi" w:hAnsiTheme="minorHAnsi"/>
          <w:sz w:val="20"/>
          <w:szCs w:val="20"/>
        </w:rPr>
      </w:pPr>
      <w:bookmarkStart w:id="115" w:name="_Hlk154662155"/>
      <w:r w:rsidRPr="0095359C">
        <w:rPr>
          <w:rFonts w:asciiTheme="minorHAnsi" w:hAnsiTheme="minorHAnsi"/>
          <w:sz w:val="20"/>
          <w:szCs w:val="20"/>
        </w:rPr>
        <w:t>Container: Foreach Loop</w:t>
      </w:r>
    </w:p>
    <w:p w14:paraId="7CFC968C" w14:textId="207565DD"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Folder</w:t>
      </w:r>
      <w:r w:rsidR="004A6D60" w:rsidRPr="0095359C">
        <w:rPr>
          <w:rFonts w:asciiTheme="minorHAnsi" w:hAnsiTheme="minorHAnsi"/>
          <w:sz w:val="20"/>
          <w:szCs w:val="20"/>
        </w:rPr>
        <w:t xml:space="preserve">: </w:t>
      </w:r>
      <w:r w:rsidR="00E705FE" w:rsidRPr="00E705FE">
        <w:rPr>
          <w:rFonts w:asciiTheme="minorHAnsi" w:hAnsiTheme="minorHAnsi"/>
          <w:sz w:val="20"/>
          <w:szCs w:val="20"/>
        </w:rPr>
        <w:t>\\</w:t>
      </w:r>
      <w:r w:rsidR="003B7554">
        <w:rPr>
          <w:rFonts w:asciiTheme="minorHAnsi" w:hAnsiTheme="minorHAnsi"/>
          <w:sz w:val="20"/>
          <w:szCs w:val="20"/>
        </w:rPr>
        <w:t>UVAADADSQL50CCO</w:t>
      </w:r>
      <w:r w:rsidR="00E705FE" w:rsidRPr="00E705FE">
        <w:rPr>
          <w:rFonts w:asciiTheme="minorHAnsi" w:hAnsiTheme="minorHAnsi"/>
          <w:sz w:val="20"/>
          <w:szCs w:val="20"/>
        </w:rPr>
        <w:t>\data\coaching\Outliers\Decrypt_out\</w:t>
      </w:r>
      <w:r w:rsidR="00E705FE" w:rsidRPr="00E705FE" w:rsidDel="00E705FE">
        <w:rPr>
          <w:rFonts w:asciiTheme="minorHAnsi" w:hAnsiTheme="minorHAnsi"/>
          <w:sz w:val="20"/>
          <w:szCs w:val="20"/>
        </w:rPr>
        <w:t xml:space="preserve"> </w:t>
      </w:r>
    </w:p>
    <w:p w14:paraId="0128680F" w14:textId="77777777"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Files</w:t>
      </w:r>
      <w:r w:rsidR="004A6D60" w:rsidRPr="0095359C">
        <w:rPr>
          <w:rFonts w:asciiTheme="minorHAnsi" w:hAnsiTheme="minorHAnsi"/>
          <w:sz w:val="20"/>
          <w:szCs w:val="20"/>
        </w:rPr>
        <w:t>: eCL_Outlier_Feed</w:t>
      </w:r>
      <w:r w:rsidR="001822D4" w:rsidRPr="0095359C">
        <w:rPr>
          <w:rFonts w:asciiTheme="minorHAnsi" w:hAnsiTheme="minorHAnsi"/>
          <w:sz w:val="20"/>
          <w:szCs w:val="20"/>
        </w:rPr>
        <w:t>_LCS</w:t>
      </w:r>
      <w:r w:rsidR="004A6D60" w:rsidRPr="0095359C">
        <w:rPr>
          <w:rFonts w:asciiTheme="minorHAnsi" w:hAnsiTheme="minorHAnsi"/>
          <w:sz w:val="20"/>
          <w:szCs w:val="20"/>
        </w:rPr>
        <w:t>*.csv</w:t>
      </w:r>
    </w:p>
    <w:bookmarkEnd w:id="115"/>
    <w:p w14:paraId="062CA9D8" w14:textId="77777777"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lastRenderedPageBreak/>
        <w:drawing>
          <wp:inline distT="0" distB="0" distL="0" distR="0" wp14:anchorId="3FCE147C" wp14:editId="5FF4B9C7">
            <wp:extent cx="3986784"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86784" cy="1371600"/>
                    </a:xfrm>
                    <a:prstGeom prst="rect">
                      <a:avLst/>
                    </a:prstGeom>
                  </pic:spPr>
                </pic:pic>
              </a:graphicData>
            </a:graphic>
          </wp:inline>
        </w:drawing>
      </w:r>
    </w:p>
    <w:p w14:paraId="7A7C8541" w14:textId="77777777" w:rsidR="004A6D60" w:rsidRPr="0095359C" w:rsidRDefault="004A6D60" w:rsidP="004A6D60">
      <w:pPr>
        <w:spacing w:after="0"/>
        <w:ind w:left="1080"/>
        <w:rPr>
          <w:rFonts w:asciiTheme="minorHAnsi" w:hAnsiTheme="minorHAnsi"/>
          <w:sz w:val="20"/>
          <w:szCs w:val="20"/>
        </w:rPr>
      </w:pPr>
    </w:p>
    <w:p w14:paraId="16110662" w14:textId="77777777" w:rsidR="004A6D60" w:rsidRPr="0095359C" w:rsidRDefault="00E705FE" w:rsidP="004A6D60">
      <w:pPr>
        <w:spacing w:after="0"/>
        <w:ind w:left="1080"/>
        <w:rPr>
          <w:rFonts w:asciiTheme="minorHAnsi" w:hAnsiTheme="minorHAnsi"/>
          <w:sz w:val="20"/>
          <w:szCs w:val="20"/>
        </w:rPr>
      </w:pPr>
      <w:r w:rsidRPr="00E705FE">
        <w:rPr>
          <w:noProof/>
        </w:rPr>
        <w:t xml:space="preserve"> </w:t>
      </w:r>
      <w:r>
        <w:rPr>
          <w:noProof/>
        </w:rPr>
        <w:drawing>
          <wp:inline distT="0" distB="0" distL="0" distR="0" wp14:anchorId="4A87F43D" wp14:editId="5CB1A60B">
            <wp:extent cx="4050792" cy="27432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0792" cy="2743200"/>
                    </a:xfrm>
                    <a:prstGeom prst="rect">
                      <a:avLst/>
                    </a:prstGeom>
                  </pic:spPr>
                </pic:pic>
              </a:graphicData>
            </a:graphic>
          </wp:inline>
        </w:drawing>
      </w:r>
    </w:p>
    <w:p w14:paraId="262EAA41" w14:textId="77777777" w:rsidR="004A6D60" w:rsidRPr="0095359C" w:rsidRDefault="004A6D60" w:rsidP="004A6D60">
      <w:pPr>
        <w:spacing w:after="0"/>
        <w:ind w:left="1080"/>
        <w:rPr>
          <w:rFonts w:asciiTheme="minorHAnsi" w:hAnsiTheme="minorHAnsi"/>
          <w:sz w:val="20"/>
          <w:szCs w:val="20"/>
        </w:rPr>
      </w:pPr>
    </w:p>
    <w:p w14:paraId="6746527B" w14:textId="77777777" w:rsidR="004A6D60" w:rsidRPr="0095359C" w:rsidRDefault="004A6D60" w:rsidP="004A6D60">
      <w:pPr>
        <w:spacing w:after="0"/>
        <w:ind w:left="1080"/>
        <w:rPr>
          <w:rFonts w:asciiTheme="minorHAnsi" w:hAnsiTheme="minorHAnsi"/>
          <w:sz w:val="20"/>
          <w:szCs w:val="20"/>
        </w:rPr>
      </w:pPr>
    </w:p>
    <w:p w14:paraId="0FD734D8" w14:textId="77777777"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263BE4B1" wp14:editId="62C114F8">
            <wp:extent cx="4233672"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33672" cy="1371600"/>
                    </a:xfrm>
                    <a:prstGeom prst="rect">
                      <a:avLst/>
                    </a:prstGeom>
                  </pic:spPr>
                </pic:pic>
              </a:graphicData>
            </a:graphic>
          </wp:inline>
        </w:drawing>
      </w:r>
    </w:p>
    <w:p w14:paraId="4E12F51F" w14:textId="77777777" w:rsidR="004D3B66" w:rsidRPr="0095359C" w:rsidRDefault="004D3B66" w:rsidP="004A6D60">
      <w:pPr>
        <w:spacing w:after="0"/>
        <w:ind w:left="1080"/>
        <w:rPr>
          <w:rFonts w:asciiTheme="minorHAnsi" w:hAnsiTheme="minorHAnsi"/>
          <w:sz w:val="20"/>
          <w:szCs w:val="20"/>
        </w:rPr>
      </w:pPr>
    </w:p>
    <w:p w14:paraId="48527802" w14:textId="77777777" w:rsidR="004D3B66" w:rsidRPr="0095359C" w:rsidRDefault="004D3B66" w:rsidP="004A6D60">
      <w:pPr>
        <w:spacing w:after="0"/>
        <w:ind w:left="1080"/>
        <w:rPr>
          <w:rFonts w:asciiTheme="minorHAnsi" w:hAnsiTheme="minorHAnsi"/>
          <w:sz w:val="20"/>
          <w:szCs w:val="20"/>
        </w:rPr>
      </w:pPr>
    </w:p>
    <w:p w14:paraId="1ED2C516" w14:textId="77777777" w:rsidR="0084218D" w:rsidRPr="0095359C" w:rsidRDefault="0084218D" w:rsidP="0084218D">
      <w:pPr>
        <w:rPr>
          <w:rFonts w:asciiTheme="minorHAnsi" w:hAnsiTheme="minorHAnsi"/>
          <w:b/>
          <w:sz w:val="20"/>
          <w:szCs w:val="20"/>
        </w:rPr>
      </w:pPr>
      <w:r w:rsidRPr="0095359C">
        <w:rPr>
          <w:rFonts w:asciiTheme="minorHAnsi" w:hAnsiTheme="minorHAnsi"/>
          <w:b/>
          <w:sz w:val="20"/>
          <w:szCs w:val="20"/>
        </w:rPr>
        <w:t>Summary of Steps</w:t>
      </w:r>
    </w:p>
    <w:p w14:paraId="16DFA719" w14:textId="77777777" w:rsidR="0084218D" w:rsidRPr="0095359C" w:rsidRDefault="0084218D" w:rsidP="00817B03">
      <w:pPr>
        <w:pStyle w:val="ListParagraph"/>
        <w:numPr>
          <w:ilvl w:val="0"/>
          <w:numId w:val="52"/>
        </w:numPr>
        <w:rPr>
          <w:rFonts w:asciiTheme="minorHAnsi" w:hAnsiTheme="minorHAnsi"/>
          <w:sz w:val="20"/>
          <w:szCs w:val="20"/>
        </w:rPr>
      </w:pPr>
      <w:r w:rsidRPr="0095359C">
        <w:rPr>
          <w:rFonts w:asciiTheme="minorHAnsi" w:hAnsiTheme="minorHAnsi"/>
          <w:sz w:val="20"/>
          <w:szCs w:val="20"/>
        </w:rPr>
        <w:lastRenderedPageBreak/>
        <w:t>SQL task – Truncate Outliers Staging table</w:t>
      </w:r>
    </w:p>
    <w:p w14:paraId="1D1A3636" w14:textId="77777777" w:rsidR="0084218D" w:rsidRPr="0095359C" w:rsidRDefault="0084218D" w:rsidP="00817B03">
      <w:pPr>
        <w:pStyle w:val="ListParagraph"/>
        <w:numPr>
          <w:ilvl w:val="0"/>
          <w:numId w:val="52"/>
        </w:numPr>
        <w:rPr>
          <w:rFonts w:asciiTheme="minorHAnsi" w:hAnsiTheme="minorHAnsi"/>
          <w:sz w:val="20"/>
          <w:szCs w:val="20"/>
        </w:rPr>
      </w:pPr>
      <w:r w:rsidRPr="0095359C">
        <w:rPr>
          <w:rFonts w:asciiTheme="minorHAnsi" w:hAnsiTheme="minorHAnsi"/>
          <w:sz w:val="20"/>
          <w:szCs w:val="20"/>
        </w:rPr>
        <w:t>DFT – Stage Outliers Staging table</w:t>
      </w:r>
    </w:p>
    <w:p w14:paraId="119E7E13" w14:textId="77777777" w:rsidR="0084218D" w:rsidRPr="0095359C" w:rsidRDefault="0084218D" w:rsidP="00817B03">
      <w:pPr>
        <w:pStyle w:val="ListParagraph"/>
        <w:numPr>
          <w:ilvl w:val="0"/>
          <w:numId w:val="52"/>
        </w:numPr>
        <w:rPr>
          <w:rFonts w:asciiTheme="minorHAnsi" w:hAnsiTheme="minorHAnsi"/>
          <w:sz w:val="20"/>
          <w:szCs w:val="20"/>
        </w:rPr>
      </w:pPr>
      <w:r w:rsidRPr="0095359C">
        <w:rPr>
          <w:rFonts w:asciiTheme="minorHAnsi" w:hAnsiTheme="minorHAnsi"/>
          <w:sz w:val="20"/>
          <w:szCs w:val="20"/>
        </w:rPr>
        <w:t xml:space="preserve">SQL task – </w:t>
      </w:r>
      <w:r w:rsidR="000165F3">
        <w:rPr>
          <w:rFonts w:asciiTheme="minorHAnsi" w:hAnsiTheme="minorHAnsi"/>
          <w:sz w:val="20"/>
          <w:szCs w:val="20"/>
        </w:rPr>
        <w:t>Update staging table and reject logs</w:t>
      </w:r>
    </w:p>
    <w:p w14:paraId="08576B2F" w14:textId="77777777" w:rsidR="0084218D" w:rsidRPr="0095359C" w:rsidRDefault="0084218D" w:rsidP="00817B03">
      <w:pPr>
        <w:pStyle w:val="ListParagraph"/>
        <w:numPr>
          <w:ilvl w:val="0"/>
          <w:numId w:val="52"/>
        </w:numPr>
        <w:rPr>
          <w:rFonts w:asciiTheme="minorHAnsi" w:hAnsiTheme="minorHAnsi"/>
          <w:sz w:val="20"/>
          <w:szCs w:val="20"/>
        </w:rPr>
      </w:pPr>
      <w:r w:rsidRPr="0095359C">
        <w:rPr>
          <w:rFonts w:asciiTheme="minorHAnsi" w:hAnsiTheme="minorHAnsi"/>
          <w:sz w:val="20"/>
          <w:szCs w:val="20"/>
        </w:rPr>
        <w:t xml:space="preserve">SQL task Load </w:t>
      </w:r>
      <w:r w:rsidR="000165F3">
        <w:rPr>
          <w:rFonts w:asciiTheme="minorHAnsi" w:hAnsiTheme="minorHAnsi"/>
          <w:sz w:val="20"/>
          <w:szCs w:val="20"/>
        </w:rPr>
        <w:t>C</w:t>
      </w:r>
      <w:r w:rsidRPr="0095359C">
        <w:rPr>
          <w:rFonts w:asciiTheme="minorHAnsi" w:hAnsiTheme="minorHAnsi"/>
          <w:sz w:val="20"/>
          <w:szCs w:val="20"/>
        </w:rPr>
        <w:t>oaching_Log and Coaching_Log_Reason tables</w:t>
      </w:r>
    </w:p>
    <w:p w14:paraId="1CB79A1B" w14:textId="77777777" w:rsidR="0084218D" w:rsidRPr="0095359C" w:rsidRDefault="0084218D" w:rsidP="00817B03">
      <w:pPr>
        <w:pStyle w:val="ListParagraph"/>
        <w:numPr>
          <w:ilvl w:val="0"/>
          <w:numId w:val="52"/>
        </w:numPr>
        <w:rPr>
          <w:rFonts w:asciiTheme="minorHAnsi" w:hAnsiTheme="minorHAnsi"/>
          <w:sz w:val="20"/>
          <w:szCs w:val="20"/>
        </w:rPr>
      </w:pPr>
      <w:r w:rsidRPr="0095359C">
        <w:rPr>
          <w:rFonts w:asciiTheme="minorHAnsi" w:hAnsiTheme="minorHAnsi"/>
          <w:sz w:val="20"/>
          <w:szCs w:val="20"/>
        </w:rPr>
        <w:t>SQL task – Load File list table</w:t>
      </w:r>
    </w:p>
    <w:p w14:paraId="4A9FC1D8" w14:textId="77777777" w:rsidR="0084218D" w:rsidRPr="0095359C" w:rsidRDefault="0084218D" w:rsidP="00817B03">
      <w:pPr>
        <w:pStyle w:val="ListParagraph"/>
        <w:numPr>
          <w:ilvl w:val="0"/>
          <w:numId w:val="52"/>
        </w:numPr>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 Delete file</w:t>
      </w:r>
    </w:p>
    <w:p w14:paraId="6DDC529C" w14:textId="77777777" w:rsidR="004D3B66" w:rsidRPr="0095359C" w:rsidRDefault="004D3B66" w:rsidP="004A6D60">
      <w:pPr>
        <w:spacing w:after="0"/>
        <w:ind w:left="1080"/>
        <w:rPr>
          <w:rFonts w:asciiTheme="minorHAnsi" w:hAnsiTheme="minorHAnsi"/>
          <w:sz w:val="20"/>
          <w:szCs w:val="20"/>
        </w:rPr>
      </w:pPr>
    </w:p>
    <w:p w14:paraId="385A0E07" w14:textId="77777777" w:rsidR="004D3B66" w:rsidRPr="0095359C" w:rsidRDefault="0084218D" w:rsidP="0084218D">
      <w:pPr>
        <w:rPr>
          <w:rFonts w:asciiTheme="minorHAnsi" w:hAnsiTheme="minorHAnsi"/>
          <w:b/>
          <w:sz w:val="20"/>
          <w:szCs w:val="20"/>
        </w:rPr>
      </w:pPr>
      <w:r w:rsidRPr="0095359C">
        <w:rPr>
          <w:rFonts w:asciiTheme="minorHAnsi" w:hAnsiTheme="minorHAnsi"/>
          <w:b/>
          <w:sz w:val="20"/>
          <w:szCs w:val="20"/>
        </w:rPr>
        <w:t>Details of Steps</w:t>
      </w:r>
    </w:p>
    <w:p w14:paraId="71D8F6FC" w14:textId="77777777" w:rsidR="005F0717" w:rsidRPr="0095359C" w:rsidRDefault="005F0717" w:rsidP="00817B03">
      <w:pPr>
        <w:pStyle w:val="ListParagraph"/>
        <w:numPr>
          <w:ilvl w:val="0"/>
          <w:numId w:val="51"/>
        </w:numPr>
        <w:rPr>
          <w:rFonts w:asciiTheme="minorHAnsi" w:hAnsiTheme="minorHAnsi"/>
          <w:sz w:val="20"/>
          <w:szCs w:val="20"/>
        </w:rPr>
      </w:pPr>
      <w:r w:rsidRPr="0095359C">
        <w:rPr>
          <w:rFonts w:asciiTheme="minorHAnsi" w:hAnsiTheme="minorHAnsi"/>
          <w:sz w:val="20"/>
          <w:szCs w:val="20"/>
        </w:rPr>
        <w:t>SQL task – Truncate Outliers Staging table</w:t>
      </w:r>
    </w:p>
    <w:p w14:paraId="2B881696" w14:textId="77777777" w:rsidR="008D48D8"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Pr>
          <w:noProof/>
        </w:rPr>
        <w:drawing>
          <wp:inline distT="0" distB="0" distL="0" distR="0" wp14:anchorId="244E508D" wp14:editId="6B74FE9F">
            <wp:extent cx="2057400"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400" cy="762000"/>
                    </a:xfrm>
                    <a:prstGeom prst="rect">
                      <a:avLst/>
                    </a:prstGeom>
                  </pic:spPr>
                </pic:pic>
              </a:graphicData>
            </a:graphic>
          </wp:inline>
        </w:drawing>
      </w:r>
    </w:p>
    <w:p w14:paraId="1ED747D8" w14:textId="77777777" w:rsidR="004D3B66" w:rsidRPr="0095359C"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sidRPr="0095359C">
        <w:rPr>
          <w:rFonts w:asciiTheme="minorHAnsi" w:hAnsiTheme="minorHAnsi" w:cs="Arial"/>
          <w:sz w:val="20"/>
          <w:szCs w:val="20"/>
        </w:rPr>
        <w:t>Truncate Table [EC].[Outlier_Coaching_Stage]</w:t>
      </w:r>
      <w:r w:rsidRPr="0095359C" w:rsidDel="008D48D8">
        <w:rPr>
          <w:rFonts w:asciiTheme="minorHAnsi" w:hAnsiTheme="minorHAnsi" w:cs="Arial"/>
          <w:sz w:val="20"/>
          <w:szCs w:val="20"/>
        </w:rPr>
        <w:t xml:space="preserve"> </w:t>
      </w:r>
    </w:p>
    <w:p w14:paraId="43EBEAA8"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4C9609EB" w14:textId="77777777" w:rsidR="005F0717" w:rsidRPr="0095359C" w:rsidRDefault="005F0717" w:rsidP="004D3B66">
      <w:pPr>
        <w:widowControl w:val="0"/>
        <w:autoSpaceDE w:val="0"/>
        <w:autoSpaceDN w:val="0"/>
        <w:adjustRightInd w:val="0"/>
        <w:spacing w:after="0" w:line="240" w:lineRule="auto"/>
        <w:ind w:left="360"/>
        <w:rPr>
          <w:rFonts w:asciiTheme="minorHAnsi" w:hAnsiTheme="minorHAnsi" w:cs="Arial"/>
          <w:sz w:val="20"/>
          <w:szCs w:val="20"/>
        </w:rPr>
      </w:pPr>
    </w:p>
    <w:p w14:paraId="330762E0"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3D68F16F"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7E0302CA" w14:textId="77777777" w:rsidR="004D3B66" w:rsidRPr="0095359C" w:rsidRDefault="004D3B66" w:rsidP="00817B03">
      <w:pPr>
        <w:pStyle w:val="ListParagraph"/>
        <w:numPr>
          <w:ilvl w:val="0"/>
          <w:numId w:val="51"/>
        </w:numPr>
        <w:rPr>
          <w:rFonts w:asciiTheme="minorHAnsi" w:hAnsiTheme="minorHAnsi"/>
          <w:sz w:val="20"/>
          <w:szCs w:val="20"/>
        </w:rPr>
      </w:pPr>
      <w:r w:rsidRPr="0095359C">
        <w:rPr>
          <w:rFonts w:asciiTheme="minorHAnsi" w:hAnsiTheme="minorHAnsi"/>
          <w:sz w:val="20"/>
          <w:szCs w:val="20"/>
        </w:rPr>
        <w:t>DFT: Load Outliers staging table</w:t>
      </w:r>
    </w:p>
    <w:p w14:paraId="548F0CEC" w14:textId="77777777" w:rsidR="004D3B66" w:rsidRPr="0095359C" w:rsidRDefault="004D3B66" w:rsidP="0095359C">
      <w:pPr>
        <w:widowControl w:val="0"/>
        <w:autoSpaceDE w:val="0"/>
        <w:autoSpaceDN w:val="0"/>
        <w:adjustRightInd w:val="0"/>
        <w:spacing w:after="0" w:line="240" w:lineRule="auto"/>
        <w:ind w:left="1440"/>
        <w:rPr>
          <w:rFonts w:asciiTheme="minorHAnsi" w:hAnsiTheme="minorHAnsi" w:cs="Arial"/>
          <w:sz w:val="20"/>
          <w:szCs w:val="20"/>
        </w:rPr>
      </w:pPr>
      <w:r w:rsidRPr="0095359C">
        <w:rPr>
          <w:rFonts w:asciiTheme="minorHAnsi" w:hAnsiTheme="minorHAnsi"/>
          <w:noProof/>
          <w:sz w:val="20"/>
          <w:szCs w:val="20"/>
        </w:rPr>
        <w:drawing>
          <wp:inline distT="0" distB="0" distL="0" distR="0" wp14:anchorId="02590BF5" wp14:editId="2D2C6296">
            <wp:extent cx="19050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05000" cy="781050"/>
                    </a:xfrm>
                    <a:prstGeom prst="rect">
                      <a:avLst/>
                    </a:prstGeom>
                  </pic:spPr>
                </pic:pic>
              </a:graphicData>
            </a:graphic>
          </wp:inline>
        </w:drawing>
      </w:r>
    </w:p>
    <w:p w14:paraId="0EEF983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8AF780F"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E9D9784"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ACEF142" wp14:editId="100A3683">
            <wp:extent cx="1920240" cy="274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20240" cy="2743200"/>
                    </a:xfrm>
                    <a:prstGeom prst="rect">
                      <a:avLst/>
                    </a:prstGeom>
                  </pic:spPr>
                </pic:pic>
              </a:graphicData>
            </a:graphic>
          </wp:inline>
        </w:drawing>
      </w:r>
    </w:p>
    <w:p w14:paraId="1ECA620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5201796"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4B35BC4B"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7856B2D" w14:textId="77777777"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2DA08A4" wp14:editId="318A7F9A">
            <wp:extent cx="3840480" cy="41148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40480" cy="4114800"/>
                    </a:xfrm>
                    <a:prstGeom prst="rect">
                      <a:avLst/>
                    </a:prstGeom>
                  </pic:spPr>
                </pic:pic>
              </a:graphicData>
            </a:graphic>
          </wp:inline>
        </w:drawing>
      </w:r>
    </w:p>
    <w:p w14:paraId="046D86B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94E12E2" wp14:editId="33373D12">
            <wp:extent cx="425196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51960" cy="1828800"/>
                    </a:xfrm>
                    <a:prstGeom prst="rect">
                      <a:avLst/>
                    </a:prstGeom>
                  </pic:spPr>
                </pic:pic>
              </a:graphicData>
            </a:graphic>
          </wp:inline>
        </w:drawing>
      </w:r>
    </w:p>
    <w:p w14:paraId="78D54356"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88530E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92EB4A0" wp14:editId="3FD45D34">
            <wp:extent cx="4041648"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41648" cy="3657600"/>
                    </a:xfrm>
                    <a:prstGeom prst="rect">
                      <a:avLst/>
                    </a:prstGeom>
                  </pic:spPr>
                </pic:pic>
              </a:graphicData>
            </a:graphic>
          </wp:inline>
        </w:drawing>
      </w:r>
    </w:p>
    <w:p w14:paraId="18B2E98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2B51245"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78AA614"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3D120BE8"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85F976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64109C4"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8205DAD"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CB6758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EC7F1B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3791F23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5063345"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9E9D19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A1B04B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991DA45"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5B6F5C76" w14:textId="77777777"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1087020" wp14:editId="4BC26C77">
            <wp:extent cx="3913632"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13632" cy="3657600"/>
                    </a:xfrm>
                    <a:prstGeom prst="rect">
                      <a:avLst/>
                    </a:prstGeom>
                  </pic:spPr>
                </pic:pic>
              </a:graphicData>
            </a:graphic>
          </wp:inline>
        </w:drawing>
      </w:r>
    </w:p>
    <w:p w14:paraId="5A3AFB1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3BEEA6F"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6E3478B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E070C5E"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CC80032" wp14:editId="1FBC7EBE">
            <wp:extent cx="3282696"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82696" cy="2743200"/>
                    </a:xfrm>
                    <a:prstGeom prst="rect">
                      <a:avLst/>
                    </a:prstGeom>
                  </pic:spPr>
                </pic:pic>
              </a:graphicData>
            </a:graphic>
          </wp:inline>
        </w:drawing>
      </w:r>
    </w:p>
    <w:p w14:paraId="1F726BE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3A2839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C9E14D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7913FD0" w14:textId="77777777"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14:paraId="0A49D6A6"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D570D2D" wp14:editId="2FA13C22">
            <wp:extent cx="4059936"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59936" cy="2743200"/>
                    </a:xfrm>
                    <a:prstGeom prst="rect">
                      <a:avLst/>
                    </a:prstGeom>
                  </pic:spPr>
                </pic:pic>
              </a:graphicData>
            </a:graphic>
          </wp:inline>
        </w:drawing>
      </w:r>
    </w:p>
    <w:p w14:paraId="4DBC47BD"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4B1908A8" w14:textId="77777777" w:rsidR="004D3B66" w:rsidRPr="0095359C" w:rsidRDefault="00FF1A5D"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78CB473" wp14:editId="4BF38049">
            <wp:extent cx="3776472" cy="411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76472" cy="4114800"/>
                    </a:xfrm>
                    <a:prstGeom prst="rect">
                      <a:avLst/>
                    </a:prstGeom>
                  </pic:spPr>
                </pic:pic>
              </a:graphicData>
            </a:graphic>
          </wp:inline>
        </w:drawing>
      </w:r>
    </w:p>
    <w:p w14:paraId="1A6DFD8F"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8A51957"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78D488F" wp14:editId="62258032">
            <wp:extent cx="5038344"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38344" cy="1828800"/>
                    </a:xfrm>
                    <a:prstGeom prst="rect">
                      <a:avLst/>
                    </a:prstGeom>
                  </pic:spPr>
                </pic:pic>
              </a:graphicData>
            </a:graphic>
          </wp:inline>
        </w:drawing>
      </w:r>
    </w:p>
    <w:p w14:paraId="40C9CF89"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192B85B3"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35B4F015" w14:textId="77777777" w:rsidR="000165F3" w:rsidRDefault="004D3B66" w:rsidP="00817B03">
      <w:pPr>
        <w:pStyle w:val="ListParagraph"/>
        <w:numPr>
          <w:ilvl w:val="0"/>
          <w:numId w:val="51"/>
        </w:numPr>
        <w:rPr>
          <w:rFonts w:asciiTheme="minorHAnsi" w:hAnsiTheme="minorHAnsi"/>
          <w:sz w:val="20"/>
          <w:szCs w:val="20"/>
        </w:rPr>
      </w:pPr>
      <w:r w:rsidRPr="0095359C">
        <w:rPr>
          <w:rFonts w:asciiTheme="minorHAnsi" w:hAnsiTheme="minorHAnsi"/>
          <w:sz w:val="20"/>
          <w:szCs w:val="20"/>
        </w:rPr>
        <w:t xml:space="preserve">SQL Task: </w:t>
      </w:r>
      <w:r w:rsidR="000165F3" w:rsidRPr="000165F3">
        <w:rPr>
          <w:rFonts w:asciiTheme="minorHAnsi" w:hAnsiTheme="minorHAnsi"/>
          <w:sz w:val="20"/>
          <w:szCs w:val="20"/>
        </w:rPr>
        <w:t>Update staging table and reject logs</w:t>
      </w:r>
    </w:p>
    <w:p w14:paraId="796B171D" w14:textId="26C45B6B" w:rsidR="000165F3" w:rsidRDefault="000165F3" w:rsidP="00842389">
      <w:pPr>
        <w:widowControl w:val="0"/>
        <w:autoSpaceDE w:val="0"/>
        <w:autoSpaceDN w:val="0"/>
        <w:adjustRightInd w:val="0"/>
        <w:spacing w:after="0" w:line="240" w:lineRule="auto"/>
        <w:rPr>
          <w:rFonts w:asciiTheme="minorHAnsi" w:hAnsiTheme="minorHAnsi"/>
          <w:sz w:val="20"/>
          <w:szCs w:val="20"/>
        </w:rPr>
      </w:pPr>
      <w:proofErr w:type="spellStart"/>
      <w:r>
        <w:rPr>
          <w:rFonts w:asciiTheme="minorHAnsi" w:hAnsiTheme="minorHAnsi"/>
          <w:sz w:val="20"/>
          <w:szCs w:val="20"/>
        </w:rPr>
        <w:lastRenderedPageBreak/>
        <w:t>SQLStatement</w:t>
      </w:r>
      <w:proofErr w:type="spellEnd"/>
      <w:r>
        <w:rPr>
          <w:rFonts w:asciiTheme="minorHAnsi" w:hAnsiTheme="minorHAnsi"/>
          <w:sz w:val="20"/>
          <w:szCs w:val="20"/>
        </w:rPr>
        <w:t xml:space="preserve">: </w:t>
      </w:r>
      <w:r w:rsidR="00817B03" w:rsidRPr="00817B03">
        <w:rPr>
          <w:rFonts w:asciiTheme="minorHAnsi" w:hAnsiTheme="minorHAnsi"/>
          <w:sz w:val="20"/>
          <w:szCs w:val="20"/>
        </w:rPr>
        <w:t>Exec [EC].[sp_Update_Outlier_Coaching_Stage] ? output</w:t>
      </w:r>
    </w:p>
    <w:p w14:paraId="1C62AA4D" w14:textId="77777777" w:rsidR="000165F3" w:rsidRDefault="000165F3" w:rsidP="00842389">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Parameter Mapping: </w:t>
      </w:r>
    </w:p>
    <w:p w14:paraId="102BFBB5" w14:textId="55F3DF6D" w:rsidR="004D3B66" w:rsidRPr="00842389" w:rsidRDefault="004D3B66" w:rsidP="00842389">
      <w:pPr>
        <w:ind w:left="1440"/>
        <w:rPr>
          <w:rFonts w:asciiTheme="minorHAnsi" w:hAnsiTheme="minorHAnsi"/>
          <w:sz w:val="20"/>
          <w:szCs w:val="20"/>
        </w:rPr>
      </w:pPr>
    </w:p>
    <w:p w14:paraId="0263F6EB" w14:textId="7F2C4189" w:rsidR="004D3B66" w:rsidRPr="0095359C" w:rsidRDefault="003116D6" w:rsidP="004D3B66">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5FDB27BE" wp14:editId="2C28610B">
            <wp:extent cx="5943600" cy="17653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65300"/>
                    </a:xfrm>
                    <a:prstGeom prst="rect">
                      <a:avLst/>
                    </a:prstGeom>
                  </pic:spPr>
                </pic:pic>
              </a:graphicData>
            </a:graphic>
          </wp:inline>
        </w:drawing>
      </w:r>
    </w:p>
    <w:p w14:paraId="500456A2"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17C66B6" w14:textId="77777777" w:rsidR="00FF1A5D" w:rsidRPr="0095359C" w:rsidRDefault="00FF1A5D" w:rsidP="00FF1A5D">
      <w:pPr>
        <w:widowControl w:val="0"/>
        <w:autoSpaceDE w:val="0"/>
        <w:autoSpaceDN w:val="0"/>
        <w:adjustRightInd w:val="0"/>
        <w:spacing w:after="0" w:line="240" w:lineRule="auto"/>
        <w:rPr>
          <w:rFonts w:asciiTheme="minorHAnsi" w:hAnsiTheme="minorHAnsi" w:cs="Arial"/>
          <w:sz w:val="20"/>
          <w:szCs w:val="20"/>
        </w:rPr>
      </w:pPr>
    </w:p>
    <w:p w14:paraId="2C7D2724" w14:textId="77777777" w:rsidR="004D3B66" w:rsidRPr="0095359C" w:rsidRDefault="004D3B66" w:rsidP="00817B03">
      <w:pPr>
        <w:pStyle w:val="ListParagraph"/>
        <w:numPr>
          <w:ilvl w:val="0"/>
          <w:numId w:val="51"/>
        </w:numPr>
        <w:rPr>
          <w:rFonts w:asciiTheme="minorHAnsi" w:hAnsiTheme="minorHAnsi"/>
          <w:sz w:val="20"/>
          <w:szCs w:val="20"/>
        </w:rPr>
      </w:pPr>
      <w:r w:rsidRPr="0095359C">
        <w:rPr>
          <w:rFonts w:asciiTheme="minorHAnsi" w:hAnsiTheme="minorHAnsi"/>
          <w:sz w:val="20"/>
          <w:szCs w:val="20"/>
        </w:rPr>
        <w:t>SQL Task: Load Coaching_Log table</w:t>
      </w:r>
    </w:p>
    <w:p w14:paraId="58534D7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ECEDF3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E04D6F3" wp14:editId="4AB7166C">
            <wp:extent cx="2143125" cy="1181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43125" cy="1181100"/>
                    </a:xfrm>
                    <a:prstGeom prst="rect">
                      <a:avLst/>
                    </a:prstGeom>
                  </pic:spPr>
                </pic:pic>
              </a:graphicData>
            </a:graphic>
          </wp:inline>
        </w:drawing>
      </w:r>
    </w:p>
    <w:p w14:paraId="315506EF"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25F7D824" w14:textId="13F09D54" w:rsidR="00EF5B6C" w:rsidRDefault="00EF5B6C" w:rsidP="004D3B66">
      <w:pPr>
        <w:widowControl w:val="0"/>
        <w:autoSpaceDE w:val="0"/>
        <w:autoSpaceDN w:val="0"/>
        <w:adjustRightInd w:val="0"/>
        <w:spacing w:after="0" w:line="240" w:lineRule="auto"/>
        <w:rPr>
          <w:rFonts w:asciiTheme="minorHAnsi" w:hAnsiTheme="minorHAnsi"/>
          <w:sz w:val="20"/>
          <w:szCs w:val="20"/>
        </w:rPr>
      </w:pPr>
      <w:proofErr w:type="spellStart"/>
      <w:r>
        <w:rPr>
          <w:rFonts w:asciiTheme="minorHAnsi" w:hAnsiTheme="minorHAnsi"/>
          <w:sz w:val="20"/>
          <w:szCs w:val="20"/>
        </w:rPr>
        <w:t>SQLStatement</w:t>
      </w:r>
      <w:proofErr w:type="spellEnd"/>
      <w:r>
        <w:rPr>
          <w:rFonts w:asciiTheme="minorHAnsi" w:hAnsiTheme="minorHAnsi"/>
          <w:sz w:val="20"/>
          <w:szCs w:val="20"/>
        </w:rPr>
        <w:t xml:space="preserve">: </w:t>
      </w:r>
      <w:r w:rsidR="00817B03" w:rsidRPr="00817B03">
        <w:rPr>
          <w:rFonts w:asciiTheme="minorHAnsi" w:hAnsiTheme="minorHAnsi"/>
          <w:sz w:val="20"/>
          <w:szCs w:val="20"/>
        </w:rPr>
        <w:t>Exec [EC].[sp_InsertInto_Coaching_Log_Outlier] @Count=? OUT, @ReportCode=? OUT</w:t>
      </w:r>
      <w:r w:rsidR="00817B03" w:rsidRPr="00817B03" w:rsidDel="00817B03">
        <w:rPr>
          <w:rFonts w:asciiTheme="minorHAnsi" w:hAnsiTheme="minorHAnsi"/>
          <w:sz w:val="20"/>
          <w:szCs w:val="20"/>
        </w:rPr>
        <w:t xml:space="preserve"> </w:t>
      </w:r>
    </w:p>
    <w:p w14:paraId="302BA456" w14:textId="77777777" w:rsidR="00EF5B6C" w:rsidRDefault="00EF5B6C" w:rsidP="00842389">
      <w:pPr>
        <w:rPr>
          <w:rFonts w:asciiTheme="minorHAnsi" w:hAnsiTheme="minorHAnsi"/>
          <w:sz w:val="20"/>
          <w:szCs w:val="20"/>
        </w:rPr>
      </w:pPr>
      <w:r>
        <w:rPr>
          <w:rFonts w:asciiTheme="minorHAnsi" w:hAnsiTheme="minorHAnsi"/>
          <w:sz w:val="20"/>
          <w:szCs w:val="20"/>
        </w:rPr>
        <w:t xml:space="preserve">Parameter Mapping: </w:t>
      </w:r>
    </w:p>
    <w:p w14:paraId="154C471E" w14:textId="42DCB520" w:rsidR="00EF5B6C" w:rsidRDefault="00817B03" w:rsidP="00842389">
      <w:pPr>
        <w:rPr>
          <w:rFonts w:asciiTheme="minorHAnsi" w:hAnsiTheme="minorHAnsi"/>
          <w:sz w:val="20"/>
          <w:szCs w:val="20"/>
        </w:rPr>
      </w:pPr>
      <w:r>
        <w:rPr>
          <w:noProof/>
        </w:rPr>
        <w:lastRenderedPageBreak/>
        <w:drawing>
          <wp:inline distT="0" distB="0" distL="0" distR="0" wp14:anchorId="281D6C03" wp14:editId="20AA328F">
            <wp:extent cx="5943600" cy="1928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28495"/>
                    </a:xfrm>
                    <a:prstGeom prst="rect">
                      <a:avLst/>
                    </a:prstGeom>
                  </pic:spPr>
                </pic:pic>
              </a:graphicData>
            </a:graphic>
          </wp:inline>
        </w:drawing>
      </w:r>
      <w:r w:rsidR="00EF5B6C">
        <w:rPr>
          <w:noProof/>
        </w:rPr>
        <w:drawing>
          <wp:inline distT="0" distB="0" distL="0" distR="0" wp14:anchorId="6CE407AC" wp14:editId="0307348B">
            <wp:extent cx="256032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60320" cy="914400"/>
                    </a:xfrm>
                    <a:prstGeom prst="rect">
                      <a:avLst/>
                    </a:prstGeom>
                  </pic:spPr>
                </pic:pic>
              </a:graphicData>
            </a:graphic>
          </wp:inline>
        </w:drawing>
      </w:r>
    </w:p>
    <w:p w14:paraId="2A51158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3B2B3E8"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9AC8E0A" w14:textId="77777777" w:rsidR="004D3B66" w:rsidRPr="0095359C" w:rsidRDefault="004D3B66" w:rsidP="00817B03">
      <w:pPr>
        <w:pStyle w:val="ListParagraph"/>
        <w:numPr>
          <w:ilvl w:val="0"/>
          <w:numId w:val="51"/>
        </w:numPr>
        <w:rPr>
          <w:rFonts w:asciiTheme="minorHAnsi" w:hAnsiTheme="minorHAnsi"/>
          <w:sz w:val="20"/>
          <w:szCs w:val="20"/>
        </w:rPr>
      </w:pPr>
      <w:r w:rsidRPr="0095359C">
        <w:rPr>
          <w:rFonts w:asciiTheme="minorHAnsi" w:hAnsiTheme="minorHAnsi"/>
          <w:sz w:val="20"/>
          <w:szCs w:val="20"/>
        </w:rPr>
        <w:t>SQL Task: Load Outliers File List table</w:t>
      </w:r>
    </w:p>
    <w:p w14:paraId="6BD20FC3"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46777111" wp14:editId="6F397856">
            <wp:extent cx="1733550" cy="666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733550" cy="666750"/>
                    </a:xfrm>
                    <a:prstGeom prst="rect">
                      <a:avLst/>
                    </a:prstGeom>
                  </pic:spPr>
                </pic:pic>
              </a:graphicData>
            </a:graphic>
          </wp:inline>
        </w:drawing>
      </w:r>
    </w:p>
    <w:p w14:paraId="74B3AF09"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2C4EEE92" w14:textId="2A225137" w:rsidR="004D3B66" w:rsidRPr="0095359C" w:rsidRDefault="003116D6" w:rsidP="004D3B66">
      <w:pPr>
        <w:widowControl w:val="0"/>
        <w:autoSpaceDE w:val="0"/>
        <w:autoSpaceDN w:val="0"/>
        <w:adjustRightInd w:val="0"/>
        <w:spacing w:after="0" w:line="240" w:lineRule="auto"/>
        <w:ind w:left="360"/>
        <w:rPr>
          <w:rFonts w:asciiTheme="minorHAnsi" w:hAnsiTheme="minorHAnsi" w:cs="Arial"/>
          <w:sz w:val="20"/>
          <w:szCs w:val="20"/>
        </w:rPr>
      </w:pPr>
      <w:r>
        <w:rPr>
          <w:noProof/>
        </w:rPr>
        <w:drawing>
          <wp:inline distT="0" distB="0" distL="0" distR="0" wp14:anchorId="510CE8C9" wp14:editId="501D7AC0">
            <wp:extent cx="5943600" cy="23437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43785"/>
                    </a:xfrm>
                    <a:prstGeom prst="rect">
                      <a:avLst/>
                    </a:prstGeom>
                  </pic:spPr>
                </pic:pic>
              </a:graphicData>
            </a:graphic>
          </wp:inline>
        </w:drawing>
      </w:r>
    </w:p>
    <w:p w14:paraId="6B232C15"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14:paraId="3F5F01B0"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Executes the following sql</w:t>
      </w:r>
    </w:p>
    <w:p w14:paraId="3AD091AF" w14:textId="77777777"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14:paraId="70B21091" w14:textId="77777777" w:rsidR="003116D6" w:rsidRPr="003116D6" w:rsidRDefault="003116D6" w:rsidP="003116D6">
      <w:pPr>
        <w:widowControl w:val="0"/>
        <w:autoSpaceDE w:val="0"/>
        <w:autoSpaceDN w:val="0"/>
        <w:adjustRightInd w:val="0"/>
        <w:spacing w:after="0" w:line="240" w:lineRule="auto"/>
        <w:ind w:left="720"/>
        <w:rPr>
          <w:rFonts w:asciiTheme="minorHAnsi" w:hAnsiTheme="minorHAnsi"/>
          <w:sz w:val="20"/>
          <w:szCs w:val="20"/>
        </w:rPr>
      </w:pPr>
      <w:r w:rsidRPr="003116D6">
        <w:rPr>
          <w:rFonts w:asciiTheme="minorHAnsi" w:hAnsiTheme="minorHAnsi"/>
          <w:sz w:val="20"/>
          <w:szCs w:val="20"/>
        </w:rPr>
        <w:t>INSERT INTO [EC].[Outlier_FileList]</w:t>
      </w:r>
    </w:p>
    <w:p w14:paraId="7A327DD6" w14:textId="77777777" w:rsidR="003116D6" w:rsidRPr="003116D6" w:rsidRDefault="003116D6" w:rsidP="003116D6">
      <w:pPr>
        <w:widowControl w:val="0"/>
        <w:autoSpaceDE w:val="0"/>
        <w:autoSpaceDN w:val="0"/>
        <w:adjustRightInd w:val="0"/>
        <w:spacing w:after="0" w:line="240" w:lineRule="auto"/>
        <w:ind w:left="720"/>
        <w:rPr>
          <w:rFonts w:asciiTheme="minorHAnsi" w:hAnsiTheme="minorHAnsi"/>
          <w:sz w:val="20"/>
          <w:szCs w:val="20"/>
        </w:rPr>
      </w:pPr>
      <w:r w:rsidRPr="003116D6">
        <w:rPr>
          <w:rFonts w:asciiTheme="minorHAnsi" w:hAnsiTheme="minorHAnsi"/>
          <w:sz w:val="20"/>
          <w:szCs w:val="20"/>
        </w:rPr>
        <w:t xml:space="preserve">           ([File_Name]</w:t>
      </w:r>
    </w:p>
    <w:p w14:paraId="7E1281FC" w14:textId="77777777" w:rsidR="003116D6" w:rsidRPr="003116D6" w:rsidRDefault="003116D6" w:rsidP="003116D6">
      <w:pPr>
        <w:widowControl w:val="0"/>
        <w:autoSpaceDE w:val="0"/>
        <w:autoSpaceDN w:val="0"/>
        <w:adjustRightInd w:val="0"/>
        <w:spacing w:after="0" w:line="240" w:lineRule="auto"/>
        <w:ind w:left="720"/>
        <w:rPr>
          <w:rFonts w:asciiTheme="minorHAnsi" w:hAnsiTheme="minorHAnsi"/>
          <w:sz w:val="20"/>
          <w:szCs w:val="20"/>
        </w:rPr>
      </w:pPr>
      <w:r w:rsidRPr="003116D6">
        <w:rPr>
          <w:rFonts w:asciiTheme="minorHAnsi" w:hAnsiTheme="minorHAnsi"/>
          <w:sz w:val="20"/>
          <w:szCs w:val="20"/>
        </w:rPr>
        <w:t xml:space="preserve">           ,[File_LoadDate]</w:t>
      </w:r>
    </w:p>
    <w:p w14:paraId="27119B82" w14:textId="77777777" w:rsidR="003116D6" w:rsidRPr="003116D6" w:rsidRDefault="003116D6" w:rsidP="003116D6">
      <w:pPr>
        <w:widowControl w:val="0"/>
        <w:autoSpaceDE w:val="0"/>
        <w:autoSpaceDN w:val="0"/>
        <w:adjustRightInd w:val="0"/>
        <w:spacing w:after="0" w:line="240" w:lineRule="auto"/>
        <w:ind w:left="720"/>
        <w:rPr>
          <w:rFonts w:asciiTheme="minorHAnsi" w:hAnsiTheme="minorHAnsi"/>
          <w:sz w:val="20"/>
          <w:szCs w:val="20"/>
        </w:rPr>
      </w:pPr>
      <w:r w:rsidRPr="003116D6">
        <w:rPr>
          <w:rFonts w:asciiTheme="minorHAnsi" w:hAnsiTheme="minorHAnsi"/>
          <w:sz w:val="20"/>
          <w:szCs w:val="20"/>
        </w:rPr>
        <w:t xml:space="preserve">           ,[Count_Staged]</w:t>
      </w:r>
    </w:p>
    <w:p w14:paraId="6987808C" w14:textId="77777777" w:rsidR="003116D6" w:rsidRPr="003116D6" w:rsidRDefault="003116D6" w:rsidP="003116D6">
      <w:pPr>
        <w:widowControl w:val="0"/>
        <w:autoSpaceDE w:val="0"/>
        <w:autoSpaceDN w:val="0"/>
        <w:adjustRightInd w:val="0"/>
        <w:spacing w:after="0" w:line="240" w:lineRule="auto"/>
        <w:ind w:left="720"/>
        <w:rPr>
          <w:rFonts w:asciiTheme="minorHAnsi" w:hAnsiTheme="minorHAnsi"/>
          <w:sz w:val="20"/>
          <w:szCs w:val="20"/>
        </w:rPr>
      </w:pPr>
      <w:r w:rsidRPr="003116D6">
        <w:rPr>
          <w:rFonts w:asciiTheme="minorHAnsi" w:hAnsiTheme="minorHAnsi"/>
          <w:sz w:val="20"/>
          <w:szCs w:val="20"/>
        </w:rPr>
        <w:t xml:space="preserve">           ,[Count_Loaded]</w:t>
      </w:r>
    </w:p>
    <w:p w14:paraId="0E5B6F27" w14:textId="77777777" w:rsidR="003116D6" w:rsidRPr="003116D6" w:rsidRDefault="003116D6" w:rsidP="003116D6">
      <w:pPr>
        <w:widowControl w:val="0"/>
        <w:autoSpaceDE w:val="0"/>
        <w:autoSpaceDN w:val="0"/>
        <w:adjustRightInd w:val="0"/>
        <w:spacing w:after="0" w:line="240" w:lineRule="auto"/>
        <w:ind w:left="720"/>
        <w:rPr>
          <w:rFonts w:asciiTheme="minorHAnsi" w:hAnsiTheme="minorHAnsi"/>
          <w:sz w:val="20"/>
          <w:szCs w:val="20"/>
        </w:rPr>
      </w:pPr>
      <w:r w:rsidRPr="003116D6">
        <w:rPr>
          <w:rFonts w:asciiTheme="minorHAnsi" w:hAnsiTheme="minorHAnsi"/>
          <w:sz w:val="20"/>
          <w:szCs w:val="20"/>
        </w:rPr>
        <w:t xml:space="preserve">           ,[Count_Rejected]</w:t>
      </w:r>
    </w:p>
    <w:p w14:paraId="64C3DB0C" w14:textId="77777777" w:rsidR="003116D6" w:rsidRPr="003116D6" w:rsidRDefault="003116D6" w:rsidP="003116D6">
      <w:pPr>
        <w:widowControl w:val="0"/>
        <w:autoSpaceDE w:val="0"/>
        <w:autoSpaceDN w:val="0"/>
        <w:adjustRightInd w:val="0"/>
        <w:spacing w:after="0" w:line="240" w:lineRule="auto"/>
        <w:ind w:left="720"/>
        <w:rPr>
          <w:rFonts w:asciiTheme="minorHAnsi" w:hAnsiTheme="minorHAnsi"/>
          <w:sz w:val="20"/>
          <w:szCs w:val="20"/>
        </w:rPr>
      </w:pPr>
      <w:r w:rsidRPr="003116D6">
        <w:rPr>
          <w:rFonts w:asciiTheme="minorHAnsi" w:hAnsiTheme="minorHAnsi"/>
          <w:sz w:val="20"/>
          <w:szCs w:val="20"/>
        </w:rPr>
        <w:t xml:space="preserve">           ,[Category]</w:t>
      </w:r>
    </w:p>
    <w:p w14:paraId="48B737D2" w14:textId="77777777" w:rsidR="003116D6" w:rsidRPr="003116D6" w:rsidRDefault="003116D6" w:rsidP="003116D6">
      <w:pPr>
        <w:widowControl w:val="0"/>
        <w:autoSpaceDE w:val="0"/>
        <w:autoSpaceDN w:val="0"/>
        <w:adjustRightInd w:val="0"/>
        <w:spacing w:after="0" w:line="240" w:lineRule="auto"/>
        <w:ind w:left="720"/>
        <w:rPr>
          <w:rFonts w:asciiTheme="minorHAnsi" w:hAnsiTheme="minorHAnsi"/>
          <w:sz w:val="20"/>
          <w:szCs w:val="20"/>
        </w:rPr>
      </w:pPr>
      <w:r w:rsidRPr="003116D6">
        <w:rPr>
          <w:rFonts w:asciiTheme="minorHAnsi" w:hAnsiTheme="minorHAnsi"/>
          <w:sz w:val="20"/>
          <w:szCs w:val="20"/>
        </w:rPr>
        <w:t xml:space="preserve">           ,[Code])</w:t>
      </w:r>
    </w:p>
    <w:p w14:paraId="3E59B83B" w14:textId="3425D281" w:rsidR="004D3B66" w:rsidRPr="0095359C" w:rsidRDefault="003116D6" w:rsidP="004D3B66">
      <w:pPr>
        <w:widowControl w:val="0"/>
        <w:autoSpaceDE w:val="0"/>
        <w:autoSpaceDN w:val="0"/>
        <w:adjustRightInd w:val="0"/>
        <w:spacing w:after="0" w:line="240" w:lineRule="auto"/>
        <w:ind w:left="360"/>
        <w:rPr>
          <w:rFonts w:asciiTheme="minorHAnsi" w:hAnsiTheme="minorHAnsi" w:cs="Arial"/>
          <w:sz w:val="20"/>
          <w:szCs w:val="20"/>
        </w:rPr>
      </w:pPr>
      <w:r w:rsidRPr="003116D6">
        <w:rPr>
          <w:rFonts w:asciiTheme="minorHAnsi" w:hAnsiTheme="minorHAnsi"/>
          <w:sz w:val="20"/>
          <w:szCs w:val="20"/>
        </w:rPr>
        <w:t xml:space="preserve">  VALUES (?,</w:t>
      </w:r>
      <w:proofErr w:type="spellStart"/>
      <w:r w:rsidRPr="003116D6">
        <w:rPr>
          <w:rFonts w:asciiTheme="minorHAnsi" w:hAnsiTheme="minorHAnsi"/>
          <w:sz w:val="20"/>
          <w:szCs w:val="20"/>
        </w:rPr>
        <w:t>GetDate</w:t>
      </w:r>
      <w:proofErr w:type="spellEnd"/>
      <w:r w:rsidRPr="003116D6">
        <w:rPr>
          <w:rFonts w:asciiTheme="minorHAnsi" w:hAnsiTheme="minorHAnsi"/>
          <w:sz w:val="20"/>
          <w:szCs w:val="20"/>
        </w:rPr>
        <w:t>(), ?, ?,?, 'Outliers', ?)</w:t>
      </w:r>
    </w:p>
    <w:p w14:paraId="12FD8BAC" w14:textId="77777777"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14:paraId="23E40FF7"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7F453F55" w14:textId="77777777" w:rsidR="004D3B66" w:rsidRPr="0095359C" w:rsidRDefault="004D3B66" w:rsidP="00817B03">
      <w:pPr>
        <w:pStyle w:val="ListParagraph"/>
        <w:numPr>
          <w:ilvl w:val="0"/>
          <w:numId w:val="51"/>
        </w:numPr>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14:paraId="1E9BA075"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536776A7"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90ED583" wp14:editId="1921BA6A">
            <wp:extent cx="2381250" cy="800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81250" cy="800100"/>
                    </a:xfrm>
                    <a:prstGeom prst="rect">
                      <a:avLst/>
                    </a:prstGeom>
                  </pic:spPr>
                </pic:pic>
              </a:graphicData>
            </a:graphic>
          </wp:inline>
        </w:drawing>
      </w:r>
    </w:p>
    <w:p w14:paraId="433FCFD1"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2145507" w14:textId="77777777" w:rsidR="004D3B66" w:rsidRPr="0095359C" w:rsidRDefault="00E705FE" w:rsidP="004D3B66">
      <w:pPr>
        <w:widowControl w:val="0"/>
        <w:autoSpaceDE w:val="0"/>
        <w:autoSpaceDN w:val="0"/>
        <w:adjustRightInd w:val="0"/>
        <w:spacing w:after="0" w:line="240" w:lineRule="auto"/>
        <w:rPr>
          <w:rFonts w:asciiTheme="minorHAnsi" w:hAnsiTheme="minorHAnsi" w:cs="Arial"/>
          <w:sz w:val="20"/>
          <w:szCs w:val="20"/>
        </w:rPr>
      </w:pPr>
      <w:r w:rsidRPr="00E705FE">
        <w:rPr>
          <w:noProof/>
        </w:rPr>
        <w:t xml:space="preserve"> </w:t>
      </w:r>
      <w:r>
        <w:rPr>
          <w:noProof/>
        </w:rPr>
        <w:drawing>
          <wp:inline distT="0" distB="0" distL="0" distR="0" wp14:anchorId="3DF93459" wp14:editId="1C5A0AE2">
            <wp:extent cx="4197096"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7096" cy="1828800"/>
                    </a:xfrm>
                    <a:prstGeom prst="rect">
                      <a:avLst/>
                    </a:prstGeom>
                  </pic:spPr>
                </pic:pic>
              </a:graphicData>
            </a:graphic>
          </wp:inline>
        </w:drawing>
      </w:r>
    </w:p>
    <w:p w14:paraId="610EA7B0"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0A43E2FC" w14:textId="77777777"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14:paraId="69679212"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455BA30A"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678AA30D"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4C9E238E" w14:textId="77777777"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14:paraId="69C6E5C3" w14:textId="77777777" w:rsidR="00A93379" w:rsidRPr="0095359C" w:rsidRDefault="000B36BD" w:rsidP="00DF3CBB">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116" w:author="Palacherla, Susmitha C" w:date="2024-08-25T16:18:00Z">
          <w:pPr>
            <w:pStyle w:val="ListParagraph"/>
            <w:widowControl w:val="0"/>
            <w:numPr>
              <w:ilvl w:val="4"/>
              <w:numId w:val="57"/>
            </w:numPr>
            <w:autoSpaceDE w:val="0"/>
            <w:autoSpaceDN w:val="0"/>
            <w:adjustRightInd w:val="0"/>
            <w:spacing w:after="0" w:line="240" w:lineRule="auto"/>
            <w:ind w:left="2232" w:hanging="792"/>
          </w:pPr>
        </w:pPrChange>
      </w:pPr>
      <w:r>
        <w:rPr>
          <w:rFonts w:asciiTheme="minorHAnsi" w:hAnsiTheme="minorHAnsi" w:cs="Arial"/>
          <w:b/>
          <w:sz w:val="20"/>
          <w:szCs w:val="20"/>
        </w:rPr>
        <w:t>F</w:t>
      </w:r>
      <w:r w:rsidR="00A93379" w:rsidRPr="0095359C">
        <w:rPr>
          <w:rFonts w:asciiTheme="minorHAnsi" w:hAnsiTheme="minorHAnsi" w:cs="Arial"/>
          <w:b/>
          <w:sz w:val="20"/>
          <w:szCs w:val="20"/>
        </w:rPr>
        <w:t xml:space="preserve">or each </w:t>
      </w:r>
      <w:r w:rsidR="003B75E1" w:rsidRPr="0095359C">
        <w:rPr>
          <w:rFonts w:asciiTheme="minorHAnsi" w:hAnsiTheme="minorHAnsi" w:cs="Arial"/>
          <w:b/>
          <w:sz w:val="20"/>
          <w:szCs w:val="20"/>
        </w:rPr>
        <w:t>IAT and IAE</w:t>
      </w:r>
      <w:r w:rsidR="00A93379" w:rsidRPr="0095359C">
        <w:rPr>
          <w:rFonts w:asciiTheme="minorHAnsi" w:hAnsiTheme="minorHAnsi" w:cs="Arial"/>
          <w:b/>
          <w:sz w:val="20"/>
          <w:szCs w:val="20"/>
        </w:rPr>
        <w:t xml:space="preserve"> Outlier file in Staging directory  </w:t>
      </w:r>
    </w:p>
    <w:p w14:paraId="0E694841"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14:paraId="780593FE"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14:paraId="090B61D3" w14:textId="77777777"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lastRenderedPageBreak/>
        <w:t>Container: Foreach Loop</w:t>
      </w:r>
      <w:r w:rsidR="000B36BD">
        <w:rPr>
          <w:rFonts w:asciiTheme="minorHAnsi" w:hAnsiTheme="minorHAnsi"/>
          <w:sz w:val="20"/>
          <w:szCs w:val="20"/>
        </w:rPr>
        <w:t xml:space="preserve"> - </w:t>
      </w:r>
      <w:r w:rsidR="000B36BD" w:rsidRPr="000B36BD">
        <w:rPr>
          <w:rFonts w:asciiTheme="minorHAnsi" w:hAnsiTheme="minorHAnsi"/>
          <w:sz w:val="20"/>
          <w:szCs w:val="20"/>
        </w:rPr>
        <w:t>Foreach IAE_IAT OMR File</w:t>
      </w:r>
    </w:p>
    <w:p w14:paraId="14B49A85" w14:textId="20BA27E7" w:rsidR="00E705FE" w:rsidRDefault="00A93379" w:rsidP="00A93379">
      <w:pPr>
        <w:spacing w:after="0"/>
        <w:ind w:left="1080"/>
        <w:rPr>
          <w:rFonts w:asciiTheme="minorHAnsi" w:hAnsiTheme="minorHAnsi"/>
          <w:sz w:val="20"/>
          <w:szCs w:val="20"/>
        </w:rPr>
      </w:pPr>
      <w:r w:rsidRPr="0095359C">
        <w:rPr>
          <w:rFonts w:asciiTheme="minorHAnsi" w:hAnsiTheme="minorHAnsi"/>
          <w:sz w:val="20"/>
          <w:szCs w:val="20"/>
        </w:rPr>
        <w:t xml:space="preserve">Folder: </w:t>
      </w:r>
      <w:r w:rsidR="00E705FE" w:rsidRPr="00E705FE">
        <w:rPr>
          <w:rFonts w:asciiTheme="minorHAnsi" w:hAnsiTheme="minorHAnsi"/>
          <w:sz w:val="20"/>
          <w:szCs w:val="20"/>
        </w:rPr>
        <w:t>\\</w:t>
      </w:r>
      <w:r w:rsidR="003B7554">
        <w:rPr>
          <w:rFonts w:asciiTheme="minorHAnsi" w:hAnsiTheme="minorHAnsi"/>
          <w:sz w:val="20"/>
          <w:szCs w:val="20"/>
        </w:rPr>
        <w:t>UVAADADSQL50CCO</w:t>
      </w:r>
      <w:r w:rsidR="00E705FE" w:rsidRPr="00E705FE">
        <w:rPr>
          <w:rFonts w:asciiTheme="minorHAnsi" w:hAnsiTheme="minorHAnsi"/>
          <w:sz w:val="20"/>
          <w:szCs w:val="20"/>
        </w:rPr>
        <w:t>\data\coaching\Outliers\Decrypt_out\</w:t>
      </w:r>
      <w:r w:rsidR="00E705FE" w:rsidRPr="00E705FE" w:rsidDel="00E705FE">
        <w:rPr>
          <w:rFonts w:asciiTheme="minorHAnsi" w:hAnsiTheme="minorHAnsi"/>
          <w:sz w:val="20"/>
          <w:szCs w:val="20"/>
        </w:rPr>
        <w:t xml:space="preserve"> </w:t>
      </w:r>
    </w:p>
    <w:p w14:paraId="6F98A300" w14:textId="77777777"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Files: eCL_Outlier_Feed</w:t>
      </w:r>
      <w:r w:rsidR="003B75E1" w:rsidRPr="0095359C">
        <w:rPr>
          <w:rFonts w:asciiTheme="minorHAnsi" w:hAnsiTheme="minorHAnsi"/>
          <w:sz w:val="20"/>
          <w:szCs w:val="20"/>
        </w:rPr>
        <w:t>_</w:t>
      </w:r>
      <w:r w:rsidRPr="0095359C">
        <w:rPr>
          <w:rFonts w:asciiTheme="minorHAnsi" w:hAnsiTheme="minorHAnsi"/>
          <w:sz w:val="20"/>
          <w:szCs w:val="20"/>
        </w:rPr>
        <w:t>*.csv</w:t>
      </w:r>
    </w:p>
    <w:p w14:paraId="4DB22A2A" w14:textId="77777777" w:rsidR="003B75E1" w:rsidRPr="0095359C" w:rsidRDefault="003B75E1" w:rsidP="00A9337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14:paraId="47086E24" w14:textId="77777777" w:rsidR="00A93379" w:rsidRPr="0095359C" w:rsidRDefault="00A93379" w:rsidP="00A93379">
      <w:pPr>
        <w:spacing w:after="0"/>
        <w:ind w:left="1080"/>
        <w:rPr>
          <w:rFonts w:asciiTheme="minorHAnsi" w:hAnsiTheme="minorHAnsi"/>
          <w:sz w:val="20"/>
          <w:szCs w:val="20"/>
        </w:rPr>
      </w:pPr>
    </w:p>
    <w:p w14:paraId="29762F99" w14:textId="77777777"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Summary of Steps</w:t>
      </w:r>
    </w:p>
    <w:p w14:paraId="360CD63A"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Truncate Outliers Staging table</w:t>
      </w:r>
    </w:p>
    <w:p w14:paraId="25833A27"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DFT – Stage Outliers Staging table</w:t>
      </w:r>
    </w:p>
    <w:p w14:paraId="365A9DCB"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4D64545B"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1D04F835"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Load File list table</w:t>
      </w:r>
    </w:p>
    <w:p w14:paraId="62B2D83A" w14:textId="77777777"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File system task – Backup files to Backups directory</w:t>
      </w:r>
    </w:p>
    <w:p w14:paraId="021E1426" w14:textId="77777777" w:rsidR="00A93379" w:rsidRPr="0095359C" w:rsidRDefault="00A93379" w:rsidP="00A93379">
      <w:pPr>
        <w:spacing w:after="0"/>
        <w:ind w:left="1080"/>
        <w:rPr>
          <w:rFonts w:asciiTheme="minorHAnsi" w:hAnsiTheme="minorHAnsi"/>
          <w:sz w:val="20"/>
          <w:szCs w:val="20"/>
        </w:rPr>
      </w:pPr>
    </w:p>
    <w:p w14:paraId="56F79892" w14:textId="77777777"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Details of Steps</w:t>
      </w:r>
    </w:p>
    <w:p w14:paraId="73A4FDAB" w14:textId="77777777"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SQL task – Truncate Outliers Staging table</w:t>
      </w:r>
    </w:p>
    <w:p w14:paraId="1BA477CB"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45603DB1" wp14:editId="182B94FB">
            <wp:extent cx="2362200" cy="895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362200" cy="895350"/>
                    </a:xfrm>
                    <a:prstGeom prst="rect">
                      <a:avLst/>
                    </a:prstGeom>
                  </pic:spPr>
                </pic:pic>
              </a:graphicData>
            </a:graphic>
          </wp:inline>
        </w:drawing>
      </w:r>
    </w:p>
    <w:p w14:paraId="0F94652A"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4AF9BB7F" w14:textId="77777777" w:rsidR="00A93379"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14:paraId="699ADCAA"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75104450" w14:textId="77777777"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14:paraId="0C19BA1C" w14:textId="77777777" w:rsidR="000B36BD"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14:paraId="52058030" w14:textId="77777777"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DFT: Load Outliers staging table</w:t>
      </w:r>
    </w:p>
    <w:p w14:paraId="38139E3C" w14:textId="77777777" w:rsidR="00A93379"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AFF2751" wp14:editId="099428DE">
            <wp:extent cx="1914525" cy="16002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914525" cy="1600200"/>
                    </a:xfrm>
                    <a:prstGeom prst="rect">
                      <a:avLst/>
                    </a:prstGeom>
                  </pic:spPr>
                </pic:pic>
              </a:graphicData>
            </a:graphic>
          </wp:inline>
        </w:drawing>
      </w:r>
    </w:p>
    <w:p w14:paraId="63AA33BE"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14:paraId="138FF8F6"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3F08958" wp14:editId="0DD1AD65">
            <wp:extent cx="5943600" cy="446913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469130"/>
                    </a:xfrm>
                    <a:prstGeom prst="rect">
                      <a:avLst/>
                    </a:prstGeom>
                  </pic:spPr>
                </pic:pic>
              </a:graphicData>
            </a:graphic>
          </wp:inline>
        </w:drawing>
      </w:r>
    </w:p>
    <w:p w14:paraId="154EAF4A"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14:paraId="06A76D06" w14:textId="77777777"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Expression: (FINDSTRING(@[User::VarFileName],"IAE",1 ) &gt; 0 ) ||(FINDSTRING(@[User::VarFileName],"IAT",1 ) &gt; 0 )</w:t>
      </w:r>
    </w:p>
    <w:p w14:paraId="600E2910"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1A4A3942"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2C8368C7" w14:textId="77777777"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FF5A68D" wp14:editId="4E03452A">
            <wp:extent cx="1335024" cy="227685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335024" cy="2276856"/>
                    </a:xfrm>
                    <a:prstGeom prst="rect">
                      <a:avLst/>
                    </a:prstGeom>
                  </pic:spPr>
                </pic:pic>
              </a:graphicData>
            </a:graphic>
          </wp:inline>
        </w:drawing>
      </w:r>
    </w:p>
    <w:p w14:paraId="48575EED"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5AE1929F"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1AC2C684"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3D4666E2" w14:textId="77777777"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E814335" wp14:editId="6FFC381F">
            <wp:extent cx="4059936" cy="412394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059936" cy="4123944"/>
                    </a:xfrm>
                    <a:prstGeom prst="rect">
                      <a:avLst/>
                    </a:prstGeom>
                  </pic:spPr>
                </pic:pic>
              </a:graphicData>
            </a:graphic>
          </wp:inline>
        </w:drawing>
      </w:r>
    </w:p>
    <w:p w14:paraId="50E5B707"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17AB79F6"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287293DB"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4E9F08F5"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46277506"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72C12EBC"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782ACE0A"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1D2F5DA1"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3D27B70A" w14:textId="77777777"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A01DE72" wp14:editId="74BF8584">
            <wp:extent cx="2898648" cy="4114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98648" cy="4114800"/>
                    </a:xfrm>
                    <a:prstGeom prst="rect">
                      <a:avLst/>
                    </a:prstGeom>
                  </pic:spPr>
                </pic:pic>
              </a:graphicData>
            </a:graphic>
          </wp:inline>
        </w:drawing>
      </w:r>
    </w:p>
    <w:p w14:paraId="37A5D466"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6FD217C1"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69E64AFC" w14:textId="77777777" w:rsidR="00A93379" w:rsidRPr="0095359C" w:rsidRDefault="005A64FA" w:rsidP="005A64FA">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noProof/>
          <w:sz w:val="20"/>
          <w:szCs w:val="20"/>
        </w:rPr>
        <w:t>Similar to LCS File</w:t>
      </w:r>
    </w:p>
    <w:p w14:paraId="42D799C3"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64329D1D" w14:textId="77777777"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14:paraId="04C2421F" w14:textId="77777777" w:rsidR="005A64FA"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drawing>
          <wp:inline distT="0" distB="0" distL="0" distR="0" wp14:anchorId="72720B71" wp14:editId="1C2DDCDF">
            <wp:extent cx="3328416" cy="3200400"/>
            <wp:effectExtent l="0" t="0" r="571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28416" cy="3200400"/>
                    </a:xfrm>
                    <a:prstGeom prst="rect">
                      <a:avLst/>
                    </a:prstGeom>
                  </pic:spPr>
                </pic:pic>
              </a:graphicData>
            </a:graphic>
          </wp:inline>
        </w:drawing>
      </w:r>
    </w:p>
    <w:p w14:paraId="2B6F57E9"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698C4568" w14:textId="77777777" w:rsidR="00A93379" w:rsidRPr="0095359C" w:rsidRDefault="00A93379" w:rsidP="005A64FA">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SQL Task: </w:t>
      </w:r>
      <w:r w:rsidR="00EC75F7">
        <w:rPr>
          <w:rFonts w:asciiTheme="minorHAnsi" w:hAnsiTheme="minorHAnsi"/>
          <w:sz w:val="20"/>
          <w:szCs w:val="20"/>
        </w:rPr>
        <w:t>Update staging table and reject logs</w:t>
      </w:r>
      <w:r w:rsidR="00EC75F7" w:rsidRPr="0095359C" w:rsidDel="00EC75F7">
        <w:rPr>
          <w:rFonts w:asciiTheme="minorHAnsi" w:hAnsiTheme="minorHAnsi"/>
          <w:sz w:val="20"/>
          <w:szCs w:val="20"/>
        </w:rPr>
        <w:t xml:space="preserve"> </w:t>
      </w:r>
    </w:p>
    <w:p w14:paraId="454F96B9" w14:textId="77777777" w:rsidR="00A93379"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19561F49"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17FAF276" w14:textId="77777777"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Coaching_Log table</w:t>
      </w:r>
    </w:p>
    <w:p w14:paraId="11346286" w14:textId="77777777" w:rsidR="004A51E8"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21B4775D"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2353E59B" w14:textId="77777777"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649C3556" w14:textId="77777777" w:rsidR="00A93379"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57B70FC3" w14:textId="77777777"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14:paraId="24E49EC8" w14:textId="77777777" w:rsidR="00A93379" w:rsidRPr="0095359C" w:rsidRDefault="00A93379" w:rsidP="00934089">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14:paraId="71AC2A8E" w14:textId="77777777" w:rsidR="00934089" w:rsidRPr="0095359C" w:rsidRDefault="00934089" w:rsidP="0093408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74E989DC" w14:textId="77777777"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14:paraId="3E5ABBED" w14:textId="77777777" w:rsidR="00A93379" w:rsidRDefault="00A93379" w:rsidP="00A93379">
      <w:pPr>
        <w:widowControl w:val="0"/>
        <w:autoSpaceDE w:val="0"/>
        <w:autoSpaceDN w:val="0"/>
        <w:adjustRightInd w:val="0"/>
        <w:spacing w:after="0" w:line="240" w:lineRule="auto"/>
        <w:rPr>
          <w:rFonts w:asciiTheme="minorHAnsi" w:hAnsiTheme="minorHAnsi" w:cs="Arial"/>
          <w:sz w:val="20"/>
          <w:szCs w:val="20"/>
        </w:rPr>
      </w:pPr>
    </w:p>
    <w:p w14:paraId="39E84871"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F2FEC9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0C9553E0"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57BF701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663D347E"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5513C0CE"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71D8826A"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A1005B6"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8A135B1"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7B958749"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3274005E" w14:textId="65ECDE57" w:rsidR="00B559F5" w:rsidRPr="0095359C" w:rsidRDefault="00B559F5" w:rsidP="00DF3CBB">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117" w:author="Palacherla, Susmitha C" w:date="2024-08-25T16:18:00Z">
          <w:pPr>
            <w:pStyle w:val="ListParagraph"/>
            <w:widowControl w:val="0"/>
            <w:numPr>
              <w:ilvl w:val="4"/>
              <w:numId w:val="57"/>
            </w:numPr>
            <w:autoSpaceDE w:val="0"/>
            <w:autoSpaceDN w:val="0"/>
            <w:adjustRightInd w:val="0"/>
            <w:spacing w:after="0" w:line="240" w:lineRule="auto"/>
            <w:ind w:left="2232" w:hanging="792"/>
          </w:pPr>
        </w:pPrChange>
      </w:pPr>
      <w:r>
        <w:rPr>
          <w:rFonts w:asciiTheme="minorHAnsi" w:hAnsiTheme="minorHAnsi" w:cs="Arial"/>
          <w:b/>
          <w:sz w:val="20"/>
          <w:szCs w:val="20"/>
        </w:rPr>
        <w:t>F</w:t>
      </w:r>
      <w:r w:rsidRPr="0095359C">
        <w:rPr>
          <w:rFonts w:asciiTheme="minorHAnsi" w:hAnsiTheme="minorHAnsi" w:cs="Arial"/>
          <w:b/>
          <w:sz w:val="20"/>
          <w:szCs w:val="20"/>
        </w:rPr>
        <w:t xml:space="preserve">or each </w:t>
      </w:r>
      <w:r>
        <w:rPr>
          <w:rFonts w:asciiTheme="minorHAnsi" w:hAnsiTheme="minorHAnsi" w:cs="Arial"/>
          <w:b/>
          <w:sz w:val="20"/>
          <w:szCs w:val="20"/>
        </w:rPr>
        <w:t xml:space="preserve">AUD </w:t>
      </w:r>
      <w:r w:rsidRPr="0095359C">
        <w:rPr>
          <w:rFonts w:asciiTheme="minorHAnsi" w:hAnsiTheme="minorHAnsi" w:cs="Arial"/>
          <w:b/>
          <w:sz w:val="20"/>
          <w:szCs w:val="20"/>
        </w:rPr>
        <w:t xml:space="preserve">Outlier file in Staging directory  </w:t>
      </w:r>
    </w:p>
    <w:p w14:paraId="273EF1F0"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b/>
          <w:sz w:val="20"/>
          <w:szCs w:val="20"/>
        </w:rPr>
      </w:pPr>
    </w:p>
    <w:p w14:paraId="34D44B38"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b/>
          <w:sz w:val="20"/>
          <w:szCs w:val="20"/>
        </w:rPr>
      </w:pPr>
    </w:p>
    <w:p w14:paraId="4F5684AD" w14:textId="367EC1BA" w:rsidR="00B559F5" w:rsidRPr="0095359C" w:rsidRDefault="00B559F5" w:rsidP="00B559F5">
      <w:pPr>
        <w:spacing w:after="0"/>
        <w:ind w:left="1080"/>
        <w:rPr>
          <w:rFonts w:asciiTheme="minorHAnsi" w:hAnsiTheme="minorHAnsi"/>
          <w:sz w:val="20"/>
          <w:szCs w:val="20"/>
        </w:rPr>
      </w:pPr>
      <w:r w:rsidRPr="0095359C">
        <w:rPr>
          <w:rFonts w:asciiTheme="minorHAnsi" w:hAnsiTheme="minorHAnsi"/>
          <w:sz w:val="20"/>
          <w:szCs w:val="20"/>
        </w:rPr>
        <w:t>Container: Foreach Loop</w:t>
      </w:r>
      <w:r>
        <w:rPr>
          <w:rFonts w:asciiTheme="minorHAnsi" w:hAnsiTheme="minorHAnsi"/>
          <w:sz w:val="20"/>
          <w:szCs w:val="20"/>
        </w:rPr>
        <w:t xml:space="preserve"> - </w:t>
      </w:r>
      <w:r w:rsidRPr="000B36BD">
        <w:rPr>
          <w:rFonts w:asciiTheme="minorHAnsi" w:hAnsiTheme="minorHAnsi"/>
          <w:sz w:val="20"/>
          <w:szCs w:val="20"/>
        </w:rPr>
        <w:t xml:space="preserve">Foreach </w:t>
      </w:r>
      <w:r>
        <w:rPr>
          <w:rFonts w:asciiTheme="minorHAnsi" w:hAnsiTheme="minorHAnsi"/>
          <w:sz w:val="20"/>
          <w:szCs w:val="20"/>
        </w:rPr>
        <w:t>AUD</w:t>
      </w:r>
      <w:r w:rsidRPr="000B36BD">
        <w:rPr>
          <w:rFonts w:asciiTheme="minorHAnsi" w:hAnsiTheme="minorHAnsi"/>
          <w:sz w:val="20"/>
          <w:szCs w:val="20"/>
        </w:rPr>
        <w:t xml:space="preserve"> OMR File</w:t>
      </w:r>
    </w:p>
    <w:p w14:paraId="452CB8D0" w14:textId="2099914D" w:rsidR="00B559F5" w:rsidRDefault="00B559F5" w:rsidP="00B559F5">
      <w:pPr>
        <w:spacing w:after="0"/>
        <w:ind w:left="1080"/>
        <w:rPr>
          <w:rFonts w:asciiTheme="minorHAnsi" w:hAnsiTheme="minorHAnsi"/>
          <w:sz w:val="20"/>
          <w:szCs w:val="20"/>
        </w:rPr>
      </w:pPr>
      <w:r w:rsidRPr="0095359C">
        <w:rPr>
          <w:rFonts w:asciiTheme="minorHAnsi" w:hAnsiTheme="minorHAnsi"/>
          <w:sz w:val="20"/>
          <w:szCs w:val="20"/>
        </w:rPr>
        <w:t xml:space="preserve">Folder: </w:t>
      </w:r>
      <w:r w:rsidRPr="00E705FE">
        <w:rPr>
          <w:rFonts w:asciiTheme="minorHAnsi" w:hAnsiTheme="minorHAnsi"/>
          <w:sz w:val="20"/>
          <w:szCs w:val="20"/>
        </w:rPr>
        <w:t>\\</w:t>
      </w:r>
      <w:r w:rsidR="003B7554">
        <w:rPr>
          <w:rFonts w:asciiTheme="minorHAnsi" w:hAnsiTheme="minorHAnsi"/>
          <w:sz w:val="20"/>
          <w:szCs w:val="20"/>
        </w:rPr>
        <w:t>UVAADADSQL50CCO</w:t>
      </w:r>
      <w:r w:rsidRPr="00E705FE">
        <w:rPr>
          <w:rFonts w:asciiTheme="minorHAnsi" w:hAnsiTheme="minorHAnsi"/>
          <w:sz w:val="20"/>
          <w:szCs w:val="20"/>
        </w:rPr>
        <w:t>\data\coaching\Outliers\Decrypt_out\</w:t>
      </w:r>
      <w:r w:rsidRPr="00E705FE" w:rsidDel="00E705FE">
        <w:rPr>
          <w:rFonts w:asciiTheme="minorHAnsi" w:hAnsiTheme="minorHAnsi"/>
          <w:sz w:val="20"/>
          <w:szCs w:val="20"/>
        </w:rPr>
        <w:t xml:space="preserve"> </w:t>
      </w:r>
    </w:p>
    <w:p w14:paraId="5FBAE6D7" w14:textId="2C98B592" w:rsidR="00B559F5" w:rsidRPr="0095359C" w:rsidRDefault="00B559F5" w:rsidP="00B559F5">
      <w:pPr>
        <w:spacing w:after="0"/>
        <w:ind w:left="1080"/>
        <w:rPr>
          <w:rFonts w:asciiTheme="minorHAnsi" w:hAnsiTheme="minorHAnsi"/>
          <w:sz w:val="20"/>
          <w:szCs w:val="20"/>
        </w:rPr>
      </w:pPr>
      <w:r w:rsidRPr="0095359C">
        <w:rPr>
          <w:rFonts w:asciiTheme="minorHAnsi" w:hAnsiTheme="minorHAnsi"/>
          <w:sz w:val="20"/>
          <w:szCs w:val="20"/>
        </w:rPr>
        <w:t>Files: eCL_Outlier_Feed_</w:t>
      </w:r>
      <w:r>
        <w:rPr>
          <w:rFonts w:asciiTheme="minorHAnsi" w:hAnsiTheme="minorHAnsi"/>
          <w:sz w:val="20"/>
          <w:szCs w:val="20"/>
        </w:rPr>
        <w:t>AUD</w:t>
      </w:r>
      <w:r w:rsidRPr="0095359C">
        <w:rPr>
          <w:rFonts w:asciiTheme="minorHAnsi" w:hAnsiTheme="minorHAnsi"/>
          <w:sz w:val="20"/>
          <w:szCs w:val="20"/>
        </w:rPr>
        <w:t>*.csv</w:t>
      </w:r>
    </w:p>
    <w:p w14:paraId="2036B9CC" w14:textId="77777777" w:rsidR="00B559F5" w:rsidRPr="0095359C" w:rsidRDefault="00B559F5" w:rsidP="00B559F5">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14:paraId="6E828BF7" w14:textId="77777777" w:rsidR="00B559F5" w:rsidRPr="0095359C" w:rsidRDefault="00B559F5" w:rsidP="00B559F5">
      <w:pPr>
        <w:spacing w:after="0"/>
        <w:ind w:left="1080"/>
        <w:rPr>
          <w:rFonts w:asciiTheme="minorHAnsi" w:hAnsiTheme="minorHAnsi"/>
          <w:sz w:val="20"/>
          <w:szCs w:val="20"/>
        </w:rPr>
      </w:pPr>
    </w:p>
    <w:p w14:paraId="2140802A" w14:textId="77777777" w:rsidR="00B559F5" w:rsidRPr="0095359C" w:rsidRDefault="00B559F5" w:rsidP="00B559F5">
      <w:pPr>
        <w:rPr>
          <w:rFonts w:asciiTheme="minorHAnsi" w:hAnsiTheme="minorHAnsi"/>
          <w:b/>
          <w:sz w:val="20"/>
          <w:szCs w:val="20"/>
        </w:rPr>
      </w:pPr>
      <w:r w:rsidRPr="0095359C">
        <w:rPr>
          <w:rFonts w:asciiTheme="minorHAnsi" w:hAnsiTheme="minorHAnsi"/>
          <w:b/>
          <w:sz w:val="20"/>
          <w:szCs w:val="20"/>
        </w:rPr>
        <w:t>Summary of Steps</w:t>
      </w:r>
    </w:p>
    <w:p w14:paraId="4281816E" w14:textId="77777777" w:rsidR="00B559F5" w:rsidRPr="0095359C" w:rsidRDefault="00B559F5" w:rsidP="00A32739">
      <w:pPr>
        <w:pStyle w:val="ListParagraph"/>
        <w:numPr>
          <w:ilvl w:val="0"/>
          <w:numId w:val="54"/>
        </w:numPr>
        <w:rPr>
          <w:rFonts w:asciiTheme="minorHAnsi" w:hAnsiTheme="minorHAnsi"/>
          <w:sz w:val="20"/>
          <w:szCs w:val="20"/>
        </w:rPr>
      </w:pPr>
      <w:r w:rsidRPr="0095359C">
        <w:rPr>
          <w:rFonts w:asciiTheme="minorHAnsi" w:hAnsiTheme="minorHAnsi"/>
          <w:sz w:val="20"/>
          <w:szCs w:val="20"/>
        </w:rPr>
        <w:t>SQL task – Truncate Outliers Staging table</w:t>
      </w:r>
    </w:p>
    <w:p w14:paraId="7D4F3F4F" w14:textId="77777777" w:rsidR="00B559F5" w:rsidRPr="0095359C" w:rsidRDefault="00B559F5" w:rsidP="00A32739">
      <w:pPr>
        <w:pStyle w:val="ListParagraph"/>
        <w:numPr>
          <w:ilvl w:val="0"/>
          <w:numId w:val="54"/>
        </w:numPr>
        <w:rPr>
          <w:rFonts w:asciiTheme="minorHAnsi" w:hAnsiTheme="minorHAnsi"/>
          <w:sz w:val="20"/>
          <w:szCs w:val="20"/>
        </w:rPr>
      </w:pPr>
      <w:r w:rsidRPr="0095359C">
        <w:rPr>
          <w:rFonts w:asciiTheme="minorHAnsi" w:hAnsiTheme="minorHAnsi"/>
          <w:sz w:val="20"/>
          <w:szCs w:val="20"/>
        </w:rPr>
        <w:t>DFT – Stage Outliers Staging table</w:t>
      </w:r>
    </w:p>
    <w:p w14:paraId="643CBE8C" w14:textId="77777777" w:rsidR="00B559F5" w:rsidRPr="0095359C" w:rsidRDefault="00B559F5" w:rsidP="00A32739">
      <w:pPr>
        <w:pStyle w:val="ListParagraph"/>
        <w:numPr>
          <w:ilvl w:val="0"/>
          <w:numId w:val="54"/>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0966DCA6" w14:textId="77777777" w:rsidR="00B559F5" w:rsidRPr="0095359C" w:rsidRDefault="00B559F5" w:rsidP="00A32739">
      <w:pPr>
        <w:pStyle w:val="ListParagraph"/>
        <w:numPr>
          <w:ilvl w:val="0"/>
          <w:numId w:val="54"/>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4A2B9356" w14:textId="77777777" w:rsidR="00B559F5" w:rsidRPr="0095359C" w:rsidRDefault="00B559F5" w:rsidP="00A32739">
      <w:pPr>
        <w:pStyle w:val="ListParagraph"/>
        <w:numPr>
          <w:ilvl w:val="0"/>
          <w:numId w:val="54"/>
        </w:numPr>
        <w:rPr>
          <w:rFonts w:asciiTheme="minorHAnsi" w:hAnsiTheme="minorHAnsi"/>
          <w:sz w:val="20"/>
          <w:szCs w:val="20"/>
        </w:rPr>
      </w:pPr>
      <w:r w:rsidRPr="0095359C">
        <w:rPr>
          <w:rFonts w:asciiTheme="minorHAnsi" w:hAnsiTheme="minorHAnsi"/>
          <w:sz w:val="20"/>
          <w:szCs w:val="20"/>
        </w:rPr>
        <w:t>SQL task – Load File list table</w:t>
      </w:r>
    </w:p>
    <w:p w14:paraId="04C02B94" w14:textId="77777777" w:rsidR="00B559F5" w:rsidRPr="0095359C" w:rsidRDefault="00B559F5" w:rsidP="00A32739">
      <w:pPr>
        <w:pStyle w:val="ListParagraph"/>
        <w:numPr>
          <w:ilvl w:val="0"/>
          <w:numId w:val="54"/>
        </w:numPr>
        <w:rPr>
          <w:rFonts w:asciiTheme="minorHAnsi" w:hAnsiTheme="minorHAnsi"/>
          <w:sz w:val="20"/>
          <w:szCs w:val="20"/>
        </w:rPr>
      </w:pPr>
      <w:r w:rsidRPr="0095359C">
        <w:rPr>
          <w:rFonts w:asciiTheme="minorHAnsi" w:hAnsiTheme="minorHAnsi"/>
          <w:sz w:val="20"/>
          <w:szCs w:val="20"/>
        </w:rPr>
        <w:t>File system task – Backup files to Backups directory</w:t>
      </w:r>
    </w:p>
    <w:p w14:paraId="5B547E5E" w14:textId="77777777" w:rsidR="00B559F5" w:rsidRPr="0095359C" w:rsidRDefault="00B559F5" w:rsidP="00B559F5">
      <w:pPr>
        <w:spacing w:after="0"/>
        <w:ind w:left="1080"/>
        <w:rPr>
          <w:rFonts w:asciiTheme="minorHAnsi" w:hAnsiTheme="minorHAnsi"/>
          <w:sz w:val="20"/>
          <w:szCs w:val="20"/>
        </w:rPr>
      </w:pPr>
    </w:p>
    <w:p w14:paraId="5380BF6D" w14:textId="77777777" w:rsidR="00B559F5" w:rsidRPr="0095359C" w:rsidRDefault="00B559F5" w:rsidP="00B559F5">
      <w:pPr>
        <w:rPr>
          <w:rFonts w:asciiTheme="minorHAnsi" w:hAnsiTheme="minorHAnsi"/>
          <w:b/>
          <w:sz w:val="20"/>
          <w:szCs w:val="20"/>
        </w:rPr>
      </w:pPr>
      <w:r w:rsidRPr="0095359C">
        <w:rPr>
          <w:rFonts w:asciiTheme="minorHAnsi" w:hAnsiTheme="minorHAnsi"/>
          <w:b/>
          <w:sz w:val="20"/>
          <w:szCs w:val="20"/>
        </w:rPr>
        <w:t>Details of Steps</w:t>
      </w:r>
    </w:p>
    <w:p w14:paraId="0D3CAC4A" w14:textId="77777777" w:rsidR="00B559F5" w:rsidRPr="0095359C" w:rsidRDefault="00B559F5" w:rsidP="00A32739">
      <w:pPr>
        <w:pStyle w:val="ListParagraph"/>
        <w:numPr>
          <w:ilvl w:val="0"/>
          <w:numId w:val="55"/>
        </w:numPr>
        <w:rPr>
          <w:rFonts w:asciiTheme="minorHAnsi" w:hAnsiTheme="minorHAnsi"/>
          <w:sz w:val="20"/>
          <w:szCs w:val="20"/>
        </w:rPr>
      </w:pPr>
      <w:r w:rsidRPr="0095359C">
        <w:rPr>
          <w:rFonts w:asciiTheme="minorHAnsi" w:hAnsiTheme="minorHAnsi"/>
          <w:sz w:val="20"/>
          <w:szCs w:val="20"/>
        </w:rPr>
        <w:t>SQL task – Truncate Outliers Staging table</w:t>
      </w:r>
    </w:p>
    <w:p w14:paraId="6BAA57BD" w14:textId="77777777" w:rsidR="00B559F5" w:rsidRPr="0095359C" w:rsidRDefault="00B559F5" w:rsidP="00B559F5">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7EFEB11F" wp14:editId="0BDDE714">
            <wp:extent cx="2362200" cy="895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362200" cy="895350"/>
                    </a:xfrm>
                    <a:prstGeom prst="rect">
                      <a:avLst/>
                    </a:prstGeom>
                  </pic:spPr>
                </pic:pic>
              </a:graphicData>
            </a:graphic>
          </wp:inline>
        </w:drawing>
      </w:r>
    </w:p>
    <w:p w14:paraId="00F4EB18" w14:textId="77777777" w:rsidR="00B559F5" w:rsidRPr="0095359C" w:rsidRDefault="00B559F5" w:rsidP="00B559F5">
      <w:pPr>
        <w:widowControl w:val="0"/>
        <w:autoSpaceDE w:val="0"/>
        <w:autoSpaceDN w:val="0"/>
        <w:adjustRightInd w:val="0"/>
        <w:spacing w:after="0" w:line="240" w:lineRule="auto"/>
        <w:ind w:left="360"/>
        <w:rPr>
          <w:rFonts w:asciiTheme="minorHAnsi" w:hAnsiTheme="minorHAnsi" w:cs="Arial"/>
          <w:sz w:val="20"/>
          <w:szCs w:val="20"/>
        </w:rPr>
      </w:pPr>
    </w:p>
    <w:p w14:paraId="4EEBADE4" w14:textId="77777777" w:rsidR="00B559F5" w:rsidRPr="0095359C" w:rsidRDefault="00B559F5" w:rsidP="00B559F5">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14:paraId="427AEA2E" w14:textId="77777777" w:rsidR="00B559F5" w:rsidRPr="0095359C" w:rsidRDefault="00B559F5" w:rsidP="00B559F5">
      <w:pPr>
        <w:widowControl w:val="0"/>
        <w:autoSpaceDE w:val="0"/>
        <w:autoSpaceDN w:val="0"/>
        <w:adjustRightInd w:val="0"/>
        <w:spacing w:after="0" w:line="240" w:lineRule="auto"/>
        <w:ind w:left="360"/>
        <w:rPr>
          <w:rFonts w:asciiTheme="minorHAnsi" w:hAnsiTheme="minorHAnsi" w:cs="Arial"/>
          <w:sz w:val="20"/>
          <w:szCs w:val="20"/>
        </w:rPr>
      </w:pPr>
    </w:p>
    <w:p w14:paraId="0076D0AA" w14:textId="77777777" w:rsidR="00B559F5" w:rsidRDefault="00B559F5" w:rsidP="00B559F5">
      <w:pPr>
        <w:widowControl w:val="0"/>
        <w:autoSpaceDE w:val="0"/>
        <w:autoSpaceDN w:val="0"/>
        <w:adjustRightInd w:val="0"/>
        <w:spacing w:after="0" w:line="240" w:lineRule="auto"/>
        <w:ind w:left="360"/>
        <w:rPr>
          <w:rFonts w:asciiTheme="minorHAnsi" w:hAnsiTheme="minorHAnsi" w:cs="Arial"/>
          <w:sz w:val="20"/>
          <w:szCs w:val="20"/>
        </w:rPr>
      </w:pPr>
    </w:p>
    <w:p w14:paraId="692FB716" w14:textId="77777777" w:rsidR="00B559F5" w:rsidRPr="0095359C" w:rsidRDefault="00B559F5" w:rsidP="00B559F5">
      <w:pPr>
        <w:widowControl w:val="0"/>
        <w:autoSpaceDE w:val="0"/>
        <w:autoSpaceDN w:val="0"/>
        <w:adjustRightInd w:val="0"/>
        <w:spacing w:after="0" w:line="240" w:lineRule="auto"/>
        <w:ind w:left="360"/>
        <w:rPr>
          <w:rFonts w:asciiTheme="minorHAnsi" w:hAnsiTheme="minorHAnsi" w:cs="Arial"/>
          <w:sz w:val="20"/>
          <w:szCs w:val="20"/>
        </w:rPr>
      </w:pPr>
    </w:p>
    <w:p w14:paraId="668FC313" w14:textId="77777777" w:rsidR="00B559F5" w:rsidRPr="0095359C" w:rsidRDefault="00B559F5" w:rsidP="00A32739">
      <w:pPr>
        <w:pStyle w:val="ListParagraph"/>
        <w:numPr>
          <w:ilvl w:val="0"/>
          <w:numId w:val="55"/>
        </w:numPr>
        <w:rPr>
          <w:rFonts w:asciiTheme="minorHAnsi" w:hAnsiTheme="minorHAnsi"/>
          <w:sz w:val="20"/>
          <w:szCs w:val="20"/>
        </w:rPr>
      </w:pPr>
      <w:r w:rsidRPr="0095359C">
        <w:rPr>
          <w:rFonts w:asciiTheme="minorHAnsi" w:hAnsiTheme="minorHAnsi"/>
          <w:sz w:val="20"/>
          <w:szCs w:val="20"/>
        </w:rPr>
        <w:t>DFT: Load Outliers staging table</w:t>
      </w:r>
    </w:p>
    <w:p w14:paraId="343B8D6A"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AF6A4A2" wp14:editId="4316C7CC">
            <wp:extent cx="1914525" cy="1600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914525" cy="1600200"/>
                    </a:xfrm>
                    <a:prstGeom prst="rect">
                      <a:avLst/>
                    </a:prstGeom>
                  </pic:spPr>
                </pic:pic>
              </a:graphicData>
            </a:graphic>
          </wp:inline>
        </w:drawing>
      </w:r>
    </w:p>
    <w:p w14:paraId="6BACE95B"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63813DB2" w14:textId="07A09400" w:rsidR="00B559F5" w:rsidRPr="0095359C" w:rsidRDefault="00622A6A" w:rsidP="00B559F5">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365A70BC" wp14:editId="428A9D3C">
            <wp:extent cx="5943600" cy="41795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179570"/>
                    </a:xfrm>
                    <a:prstGeom prst="rect">
                      <a:avLst/>
                    </a:prstGeom>
                  </pic:spPr>
                </pic:pic>
              </a:graphicData>
            </a:graphic>
          </wp:inline>
        </w:drawing>
      </w:r>
    </w:p>
    <w:p w14:paraId="7028B665"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64EA2DA3" w14:textId="31167EF4"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Expression: (FINDSTRING(@[User::VarFileName],"</w:t>
      </w:r>
      <w:r>
        <w:rPr>
          <w:rFonts w:asciiTheme="minorHAnsi" w:hAnsiTheme="minorHAnsi" w:cs="Arial"/>
          <w:sz w:val="20"/>
          <w:szCs w:val="20"/>
        </w:rPr>
        <w:t>AUD</w:t>
      </w:r>
      <w:r w:rsidRPr="0095359C">
        <w:rPr>
          <w:rFonts w:asciiTheme="minorHAnsi" w:hAnsiTheme="minorHAnsi" w:cs="Arial"/>
          <w:sz w:val="20"/>
          <w:szCs w:val="20"/>
        </w:rPr>
        <w:t xml:space="preserve">",1 ) &gt; 0 ) </w:t>
      </w:r>
    </w:p>
    <w:p w14:paraId="06E5A441"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32DB0384"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1722B7BF"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5AFEEC3" wp14:editId="2967914C">
            <wp:extent cx="1335024" cy="22768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335024" cy="2276856"/>
                    </a:xfrm>
                    <a:prstGeom prst="rect">
                      <a:avLst/>
                    </a:prstGeom>
                  </pic:spPr>
                </pic:pic>
              </a:graphicData>
            </a:graphic>
          </wp:inline>
        </w:drawing>
      </w:r>
    </w:p>
    <w:p w14:paraId="29EFD73B"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7120B8CA" w14:textId="77777777" w:rsidR="00B559F5" w:rsidRPr="0095359C" w:rsidRDefault="00B559F5" w:rsidP="00B559F5">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0F5E0CBB"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261B126A" w14:textId="7A781179"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6B433D66" wp14:editId="0D97685F">
            <wp:extent cx="3977640" cy="457200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7640" cy="4572000"/>
                    </a:xfrm>
                    <a:prstGeom prst="rect">
                      <a:avLst/>
                    </a:prstGeom>
                  </pic:spPr>
                </pic:pic>
              </a:graphicData>
            </a:graphic>
          </wp:inline>
        </w:drawing>
      </w:r>
    </w:p>
    <w:p w14:paraId="779E33FD"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0B3D55B1"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4B0D269D"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528F4188"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5CD1D8D8" w14:textId="77777777" w:rsidR="00B559F5" w:rsidRPr="0095359C" w:rsidRDefault="00B559F5" w:rsidP="00B559F5">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7978B985"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27722877"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61872E87"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1A10CDF5" w14:textId="39A09374"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60458F1F" wp14:editId="67908B20">
            <wp:extent cx="3730752" cy="4572000"/>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30752" cy="4572000"/>
                    </a:xfrm>
                    <a:prstGeom prst="rect">
                      <a:avLst/>
                    </a:prstGeom>
                  </pic:spPr>
                </pic:pic>
              </a:graphicData>
            </a:graphic>
          </wp:inline>
        </w:drawing>
      </w:r>
    </w:p>
    <w:p w14:paraId="11B9EC79"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24B1A7D7" w14:textId="77777777" w:rsidR="00B559F5" w:rsidRPr="0095359C" w:rsidRDefault="00B559F5" w:rsidP="00B559F5">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4E809A54" w14:textId="77777777" w:rsidR="00B559F5" w:rsidRPr="0095359C" w:rsidRDefault="00B559F5" w:rsidP="00B559F5">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noProof/>
          <w:sz w:val="20"/>
          <w:szCs w:val="20"/>
        </w:rPr>
        <w:t>Similar to LCS File</w:t>
      </w:r>
    </w:p>
    <w:p w14:paraId="36AD5D56"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33E27765" w14:textId="77777777" w:rsidR="00B559F5" w:rsidRPr="0095359C" w:rsidRDefault="00B559F5" w:rsidP="00B559F5">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14:paraId="120B3EA7" w14:textId="5B17F4FF" w:rsidR="00B559F5" w:rsidRPr="0095359C" w:rsidRDefault="00B559F5" w:rsidP="00B559F5">
      <w:pPr>
        <w:widowControl w:val="0"/>
        <w:autoSpaceDE w:val="0"/>
        <w:autoSpaceDN w:val="0"/>
        <w:adjustRightInd w:val="0"/>
        <w:spacing w:after="0" w:line="240" w:lineRule="auto"/>
        <w:ind w:left="1080"/>
        <w:rPr>
          <w:rFonts w:asciiTheme="minorHAnsi" w:hAnsiTheme="minorHAnsi"/>
          <w:noProof/>
          <w:sz w:val="20"/>
          <w:szCs w:val="20"/>
        </w:rPr>
      </w:pPr>
      <w:r>
        <w:rPr>
          <w:noProof/>
        </w:rPr>
        <w:lastRenderedPageBreak/>
        <w:drawing>
          <wp:inline distT="0" distB="0" distL="0" distR="0" wp14:anchorId="411EC6D5" wp14:editId="56A7D156">
            <wp:extent cx="4297680" cy="54864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7680" cy="5486400"/>
                    </a:xfrm>
                    <a:prstGeom prst="rect">
                      <a:avLst/>
                    </a:prstGeom>
                  </pic:spPr>
                </pic:pic>
              </a:graphicData>
            </a:graphic>
          </wp:inline>
        </w:drawing>
      </w:r>
    </w:p>
    <w:p w14:paraId="546F41CB"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4B3BDA45" w14:textId="77777777" w:rsidR="00B559F5" w:rsidRPr="0095359C" w:rsidRDefault="00B559F5" w:rsidP="00A32739">
      <w:pPr>
        <w:pStyle w:val="ListParagraph"/>
        <w:numPr>
          <w:ilvl w:val="0"/>
          <w:numId w:val="55"/>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14:paraId="52315485" w14:textId="77777777" w:rsidR="00B559F5" w:rsidRPr="0095359C" w:rsidRDefault="00B559F5" w:rsidP="00B559F5">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498448C9" w14:textId="77777777" w:rsidR="00B559F5" w:rsidRPr="0095359C" w:rsidRDefault="00B559F5" w:rsidP="00B559F5">
      <w:pPr>
        <w:widowControl w:val="0"/>
        <w:autoSpaceDE w:val="0"/>
        <w:autoSpaceDN w:val="0"/>
        <w:adjustRightInd w:val="0"/>
        <w:spacing w:after="0" w:line="240" w:lineRule="auto"/>
        <w:ind w:left="360"/>
        <w:rPr>
          <w:rFonts w:asciiTheme="minorHAnsi" w:hAnsiTheme="minorHAnsi" w:cs="Arial"/>
          <w:sz w:val="20"/>
          <w:szCs w:val="20"/>
        </w:rPr>
      </w:pPr>
    </w:p>
    <w:p w14:paraId="72E91205" w14:textId="77777777" w:rsidR="00B559F5" w:rsidRPr="0095359C" w:rsidRDefault="00B559F5" w:rsidP="00A32739">
      <w:pPr>
        <w:pStyle w:val="ListParagraph"/>
        <w:numPr>
          <w:ilvl w:val="0"/>
          <w:numId w:val="55"/>
        </w:numPr>
        <w:spacing w:after="0"/>
        <w:rPr>
          <w:rFonts w:asciiTheme="minorHAnsi" w:hAnsiTheme="minorHAnsi"/>
          <w:sz w:val="20"/>
          <w:szCs w:val="20"/>
        </w:rPr>
      </w:pPr>
      <w:r w:rsidRPr="0095359C">
        <w:rPr>
          <w:rFonts w:asciiTheme="minorHAnsi" w:hAnsiTheme="minorHAnsi"/>
          <w:sz w:val="20"/>
          <w:szCs w:val="20"/>
        </w:rPr>
        <w:t>SQL Task: Load Coaching_Log table</w:t>
      </w:r>
    </w:p>
    <w:p w14:paraId="72654333" w14:textId="77777777" w:rsidR="00B559F5" w:rsidRPr="0095359C" w:rsidRDefault="00B559F5" w:rsidP="00B559F5">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31CFDF42"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0EB4B7D4" w14:textId="77777777" w:rsidR="00B559F5" w:rsidRPr="0095359C" w:rsidRDefault="00B559F5" w:rsidP="00A32739">
      <w:pPr>
        <w:pStyle w:val="ListParagraph"/>
        <w:numPr>
          <w:ilvl w:val="0"/>
          <w:numId w:val="55"/>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45FCF31E" w14:textId="77777777" w:rsidR="00B559F5" w:rsidRPr="0095359C" w:rsidRDefault="00B559F5" w:rsidP="00B559F5">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t xml:space="preserve">       Same as LCS File</w:t>
      </w:r>
    </w:p>
    <w:p w14:paraId="14079B18" w14:textId="77777777" w:rsidR="00B559F5" w:rsidRPr="0095359C" w:rsidRDefault="00B559F5" w:rsidP="00B559F5">
      <w:pPr>
        <w:widowControl w:val="0"/>
        <w:autoSpaceDE w:val="0"/>
        <w:autoSpaceDN w:val="0"/>
        <w:adjustRightInd w:val="0"/>
        <w:spacing w:after="0" w:line="240" w:lineRule="auto"/>
        <w:ind w:left="360"/>
        <w:rPr>
          <w:rFonts w:asciiTheme="minorHAnsi" w:hAnsiTheme="minorHAnsi" w:cs="Arial"/>
          <w:sz w:val="20"/>
          <w:szCs w:val="20"/>
        </w:rPr>
      </w:pPr>
    </w:p>
    <w:p w14:paraId="02D5AF5B" w14:textId="77777777" w:rsidR="00B559F5" w:rsidRPr="0095359C" w:rsidRDefault="00B559F5" w:rsidP="00A32739">
      <w:pPr>
        <w:pStyle w:val="ListParagraph"/>
        <w:numPr>
          <w:ilvl w:val="0"/>
          <w:numId w:val="55"/>
        </w:numPr>
        <w:spacing w:after="0"/>
        <w:rPr>
          <w:rFonts w:asciiTheme="minorHAnsi" w:hAnsiTheme="minorHAnsi"/>
          <w:sz w:val="20"/>
          <w:szCs w:val="20"/>
        </w:rPr>
      </w:pPr>
      <w:r w:rsidRPr="0095359C">
        <w:rPr>
          <w:rFonts w:asciiTheme="minorHAnsi" w:hAnsiTheme="minorHAnsi"/>
          <w:sz w:val="20"/>
          <w:szCs w:val="20"/>
        </w:rPr>
        <w:t xml:space="preserve">File System Task: </w:t>
      </w:r>
      <w:r>
        <w:rPr>
          <w:rFonts w:asciiTheme="minorHAnsi" w:hAnsiTheme="minorHAnsi"/>
          <w:sz w:val="20"/>
          <w:szCs w:val="20"/>
        </w:rPr>
        <w:t>Delete file</w:t>
      </w:r>
    </w:p>
    <w:p w14:paraId="5AB4DC0C" w14:textId="77777777" w:rsidR="00B559F5" w:rsidRPr="0095359C" w:rsidRDefault="00B559F5" w:rsidP="00B559F5">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676A95B8" w14:textId="77777777" w:rsidR="00B559F5" w:rsidRPr="0095359C" w:rsidRDefault="00B559F5" w:rsidP="00B559F5">
      <w:pPr>
        <w:widowControl w:val="0"/>
        <w:autoSpaceDE w:val="0"/>
        <w:autoSpaceDN w:val="0"/>
        <w:adjustRightInd w:val="0"/>
        <w:spacing w:after="0" w:line="240" w:lineRule="auto"/>
        <w:rPr>
          <w:rFonts w:asciiTheme="minorHAnsi" w:hAnsiTheme="minorHAnsi" w:cs="Arial"/>
          <w:sz w:val="20"/>
          <w:szCs w:val="20"/>
        </w:rPr>
      </w:pPr>
    </w:p>
    <w:p w14:paraId="73B7CB7D"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5593A6CF" w14:textId="691BCD8D" w:rsidR="00DF3CBB" w:rsidRPr="0095359C" w:rsidRDefault="00DF3CBB" w:rsidP="00DF3CBB">
      <w:pPr>
        <w:pStyle w:val="ListParagraph"/>
        <w:widowControl w:val="0"/>
        <w:numPr>
          <w:ilvl w:val="4"/>
          <w:numId w:val="6"/>
        </w:numPr>
        <w:autoSpaceDE w:val="0"/>
        <w:autoSpaceDN w:val="0"/>
        <w:adjustRightInd w:val="0"/>
        <w:spacing w:after="0" w:line="240" w:lineRule="auto"/>
        <w:rPr>
          <w:ins w:id="118" w:author="Palacherla, Susmitha C" w:date="2024-08-25T16:20:00Z"/>
          <w:rFonts w:asciiTheme="minorHAnsi" w:hAnsiTheme="minorHAnsi" w:cs="Arial"/>
          <w:b/>
          <w:sz w:val="20"/>
          <w:szCs w:val="20"/>
        </w:rPr>
      </w:pPr>
      <w:ins w:id="119" w:author="Palacherla, Susmitha C" w:date="2024-08-25T16:20:00Z">
        <w:r>
          <w:rPr>
            <w:rFonts w:asciiTheme="minorHAnsi" w:hAnsiTheme="minorHAnsi" w:cs="Arial"/>
            <w:b/>
            <w:sz w:val="20"/>
            <w:szCs w:val="20"/>
          </w:rPr>
          <w:t>F</w:t>
        </w:r>
        <w:r w:rsidRPr="0095359C">
          <w:rPr>
            <w:rFonts w:asciiTheme="minorHAnsi" w:hAnsiTheme="minorHAnsi" w:cs="Arial"/>
            <w:b/>
            <w:sz w:val="20"/>
            <w:szCs w:val="20"/>
          </w:rPr>
          <w:t xml:space="preserve">or each </w:t>
        </w:r>
        <w:r>
          <w:rPr>
            <w:rFonts w:asciiTheme="minorHAnsi" w:hAnsiTheme="minorHAnsi" w:cs="Arial"/>
            <w:b/>
            <w:sz w:val="20"/>
            <w:szCs w:val="20"/>
          </w:rPr>
          <w:t>A</w:t>
        </w:r>
        <w:r>
          <w:rPr>
            <w:rFonts w:asciiTheme="minorHAnsi" w:hAnsiTheme="minorHAnsi" w:cs="Arial"/>
            <w:b/>
            <w:sz w:val="20"/>
            <w:szCs w:val="20"/>
          </w:rPr>
          <w:t>SR</w:t>
        </w:r>
        <w:r>
          <w:rPr>
            <w:rFonts w:asciiTheme="minorHAnsi" w:hAnsiTheme="minorHAnsi" w:cs="Arial"/>
            <w:b/>
            <w:sz w:val="20"/>
            <w:szCs w:val="20"/>
          </w:rPr>
          <w:t xml:space="preserve"> </w:t>
        </w:r>
        <w:r w:rsidRPr="0095359C">
          <w:rPr>
            <w:rFonts w:asciiTheme="minorHAnsi" w:hAnsiTheme="minorHAnsi" w:cs="Arial"/>
            <w:b/>
            <w:sz w:val="20"/>
            <w:szCs w:val="20"/>
          </w:rPr>
          <w:t xml:space="preserve">Outlier file in Staging directory  </w:t>
        </w:r>
      </w:ins>
    </w:p>
    <w:p w14:paraId="1C733595" w14:textId="77777777" w:rsidR="00DF3CBB" w:rsidRPr="0095359C" w:rsidRDefault="00DF3CBB" w:rsidP="00DF3CBB">
      <w:pPr>
        <w:widowControl w:val="0"/>
        <w:autoSpaceDE w:val="0"/>
        <w:autoSpaceDN w:val="0"/>
        <w:adjustRightInd w:val="0"/>
        <w:spacing w:after="0" w:line="240" w:lineRule="auto"/>
        <w:rPr>
          <w:ins w:id="120" w:author="Palacherla, Susmitha C" w:date="2024-08-25T16:20:00Z"/>
          <w:rFonts w:asciiTheme="minorHAnsi" w:hAnsiTheme="minorHAnsi" w:cs="Arial"/>
          <w:b/>
          <w:sz w:val="20"/>
          <w:szCs w:val="20"/>
        </w:rPr>
      </w:pPr>
    </w:p>
    <w:p w14:paraId="0ADB5B91" w14:textId="77777777" w:rsidR="00DF3CBB" w:rsidRPr="0095359C" w:rsidRDefault="00DF3CBB" w:rsidP="00DF3CBB">
      <w:pPr>
        <w:widowControl w:val="0"/>
        <w:autoSpaceDE w:val="0"/>
        <w:autoSpaceDN w:val="0"/>
        <w:adjustRightInd w:val="0"/>
        <w:spacing w:after="0" w:line="240" w:lineRule="auto"/>
        <w:rPr>
          <w:ins w:id="121" w:author="Palacherla, Susmitha C" w:date="2024-08-25T16:20:00Z"/>
          <w:rFonts w:asciiTheme="minorHAnsi" w:hAnsiTheme="minorHAnsi" w:cs="Arial"/>
          <w:b/>
          <w:sz w:val="20"/>
          <w:szCs w:val="20"/>
        </w:rPr>
      </w:pPr>
    </w:p>
    <w:p w14:paraId="1C547343" w14:textId="77777777" w:rsidR="00DF3CBB" w:rsidRPr="0095359C" w:rsidRDefault="00DF3CBB" w:rsidP="00DF3CBB">
      <w:pPr>
        <w:spacing w:after="0"/>
        <w:ind w:left="1080"/>
        <w:rPr>
          <w:ins w:id="122" w:author="Palacherla, Susmitha C" w:date="2024-08-25T16:20:00Z"/>
          <w:rFonts w:asciiTheme="minorHAnsi" w:hAnsiTheme="minorHAnsi"/>
          <w:sz w:val="20"/>
          <w:szCs w:val="20"/>
        </w:rPr>
      </w:pPr>
      <w:ins w:id="123" w:author="Palacherla, Susmitha C" w:date="2024-08-25T16:20:00Z">
        <w:r w:rsidRPr="0095359C">
          <w:rPr>
            <w:rFonts w:asciiTheme="minorHAnsi" w:hAnsiTheme="minorHAnsi"/>
            <w:sz w:val="20"/>
            <w:szCs w:val="20"/>
          </w:rPr>
          <w:t>Container: Foreach Loop</w:t>
        </w:r>
        <w:r>
          <w:rPr>
            <w:rFonts w:asciiTheme="minorHAnsi" w:hAnsiTheme="minorHAnsi"/>
            <w:sz w:val="20"/>
            <w:szCs w:val="20"/>
          </w:rPr>
          <w:t xml:space="preserve"> - </w:t>
        </w:r>
        <w:r w:rsidRPr="000B36BD">
          <w:rPr>
            <w:rFonts w:asciiTheme="minorHAnsi" w:hAnsiTheme="minorHAnsi"/>
            <w:sz w:val="20"/>
            <w:szCs w:val="20"/>
          </w:rPr>
          <w:t xml:space="preserve">Foreach </w:t>
        </w:r>
        <w:r>
          <w:rPr>
            <w:rFonts w:asciiTheme="minorHAnsi" w:hAnsiTheme="minorHAnsi"/>
            <w:sz w:val="20"/>
            <w:szCs w:val="20"/>
          </w:rPr>
          <w:t>AUD</w:t>
        </w:r>
        <w:r w:rsidRPr="000B36BD">
          <w:rPr>
            <w:rFonts w:asciiTheme="minorHAnsi" w:hAnsiTheme="minorHAnsi"/>
            <w:sz w:val="20"/>
            <w:szCs w:val="20"/>
          </w:rPr>
          <w:t xml:space="preserve"> OMR File</w:t>
        </w:r>
      </w:ins>
    </w:p>
    <w:p w14:paraId="6ED6A3E9" w14:textId="77777777" w:rsidR="00DF3CBB" w:rsidRDefault="00DF3CBB" w:rsidP="00DF3CBB">
      <w:pPr>
        <w:spacing w:after="0"/>
        <w:ind w:left="1080"/>
        <w:rPr>
          <w:ins w:id="124" w:author="Palacherla, Susmitha C" w:date="2024-08-25T16:20:00Z"/>
          <w:rFonts w:asciiTheme="minorHAnsi" w:hAnsiTheme="minorHAnsi"/>
          <w:sz w:val="20"/>
          <w:szCs w:val="20"/>
        </w:rPr>
      </w:pPr>
      <w:ins w:id="125" w:author="Palacherla, Susmitha C" w:date="2024-08-25T16:20:00Z">
        <w:r w:rsidRPr="0095359C">
          <w:rPr>
            <w:rFonts w:asciiTheme="minorHAnsi" w:hAnsiTheme="minorHAnsi"/>
            <w:sz w:val="20"/>
            <w:szCs w:val="20"/>
          </w:rPr>
          <w:t xml:space="preserve">Folder: </w:t>
        </w:r>
        <w:r w:rsidRPr="00E705FE">
          <w:rPr>
            <w:rFonts w:asciiTheme="minorHAnsi" w:hAnsiTheme="minorHAnsi"/>
            <w:sz w:val="20"/>
            <w:szCs w:val="20"/>
          </w:rPr>
          <w:t>\\</w:t>
        </w:r>
        <w:r>
          <w:rPr>
            <w:rFonts w:asciiTheme="minorHAnsi" w:hAnsiTheme="minorHAnsi"/>
            <w:sz w:val="20"/>
            <w:szCs w:val="20"/>
          </w:rPr>
          <w:t>UVAADADSQL50CCO</w:t>
        </w:r>
        <w:r w:rsidRPr="00E705FE">
          <w:rPr>
            <w:rFonts w:asciiTheme="minorHAnsi" w:hAnsiTheme="minorHAnsi"/>
            <w:sz w:val="20"/>
            <w:szCs w:val="20"/>
          </w:rPr>
          <w:t>\data\coaching\Outliers\Decrypt_out\</w:t>
        </w:r>
        <w:r w:rsidRPr="00E705FE" w:rsidDel="00E705FE">
          <w:rPr>
            <w:rFonts w:asciiTheme="minorHAnsi" w:hAnsiTheme="minorHAnsi"/>
            <w:sz w:val="20"/>
            <w:szCs w:val="20"/>
          </w:rPr>
          <w:t xml:space="preserve"> </w:t>
        </w:r>
      </w:ins>
    </w:p>
    <w:p w14:paraId="3B5B01EE" w14:textId="293DB99D" w:rsidR="00DF3CBB" w:rsidRPr="0095359C" w:rsidRDefault="00DF3CBB" w:rsidP="00DF3CBB">
      <w:pPr>
        <w:spacing w:after="0"/>
        <w:ind w:left="1080"/>
        <w:rPr>
          <w:ins w:id="126" w:author="Palacherla, Susmitha C" w:date="2024-08-25T16:20:00Z"/>
          <w:rFonts w:asciiTheme="minorHAnsi" w:hAnsiTheme="minorHAnsi"/>
          <w:sz w:val="20"/>
          <w:szCs w:val="20"/>
        </w:rPr>
      </w:pPr>
      <w:ins w:id="127" w:author="Palacherla, Susmitha C" w:date="2024-08-25T16:20:00Z">
        <w:r w:rsidRPr="0095359C">
          <w:rPr>
            <w:rFonts w:asciiTheme="minorHAnsi" w:hAnsiTheme="minorHAnsi"/>
            <w:sz w:val="20"/>
            <w:szCs w:val="20"/>
          </w:rPr>
          <w:t>Files: eCL_Outlier_Feed_</w:t>
        </w:r>
        <w:r>
          <w:rPr>
            <w:rFonts w:asciiTheme="minorHAnsi" w:hAnsiTheme="minorHAnsi"/>
            <w:sz w:val="20"/>
            <w:szCs w:val="20"/>
          </w:rPr>
          <w:t>A</w:t>
        </w:r>
        <w:r>
          <w:rPr>
            <w:rFonts w:asciiTheme="minorHAnsi" w:hAnsiTheme="minorHAnsi"/>
            <w:sz w:val="20"/>
            <w:szCs w:val="20"/>
          </w:rPr>
          <w:t>SR</w:t>
        </w:r>
        <w:r w:rsidRPr="0095359C">
          <w:rPr>
            <w:rFonts w:asciiTheme="minorHAnsi" w:hAnsiTheme="minorHAnsi"/>
            <w:sz w:val="20"/>
            <w:szCs w:val="20"/>
          </w:rPr>
          <w:t>*.csv</w:t>
        </w:r>
      </w:ins>
    </w:p>
    <w:p w14:paraId="2D65CAAC" w14:textId="5D7D28C8" w:rsidR="00DF3CBB" w:rsidRPr="0095359C" w:rsidRDefault="00DF3CBB" w:rsidP="00DF3CBB">
      <w:pPr>
        <w:spacing w:after="0"/>
        <w:ind w:left="1080"/>
        <w:rPr>
          <w:ins w:id="128" w:author="Palacherla, Susmitha C" w:date="2024-08-25T16:20:00Z"/>
          <w:rFonts w:asciiTheme="minorHAnsi" w:hAnsiTheme="minorHAnsi"/>
          <w:sz w:val="20"/>
          <w:szCs w:val="20"/>
        </w:rPr>
      </w:pPr>
      <w:ins w:id="129" w:author="Palacherla, Susmitha C" w:date="2024-08-25T16:20:00Z">
        <w:r w:rsidRPr="0095359C">
          <w:rPr>
            <w:rFonts w:asciiTheme="minorHAnsi" w:hAnsiTheme="minorHAnsi"/>
            <w:sz w:val="20"/>
            <w:szCs w:val="20"/>
          </w:rPr>
          <w:t>(*Expression used to distinguish from rest of OMR Files in conditional workflow)</w:t>
        </w:r>
      </w:ins>
    </w:p>
    <w:p w14:paraId="351CFFB4" w14:textId="77777777" w:rsidR="00DF3CBB" w:rsidRPr="0095359C" w:rsidRDefault="00DF3CBB" w:rsidP="00DF3CBB">
      <w:pPr>
        <w:spacing w:after="0"/>
        <w:ind w:left="1080"/>
        <w:rPr>
          <w:ins w:id="130" w:author="Palacherla, Susmitha C" w:date="2024-08-25T16:20:00Z"/>
          <w:rFonts w:asciiTheme="minorHAnsi" w:hAnsiTheme="minorHAnsi"/>
          <w:sz w:val="20"/>
          <w:szCs w:val="20"/>
        </w:rPr>
      </w:pPr>
    </w:p>
    <w:p w14:paraId="348A605A" w14:textId="77777777" w:rsidR="00DF3CBB" w:rsidRPr="0095359C" w:rsidRDefault="00DF3CBB" w:rsidP="00DF3CBB">
      <w:pPr>
        <w:rPr>
          <w:ins w:id="131" w:author="Palacherla, Susmitha C" w:date="2024-08-25T16:20:00Z"/>
          <w:rFonts w:asciiTheme="minorHAnsi" w:hAnsiTheme="minorHAnsi"/>
          <w:b/>
          <w:sz w:val="20"/>
          <w:szCs w:val="20"/>
        </w:rPr>
      </w:pPr>
      <w:ins w:id="132" w:author="Palacherla, Susmitha C" w:date="2024-08-25T16:20:00Z">
        <w:r w:rsidRPr="0095359C">
          <w:rPr>
            <w:rFonts w:asciiTheme="minorHAnsi" w:hAnsiTheme="minorHAnsi"/>
            <w:b/>
            <w:sz w:val="20"/>
            <w:szCs w:val="20"/>
          </w:rPr>
          <w:t>Summary of Steps</w:t>
        </w:r>
      </w:ins>
    </w:p>
    <w:p w14:paraId="3B9F2CDF" w14:textId="77777777" w:rsidR="00DF3CBB" w:rsidRPr="0095359C" w:rsidRDefault="00DF3CBB" w:rsidP="00DF3CBB">
      <w:pPr>
        <w:pStyle w:val="ListParagraph"/>
        <w:numPr>
          <w:ilvl w:val="0"/>
          <w:numId w:val="58"/>
        </w:numPr>
        <w:rPr>
          <w:ins w:id="133" w:author="Palacherla, Susmitha C" w:date="2024-08-25T16:20:00Z"/>
          <w:rFonts w:asciiTheme="minorHAnsi" w:hAnsiTheme="minorHAnsi"/>
          <w:sz w:val="20"/>
          <w:szCs w:val="20"/>
        </w:rPr>
        <w:pPrChange w:id="134" w:author="Palacherla, Susmitha C" w:date="2024-08-25T16:21:00Z">
          <w:pPr>
            <w:pStyle w:val="ListParagraph"/>
            <w:numPr>
              <w:numId w:val="54"/>
            </w:numPr>
            <w:ind w:left="1440" w:hanging="360"/>
          </w:pPr>
        </w:pPrChange>
      </w:pPr>
      <w:ins w:id="135" w:author="Palacherla, Susmitha C" w:date="2024-08-25T16:20:00Z">
        <w:r w:rsidRPr="0095359C">
          <w:rPr>
            <w:rFonts w:asciiTheme="minorHAnsi" w:hAnsiTheme="minorHAnsi"/>
            <w:sz w:val="20"/>
            <w:szCs w:val="20"/>
          </w:rPr>
          <w:t>SQL task – Truncate Outliers Staging table</w:t>
        </w:r>
      </w:ins>
    </w:p>
    <w:p w14:paraId="6489281F" w14:textId="77777777" w:rsidR="00DF3CBB" w:rsidRPr="0095359C" w:rsidRDefault="00DF3CBB" w:rsidP="00DF3CBB">
      <w:pPr>
        <w:pStyle w:val="ListParagraph"/>
        <w:numPr>
          <w:ilvl w:val="0"/>
          <w:numId w:val="58"/>
        </w:numPr>
        <w:rPr>
          <w:ins w:id="136" w:author="Palacherla, Susmitha C" w:date="2024-08-25T16:20:00Z"/>
          <w:rFonts w:asciiTheme="minorHAnsi" w:hAnsiTheme="minorHAnsi"/>
          <w:sz w:val="20"/>
          <w:szCs w:val="20"/>
        </w:rPr>
        <w:pPrChange w:id="137" w:author="Palacherla, Susmitha C" w:date="2024-08-25T16:21:00Z">
          <w:pPr>
            <w:pStyle w:val="ListParagraph"/>
            <w:numPr>
              <w:numId w:val="54"/>
            </w:numPr>
            <w:ind w:left="1440" w:hanging="360"/>
          </w:pPr>
        </w:pPrChange>
      </w:pPr>
      <w:ins w:id="138" w:author="Palacherla, Susmitha C" w:date="2024-08-25T16:20:00Z">
        <w:r w:rsidRPr="0095359C">
          <w:rPr>
            <w:rFonts w:asciiTheme="minorHAnsi" w:hAnsiTheme="minorHAnsi"/>
            <w:sz w:val="20"/>
            <w:szCs w:val="20"/>
          </w:rPr>
          <w:t>DFT – Stage Outliers Staging table</w:t>
        </w:r>
      </w:ins>
    </w:p>
    <w:p w14:paraId="7CD5278B" w14:textId="77777777" w:rsidR="00DF3CBB" w:rsidRPr="0095359C" w:rsidRDefault="00DF3CBB" w:rsidP="00DF3CBB">
      <w:pPr>
        <w:pStyle w:val="ListParagraph"/>
        <w:numPr>
          <w:ilvl w:val="0"/>
          <w:numId w:val="58"/>
        </w:numPr>
        <w:rPr>
          <w:ins w:id="139" w:author="Palacherla, Susmitha C" w:date="2024-08-25T16:20:00Z"/>
          <w:rFonts w:asciiTheme="minorHAnsi" w:hAnsiTheme="minorHAnsi"/>
          <w:sz w:val="20"/>
          <w:szCs w:val="20"/>
        </w:rPr>
        <w:pPrChange w:id="140" w:author="Palacherla, Susmitha C" w:date="2024-08-25T16:21:00Z">
          <w:pPr>
            <w:pStyle w:val="ListParagraph"/>
            <w:numPr>
              <w:numId w:val="54"/>
            </w:numPr>
            <w:ind w:left="1440" w:hanging="360"/>
          </w:pPr>
        </w:pPrChange>
      </w:pPr>
      <w:ins w:id="141" w:author="Palacherla, Susmitha C" w:date="2024-08-25T16:20:00Z">
        <w:r w:rsidRPr="0095359C">
          <w:rPr>
            <w:rFonts w:asciiTheme="minorHAnsi" w:hAnsiTheme="minorHAnsi"/>
            <w:sz w:val="20"/>
            <w:szCs w:val="20"/>
          </w:rPr>
          <w:t xml:space="preserve">SQL task – </w:t>
        </w:r>
        <w:r>
          <w:rPr>
            <w:rFonts w:asciiTheme="minorHAnsi" w:hAnsiTheme="minorHAnsi"/>
            <w:sz w:val="20"/>
            <w:szCs w:val="20"/>
          </w:rPr>
          <w:t>Update staging table and reject logs</w:t>
        </w:r>
      </w:ins>
    </w:p>
    <w:p w14:paraId="185AEA1F" w14:textId="77777777" w:rsidR="00DF3CBB" w:rsidRPr="0095359C" w:rsidRDefault="00DF3CBB" w:rsidP="00DF3CBB">
      <w:pPr>
        <w:pStyle w:val="ListParagraph"/>
        <w:numPr>
          <w:ilvl w:val="0"/>
          <w:numId w:val="58"/>
        </w:numPr>
        <w:rPr>
          <w:ins w:id="142" w:author="Palacherla, Susmitha C" w:date="2024-08-25T16:20:00Z"/>
          <w:rFonts w:asciiTheme="minorHAnsi" w:hAnsiTheme="minorHAnsi"/>
          <w:sz w:val="20"/>
          <w:szCs w:val="20"/>
        </w:rPr>
        <w:pPrChange w:id="143" w:author="Palacherla, Susmitha C" w:date="2024-08-25T16:21:00Z">
          <w:pPr>
            <w:pStyle w:val="ListParagraph"/>
            <w:numPr>
              <w:numId w:val="54"/>
            </w:numPr>
            <w:ind w:left="1440" w:hanging="360"/>
          </w:pPr>
        </w:pPrChange>
      </w:pPr>
      <w:ins w:id="144" w:author="Palacherla, Susmitha C" w:date="2024-08-25T16:20:00Z">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ins>
    </w:p>
    <w:p w14:paraId="72D46D04" w14:textId="77777777" w:rsidR="00DF3CBB" w:rsidRPr="0095359C" w:rsidRDefault="00DF3CBB" w:rsidP="00DF3CBB">
      <w:pPr>
        <w:pStyle w:val="ListParagraph"/>
        <w:numPr>
          <w:ilvl w:val="0"/>
          <w:numId w:val="58"/>
        </w:numPr>
        <w:rPr>
          <w:ins w:id="145" w:author="Palacherla, Susmitha C" w:date="2024-08-25T16:20:00Z"/>
          <w:rFonts w:asciiTheme="minorHAnsi" w:hAnsiTheme="minorHAnsi"/>
          <w:sz w:val="20"/>
          <w:szCs w:val="20"/>
        </w:rPr>
        <w:pPrChange w:id="146" w:author="Palacherla, Susmitha C" w:date="2024-08-25T16:21:00Z">
          <w:pPr>
            <w:pStyle w:val="ListParagraph"/>
            <w:numPr>
              <w:numId w:val="54"/>
            </w:numPr>
            <w:ind w:left="1440" w:hanging="360"/>
          </w:pPr>
        </w:pPrChange>
      </w:pPr>
      <w:ins w:id="147" w:author="Palacherla, Susmitha C" w:date="2024-08-25T16:20:00Z">
        <w:r w:rsidRPr="0095359C">
          <w:rPr>
            <w:rFonts w:asciiTheme="minorHAnsi" w:hAnsiTheme="minorHAnsi"/>
            <w:sz w:val="20"/>
            <w:szCs w:val="20"/>
          </w:rPr>
          <w:t>SQL task – Load File list table</w:t>
        </w:r>
      </w:ins>
    </w:p>
    <w:p w14:paraId="5A6736C6" w14:textId="77777777" w:rsidR="00DF3CBB" w:rsidRPr="0095359C" w:rsidRDefault="00DF3CBB" w:rsidP="00DF3CBB">
      <w:pPr>
        <w:pStyle w:val="ListParagraph"/>
        <w:numPr>
          <w:ilvl w:val="0"/>
          <w:numId w:val="58"/>
        </w:numPr>
        <w:rPr>
          <w:ins w:id="148" w:author="Palacherla, Susmitha C" w:date="2024-08-25T16:20:00Z"/>
          <w:rFonts w:asciiTheme="minorHAnsi" w:hAnsiTheme="minorHAnsi"/>
          <w:sz w:val="20"/>
          <w:szCs w:val="20"/>
        </w:rPr>
        <w:pPrChange w:id="149" w:author="Palacherla, Susmitha C" w:date="2024-08-25T16:21:00Z">
          <w:pPr>
            <w:pStyle w:val="ListParagraph"/>
            <w:numPr>
              <w:numId w:val="54"/>
            </w:numPr>
            <w:ind w:left="1440" w:hanging="360"/>
          </w:pPr>
        </w:pPrChange>
      </w:pPr>
      <w:ins w:id="150" w:author="Palacherla, Susmitha C" w:date="2024-08-25T16:20:00Z">
        <w:r w:rsidRPr="0095359C">
          <w:rPr>
            <w:rFonts w:asciiTheme="minorHAnsi" w:hAnsiTheme="minorHAnsi"/>
            <w:sz w:val="20"/>
            <w:szCs w:val="20"/>
          </w:rPr>
          <w:t>File system task – Backup files to Backups directory</w:t>
        </w:r>
      </w:ins>
    </w:p>
    <w:p w14:paraId="44AD41BD" w14:textId="77777777" w:rsidR="00DF3CBB" w:rsidRPr="0095359C" w:rsidRDefault="00DF3CBB" w:rsidP="00DF3CBB">
      <w:pPr>
        <w:spacing w:after="0"/>
        <w:ind w:left="1080"/>
        <w:rPr>
          <w:ins w:id="151" w:author="Palacherla, Susmitha C" w:date="2024-08-25T16:20:00Z"/>
          <w:rFonts w:asciiTheme="minorHAnsi" w:hAnsiTheme="minorHAnsi"/>
          <w:sz w:val="20"/>
          <w:szCs w:val="20"/>
        </w:rPr>
      </w:pPr>
    </w:p>
    <w:p w14:paraId="45BFDA82" w14:textId="77777777" w:rsidR="00DF3CBB" w:rsidRPr="0095359C" w:rsidRDefault="00DF3CBB" w:rsidP="00DF3CBB">
      <w:pPr>
        <w:rPr>
          <w:ins w:id="152" w:author="Palacherla, Susmitha C" w:date="2024-08-25T16:20:00Z"/>
          <w:rFonts w:asciiTheme="minorHAnsi" w:hAnsiTheme="minorHAnsi"/>
          <w:b/>
          <w:sz w:val="20"/>
          <w:szCs w:val="20"/>
        </w:rPr>
      </w:pPr>
      <w:ins w:id="153" w:author="Palacherla, Susmitha C" w:date="2024-08-25T16:20:00Z">
        <w:r w:rsidRPr="0095359C">
          <w:rPr>
            <w:rFonts w:asciiTheme="minorHAnsi" w:hAnsiTheme="minorHAnsi"/>
            <w:b/>
            <w:sz w:val="20"/>
            <w:szCs w:val="20"/>
          </w:rPr>
          <w:t>Details of Steps</w:t>
        </w:r>
      </w:ins>
    </w:p>
    <w:p w14:paraId="6C2E87D0" w14:textId="77777777" w:rsidR="00DF3CBB" w:rsidRPr="0095359C" w:rsidRDefault="00DF3CBB" w:rsidP="00DF3CBB">
      <w:pPr>
        <w:pStyle w:val="ListParagraph"/>
        <w:numPr>
          <w:ilvl w:val="0"/>
          <w:numId w:val="58"/>
        </w:numPr>
        <w:rPr>
          <w:ins w:id="154" w:author="Palacherla, Susmitha C" w:date="2024-08-25T16:20:00Z"/>
          <w:rFonts w:asciiTheme="minorHAnsi" w:hAnsiTheme="minorHAnsi"/>
          <w:sz w:val="20"/>
          <w:szCs w:val="20"/>
        </w:rPr>
        <w:pPrChange w:id="155" w:author="Palacherla, Susmitha C" w:date="2024-08-25T16:21:00Z">
          <w:pPr>
            <w:pStyle w:val="ListParagraph"/>
            <w:numPr>
              <w:numId w:val="55"/>
            </w:numPr>
            <w:ind w:left="1440" w:hanging="360"/>
          </w:pPr>
        </w:pPrChange>
      </w:pPr>
      <w:ins w:id="156" w:author="Palacherla, Susmitha C" w:date="2024-08-25T16:20:00Z">
        <w:r w:rsidRPr="0095359C">
          <w:rPr>
            <w:rFonts w:asciiTheme="minorHAnsi" w:hAnsiTheme="minorHAnsi"/>
            <w:sz w:val="20"/>
            <w:szCs w:val="20"/>
          </w:rPr>
          <w:t>SQL task – Truncate Outliers Staging table</w:t>
        </w:r>
      </w:ins>
    </w:p>
    <w:p w14:paraId="501D278E" w14:textId="77777777" w:rsidR="00DF3CBB" w:rsidRPr="0095359C" w:rsidRDefault="00DF3CBB" w:rsidP="00DF3CBB">
      <w:pPr>
        <w:widowControl w:val="0"/>
        <w:autoSpaceDE w:val="0"/>
        <w:autoSpaceDN w:val="0"/>
        <w:adjustRightInd w:val="0"/>
        <w:spacing w:after="0" w:line="240" w:lineRule="auto"/>
        <w:ind w:left="360"/>
        <w:rPr>
          <w:ins w:id="157" w:author="Palacherla, Susmitha C" w:date="2024-08-25T16:20:00Z"/>
          <w:rFonts w:asciiTheme="minorHAnsi" w:hAnsiTheme="minorHAnsi" w:cs="Arial"/>
          <w:sz w:val="20"/>
          <w:szCs w:val="20"/>
        </w:rPr>
      </w:pPr>
      <w:ins w:id="158" w:author="Palacherla, Susmitha C" w:date="2024-08-25T16:20:00Z">
        <w:r w:rsidRPr="0095359C">
          <w:rPr>
            <w:rFonts w:asciiTheme="minorHAnsi" w:hAnsiTheme="minorHAnsi"/>
            <w:noProof/>
            <w:sz w:val="20"/>
            <w:szCs w:val="20"/>
          </w:rPr>
          <w:drawing>
            <wp:inline distT="0" distB="0" distL="0" distR="0" wp14:anchorId="11650B08" wp14:editId="6C64DF16">
              <wp:extent cx="2362200" cy="895350"/>
              <wp:effectExtent l="0" t="0" r="0" b="0"/>
              <wp:docPr id="1672051631" name="Picture 167205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362200" cy="895350"/>
                      </a:xfrm>
                      <a:prstGeom prst="rect">
                        <a:avLst/>
                      </a:prstGeom>
                    </pic:spPr>
                  </pic:pic>
                </a:graphicData>
              </a:graphic>
            </wp:inline>
          </w:drawing>
        </w:r>
      </w:ins>
    </w:p>
    <w:p w14:paraId="09834922" w14:textId="77777777" w:rsidR="00DF3CBB" w:rsidRPr="0095359C" w:rsidRDefault="00DF3CBB" w:rsidP="00DF3CBB">
      <w:pPr>
        <w:widowControl w:val="0"/>
        <w:autoSpaceDE w:val="0"/>
        <w:autoSpaceDN w:val="0"/>
        <w:adjustRightInd w:val="0"/>
        <w:spacing w:after="0" w:line="240" w:lineRule="auto"/>
        <w:ind w:left="360"/>
        <w:rPr>
          <w:ins w:id="159" w:author="Palacherla, Susmitha C" w:date="2024-08-25T16:20:00Z"/>
          <w:rFonts w:asciiTheme="minorHAnsi" w:hAnsiTheme="minorHAnsi" w:cs="Arial"/>
          <w:sz w:val="20"/>
          <w:szCs w:val="20"/>
        </w:rPr>
      </w:pPr>
    </w:p>
    <w:p w14:paraId="0C9948F7" w14:textId="77777777" w:rsidR="00DF3CBB" w:rsidRPr="0095359C" w:rsidRDefault="00DF3CBB" w:rsidP="00DF3CBB">
      <w:pPr>
        <w:widowControl w:val="0"/>
        <w:autoSpaceDE w:val="0"/>
        <w:autoSpaceDN w:val="0"/>
        <w:adjustRightInd w:val="0"/>
        <w:spacing w:after="0" w:line="240" w:lineRule="auto"/>
        <w:ind w:left="360"/>
        <w:rPr>
          <w:ins w:id="160" w:author="Palacherla, Susmitha C" w:date="2024-08-25T16:20:00Z"/>
          <w:rFonts w:asciiTheme="minorHAnsi" w:hAnsiTheme="minorHAnsi" w:cs="Arial"/>
          <w:sz w:val="20"/>
          <w:szCs w:val="20"/>
        </w:rPr>
      </w:pPr>
      <w:ins w:id="161" w:author="Palacherla, Susmitha C" w:date="2024-08-25T16:20:00Z">
        <w:r w:rsidRPr="000B36BD">
          <w:rPr>
            <w:rFonts w:asciiTheme="minorHAnsi" w:hAnsiTheme="minorHAnsi" w:cs="Arial"/>
            <w:sz w:val="20"/>
            <w:szCs w:val="20"/>
          </w:rPr>
          <w:t>Truncate Table [EC].[Outlier_Coaching_Stage]</w:t>
        </w:r>
      </w:ins>
    </w:p>
    <w:p w14:paraId="6F90D444" w14:textId="77777777" w:rsidR="00DF3CBB" w:rsidRPr="0095359C" w:rsidRDefault="00DF3CBB" w:rsidP="00DF3CBB">
      <w:pPr>
        <w:widowControl w:val="0"/>
        <w:autoSpaceDE w:val="0"/>
        <w:autoSpaceDN w:val="0"/>
        <w:adjustRightInd w:val="0"/>
        <w:spacing w:after="0" w:line="240" w:lineRule="auto"/>
        <w:ind w:left="360"/>
        <w:rPr>
          <w:ins w:id="162" w:author="Palacherla, Susmitha C" w:date="2024-08-25T16:20:00Z"/>
          <w:rFonts w:asciiTheme="minorHAnsi" w:hAnsiTheme="minorHAnsi" w:cs="Arial"/>
          <w:sz w:val="20"/>
          <w:szCs w:val="20"/>
        </w:rPr>
      </w:pPr>
    </w:p>
    <w:p w14:paraId="222C18CF" w14:textId="77777777" w:rsidR="00DF3CBB" w:rsidRDefault="00DF3CBB" w:rsidP="00DF3CBB">
      <w:pPr>
        <w:widowControl w:val="0"/>
        <w:autoSpaceDE w:val="0"/>
        <w:autoSpaceDN w:val="0"/>
        <w:adjustRightInd w:val="0"/>
        <w:spacing w:after="0" w:line="240" w:lineRule="auto"/>
        <w:ind w:left="360"/>
        <w:rPr>
          <w:ins w:id="163" w:author="Palacherla, Susmitha C" w:date="2024-08-25T16:20:00Z"/>
          <w:rFonts w:asciiTheme="minorHAnsi" w:hAnsiTheme="minorHAnsi" w:cs="Arial"/>
          <w:sz w:val="20"/>
          <w:szCs w:val="20"/>
        </w:rPr>
      </w:pPr>
    </w:p>
    <w:p w14:paraId="10C08A74" w14:textId="77777777" w:rsidR="00DF3CBB" w:rsidRPr="0095359C" w:rsidRDefault="00DF3CBB" w:rsidP="00DF3CBB">
      <w:pPr>
        <w:widowControl w:val="0"/>
        <w:autoSpaceDE w:val="0"/>
        <w:autoSpaceDN w:val="0"/>
        <w:adjustRightInd w:val="0"/>
        <w:spacing w:after="0" w:line="240" w:lineRule="auto"/>
        <w:ind w:left="360"/>
        <w:rPr>
          <w:ins w:id="164" w:author="Palacherla, Susmitha C" w:date="2024-08-25T16:20:00Z"/>
          <w:rFonts w:asciiTheme="minorHAnsi" w:hAnsiTheme="minorHAnsi" w:cs="Arial"/>
          <w:sz w:val="20"/>
          <w:szCs w:val="20"/>
        </w:rPr>
      </w:pPr>
    </w:p>
    <w:p w14:paraId="458C4208" w14:textId="77777777" w:rsidR="00DF3CBB" w:rsidRPr="0095359C" w:rsidRDefault="00DF3CBB" w:rsidP="00DF3CBB">
      <w:pPr>
        <w:pStyle w:val="ListParagraph"/>
        <w:numPr>
          <w:ilvl w:val="0"/>
          <w:numId w:val="58"/>
        </w:numPr>
        <w:rPr>
          <w:ins w:id="165" w:author="Palacherla, Susmitha C" w:date="2024-08-25T16:20:00Z"/>
          <w:rFonts w:asciiTheme="minorHAnsi" w:hAnsiTheme="minorHAnsi"/>
          <w:sz w:val="20"/>
          <w:szCs w:val="20"/>
        </w:rPr>
        <w:pPrChange w:id="166" w:author="Palacherla, Susmitha C" w:date="2024-08-25T16:21:00Z">
          <w:pPr>
            <w:pStyle w:val="ListParagraph"/>
            <w:numPr>
              <w:numId w:val="55"/>
            </w:numPr>
            <w:ind w:left="1440" w:hanging="360"/>
          </w:pPr>
        </w:pPrChange>
      </w:pPr>
      <w:ins w:id="167" w:author="Palacherla, Susmitha C" w:date="2024-08-25T16:20:00Z">
        <w:r w:rsidRPr="0095359C">
          <w:rPr>
            <w:rFonts w:asciiTheme="minorHAnsi" w:hAnsiTheme="minorHAnsi"/>
            <w:sz w:val="20"/>
            <w:szCs w:val="20"/>
          </w:rPr>
          <w:t>DFT: Load Outliers staging table</w:t>
        </w:r>
      </w:ins>
    </w:p>
    <w:p w14:paraId="30CE0818" w14:textId="77777777" w:rsidR="00DF3CBB" w:rsidRPr="0095359C" w:rsidRDefault="00DF3CBB" w:rsidP="00DF3CBB">
      <w:pPr>
        <w:widowControl w:val="0"/>
        <w:autoSpaceDE w:val="0"/>
        <w:autoSpaceDN w:val="0"/>
        <w:adjustRightInd w:val="0"/>
        <w:spacing w:after="0" w:line="240" w:lineRule="auto"/>
        <w:rPr>
          <w:ins w:id="168" w:author="Palacherla, Susmitha C" w:date="2024-08-25T16:20:00Z"/>
          <w:rFonts w:asciiTheme="minorHAnsi" w:hAnsiTheme="minorHAnsi" w:cs="Arial"/>
          <w:sz w:val="20"/>
          <w:szCs w:val="20"/>
        </w:rPr>
      </w:pPr>
      <w:ins w:id="169" w:author="Palacherla, Susmitha C" w:date="2024-08-25T16:20:00Z">
        <w:r w:rsidRPr="0095359C">
          <w:rPr>
            <w:rFonts w:asciiTheme="minorHAnsi" w:hAnsiTheme="minorHAnsi"/>
            <w:noProof/>
            <w:sz w:val="20"/>
            <w:szCs w:val="20"/>
          </w:rPr>
          <w:lastRenderedPageBreak/>
          <w:drawing>
            <wp:inline distT="0" distB="0" distL="0" distR="0" wp14:anchorId="74CF3D22" wp14:editId="4D694227">
              <wp:extent cx="1914525" cy="1600200"/>
              <wp:effectExtent l="0" t="0" r="9525" b="0"/>
              <wp:docPr id="1516327145" name="Picture 151632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914525" cy="1600200"/>
                      </a:xfrm>
                      <a:prstGeom prst="rect">
                        <a:avLst/>
                      </a:prstGeom>
                    </pic:spPr>
                  </pic:pic>
                </a:graphicData>
              </a:graphic>
            </wp:inline>
          </w:drawing>
        </w:r>
      </w:ins>
    </w:p>
    <w:p w14:paraId="6B195CBA" w14:textId="77777777" w:rsidR="00DF3CBB" w:rsidRPr="0095359C" w:rsidRDefault="00DF3CBB" w:rsidP="00DF3CBB">
      <w:pPr>
        <w:widowControl w:val="0"/>
        <w:autoSpaceDE w:val="0"/>
        <w:autoSpaceDN w:val="0"/>
        <w:adjustRightInd w:val="0"/>
        <w:spacing w:after="0" w:line="240" w:lineRule="auto"/>
        <w:rPr>
          <w:ins w:id="170" w:author="Palacherla, Susmitha C" w:date="2024-08-25T16:20:00Z"/>
          <w:rFonts w:asciiTheme="minorHAnsi" w:hAnsiTheme="minorHAnsi" w:cs="Arial"/>
          <w:sz w:val="20"/>
          <w:szCs w:val="20"/>
        </w:rPr>
      </w:pPr>
    </w:p>
    <w:p w14:paraId="47074DDF" w14:textId="51E72E71" w:rsidR="00DF3CBB" w:rsidRPr="0095359C" w:rsidRDefault="00DF3CBB" w:rsidP="00DF3CBB">
      <w:pPr>
        <w:widowControl w:val="0"/>
        <w:autoSpaceDE w:val="0"/>
        <w:autoSpaceDN w:val="0"/>
        <w:adjustRightInd w:val="0"/>
        <w:spacing w:after="0" w:line="240" w:lineRule="auto"/>
        <w:rPr>
          <w:ins w:id="171" w:author="Palacherla, Susmitha C" w:date="2024-08-25T16:20:00Z"/>
          <w:rFonts w:asciiTheme="minorHAnsi" w:hAnsiTheme="minorHAnsi" w:cs="Arial"/>
          <w:sz w:val="20"/>
          <w:szCs w:val="20"/>
        </w:rPr>
      </w:pPr>
      <w:ins w:id="172" w:author="Palacherla, Susmitha C" w:date="2024-08-25T16:24:00Z">
        <w:r w:rsidRPr="00DF3CBB">
          <w:rPr>
            <w:rFonts w:asciiTheme="minorHAnsi" w:hAnsiTheme="minorHAnsi" w:cs="Arial"/>
            <w:sz w:val="20"/>
            <w:szCs w:val="20"/>
          </w:rPr>
          <w:drawing>
            <wp:inline distT="0" distB="0" distL="0" distR="0" wp14:anchorId="2CED8962" wp14:editId="3B1D350D">
              <wp:extent cx="2916936" cy="2286000"/>
              <wp:effectExtent l="0" t="0" r="0" b="0"/>
              <wp:docPr id="35856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60888" name=""/>
                      <pic:cNvPicPr/>
                    </pic:nvPicPr>
                    <pic:blipFill>
                      <a:blip r:embed="rId60"/>
                      <a:stretch>
                        <a:fillRect/>
                      </a:stretch>
                    </pic:blipFill>
                    <pic:spPr>
                      <a:xfrm>
                        <a:off x="0" y="0"/>
                        <a:ext cx="2916936" cy="2286000"/>
                      </a:xfrm>
                      <a:prstGeom prst="rect">
                        <a:avLst/>
                      </a:prstGeom>
                    </pic:spPr>
                  </pic:pic>
                </a:graphicData>
              </a:graphic>
            </wp:inline>
          </w:drawing>
        </w:r>
      </w:ins>
    </w:p>
    <w:p w14:paraId="7E43390D" w14:textId="77777777" w:rsidR="00DF3CBB" w:rsidRPr="0095359C" w:rsidRDefault="00DF3CBB" w:rsidP="00DF3CBB">
      <w:pPr>
        <w:widowControl w:val="0"/>
        <w:autoSpaceDE w:val="0"/>
        <w:autoSpaceDN w:val="0"/>
        <w:adjustRightInd w:val="0"/>
        <w:spacing w:after="0" w:line="240" w:lineRule="auto"/>
        <w:rPr>
          <w:ins w:id="173" w:author="Palacherla, Susmitha C" w:date="2024-08-25T16:20:00Z"/>
          <w:rFonts w:asciiTheme="minorHAnsi" w:hAnsiTheme="minorHAnsi" w:cs="Arial"/>
          <w:sz w:val="20"/>
          <w:szCs w:val="20"/>
        </w:rPr>
      </w:pPr>
    </w:p>
    <w:p w14:paraId="73F0AE24" w14:textId="5C6D4BD5" w:rsidR="00DF3CBB" w:rsidRPr="0095359C" w:rsidRDefault="00DF3CBB" w:rsidP="00DF3CBB">
      <w:pPr>
        <w:widowControl w:val="0"/>
        <w:autoSpaceDE w:val="0"/>
        <w:autoSpaceDN w:val="0"/>
        <w:adjustRightInd w:val="0"/>
        <w:spacing w:after="0" w:line="240" w:lineRule="auto"/>
        <w:rPr>
          <w:ins w:id="174" w:author="Palacherla, Susmitha C" w:date="2024-08-25T16:20:00Z"/>
          <w:rFonts w:asciiTheme="minorHAnsi" w:hAnsiTheme="minorHAnsi" w:cs="Arial"/>
          <w:sz w:val="20"/>
          <w:szCs w:val="20"/>
        </w:rPr>
      </w:pPr>
      <w:ins w:id="175" w:author="Palacherla, Susmitha C" w:date="2024-08-25T16:20:00Z">
        <w:r w:rsidRPr="0095359C">
          <w:rPr>
            <w:rFonts w:asciiTheme="minorHAnsi" w:hAnsiTheme="minorHAnsi" w:cs="Arial"/>
            <w:sz w:val="20"/>
            <w:szCs w:val="20"/>
          </w:rPr>
          <w:t>Expression: (FINDSTRING(@[User::VarFileName],"</w:t>
        </w:r>
        <w:r>
          <w:rPr>
            <w:rFonts w:asciiTheme="minorHAnsi" w:hAnsiTheme="minorHAnsi" w:cs="Arial"/>
            <w:sz w:val="20"/>
            <w:szCs w:val="20"/>
          </w:rPr>
          <w:t>A</w:t>
        </w:r>
      </w:ins>
      <w:ins w:id="176" w:author="Palacherla, Susmitha C" w:date="2024-08-25T16:24:00Z">
        <w:r>
          <w:rPr>
            <w:rFonts w:asciiTheme="minorHAnsi" w:hAnsiTheme="minorHAnsi" w:cs="Arial"/>
            <w:sz w:val="20"/>
            <w:szCs w:val="20"/>
          </w:rPr>
          <w:t>SR</w:t>
        </w:r>
      </w:ins>
      <w:ins w:id="177" w:author="Palacherla, Susmitha C" w:date="2024-08-25T16:20:00Z">
        <w:r w:rsidRPr="0095359C">
          <w:rPr>
            <w:rFonts w:asciiTheme="minorHAnsi" w:hAnsiTheme="minorHAnsi" w:cs="Arial"/>
            <w:sz w:val="20"/>
            <w:szCs w:val="20"/>
          </w:rPr>
          <w:t xml:space="preserve">",1 ) &gt; 0 ) </w:t>
        </w:r>
      </w:ins>
    </w:p>
    <w:p w14:paraId="7355962F" w14:textId="77777777" w:rsidR="00DF3CBB" w:rsidRPr="0095359C" w:rsidRDefault="00DF3CBB" w:rsidP="00DF3CBB">
      <w:pPr>
        <w:widowControl w:val="0"/>
        <w:autoSpaceDE w:val="0"/>
        <w:autoSpaceDN w:val="0"/>
        <w:adjustRightInd w:val="0"/>
        <w:spacing w:after="0" w:line="240" w:lineRule="auto"/>
        <w:rPr>
          <w:ins w:id="178" w:author="Palacherla, Susmitha C" w:date="2024-08-25T16:20:00Z"/>
          <w:rFonts w:asciiTheme="minorHAnsi" w:hAnsiTheme="minorHAnsi" w:cs="Arial"/>
          <w:sz w:val="20"/>
          <w:szCs w:val="20"/>
        </w:rPr>
      </w:pPr>
    </w:p>
    <w:p w14:paraId="356F73B3" w14:textId="77777777" w:rsidR="00DF3CBB" w:rsidRPr="0095359C" w:rsidRDefault="00DF3CBB" w:rsidP="00DF3CBB">
      <w:pPr>
        <w:widowControl w:val="0"/>
        <w:autoSpaceDE w:val="0"/>
        <w:autoSpaceDN w:val="0"/>
        <w:adjustRightInd w:val="0"/>
        <w:spacing w:after="0" w:line="240" w:lineRule="auto"/>
        <w:rPr>
          <w:ins w:id="179" w:author="Palacherla, Susmitha C" w:date="2024-08-25T16:20:00Z"/>
          <w:rFonts w:asciiTheme="minorHAnsi" w:hAnsiTheme="minorHAnsi" w:cs="Arial"/>
          <w:sz w:val="20"/>
          <w:szCs w:val="20"/>
        </w:rPr>
      </w:pPr>
    </w:p>
    <w:p w14:paraId="0FB65FCA" w14:textId="77777777" w:rsidR="00DF3CBB" w:rsidRPr="0095359C" w:rsidRDefault="00DF3CBB" w:rsidP="00DF3CBB">
      <w:pPr>
        <w:widowControl w:val="0"/>
        <w:autoSpaceDE w:val="0"/>
        <w:autoSpaceDN w:val="0"/>
        <w:adjustRightInd w:val="0"/>
        <w:spacing w:after="0" w:line="240" w:lineRule="auto"/>
        <w:rPr>
          <w:ins w:id="180" w:author="Palacherla, Susmitha C" w:date="2024-08-25T16:20:00Z"/>
          <w:rFonts w:asciiTheme="minorHAnsi" w:hAnsiTheme="minorHAnsi" w:cs="Arial"/>
          <w:sz w:val="20"/>
          <w:szCs w:val="20"/>
        </w:rPr>
      </w:pPr>
      <w:ins w:id="181" w:author="Palacherla, Susmitha C" w:date="2024-08-25T16:20:00Z">
        <w:r w:rsidRPr="0095359C">
          <w:rPr>
            <w:rFonts w:asciiTheme="minorHAnsi" w:hAnsiTheme="minorHAnsi"/>
            <w:noProof/>
            <w:sz w:val="20"/>
            <w:szCs w:val="20"/>
          </w:rPr>
          <w:lastRenderedPageBreak/>
          <w:drawing>
            <wp:inline distT="0" distB="0" distL="0" distR="0" wp14:anchorId="4D255EE3" wp14:editId="2DB600DC">
              <wp:extent cx="1335024" cy="2276856"/>
              <wp:effectExtent l="0" t="0" r="0" b="0"/>
              <wp:docPr id="1180357110" name="Picture 118035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335024" cy="2276856"/>
                      </a:xfrm>
                      <a:prstGeom prst="rect">
                        <a:avLst/>
                      </a:prstGeom>
                    </pic:spPr>
                  </pic:pic>
                </a:graphicData>
              </a:graphic>
            </wp:inline>
          </w:drawing>
        </w:r>
      </w:ins>
    </w:p>
    <w:p w14:paraId="62857FFA" w14:textId="77777777" w:rsidR="00DF3CBB" w:rsidRPr="0095359C" w:rsidRDefault="00DF3CBB" w:rsidP="00DF3CBB">
      <w:pPr>
        <w:widowControl w:val="0"/>
        <w:autoSpaceDE w:val="0"/>
        <w:autoSpaceDN w:val="0"/>
        <w:adjustRightInd w:val="0"/>
        <w:spacing w:after="0" w:line="240" w:lineRule="auto"/>
        <w:rPr>
          <w:ins w:id="182" w:author="Palacherla, Susmitha C" w:date="2024-08-25T16:20:00Z"/>
          <w:rFonts w:asciiTheme="minorHAnsi" w:hAnsiTheme="minorHAnsi" w:cs="Arial"/>
          <w:sz w:val="20"/>
          <w:szCs w:val="20"/>
        </w:rPr>
      </w:pPr>
    </w:p>
    <w:p w14:paraId="368B917B" w14:textId="77777777" w:rsidR="00DF3CBB" w:rsidRPr="0095359C" w:rsidRDefault="00DF3CBB" w:rsidP="00DF3CBB">
      <w:pPr>
        <w:pStyle w:val="ListParagraph"/>
        <w:widowControl w:val="0"/>
        <w:numPr>
          <w:ilvl w:val="0"/>
          <w:numId w:val="20"/>
        </w:numPr>
        <w:autoSpaceDE w:val="0"/>
        <w:autoSpaceDN w:val="0"/>
        <w:adjustRightInd w:val="0"/>
        <w:spacing w:after="0" w:line="240" w:lineRule="auto"/>
        <w:rPr>
          <w:ins w:id="183" w:author="Palacherla, Susmitha C" w:date="2024-08-25T16:20:00Z"/>
          <w:rFonts w:asciiTheme="minorHAnsi" w:hAnsiTheme="minorHAnsi" w:cs="Arial"/>
          <w:sz w:val="20"/>
          <w:szCs w:val="20"/>
        </w:rPr>
      </w:pPr>
      <w:ins w:id="184" w:author="Palacherla, Susmitha C" w:date="2024-08-25T16:20:00Z">
        <w:r w:rsidRPr="0095359C">
          <w:rPr>
            <w:rFonts w:asciiTheme="minorHAnsi" w:hAnsiTheme="minorHAnsi" w:cs="Arial"/>
            <w:sz w:val="20"/>
            <w:szCs w:val="20"/>
          </w:rPr>
          <w:t>Flat File source</w:t>
        </w:r>
      </w:ins>
    </w:p>
    <w:p w14:paraId="2358F899" w14:textId="77777777" w:rsidR="00DF3CBB" w:rsidRPr="0095359C" w:rsidRDefault="00DF3CBB" w:rsidP="00DF3CBB">
      <w:pPr>
        <w:widowControl w:val="0"/>
        <w:autoSpaceDE w:val="0"/>
        <w:autoSpaceDN w:val="0"/>
        <w:adjustRightInd w:val="0"/>
        <w:spacing w:after="0" w:line="240" w:lineRule="auto"/>
        <w:rPr>
          <w:ins w:id="185" w:author="Palacherla, Susmitha C" w:date="2024-08-25T16:20:00Z"/>
          <w:rFonts w:asciiTheme="minorHAnsi" w:hAnsiTheme="minorHAnsi" w:cs="Arial"/>
          <w:sz w:val="20"/>
          <w:szCs w:val="20"/>
        </w:rPr>
      </w:pPr>
    </w:p>
    <w:p w14:paraId="2745C20D" w14:textId="29B655F6" w:rsidR="00DF3CBB" w:rsidRPr="0095359C" w:rsidRDefault="00DF3CBB" w:rsidP="00DF3CBB">
      <w:pPr>
        <w:widowControl w:val="0"/>
        <w:autoSpaceDE w:val="0"/>
        <w:autoSpaceDN w:val="0"/>
        <w:adjustRightInd w:val="0"/>
        <w:spacing w:after="0" w:line="240" w:lineRule="auto"/>
        <w:rPr>
          <w:ins w:id="186" w:author="Palacherla, Susmitha C" w:date="2024-08-25T16:20:00Z"/>
          <w:rFonts w:asciiTheme="minorHAnsi" w:hAnsiTheme="minorHAnsi" w:cs="Arial"/>
          <w:sz w:val="20"/>
          <w:szCs w:val="20"/>
        </w:rPr>
      </w:pPr>
      <w:ins w:id="187" w:author="Palacherla, Susmitha C" w:date="2024-08-25T16:25:00Z">
        <w:r w:rsidRPr="00DF3CBB">
          <w:rPr>
            <w:rFonts w:asciiTheme="minorHAnsi" w:hAnsiTheme="minorHAnsi" w:cs="Arial"/>
            <w:sz w:val="20"/>
            <w:szCs w:val="20"/>
          </w:rPr>
          <w:drawing>
            <wp:inline distT="0" distB="0" distL="0" distR="0" wp14:anchorId="530C90CA" wp14:editId="241B67BB">
              <wp:extent cx="2389077" cy="2331922"/>
              <wp:effectExtent l="0" t="0" r="0" b="0"/>
              <wp:docPr id="155243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34759" name=""/>
                      <pic:cNvPicPr/>
                    </pic:nvPicPr>
                    <pic:blipFill>
                      <a:blip r:embed="rId61"/>
                      <a:stretch>
                        <a:fillRect/>
                      </a:stretch>
                    </pic:blipFill>
                    <pic:spPr>
                      <a:xfrm>
                        <a:off x="0" y="0"/>
                        <a:ext cx="2389077" cy="2331922"/>
                      </a:xfrm>
                      <a:prstGeom prst="rect">
                        <a:avLst/>
                      </a:prstGeom>
                    </pic:spPr>
                  </pic:pic>
                </a:graphicData>
              </a:graphic>
            </wp:inline>
          </w:drawing>
        </w:r>
      </w:ins>
    </w:p>
    <w:p w14:paraId="3A32369A" w14:textId="77777777" w:rsidR="00DF3CBB" w:rsidRPr="0095359C" w:rsidRDefault="00DF3CBB" w:rsidP="00DF3CBB">
      <w:pPr>
        <w:widowControl w:val="0"/>
        <w:autoSpaceDE w:val="0"/>
        <w:autoSpaceDN w:val="0"/>
        <w:adjustRightInd w:val="0"/>
        <w:spacing w:after="0" w:line="240" w:lineRule="auto"/>
        <w:rPr>
          <w:ins w:id="188" w:author="Palacherla, Susmitha C" w:date="2024-08-25T16:20:00Z"/>
          <w:rFonts w:asciiTheme="minorHAnsi" w:hAnsiTheme="minorHAnsi" w:cs="Arial"/>
          <w:sz w:val="20"/>
          <w:szCs w:val="20"/>
        </w:rPr>
      </w:pPr>
    </w:p>
    <w:p w14:paraId="33658F88" w14:textId="77777777" w:rsidR="00DF3CBB" w:rsidRPr="0095359C" w:rsidRDefault="00DF3CBB" w:rsidP="00DF3CBB">
      <w:pPr>
        <w:widowControl w:val="0"/>
        <w:autoSpaceDE w:val="0"/>
        <w:autoSpaceDN w:val="0"/>
        <w:adjustRightInd w:val="0"/>
        <w:spacing w:after="0" w:line="240" w:lineRule="auto"/>
        <w:rPr>
          <w:ins w:id="189" w:author="Palacherla, Susmitha C" w:date="2024-08-25T16:20:00Z"/>
          <w:rFonts w:asciiTheme="minorHAnsi" w:hAnsiTheme="minorHAnsi" w:cs="Arial"/>
          <w:sz w:val="20"/>
          <w:szCs w:val="20"/>
        </w:rPr>
      </w:pPr>
    </w:p>
    <w:p w14:paraId="5A402939" w14:textId="77777777" w:rsidR="00DF3CBB" w:rsidRPr="0095359C" w:rsidRDefault="00DF3CBB" w:rsidP="00DF3CBB">
      <w:pPr>
        <w:widowControl w:val="0"/>
        <w:autoSpaceDE w:val="0"/>
        <w:autoSpaceDN w:val="0"/>
        <w:adjustRightInd w:val="0"/>
        <w:spacing w:after="0" w:line="240" w:lineRule="auto"/>
        <w:rPr>
          <w:ins w:id="190" w:author="Palacherla, Susmitha C" w:date="2024-08-25T16:20:00Z"/>
          <w:rFonts w:asciiTheme="minorHAnsi" w:hAnsiTheme="minorHAnsi" w:cs="Arial"/>
          <w:sz w:val="20"/>
          <w:szCs w:val="20"/>
        </w:rPr>
      </w:pPr>
    </w:p>
    <w:p w14:paraId="6A7A6139" w14:textId="77777777" w:rsidR="00DF3CBB" w:rsidRPr="0095359C" w:rsidRDefault="00DF3CBB" w:rsidP="00DF3CBB">
      <w:pPr>
        <w:widowControl w:val="0"/>
        <w:autoSpaceDE w:val="0"/>
        <w:autoSpaceDN w:val="0"/>
        <w:adjustRightInd w:val="0"/>
        <w:spacing w:after="0" w:line="240" w:lineRule="auto"/>
        <w:rPr>
          <w:ins w:id="191" w:author="Palacherla, Susmitha C" w:date="2024-08-25T16:20:00Z"/>
          <w:rFonts w:asciiTheme="minorHAnsi" w:hAnsiTheme="minorHAnsi" w:cs="Arial"/>
          <w:sz w:val="20"/>
          <w:szCs w:val="20"/>
        </w:rPr>
      </w:pPr>
    </w:p>
    <w:p w14:paraId="73F0A8A9" w14:textId="77777777" w:rsidR="00DF3CBB" w:rsidRPr="0095359C" w:rsidRDefault="00DF3CBB" w:rsidP="00DF3CBB">
      <w:pPr>
        <w:pStyle w:val="ListParagraph"/>
        <w:widowControl w:val="0"/>
        <w:numPr>
          <w:ilvl w:val="0"/>
          <w:numId w:val="20"/>
        </w:numPr>
        <w:autoSpaceDE w:val="0"/>
        <w:autoSpaceDN w:val="0"/>
        <w:adjustRightInd w:val="0"/>
        <w:spacing w:after="0" w:line="240" w:lineRule="auto"/>
        <w:rPr>
          <w:ins w:id="192" w:author="Palacherla, Susmitha C" w:date="2024-08-25T16:20:00Z"/>
          <w:rFonts w:asciiTheme="minorHAnsi" w:hAnsiTheme="minorHAnsi" w:cs="Arial"/>
          <w:sz w:val="20"/>
          <w:szCs w:val="20"/>
        </w:rPr>
      </w:pPr>
      <w:ins w:id="193" w:author="Palacherla, Susmitha C" w:date="2024-08-25T16:20:00Z">
        <w:r w:rsidRPr="0095359C">
          <w:rPr>
            <w:rFonts w:asciiTheme="minorHAnsi" w:hAnsiTheme="minorHAnsi" w:cs="Arial"/>
            <w:sz w:val="20"/>
            <w:szCs w:val="20"/>
          </w:rPr>
          <w:t>Data Conversion</w:t>
        </w:r>
      </w:ins>
    </w:p>
    <w:p w14:paraId="72835D3E" w14:textId="77777777" w:rsidR="00DF3CBB" w:rsidRPr="0095359C" w:rsidRDefault="00DF3CBB" w:rsidP="00DF3CBB">
      <w:pPr>
        <w:widowControl w:val="0"/>
        <w:autoSpaceDE w:val="0"/>
        <w:autoSpaceDN w:val="0"/>
        <w:adjustRightInd w:val="0"/>
        <w:spacing w:after="0" w:line="240" w:lineRule="auto"/>
        <w:rPr>
          <w:ins w:id="194" w:author="Palacherla, Susmitha C" w:date="2024-08-25T16:20:00Z"/>
          <w:rFonts w:asciiTheme="minorHAnsi" w:hAnsiTheme="minorHAnsi" w:cs="Arial"/>
          <w:sz w:val="20"/>
          <w:szCs w:val="20"/>
        </w:rPr>
      </w:pPr>
    </w:p>
    <w:p w14:paraId="349D0B7C" w14:textId="77777777" w:rsidR="00DF3CBB" w:rsidRPr="0095359C" w:rsidRDefault="00DF3CBB" w:rsidP="00DF3CBB">
      <w:pPr>
        <w:widowControl w:val="0"/>
        <w:autoSpaceDE w:val="0"/>
        <w:autoSpaceDN w:val="0"/>
        <w:adjustRightInd w:val="0"/>
        <w:spacing w:after="0" w:line="240" w:lineRule="auto"/>
        <w:rPr>
          <w:ins w:id="195" w:author="Palacherla, Susmitha C" w:date="2024-08-25T16:20:00Z"/>
          <w:rFonts w:asciiTheme="minorHAnsi" w:hAnsiTheme="minorHAnsi" w:cs="Arial"/>
          <w:sz w:val="20"/>
          <w:szCs w:val="20"/>
        </w:rPr>
      </w:pPr>
    </w:p>
    <w:p w14:paraId="07CE668C" w14:textId="77777777" w:rsidR="00DF3CBB" w:rsidRPr="0095359C" w:rsidRDefault="00DF3CBB" w:rsidP="00DF3CBB">
      <w:pPr>
        <w:widowControl w:val="0"/>
        <w:autoSpaceDE w:val="0"/>
        <w:autoSpaceDN w:val="0"/>
        <w:adjustRightInd w:val="0"/>
        <w:spacing w:after="0" w:line="240" w:lineRule="auto"/>
        <w:rPr>
          <w:ins w:id="196" w:author="Palacherla, Susmitha C" w:date="2024-08-25T16:20:00Z"/>
          <w:rFonts w:asciiTheme="minorHAnsi" w:hAnsiTheme="minorHAnsi" w:cs="Arial"/>
          <w:sz w:val="20"/>
          <w:szCs w:val="20"/>
        </w:rPr>
      </w:pPr>
    </w:p>
    <w:p w14:paraId="1440BBD0" w14:textId="6F10D513" w:rsidR="00DF3CBB" w:rsidRPr="0095359C" w:rsidRDefault="00DF3CBB" w:rsidP="00DF3CBB">
      <w:pPr>
        <w:widowControl w:val="0"/>
        <w:autoSpaceDE w:val="0"/>
        <w:autoSpaceDN w:val="0"/>
        <w:adjustRightInd w:val="0"/>
        <w:spacing w:after="0" w:line="240" w:lineRule="auto"/>
        <w:rPr>
          <w:ins w:id="197" w:author="Palacherla, Susmitha C" w:date="2024-08-25T16:20:00Z"/>
          <w:rFonts w:asciiTheme="minorHAnsi" w:hAnsiTheme="minorHAnsi" w:cs="Arial"/>
          <w:sz w:val="20"/>
          <w:szCs w:val="20"/>
        </w:rPr>
      </w:pPr>
      <w:ins w:id="198" w:author="Palacherla, Susmitha C" w:date="2024-08-25T16:25:00Z">
        <w:r w:rsidRPr="00DF3CBB">
          <w:rPr>
            <w:rFonts w:asciiTheme="minorHAnsi" w:hAnsiTheme="minorHAnsi" w:cs="Arial"/>
            <w:sz w:val="20"/>
            <w:szCs w:val="20"/>
          </w:rPr>
          <w:lastRenderedPageBreak/>
          <w:drawing>
            <wp:inline distT="0" distB="0" distL="0" distR="0" wp14:anchorId="73CB3E4C" wp14:editId="5721E850">
              <wp:extent cx="2514818" cy="2762489"/>
              <wp:effectExtent l="0" t="0" r="0" b="0"/>
              <wp:docPr id="147535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54225" name=""/>
                      <pic:cNvPicPr/>
                    </pic:nvPicPr>
                    <pic:blipFill>
                      <a:blip r:embed="rId62"/>
                      <a:stretch>
                        <a:fillRect/>
                      </a:stretch>
                    </pic:blipFill>
                    <pic:spPr>
                      <a:xfrm>
                        <a:off x="0" y="0"/>
                        <a:ext cx="2514818" cy="2762489"/>
                      </a:xfrm>
                      <a:prstGeom prst="rect">
                        <a:avLst/>
                      </a:prstGeom>
                    </pic:spPr>
                  </pic:pic>
                </a:graphicData>
              </a:graphic>
            </wp:inline>
          </w:drawing>
        </w:r>
      </w:ins>
    </w:p>
    <w:p w14:paraId="1271E1D3" w14:textId="77777777" w:rsidR="00DF3CBB" w:rsidRPr="0095359C" w:rsidRDefault="00DF3CBB" w:rsidP="00DF3CBB">
      <w:pPr>
        <w:widowControl w:val="0"/>
        <w:autoSpaceDE w:val="0"/>
        <w:autoSpaceDN w:val="0"/>
        <w:adjustRightInd w:val="0"/>
        <w:spacing w:after="0" w:line="240" w:lineRule="auto"/>
        <w:rPr>
          <w:ins w:id="199" w:author="Palacherla, Susmitha C" w:date="2024-08-25T16:20:00Z"/>
          <w:rFonts w:asciiTheme="minorHAnsi" w:hAnsiTheme="minorHAnsi" w:cs="Arial"/>
          <w:sz w:val="20"/>
          <w:szCs w:val="20"/>
        </w:rPr>
      </w:pPr>
    </w:p>
    <w:p w14:paraId="35F1052A" w14:textId="77777777" w:rsidR="00DF3CBB" w:rsidRPr="0095359C" w:rsidRDefault="00DF3CBB" w:rsidP="00DF3CBB">
      <w:pPr>
        <w:pStyle w:val="ListParagraph"/>
        <w:widowControl w:val="0"/>
        <w:numPr>
          <w:ilvl w:val="0"/>
          <w:numId w:val="20"/>
        </w:numPr>
        <w:autoSpaceDE w:val="0"/>
        <w:autoSpaceDN w:val="0"/>
        <w:adjustRightInd w:val="0"/>
        <w:spacing w:after="0" w:line="240" w:lineRule="auto"/>
        <w:rPr>
          <w:ins w:id="200" w:author="Palacherla, Susmitha C" w:date="2024-08-25T16:20:00Z"/>
          <w:rFonts w:asciiTheme="minorHAnsi" w:hAnsiTheme="minorHAnsi" w:cs="Arial"/>
          <w:sz w:val="20"/>
          <w:szCs w:val="20"/>
        </w:rPr>
      </w:pPr>
      <w:ins w:id="201" w:author="Palacherla, Susmitha C" w:date="2024-08-25T16:20:00Z">
        <w:r w:rsidRPr="0095359C">
          <w:rPr>
            <w:rFonts w:asciiTheme="minorHAnsi" w:hAnsiTheme="minorHAnsi" w:cs="Arial"/>
            <w:sz w:val="20"/>
            <w:szCs w:val="20"/>
          </w:rPr>
          <w:t>Row Count Transformation</w:t>
        </w:r>
      </w:ins>
    </w:p>
    <w:p w14:paraId="7A5FE7DB" w14:textId="77777777" w:rsidR="00DF3CBB" w:rsidRPr="0095359C" w:rsidRDefault="00DF3CBB" w:rsidP="00DF3CBB">
      <w:pPr>
        <w:widowControl w:val="0"/>
        <w:autoSpaceDE w:val="0"/>
        <w:autoSpaceDN w:val="0"/>
        <w:adjustRightInd w:val="0"/>
        <w:spacing w:after="0" w:line="240" w:lineRule="auto"/>
        <w:ind w:left="1080"/>
        <w:rPr>
          <w:ins w:id="202" w:author="Palacherla, Susmitha C" w:date="2024-08-25T16:20:00Z"/>
          <w:rFonts w:asciiTheme="minorHAnsi" w:hAnsiTheme="minorHAnsi" w:cs="Arial"/>
          <w:sz w:val="20"/>
          <w:szCs w:val="20"/>
        </w:rPr>
      </w:pPr>
      <w:ins w:id="203" w:author="Palacherla, Susmitha C" w:date="2024-08-25T16:20:00Z">
        <w:r w:rsidRPr="0095359C">
          <w:rPr>
            <w:rFonts w:asciiTheme="minorHAnsi" w:hAnsiTheme="minorHAnsi"/>
            <w:noProof/>
            <w:sz w:val="20"/>
            <w:szCs w:val="20"/>
          </w:rPr>
          <w:t>Similar to LCS File</w:t>
        </w:r>
      </w:ins>
    </w:p>
    <w:p w14:paraId="4C4EC753" w14:textId="77777777" w:rsidR="00DF3CBB" w:rsidRPr="0095359C" w:rsidRDefault="00DF3CBB" w:rsidP="00DF3CBB">
      <w:pPr>
        <w:widowControl w:val="0"/>
        <w:autoSpaceDE w:val="0"/>
        <w:autoSpaceDN w:val="0"/>
        <w:adjustRightInd w:val="0"/>
        <w:spacing w:after="0" w:line="240" w:lineRule="auto"/>
        <w:rPr>
          <w:ins w:id="204" w:author="Palacherla, Susmitha C" w:date="2024-08-25T16:20:00Z"/>
          <w:rFonts w:asciiTheme="minorHAnsi" w:hAnsiTheme="minorHAnsi" w:cs="Arial"/>
          <w:sz w:val="20"/>
          <w:szCs w:val="20"/>
        </w:rPr>
      </w:pPr>
    </w:p>
    <w:p w14:paraId="0541A448" w14:textId="77777777" w:rsidR="00DF3CBB" w:rsidRPr="0095359C" w:rsidRDefault="00DF3CBB" w:rsidP="00DF3CBB">
      <w:pPr>
        <w:pStyle w:val="ListParagraph"/>
        <w:widowControl w:val="0"/>
        <w:numPr>
          <w:ilvl w:val="0"/>
          <w:numId w:val="20"/>
        </w:numPr>
        <w:autoSpaceDE w:val="0"/>
        <w:autoSpaceDN w:val="0"/>
        <w:adjustRightInd w:val="0"/>
        <w:spacing w:after="0" w:line="240" w:lineRule="auto"/>
        <w:rPr>
          <w:ins w:id="205" w:author="Palacherla, Susmitha C" w:date="2024-08-25T16:20:00Z"/>
          <w:rFonts w:asciiTheme="minorHAnsi" w:hAnsiTheme="minorHAnsi" w:cs="Arial"/>
          <w:sz w:val="20"/>
          <w:szCs w:val="20"/>
        </w:rPr>
      </w:pPr>
      <w:proofErr w:type="spellStart"/>
      <w:ins w:id="206" w:author="Palacherla, Susmitha C" w:date="2024-08-25T16:20:00Z">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ins>
    </w:p>
    <w:p w14:paraId="42480B90" w14:textId="2A93EC28" w:rsidR="00DF3CBB" w:rsidRPr="0095359C" w:rsidRDefault="00DF3CBB" w:rsidP="00DF3CBB">
      <w:pPr>
        <w:widowControl w:val="0"/>
        <w:autoSpaceDE w:val="0"/>
        <w:autoSpaceDN w:val="0"/>
        <w:adjustRightInd w:val="0"/>
        <w:spacing w:after="0" w:line="240" w:lineRule="auto"/>
        <w:ind w:left="1080"/>
        <w:rPr>
          <w:ins w:id="207" w:author="Palacherla, Susmitha C" w:date="2024-08-25T16:20:00Z"/>
          <w:rFonts w:asciiTheme="minorHAnsi" w:hAnsiTheme="minorHAnsi"/>
          <w:noProof/>
          <w:sz w:val="20"/>
          <w:szCs w:val="20"/>
        </w:rPr>
      </w:pPr>
      <w:ins w:id="208" w:author="Palacherla, Susmitha C" w:date="2024-08-25T16:26:00Z">
        <w:r w:rsidRPr="00DF3CBB">
          <w:rPr>
            <w:rFonts w:asciiTheme="minorHAnsi" w:hAnsiTheme="minorHAnsi"/>
            <w:noProof/>
            <w:sz w:val="20"/>
            <w:szCs w:val="20"/>
          </w:rPr>
          <w:drawing>
            <wp:inline distT="0" distB="0" distL="0" distR="0" wp14:anchorId="07D779ED" wp14:editId="706D1FD5">
              <wp:extent cx="2533870" cy="2857748"/>
              <wp:effectExtent l="0" t="0" r="0" b="0"/>
              <wp:docPr id="64721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12024" name=""/>
                      <pic:cNvPicPr/>
                    </pic:nvPicPr>
                    <pic:blipFill>
                      <a:blip r:embed="rId63"/>
                      <a:stretch>
                        <a:fillRect/>
                      </a:stretch>
                    </pic:blipFill>
                    <pic:spPr>
                      <a:xfrm>
                        <a:off x="0" y="0"/>
                        <a:ext cx="2533870" cy="2857748"/>
                      </a:xfrm>
                      <a:prstGeom prst="rect">
                        <a:avLst/>
                      </a:prstGeom>
                    </pic:spPr>
                  </pic:pic>
                </a:graphicData>
              </a:graphic>
            </wp:inline>
          </w:drawing>
        </w:r>
      </w:ins>
    </w:p>
    <w:p w14:paraId="60F06FFF" w14:textId="77777777" w:rsidR="00DF3CBB" w:rsidRPr="0095359C" w:rsidRDefault="00DF3CBB" w:rsidP="00DF3CBB">
      <w:pPr>
        <w:widowControl w:val="0"/>
        <w:autoSpaceDE w:val="0"/>
        <w:autoSpaceDN w:val="0"/>
        <w:adjustRightInd w:val="0"/>
        <w:spacing w:after="0" w:line="240" w:lineRule="auto"/>
        <w:rPr>
          <w:ins w:id="209" w:author="Palacherla, Susmitha C" w:date="2024-08-25T16:20:00Z"/>
          <w:rFonts w:asciiTheme="minorHAnsi" w:hAnsiTheme="minorHAnsi" w:cs="Arial"/>
          <w:sz w:val="20"/>
          <w:szCs w:val="20"/>
        </w:rPr>
      </w:pPr>
    </w:p>
    <w:p w14:paraId="03057DEE" w14:textId="77777777" w:rsidR="00DF3CBB" w:rsidRPr="0095359C" w:rsidRDefault="00DF3CBB" w:rsidP="00DF3CBB">
      <w:pPr>
        <w:pStyle w:val="ListParagraph"/>
        <w:numPr>
          <w:ilvl w:val="0"/>
          <w:numId w:val="58"/>
        </w:numPr>
        <w:spacing w:after="0"/>
        <w:rPr>
          <w:ins w:id="210" w:author="Palacherla, Susmitha C" w:date="2024-08-25T16:20:00Z"/>
          <w:rFonts w:asciiTheme="minorHAnsi" w:hAnsiTheme="minorHAnsi"/>
          <w:sz w:val="20"/>
          <w:szCs w:val="20"/>
        </w:rPr>
        <w:pPrChange w:id="211" w:author="Palacherla, Susmitha C" w:date="2024-08-25T16:21:00Z">
          <w:pPr>
            <w:pStyle w:val="ListParagraph"/>
            <w:numPr>
              <w:numId w:val="55"/>
            </w:numPr>
            <w:spacing w:after="0"/>
            <w:ind w:left="1440" w:hanging="360"/>
          </w:pPr>
        </w:pPrChange>
      </w:pPr>
      <w:ins w:id="212" w:author="Palacherla, Susmitha C" w:date="2024-08-25T16:20:00Z">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ins>
    </w:p>
    <w:p w14:paraId="04BCC358" w14:textId="77777777" w:rsidR="00DF3CBB" w:rsidRPr="0095359C" w:rsidRDefault="00DF3CBB" w:rsidP="00DF3CBB">
      <w:pPr>
        <w:widowControl w:val="0"/>
        <w:autoSpaceDE w:val="0"/>
        <w:autoSpaceDN w:val="0"/>
        <w:adjustRightInd w:val="0"/>
        <w:spacing w:after="0" w:line="240" w:lineRule="auto"/>
        <w:ind w:left="1080"/>
        <w:rPr>
          <w:ins w:id="213" w:author="Palacherla, Susmitha C" w:date="2024-08-25T16:20:00Z"/>
          <w:rFonts w:asciiTheme="minorHAnsi" w:hAnsiTheme="minorHAnsi"/>
          <w:noProof/>
          <w:sz w:val="20"/>
          <w:szCs w:val="20"/>
        </w:rPr>
      </w:pPr>
      <w:ins w:id="214" w:author="Palacherla, Susmitha C" w:date="2024-08-25T16:20:00Z">
        <w:r w:rsidRPr="0095359C">
          <w:rPr>
            <w:rFonts w:asciiTheme="minorHAnsi" w:hAnsiTheme="minorHAnsi"/>
            <w:noProof/>
            <w:sz w:val="20"/>
            <w:szCs w:val="20"/>
          </w:rPr>
          <w:lastRenderedPageBreak/>
          <w:t xml:space="preserve">        Same as LCS File</w:t>
        </w:r>
      </w:ins>
    </w:p>
    <w:p w14:paraId="589EBD11" w14:textId="77777777" w:rsidR="00DF3CBB" w:rsidRPr="0095359C" w:rsidRDefault="00DF3CBB" w:rsidP="00DF3CBB">
      <w:pPr>
        <w:widowControl w:val="0"/>
        <w:autoSpaceDE w:val="0"/>
        <w:autoSpaceDN w:val="0"/>
        <w:adjustRightInd w:val="0"/>
        <w:spacing w:after="0" w:line="240" w:lineRule="auto"/>
        <w:ind w:left="360"/>
        <w:rPr>
          <w:ins w:id="215" w:author="Palacherla, Susmitha C" w:date="2024-08-25T16:20:00Z"/>
          <w:rFonts w:asciiTheme="minorHAnsi" w:hAnsiTheme="minorHAnsi" w:cs="Arial"/>
          <w:sz w:val="20"/>
          <w:szCs w:val="20"/>
        </w:rPr>
      </w:pPr>
    </w:p>
    <w:p w14:paraId="5CC82B8D" w14:textId="77777777" w:rsidR="00DF3CBB" w:rsidRPr="0095359C" w:rsidRDefault="00DF3CBB" w:rsidP="00DF3CBB">
      <w:pPr>
        <w:pStyle w:val="ListParagraph"/>
        <w:numPr>
          <w:ilvl w:val="0"/>
          <w:numId w:val="58"/>
        </w:numPr>
        <w:spacing w:after="0"/>
        <w:rPr>
          <w:ins w:id="216" w:author="Palacherla, Susmitha C" w:date="2024-08-25T16:20:00Z"/>
          <w:rFonts w:asciiTheme="minorHAnsi" w:hAnsiTheme="minorHAnsi"/>
          <w:sz w:val="20"/>
          <w:szCs w:val="20"/>
        </w:rPr>
        <w:pPrChange w:id="217" w:author="Palacherla, Susmitha C" w:date="2024-08-25T16:21:00Z">
          <w:pPr>
            <w:pStyle w:val="ListParagraph"/>
            <w:numPr>
              <w:numId w:val="55"/>
            </w:numPr>
            <w:spacing w:after="0"/>
            <w:ind w:left="1440" w:hanging="360"/>
          </w:pPr>
        </w:pPrChange>
      </w:pPr>
      <w:ins w:id="218" w:author="Palacherla, Susmitha C" w:date="2024-08-25T16:20:00Z">
        <w:r w:rsidRPr="0095359C">
          <w:rPr>
            <w:rFonts w:asciiTheme="minorHAnsi" w:hAnsiTheme="minorHAnsi"/>
            <w:sz w:val="20"/>
            <w:szCs w:val="20"/>
          </w:rPr>
          <w:t>SQL Task: Load Coaching_Log table</w:t>
        </w:r>
      </w:ins>
    </w:p>
    <w:p w14:paraId="063BB0D8" w14:textId="77777777" w:rsidR="00DF3CBB" w:rsidRPr="0095359C" w:rsidRDefault="00DF3CBB" w:rsidP="00DF3CBB">
      <w:pPr>
        <w:widowControl w:val="0"/>
        <w:autoSpaceDE w:val="0"/>
        <w:autoSpaceDN w:val="0"/>
        <w:adjustRightInd w:val="0"/>
        <w:spacing w:after="0" w:line="240" w:lineRule="auto"/>
        <w:ind w:left="1080"/>
        <w:rPr>
          <w:ins w:id="219" w:author="Palacherla, Susmitha C" w:date="2024-08-25T16:20:00Z"/>
          <w:rFonts w:asciiTheme="minorHAnsi" w:hAnsiTheme="minorHAnsi"/>
          <w:noProof/>
          <w:sz w:val="20"/>
          <w:szCs w:val="20"/>
        </w:rPr>
      </w:pPr>
      <w:ins w:id="220" w:author="Palacherla, Susmitha C" w:date="2024-08-25T16:20:00Z">
        <w:r w:rsidRPr="0095359C">
          <w:rPr>
            <w:rFonts w:asciiTheme="minorHAnsi" w:hAnsiTheme="minorHAnsi"/>
            <w:noProof/>
            <w:sz w:val="20"/>
            <w:szCs w:val="20"/>
          </w:rPr>
          <w:t xml:space="preserve">       Same as LCS File</w:t>
        </w:r>
      </w:ins>
    </w:p>
    <w:p w14:paraId="3AFC022B" w14:textId="77777777" w:rsidR="00DF3CBB" w:rsidRPr="0095359C" w:rsidRDefault="00DF3CBB" w:rsidP="00DF3CBB">
      <w:pPr>
        <w:widowControl w:val="0"/>
        <w:autoSpaceDE w:val="0"/>
        <w:autoSpaceDN w:val="0"/>
        <w:adjustRightInd w:val="0"/>
        <w:spacing w:after="0" w:line="240" w:lineRule="auto"/>
        <w:rPr>
          <w:ins w:id="221" w:author="Palacherla, Susmitha C" w:date="2024-08-25T16:20:00Z"/>
          <w:rFonts w:asciiTheme="minorHAnsi" w:hAnsiTheme="minorHAnsi" w:cs="Arial"/>
          <w:sz w:val="20"/>
          <w:szCs w:val="20"/>
        </w:rPr>
      </w:pPr>
    </w:p>
    <w:p w14:paraId="70EC1232" w14:textId="77777777" w:rsidR="00DF3CBB" w:rsidRPr="0095359C" w:rsidRDefault="00DF3CBB" w:rsidP="00DF3CBB">
      <w:pPr>
        <w:pStyle w:val="ListParagraph"/>
        <w:numPr>
          <w:ilvl w:val="0"/>
          <w:numId w:val="58"/>
        </w:numPr>
        <w:spacing w:after="0"/>
        <w:rPr>
          <w:ins w:id="222" w:author="Palacherla, Susmitha C" w:date="2024-08-25T16:20:00Z"/>
          <w:rFonts w:asciiTheme="minorHAnsi" w:hAnsiTheme="minorHAnsi"/>
          <w:sz w:val="20"/>
          <w:szCs w:val="20"/>
        </w:rPr>
        <w:pPrChange w:id="223" w:author="Palacherla, Susmitha C" w:date="2024-08-25T16:21:00Z">
          <w:pPr>
            <w:pStyle w:val="ListParagraph"/>
            <w:numPr>
              <w:numId w:val="55"/>
            </w:numPr>
            <w:spacing w:after="0"/>
            <w:ind w:left="1440" w:hanging="360"/>
          </w:pPr>
        </w:pPrChange>
      </w:pPr>
      <w:ins w:id="224" w:author="Palacherla, Susmitha C" w:date="2024-08-25T16:20:00Z">
        <w:r w:rsidRPr="0095359C">
          <w:rPr>
            <w:rFonts w:asciiTheme="minorHAnsi" w:hAnsiTheme="minorHAnsi"/>
            <w:sz w:val="20"/>
            <w:szCs w:val="20"/>
          </w:rPr>
          <w:t>SQL Task: Load Outliers File List table</w:t>
        </w:r>
      </w:ins>
    </w:p>
    <w:p w14:paraId="2B82FB8E" w14:textId="77777777" w:rsidR="00DF3CBB" w:rsidRPr="0095359C" w:rsidRDefault="00DF3CBB" w:rsidP="00DF3CBB">
      <w:pPr>
        <w:widowControl w:val="0"/>
        <w:autoSpaceDE w:val="0"/>
        <w:autoSpaceDN w:val="0"/>
        <w:adjustRightInd w:val="0"/>
        <w:spacing w:after="0" w:line="240" w:lineRule="auto"/>
        <w:ind w:left="1080"/>
        <w:rPr>
          <w:ins w:id="225" w:author="Palacherla, Susmitha C" w:date="2024-08-25T16:20:00Z"/>
          <w:rFonts w:asciiTheme="minorHAnsi" w:hAnsiTheme="minorHAnsi"/>
          <w:noProof/>
          <w:sz w:val="20"/>
          <w:szCs w:val="20"/>
        </w:rPr>
      </w:pPr>
      <w:ins w:id="226" w:author="Palacherla, Susmitha C" w:date="2024-08-25T16:20:00Z">
        <w:r w:rsidRPr="0095359C">
          <w:rPr>
            <w:rFonts w:asciiTheme="minorHAnsi" w:hAnsiTheme="minorHAnsi"/>
            <w:noProof/>
            <w:sz w:val="20"/>
            <w:szCs w:val="20"/>
          </w:rPr>
          <w:t xml:space="preserve">       Same as LCS File</w:t>
        </w:r>
      </w:ins>
    </w:p>
    <w:p w14:paraId="5AF945EF" w14:textId="77777777" w:rsidR="00DF3CBB" w:rsidRPr="0095359C" w:rsidRDefault="00DF3CBB" w:rsidP="00DF3CBB">
      <w:pPr>
        <w:widowControl w:val="0"/>
        <w:autoSpaceDE w:val="0"/>
        <w:autoSpaceDN w:val="0"/>
        <w:adjustRightInd w:val="0"/>
        <w:spacing w:after="0" w:line="240" w:lineRule="auto"/>
        <w:ind w:left="360"/>
        <w:rPr>
          <w:ins w:id="227" w:author="Palacherla, Susmitha C" w:date="2024-08-25T16:20:00Z"/>
          <w:rFonts w:asciiTheme="minorHAnsi" w:hAnsiTheme="minorHAnsi" w:cs="Arial"/>
          <w:sz w:val="20"/>
          <w:szCs w:val="20"/>
        </w:rPr>
      </w:pPr>
    </w:p>
    <w:p w14:paraId="27FCC960" w14:textId="77777777" w:rsidR="00DF3CBB" w:rsidRPr="0095359C" w:rsidRDefault="00DF3CBB" w:rsidP="00DF3CBB">
      <w:pPr>
        <w:pStyle w:val="ListParagraph"/>
        <w:numPr>
          <w:ilvl w:val="0"/>
          <w:numId w:val="58"/>
        </w:numPr>
        <w:spacing w:after="0"/>
        <w:rPr>
          <w:ins w:id="228" w:author="Palacherla, Susmitha C" w:date="2024-08-25T16:20:00Z"/>
          <w:rFonts w:asciiTheme="minorHAnsi" w:hAnsiTheme="minorHAnsi"/>
          <w:sz w:val="20"/>
          <w:szCs w:val="20"/>
        </w:rPr>
        <w:pPrChange w:id="229" w:author="Palacherla, Susmitha C" w:date="2024-08-25T16:21:00Z">
          <w:pPr>
            <w:pStyle w:val="ListParagraph"/>
            <w:numPr>
              <w:numId w:val="55"/>
            </w:numPr>
            <w:spacing w:after="0"/>
            <w:ind w:left="1440" w:hanging="360"/>
          </w:pPr>
        </w:pPrChange>
      </w:pPr>
      <w:ins w:id="230" w:author="Palacherla, Susmitha C" w:date="2024-08-25T16:20:00Z">
        <w:r w:rsidRPr="0095359C">
          <w:rPr>
            <w:rFonts w:asciiTheme="minorHAnsi" w:hAnsiTheme="minorHAnsi"/>
            <w:sz w:val="20"/>
            <w:szCs w:val="20"/>
          </w:rPr>
          <w:t xml:space="preserve">File System Task: </w:t>
        </w:r>
        <w:r>
          <w:rPr>
            <w:rFonts w:asciiTheme="minorHAnsi" w:hAnsiTheme="minorHAnsi"/>
            <w:sz w:val="20"/>
            <w:szCs w:val="20"/>
          </w:rPr>
          <w:t>Delete file</w:t>
        </w:r>
      </w:ins>
    </w:p>
    <w:p w14:paraId="27C642C4" w14:textId="77777777" w:rsidR="00DF3CBB" w:rsidRPr="0095359C" w:rsidRDefault="00DF3CBB" w:rsidP="00DF3CBB">
      <w:pPr>
        <w:widowControl w:val="0"/>
        <w:autoSpaceDE w:val="0"/>
        <w:autoSpaceDN w:val="0"/>
        <w:adjustRightInd w:val="0"/>
        <w:spacing w:after="0" w:line="240" w:lineRule="auto"/>
        <w:ind w:left="1080"/>
        <w:rPr>
          <w:ins w:id="231" w:author="Palacherla, Susmitha C" w:date="2024-08-25T16:20:00Z"/>
          <w:rFonts w:asciiTheme="minorHAnsi" w:hAnsiTheme="minorHAnsi"/>
          <w:noProof/>
          <w:sz w:val="20"/>
          <w:szCs w:val="20"/>
        </w:rPr>
      </w:pPr>
      <w:ins w:id="232" w:author="Palacherla, Susmitha C" w:date="2024-08-25T16:20:00Z">
        <w:r w:rsidRPr="0095359C">
          <w:rPr>
            <w:rFonts w:asciiTheme="minorHAnsi" w:hAnsiTheme="minorHAnsi"/>
            <w:noProof/>
            <w:sz w:val="20"/>
            <w:szCs w:val="20"/>
          </w:rPr>
          <w:t xml:space="preserve">       Same as LCS File</w:t>
        </w:r>
      </w:ins>
    </w:p>
    <w:p w14:paraId="7BFC1957" w14:textId="77777777" w:rsidR="00DF3CBB" w:rsidRPr="0095359C" w:rsidRDefault="00DF3CBB" w:rsidP="00DF3CBB">
      <w:pPr>
        <w:widowControl w:val="0"/>
        <w:autoSpaceDE w:val="0"/>
        <w:autoSpaceDN w:val="0"/>
        <w:adjustRightInd w:val="0"/>
        <w:spacing w:after="0" w:line="240" w:lineRule="auto"/>
        <w:rPr>
          <w:ins w:id="233" w:author="Palacherla, Susmitha C" w:date="2024-08-25T16:20:00Z"/>
          <w:rFonts w:asciiTheme="minorHAnsi" w:hAnsiTheme="minorHAnsi" w:cs="Arial"/>
          <w:sz w:val="20"/>
          <w:szCs w:val="20"/>
        </w:rPr>
      </w:pPr>
    </w:p>
    <w:p w14:paraId="16FDA8E0"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1C44510D"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03E611A1" w14:textId="77777777" w:rsidR="006708E9" w:rsidRPr="0095359C" w:rsidRDefault="006708E9" w:rsidP="00DF3CBB">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234" w:author="Palacherla, Susmitha C" w:date="2024-08-25T16:18:00Z">
          <w:pPr>
            <w:pStyle w:val="ListParagraph"/>
            <w:widowControl w:val="0"/>
            <w:numPr>
              <w:ilvl w:val="4"/>
              <w:numId w:val="57"/>
            </w:numPr>
            <w:autoSpaceDE w:val="0"/>
            <w:autoSpaceDN w:val="0"/>
            <w:adjustRightInd w:val="0"/>
            <w:spacing w:after="0" w:line="240" w:lineRule="auto"/>
            <w:ind w:left="2232" w:hanging="792"/>
          </w:pPr>
        </w:pPrChange>
      </w:pPr>
      <w:r>
        <w:rPr>
          <w:rFonts w:asciiTheme="minorHAnsi" w:hAnsiTheme="minorHAnsi" w:cs="Arial"/>
          <w:b/>
          <w:sz w:val="20"/>
          <w:szCs w:val="20"/>
        </w:rPr>
        <w:t>F</w:t>
      </w:r>
      <w:r w:rsidRPr="0095359C">
        <w:rPr>
          <w:rFonts w:asciiTheme="minorHAnsi" w:hAnsiTheme="minorHAnsi" w:cs="Arial"/>
          <w:b/>
          <w:sz w:val="20"/>
          <w:szCs w:val="20"/>
        </w:rPr>
        <w:t xml:space="preserve">or each </w:t>
      </w:r>
      <w:r w:rsidR="004B33EE">
        <w:rPr>
          <w:rFonts w:asciiTheme="minorHAnsi" w:hAnsiTheme="minorHAnsi" w:cs="Arial"/>
          <w:b/>
          <w:sz w:val="20"/>
          <w:szCs w:val="20"/>
        </w:rPr>
        <w:t>ISQ</w:t>
      </w:r>
      <w:r w:rsidRPr="0095359C">
        <w:rPr>
          <w:rFonts w:asciiTheme="minorHAnsi" w:hAnsiTheme="minorHAnsi" w:cs="Arial"/>
          <w:b/>
          <w:sz w:val="20"/>
          <w:szCs w:val="20"/>
        </w:rPr>
        <w:t xml:space="preserve"> Outlier file in Staging directory  </w:t>
      </w:r>
    </w:p>
    <w:p w14:paraId="2C3EFFEB"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b/>
          <w:sz w:val="20"/>
          <w:szCs w:val="20"/>
        </w:rPr>
      </w:pPr>
    </w:p>
    <w:p w14:paraId="07EC9737"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b/>
          <w:sz w:val="20"/>
          <w:szCs w:val="20"/>
        </w:rPr>
      </w:pPr>
    </w:p>
    <w:p w14:paraId="1A71DF57" w14:textId="77777777"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Container: Foreach Loop</w:t>
      </w:r>
      <w:r>
        <w:rPr>
          <w:rFonts w:asciiTheme="minorHAnsi" w:hAnsiTheme="minorHAnsi"/>
          <w:sz w:val="20"/>
          <w:szCs w:val="20"/>
        </w:rPr>
        <w:t xml:space="preserve"> - </w:t>
      </w:r>
      <w:r w:rsidRPr="000B36BD">
        <w:rPr>
          <w:rFonts w:asciiTheme="minorHAnsi" w:hAnsiTheme="minorHAnsi"/>
          <w:sz w:val="20"/>
          <w:szCs w:val="20"/>
        </w:rPr>
        <w:t xml:space="preserve">Foreach </w:t>
      </w:r>
      <w:r w:rsidR="004B33EE">
        <w:rPr>
          <w:rFonts w:asciiTheme="minorHAnsi" w:hAnsiTheme="minorHAnsi"/>
          <w:sz w:val="20"/>
          <w:szCs w:val="20"/>
        </w:rPr>
        <w:t>ISQ</w:t>
      </w:r>
      <w:r w:rsidRPr="000B36BD">
        <w:rPr>
          <w:rFonts w:asciiTheme="minorHAnsi" w:hAnsiTheme="minorHAnsi"/>
          <w:sz w:val="20"/>
          <w:szCs w:val="20"/>
        </w:rPr>
        <w:t>OMR File</w:t>
      </w:r>
    </w:p>
    <w:p w14:paraId="1D91D597" w14:textId="3E67FC48" w:rsidR="006708E9" w:rsidRDefault="006708E9" w:rsidP="006708E9">
      <w:pPr>
        <w:spacing w:after="0"/>
        <w:ind w:left="1080"/>
        <w:rPr>
          <w:rFonts w:asciiTheme="minorHAnsi" w:hAnsiTheme="minorHAnsi"/>
          <w:sz w:val="20"/>
          <w:szCs w:val="20"/>
        </w:rPr>
      </w:pPr>
      <w:r w:rsidRPr="0095359C">
        <w:rPr>
          <w:rFonts w:asciiTheme="minorHAnsi" w:hAnsiTheme="minorHAnsi"/>
          <w:sz w:val="20"/>
          <w:szCs w:val="20"/>
        </w:rPr>
        <w:t xml:space="preserve">Folder: </w:t>
      </w:r>
      <w:r w:rsidRPr="00E705FE">
        <w:rPr>
          <w:rFonts w:asciiTheme="minorHAnsi" w:hAnsiTheme="minorHAnsi"/>
          <w:sz w:val="20"/>
          <w:szCs w:val="20"/>
        </w:rPr>
        <w:t>\\</w:t>
      </w:r>
      <w:r w:rsidR="003B7554">
        <w:rPr>
          <w:rFonts w:asciiTheme="minorHAnsi" w:hAnsiTheme="minorHAnsi"/>
          <w:sz w:val="20"/>
          <w:szCs w:val="20"/>
        </w:rPr>
        <w:t>UVAADADSQL50CCO</w:t>
      </w:r>
      <w:r w:rsidRPr="00E705FE">
        <w:rPr>
          <w:rFonts w:asciiTheme="minorHAnsi" w:hAnsiTheme="minorHAnsi"/>
          <w:sz w:val="20"/>
          <w:szCs w:val="20"/>
        </w:rPr>
        <w:t>\data\coaching\Outliers\Decrypt_out\</w:t>
      </w:r>
      <w:r w:rsidRPr="00E705FE" w:rsidDel="00E705FE">
        <w:rPr>
          <w:rFonts w:asciiTheme="minorHAnsi" w:hAnsiTheme="minorHAnsi"/>
          <w:sz w:val="20"/>
          <w:szCs w:val="20"/>
        </w:rPr>
        <w:t xml:space="preserve"> </w:t>
      </w:r>
    </w:p>
    <w:p w14:paraId="7EBBB22E" w14:textId="77777777"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Files: eCL_Outlier_Feed_*.csv</w:t>
      </w:r>
    </w:p>
    <w:p w14:paraId="01AF94FD" w14:textId="77777777"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14:paraId="47F34E34" w14:textId="77777777" w:rsidR="006708E9" w:rsidRPr="0095359C" w:rsidRDefault="006708E9" w:rsidP="006708E9">
      <w:pPr>
        <w:spacing w:after="0"/>
        <w:ind w:left="1080"/>
        <w:rPr>
          <w:rFonts w:asciiTheme="minorHAnsi" w:hAnsiTheme="minorHAnsi"/>
          <w:sz w:val="20"/>
          <w:szCs w:val="20"/>
        </w:rPr>
      </w:pPr>
    </w:p>
    <w:p w14:paraId="5C0C05BF" w14:textId="77777777" w:rsidR="006708E9" w:rsidRPr="0095359C" w:rsidRDefault="006708E9" w:rsidP="006708E9">
      <w:pPr>
        <w:rPr>
          <w:rFonts w:asciiTheme="minorHAnsi" w:hAnsiTheme="minorHAnsi"/>
          <w:b/>
          <w:sz w:val="20"/>
          <w:szCs w:val="20"/>
        </w:rPr>
      </w:pPr>
      <w:r w:rsidRPr="0095359C">
        <w:rPr>
          <w:rFonts w:asciiTheme="minorHAnsi" w:hAnsiTheme="minorHAnsi"/>
          <w:b/>
          <w:sz w:val="20"/>
          <w:szCs w:val="20"/>
        </w:rPr>
        <w:t>Summary of Steps</w:t>
      </w:r>
    </w:p>
    <w:p w14:paraId="54454D99"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SQL task – Truncate Outliers Staging table</w:t>
      </w:r>
    </w:p>
    <w:p w14:paraId="01BEBEED"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DFT – Stage Outliers Staging table</w:t>
      </w:r>
    </w:p>
    <w:p w14:paraId="0DAF437F"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17BD17DD"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4C4930A8"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SQL task – Load File list table</w:t>
      </w:r>
    </w:p>
    <w:p w14:paraId="2EDC7FCA" w14:textId="77777777"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File system task – Backup files to Backups directory</w:t>
      </w:r>
    </w:p>
    <w:p w14:paraId="5C1F2B4B" w14:textId="77777777" w:rsidR="006708E9" w:rsidRPr="0095359C" w:rsidRDefault="006708E9" w:rsidP="006708E9">
      <w:pPr>
        <w:spacing w:after="0"/>
        <w:ind w:left="1080"/>
        <w:rPr>
          <w:rFonts w:asciiTheme="minorHAnsi" w:hAnsiTheme="minorHAnsi"/>
          <w:sz w:val="20"/>
          <w:szCs w:val="20"/>
        </w:rPr>
      </w:pPr>
    </w:p>
    <w:p w14:paraId="32CCBDF4" w14:textId="77777777" w:rsidR="006708E9" w:rsidRPr="0095359C" w:rsidRDefault="006708E9" w:rsidP="006708E9">
      <w:pPr>
        <w:rPr>
          <w:rFonts w:asciiTheme="minorHAnsi" w:hAnsiTheme="minorHAnsi"/>
          <w:b/>
          <w:sz w:val="20"/>
          <w:szCs w:val="20"/>
        </w:rPr>
      </w:pPr>
      <w:r w:rsidRPr="0095359C">
        <w:rPr>
          <w:rFonts w:asciiTheme="minorHAnsi" w:hAnsiTheme="minorHAnsi"/>
          <w:b/>
          <w:sz w:val="20"/>
          <w:szCs w:val="20"/>
        </w:rPr>
        <w:t>Details of Steps</w:t>
      </w:r>
    </w:p>
    <w:p w14:paraId="73A00E15" w14:textId="77777777" w:rsidR="006708E9" w:rsidRPr="0095359C" w:rsidRDefault="006708E9" w:rsidP="0026146F">
      <w:pPr>
        <w:pStyle w:val="ListParagraph"/>
        <w:numPr>
          <w:ilvl w:val="0"/>
          <w:numId w:val="41"/>
        </w:numPr>
        <w:rPr>
          <w:rFonts w:asciiTheme="minorHAnsi" w:hAnsiTheme="minorHAnsi"/>
          <w:sz w:val="20"/>
          <w:szCs w:val="20"/>
        </w:rPr>
      </w:pPr>
      <w:r w:rsidRPr="0095359C">
        <w:rPr>
          <w:rFonts w:asciiTheme="minorHAnsi" w:hAnsiTheme="minorHAnsi"/>
          <w:sz w:val="20"/>
          <w:szCs w:val="20"/>
        </w:rPr>
        <w:t>SQL task – Truncate Outliers Staging table</w:t>
      </w:r>
    </w:p>
    <w:p w14:paraId="5E4930AA"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267F235E" wp14:editId="767C8425">
            <wp:extent cx="2362200" cy="89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362200" cy="895350"/>
                    </a:xfrm>
                    <a:prstGeom prst="rect">
                      <a:avLst/>
                    </a:prstGeom>
                  </pic:spPr>
                </pic:pic>
              </a:graphicData>
            </a:graphic>
          </wp:inline>
        </w:drawing>
      </w:r>
    </w:p>
    <w:p w14:paraId="38DCDF79"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0C75E626"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lastRenderedPageBreak/>
        <w:t>Truncate Table [EC].[Outlier_Coaching_Stage]</w:t>
      </w:r>
    </w:p>
    <w:p w14:paraId="220AF455"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194C2105" w14:textId="77777777" w:rsidR="006708E9"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189B82E1"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20F89ED9" w14:textId="77777777" w:rsidR="006708E9" w:rsidRPr="0095359C" w:rsidRDefault="006708E9" w:rsidP="0026146F">
      <w:pPr>
        <w:pStyle w:val="ListParagraph"/>
        <w:numPr>
          <w:ilvl w:val="0"/>
          <w:numId w:val="41"/>
        </w:numPr>
        <w:rPr>
          <w:rFonts w:asciiTheme="minorHAnsi" w:hAnsiTheme="minorHAnsi"/>
          <w:sz w:val="20"/>
          <w:szCs w:val="20"/>
        </w:rPr>
      </w:pPr>
      <w:r w:rsidRPr="0095359C">
        <w:rPr>
          <w:rFonts w:asciiTheme="minorHAnsi" w:hAnsiTheme="minorHAnsi"/>
          <w:sz w:val="20"/>
          <w:szCs w:val="20"/>
        </w:rPr>
        <w:t>DFT: Load Outliers staging table</w:t>
      </w:r>
    </w:p>
    <w:p w14:paraId="7CF2ABA4"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1E665B8" wp14:editId="1ED91B70">
            <wp:extent cx="1914525" cy="1600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914525" cy="1600200"/>
                    </a:xfrm>
                    <a:prstGeom prst="rect">
                      <a:avLst/>
                    </a:prstGeom>
                  </pic:spPr>
                </pic:pic>
              </a:graphicData>
            </a:graphic>
          </wp:inline>
        </w:drawing>
      </w:r>
    </w:p>
    <w:p w14:paraId="04AFB75B"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6419CC70"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09FE5821" wp14:editId="7D87A58E">
            <wp:extent cx="2926080" cy="22860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26080" cy="2286000"/>
                    </a:xfrm>
                    <a:prstGeom prst="rect">
                      <a:avLst/>
                    </a:prstGeom>
                  </pic:spPr>
                </pic:pic>
              </a:graphicData>
            </a:graphic>
          </wp:inline>
        </w:drawing>
      </w:r>
    </w:p>
    <w:p w14:paraId="4CC4CF3C"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354F15E0"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 xml:space="preserve">Expression: </w:t>
      </w:r>
      <w:r w:rsidR="004B33EE" w:rsidRPr="004B33EE">
        <w:rPr>
          <w:rFonts w:asciiTheme="minorHAnsi" w:hAnsiTheme="minorHAnsi" w:cs="Arial"/>
          <w:sz w:val="20"/>
          <w:szCs w:val="20"/>
        </w:rPr>
        <w:t>FINDSTRING(@[User::VarFileName],"ISQ",1 ) &gt; 0</w:t>
      </w:r>
    </w:p>
    <w:p w14:paraId="36070D7D"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479D4974"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57E721EF" wp14:editId="590DB6A6">
            <wp:extent cx="1408176" cy="27432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08176" cy="2743200"/>
                    </a:xfrm>
                    <a:prstGeom prst="rect">
                      <a:avLst/>
                    </a:prstGeom>
                  </pic:spPr>
                </pic:pic>
              </a:graphicData>
            </a:graphic>
          </wp:inline>
        </w:drawing>
      </w:r>
    </w:p>
    <w:p w14:paraId="7817C732"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4341C41F"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4D0DB5F3"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2209F934"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7E24DC90" wp14:editId="672E6D7B">
            <wp:extent cx="2633472"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33472" cy="2743200"/>
                    </a:xfrm>
                    <a:prstGeom prst="rect">
                      <a:avLst/>
                    </a:prstGeom>
                  </pic:spPr>
                </pic:pic>
              </a:graphicData>
            </a:graphic>
          </wp:inline>
        </w:drawing>
      </w:r>
    </w:p>
    <w:p w14:paraId="73AA1621"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5F1FF2D0"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67B2F518"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57718A43"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39D1FF70" w14:textId="77777777"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7B2AFA8C" wp14:editId="3ADAB828">
            <wp:extent cx="3602736"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02736" cy="2743200"/>
                    </a:xfrm>
                    <a:prstGeom prst="rect">
                      <a:avLst/>
                    </a:prstGeom>
                  </pic:spPr>
                </pic:pic>
              </a:graphicData>
            </a:graphic>
          </wp:inline>
        </w:drawing>
      </w:r>
    </w:p>
    <w:p w14:paraId="48413006"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07DC22D6"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23311840" w14:textId="77777777" w:rsidR="006708E9"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73D7B490" wp14:editId="3536F6F1">
            <wp:extent cx="1892808" cy="91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92808" cy="914400"/>
                    </a:xfrm>
                    <a:prstGeom prst="rect">
                      <a:avLst/>
                    </a:prstGeom>
                  </pic:spPr>
                </pic:pic>
              </a:graphicData>
            </a:graphic>
          </wp:inline>
        </w:drawing>
      </w:r>
    </w:p>
    <w:p w14:paraId="2D7C250B" w14:textId="77777777" w:rsidR="004B33EE"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p>
    <w:p w14:paraId="0EA5F004" w14:textId="77777777"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14:paraId="0EF574D7" w14:textId="77777777" w:rsidR="006708E9" w:rsidRPr="0095359C" w:rsidRDefault="004B33EE" w:rsidP="006708E9">
      <w:pPr>
        <w:widowControl w:val="0"/>
        <w:autoSpaceDE w:val="0"/>
        <w:autoSpaceDN w:val="0"/>
        <w:adjustRightInd w:val="0"/>
        <w:spacing w:after="0" w:line="240" w:lineRule="auto"/>
        <w:ind w:left="1080"/>
        <w:rPr>
          <w:rFonts w:asciiTheme="minorHAnsi" w:hAnsiTheme="minorHAnsi"/>
          <w:noProof/>
          <w:sz w:val="20"/>
          <w:szCs w:val="20"/>
        </w:rPr>
      </w:pPr>
      <w:r>
        <w:rPr>
          <w:noProof/>
        </w:rPr>
        <w:lastRenderedPageBreak/>
        <w:drawing>
          <wp:inline distT="0" distB="0" distL="0" distR="0" wp14:anchorId="18AC547E" wp14:editId="2632308E">
            <wp:extent cx="3090672"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90672" cy="2743200"/>
                    </a:xfrm>
                    <a:prstGeom prst="rect">
                      <a:avLst/>
                    </a:prstGeom>
                  </pic:spPr>
                </pic:pic>
              </a:graphicData>
            </a:graphic>
          </wp:inline>
        </w:drawing>
      </w:r>
    </w:p>
    <w:p w14:paraId="79901619" w14:textId="77777777" w:rsidR="006708E9" w:rsidRDefault="006708E9" w:rsidP="006708E9">
      <w:pPr>
        <w:widowControl w:val="0"/>
        <w:autoSpaceDE w:val="0"/>
        <w:autoSpaceDN w:val="0"/>
        <w:adjustRightInd w:val="0"/>
        <w:spacing w:after="0" w:line="240" w:lineRule="auto"/>
        <w:rPr>
          <w:rFonts w:asciiTheme="minorHAnsi" w:hAnsiTheme="minorHAnsi" w:cs="Arial"/>
          <w:sz w:val="20"/>
          <w:szCs w:val="20"/>
        </w:rPr>
      </w:pPr>
    </w:p>
    <w:p w14:paraId="27ACAD8D" w14:textId="77777777" w:rsidR="004B33EE" w:rsidRDefault="004B33EE" w:rsidP="006708E9">
      <w:pPr>
        <w:widowControl w:val="0"/>
        <w:autoSpaceDE w:val="0"/>
        <w:autoSpaceDN w:val="0"/>
        <w:adjustRightInd w:val="0"/>
        <w:spacing w:after="0" w:line="240" w:lineRule="auto"/>
        <w:rPr>
          <w:rFonts w:asciiTheme="minorHAnsi" w:hAnsiTheme="minorHAnsi" w:cs="Arial"/>
          <w:sz w:val="20"/>
          <w:szCs w:val="20"/>
        </w:rPr>
      </w:pPr>
    </w:p>
    <w:p w14:paraId="268AC66D" w14:textId="77777777" w:rsidR="004B33EE" w:rsidRDefault="004B33EE" w:rsidP="006708E9">
      <w:pPr>
        <w:widowControl w:val="0"/>
        <w:autoSpaceDE w:val="0"/>
        <w:autoSpaceDN w:val="0"/>
        <w:adjustRightInd w:val="0"/>
        <w:spacing w:after="0" w:line="240" w:lineRule="auto"/>
        <w:rPr>
          <w:rFonts w:asciiTheme="minorHAnsi" w:hAnsiTheme="minorHAnsi" w:cs="Arial"/>
          <w:sz w:val="20"/>
          <w:szCs w:val="20"/>
        </w:rPr>
      </w:pPr>
    </w:p>
    <w:p w14:paraId="34EB1306" w14:textId="77777777" w:rsidR="004B33EE"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6E7D75B3" wp14:editId="5E19441E">
            <wp:extent cx="2624328" cy="27432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24328" cy="2743200"/>
                    </a:xfrm>
                    <a:prstGeom prst="rect">
                      <a:avLst/>
                    </a:prstGeom>
                  </pic:spPr>
                </pic:pic>
              </a:graphicData>
            </a:graphic>
          </wp:inline>
        </w:drawing>
      </w:r>
    </w:p>
    <w:p w14:paraId="39459556" w14:textId="77777777" w:rsidR="004B33EE"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p>
    <w:p w14:paraId="3D7EDB02"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14:paraId="46A4C29A" w14:textId="77777777"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sidRPr="004B33EE">
        <w:rPr>
          <w:rFonts w:asciiTheme="minorHAnsi" w:hAnsiTheme="minorHAnsi"/>
          <w:noProof/>
          <w:sz w:val="20"/>
          <w:szCs w:val="20"/>
        </w:rPr>
        <w:t>Exec [EC].[sp_Update_Outlier_Coaching_Stage] ? output</w:t>
      </w:r>
    </w:p>
    <w:p w14:paraId="39CA76D8"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273E21B3"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SQL Task: Load Coaching_Log table</w:t>
      </w:r>
    </w:p>
    <w:p w14:paraId="159F92B7" w14:textId="77777777"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t xml:space="preserve">       </w:t>
      </w:r>
      <w:r w:rsidR="004B33EE" w:rsidRPr="004B33EE">
        <w:rPr>
          <w:rFonts w:asciiTheme="minorHAnsi" w:hAnsiTheme="minorHAnsi"/>
          <w:noProof/>
          <w:sz w:val="20"/>
          <w:szCs w:val="20"/>
        </w:rPr>
        <w:t>Exec [EC].[sp_InsertInto_Coaching_Log_Outlier_ShortCalls]? output</w:t>
      </w:r>
    </w:p>
    <w:p w14:paraId="25CC4349" w14:textId="77777777"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14:paraId="283E01F7"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6DDE2E47" w14:textId="77777777" w:rsidR="004B33EE" w:rsidRPr="004B33EE" w:rsidRDefault="006708E9" w:rsidP="004B33EE">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sidRPr="004B33EE">
        <w:rPr>
          <w:rFonts w:asciiTheme="minorHAnsi" w:hAnsiTheme="minorHAnsi"/>
          <w:noProof/>
          <w:sz w:val="20"/>
          <w:szCs w:val="20"/>
        </w:rPr>
        <w:t>INSERT INTO [EC].[Outlier_FileList]</w:t>
      </w:r>
    </w:p>
    <w:p w14:paraId="7FA259EB"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([File_Name]</w:t>
      </w:r>
    </w:p>
    <w:p w14:paraId="12607D97"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,[File_LoadDate]</w:t>
      </w:r>
    </w:p>
    <w:p w14:paraId="1ABECF04"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,[Count_Staged]</w:t>
      </w:r>
    </w:p>
    <w:p w14:paraId="25189908"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,[Count_Loaded]</w:t>
      </w:r>
    </w:p>
    <w:p w14:paraId="3BB393CF" w14:textId="77777777"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,[Count_Rejected])</w:t>
      </w:r>
    </w:p>
    <w:p w14:paraId="733A461C" w14:textId="77777777" w:rsidR="006708E9" w:rsidRPr="0095359C"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VALUES (?,GetDate(), ?, ?,?)</w:t>
      </w:r>
    </w:p>
    <w:p w14:paraId="1DA09F2E" w14:textId="77777777"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14:paraId="360756B1" w14:textId="77777777"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 xml:space="preserve">File System Task: </w:t>
      </w:r>
      <w:r>
        <w:rPr>
          <w:rFonts w:asciiTheme="minorHAnsi" w:hAnsiTheme="minorHAnsi"/>
          <w:sz w:val="20"/>
          <w:szCs w:val="20"/>
        </w:rPr>
        <w:t>Delete file</w:t>
      </w:r>
    </w:p>
    <w:p w14:paraId="529599DE" w14:textId="77777777"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Pr>
          <w:noProof/>
        </w:rPr>
        <w:drawing>
          <wp:inline distT="0" distB="0" distL="0" distR="0" wp14:anchorId="0A5728EA" wp14:editId="4CC94FB4">
            <wp:extent cx="2029968" cy="91440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29968" cy="914400"/>
                    </a:xfrm>
                    <a:prstGeom prst="rect">
                      <a:avLst/>
                    </a:prstGeom>
                  </pic:spPr>
                </pic:pic>
              </a:graphicData>
            </a:graphic>
          </wp:inline>
        </w:drawing>
      </w:r>
    </w:p>
    <w:p w14:paraId="503CC41F" w14:textId="77777777"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14:paraId="463CB75F" w14:textId="77777777" w:rsidR="006708E9" w:rsidRPr="0095359C" w:rsidRDefault="006708E9" w:rsidP="00A93379">
      <w:pPr>
        <w:widowControl w:val="0"/>
        <w:autoSpaceDE w:val="0"/>
        <w:autoSpaceDN w:val="0"/>
        <w:adjustRightInd w:val="0"/>
        <w:spacing w:after="0" w:line="240" w:lineRule="auto"/>
        <w:rPr>
          <w:rFonts w:asciiTheme="minorHAnsi" w:hAnsiTheme="minorHAnsi" w:cs="Arial"/>
          <w:sz w:val="20"/>
          <w:szCs w:val="20"/>
        </w:rPr>
      </w:pPr>
    </w:p>
    <w:p w14:paraId="225396BF" w14:textId="5B5ECFD7" w:rsidR="00DF2948" w:rsidRPr="0095359C" w:rsidRDefault="00DF2948" w:rsidP="00DF3CBB">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235" w:author="Palacherla, Susmitha C" w:date="2024-08-25T16:18:00Z">
          <w:pPr>
            <w:pStyle w:val="ListParagraph"/>
            <w:widowControl w:val="0"/>
            <w:numPr>
              <w:ilvl w:val="4"/>
              <w:numId w:val="57"/>
            </w:numPr>
            <w:autoSpaceDE w:val="0"/>
            <w:autoSpaceDN w:val="0"/>
            <w:adjustRightInd w:val="0"/>
            <w:spacing w:after="0" w:line="240" w:lineRule="auto"/>
            <w:ind w:left="2232" w:hanging="792"/>
          </w:pPr>
        </w:pPrChange>
      </w:pPr>
      <w:r w:rsidRPr="0095359C">
        <w:rPr>
          <w:rFonts w:asciiTheme="minorHAnsi" w:hAnsiTheme="minorHAnsi" w:cs="Arial"/>
          <w:b/>
          <w:sz w:val="20"/>
          <w:szCs w:val="20"/>
        </w:rPr>
        <w:t xml:space="preserve">For each NON LCS, IAT and IAE </w:t>
      </w:r>
      <w:r w:rsidR="00B559F5">
        <w:rPr>
          <w:rFonts w:asciiTheme="minorHAnsi" w:hAnsiTheme="minorHAnsi" w:cs="Arial"/>
          <w:b/>
          <w:sz w:val="20"/>
          <w:szCs w:val="20"/>
        </w:rPr>
        <w:t xml:space="preserve">, AUD </w:t>
      </w:r>
      <w:r w:rsidRPr="0095359C">
        <w:rPr>
          <w:rFonts w:asciiTheme="minorHAnsi" w:hAnsiTheme="minorHAnsi" w:cs="Arial"/>
          <w:b/>
          <w:sz w:val="20"/>
          <w:szCs w:val="20"/>
        </w:rPr>
        <w:t>Outlier file in Staging directory  Workflow</w:t>
      </w:r>
    </w:p>
    <w:p w14:paraId="7BCAF20D" w14:textId="77777777" w:rsidR="00DF2948" w:rsidRPr="0095359C" w:rsidRDefault="00DF2948" w:rsidP="00DF2948">
      <w:pPr>
        <w:widowControl w:val="0"/>
        <w:autoSpaceDE w:val="0"/>
        <w:autoSpaceDN w:val="0"/>
        <w:adjustRightInd w:val="0"/>
        <w:spacing w:after="0" w:line="240" w:lineRule="auto"/>
        <w:rPr>
          <w:rFonts w:asciiTheme="minorHAnsi" w:hAnsiTheme="minorHAnsi" w:cs="Arial"/>
          <w:b/>
          <w:sz w:val="20"/>
          <w:szCs w:val="20"/>
        </w:rPr>
      </w:pPr>
    </w:p>
    <w:p w14:paraId="33B4E6AB" w14:textId="77777777"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Container: Foreach Loop</w:t>
      </w:r>
      <w:r w:rsidR="00A1537D" w:rsidRPr="0095359C">
        <w:rPr>
          <w:rFonts w:asciiTheme="minorHAnsi" w:hAnsiTheme="minorHAnsi"/>
          <w:sz w:val="20"/>
          <w:szCs w:val="20"/>
        </w:rPr>
        <w:t xml:space="preserve"> – Foreach OTHER OMR File</w:t>
      </w:r>
    </w:p>
    <w:p w14:paraId="3E01F108" w14:textId="364630AC"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 xml:space="preserve">Folder: </w:t>
      </w:r>
      <w:r w:rsidR="00E705FE" w:rsidRPr="00E705FE">
        <w:rPr>
          <w:rFonts w:asciiTheme="minorHAnsi" w:hAnsiTheme="minorHAnsi"/>
          <w:sz w:val="20"/>
          <w:szCs w:val="20"/>
        </w:rPr>
        <w:t>\\</w:t>
      </w:r>
      <w:r w:rsidR="003B7554">
        <w:rPr>
          <w:rFonts w:asciiTheme="minorHAnsi" w:hAnsiTheme="minorHAnsi"/>
          <w:sz w:val="20"/>
          <w:szCs w:val="20"/>
        </w:rPr>
        <w:t>UVAADADSQL50CCO</w:t>
      </w:r>
      <w:r w:rsidR="00E705FE" w:rsidRPr="00E705FE">
        <w:rPr>
          <w:rFonts w:asciiTheme="minorHAnsi" w:hAnsiTheme="minorHAnsi"/>
          <w:sz w:val="20"/>
          <w:szCs w:val="20"/>
        </w:rPr>
        <w:t>\data\coaching\Outliers\Decrypt_out\</w:t>
      </w:r>
      <w:r w:rsidR="00E705FE" w:rsidRPr="00E705FE" w:rsidDel="00E705FE">
        <w:rPr>
          <w:rFonts w:asciiTheme="minorHAnsi" w:hAnsiTheme="minorHAnsi"/>
          <w:sz w:val="20"/>
          <w:szCs w:val="20"/>
        </w:rPr>
        <w:t xml:space="preserve"> </w:t>
      </w:r>
      <w:r w:rsidRPr="0095359C">
        <w:rPr>
          <w:rFonts w:asciiTheme="minorHAnsi" w:hAnsiTheme="minorHAnsi"/>
          <w:sz w:val="20"/>
          <w:szCs w:val="20"/>
        </w:rPr>
        <w:t>Files: eCL_Outlier_Feed_*.csv</w:t>
      </w:r>
    </w:p>
    <w:p w14:paraId="6B88A19C" w14:textId="77777777" w:rsidR="00A76B23" w:rsidRPr="0095359C" w:rsidRDefault="00A76B23" w:rsidP="00A76B23">
      <w:pPr>
        <w:spacing w:after="0"/>
        <w:ind w:left="1080"/>
        <w:rPr>
          <w:rFonts w:asciiTheme="minorHAnsi" w:hAnsiTheme="minorHAnsi"/>
          <w:sz w:val="20"/>
          <w:szCs w:val="20"/>
        </w:rPr>
      </w:pPr>
    </w:p>
    <w:p w14:paraId="73ACD87A" w14:textId="77777777" w:rsidR="00DF2948" w:rsidRPr="0095359C" w:rsidRDefault="00DF2948" w:rsidP="00DF2948">
      <w:pPr>
        <w:ind w:left="360"/>
        <w:rPr>
          <w:rFonts w:asciiTheme="minorHAnsi" w:hAnsiTheme="minorHAnsi"/>
          <w:b/>
          <w:sz w:val="20"/>
          <w:szCs w:val="20"/>
        </w:rPr>
      </w:pPr>
      <w:r w:rsidRPr="0095359C">
        <w:rPr>
          <w:rFonts w:asciiTheme="minorHAnsi" w:hAnsiTheme="minorHAnsi"/>
          <w:b/>
          <w:sz w:val="20"/>
          <w:szCs w:val="20"/>
        </w:rPr>
        <w:t>Summary of Steps</w:t>
      </w:r>
    </w:p>
    <w:p w14:paraId="48F9B56F"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Truncate Outliers Staging table</w:t>
      </w:r>
    </w:p>
    <w:p w14:paraId="2EB23991"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DFT – Stage Outliers Staging table</w:t>
      </w:r>
    </w:p>
    <w:p w14:paraId="06574C24"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14:paraId="5E10BA19"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14:paraId="42C033B0"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Load File list table</w:t>
      </w:r>
    </w:p>
    <w:p w14:paraId="628BC246" w14:textId="77777777"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File system task – Backup files to Backups directory</w:t>
      </w:r>
    </w:p>
    <w:p w14:paraId="26A8E161" w14:textId="77777777" w:rsidR="003B16DA" w:rsidRDefault="003B16DA" w:rsidP="00A76B23">
      <w:pPr>
        <w:spacing w:after="0"/>
        <w:ind w:left="1080"/>
        <w:rPr>
          <w:rFonts w:asciiTheme="minorHAnsi" w:hAnsiTheme="minorHAnsi"/>
          <w:sz w:val="20"/>
          <w:szCs w:val="20"/>
        </w:rPr>
      </w:pPr>
    </w:p>
    <w:p w14:paraId="37DB19EF" w14:textId="77777777" w:rsidR="003B16DA" w:rsidRPr="0095359C" w:rsidRDefault="003B16DA" w:rsidP="00A76B23">
      <w:pPr>
        <w:spacing w:after="0"/>
        <w:ind w:left="1080"/>
        <w:rPr>
          <w:rFonts w:asciiTheme="minorHAnsi" w:hAnsiTheme="minorHAnsi"/>
          <w:sz w:val="20"/>
          <w:szCs w:val="20"/>
        </w:rPr>
      </w:pPr>
    </w:p>
    <w:p w14:paraId="6B7EBB8A" w14:textId="77777777" w:rsidR="00A76B23" w:rsidRPr="0095359C" w:rsidRDefault="00DF2948" w:rsidP="00DF2948">
      <w:pPr>
        <w:ind w:left="360"/>
        <w:rPr>
          <w:rFonts w:asciiTheme="minorHAnsi" w:hAnsiTheme="minorHAnsi"/>
          <w:b/>
          <w:sz w:val="20"/>
          <w:szCs w:val="20"/>
        </w:rPr>
      </w:pPr>
      <w:r w:rsidRPr="0095359C">
        <w:rPr>
          <w:rFonts w:asciiTheme="minorHAnsi" w:hAnsiTheme="minorHAnsi"/>
          <w:b/>
          <w:sz w:val="20"/>
          <w:szCs w:val="20"/>
        </w:rPr>
        <w:t>Details</w:t>
      </w:r>
    </w:p>
    <w:p w14:paraId="77ED958A" w14:textId="77777777"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SQL task – Truncate Outliers Staging table</w:t>
      </w:r>
    </w:p>
    <w:p w14:paraId="708ECB70" w14:textId="77777777"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2039D28" wp14:editId="3FB0EF88">
            <wp:extent cx="2019300" cy="872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19300" cy="872490"/>
                    </a:xfrm>
                    <a:prstGeom prst="rect">
                      <a:avLst/>
                    </a:prstGeom>
                  </pic:spPr>
                </pic:pic>
              </a:graphicData>
            </a:graphic>
          </wp:inline>
        </w:drawing>
      </w:r>
    </w:p>
    <w:p w14:paraId="311F6EB7" w14:textId="77777777"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14:paraId="1DE73308" w14:textId="77777777" w:rsidR="00A76B23" w:rsidRPr="0095359C" w:rsidRDefault="000773D5" w:rsidP="00A76B23">
      <w:pPr>
        <w:widowControl w:val="0"/>
        <w:autoSpaceDE w:val="0"/>
        <w:autoSpaceDN w:val="0"/>
        <w:adjustRightInd w:val="0"/>
        <w:spacing w:after="0" w:line="240" w:lineRule="auto"/>
        <w:ind w:left="360"/>
        <w:rPr>
          <w:rFonts w:asciiTheme="minorHAnsi" w:hAnsiTheme="minorHAnsi" w:cs="Arial"/>
          <w:sz w:val="20"/>
          <w:szCs w:val="20"/>
        </w:rPr>
      </w:pPr>
      <w:r w:rsidRPr="000773D5">
        <w:rPr>
          <w:rFonts w:asciiTheme="minorHAnsi" w:hAnsiTheme="minorHAnsi" w:cs="Arial"/>
          <w:sz w:val="20"/>
          <w:szCs w:val="20"/>
        </w:rPr>
        <w:t>Truncate Table [EC].[Outlier_Coaching_Stage]</w:t>
      </w:r>
    </w:p>
    <w:p w14:paraId="499D777F" w14:textId="77777777"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14:paraId="38FE28D1" w14:textId="77777777"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DFT: Load Outliers staging table</w:t>
      </w:r>
    </w:p>
    <w:p w14:paraId="0970A010" w14:textId="77777777" w:rsidR="00A76B23" w:rsidRPr="0095359C" w:rsidRDefault="00A76B23" w:rsidP="0095359C">
      <w:pPr>
        <w:widowControl w:val="0"/>
        <w:autoSpaceDE w:val="0"/>
        <w:autoSpaceDN w:val="0"/>
        <w:adjustRightInd w:val="0"/>
        <w:spacing w:after="0" w:line="240" w:lineRule="auto"/>
        <w:ind w:left="720"/>
        <w:rPr>
          <w:rFonts w:asciiTheme="minorHAnsi" w:hAnsiTheme="minorHAnsi" w:cs="Arial"/>
          <w:sz w:val="20"/>
          <w:szCs w:val="20"/>
        </w:rPr>
      </w:pPr>
      <w:r w:rsidRPr="0095359C">
        <w:rPr>
          <w:rFonts w:asciiTheme="minorHAnsi" w:hAnsiTheme="minorHAnsi"/>
          <w:noProof/>
          <w:sz w:val="20"/>
          <w:szCs w:val="20"/>
        </w:rPr>
        <w:drawing>
          <wp:inline distT="0" distB="0" distL="0" distR="0" wp14:anchorId="01E212BF" wp14:editId="58F5D0CC">
            <wp:extent cx="19050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05000" cy="781050"/>
                    </a:xfrm>
                    <a:prstGeom prst="rect">
                      <a:avLst/>
                    </a:prstGeom>
                  </pic:spPr>
                </pic:pic>
              </a:graphicData>
            </a:graphic>
          </wp:inline>
        </w:drawing>
      </w:r>
    </w:p>
    <w:p w14:paraId="40B939E3" w14:textId="77777777" w:rsidR="00A76B23" w:rsidRPr="0095359C" w:rsidRDefault="009F5C5D"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95810C7" wp14:editId="72889DFF">
            <wp:extent cx="3401568" cy="27432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01568" cy="2743200"/>
                    </a:xfrm>
                    <a:prstGeom prst="rect">
                      <a:avLst/>
                    </a:prstGeom>
                  </pic:spPr>
                </pic:pic>
              </a:graphicData>
            </a:graphic>
          </wp:inline>
        </w:drawing>
      </w:r>
    </w:p>
    <w:p w14:paraId="1CEE9C86" w14:textId="77777777" w:rsidR="000773D5" w:rsidRDefault="000773D5" w:rsidP="00A76B23">
      <w:pPr>
        <w:widowControl w:val="0"/>
        <w:autoSpaceDE w:val="0"/>
        <w:autoSpaceDN w:val="0"/>
        <w:adjustRightInd w:val="0"/>
        <w:spacing w:after="0" w:line="240" w:lineRule="auto"/>
        <w:rPr>
          <w:rFonts w:asciiTheme="minorHAnsi" w:hAnsiTheme="minorHAnsi"/>
          <w:sz w:val="20"/>
          <w:szCs w:val="20"/>
        </w:rPr>
      </w:pPr>
    </w:p>
    <w:p w14:paraId="08F7791B" w14:textId="77777777" w:rsidR="000773D5" w:rsidRPr="0095359C" w:rsidRDefault="00EC75F7" w:rsidP="00A76B23">
      <w:pPr>
        <w:widowControl w:val="0"/>
        <w:autoSpaceDE w:val="0"/>
        <w:autoSpaceDN w:val="0"/>
        <w:adjustRightInd w:val="0"/>
        <w:spacing w:after="0" w:line="240" w:lineRule="auto"/>
        <w:rPr>
          <w:rFonts w:asciiTheme="minorHAnsi" w:hAnsiTheme="minorHAnsi"/>
          <w:sz w:val="20"/>
          <w:szCs w:val="20"/>
        </w:rPr>
      </w:pPr>
      <w:r w:rsidRPr="00EC75F7">
        <w:rPr>
          <w:rFonts w:asciiTheme="minorHAnsi" w:hAnsiTheme="minorHAnsi"/>
          <w:sz w:val="20"/>
          <w:szCs w:val="20"/>
        </w:rPr>
        <w:t>(FINDSTRING(@[User::VarFileName],"IAE",1 ) == 0 )&amp;&amp;(FINDSTRING(@[User::VarFileName],"IAT",1 ) == 0 )&amp;&amp;(FINDSTRING(@[User::VarFileName],"LCS",1 ) == 0 )</w:t>
      </w:r>
      <w:r w:rsidRPr="00EC75F7" w:rsidDel="00EC75F7">
        <w:rPr>
          <w:rFonts w:asciiTheme="minorHAnsi" w:hAnsiTheme="minorHAnsi"/>
          <w:sz w:val="20"/>
          <w:szCs w:val="20"/>
        </w:rPr>
        <w:t xml:space="preserve"> </w:t>
      </w:r>
    </w:p>
    <w:p w14:paraId="18EDABA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E223B91" wp14:editId="0254144E">
            <wp:extent cx="1920240" cy="27432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20240" cy="2743200"/>
                    </a:xfrm>
                    <a:prstGeom prst="rect">
                      <a:avLst/>
                    </a:prstGeom>
                  </pic:spPr>
                </pic:pic>
              </a:graphicData>
            </a:graphic>
          </wp:inline>
        </w:drawing>
      </w:r>
    </w:p>
    <w:p w14:paraId="70DF9510" w14:textId="77777777"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14:paraId="4C666DC3"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14:paraId="108DC1D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952DD9B" w14:textId="03679B8F" w:rsidR="00A76B23" w:rsidRPr="0095359C" w:rsidRDefault="00F13EB2" w:rsidP="00A76B23">
      <w:pPr>
        <w:widowControl w:val="0"/>
        <w:autoSpaceDE w:val="0"/>
        <w:autoSpaceDN w:val="0"/>
        <w:adjustRightInd w:val="0"/>
        <w:spacing w:after="0" w:line="240" w:lineRule="auto"/>
        <w:rPr>
          <w:rFonts w:asciiTheme="minorHAnsi" w:hAnsiTheme="minorHAnsi" w:cs="Arial"/>
          <w:sz w:val="20"/>
          <w:szCs w:val="20"/>
        </w:rPr>
      </w:pPr>
      <w:r w:rsidRPr="00F13EB2">
        <w:rPr>
          <w:noProof/>
        </w:rPr>
        <w:t xml:space="preserve"> </w:t>
      </w:r>
      <w:r w:rsidR="002E0797">
        <w:rPr>
          <w:noProof/>
        </w:rPr>
        <w:lastRenderedPageBreak/>
        <w:drawing>
          <wp:inline distT="0" distB="0" distL="0" distR="0" wp14:anchorId="66F7FDEF" wp14:editId="230C8905">
            <wp:extent cx="5943600" cy="64071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6407150"/>
                    </a:xfrm>
                    <a:prstGeom prst="rect">
                      <a:avLst/>
                    </a:prstGeom>
                  </pic:spPr>
                </pic:pic>
              </a:graphicData>
            </a:graphic>
          </wp:inline>
        </w:drawing>
      </w:r>
    </w:p>
    <w:p w14:paraId="6B0C3E20"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B691B90" wp14:editId="3A53647D">
            <wp:extent cx="425196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51960" cy="1828800"/>
                    </a:xfrm>
                    <a:prstGeom prst="rect">
                      <a:avLst/>
                    </a:prstGeom>
                  </pic:spPr>
                </pic:pic>
              </a:graphicData>
            </a:graphic>
          </wp:inline>
        </w:drawing>
      </w:r>
    </w:p>
    <w:p w14:paraId="4FB84204"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6AC97EF9"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C42EEF2" wp14:editId="1ED58418">
            <wp:extent cx="3026664" cy="27432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26664" cy="2743200"/>
                    </a:xfrm>
                    <a:prstGeom prst="rect">
                      <a:avLst/>
                    </a:prstGeom>
                  </pic:spPr>
                </pic:pic>
              </a:graphicData>
            </a:graphic>
          </wp:inline>
        </w:drawing>
      </w:r>
    </w:p>
    <w:p w14:paraId="4F190965" w14:textId="77777777"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14:paraId="0E8A5A1C"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6CAFA5A8"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297314CB"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EF185D7"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52A857A1"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1F36A31E"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0E1C7165"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7436EBB5"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79FD6B8C"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0A13D02D"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525FAA2"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0D0CD9BE"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410A0D0A"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9A30942"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3EA6ED89"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24F38254" w14:textId="77777777"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14:paraId="2CDB9706" w14:textId="77777777" w:rsidR="003B16DA" w:rsidRPr="0095359C" w:rsidRDefault="003B16DA" w:rsidP="00A76B23">
      <w:pPr>
        <w:widowControl w:val="0"/>
        <w:autoSpaceDE w:val="0"/>
        <w:autoSpaceDN w:val="0"/>
        <w:adjustRightInd w:val="0"/>
        <w:spacing w:after="0" w:line="240" w:lineRule="auto"/>
        <w:rPr>
          <w:rFonts w:asciiTheme="minorHAnsi" w:hAnsiTheme="minorHAnsi" w:cs="Arial"/>
          <w:sz w:val="20"/>
          <w:szCs w:val="20"/>
        </w:rPr>
      </w:pPr>
    </w:p>
    <w:p w14:paraId="7F3D9818"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14:paraId="7900C587" w14:textId="0949D15A" w:rsidR="00A76B23" w:rsidRPr="0095359C" w:rsidRDefault="00F13EB2" w:rsidP="00A76B23">
      <w:pPr>
        <w:widowControl w:val="0"/>
        <w:autoSpaceDE w:val="0"/>
        <w:autoSpaceDN w:val="0"/>
        <w:adjustRightInd w:val="0"/>
        <w:spacing w:after="0" w:line="240" w:lineRule="auto"/>
        <w:rPr>
          <w:rFonts w:asciiTheme="minorHAnsi" w:hAnsiTheme="minorHAnsi" w:cs="Arial"/>
          <w:sz w:val="20"/>
          <w:szCs w:val="20"/>
        </w:rPr>
      </w:pPr>
      <w:r w:rsidRPr="00F13EB2">
        <w:rPr>
          <w:noProof/>
        </w:rPr>
        <w:lastRenderedPageBreak/>
        <w:t xml:space="preserve"> </w:t>
      </w:r>
      <w:r w:rsidR="00E66EA5">
        <w:rPr>
          <w:noProof/>
        </w:rPr>
        <w:drawing>
          <wp:inline distT="0" distB="0" distL="0" distR="0" wp14:anchorId="55E036B1" wp14:editId="159EF84C">
            <wp:extent cx="5150485" cy="8229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50485" cy="8229600"/>
                    </a:xfrm>
                    <a:prstGeom prst="rect">
                      <a:avLst/>
                    </a:prstGeom>
                  </pic:spPr>
                </pic:pic>
              </a:graphicData>
            </a:graphic>
          </wp:inline>
        </w:drawing>
      </w:r>
    </w:p>
    <w:p w14:paraId="2DA6D324"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3FED2B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1E75B27"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14:paraId="73A0AD86"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62DDD05"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E8D6BFE" wp14:editId="4274D088">
            <wp:extent cx="3282696"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82696" cy="2743200"/>
                    </a:xfrm>
                    <a:prstGeom prst="rect">
                      <a:avLst/>
                    </a:prstGeom>
                  </pic:spPr>
                </pic:pic>
              </a:graphicData>
            </a:graphic>
          </wp:inline>
        </w:drawing>
      </w:r>
    </w:p>
    <w:p w14:paraId="58850605"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0244DBBE"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6AEA70C" w14:textId="77777777"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14:paraId="154B327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670C28E" wp14:editId="7EE4908F">
            <wp:extent cx="5413248"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13248" cy="3657600"/>
                    </a:xfrm>
                    <a:prstGeom prst="rect">
                      <a:avLst/>
                    </a:prstGeom>
                  </pic:spPr>
                </pic:pic>
              </a:graphicData>
            </a:graphic>
          </wp:inline>
        </w:drawing>
      </w:r>
    </w:p>
    <w:p w14:paraId="00DC6F3B"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3A3D60B" w14:textId="2171FAD8" w:rsidR="00A76B23" w:rsidRPr="0095359C" w:rsidRDefault="00F13EB2" w:rsidP="00A76B23">
      <w:pPr>
        <w:widowControl w:val="0"/>
        <w:autoSpaceDE w:val="0"/>
        <w:autoSpaceDN w:val="0"/>
        <w:adjustRightInd w:val="0"/>
        <w:spacing w:after="0" w:line="240" w:lineRule="auto"/>
        <w:rPr>
          <w:rFonts w:asciiTheme="minorHAnsi" w:hAnsiTheme="minorHAnsi" w:cs="Arial"/>
          <w:sz w:val="20"/>
          <w:szCs w:val="20"/>
        </w:rPr>
      </w:pPr>
      <w:r w:rsidRPr="00F13EB2">
        <w:rPr>
          <w:noProof/>
        </w:rPr>
        <w:t xml:space="preserve"> </w:t>
      </w:r>
      <w:r w:rsidR="00E66EA5">
        <w:rPr>
          <w:noProof/>
        </w:rPr>
        <w:lastRenderedPageBreak/>
        <w:drawing>
          <wp:inline distT="0" distB="0" distL="0" distR="0" wp14:anchorId="34E7D12C" wp14:editId="7E8E3B06">
            <wp:extent cx="5943600" cy="71088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7108825"/>
                    </a:xfrm>
                    <a:prstGeom prst="rect">
                      <a:avLst/>
                    </a:prstGeom>
                  </pic:spPr>
                </pic:pic>
              </a:graphicData>
            </a:graphic>
          </wp:inline>
        </w:drawing>
      </w:r>
    </w:p>
    <w:p w14:paraId="5F5732E5"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2F486ACC"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2B1DF33" wp14:editId="3CCC7B13">
            <wp:extent cx="3776472"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76472" cy="1371600"/>
                    </a:xfrm>
                    <a:prstGeom prst="rect">
                      <a:avLst/>
                    </a:prstGeom>
                  </pic:spPr>
                </pic:pic>
              </a:graphicData>
            </a:graphic>
          </wp:inline>
        </w:drawing>
      </w:r>
    </w:p>
    <w:p w14:paraId="0835EFFA"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843F176"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14:paraId="0192F2B8"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7D762ED1" w14:textId="77777777"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14:paraId="39EF0E0D"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Coaching_Log table</w:t>
      </w:r>
    </w:p>
    <w:p w14:paraId="22FACCFC"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0A96A53C" w14:textId="77777777" w:rsidR="00EC75F7" w:rsidRPr="0095359C" w:rsidRDefault="00EC75F7" w:rsidP="00EC75F7">
      <w:pPr>
        <w:widowControl w:val="0"/>
        <w:autoSpaceDE w:val="0"/>
        <w:autoSpaceDN w:val="0"/>
        <w:adjustRightInd w:val="0"/>
        <w:spacing w:after="0" w:line="240" w:lineRule="auto"/>
        <w:rPr>
          <w:rFonts w:asciiTheme="minorHAnsi" w:hAnsiTheme="minorHAnsi" w:cs="Arial"/>
          <w:sz w:val="20"/>
          <w:szCs w:val="20"/>
        </w:rPr>
      </w:pPr>
    </w:p>
    <w:p w14:paraId="504D9F6D"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Outliers File List table</w:t>
      </w:r>
    </w:p>
    <w:p w14:paraId="4CE9EE04"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455CEBFD" w14:textId="77777777"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14:paraId="18D62F44" w14:textId="77777777"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14:paraId="6BDFFBD2" w14:textId="77777777"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14:paraId="0ACCA95E"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688A3B36"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1A0E6C13" w14:textId="77777777" w:rsidR="00A76B23" w:rsidRPr="0095359C" w:rsidRDefault="00727D43" w:rsidP="00DF3CB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Change w:id="236" w:author="Palacherla, Susmitha C" w:date="2024-08-25T16:18:00Z">
          <w:pPr>
            <w:pStyle w:val="ListParagraph"/>
            <w:widowControl w:val="0"/>
            <w:numPr>
              <w:ilvl w:val="4"/>
              <w:numId w:val="57"/>
            </w:numPr>
            <w:autoSpaceDE w:val="0"/>
            <w:autoSpaceDN w:val="0"/>
            <w:adjustRightInd w:val="0"/>
            <w:spacing w:after="0" w:line="240" w:lineRule="auto"/>
            <w:ind w:left="2232" w:hanging="792"/>
          </w:pPr>
        </w:pPrChange>
      </w:pPr>
      <w:r w:rsidRPr="0095359C">
        <w:rPr>
          <w:rFonts w:asciiTheme="minorHAnsi" w:hAnsiTheme="minorHAnsi" w:cs="Arial"/>
          <w:b/>
          <w:sz w:val="20"/>
          <w:szCs w:val="20"/>
        </w:rPr>
        <w:t xml:space="preserve">For each </w:t>
      </w:r>
      <w:r>
        <w:rPr>
          <w:rFonts w:asciiTheme="minorHAnsi" w:hAnsiTheme="minorHAnsi" w:cs="Arial"/>
          <w:b/>
          <w:sz w:val="20"/>
          <w:szCs w:val="20"/>
        </w:rPr>
        <w:t xml:space="preserve">failed file </w:t>
      </w:r>
      <w:r w:rsidRPr="003F421D">
        <w:rPr>
          <w:rFonts w:asciiTheme="minorHAnsi" w:hAnsiTheme="minorHAnsi" w:cs="Arial"/>
          <w:b/>
          <w:sz w:val="20"/>
          <w:szCs w:val="20"/>
        </w:rPr>
        <w:t>(Encrypt failed files)</w:t>
      </w:r>
      <w:r w:rsidRPr="0095359C">
        <w:rPr>
          <w:rFonts w:asciiTheme="minorHAnsi" w:hAnsiTheme="minorHAnsi" w:cs="Arial"/>
          <w:sz w:val="20"/>
          <w:szCs w:val="20"/>
        </w:rPr>
        <w:t xml:space="preserve"> </w:t>
      </w:r>
    </w:p>
    <w:p w14:paraId="3654C622"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6D41C6CA"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0F741551" w14:textId="77777777" w:rsidR="00727D43" w:rsidRPr="003F421D" w:rsidRDefault="00727D43" w:rsidP="00727D43">
      <w:pPr>
        <w:rPr>
          <w:rFonts w:asciiTheme="minorHAnsi" w:hAnsiTheme="minorHAnsi" w:cs="Arial"/>
          <w:b/>
          <w:sz w:val="20"/>
          <w:szCs w:val="20"/>
        </w:rPr>
      </w:pPr>
      <w:r w:rsidRPr="003F421D">
        <w:rPr>
          <w:rFonts w:asciiTheme="minorHAnsi" w:hAnsiTheme="minorHAnsi" w:cs="Arial"/>
          <w:b/>
          <w:sz w:val="20"/>
          <w:szCs w:val="20"/>
        </w:rPr>
        <w:t>Summary of Steps</w:t>
      </w:r>
    </w:p>
    <w:p w14:paraId="7362877C" w14:textId="16FC90E9" w:rsidR="00727D43" w:rsidRPr="00CA5EB0" w:rsidRDefault="00727D43" w:rsidP="00727D43">
      <w:pPr>
        <w:pStyle w:val="ListParagraph"/>
        <w:numPr>
          <w:ilvl w:val="0"/>
          <w:numId w:val="37"/>
        </w:numPr>
        <w:rPr>
          <w:rFonts w:ascii="Times New Roman" w:hAnsi="Times New Roman"/>
        </w:rPr>
      </w:pPr>
      <w:r>
        <w:rPr>
          <w:rFonts w:ascii="Times New Roman" w:hAnsi="Times New Roman"/>
        </w:rPr>
        <w:t>File system</w:t>
      </w:r>
      <w:r w:rsidRPr="00CA5EB0">
        <w:rPr>
          <w:rFonts w:ascii="Times New Roman" w:hAnsi="Times New Roman"/>
        </w:rPr>
        <w:t xml:space="preserve"> task – </w:t>
      </w:r>
      <w:del w:id="237" w:author="Palacherla, Susmitha C" w:date="2024-08-25T16:28:00Z">
        <w:r w:rsidDel="006C5558">
          <w:rPr>
            <w:rFonts w:ascii="Times New Roman" w:hAnsi="Times New Roman"/>
          </w:rPr>
          <w:delText xml:space="preserve">Encrypt </w:delText>
        </w:r>
      </w:del>
      <w:ins w:id="238" w:author="Palacherla, Susmitha C" w:date="2024-08-25T16:28:00Z">
        <w:r w:rsidR="006C5558">
          <w:rPr>
            <w:rFonts w:ascii="Times New Roman" w:hAnsi="Times New Roman"/>
          </w:rPr>
          <w:t>Rename</w:t>
        </w:r>
        <w:r w:rsidR="006C5558">
          <w:rPr>
            <w:rFonts w:ascii="Times New Roman" w:hAnsi="Times New Roman"/>
          </w:rPr>
          <w:t xml:space="preserve"> </w:t>
        </w:r>
      </w:ins>
      <w:r>
        <w:rPr>
          <w:rFonts w:ascii="Times New Roman" w:hAnsi="Times New Roman"/>
        </w:rPr>
        <w:t xml:space="preserve">failed files </w:t>
      </w:r>
    </w:p>
    <w:p w14:paraId="25F48FB1" w14:textId="77777777" w:rsidR="00727D43" w:rsidRDefault="00727D43" w:rsidP="00727D43">
      <w:pPr>
        <w:pStyle w:val="ListParagraph"/>
        <w:numPr>
          <w:ilvl w:val="0"/>
          <w:numId w:val="37"/>
        </w:numPr>
        <w:rPr>
          <w:ins w:id="239" w:author="Palacherla, Susmitha C" w:date="2024-08-25T16:28:00Z"/>
          <w:rFonts w:ascii="Times New Roman" w:hAnsi="Times New Roman"/>
        </w:rPr>
      </w:pPr>
      <w:r>
        <w:rPr>
          <w:rFonts w:ascii="Times New Roman" w:hAnsi="Times New Roman"/>
        </w:rPr>
        <w:t>Script task - Pause 10 seconds</w:t>
      </w:r>
    </w:p>
    <w:p w14:paraId="506BF19B" w14:textId="0B7E8B57" w:rsidR="006C5558" w:rsidRPr="00CA5EB0" w:rsidRDefault="006C5558" w:rsidP="006C5558">
      <w:pPr>
        <w:pStyle w:val="ListParagraph"/>
        <w:numPr>
          <w:ilvl w:val="0"/>
          <w:numId w:val="37"/>
        </w:numPr>
        <w:rPr>
          <w:ins w:id="240" w:author="Palacherla, Susmitha C" w:date="2024-08-25T16:28:00Z"/>
          <w:rFonts w:ascii="Times New Roman" w:hAnsi="Times New Roman"/>
        </w:rPr>
      </w:pPr>
      <w:ins w:id="241" w:author="Palacherla, Susmitha C" w:date="2024-08-25T16:28:00Z">
        <w:r>
          <w:rPr>
            <w:rFonts w:ascii="Times New Roman" w:hAnsi="Times New Roman"/>
          </w:rPr>
          <w:t>File system</w:t>
        </w:r>
        <w:r w:rsidRPr="00CA5EB0">
          <w:rPr>
            <w:rFonts w:ascii="Times New Roman" w:hAnsi="Times New Roman"/>
          </w:rPr>
          <w:t xml:space="preserve"> task – </w:t>
        </w:r>
        <w:r>
          <w:rPr>
            <w:rFonts w:ascii="Times New Roman" w:hAnsi="Times New Roman"/>
          </w:rPr>
          <w:t>Encrypt</w:t>
        </w:r>
        <w:r>
          <w:rPr>
            <w:rFonts w:ascii="Times New Roman" w:hAnsi="Times New Roman"/>
          </w:rPr>
          <w:t xml:space="preserve"> </w:t>
        </w:r>
        <w:r>
          <w:rPr>
            <w:rFonts w:ascii="Times New Roman" w:hAnsi="Times New Roman"/>
          </w:rPr>
          <w:t xml:space="preserve">failed files </w:t>
        </w:r>
      </w:ins>
    </w:p>
    <w:p w14:paraId="40AAB835" w14:textId="463F06E4" w:rsidR="006C5558" w:rsidRPr="00CA5EB0" w:rsidDel="006C5558" w:rsidRDefault="006C5558" w:rsidP="00727D43">
      <w:pPr>
        <w:pStyle w:val="ListParagraph"/>
        <w:numPr>
          <w:ilvl w:val="0"/>
          <w:numId w:val="37"/>
        </w:numPr>
        <w:rPr>
          <w:del w:id="242" w:author="Palacherla, Susmitha C" w:date="2024-08-25T16:28:00Z"/>
          <w:rFonts w:ascii="Times New Roman" w:hAnsi="Times New Roman"/>
        </w:rPr>
      </w:pPr>
    </w:p>
    <w:p w14:paraId="323945A7" w14:textId="77777777" w:rsidR="00727D43" w:rsidRPr="003F421D" w:rsidRDefault="00727D43" w:rsidP="00727D43">
      <w:pPr>
        <w:rPr>
          <w:rFonts w:asciiTheme="minorHAnsi" w:hAnsiTheme="minorHAnsi" w:cs="Arial"/>
          <w:b/>
          <w:sz w:val="20"/>
          <w:szCs w:val="20"/>
        </w:rPr>
      </w:pPr>
      <w:r w:rsidRPr="003F421D">
        <w:rPr>
          <w:rFonts w:asciiTheme="minorHAnsi" w:hAnsiTheme="minorHAnsi" w:cs="Arial"/>
          <w:b/>
          <w:sz w:val="20"/>
          <w:szCs w:val="20"/>
        </w:rPr>
        <w:t>Details</w:t>
      </w:r>
    </w:p>
    <w:p w14:paraId="5A31F507" w14:textId="77777777" w:rsidR="00727D43" w:rsidRDefault="00727D43" w:rsidP="00727D43">
      <w:pPr>
        <w:spacing w:after="0"/>
        <w:rPr>
          <w:rFonts w:ascii="Times New Roman" w:hAnsi="Times New Roman"/>
        </w:rPr>
      </w:pPr>
      <w:r w:rsidRPr="00CA5EB0">
        <w:rPr>
          <w:rFonts w:ascii="Times New Roman" w:hAnsi="Times New Roman"/>
        </w:rPr>
        <w:t>Container: For</w:t>
      </w:r>
      <w:r>
        <w:rPr>
          <w:rFonts w:ascii="Times New Roman" w:hAnsi="Times New Roman"/>
        </w:rPr>
        <w:t xml:space="preserve"> </w:t>
      </w:r>
      <w:r w:rsidRPr="00CA5EB0">
        <w:rPr>
          <w:rFonts w:ascii="Times New Roman" w:hAnsi="Times New Roman"/>
        </w:rPr>
        <w:t xml:space="preserve">each  File Loop </w:t>
      </w:r>
    </w:p>
    <w:p w14:paraId="4991F3D2" w14:textId="77777777" w:rsidR="00727D43" w:rsidRPr="00CA5EB0" w:rsidRDefault="00727D43" w:rsidP="00727D43">
      <w:pPr>
        <w:spacing w:after="0"/>
        <w:rPr>
          <w:rFonts w:ascii="Times New Roman" w:hAnsi="Times New Roman"/>
        </w:rPr>
      </w:pPr>
      <w:r>
        <w:rPr>
          <w:rFonts w:ascii="Times New Roman" w:hAnsi="Times New Roman"/>
        </w:rPr>
        <w:t xml:space="preserve">                   Precedence Constraint - Completion</w:t>
      </w:r>
    </w:p>
    <w:p w14:paraId="7F4396CD" w14:textId="09ED449D" w:rsidR="00727D43" w:rsidRPr="00CA5EB0" w:rsidRDefault="00727D43" w:rsidP="00727D43">
      <w:pPr>
        <w:spacing w:after="0"/>
        <w:ind w:left="1080"/>
        <w:rPr>
          <w:rFonts w:ascii="Times New Roman" w:hAnsi="Times New Roman"/>
        </w:rPr>
      </w:pPr>
      <w:r w:rsidRPr="00CA5EB0">
        <w:rPr>
          <w:rFonts w:ascii="Times New Roman" w:hAnsi="Times New Roman"/>
        </w:rPr>
        <w:t xml:space="preserve">Folder: </w:t>
      </w:r>
      <w:r w:rsidRPr="003B4096">
        <w:rPr>
          <w:rFonts w:ascii="Times New Roman" w:hAnsi="Times New Roman"/>
        </w:rPr>
        <w:t>\\</w:t>
      </w:r>
      <w:r w:rsidR="00D01B11">
        <w:rPr>
          <w:rFonts w:ascii="Times New Roman" w:hAnsi="Times New Roman"/>
        </w:rPr>
        <w:t>UVAAPADSQL50CCO</w:t>
      </w:r>
      <w:r w:rsidRPr="003B4096">
        <w:rPr>
          <w:rFonts w:ascii="Times New Roman" w:hAnsi="Times New Roman"/>
        </w:rPr>
        <w:t>\data\coaching\</w:t>
      </w:r>
      <w:r w:rsidR="00BE2FE1">
        <w:rPr>
          <w:rFonts w:ascii="Times New Roman" w:hAnsi="Times New Roman"/>
        </w:rPr>
        <w:t>Outliers</w:t>
      </w:r>
      <w:r w:rsidRPr="003B4096">
        <w:rPr>
          <w:rFonts w:ascii="Times New Roman" w:hAnsi="Times New Roman"/>
        </w:rPr>
        <w:t>\</w:t>
      </w:r>
      <w:r>
        <w:rPr>
          <w:rFonts w:ascii="Times New Roman" w:hAnsi="Times New Roman"/>
        </w:rPr>
        <w:t>Decrypt</w:t>
      </w:r>
      <w:r w:rsidRPr="003B4096">
        <w:rPr>
          <w:rFonts w:ascii="Times New Roman" w:hAnsi="Times New Roman"/>
        </w:rPr>
        <w:t>_out\</w:t>
      </w:r>
    </w:p>
    <w:p w14:paraId="5EFD3CAB" w14:textId="77777777" w:rsidR="00727D43" w:rsidRDefault="00727D43" w:rsidP="00727D43">
      <w:pPr>
        <w:spacing w:after="0"/>
        <w:ind w:left="1080"/>
        <w:rPr>
          <w:rFonts w:ascii="Times New Roman" w:hAnsi="Times New Roman"/>
        </w:rPr>
      </w:pPr>
      <w:r w:rsidRPr="00CA5EB0">
        <w:rPr>
          <w:rFonts w:ascii="Times New Roman" w:hAnsi="Times New Roman"/>
        </w:rPr>
        <w:t xml:space="preserve">Files: </w:t>
      </w:r>
      <w:r w:rsidRPr="00776274">
        <w:rPr>
          <w:rFonts w:ascii="Times New Roman" w:hAnsi="Times New Roman"/>
        </w:rPr>
        <w:t>eCL*.csv</w:t>
      </w:r>
    </w:p>
    <w:p w14:paraId="340D5240" w14:textId="77777777" w:rsidR="00727D43" w:rsidRPr="00CA5EB0" w:rsidRDefault="00727D43" w:rsidP="00727D43">
      <w:pPr>
        <w:spacing w:after="0"/>
        <w:ind w:left="1080"/>
        <w:rPr>
          <w:rFonts w:ascii="Times New Roman" w:hAnsi="Times New Roman"/>
        </w:rPr>
      </w:pPr>
      <w:r>
        <w:rPr>
          <w:rFonts w:ascii="Times New Roman" w:hAnsi="Times New Roman"/>
        </w:rPr>
        <w:t>Retrieve file name: Name and Extension</w:t>
      </w:r>
    </w:p>
    <w:p w14:paraId="7E192AD3" w14:textId="77777777" w:rsidR="00727D43" w:rsidRDefault="00727D43" w:rsidP="00727D43">
      <w:pPr>
        <w:spacing w:after="0"/>
        <w:ind w:left="1080"/>
        <w:rPr>
          <w:rFonts w:ascii="Times New Roman" w:hAnsi="Times New Roman"/>
        </w:rPr>
      </w:pPr>
    </w:p>
    <w:p w14:paraId="268CEF18" w14:textId="3B9A404E" w:rsidR="00727D43" w:rsidRPr="00CA5EB0" w:rsidRDefault="00727D43" w:rsidP="00727D43">
      <w:pPr>
        <w:pStyle w:val="ListParagraph"/>
        <w:numPr>
          <w:ilvl w:val="0"/>
          <w:numId w:val="38"/>
        </w:numPr>
        <w:rPr>
          <w:rFonts w:ascii="Times New Roman" w:hAnsi="Times New Roman"/>
        </w:rPr>
      </w:pPr>
      <w:r>
        <w:rPr>
          <w:rFonts w:ascii="Times New Roman" w:hAnsi="Times New Roman"/>
        </w:rPr>
        <w:t>File system</w:t>
      </w:r>
      <w:r w:rsidRPr="00CA5EB0">
        <w:rPr>
          <w:rFonts w:ascii="Times New Roman" w:hAnsi="Times New Roman"/>
        </w:rPr>
        <w:t xml:space="preserve"> task – </w:t>
      </w:r>
      <w:del w:id="243" w:author="Palacherla, Susmitha C" w:date="2024-08-25T16:30:00Z">
        <w:r w:rsidDel="006C5558">
          <w:rPr>
            <w:rFonts w:ascii="Times New Roman" w:hAnsi="Times New Roman"/>
          </w:rPr>
          <w:delText>Encrypt files</w:delText>
        </w:r>
      </w:del>
      <w:ins w:id="244" w:author="Palacherla, Susmitha C" w:date="2024-08-25T16:30:00Z">
        <w:r w:rsidR="006C5558">
          <w:rPr>
            <w:rFonts w:ascii="Times New Roman" w:hAnsi="Times New Roman"/>
          </w:rPr>
          <w:t>Rename Encrypted Files</w:t>
        </w:r>
      </w:ins>
    </w:p>
    <w:p w14:paraId="07BD2ABD" w14:textId="42CE1F90"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r w:rsidRPr="003B4096">
        <w:rPr>
          <w:noProof/>
        </w:rPr>
        <w:lastRenderedPageBreak/>
        <w:t xml:space="preserve"> </w:t>
      </w:r>
      <w:del w:id="245" w:author="Palacherla, Susmitha C" w:date="2024-08-25T16:30:00Z">
        <w:r w:rsidDel="006C5558">
          <w:rPr>
            <w:noProof/>
          </w:rPr>
          <w:drawing>
            <wp:inline distT="0" distB="0" distL="0" distR="0" wp14:anchorId="0B9A4FB0" wp14:editId="0F73A1BD">
              <wp:extent cx="5686425" cy="2981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86425" cy="2981325"/>
                      </a:xfrm>
                      <a:prstGeom prst="rect">
                        <a:avLst/>
                      </a:prstGeom>
                    </pic:spPr>
                  </pic:pic>
                </a:graphicData>
              </a:graphic>
            </wp:inline>
          </w:drawing>
        </w:r>
      </w:del>
      <w:ins w:id="246" w:author="Palacherla, Susmitha C" w:date="2024-08-25T16:30:00Z">
        <w:r w:rsidR="006C5558" w:rsidRPr="006C5558">
          <w:rPr>
            <w:noProof/>
          </w:rPr>
          <w:t xml:space="preserve"> </w:t>
        </w:r>
        <w:r w:rsidR="006C5558" w:rsidRPr="006C5558">
          <w:rPr>
            <w:noProof/>
          </w:rPr>
          <w:drawing>
            <wp:inline distT="0" distB="0" distL="0" distR="0" wp14:anchorId="40C8C17F" wp14:editId="70B3F515">
              <wp:extent cx="2629128" cy="1676545"/>
              <wp:effectExtent l="0" t="0" r="0" b="0"/>
              <wp:docPr id="68367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77395" name=""/>
                      <pic:cNvPicPr/>
                    </pic:nvPicPr>
                    <pic:blipFill>
                      <a:blip r:embed="rId77"/>
                      <a:stretch>
                        <a:fillRect/>
                      </a:stretch>
                    </pic:blipFill>
                    <pic:spPr>
                      <a:xfrm>
                        <a:off x="0" y="0"/>
                        <a:ext cx="2629128" cy="1676545"/>
                      </a:xfrm>
                      <a:prstGeom prst="rect">
                        <a:avLst/>
                      </a:prstGeom>
                    </pic:spPr>
                  </pic:pic>
                </a:graphicData>
              </a:graphic>
            </wp:inline>
          </w:drawing>
        </w:r>
      </w:ins>
    </w:p>
    <w:p w14:paraId="7F1D3EEB"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2003A84C"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rPr>
      </w:pPr>
    </w:p>
    <w:p w14:paraId="475C26E1"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54C5337"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4C2137C7"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1659C1E" w14:textId="77777777"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22230809"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34F812A5" w14:textId="77777777"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14:paraId="2BF00176" w14:textId="77777777" w:rsidR="00727D43" w:rsidRDefault="00727D43" w:rsidP="00727D43">
      <w:pPr>
        <w:pStyle w:val="ListParagraph"/>
        <w:numPr>
          <w:ilvl w:val="0"/>
          <w:numId w:val="38"/>
        </w:numPr>
        <w:rPr>
          <w:rFonts w:ascii="Times New Roman" w:hAnsi="Times New Roman"/>
        </w:rPr>
      </w:pPr>
      <w:r>
        <w:rPr>
          <w:rFonts w:ascii="Times New Roman" w:hAnsi="Times New Roman"/>
        </w:rPr>
        <w:t>Script  task- Pause 10 secs</w:t>
      </w:r>
    </w:p>
    <w:p w14:paraId="3174C437" w14:textId="77777777" w:rsidR="00727D43" w:rsidRDefault="00727D43" w:rsidP="00727D43">
      <w:pPr>
        <w:ind w:left="720"/>
        <w:rPr>
          <w:rFonts w:ascii="Times New Roman" w:hAnsi="Times New Roman"/>
        </w:rPr>
      </w:pPr>
      <w:r>
        <w:rPr>
          <w:noProof/>
        </w:rPr>
        <w:drawing>
          <wp:inline distT="0" distB="0" distL="0" distR="0" wp14:anchorId="3EACE167" wp14:editId="09501373">
            <wp:extent cx="4762500" cy="1238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1238250"/>
                    </a:xfrm>
                    <a:prstGeom prst="rect">
                      <a:avLst/>
                    </a:prstGeom>
                  </pic:spPr>
                </pic:pic>
              </a:graphicData>
            </a:graphic>
          </wp:inline>
        </w:drawing>
      </w:r>
    </w:p>
    <w:p w14:paraId="67983C3B"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64BA3DC"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DA1580"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7F779C86"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10 seconds  (*1000)</w:t>
      </w:r>
    </w:p>
    <w:p w14:paraId="2ABCB665"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r>
        <w:rPr>
          <w:rFonts w:ascii="Consolas" w:hAnsi="Consolas" w:cs="Consolas"/>
          <w:color w:val="000000"/>
          <w:sz w:val="19"/>
          <w:szCs w:val="19"/>
        </w:rPr>
        <w:t>(10000);</w:t>
      </w:r>
    </w:p>
    <w:p w14:paraId="24AE01F5"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.Success</w:t>
      </w:r>
      <w:proofErr w:type="spellEnd"/>
      <w:r>
        <w:rPr>
          <w:rFonts w:ascii="Consolas" w:hAnsi="Consolas" w:cs="Consolas"/>
          <w:color w:val="000000"/>
          <w:sz w:val="19"/>
          <w:szCs w:val="19"/>
        </w:rPr>
        <w:t>;</w:t>
      </w:r>
    </w:p>
    <w:p w14:paraId="428DCF7F" w14:textId="77777777"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5E1D84" w14:textId="77777777" w:rsidR="00A76B23" w:rsidRDefault="00A76B23" w:rsidP="00A76B23">
      <w:pPr>
        <w:widowControl w:val="0"/>
        <w:autoSpaceDE w:val="0"/>
        <w:autoSpaceDN w:val="0"/>
        <w:adjustRightInd w:val="0"/>
        <w:spacing w:after="0" w:line="240" w:lineRule="auto"/>
        <w:rPr>
          <w:ins w:id="247" w:author="Palacherla, Susmitha C" w:date="2024-08-25T16:29:00Z"/>
          <w:rFonts w:asciiTheme="minorHAnsi" w:hAnsiTheme="minorHAnsi" w:cs="Arial"/>
          <w:sz w:val="20"/>
          <w:szCs w:val="20"/>
        </w:rPr>
      </w:pPr>
    </w:p>
    <w:p w14:paraId="72740D6E" w14:textId="77777777" w:rsidR="006C5558" w:rsidRDefault="006C5558" w:rsidP="00A76B23">
      <w:pPr>
        <w:widowControl w:val="0"/>
        <w:autoSpaceDE w:val="0"/>
        <w:autoSpaceDN w:val="0"/>
        <w:adjustRightInd w:val="0"/>
        <w:spacing w:after="0" w:line="240" w:lineRule="auto"/>
        <w:rPr>
          <w:ins w:id="248" w:author="Palacherla, Susmitha C" w:date="2024-08-25T16:29:00Z"/>
          <w:rFonts w:asciiTheme="minorHAnsi" w:hAnsiTheme="minorHAnsi" w:cs="Arial"/>
          <w:sz w:val="20"/>
          <w:szCs w:val="20"/>
        </w:rPr>
      </w:pPr>
    </w:p>
    <w:p w14:paraId="17077B44" w14:textId="77777777" w:rsidR="006C5558" w:rsidRDefault="006C5558" w:rsidP="006C5558">
      <w:pPr>
        <w:spacing w:after="0"/>
        <w:ind w:left="1080"/>
        <w:rPr>
          <w:ins w:id="249" w:author="Palacherla, Susmitha C" w:date="2024-08-25T16:29:00Z"/>
          <w:rFonts w:ascii="Times New Roman" w:hAnsi="Times New Roman"/>
        </w:rPr>
      </w:pPr>
    </w:p>
    <w:p w14:paraId="15109D5F" w14:textId="77777777" w:rsidR="006C5558" w:rsidRPr="00CA5EB0" w:rsidRDefault="006C5558" w:rsidP="006C5558">
      <w:pPr>
        <w:pStyle w:val="ListParagraph"/>
        <w:numPr>
          <w:ilvl w:val="0"/>
          <w:numId w:val="38"/>
        </w:numPr>
        <w:rPr>
          <w:ins w:id="250" w:author="Palacherla, Susmitha C" w:date="2024-08-25T16:29:00Z"/>
          <w:rFonts w:ascii="Times New Roman" w:hAnsi="Times New Roman"/>
        </w:rPr>
      </w:pPr>
      <w:ins w:id="251" w:author="Palacherla, Susmitha C" w:date="2024-08-25T16:29:00Z">
        <w:r>
          <w:rPr>
            <w:rFonts w:ascii="Times New Roman" w:hAnsi="Times New Roman"/>
          </w:rPr>
          <w:t>File system</w:t>
        </w:r>
        <w:r w:rsidRPr="00CA5EB0">
          <w:rPr>
            <w:rFonts w:ascii="Times New Roman" w:hAnsi="Times New Roman"/>
          </w:rPr>
          <w:t xml:space="preserve"> task – </w:t>
        </w:r>
        <w:r>
          <w:rPr>
            <w:rFonts w:ascii="Times New Roman" w:hAnsi="Times New Roman"/>
          </w:rPr>
          <w:t>Encrypt files</w:t>
        </w:r>
      </w:ins>
    </w:p>
    <w:p w14:paraId="39720BCC" w14:textId="77777777" w:rsidR="006C5558" w:rsidRPr="00CA5EB0" w:rsidRDefault="006C5558" w:rsidP="006C5558">
      <w:pPr>
        <w:widowControl w:val="0"/>
        <w:autoSpaceDE w:val="0"/>
        <w:autoSpaceDN w:val="0"/>
        <w:adjustRightInd w:val="0"/>
        <w:spacing w:after="0" w:line="240" w:lineRule="auto"/>
        <w:ind w:left="360"/>
        <w:rPr>
          <w:ins w:id="252" w:author="Palacherla, Susmitha C" w:date="2024-08-25T16:29:00Z"/>
          <w:rFonts w:ascii="Times New Roman" w:hAnsi="Times New Roman"/>
          <w:sz w:val="24"/>
          <w:szCs w:val="24"/>
        </w:rPr>
      </w:pPr>
      <w:ins w:id="253" w:author="Palacherla, Susmitha C" w:date="2024-08-25T16:29:00Z">
        <w:r w:rsidRPr="003B4096">
          <w:rPr>
            <w:noProof/>
          </w:rPr>
          <w:t xml:space="preserve"> </w:t>
        </w:r>
        <w:r>
          <w:rPr>
            <w:noProof/>
          </w:rPr>
          <w:lastRenderedPageBreak/>
          <w:drawing>
            <wp:inline distT="0" distB="0" distL="0" distR="0" wp14:anchorId="69F0A713" wp14:editId="5046636F">
              <wp:extent cx="5686425" cy="2981325"/>
              <wp:effectExtent l="0" t="0" r="9525" b="9525"/>
              <wp:docPr id="88454461" name="Picture 8845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86425" cy="2981325"/>
                      </a:xfrm>
                      <a:prstGeom prst="rect">
                        <a:avLst/>
                      </a:prstGeom>
                    </pic:spPr>
                  </pic:pic>
                </a:graphicData>
              </a:graphic>
            </wp:inline>
          </w:drawing>
        </w:r>
      </w:ins>
    </w:p>
    <w:p w14:paraId="673B531E" w14:textId="77777777" w:rsidR="006C5558" w:rsidRPr="00CA5EB0" w:rsidRDefault="006C5558" w:rsidP="006C5558">
      <w:pPr>
        <w:widowControl w:val="0"/>
        <w:autoSpaceDE w:val="0"/>
        <w:autoSpaceDN w:val="0"/>
        <w:adjustRightInd w:val="0"/>
        <w:spacing w:after="0" w:line="240" w:lineRule="auto"/>
        <w:ind w:left="360"/>
        <w:rPr>
          <w:ins w:id="254" w:author="Palacherla, Susmitha C" w:date="2024-08-25T16:29:00Z"/>
          <w:rFonts w:ascii="Times New Roman" w:hAnsi="Times New Roman"/>
          <w:sz w:val="24"/>
          <w:szCs w:val="24"/>
        </w:rPr>
      </w:pPr>
    </w:p>
    <w:p w14:paraId="3C4F5448" w14:textId="77777777" w:rsidR="006C5558" w:rsidRDefault="006C5558" w:rsidP="00A76B23">
      <w:pPr>
        <w:widowControl w:val="0"/>
        <w:autoSpaceDE w:val="0"/>
        <w:autoSpaceDN w:val="0"/>
        <w:adjustRightInd w:val="0"/>
        <w:spacing w:after="0" w:line="240" w:lineRule="auto"/>
        <w:rPr>
          <w:ins w:id="255" w:author="Palacherla, Susmitha C" w:date="2024-08-25T16:29:00Z"/>
          <w:rFonts w:asciiTheme="minorHAnsi" w:hAnsiTheme="minorHAnsi" w:cs="Arial"/>
          <w:sz w:val="20"/>
          <w:szCs w:val="20"/>
        </w:rPr>
      </w:pPr>
    </w:p>
    <w:p w14:paraId="7B057C70" w14:textId="77777777" w:rsidR="006C5558" w:rsidRDefault="006C5558" w:rsidP="00A76B23">
      <w:pPr>
        <w:widowControl w:val="0"/>
        <w:autoSpaceDE w:val="0"/>
        <w:autoSpaceDN w:val="0"/>
        <w:adjustRightInd w:val="0"/>
        <w:spacing w:after="0" w:line="240" w:lineRule="auto"/>
        <w:rPr>
          <w:ins w:id="256" w:author="Palacherla, Susmitha C" w:date="2024-08-25T16:29:00Z"/>
          <w:rFonts w:asciiTheme="minorHAnsi" w:hAnsiTheme="minorHAnsi" w:cs="Arial"/>
          <w:sz w:val="20"/>
          <w:szCs w:val="20"/>
        </w:rPr>
      </w:pPr>
    </w:p>
    <w:p w14:paraId="770C691D" w14:textId="77777777" w:rsidR="006C5558" w:rsidRPr="0095359C" w:rsidRDefault="006C5558" w:rsidP="00A76B23">
      <w:pPr>
        <w:widowControl w:val="0"/>
        <w:autoSpaceDE w:val="0"/>
        <w:autoSpaceDN w:val="0"/>
        <w:adjustRightInd w:val="0"/>
        <w:spacing w:after="0" w:line="240" w:lineRule="auto"/>
        <w:rPr>
          <w:rFonts w:asciiTheme="minorHAnsi" w:hAnsiTheme="minorHAnsi" w:cs="Arial"/>
          <w:sz w:val="20"/>
          <w:szCs w:val="20"/>
        </w:rPr>
      </w:pPr>
    </w:p>
    <w:p w14:paraId="5C3A87D4" w14:textId="43094B5B" w:rsidR="00FE30F9" w:rsidRPr="0095359C" w:rsidRDefault="00FE30F9" w:rsidP="00DF3CB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Change w:id="257" w:author="Palacherla, Susmitha C" w:date="2024-08-25T16:18:00Z">
          <w:pPr>
            <w:pStyle w:val="ListParagraph"/>
            <w:widowControl w:val="0"/>
            <w:numPr>
              <w:ilvl w:val="4"/>
              <w:numId w:val="57"/>
            </w:numPr>
            <w:autoSpaceDE w:val="0"/>
            <w:autoSpaceDN w:val="0"/>
            <w:adjustRightInd w:val="0"/>
            <w:spacing w:after="0" w:line="240" w:lineRule="auto"/>
            <w:ind w:left="2232" w:hanging="792"/>
          </w:pPr>
        </w:pPrChange>
      </w:pPr>
      <w:r w:rsidRPr="0095359C">
        <w:rPr>
          <w:rFonts w:asciiTheme="minorHAnsi" w:hAnsiTheme="minorHAnsi" w:cs="Arial"/>
          <w:b/>
          <w:sz w:val="20"/>
          <w:szCs w:val="20"/>
        </w:rPr>
        <w:t xml:space="preserve">For each </w:t>
      </w:r>
      <w:proofErr w:type="spellStart"/>
      <w:r>
        <w:rPr>
          <w:rFonts w:asciiTheme="minorHAnsi" w:hAnsiTheme="minorHAnsi" w:cs="Arial"/>
          <w:b/>
          <w:sz w:val="20"/>
          <w:szCs w:val="20"/>
        </w:rPr>
        <w:t>xls</w:t>
      </w:r>
      <w:proofErr w:type="spellEnd"/>
      <w:r>
        <w:rPr>
          <w:rFonts w:asciiTheme="minorHAnsi" w:hAnsiTheme="minorHAnsi" w:cs="Arial"/>
          <w:b/>
          <w:sz w:val="20"/>
          <w:szCs w:val="20"/>
        </w:rPr>
        <w:t xml:space="preserve">(x) file </w:t>
      </w:r>
    </w:p>
    <w:p w14:paraId="292376F4" w14:textId="77777777" w:rsidR="00FE30F9" w:rsidRPr="007F7B2E" w:rsidRDefault="00FE30F9" w:rsidP="00FE30F9">
      <w:pPr>
        <w:rPr>
          <w:rFonts w:ascii="Times New Roman" w:hAnsi="Times New Roman"/>
          <w:b/>
        </w:rPr>
      </w:pPr>
      <w:r w:rsidRPr="007F7B2E">
        <w:rPr>
          <w:rFonts w:ascii="Times New Roman" w:hAnsi="Times New Roman"/>
          <w:b/>
        </w:rPr>
        <w:t>Summary of Steps</w:t>
      </w:r>
    </w:p>
    <w:p w14:paraId="50974482" w14:textId="77777777" w:rsidR="00FE30F9" w:rsidRPr="007F7B2E" w:rsidRDefault="00FE30F9" w:rsidP="00FE30F9">
      <w:pPr>
        <w:numPr>
          <w:ilvl w:val="0"/>
          <w:numId w:val="45"/>
        </w:numPr>
        <w:contextualSpacing/>
        <w:rPr>
          <w:rFonts w:ascii="Times New Roman" w:hAnsi="Times New Roman"/>
        </w:rPr>
      </w:pPr>
      <w:r>
        <w:rPr>
          <w:rFonts w:ascii="Times New Roman" w:hAnsi="Times New Roman"/>
        </w:rPr>
        <w:t>SQL</w:t>
      </w:r>
      <w:r w:rsidRPr="007F7B2E">
        <w:rPr>
          <w:rFonts w:ascii="Times New Roman" w:hAnsi="Times New Roman"/>
        </w:rPr>
        <w:t xml:space="preserve"> task – </w:t>
      </w:r>
      <w:r>
        <w:rPr>
          <w:rFonts w:ascii="Times New Roman" w:hAnsi="Times New Roman"/>
        </w:rPr>
        <w:t>Fetch Contacts</w:t>
      </w:r>
      <w:r w:rsidRPr="007F7B2E">
        <w:rPr>
          <w:rFonts w:ascii="Times New Roman" w:hAnsi="Times New Roman"/>
        </w:rPr>
        <w:t xml:space="preserve"> </w:t>
      </w:r>
    </w:p>
    <w:p w14:paraId="562C0F35" w14:textId="77777777" w:rsidR="00FE30F9" w:rsidRPr="007F7B2E" w:rsidRDefault="00FE30F9" w:rsidP="00FE30F9">
      <w:pPr>
        <w:numPr>
          <w:ilvl w:val="0"/>
          <w:numId w:val="45"/>
        </w:numPr>
        <w:contextualSpacing/>
        <w:rPr>
          <w:rFonts w:ascii="Times New Roman" w:hAnsi="Times New Roman"/>
        </w:rPr>
      </w:pPr>
      <w:r>
        <w:rPr>
          <w:rFonts w:ascii="Times New Roman" w:hAnsi="Times New Roman"/>
        </w:rPr>
        <w:t>Send Mail Task</w:t>
      </w:r>
      <w:r w:rsidRPr="007F7B2E">
        <w:rPr>
          <w:rFonts w:ascii="Times New Roman" w:hAnsi="Times New Roman"/>
        </w:rPr>
        <w:t xml:space="preserve"> </w:t>
      </w:r>
      <w:r>
        <w:rPr>
          <w:rFonts w:ascii="Times New Roman" w:hAnsi="Times New Roman"/>
        </w:rPr>
        <w:t>–</w:t>
      </w:r>
      <w:r w:rsidRPr="007F7B2E">
        <w:rPr>
          <w:rFonts w:ascii="Times New Roman" w:hAnsi="Times New Roman"/>
        </w:rPr>
        <w:t xml:space="preserve"> </w:t>
      </w:r>
      <w:r>
        <w:rPr>
          <w:rFonts w:ascii="Times New Roman" w:hAnsi="Times New Roman"/>
        </w:rPr>
        <w:t>Send Notification</w:t>
      </w:r>
    </w:p>
    <w:p w14:paraId="7350583D" w14:textId="77777777" w:rsidR="00FE30F9" w:rsidRPr="007F7B2E" w:rsidRDefault="00FE30F9" w:rsidP="00FE30F9">
      <w:pPr>
        <w:widowControl w:val="0"/>
        <w:autoSpaceDE w:val="0"/>
        <w:autoSpaceDN w:val="0"/>
        <w:adjustRightInd w:val="0"/>
        <w:spacing w:after="0" w:line="240" w:lineRule="auto"/>
        <w:rPr>
          <w:rFonts w:ascii="Times New Roman" w:hAnsi="Times New Roman"/>
          <w:b/>
          <w:sz w:val="24"/>
          <w:szCs w:val="24"/>
        </w:rPr>
      </w:pPr>
    </w:p>
    <w:p w14:paraId="6C562341" w14:textId="77777777" w:rsidR="00FE30F9" w:rsidRPr="007F7B2E" w:rsidRDefault="00FE30F9" w:rsidP="00FE30F9">
      <w:pPr>
        <w:rPr>
          <w:rFonts w:ascii="Times New Roman" w:hAnsi="Times New Roman"/>
          <w:b/>
        </w:rPr>
      </w:pPr>
      <w:r w:rsidRPr="007F7B2E">
        <w:rPr>
          <w:rFonts w:ascii="Times New Roman" w:hAnsi="Times New Roman"/>
          <w:b/>
        </w:rPr>
        <w:t>Details</w:t>
      </w:r>
    </w:p>
    <w:p w14:paraId="3F9361A2" w14:textId="77777777" w:rsidR="00FE30F9" w:rsidRPr="007F7B2E" w:rsidRDefault="00FE30F9" w:rsidP="00FE30F9">
      <w:pPr>
        <w:spacing w:after="0"/>
        <w:rPr>
          <w:rFonts w:ascii="Times New Roman" w:hAnsi="Times New Roman"/>
        </w:rPr>
      </w:pPr>
      <w:r w:rsidRPr="007F7B2E">
        <w:rPr>
          <w:rFonts w:ascii="Times New Roman" w:hAnsi="Times New Roman"/>
        </w:rPr>
        <w:t xml:space="preserve">Container: For each File Loop </w:t>
      </w:r>
    </w:p>
    <w:p w14:paraId="141568C8" w14:textId="77777777" w:rsidR="00FE30F9" w:rsidRPr="007F7B2E" w:rsidRDefault="00FE30F9" w:rsidP="00FE30F9">
      <w:pPr>
        <w:spacing w:after="0"/>
        <w:rPr>
          <w:rFonts w:ascii="Times New Roman" w:hAnsi="Times New Roman"/>
        </w:rPr>
      </w:pPr>
      <w:r w:rsidRPr="007F7B2E">
        <w:rPr>
          <w:rFonts w:ascii="Times New Roman" w:hAnsi="Times New Roman"/>
        </w:rPr>
        <w:t xml:space="preserve">                   Precedence Constraint - Completion</w:t>
      </w:r>
    </w:p>
    <w:p w14:paraId="14618DD6" w14:textId="6E84E63B" w:rsidR="00FE30F9" w:rsidRDefault="00FE30F9" w:rsidP="00FE30F9">
      <w:pPr>
        <w:spacing w:after="0"/>
        <w:ind w:left="1080"/>
        <w:rPr>
          <w:rFonts w:ascii="Times New Roman" w:hAnsi="Times New Roman"/>
        </w:rPr>
      </w:pPr>
      <w:r w:rsidRPr="007F7B2E">
        <w:rPr>
          <w:rFonts w:ascii="Times New Roman" w:hAnsi="Times New Roman"/>
        </w:rPr>
        <w:t xml:space="preserve">Folder: </w:t>
      </w:r>
      <w:hyperlink r:id="rId78" w:history="1">
        <w:r w:rsidRPr="00FE30F9">
          <w:rPr>
            <w:rStyle w:val="Hyperlink"/>
            <w:rFonts w:ascii="Times New Roman" w:hAnsi="Times New Roman"/>
          </w:rPr>
          <w:t>\\UVAADADSQL50CCO\data\coaching\Outliers\Decrypt_out\</w:t>
        </w:r>
      </w:hyperlink>
      <w:r>
        <w:rPr>
          <w:rFonts w:ascii="Times New Roman" w:hAnsi="Times New Roman"/>
        </w:rPr>
        <w:t xml:space="preserve"> Derived from Expression for Foreach File enumerator</w:t>
      </w:r>
    </w:p>
    <w:p w14:paraId="7D8B01A9" w14:textId="77777777" w:rsidR="00FE30F9" w:rsidRDefault="00FE30F9" w:rsidP="00FE30F9">
      <w:pPr>
        <w:spacing w:after="0"/>
        <w:ind w:left="1080"/>
        <w:rPr>
          <w:rFonts w:ascii="Times New Roman" w:hAnsi="Times New Roman"/>
        </w:rPr>
      </w:pPr>
      <w:r>
        <w:rPr>
          <w:noProof/>
        </w:rPr>
        <w:drawing>
          <wp:inline distT="0" distB="0" distL="0" distR="0" wp14:anchorId="68925F02" wp14:editId="5253B3C1">
            <wp:extent cx="4151376" cy="914400"/>
            <wp:effectExtent l="0" t="0" r="190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79"/>
                    <a:stretch>
                      <a:fillRect/>
                    </a:stretch>
                  </pic:blipFill>
                  <pic:spPr>
                    <a:xfrm>
                      <a:off x="0" y="0"/>
                      <a:ext cx="4151376" cy="914400"/>
                    </a:xfrm>
                    <a:prstGeom prst="rect">
                      <a:avLst/>
                    </a:prstGeom>
                  </pic:spPr>
                </pic:pic>
              </a:graphicData>
            </a:graphic>
          </wp:inline>
        </w:drawing>
      </w:r>
    </w:p>
    <w:p w14:paraId="58CBB611" w14:textId="77777777" w:rsidR="00FE30F9" w:rsidRPr="007F7B2E" w:rsidRDefault="00FE30F9" w:rsidP="00FE30F9">
      <w:pPr>
        <w:spacing w:after="0"/>
        <w:ind w:left="1080"/>
        <w:rPr>
          <w:rFonts w:ascii="Times New Roman" w:hAnsi="Times New Roman"/>
        </w:rPr>
      </w:pPr>
      <w:r w:rsidRPr="007F7B2E">
        <w:rPr>
          <w:rFonts w:ascii="Times New Roman" w:hAnsi="Times New Roman"/>
        </w:rPr>
        <w:t xml:space="preserve">Files: </w:t>
      </w:r>
      <w:r w:rsidRPr="00D607CF">
        <w:rPr>
          <w:rFonts w:ascii="Times New Roman" w:hAnsi="Times New Roman"/>
        </w:rPr>
        <w:t>eCL_*.</w:t>
      </w:r>
      <w:proofErr w:type="spellStart"/>
      <w:r w:rsidRPr="00D607CF">
        <w:rPr>
          <w:rFonts w:ascii="Times New Roman" w:hAnsi="Times New Roman"/>
        </w:rPr>
        <w:t>xls</w:t>
      </w:r>
      <w:proofErr w:type="spellEnd"/>
      <w:r w:rsidRPr="00D607CF">
        <w:rPr>
          <w:rFonts w:ascii="Times New Roman" w:hAnsi="Times New Roman"/>
        </w:rPr>
        <w:t>*</w:t>
      </w:r>
    </w:p>
    <w:p w14:paraId="1A1485D1" w14:textId="77777777" w:rsidR="00FE30F9" w:rsidRPr="007F7B2E" w:rsidRDefault="00FE30F9" w:rsidP="00FE30F9">
      <w:pPr>
        <w:spacing w:after="0"/>
        <w:ind w:left="1080"/>
        <w:rPr>
          <w:rFonts w:ascii="Times New Roman" w:hAnsi="Times New Roman"/>
        </w:rPr>
      </w:pPr>
      <w:r w:rsidRPr="007F7B2E">
        <w:rPr>
          <w:rFonts w:ascii="Times New Roman" w:hAnsi="Times New Roman"/>
        </w:rPr>
        <w:lastRenderedPageBreak/>
        <w:t>Retrieve file name: Name and Extension</w:t>
      </w:r>
    </w:p>
    <w:p w14:paraId="205E5C06" w14:textId="77777777" w:rsidR="00FE30F9" w:rsidRPr="007F7B2E" w:rsidRDefault="00FE30F9" w:rsidP="00FE30F9">
      <w:pPr>
        <w:spacing w:after="0"/>
        <w:ind w:left="1080"/>
        <w:rPr>
          <w:rFonts w:ascii="Times New Roman" w:hAnsi="Times New Roman"/>
        </w:rPr>
      </w:pPr>
    </w:p>
    <w:p w14:paraId="5EFD1564" w14:textId="77777777" w:rsidR="00FE30F9" w:rsidRPr="007F7B2E" w:rsidRDefault="00FE30F9" w:rsidP="00FE30F9">
      <w:pPr>
        <w:numPr>
          <w:ilvl w:val="0"/>
          <w:numId w:val="46"/>
        </w:numPr>
        <w:contextualSpacing/>
        <w:rPr>
          <w:rFonts w:ascii="Times New Roman" w:hAnsi="Times New Roman"/>
        </w:rPr>
      </w:pPr>
      <w:r>
        <w:rPr>
          <w:rFonts w:ascii="Times New Roman" w:hAnsi="Times New Roman"/>
        </w:rPr>
        <w:t>SQL</w:t>
      </w:r>
      <w:r w:rsidRPr="007F7B2E">
        <w:rPr>
          <w:rFonts w:ascii="Times New Roman" w:hAnsi="Times New Roman"/>
        </w:rPr>
        <w:t xml:space="preserve"> task – </w:t>
      </w:r>
      <w:r>
        <w:rPr>
          <w:rFonts w:ascii="Times New Roman" w:hAnsi="Times New Roman"/>
        </w:rPr>
        <w:t>Fetch Contacts</w:t>
      </w:r>
      <w:r w:rsidRPr="007F7B2E">
        <w:rPr>
          <w:rFonts w:ascii="Times New Roman" w:hAnsi="Times New Roman"/>
        </w:rPr>
        <w:t xml:space="preserve"> </w:t>
      </w:r>
    </w:p>
    <w:p w14:paraId="2E2A748C" w14:textId="77777777" w:rsidR="00FE30F9" w:rsidRDefault="00FE30F9" w:rsidP="00FE30F9">
      <w:pPr>
        <w:widowControl w:val="0"/>
        <w:autoSpaceDE w:val="0"/>
        <w:autoSpaceDN w:val="0"/>
        <w:adjustRightInd w:val="0"/>
        <w:spacing w:after="0" w:line="240" w:lineRule="auto"/>
        <w:ind w:left="1440"/>
        <w:rPr>
          <w:rFonts w:ascii="Times New Roman" w:hAnsi="Times New Roman"/>
          <w:noProof/>
        </w:rPr>
      </w:pPr>
      <w:r>
        <w:rPr>
          <w:rFonts w:ascii="Times New Roman" w:hAnsi="Times New Roman"/>
          <w:noProof/>
        </w:rPr>
        <w:t>General</w:t>
      </w:r>
    </w:p>
    <w:p w14:paraId="2DC5E2D2" w14:textId="77777777" w:rsidR="00FE30F9" w:rsidRDefault="00FE30F9" w:rsidP="00FE30F9">
      <w:pPr>
        <w:widowControl w:val="0"/>
        <w:autoSpaceDE w:val="0"/>
        <w:autoSpaceDN w:val="0"/>
        <w:adjustRightInd w:val="0"/>
        <w:spacing w:after="0" w:line="240" w:lineRule="auto"/>
        <w:ind w:left="2160"/>
        <w:rPr>
          <w:rFonts w:ascii="Times New Roman" w:hAnsi="Times New Roman"/>
          <w:noProof/>
        </w:rPr>
      </w:pPr>
      <w:r>
        <w:rPr>
          <w:rFonts w:ascii="Times New Roman" w:hAnsi="Times New Roman"/>
          <w:noProof/>
        </w:rPr>
        <w:t>Result Set – Single Row</w:t>
      </w:r>
    </w:p>
    <w:p w14:paraId="1B9B6277" w14:textId="77777777" w:rsidR="00FE30F9" w:rsidRDefault="00FE30F9" w:rsidP="00FE30F9">
      <w:pPr>
        <w:widowControl w:val="0"/>
        <w:autoSpaceDE w:val="0"/>
        <w:autoSpaceDN w:val="0"/>
        <w:adjustRightInd w:val="0"/>
        <w:spacing w:after="0" w:line="240" w:lineRule="auto"/>
        <w:ind w:left="2160"/>
        <w:rPr>
          <w:rFonts w:ascii="Times New Roman" w:hAnsi="Times New Roman"/>
          <w:noProof/>
        </w:rPr>
      </w:pPr>
      <w:r>
        <w:rPr>
          <w:rFonts w:ascii="Times New Roman" w:hAnsi="Times New Roman"/>
          <w:noProof/>
        </w:rPr>
        <w:t>Connection Type – OLE DB</w:t>
      </w:r>
    </w:p>
    <w:p w14:paraId="331D3058" w14:textId="77777777" w:rsidR="00FE30F9" w:rsidRDefault="00FE30F9" w:rsidP="00FE30F9">
      <w:pPr>
        <w:widowControl w:val="0"/>
        <w:autoSpaceDE w:val="0"/>
        <w:autoSpaceDN w:val="0"/>
        <w:adjustRightInd w:val="0"/>
        <w:spacing w:after="0" w:line="240" w:lineRule="auto"/>
        <w:ind w:left="2160"/>
        <w:rPr>
          <w:rFonts w:ascii="Times New Roman" w:hAnsi="Times New Roman"/>
          <w:noProof/>
        </w:rPr>
      </w:pPr>
      <w:r>
        <w:rPr>
          <w:rFonts w:ascii="Times New Roman" w:hAnsi="Times New Roman"/>
          <w:noProof/>
        </w:rPr>
        <w:t>Connection – destinationdb</w:t>
      </w:r>
    </w:p>
    <w:p w14:paraId="01D473E4"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Pr>
          <w:rFonts w:ascii="Times New Roman" w:hAnsi="Times New Roman"/>
          <w:noProof/>
        </w:rPr>
        <w:t xml:space="preserve">SQL Statement - </w:t>
      </w:r>
      <w:r w:rsidRPr="006B3A27">
        <w:rPr>
          <w:rFonts w:ascii="Times New Roman" w:hAnsi="Times New Roman"/>
          <w:noProof/>
        </w:rPr>
        <w:t xml:space="preserve">Declare @FileName nvarchar(100) </w:t>
      </w:r>
    </w:p>
    <w:p w14:paraId="4E6EB616"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p>
    <w:p w14:paraId="084C560B"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SELECT TOP 1 PrimaryPOC, SecondaryPOC FROM</w:t>
      </w:r>
    </w:p>
    <w:p w14:paraId="738DABA0"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(SELECT TOP 1 PrimaryPOC, SecondaryPOC FROM [EC].[Feed_Contacts]</w:t>
      </w:r>
    </w:p>
    <w:p w14:paraId="1CFE0BD8"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WHERE CHARINDEX([ReportCode], ? ) &gt; 0</w:t>
      </w:r>
    </w:p>
    <w:p w14:paraId="5919148A"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UNION ALL</w:t>
      </w:r>
    </w:p>
    <w:p w14:paraId="3235DF61" w14:textId="77777777" w:rsidR="00FE30F9" w:rsidRPr="006B3A27"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SELECT DISTINCT 'Unknown' AS PrimaryPOC, 'Unknown'  AS SecondaryPOC FROM [EC].[Feed_Contacts]) pocs</w:t>
      </w:r>
    </w:p>
    <w:p w14:paraId="57C75FA2" w14:textId="77777777" w:rsidR="00FE30F9" w:rsidRDefault="00FE30F9" w:rsidP="00FE30F9">
      <w:pPr>
        <w:widowControl w:val="0"/>
        <w:autoSpaceDE w:val="0"/>
        <w:autoSpaceDN w:val="0"/>
        <w:adjustRightInd w:val="0"/>
        <w:spacing w:after="0" w:line="240" w:lineRule="auto"/>
        <w:ind w:left="2160"/>
        <w:rPr>
          <w:rFonts w:ascii="Times New Roman" w:hAnsi="Times New Roman"/>
          <w:noProof/>
        </w:rPr>
      </w:pPr>
      <w:r w:rsidRPr="006B3A27">
        <w:rPr>
          <w:rFonts w:ascii="Times New Roman" w:hAnsi="Times New Roman"/>
          <w:noProof/>
        </w:rPr>
        <w:t>ORDER BY CASE WHEN PrimaryPOC = 'Unknown' THEN 2 ELSE 1 END</w:t>
      </w:r>
    </w:p>
    <w:p w14:paraId="16ACAA10" w14:textId="77777777" w:rsidR="00FE30F9" w:rsidRDefault="00FE30F9" w:rsidP="00FE30F9">
      <w:pPr>
        <w:widowControl w:val="0"/>
        <w:autoSpaceDE w:val="0"/>
        <w:autoSpaceDN w:val="0"/>
        <w:adjustRightInd w:val="0"/>
        <w:spacing w:after="0" w:line="240" w:lineRule="auto"/>
        <w:rPr>
          <w:rFonts w:ascii="Times New Roman" w:hAnsi="Times New Roman"/>
          <w:noProof/>
        </w:rPr>
      </w:pPr>
      <w:r>
        <w:rPr>
          <w:rFonts w:ascii="Times New Roman" w:hAnsi="Times New Roman"/>
          <w:noProof/>
        </w:rPr>
        <w:t xml:space="preserve">                        </w:t>
      </w:r>
    </w:p>
    <w:p w14:paraId="7904E3FA" w14:textId="77777777" w:rsidR="00FE30F9" w:rsidRDefault="00FE30F9" w:rsidP="00FE30F9">
      <w:pPr>
        <w:widowControl w:val="0"/>
        <w:autoSpaceDE w:val="0"/>
        <w:autoSpaceDN w:val="0"/>
        <w:adjustRightInd w:val="0"/>
        <w:spacing w:after="0" w:line="240" w:lineRule="auto"/>
        <w:rPr>
          <w:rFonts w:ascii="Times New Roman" w:hAnsi="Times New Roman"/>
          <w:noProof/>
        </w:rPr>
      </w:pPr>
      <w:r>
        <w:rPr>
          <w:rFonts w:ascii="Times New Roman" w:hAnsi="Times New Roman"/>
          <w:noProof/>
        </w:rPr>
        <w:t xml:space="preserve">    Parameter Mapping</w:t>
      </w:r>
    </w:p>
    <w:p w14:paraId="4BAAE88D" w14:textId="77777777" w:rsidR="00FE30F9" w:rsidRPr="007F7B2E" w:rsidRDefault="00FE30F9" w:rsidP="00FE30F9">
      <w:pPr>
        <w:widowControl w:val="0"/>
        <w:autoSpaceDE w:val="0"/>
        <w:autoSpaceDN w:val="0"/>
        <w:adjustRightInd w:val="0"/>
        <w:spacing w:after="0" w:line="240" w:lineRule="auto"/>
        <w:rPr>
          <w:rFonts w:ascii="Times New Roman" w:hAnsi="Times New Roman"/>
          <w:sz w:val="24"/>
          <w:szCs w:val="24"/>
        </w:rPr>
      </w:pPr>
      <w:r>
        <w:rPr>
          <w:rFonts w:ascii="Times New Roman" w:hAnsi="Times New Roman"/>
          <w:noProof/>
        </w:rPr>
        <w:t xml:space="preserve">                 </w:t>
      </w:r>
    </w:p>
    <w:tbl>
      <w:tblPr>
        <w:tblStyle w:val="TableGrid"/>
        <w:tblW w:w="0" w:type="auto"/>
        <w:tblLook w:val="04A0" w:firstRow="1" w:lastRow="0" w:firstColumn="1" w:lastColumn="0" w:noHBand="0" w:noVBand="1"/>
      </w:tblPr>
      <w:tblGrid>
        <w:gridCol w:w="2109"/>
        <w:gridCol w:w="1866"/>
        <w:gridCol w:w="1868"/>
        <w:gridCol w:w="1867"/>
        <w:gridCol w:w="1866"/>
      </w:tblGrid>
      <w:tr w:rsidR="00FE30F9" w14:paraId="608181C6" w14:textId="77777777" w:rsidTr="00B61486">
        <w:tc>
          <w:tcPr>
            <w:tcW w:w="1870" w:type="dxa"/>
          </w:tcPr>
          <w:p w14:paraId="76A85770"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Variable Name</w:t>
            </w:r>
          </w:p>
        </w:tc>
        <w:tc>
          <w:tcPr>
            <w:tcW w:w="1870" w:type="dxa"/>
          </w:tcPr>
          <w:p w14:paraId="332F6B4F"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Direction</w:t>
            </w:r>
          </w:p>
        </w:tc>
        <w:tc>
          <w:tcPr>
            <w:tcW w:w="1870" w:type="dxa"/>
          </w:tcPr>
          <w:p w14:paraId="3D3486D9"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Data Type</w:t>
            </w:r>
          </w:p>
        </w:tc>
        <w:tc>
          <w:tcPr>
            <w:tcW w:w="1870" w:type="dxa"/>
          </w:tcPr>
          <w:p w14:paraId="232601CF"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Parameter Name</w:t>
            </w:r>
          </w:p>
        </w:tc>
        <w:tc>
          <w:tcPr>
            <w:tcW w:w="1870" w:type="dxa"/>
          </w:tcPr>
          <w:p w14:paraId="042026EA"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Parameter Size</w:t>
            </w:r>
          </w:p>
        </w:tc>
      </w:tr>
      <w:tr w:rsidR="00FE30F9" w14:paraId="011E1DCE" w14:textId="77777777" w:rsidTr="00B61486">
        <w:tc>
          <w:tcPr>
            <w:tcW w:w="1870" w:type="dxa"/>
          </w:tcPr>
          <w:p w14:paraId="635C6D8E"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User::</w:t>
            </w:r>
            <w:proofErr w:type="spellStart"/>
            <w:r>
              <w:rPr>
                <w:rFonts w:ascii="Times New Roman" w:hAnsi="Times New Roman"/>
                <w:sz w:val="24"/>
                <w:szCs w:val="24"/>
              </w:rPr>
              <w:t>VarFileName</w:t>
            </w:r>
            <w:proofErr w:type="spellEnd"/>
          </w:p>
        </w:tc>
        <w:tc>
          <w:tcPr>
            <w:tcW w:w="1870" w:type="dxa"/>
          </w:tcPr>
          <w:p w14:paraId="6BE3DE9D"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Input</w:t>
            </w:r>
          </w:p>
        </w:tc>
        <w:tc>
          <w:tcPr>
            <w:tcW w:w="1870" w:type="dxa"/>
          </w:tcPr>
          <w:p w14:paraId="1FE01ACF"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NVARCHAR</w:t>
            </w:r>
          </w:p>
        </w:tc>
        <w:tc>
          <w:tcPr>
            <w:tcW w:w="1870" w:type="dxa"/>
          </w:tcPr>
          <w:p w14:paraId="73712EB8"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@FileName</w:t>
            </w:r>
          </w:p>
        </w:tc>
        <w:tc>
          <w:tcPr>
            <w:tcW w:w="1870" w:type="dxa"/>
          </w:tcPr>
          <w:p w14:paraId="581A3989"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100</w:t>
            </w:r>
          </w:p>
        </w:tc>
      </w:tr>
    </w:tbl>
    <w:p w14:paraId="7B6A23ED" w14:textId="77777777" w:rsidR="00FE30F9" w:rsidRPr="007F7B2E" w:rsidRDefault="00FE30F9" w:rsidP="00FE30F9">
      <w:pPr>
        <w:widowControl w:val="0"/>
        <w:autoSpaceDE w:val="0"/>
        <w:autoSpaceDN w:val="0"/>
        <w:adjustRightInd w:val="0"/>
        <w:spacing w:after="0" w:line="240" w:lineRule="auto"/>
        <w:rPr>
          <w:rFonts w:ascii="Times New Roman" w:hAnsi="Times New Roman"/>
          <w:sz w:val="24"/>
          <w:szCs w:val="24"/>
        </w:rPr>
      </w:pPr>
    </w:p>
    <w:p w14:paraId="31F12EDD" w14:textId="77777777" w:rsidR="00FE30F9" w:rsidRDefault="00FE30F9" w:rsidP="00FE30F9">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Result Set</w:t>
      </w:r>
    </w:p>
    <w:p w14:paraId="0C9FABBB" w14:textId="77777777" w:rsidR="00FE30F9" w:rsidRDefault="00FE30F9" w:rsidP="00FE30F9">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4675"/>
        <w:gridCol w:w="4675"/>
      </w:tblGrid>
      <w:tr w:rsidR="00FE30F9" w14:paraId="702A9BBC" w14:textId="77777777" w:rsidTr="00B61486">
        <w:tc>
          <w:tcPr>
            <w:tcW w:w="4675" w:type="dxa"/>
          </w:tcPr>
          <w:p w14:paraId="648BD76F"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Result Name</w:t>
            </w:r>
          </w:p>
        </w:tc>
        <w:tc>
          <w:tcPr>
            <w:tcW w:w="4675" w:type="dxa"/>
          </w:tcPr>
          <w:p w14:paraId="63D4A77F"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Variable Name</w:t>
            </w:r>
          </w:p>
        </w:tc>
      </w:tr>
      <w:tr w:rsidR="00FE30F9" w14:paraId="38EFE44D" w14:textId="77777777" w:rsidTr="00B61486">
        <w:tc>
          <w:tcPr>
            <w:tcW w:w="4675" w:type="dxa"/>
          </w:tcPr>
          <w:p w14:paraId="2DA56B04"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proofErr w:type="spellStart"/>
            <w:r>
              <w:rPr>
                <w:rFonts w:ascii="Times New Roman" w:hAnsi="Times New Roman"/>
                <w:sz w:val="24"/>
                <w:szCs w:val="24"/>
              </w:rPr>
              <w:t>PrimaryPOC</w:t>
            </w:r>
            <w:proofErr w:type="spellEnd"/>
          </w:p>
        </w:tc>
        <w:tc>
          <w:tcPr>
            <w:tcW w:w="4675" w:type="dxa"/>
          </w:tcPr>
          <w:p w14:paraId="3E074BB3"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sidRPr="006B3A27">
              <w:rPr>
                <w:rFonts w:ascii="Times New Roman" w:hAnsi="Times New Roman"/>
                <w:sz w:val="24"/>
                <w:szCs w:val="24"/>
              </w:rPr>
              <w:t>User::FeedNotificationPOC1</w:t>
            </w:r>
          </w:p>
        </w:tc>
      </w:tr>
      <w:tr w:rsidR="00FE30F9" w14:paraId="6600A274" w14:textId="77777777" w:rsidTr="00B61486">
        <w:tc>
          <w:tcPr>
            <w:tcW w:w="4675" w:type="dxa"/>
          </w:tcPr>
          <w:p w14:paraId="66162261"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proofErr w:type="spellStart"/>
            <w:r>
              <w:rPr>
                <w:rFonts w:ascii="Times New Roman" w:hAnsi="Times New Roman"/>
                <w:sz w:val="24"/>
                <w:szCs w:val="24"/>
              </w:rPr>
              <w:t>SecondaryPOC</w:t>
            </w:r>
            <w:proofErr w:type="spellEnd"/>
          </w:p>
        </w:tc>
        <w:tc>
          <w:tcPr>
            <w:tcW w:w="4675" w:type="dxa"/>
          </w:tcPr>
          <w:p w14:paraId="7A31DD38" w14:textId="77777777" w:rsidR="00FE30F9" w:rsidRDefault="00FE30F9" w:rsidP="00B61486">
            <w:pPr>
              <w:widowControl w:val="0"/>
              <w:autoSpaceDE w:val="0"/>
              <w:autoSpaceDN w:val="0"/>
              <w:adjustRightInd w:val="0"/>
              <w:spacing w:after="0" w:line="240" w:lineRule="auto"/>
              <w:rPr>
                <w:rFonts w:ascii="Times New Roman" w:hAnsi="Times New Roman"/>
                <w:sz w:val="24"/>
                <w:szCs w:val="24"/>
              </w:rPr>
            </w:pPr>
            <w:r w:rsidRPr="006B3A27">
              <w:rPr>
                <w:rFonts w:ascii="Times New Roman" w:hAnsi="Times New Roman"/>
                <w:sz w:val="24"/>
                <w:szCs w:val="24"/>
              </w:rPr>
              <w:t>User::FeedNotificationPOC</w:t>
            </w:r>
            <w:r>
              <w:rPr>
                <w:rFonts w:ascii="Times New Roman" w:hAnsi="Times New Roman"/>
                <w:sz w:val="24"/>
                <w:szCs w:val="24"/>
              </w:rPr>
              <w:t>2</w:t>
            </w:r>
          </w:p>
        </w:tc>
      </w:tr>
    </w:tbl>
    <w:p w14:paraId="416538BF" w14:textId="77777777" w:rsidR="00FE30F9" w:rsidRPr="007F7B2E" w:rsidRDefault="00FE30F9" w:rsidP="00FE30F9">
      <w:pPr>
        <w:widowControl w:val="0"/>
        <w:autoSpaceDE w:val="0"/>
        <w:autoSpaceDN w:val="0"/>
        <w:adjustRightInd w:val="0"/>
        <w:spacing w:after="0" w:line="240" w:lineRule="auto"/>
        <w:rPr>
          <w:rFonts w:ascii="Times New Roman" w:hAnsi="Times New Roman"/>
          <w:sz w:val="24"/>
          <w:szCs w:val="24"/>
        </w:rPr>
      </w:pPr>
    </w:p>
    <w:p w14:paraId="633ED3D9" w14:textId="77777777" w:rsidR="00FE30F9" w:rsidRPr="007F7B2E" w:rsidRDefault="00FE30F9" w:rsidP="00FE30F9">
      <w:pPr>
        <w:widowControl w:val="0"/>
        <w:autoSpaceDE w:val="0"/>
        <w:autoSpaceDN w:val="0"/>
        <w:adjustRightInd w:val="0"/>
        <w:spacing w:after="0" w:line="240" w:lineRule="auto"/>
        <w:ind w:left="360"/>
        <w:rPr>
          <w:rFonts w:ascii="Times New Roman" w:hAnsi="Times New Roman"/>
        </w:rPr>
      </w:pPr>
    </w:p>
    <w:p w14:paraId="7C520B36" w14:textId="77777777" w:rsidR="00FE30F9" w:rsidRPr="007F7B2E" w:rsidRDefault="00FE30F9" w:rsidP="00FE30F9">
      <w:pPr>
        <w:widowControl w:val="0"/>
        <w:autoSpaceDE w:val="0"/>
        <w:autoSpaceDN w:val="0"/>
        <w:adjustRightInd w:val="0"/>
        <w:spacing w:after="0" w:line="240" w:lineRule="auto"/>
        <w:ind w:left="360"/>
        <w:rPr>
          <w:rFonts w:ascii="Times New Roman" w:hAnsi="Times New Roman"/>
          <w:sz w:val="24"/>
          <w:szCs w:val="24"/>
        </w:rPr>
      </w:pPr>
    </w:p>
    <w:p w14:paraId="72851F95" w14:textId="77777777" w:rsidR="00FE30F9" w:rsidRPr="007F7B2E" w:rsidRDefault="00FE30F9" w:rsidP="00FE30F9">
      <w:pPr>
        <w:widowControl w:val="0"/>
        <w:autoSpaceDE w:val="0"/>
        <w:autoSpaceDN w:val="0"/>
        <w:adjustRightInd w:val="0"/>
        <w:spacing w:after="0" w:line="240" w:lineRule="auto"/>
        <w:ind w:left="360"/>
        <w:rPr>
          <w:rFonts w:ascii="Times New Roman" w:hAnsi="Times New Roman"/>
          <w:sz w:val="24"/>
          <w:szCs w:val="24"/>
        </w:rPr>
      </w:pPr>
    </w:p>
    <w:p w14:paraId="781998D4" w14:textId="77777777" w:rsidR="00FE30F9" w:rsidRPr="007F7B2E" w:rsidRDefault="00FE30F9" w:rsidP="00FE30F9">
      <w:pPr>
        <w:numPr>
          <w:ilvl w:val="0"/>
          <w:numId w:val="46"/>
        </w:numPr>
        <w:contextualSpacing/>
        <w:rPr>
          <w:rFonts w:ascii="Times New Roman" w:hAnsi="Times New Roman"/>
        </w:rPr>
      </w:pPr>
      <w:r>
        <w:rPr>
          <w:rFonts w:ascii="Times New Roman" w:hAnsi="Times New Roman"/>
        </w:rPr>
        <w:t>Send Mail Task</w:t>
      </w:r>
      <w:r w:rsidRPr="007F7B2E">
        <w:rPr>
          <w:rFonts w:ascii="Times New Roman" w:hAnsi="Times New Roman"/>
        </w:rPr>
        <w:t xml:space="preserve"> </w:t>
      </w:r>
      <w:r>
        <w:rPr>
          <w:rFonts w:ascii="Times New Roman" w:hAnsi="Times New Roman"/>
        </w:rPr>
        <w:t>–</w:t>
      </w:r>
      <w:r w:rsidRPr="007F7B2E">
        <w:rPr>
          <w:rFonts w:ascii="Times New Roman" w:hAnsi="Times New Roman"/>
        </w:rPr>
        <w:t xml:space="preserve"> </w:t>
      </w:r>
      <w:r>
        <w:rPr>
          <w:rFonts w:ascii="Times New Roman" w:hAnsi="Times New Roman"/>
        </w:rPr>
        <w:t>Send Notification</w:t>
      </w:r>
    </w:p>
    <w:tbl>
      <w:tblPr>
        <w:tblStyle w:val="TableGrid"/>
        <w:tblW w:w="0" w:type="auto"/>
        <w:tblInd w:w="720" w:type="dxa"/>
        <w:tblLook w:val="04A0" w:firstRow="1" w:lastRow="0" w:firstColumn="1" w:lastColumn="0" w:noHBand="0" w:noVBand="1"/>
      </w:tblPr>
      <w:tblGrid>
        <w:gridCol w:w="2151"/>
        <w:gridCol w:w="2221"/>
        <w:gridCol w:w="2838"/>
      </w:tblGrid>
      <w:tr w:rsidR="00FE30F9" w14:paraId="7C5F9B90" w14:textId="77777777" w:rsidTr="00B61486">
        <w:tc>
          <w:tcPr>
            <w:tcW w:w="2151" w:type="dxa"/>
          </w:tcPr>
          <w:p w14:paraId="0908E70B" w14:textId="77777777" w:rsidR="00FE30F9" w:rsidRDefault="00FE30F9" w:rsidP="00B61486">
            <w:pPr>
              <w:rPr>
                <w:rFonts w:ascii="Times New Roman" w:hAnsi="Times New Roman"/>
              </w:rPr>
            </w:pPr>
            <w:r>
              <w:rPr>
                <w:rFonts w:ascii="Times New Roman" w:hAnsi="Times New Roman"/>
              </w:rPr>
              <w:t>Property</w:t>
            </w:r>
          </w:p>
        </w:tc>
        <w:tc>
          <w:tcPr>
            <w:tcW w:w="2221" w:type="dxa"/>
          </w:tcPr>
          <w:p w14:paraId="3594455F" w14:textId="77777777" w:rsidR="00FE30F9" w:rsidRDefault="00FE30F9" w:rsidP="00B61486">
            <w:pPr>
              <w:rPr>
                <w:rFonts w:ascii="Times New Roman" w:hAnsi="Times New Roman"/>
              </w:rPr>
            </w:pPr>
            <w:r>
              <w:rPr>
                <w:rFonts w:ascii="Times New Roman" w:hAnsi="Times New Roman"/>
              </w:rPr>
              <w:t>Source</w:t>
            </w:r>
          </w:p>
        </w:tc>
        <w:tc>
          <w:tcPr>
            <w:tcW w:w="2838" w:type="dxa"/>
          </w:tcPr>
          <w:p w14:paraId="14362614" w14:textId="77777777" w:rsidR="00FE30F9" w:rsidRDefault="00FE30F9" w:rsidP="00B61486">
            <w:pPr>
              <w:rPr>
                <w:rFonts w:ascii="Times New Roman" w:hAnsi="Times New Roman"/>
              </w:rPr>
            </w:pPr>
            <w:r>
              <w:rPr>
                <w:rFonts w:ascii="Times New Roman" w:hAnsi="Times New Roman"/>
              </w:rPr>
              <w:t>Expression/Value</w:t>
            </w:r>
          </w:p>
        </w:tc>
      </w:tr>
      <w:tr w:rsidR="00FE30F9" w14:paraId="22C8E9DD" w14:textId="77777777" w:rsidTr="00B61486">
        <w:tc>
          <w:tcPr>
            <w:tcW w:w="2151" w:type="dxa"/>
          </w:tcPr>
          <w:p w14:paraId="7ADFDC65" w14:textId="77777777" w:rsidR="00FE30F9" w:rsidRDefault="00FE30F9" w:rsidP="00B61486">
            <w:pPr>
              <w:rPr>
                <w:rFonts w:ascii="Times New Roman" w:hAnsi="Times New Roman"/>
              </w:rPr>
            </w:pPr>
            <w:proofErr w:type="spellStart"/>
            <w:r>
              <w:rPr>
                <w:rFonts w:ascii="Times New Roman" w:hAnsi="Times New Roman"/>
              </w:rPr>
              <w:t>SmtpConnection</w:t>
            </w:r>
            <w:proofErr w:type="spellEnd"/>
          </w:p>
        </w:tc>
        <w:tc>
          <w:tcPr>
            <w:tcW w:w="2221" w:type="dxa"/>
          </w:tcPr>
          <w:p w14:paraId="7916FCE8" w14:textId="77777777" w:rsidR="00FE30F9" w:rsidRDefault="00FE30F9" w:rsidP="00B61486">
            <w:pPr>
              <w:rPr>
                <w:rFonts w:ascii="Times New Roman" w:hAnsi="Times New Roman"/>
              </w:rPr>
            </w:pPr>
            <w:r>
              <w:rPr>
                <w:rFonts w:ascii="Times New Roman" w:hAnsi="Times New Roman"/>
              </w:rPr>
              <w:t>Connection Manager</w:t>
            </w:r>
          </w:p>
        </w:tc>
        <w:tc>
          <w:tcPr>
            <w:tcW w:w="2838" w:type="dxa"/>
          </w:tcPr>
          <w:p w14:paraId="01F157FB" w14:textId="77777777" w:rsidR="00FE30F9" w:rsidRDefault="00FE30F9" w:rsidP="00B61486">
            <w:pPr>
              <w:rPr>
                <w:rFonts w:ascii="Times New Roman" w:hAnsi="Times New Roman"/>
              </w:rPr>
            </w:pPr>
            <w:r w:rsidRPr="004E0728">
              <w:rPr>
                <w:rFonts w:ascii="Times New Roman" w:hAnsi="Times New Roman"/>
              </w:rPr>
              <w:t>SMTP Connection Manager</w:t>
            </w:r>
          </w:p>
        </w:tc>
      </w:tr>
      <w:tr w:rsidR="00FE30F9" w14:paraId="1E2A7E40" w14:textId="77777777" w:rsidTr="00B61486">
        <w:tc>
          <w:tcPr>
            <w:tcW w:w="2151" w:type="dxa"/>
          </w:tcPr>
          <w:p w14:paraId="10C0872D" w14:textId="77777777" w:rsidR="00FE30F9" w:rsidRDefault="00FE30F9" w:rsidP="00B61486">
            <w:pPr>
              <w:rPr>
                <w:rFonts w:ascii="Times New Roman" w:hAnsi="Times New Roman"/>
              </w:rPr>
            </w:pPr>
            <w:r>
              <w:rPr>
                <w:rFonts w:ascii="Times New Roman" w:hAnsi="Times New Roman"/>
              </w:rPr>
              <w:t>From</w:t>
            </w:r>
          </w:p>
        </w:tc>
        <w:tc>
          <w:tcPr>
            <w:tcW w:w="2221" w:type="dxa"/>
          </w:tcPr>
          <w:p w14:paraId="450E8331" w14:textId="77777777" w:rsidR="00FE30F9" w:rsidRDefault="00FE30F9" w:rsidP="00B61486">
            <w:pPr>
              <w:rPr>
                <w:rFonts w:ascii="Times New Roman" w:hAnsi="Times New Roman"/>
              </w:rPr>
            </w:pPr>
            <w:r>
              <w:rPr>
                <w:rFonts w:ascii="Times New Roman" w:hAnsi="Times New Roman"/>
              </w:rPr>
              <w:t>Expression(</w:t>
            </w:r>
            <w:proofErr w:type="spellStart"/>
            <w:r>
              <w:rPr>
                <w:rFonts w:ascii="Times New Roman" w:hAnsi="Times New Roman"/>
              </w:rPr>
              <w:t>FromLine</w:t>
            </w:r>
            <w:proofErr w:type="spellEnd"/>
            <w:r>
              <w:rPr>
                <w:rFonts w:ascii="Times New Roman" w:hAnsi="Times New Roman"/>
              </w:rPr>
              <w:t>)</w:t>
            </w:r>
          </w:p>
        </w:tc>
        <w:tc>
          <w:tcPr>
            <w:tcW w:w="2838" w:type="dxa"/>
          </w:tcPr>
          <w:p w14:paraId="58CBD155" w14:textId="77777777" w:rsidR="00FE30F9" w:rsidRDefault="00FE30F9" w:rsidP="00B61486">
            <w:pPr>
              <w:rPr>
                <w:rFonts w:ascii="Times New Roman" w:hAnsi="Times New Roman"/>
              </w:rPr>
            </w:pPr>
            <w:r w:rsidRPr="004E0728">
              <w:rPr>
                <w:rFonts w:ascii="Times New Roman" w:hAnsi="Times New Roman"/>
              </w:rPr>
              <w:t>"eCoaching" +  @[User::VarDBName] + "@Maximus.com"</w:t>
            </w:r>
          </w:p>
        </w:tc>
      </w:tr>
      <w:tr w:rsidR="00FE30F9" w14:paraId="0B2B75FC" w14:textId="77777777" w:rsidTr="00B61486">
        <w:tc>
          <w:tcPr>
            <w:tcW w:w="2151" w:type="dxa"/>
          </w:tcPr>
          <w:p w14:paraId="5F3A24F4" w14:textId="77777777" w:rsidR="00FE30F9" w:rsidRDefault="00FE30F9" w:rsidP="00B61486">
            <w:pPr>
              <w:rPr>
                <w:rFonts w:ascii="Times New Roman" w:hAnsi="Times New Roman"/>
              </w:rPr>
            </w:pPr>
            <w:r>
              <w:rPr>
                <w:rFonts w:ascii="Times New Roman" w:hAnsi="Times New Roman"/>
              </w:rPr>
              <w:lastRenderedPageBreak/>
              <w:t>To</w:t>
            </w:r>
          </w:p>
        </w:tc>
        <w:tc>
          <w:tcPr>
            <w:tcW w:w="2221" w:type="dxa"/>
          </w:tcPr>
          <w:p w14:paraId="54A89E53" w14:textId="77777777" w:rsidR="00FE30F9" w:rsidRDefault="00FE30F9" w:rsidP="00B61486">
            <w:pPr>
              <w:rPr>
                <w:rFonts w:ascii="Times New Roman" w:hAnsi="Times New Roman"/>
              </w:rPr>
            </w:pPr>
            <w:r w:rsidRPr="00CE62F6">
              <w:rPr>
                <w:rFonts w:ascii="Times New Roman" w:hAnsi="Times New Roman"/>
              </w:rPr>
              <w:t>Expression(</w:t>
            </w:r>
            <w:proofErr w:type="spellStart"/>
            <w:r>
              <w:rPr>
                <w:rFonts w:ascii="Times New Roman" w:hAnsi="Times New Roman"/>
              </w:rPr>
              <w:t>to</w:t>
            </w:r>
            <w:r w:rsidRPr="00CE62F6">
              <w:rPr>
                <w:rFonts w:ascii="Times New Roman" w:hAnsi="Times New Roman"/>
              </w:rPr>
              <w:t>Line</w:t>
            </w:r>
            <w:proofErr w:type="spellEnd"/>
            <w:r w:rsidRPr="00CE62F6">
              <w:rPr>
                <w:rFonts w:ascii="Times New Roman" w:hAnsi="Times New Roman"/>
              </w:rPr>
              <w:t>)</w:t>
            </w:r>
          </w:p>
        </w:tc>
        <w:tc>
          <w:tcPr>
            <w:tcW w:w="2838" w:type="dxa"/>
          </w:tcPr>
          <w:p w14:paraId="63CEAF64" w14:textId="77777777" w:rsidR="00FE30F9" w:rsidRDefault="00FE30F9" w:rsidP="00B61486">
            <w:pPr>
              <w:rPr>
                <w:rFonts w:ascii="Times New Roman" w:hAnsi="Times New Roman"/>
              </w:rPr>
            </w:pPr>
            <w:r w:rsidRPr="00776BD3">
              <w:rPr>
                <w:rFonts w:ascii="Times New Roman" w:hAnsi="Times New Roman"/>
              </w:rPr>
              <w:t>@[User::FeedNotificationTo]</w:t>
            </w:r>
          </w:p>
        </w:tc>
      </w:tr>
      <w:tr w:rsidR="00FE30F9" w14:paraId="666553E6" w14:textId="77777777" w:rsidTr="00B61486">
        <w:tc>
          <w:tcPr>
            <w:tcW w:w="2151" w:type="dxa"/>
          </w:tcPr>
          <w:p w14:paraId="1D59F22E" w14:textId="77777777" w:rsidR="00FE30F9" w:rsidRDefault="00FE30F9" w:rsidP="00B61486">
            <w:pPr>
              <w:rPr>
                <w:rFonts w:ascii="Times New Roman" w:hAnsi="Times New Roman"/>
              </w:rPr>
            </w:pPr>
            <w:r>
              <w:rPr>
                <w:rFonts w:ascii="Times New Roman" w:hAnsi="Times New Roman"/>
              </w:rPr>
              <w:t>Cc</w:t>
            </w:r>
          </w:p>
        </w:tc>
        <w:tc>
          <w:tcPr>
            <w:tcW w:w="2221" w:type="dxa"/>
          </w:tcPr>
          <w:p w14:paraId="1EAC99F1" w14:textId="77777777" w:rsidR="00FE30F9" w:rsidRDefault="00FE30F9" w:rsidP="00B61486">
            <w:pPr>
              <w:rPr>
                <w:rFonts w:ascii="Times New Roman" w:hAnsi="Times New Roman"/>
              </w:rPr>
            </w:pPr>
            <w:r w:rsidRPr="00CE62F6">
              <w:rPr>
                <w:rFonts w:ascii="Times New Roman" w:hAnsi="Times New Roman"/>
              </w:rPr>
              <w:t>Expression(</w:t>
            </w:r>
            <w:proofErr w:type="spellStart"/>
            <w:r>
              <w:rPr>
                <w:rFonts w:ascii="Times New Roman" w:hAnsi="Times New Roman"/>
              </w:rPr>
              <w:t>Cc</w:t>
            </w:r>
            <w:r w:rsidRPr="00CE62F6">
              <w:rPr>
                <w:rFonts w:ascii="Times New Roman" w:hAnsi="Times New Roman"/>
              </w:rPr>
              <w:t>Line</w:t>
            </w:r>
            <w:proofErr w:type="spellEnd"/>
            <w:r w:rsidRPr="00CE62F6">
              <w:rPr>
                <w:rFonts w:ascii="Times New Roman" w:hAnsi="Times New Roman"/>
              </w:rPr>
              <w:t>)</w:t>
            </w:r>
          </w:p>
        </w:tc>
        <w:tc>
          <w:tcPr>
            <w:tcW w:w="2838" w:type="dxa"/>
          </w:tcPr>
          <w:p w14:paraId="5E9A741D" w14:textId="77777777" w:rsidR="00FE30F9" w:rsidRDefault="00FE30F9" w:rsidP="00B61486">
            <w:pPr>
              <w:rPr>
                <w:rFonts w:ascii="Times New Roman" w:hAnsi="Times New Roman"/>
              </w:rPr>
            </w:pPr>
            <w:r w:rsidRPr="004E0728">
              <w:rPr>
                <w:rFonts w:ascii="Times New Roman" w:hAnsi="Times New Roman"/>
              </w:rPr>
              <w:t>@[User::FeedNotificationCc]</w:t>
            </w:r>
          </w:p>
        </w:tc>
      </w:tr>
      <w:tr w:rsidR="00FE30F9" w14:paraId="2014AFE6" w14:textId="77777777" w:rsidTr="00B61486">
        <w:tc>
          <w:tcPr>
            <w:tcW w:w="2151" w:type="dxa"/>
          </w:tcPr>
          <w:p w14:paraId="585096D0" w14:textId="77777777" w:rsidR="00FE30F9" w:rsidRDefault="00FE30F9" w:rsidP="00B61486">
            <w:pPr>
              <w:rPr>
                <w:rFonts w:ascii="Times New Roman" w:hAnsi="Times New Roman"/>
              </w:rPr>
            </w:pPr>
            <w:r>
              <w:rPr>
                <w:rFonts w:ascii="Times New Roman" w:hAnsi="Times New Roman"/>
              </w:rPr>
              <w:t>Subject</w:t>
            </w:r>
          </w:p>
        </w:tc>
        <w:tc>
          <w:tcPr>
            <w:tcW w:w="2221" w:type="dxa"/>
          </w:tcPr>
          <w:p w14:paraId="26B697DC" w14:textId="77777777" w:rsidR="00FE30F9" w:rsidRDefault="00FE30F9" w:rsidP="00B61486">
            <w:pPr>
              <w:rPr>
                <w:rFonts w:ascii="Times New Roman" w:hAnsi="Times New Roman"/>
              </w:rPr>
            </w:pPr>
            <w:r>
              <w:rPr>
                <w:rFonts w:ascii="Times New Roman" w:hAnsi="Times New Roman"/>
              </w:rPr>
              <w:t>Hardcoded Value</w:t>
            </w:r>
          </w:p>
        </w:tc>
        <w:tc>
          <w:tcPr>
            <w:tcW w:w="2838" w:type="dxa"/>
          </w:tcPr>
          <w:p w14:paraId="45EC94C9" w14:textId="248C9A55" w:rsidR="00FE30F9" w:rsidRDefault="00FE30F9" w:rsidP="00B61486">
            <w:pPr>
              <w:rPr>
                <w:rFonts w:ascii="Times New Roman" w:hAnsi="Times New Roman"/>
              </w:rPr>
            </w:pPr>
            <w:r w:rsidRPr="004E0728">
              <w:rPr>
                <w:rFonts w:ascii="Times New Roman" w:hAnsi="Times New Roman"/>
              </w:rPr>
              <w:t xml:space="preserve">CCO </w:t>
            </w:r>
            <w:r>
              <w:rPr>
                <w:rFonts w:ascii="Times New Roman" w:hAnsi="Times New Roman"/>
              </w:rPr>
              <w:t>Outliers</w:t>
            </w:r>
            <w:r w:rsidRPr="004E0728">
              <w:rPr>
                <w:rFonts w:ascii="Times New Roman" w:hAnsi="Times New Roman"/>
              </w:rPr>
              <w:t xml:space="preserve"> eCoaching Feed Format Issue</w:t>
            </w:r>
          </w:p>
        </w:tc>
      </w:tr>
      <w:tr w:rsidR="00FE30F9" w14:paraId="580D7778" w14:textId="77777777" w:rsidTr="00B61486">
        <w:tc>
          <w:tcPr>
            <w:tcW w:w="2151" w:type="dxa"/>
          </w:tcPr>
          <w:p w14:paraId="54ACCBF7" w14:textId="77777777" w:rsidR="00FE30F9" w:rsidRDefault="00FE30F9" w:rsidP="00B61486">
            <w:pPr>
              <w:rPr>
                <w:rFonts w:ascii="Times New Roman" w:hAnsi="Times New Roman"/>
              </w:rPr>
            </w:pPr>
            <w:r>
              <w:rPr>
                <w:rFonts w:ascii="Times New Roman" w:hAnsi="Times New Roman"/>
              </w:rPr>
              <w:t>Message Source</w:t>
            </w:r>
          </w:p>
        </w:tc>
        <w:tc>
          <w:tcPr>
            <w:tcW w:w="2221" w:type="dxa"/>
          </w:tcPr>
          <w:p w14:paraId="0419B287" w14:textId="77777777" w:rsidR="00FE30F9" w:rsidRDefault="00FE30F9" w:rsidP="00B61486">
            <w:pPr>
              <w:rPr>
                <w:rFonts w:ascii="Times New Roman" w:hAnsi="Times New Roman"/>
              </w:rPr>
            </w:pPr>
            <w:r>
              <w:rPr>
                <w:rFonts w:ascii="Times New Roman" w:hAnsi="Times New Roman"/>
              </w:rPr>
              <w:t>Variable</w:t>
            </w:r>
          </w:p>
        </w:tc>
        <w:tc>
          <w:tcPr>
            <w:tcW w:w="2838" w:type="dxa"/>
          </w:tcPr>
          <w:p w14:paraId="68E298D1" w14:textId="77777777" w:rsidR="00FE30F9" w:rsidRDefault="00FE30F9" w:rsidP="00B61486">
            <w:pPr>
              <w:rPr>
                <w:rFonts w:ascii="Times New Roman" w:hAnsi="Times New Roman"/>
              </w:rPr>
            </w:pPr>
            <w:r w:rsidRPr="004E0728">
              <w:rPr>
                <w:rFonts w:ascii="Times New Roman" w:hAnsi="Times New Roman"/>
              </w:rPr>
              <w:t>User::</w:t>
            </w:r>
            <w:proofErr w:type="spellStart"/>
            <w:r w:rsidRPr="004E0728">
              <w:rPr>
                <w:rFonts w:ascii="Times New Roman" w:hAnsi="Times New Roman"/>
              </w:rPr>
              <w:t>FeedNotificationBody</w:t>
            </w:r>
            <w:proofErr w:type="spellEnd"/>
          </w:p>
        </w:tc>
      </w:tr>
    </w:tbl>
    <w:p w14:paraId="17AD25DD" w14:textId="77777777" w:rsidR="00FE30F9" w:rsidRPr="007F7B2E" w:rsidRDefault="00FE30F9" w:rsidP="00FE30F9">
      <w:pPr>
        <w:ind w:left="720"/>
        <w:rPr>
          <w:rFonts w:ascii="Times New Roman" w:hAnsi="Times New Roman"/>
        </w:rPr>
      </w:pPr>
    </w:p>
    <w:p w14:paraId="7FCC882A" w14:textId="67B83695" w:rsidR="002F5E9D" w:rsidRPr="0095359C" w:rsidRDefault="002F5E9D" w:rsidP="00DF3CB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Change w:id="258" w:author="Palacherla, Susmitha C" w:date="2024-08-25T16:18:00Z">
          <w:pPr>
            <w:pStyle w:val="ListParagraph"/>
            <w:widowControl w:val="0"/>
            <w:numPr>
              <w:ilvl w:val="4"/>
              <w:numId w:val="57"/>
            </w:numPr>
            <w:autoSpaceDE w:val="0"/>
            <w:autoSpaceDN w:val="0"/>
            <w:adjustRightInd w:val="0"/>
            <w:spacing w:after="0" w:line="240" w:lineRule="auto"/>
            <w:ind w:left="2232" w:hanging="792"/>
          </w:pPr>
        </w:pPrChange>
      </w:pPr>
      <w:r>
        <w:rPr>
          <w:rFonts w:asciiTheme="minorHAnsi" w:hAnsiTheme="minorHAnsi" w:cs="Arial"/>
          <w:b/>
          <w:sz w:val="20"/>
          <w:szCs w:val="20"/>
        </w:rPr>
        <w:t xml:space="preserve">SQL Task - </w:t>
      </w:r>
      <w:r w:rsidRPr="002F5E9D">
        <w:rPr>
          <w:rFonts w:asciiTheme="minorHAnsi" w:hAnsiTheme="minorHAnsi" w:cs="Arial"/>
          <w:b/>
          <w:sz w:val="20"/>
          <w:szCs w:val="20"/>
        </w:rPr>
        <w:t>Populate Feed Load History</w:t>
      </w:r>
    </w:p>
    <w:p w14:paraId="169F3DC0" w14:textId="3065B634" w:rsidR="00A76B23" w:rsidRPr="0095359C" w:rsidRDefault="002F5E9D" w:rsidP="00A76B23">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SQL - </w:t>
      </w:r>
      <w:r w:rsidRPr="002F5E9D">
        <w:rPr>
          <w:rFonts w:asciiTheme="minorHAnsi" w:hAnsiTheme="minorHAnsi" w:cs="Arial"/>
          <w:sz w:val="20"/>
          <w:szCs w:val="20"/>
        </w:rPr>
        <w:t>Exec [EC].[</w:t>
      </w:r>
      <w:proofErr w:type="spellStart"/>
      <w:r w:rsidRPr="002F5E9D">
        <w:rPr>
          <w:rFonts w:asciiTheme="minorHAnsi" w:hAnsiTheme="minorHAnsi" w:cs="Arial"/>
          <w:sz w:val="20"/>
          <w:szCs w:val="20"/>
        </w:rPr>
        <w:t>sp_InsertInto_Feed_Load_History</w:t>
      </w:r>
      <w:proofErr w:type="spellEnd"/>
      <w:r w:rsidRPr="002F5E9D">
        <w:rPr>
          <w:rFonts w:asciiTheme="minorHAnsi" w:hAnsiTheme="minorHAnsi" w:cs="Arial"/>
          <w:sz w:val="20"/>
          <w:szCs w:val="20"/>
        </w:rPr>
        <w:t>]</w:t>
      </w:r>
    </w:p>
    <w:p w14:paraId="7610BEB2" w14:textId="77777777"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14:paraId="7B70AB98" w14:textId="77777777" w:rsidR="00BE2E93" w:rsidRPr="0095359C" w:rsidRDefault="00BE2E93" w:rsidP="00DF3CBB">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Change w:id="259" w:author="Palacherla, Susmitha C" w:date="2024-08-25T16:18:00Z">
          <w:pPr>
            <w:pStyle w:val="ListParagraph"/>
            <w:widowControl w:val="0"/>
            <w:numPr>
              <w:ilvl w:val="3"/>
              <w:numId w:val="57"/>
            </w:numPr>
            <w:autoSpaceDE w:val="0"/>
            <w:autoSpaceDN w:val="0"/>
            <w:adjustRightInd w:val="0"/>
            <w:spacing w:after="0" w:line="240" w:lineRule="auto"/>
            <w:ind w:left="1728" w:hanging="648"/>
          </w:pPr>
        </w:pPrChange>
      </w:pPr>
      <w:r w:rsidRPr="0095359C">
        <w:rPr>
          <w:rFonts w:asciiTheme="minorHAnsi" w:hAnsiTheme="minorHAnsi" w:cs="Arial"/>
          <w:b/>
          <w:sz w:val="20"/>
          <w:szCs w:val="20"/>
        </w:rPr>
        <w:t>Package Content(Event Handlers)</w:t>
      </w:r>
    </w:p>
    <w:p w14:paraId="2C73ED04" w14:textId="77777777" w:rsidR="004D3B66" w:rsidRPr="0095359C" w:rsidRDefault="004D3B66" w:rsidP="004A6D60">
      <w:pPr>
        <w:spacing w:after="0"/>
        <w:ind w:left="1080"/>
        <w:rPr>
          <w:rFonts w:asciiTheme="minorHAnsi" w:hAnsiTheme="minorHAnsi"/>
          <w:sz w:val="20"/>
          <w:szCs w:val="20"/>
        </w:rPr>
      </w:pPr>
    </w:p>
    <w:p w14:paraId="76588399" w14:textId="77777777" w:rsidR="007931F8" w:rsidRPr="0095359C" w:rsidRDefault="007931F8" w:rsidP="007931F8">
      <w:pPr>
        <w:widowControl w:val="0"/>
        <w:autoSpaceDE w:val="0"/>
        <w:autoSpaceDN w:val="0"/>
        <w:adjustRightInd w:val="0"/>
        <w:spacing w:after="0" w:line="240" w:lineRule="auto"/>
        <w:ind w:left="360"/>
        <w:rPr>
          <w:rFonts w:asciiTheme="minorHAnsi" w:hAnsiTheme="minorHAnsi" w:cs="Arial"/>
          <w:sz w:val="20"/>
          <w:szCs w:val="20"/>
        </w:rPr>
      </w:pPr>
    </w:p>
    <w:p w14:paraId="3CBD79EC" w14:textId="77777777"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 xml:space="preserve">Executables: </w:t>
      </w:r>
      <w:proofErr w:type="spellStart"/>
      <w:r w:rsidR="00E44A57" w:rsidRPr="0095359C">
        <w:rPr>
          <w:rFonts w:asciiTheme="minorHAnsi" w:hAnsiTheme="minorHAnsi" w:cs="Arial"/>
          <w:sz w:val="20"/>
          <w:szCs w:val="20"/>
        </w:rPr>
        <w:t>Outlier_Coaching</w:t>
      </w:r>
      <w:proofErr w:type="spellEnd"/>
    </w:p>
    <w:p w14:paraId="4BFB1798" w14:textId="77777777"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proofErr w:type="spellStart"/>
      <w:r w:rsidRPr="0095359C">
        <w:rPr>
          <w:rFonts w:asciiTheme="minorHAnsi" w:hAnsiTheme="minorHAnsi" w:cs="Arial"/>
          <w:sz w:val="20"/>
          <w:szCs w:val="20"/>
        </w:rPr>
        <w:t>EventHandler</w:t>
      </w:r>
      <w:proofErr w:type="spellEnd"/>
      <w:r w:rsidRPr="0095359C">
        <w:rPr>
          <w:rFonts w:asciiTheme="minorHAnsi" w:hAnsiTheme="minorHAnsi" w:cs="Arial"/>
          <w:sz w:val="20"/>
          <w:szCs w:val="20"/>
        </w:rPr>
        <w:t xml:space="preserve">: </w:t>
      </w:r>
      <w:proofErr w:type="spellStart"/>
      <w:r w:rsidRPr="0095359C">
        <w:rPr>
          <w:rFonts w:asciiTheme="minorHAnsi" w:hAnsiTheme="minorHAnsi" w:cs="Arial"/>
          <w:sz w:val="20"/>
          <w:szCs w:val="20"/>
        </w:rPr>
        <w:t>OntaskFailed</w:t>
      </w:r>
      <w:proofErr w:type="spellEnd"/>
    </w:p>
    <w:p w14:paraId="7AC4F948"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719C41E7" w14:textId="77777777"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p>
    <w:p w14:paraId="129939C6" w14:textId="77777777"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6006CCE3" wp14:editId="7FEEFD73">
            <wp:extent cx="32766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276600" cy="2724150"/>
                    </a:xfrm>
                    <a:prstGeom prst="rect">
                      <a:avLst/>
                    </a:prstGeom>
                  </pic:spPr>
                </pic:pic>
              </a:graphicData>
            </a:graphic>
          </wp:inline>
        </w:drawing>
      </w:r>
    </w:p>
    <w:p w14:paraId="1B4A2857" w14:textId="77777777" w:rsidR="0095088D"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E7E0E94" wp14:editId="15020987">
            <wp:extent cx="4133088" cy="13716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133088" cy="1371600"/>
                    </a:xfrm>
                    <a:prstGeom prst="rect">
                      <a:avLst/>
                    </a:prstGeom>
                  </pic:spPr>
                </pic:pic>
              </a:graphicData>
            </a:graphic>
          </wp:inline>
        </w:drawing>
      </w:r>
    </w:p>
    <w:p w14:paraId="06FA490E"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4AD16172" w14:textId="77777777" w:rsidR="0095088D" w:rsidRPr="0095359C" w:rsidRDefault="0095088D" w:rsidP="0095088D">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noProof/>
          <w:sz w:val="20"/>
          <w:szCs w:val="20"/>
        </w:rPr>
        <w:t xml:space="preserve"> </w:t>
      </w:r>
    </w:p>
    <w:p w14:paraId="5D943791"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A2497C2"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08DEBE67"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A3437A5" wp14:editId="10475FE1">
            <wp:extent cx="3849624"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849624" cy="1371600"/>
                    </a:xfrm>
                    <a:prstGeom prst="rect">
                      <a:avLst/>
                    </a:prstGeom>
                  </pic:spPr>
                </pic:pic>
              </a:graphicData>
            </a:graphic>
          </wp:inline>
        </w:drawing>
      </w:r>
    </w:p>
    <w:p w14:paraId="643B2F7C"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4D999F7B" w14:textId="77777777" w:rsidR="0095088D" w:rsidRPr="0095359C" w:rsidRDefault="00E44A57"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D35F14A" wp14:editId="3976605A">
            <wp:extent cx="3730752" cy="18288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730752" cy="1828800"/>
                    </a:xfrm>
                    <a:prstGeom prst="rect">
                      <a:avLst/>
                    </a:prstGeom>
                  </pic:spPr>
                </pic:pic>
              </a:graphicData>
            </a:graphic>
          </wp:inline>
        </w:drawing>
      </w:r>
    </w:p>
    <w:p w14:paraId="1988200E"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64281EB"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07EDD21"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6DF5FCC6"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0EF2434"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414CA480"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344F9286"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6BB4F837"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18A35882" w14:textId="77777777"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14:paraId="4D8736E3"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57517D21" w14:textId="77777777"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14:paraId="6C3A2C95"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0ECD48EB"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74730B5A"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7C876D6F"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727E3155"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6E378D60"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643793AF"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43298B7F"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2BD968B2" w14:textId="77777777"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14:paraId="4E923B2C"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5AF4DDE6"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7EF1B55D"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19C7B7CF" w14:textId="77777777"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14:paraId="1DE33FF7" w14:textId="77777777" w:rsidR="002326CC" w:rsidRPr="0095359C" w:rsidRDefault="002326CC" w:rsidP="0076086A">
      <w:pPr>
        <w:pStyle w:val="Heading3"/>
        <w:numPr>
          <w:ilvl w:val="2"/>
          <w:numId w:val="9"/>
        </w:numPr>
        <w:rPr>
          <w:rFonts w:asciiTheme="minorHAnsi" w:hAnsiTheme="minorHAnsi" w:cs="Times New Roman"/>
          <w:color w:val="auto"/>
          <w:sz w:val="20"/>
          <w:szCs w:val="20"/>
        </w:rPr>
      </w:pPr>
      <w:bookmarkStart w:id="260" w:name="_Toc503949786"/>
      <w:r w:rsidRPr="0095359C">
        <w:rPr>
          <w:rFonts w:asciiTheme="minorHAnsi" w:hAnsiTheme="minorHAnsi" w:cs="Times New Roman"/>
          <w:color w:val="auto"/>
          <w:sz w:val="20"/>
          <w:szCs w:val="20"/>
        </w:rPr>
        <w:t>Tables</w:t>
      </w:r>
      <w:bookmarkEnd w:id="260"/>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95359C" w14:paraId="3F2BBD79" w14:textId="77777777" w:rsidTr="00A71CC9">
        <w:trPr>
          <w:trHeight w:val="396"/>
          <w:tblHeader/>
          <w:jc w:val="center"/>
        </w:trPr>
        <w:tc>
          <w:tcPr>
            <w:tcW w:w="745" w:type="dxa"/>
            <w:shd w:val="clear" w:color="auto" w:fill="E6E6E6"/>
          </w:tcPr>
          <w:p w14:paraId="3219B050" w14:textId="77777777" w:rsidR="002326CC" w:rsidRPr="0095359C" w:rsidRDefault="002326CC"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14:paraId="1E8DAEC7" w14:textId="77777777"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Name</w:t>
            </w:r>
          </w:p>
          <w:p w14:paraId="3C76C73C" w14:textId="77777777" w:rsidR="002326CC" w:rsidRPr="0095359C" w:rsidRDefault="002326CC"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14:paraId="33C61274" w14:textId="77777777"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Description</w:t>
            </w:r>
          </w:p>
          <w:p w14:paraId="50BEB4D2" w14:textId="77777777" w:rsidR="002326CC" w:rsidRPr="0095359C" w:rsidRDefault="002326CC" w:rsidP="00A71CC9">
            <w:pPr>
              <w:keepNext/>
              <w:keepLines/>
              <w:spacing w:line="240" w:lineRule="auto"/>
              <w:jc w:val="center"/>
              <w:rPr>
                <w:rFonts w:asciiTheme="minorHAnsi" w:hAnsiTheme="minorHAnsi" w:cs="Arial"/>
                <w:b/>
                <w:sz w:val="20"/>
                <w:szCs w:val="20"/>
              </w:rPr>
            </w:pPr>
          </w:p>
        </w:tc>
      </w:tr>
      <w:tr w:rsidR="00C006AB" w:rsidRPr="0095359C" w14:paraId="3F7DB8F3"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C1094FD" w14:textId="77777777"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73307311"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4BB461E"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staging the OMR records during the insert into Coaching_Log table.</w:t>
            </w:r>
          </w:p>
        </w:tc>
      </w:tr>
      <w:tr w:rsidR="00C006AB" w:rsidRPr="0095359C" w14:paraId="3B7ECE1B"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552D2A21" w14:textId="77777777"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40B60463"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1D31FFC"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rejected OMR records during the insert into Coaching_Log table. Logs are rejected when an incoming Lan ID does not exist in the Employee_Hierarchy table.</w:t>
            </w:r>
          </w:p>
        </w:tc>
      </w:tr>
      <w:tr w:rsidR="00C006AB" w:rsidRPr="0095359C" w14:paraId="73C40E7C"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AB5A732" w14:textId="77777777"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75DBE448" w14:textId="77777777" w:rsidR="00C006AB" w:rsidRPr="0095359C" w:rsidRDefault="00C006AB" w:rsidP="0095088D">
            <w:pPr>
              <w:spacing w:line="240" w:lineRule="auto"/>
              <w:rPr>
                <w:rFonts w:asciiTheme="minorHAnsi" w:hAnsiTheme="minorHAnsi" w:cs="Arial"/>
                <w:sz w:val="20"/>
                <w:szCs w:val="20"/>
              </w:rPr>
            </w:pPr>
            <w:proofErr w:type="spellStart"/>
            <w:r w:rsidRPr="0095359C">
              <w:rPr>
                <w:rFonts w:asciiTheme="minorHAnsi" w:hAnsiTheme="minorHAnsi" w:cs="Arial"/>
                <w:sz w:val="20"/>
                <w:szCs w:val="20"/>
              </w:rPr>
              <w:t>Outlier_Coaching_Fact</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FD18410"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Outliers source records loaded into the Coaching Log table.</w:t>
            </w:r>
          </w:p>
        </w:tc>
      </w:tr>
      <w:tr w:rsidR="00C006AB" w:rsidRPr="0095359C" w14:paraId="099637CD"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436C9F7C" w14:textId="77777777"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392F3C60"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Outlier_FileList</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42C1107"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OMR file names and Load dates.</w:t>
            </w:r>
          </w:p>
        </w:tc>
      </w:tr>
    </w:tbl>
    <w:p w14:paraId="62E7696B" w14:textId="77777777" w:rsidR="002326CC" w:rsidRPr="0095359C" w:rsidRDefault="002326CC" w:rsidP="002326CC">
      <w:pPr>
        <w:widowControl w:val="0"/>
        <w:autoSpaceDE w:val="0"/>
        <w:autoSpaceDN w:val="0"/>
        <w:adjustRightInd w:val="0"/>
        <w:spacing w:after="0" w:line="240" w:lineRule="auto"/>
        <w:rPr>
          <w:rFonts w:asciiTheme="minorHAnsi" w:hAnsiTheme="minorHAnsi"/>
          <w:noProof/>
          <w:sz w:val="20"/>
          <w:szCs w:val="20"/>
        </w:rPr>
      </w:pPr>
      <w:r w:rsidRPr="0095359C">
        <w:rPr>
          <w:rFonts w:asciiTheme="minorHAnsi" w:hAnsiTheme="minorHAnsi"/>
          <w:noProof/>
          <w:sz w:val="20"/>
          <w:szCs w:val="20"/>
        </w:rPr>
        <w:t>Table structure and details  in document: eCoaching_Database_DD.docx</w:t>
      </w:r>
    </w:p>
    <w:p w14:paraId="62C425AE" w14:textId="77777777" w:rsidR="002326CC" w:rsidRPr="0095359C" w:rsidRDefault="002326CC" w:rsidP="009F2A51">
      <w:pPr>
        <w:widowControl w:val="0"/>
        <w:autoSpaceDE w:val="0"/>
        <w:autoSpaceDN w:val="0"/>
        <w:adjustRightInd w:val="0"/>
        <w:spacing w:after="0" w:line="240" w:lineRule="auto"/>
        <w:rPr>
          <w:rFonts w:asciiTheme="minorHAnsi" w:hAnsiTheme="minorHAnsi"/>
          <w:noProof/>
          <w:sz w:val="20"/>
          <w:szCs w:val="20"/>
        </w:rPr>
      </w:pPr>
    </w:p>
    <w:p w14:paraId="19E66F10" w14:textId="77777777" w:rsidR="005E5CD7" w:rsidRPr="0095359C" w:rsidRDefault="00360E8C" w:rsidP="0076086A">
      <w:pPr>
        <w:pStyle w:val="Heading3"/>
        <w:numPr>
          <w:ilvl w:val="2"/>
          <w:numId w:val="9"/>
        </w:numPr>
        <w:rPr>
          <w:rFonts w:asciiTheme="minorHAnsi" w:hAnsiTheme="minorHAnsi" w:cs="Times New Roman"/>
          <w:color w:val="auto"/>
          <w:sz w:val="20"/>
          <w:szCs w:val="20"/>
        </w:rPr>
      </w:pPr>
      <w:bookmarkStart w:id="261" w:name="_Toc503949787"/>
      <w:r w:rsidRPr="0095359C">
        <w:rPr>
          <w:rFonts w:asciiTheme="minorHAnsi" w:hAnsiTheme="minorHAnsi" w:cs="Times New Roman"/>
          <w:color w:val="auto"/>
          <w:sz w:val="20"/>
          <w:szCs w:val="20"/>
        </w:rPr>
        <w:lastRenderedPageBreak/>
        <w:t>Procedures</w:t>
      </w:r>
      <w:bookmarkEnd w:id="261"/>
      <w:r w:rsidRPr="0095359C">
        <w:rPr>
          <w:rFonts w:asciiTheme="minorHAnsi" w:hAnsiTheme="minorHAnsi" w:cs="Times New Roman"/>
          <w:color w:val="auto"/>
          <w:sz w:val="20"/>
          <w:szCs w:val="20"/>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95359C" w14:paraId="2A2A9478" w14:textId="77777777" w:rsidTr="00A71CC9">
        <w:trPr>
          <w:trHeight w:val="396"/>
          <w:tblHeader/>
          <w:jc w:val="center"/>
        </w:trPr>
        <w:tc>
          <w:tcPr>
            <w:tcW w:w="745" w:type="dxa"/>
            <w:shd w:val="clear" w:color="auto" w:fill="E6E6E6"/>
          </w:tcPr>
          <w:p w14:paraId="383F6D0A" w14:textId="77777777" w:rsidR="005E5CD7" w:rsidRPr="0095359C" w:rsidRDefault="005E5CD7"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14:paraId="7446E342" w14:textId="77777777"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Procedure Name</w:t>
            </w:r>
          </w:p>
          <w:p w14:paraId="5E8957E1" w14:textId="77777777" w:rsidR="005E5CD7" w:rsidRPr="0095359C" w:rsidRDefault="005E5CD7"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14:paraId="55FD4B26" w14:textId="77777777"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14:paraId="7138C6AB" w14:textId="77777777" w:rsidR="005E5CD7" w:rsidRPr="0095359C" w:rsidRDefault="005E5CD7" w:rsidP="00A71CC9">
            <w:pPr>
              <w:keepNext/>
              <w:keepLines/>
              <w:spacing w:line="240" w:lineRule="auto"/>
              <w:jc w:val="center"/>
              <w:rPr>
                <w:rFonts w:asciiTheme="minorHAnsi" w:hAnsiTheme="minorHAnsi" w:cs="Arial"/>
                <w:b/>
                <w:sz w:val="20"/>
                <w:szCs w:val="20"/>
              </w:rPr>
            </w:pPr>
          </w:p>
        </w:tc>
      </w:tr>
      <w:tr w:rsidR="00C006AB" w:rsidRPr="0095359C" w14:paraId="0B073200"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E8E8D4B" w14:textId="77777777"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7DCF5DF2" w14:textId="77777777" w:rsidR="00C006AB" w:rsidRPr="0095359C" w:rsidRDefault="00C006AB" w:rsidP="0095088D">
            <w:pPr>
              <w:rPr>
                <w:rFonts w:asciiTheme="minorHAnsi" w:hAnsiTheme="minorHAnsi"/>
                <w:color w:val="000000"/>
                <w:sz w:val="20"/>
                <w:szCs w:val="20"/>
              </w:rPr>
            </w:pPr>
            <w:r w:rsidRPr="0095359C">
              <w:rPr>
                <w:rFonts w:asciiTheme="minorHAnsi" w:hAnsiTheme="minorHAnsi"/>
                <w:color w:val="000000"/>
                <w:sz w:val="20"/>
                <w:szCs w:val="20"/>
              </w:rPr>
              <w:t>sp_InsertInto_Coaching_Log_Outlier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1753F5BE" w14:textId="77777777"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941768">
              <w:rPr>
                <w:rFonts w:asciiTheme="minorHAnsi" w:hAnsiTheme="minorHAnsi" w:cs="Arial"/>
                <w:sz w:val="20"/>
                <w:szCs w:val="20"/>
              </w:rPr>
              <w:t xml:space="preserve"> into Coaching_Log and Coaching_Log_Reason log tables from staging table</w:t>
            </w:r>
          </w:p>
        </w:tc>
      </w:tr>
      <w:tr w:rsidR="00200405" w:rsidRPr="0095359C" w14:paraId="02316E57"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2E15D16A" w14:textId="77777777" w:rsidR="00200405" w:rsidRPr="0095359C" w:rsidRDefault="00200405" w:rsidP="00A71CC9">
            <w:pPr>
              <w:keepNext/>
              <w:keepLines/>
              <w:spacing w:line="240" w:lineRule="auto"/>
              <w:rPr>
                <w:rFonts w:asciiTheme="minorHAnsi" w:hAnsiTheme="minorHAnsi" w:cs="Arial"/>
                <w:sz w:val="20"/>
                <w:szCs w:val="20"/>
              </w:rPr>
            </w:pPr>
            <w:r>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160F97D1" w14:textId="77777777" w:rsidR="00200405" w:rsidRPr="0095359C" w:rsidRDefault="00200405" w:rsidP="0095088D">
            <w:pPr>
              <w:rPr>
                <w:rFonts w:asciiTheme="minorHAnsi" w:hAnsiTheme="minorHAnsi"/>
                <w:color w:val="000000"/>
                <w:sz w:val="20"/>
                <w:szCs w:val="20"/>
              </w:rPr>
            </w:pPr>
            <w:r w:rsidRPr="00200405">
              <w:rPr>
                <w:rFonts w:asciiTheme="minorHAnsi" w:hAnsiTheme="minorHAnsi"/>
                <w:color w:val="000000"/>
                <w:sz w:val="20"/>
                <w:szCs w:val="20"/>
              </w:rPr>
              <w:t>sp_Update_Outlier_Coaching_Stage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F3FEB43" w14:textId="77777777"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Update attributes like Emp ID, Lan ID m program and site in outlier staging table</w:t>
            </w:r>
          </w:p>
        </w:tc>
      </w:tr>
      <w:tr w:rsidR="00200405" w:rsidRPr="0095359C" w14:paraId="79F7064A"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D62C2F7" w14:textId="77777777" w:rsidR="00200405" w:rsidRPr="0095359C" w:rsidRDefault="00941768" w:rsidP="00A71CC9">
            <w:pPr>
              <w:keepNext/>
              <w:keepLines/>
              <w:spacing w:line="240" w:lineRule="auto"/>
              <w:rPr>
                <w:rFonts w:asciiTheme="minorHAnsi" w:hAnsiTheme="minorHAnsi" w:cs="Arial"/>
                <w:sz w:val="20"/>
                <w:szCs w:val="20"/>
              </w:rPr>
            </w:pPr>
            <w:r>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10DE62E4" w14:textId="77777777" w:rsidR="00200405" w:rsidRPr="0095359C" w:rsidRDefault="00941768" w:rsidP="0095088D">
            <w:pPr>
              <w:rPr>
                <w:rFonts w:asciiTheme="minorHAnsi" w:hAnsiTheme="minorHAnsi"/>
                <w:color w:val="000000"/>
                <w:sz w:val="20"/>
                <w:szCs w:val="20"/>
              </w:rPr>
            </w:pPr>
            <w:r w:rsidRPr="00941768">
              <w:rPr>
                <w:rFonts w:asciiTheme="minorHAnsi" w:hAnsiTheme="minorHAnsi"/>
                <w:color w:val="000000"/>
                <w:sz w:val="20"/>
                <w:szCs w:val="20"/>
              </w:rPr>
              <w:t>sp_InsertInto_Outlier_Rejected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3E847130" w14:textId="77777777"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Rejection logic for OMR records</w:t>
            </w:r>
          </w:p>
        </w:tc>
      </w:tr>
    </w:tbl>
    <w:p w14:paraId="14B94C82" w14:textId="77777777" w:rsidR="008A093F" w:rsidRPr="0095359C" w:rsidRDefault="008A093F" w:rsidP="008A093F">
      <w:pPr>
        <w:pStyle w:val="Heading3"/>
        <w:numPr>
          <w:ilvl w:val="2"/>
          <w:numId w:val="9"/>
        </w:numPr>
        <w:rPr>
          <w:rFonts w:asciiTheme="minorHAnsi" w:hAnsiTheme="minorHAnsi" w:cs="Times New Roman"/>
          <w:color w:val="auto"/>
          <w:sz w:val="20"/>
          <w:szCs w:val="20"/>
        </w:rPr>
      </w:pPr>
      <w:bookmarkStart w:id="262" w:name="_Toc503949788"/>
      <w:r w:rsidRPr="0095359C">
        <w:rPr>
          <w:rFonts w:asciiTheme="minorHAnsi" w:hAnsiTheme="minorHAnsi" w:cs="Times New Roman"/>
          <w:color w:val="auto"/>
          <w:sz w:val="20"/>
          <w:szCs w:val="20"/>
        </w:rPr>
        <w:t>Functions</w:t>
      </w:r>
      <w:bookmarkEnd w:id="262"/>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8A093F" w:rsidRPr="0095359C" w14:paraId="53BFF4F2" w14:textId="77777777" w:rsidTr="00365238">
        <w:trPr>
          <w:trHeight w:val="396"/>
          <w:tblHeader/>
          <w:jc w:val="center"/>
        </w:trPr>
        <w:tc>
          <w:tcPr>
            <w:tcW w:w="745" w:type="dxa"/>
            <w:shd w:val="clear" w:color="auto" w:fill="E6E6E6"/>
          </w:tcPr>
          <w:p w14:paraId="23B8C203" w14:textId="77777777" w:rsidR="008A093F" w:rsidRPr="0095359C" w:rsidRDefault="008A093F" w:rsidP="00365238">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14:paraId="01F7BC12" w14:textId="77777777" w:rsidR="008A093F" w:rsidRPr="0095359C" w:rsidRDefault="008A093F" w:rsidP="00365238">
            <w:pPr>
              <w:keepNext/>
              <w:keepLines/>
              <w:spacing w:line="240" w:lineRule="auto"/>
              <w:rPr>
                <w:rFonts w:asciiTheme="minorHAnsi" w:hAnsiTheme="minorHAnsi" w:cs="Arial"/>
                <w:b/>
                <w:bCs/>
                <w:sz w:val="20"/>
                <w:szCs w:val="20"/>
              </w:rPr>
            </w:pPr>
            <w:proofErr w:type="spellStart"/>
            <w:r w:rsidRPr="0095359C">
              <w:rPr>
                <w:rFonts w:asciiTheme="minorHAnsi" w:hAnsiTheme="minorHAnsi" w:cs="Arial"/>
                <w:b/>
                <w:bCs/>
                <w:sz w:val="20"/>
                <w:szCs w:val="20"/>
              </w:rPr>
              <w:t>FunctionName</w:t>
            </w:r>
            <w:proofErr w:type="spellEnd"/>
          </w:p>
          <w:p w14:paraId="17F69CE3" w14:textId="77777777" w:rsidR="008A093F" w:rsidRPr="0095359C" w:rsidRDefault="008A093F" w:rsidP="00365238">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14:paraId="6AED7998" w14:textId="77777777"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14:paraId="335EB7DA" w14:textId="77777777" w:rsidR="008A093F" w:rsidRPr="0095359C" w:rsidRDefault="008A093F" w:rsidP="00365238">
            <w:pPr>
              <w:keepNext/>
              <w:keepLines/>
              <w:spacing w:line="240" w:lineRule="auto"/>
              <w:jc w:val="center"/>
              <w:rPr>
                <w:rFonts w:asciiTheme="minorHAnsi" w:hAnsiTheme="minorHAnsi" w:cs="Arial"/>
                <w:b/>
                <w:sz w:val="20"/>
                <w:szCs w:val="20"/>
              </w:rPr>
            </w:pPr>
          </w:p>
        </w:tc>
      </w:tr>
      <w:tr w:rsidR="008A093F" w:rsidRPr="0095359C" w14:paraId="48BB726F" w14:textId="77777777" w:rsidTr="00365238">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624BE16" w14:textId="77777777" w:rsidR="008A093F" w:rsidRPr="0095359C" w:rsidRDefault="008A093F" w:rsidP="00365238">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4A9D011F" w14:textId="77777777" w:rsidR="008A093F" w:rsidRPr="0095359C" w:rsidRDefault="008A093F" w:rsidP="00365238">
            <w:pPr>
              <w:rPr>
                <w:rFonts w:asciiTheme="minorHAnsi" w:hAnsiTheme="minorHAnsi"/>
                <w:color w:val="000000"/>
                <w:sz w:val="20"/>
                <w:szCs w:val="20"/>
              </w:rPr>
            </w:pPr>
            <w:r w:rsidRPr="0095359C">
              <w:rPr>
                <w:rFonts w:asciiTheme="minorHAnsi" w:hAnsiTheme="minorHAnsi"/>
                <w:color w:val="000000"/>
                <w:sz w:val="20"/>
                <w:szCs w:val="20"/>
              </w:rPr>
              <w:t>fn_intSubCoachReasonIDFromRptCode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440E5C5" w14:textId="77777777" w:rsidR="008A093F" w:rsidRPr="0095359C" w:rsidRDefault="008A093F" w:rsidP="00365238">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C64067">
              <w:rPr>
                <w:rFonts w:asciiTheme="minorHAnsi" w:hAnsiTheme="minorHAnsi" w:cs="Arial"/>
                <w:sz w:val="20"/>
                <w:szCs w:val="20"/>
              </w:rPr>
              <w:t xml:space="preserve">: Assign </w:t>
            </w:r>
            <w:proofErr w:type="spellStart"/>
            <w:r w:rsidR="00C64067">
              <w:rPr>
                <w:rFonts w:asciiTheme="minorHAnsi" w:hAnsiTheme="minorHAnsi" w:cs="Arial"/>
                <w:sz w:val="20"/>
                <w:szCs w:val="20"/>
              </w:rPr>
              <w:t>subCoaching</w:t>
            </w:r>
            <w:proofErr w:type="spellEnd"/>
            <w:r w:rsidR="00C64067">
              <w:rPr>
                <w:rFonts w:asciiTheme="minorHAnsi" w:hAnsiTheme="minorHAnsi" w:cs="Arial"/>
                <w:sz w:val="20"/>
                <w:szCs w:val="20"/>
              </w:rPr>
              <w:t xml:space="preserve"> Reason ID based on report code.</w:t>
            </w:r>
          </w:p>
        </w:tc>
      </w:tr>
    </w:tbl>
    <w:p w14:paraId="5A21EB2F" w14:textId="77777777" w:rsidR="0017605E" w:rsidRPr="0095359C" w:rsidRDefault="0017605E" w:rsidP="009F2A51">
      <w:pPr>
        <w:widowControl w:val="0"/>
        <w:autoSpaceDE w:val="0"/>
        <w:autoSpaceDN w:val="0"/>
        <w:adjustRightInd w:val="0"/>
        <w:spacing w:after="0" w:line="240" w:lineRule="auto"/>
        <w:rPr>
          <w:rFonts w:asciiTheme="minorHAnsi" w:hAnsiTheme="minorHAnsi"/>
          <w:noProof/>
          <w:sz w:val="20"/>
          <w:szCs w:val="20"/>
        </w:rPr>
      </w:pPr>
    </w:p>
    <w:p w14:paraId="62484243"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0922FC87"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1E3E8802" w14:textId="77777777" w:rsidR="0028710A" w:rsidRPr="0095359C" w:rsidRDefault="0028710A" w:rsidP="009F2A51">
      <w:pPr>
        <w:widowControl w:val="0"/>
        <w:autoSpaceDE w:val="0"/>
        <w:autoSpaceDN w:val="0"/>
        <w:adjustRightInd w:val="0"/>
        <w:spacing w:after="0" w:line="240" w:lineRule="auto"/>
        <w:rPr>
          <w:rFonts w:asciiTheme="minorHAnsi" w:hAnsiTheme="minorHAnsi" w:cs="Arial"/>
          <w:sz w:val="20"/>
          <w:szCs w:val="20"/>
        </w:rPr>
      </w:pPr>
    </w:p>
    <w:p w14:paraId="5FF47AB5"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114649F"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664ECB2"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8D946B3"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327A194B"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11292B0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7364DB7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7F449DAD"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0661E545"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74A53F6F"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027F8E72"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72886E79" w14:textId="77777777"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14:paraId="7703079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A47823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345BB87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3DC0C5C9"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77082F8"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25D1A7E"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68CE28A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47FAFA3E"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025EF95D"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10911A4A"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29AA3086" w14:textId="77777777"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14:paraId="01145289"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03AEFAAF" w14:textId="77777777"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14:paraId="6AD3C5CB" w14:textId="77777777"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14:paraId="5957E740" w14:textId="77777777"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14:paraId="1C4F6F6C"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2E724EAA"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72408DB9"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3189D45D"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0FA4CBD4"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402C47E7"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7DCF321F" w14:textId="77777777"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14:paraId="10C2BADD"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19875D78"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79198C5F"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42B1929"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4713573"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61C6AC5"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B38FA48"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03E67985"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3BD0A361"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4E18A5B1"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22994EE5"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6E7467A1"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02B86D6C"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784A8B4B"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5ECEABE4"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39A52D1C"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10C05880" w14:textId="77777777"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14:paraId="3E0FEB5C"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03C4FF7E"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378A3ACC"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4CFE7C86"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59FC0768" w14:textId="77777777"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14:paraId="34B4FBBF" w14:textId="77777777"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14:paraId="1E2A957F" w14:textId="77777777"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14:paraId="62B5EB12" w14:textId="77777777" w:rsidR="008705BE" w:rsidRPr="0095359C" w:rsidRDefault="008705BE" w:rsidP="009F2A51">
      <w:pPr>
        <w:widowControl w:val="0"/>
        <w:autoSpaceDE w:val="0"/>
        <w:autoSpaceDN w:val="0"/>
        <w:adjustRightInd w:val="0"/>
        <w:spacing w:after="0" w:line="240" w:lineRule="auto"/>
        <w:rPr>
          <w:rFonts w:asciiTheme="minorHAnsi" w:hAnsiTheme="minorHAnsi" w:cs="Arial"/>
          <w:sz w:val="20"/>
          <w:szCs w:val="20"/>
        </w:rPr>
      </w:pPr>
    </w:p>
    <w:p w14:paraId="78080BBE" w14:textId="77777777" w:rsidR="00D93C14" w:rsidRPr="0095359C" w:rsidRDefault="00D93C14" w:rsidP="009F2A51">
      <w:pPr>
        <w:widowControl w:val="0"/>
        <w:autoSpaceDE w:val="0"/>
        <w:autoSpaceDN w:val="0"/>
        <w:adjustRightInd w:val="0"/>
        <w:spacing w:after="0" w:line="240" w:lineRule="auto"/>
        <w:rPr>
          <w:rFonts w:asciiTheme="minorHAnsi" w:hAnsiTheme="minorHAnsi" w:cs="Arial"/>
          <w:sz w:val="20"/>
          <w:szCs w:val="20"/>
        </w:rPr>
      </w:pPr>
    </w:p>
    <w:sectPr w:rsidR="00D93C14" w:rsidRPr="0095359C" w:rsidSect="00D47089">
      <w:headerReference w:type="default" r:id="rId84"/>
      <w:footerReference w:type="default" r:id="rId85"/>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7AA36" w14:textId="77777777" w:rsidR="00460239" w:rsidRDefault="00460239" w:rsidP="009F2A51">
      <w:pPr>
        <w:spacing w:after="0" w:line="240" w:lineRule="auto"/>
      </w:pPr>
      <w:r>
        <w:separator/>
      </w:r>
    </w:p>
  </w:endnote>
  <w:endnote w:type="continuationSeparator" w:id="0">
    <w:p w14:paraId="04B2E5B9" w14:textId="77777777" w:rsidR="00460239" w:rsidRDefault="00460239"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EB370" w14:textId="77777777" w:rsidR="00136019" w:rsidRDefault="00136019" w:rsidP="00136019">
    <w:pPr>
      <w:pStyle w:val="Footertext1"/>
      <w:rPr>
        <w:color w:val="FFFFFF"/>
      </w:rPr>
    </w:pPr>
    <w:r>
      <w:t>This document contains confidential and proprietary information,</w:t>
    </w:r>
  </w:p>
  <w:p w14:paraId="1AB6BBD0" w14:textId="06BF7D57" w:rsidR="00136019" w:rsidRDefault="00136019" w:rsidP="00136019">
    <w:pPr>
      <w:pStyle w:val="Footertext2"/>
      <w:rPr>
        <w:color w:val="FFFFFF"/>
      </w:rPr>
    </w:pPr>
    <w:r>
      <w:t xml:space="preserve">Which shall not be used, disclosed, or reproduced for any purpose other than the conduct of </w:t>
    </w:r>
    <w:r w:rsidR="00532E05">
      <w:t xml:space="preserve">company </w:t>
    </w:r>
    <w:r>
      <w:t>business affairs.</w:t>
    </w:r>
  </w:p>
  <w:p w14:paraId="6F4FD228" w14:textId="2A09612D" w:rsidR="00136019" w:rsidRPr="000C47F2" w:rsidRDefault="00136019" w:rsidP="00136019">
    <w:pPr>
      <w:pStyle w:val="Footer"/>
    </w:pPr>
    <w:r w:rsidRPr="000C47F2">
      <w:t xml:space="preserve">Revised </w:t>
    </w:r>
    <w:r>
      <w:fldChar w:fldCharType="begin"/>
    </w:r>
    <w:r>
      <w:instrText xml:space="preserve"> DATE \@ "M/d/yyyy" </w:instrText>
    </w:r>
    <w:r>
      <w:fldChar w:fldCharType="separate"/>
    </w:r>
    <w:r w:rsidR="00A32739">
      <w:rPr>
        <w:noProof/>
      </w:rPr>
      <w:t>8/25/2024</w:t>
    </w:r>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sidR="00532E05">
      <w:rPr>
        <w:rStyle w:val="PageNumber"/>
        <w:noProof/>
      </w:rPr>
      <w:t>2</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sidR="00532E05">
      <w:rPr>
        <w:rStyle w:val="PageNumber"/>
        <w:noProof/>
      </w:rPr>
      <w:t>52</w:t>
    </w:r>
    <w:r w:rsidRPr="000C47F2">
      <w:rPr>
        <w:rStyle w:val="PageNumber"/>
      </w:rPr>
      <w:fldChar w:fldCharType="end"/>
    </w:r>
  </w:p>
  <w:p w14:paraId="643E4031" w14:textId="77777777" w:rsidR="00136019" w:rsidRDefault="00136019">
    <w:pPr>
      <w:pStyle w:val="Footer"/>
    </w:pPr>
  </w:p>
  <w:p w14:paraId="433174C9" w14:textId="77777777" w:rsidR="00136019" w:rsidRDefault="00136019" w:rsidP="009F2A51">
    <w:pPr>
      <w:pStyle w:val="Footer"/>
      <w:tabs>
        <w:tab w:val="clear" w:pos="9360"/>
        <w:tab w:val="right" w:pos="9630"/>
      </w:tabs>
      <w:rPr>
        <w:rFonts w:ascii="Arial Black" w:hAnsi="Arial Black"/>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3BED0" w14:textId="77777777" w:rsidR="00460239" w:rsidRDefault="00460239" w:rsidP="009F2A51">
      <w:pPr>
        <w:spacing w:after="0" w:line="240" w:lineRule="auto"/>
      </w:pPr>
      <w:r>
        <w:separator/>
      </w:r>
    </w:p>
  </w:footnote>
  <w:footnote w:type="continuationSeparator" w:id="0">
    <w:p w14:paraId="62BBED73" w14:textId="77777777" w:rsidR="00460239" w:rsidRDefault="00460239" w:rsidP="009F2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CDB0C" w14:textId="77777777" w:rsidR="00136019" w:rsidRDefault="00136019" w:rsidP="00136019">
    <w:pPr>
      <w:pStyle w:val="Header"/>
    </w:pPr>
    <w:r>
      <w:t>eCoaching Log System</w:t>
    </w:r>
  </w:p>
  <w:p w14:paraId="2F3C2B89" w14:textId="77777777" w:rsidR="00136019" w:rsidRDefault="00136019">
    <w:pPr>
      <w:pStyle w:val="Header"/>
    </w:pPr>
  </w:p>
  <w:p w14:paraId="325EE7E2" w14:textId="77777777" w:rsidR="00136019" w:rsidRDefault="001360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2CB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4F54DA"/>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966BCD"/>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F80470"/>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D9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D026DA"/>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44438B2"/>
    <w:multiLevelType w:val="hybridMultilevel"/>
    <w:tmpl w:val="52C241A2"/>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6211682"/>
    <w:multiLevelType w:val="multilevel"/>
    <w:tmpl w:val="7326081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0" w15:restartNumberingAfterBreak="0">
    <w:nsid w:val="1AB6734C"/>
    <w:multiLevelType w:val="multilevel"/>
    <w:tmpl w:val="B908E7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b/>
        <w:bCs/>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C546F72"/>
    <w:multiLevelType w:val="hybridMultilevel"/>
    <w:tmpl w:val="52C241A2"/>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1F636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16A064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17A6ADD"/>
    <w:multiLevelType w:val="multilevel"/>
    <w:tmpl w:val="B908E7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b/>
        <w:bCs/>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2042D89"/>
    <w:multiLevelType w:val="hybridMultilevel"/>
    <w:tmpl w:val="9E36F8F0"/>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258A5C8F"/>
    <w:multiLevelType w:val="hybridMultilevel"/>
    <w:tmpl w:val="DBAE4D56"/>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265138D1"/>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74716CE"/>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C672DC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05E3A6F"/>
    <w:multiLevelType w:val="hybridMultilevel"/>
    <w:tmpl w:val="0F40768E"/>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2232265"/>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15E6D7B"/>
    <w:multiLevelType w:val="hybridMultilevel"/>
    <w:tmpl w:val="FE9C5CDC"/>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6"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C7973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EF66D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FBE6D4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66C3F6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FA80D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0A60E5B"/>
    <w:multiLevelType w:val="hybridMultilevel"/>
    <w:tmpl w:val="DBAE4D56"/>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61B05B7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32964D6"/>
    <w:multiLevelType w:val="multilevel"/>
    <w:tmpl w:val="B908E7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b/>
        <w:bCs/>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3DC43DB"/>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5D26979"/>
    <w:multiLevelType w:val="multilevel"/>
    <w:tmpl w:val="B908E7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b/>
        <w:bCs/>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66C777E"/>
    <w:multiLevelType w:val="hybridMultilevel"/>
    <w:tmpl w:val="C822718E"/>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6FA4FB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7353255"/>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774128C"/>
    <w:multiLevelType w:val="hybridMultilevel"/>
    <w:tmpl w:val="FE9C5CDC"/>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 w15:restartNumberingAfterBreak="0">
    <w:nsid w:val="68705E08"/>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ADE0B07"/>
    <w:multiLevelType w:val="multilevel"/>
    <w:tmpl w:val="B908E7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b/>
        <w:bCs/>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6B613F4D"/>
    <w:multiLevelType w:val="hybridMultilevel"/>
    <w:tmpl w:val="5FD4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49" w15:restartNumberingAfterBreak="0">
    <w:nsid w:val="6E1023D9"/>
    <w:multiLevelType w:val="multilevel"/>
    <w:tmpl w:val="B908E7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b/>
        <w:bCs/>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6E2B385A"/>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710F285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74577A69"/>
    <w:multiLevelType w:val="hybridMultilevel"/>
    <w:tmpl w:val="A0B01426"/>
    <w:lvl w:ilvl="0" w:tplc="FFFFFFFF">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3" w15:restartNumberingAfterBreak="0">
    <w:nsid w:val="750F13D4"/>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77520D0"/>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ACA5C9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7F0D5DB7"/>
    <w:multiLevelType w:val="hybridMultilevel"/>
    <w:tmpl w:val="0FE8B334"/>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67679695">
    <w:abstractNumId w:val="31"/>
  </w:num>
  <w:num w:numId="2" w16cid:durableId="909119400">
    <w:abstractNumId w:val="32"/>
  </w:num>
  <w:num w:numId="3" w16cid:durableId="1215653112">
    <w:abstractNumId w:val="9"/>
  </w:num>
  <w:num w:numId="4" w16cid:durableId="1523131777">
    <w:abstractNumId w:val="25"/>
  </w:num>
  <w:num w:numId="5" w16cid:durableId="2034914108">
    <w:abstractNumId w:val="22"/>
  </w:num>
  <w:num w:numId="6" w16cid:durableId="19093594">
    <w:abstractNumId w:val="49"/>
  </w:num>
  <w:num w:numId="7" w16cid:durableId="538010778">
    <w:abstractNumId w:val="48"/>
  </w:num>
  <w:num w:numId="8" w16cid:durableId="878780217">
    <w:abstractNumId w:val="1"/>
  </w:num>
  <w:num w:numId="9" w16cid:durableId="148157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80769025">
    <w:abstractNumId w:val="47"/>
  </w:num>
  <w:num w:numId="11" w16cid:durableId="1492409451">
    <w:abstractNumId w:val="19"/>
  </w:num>
  <w:num w:numId="12" w16cid:durableId="1659070610">
    <w:abstractNumId w:val="45"/>
  </w:num>
  <w:num w:numId="13" w16cid:durableId="927541418">
    <w:abstractNumId w:val="2"/>
  </w:num>
  <w:num w:numId="14" w16cid:durableId="1917283714">
    <w:abstractNumId w:val="26"/>
  </w:num>
  <w:num w:numId="15" w16cid:durableId="2067682894">
    <w:abstractNumId w:val="38"/>
  </w:num>
  <w:num w:numId="16" w16cid:durableId="185485909">
    <w:abstractNumId w:val="23"/>
  </w:num>
  <w:num w:numId="17" w16cid:durableId="14843705">
    <w:abstractNumId w:val="29"/>
  </w:num>
  <w:num w:numId="18" w16cid:durableId="916862874">
    <w:abstractNumId w:val="18"/>
  </w:num>
  <w:num w:numId="19" w16cid:durableId="1835029725">
    <w:abstractNumId w:val="3"/>
  </w:num>
  <w:num w:numId="20" w16cid:durableId="1590580160">
    <w:abstractNumId w:val="41"/>
  </w:num>
  <w:num w:numId="21" w16cid:durableId="2093699774">
    <w:abstractNumId w:val="35"/>
  </w:num>
  <w:num w:numId="22" w16cid:durableId="1375470605">
    <w:abstractNumId w:val="17"/>
  </w:num>
  <w:num w:numId="23" w16cid:durableId="1010522323">
    <w:abstractNumId w:val="40"/>
  </w:num>
  <w:num w:numId="24" w16cid:durableId="1283927898">
    <w:abstractNumId w:val="33"/>
  </w:num>
  <w:num w:numId="25" w16cid:durableId="1635718526">
    <w:abstractNumId w:val="42"/>
  </w:num>
  <w:num w:numId="26" w16cid:durableId="2083678973">
    <w:abstractNumId w:val="55"/>
  </w:num>
  <w:num w:numId="27" w16cid:durableId="1497645599">
    <w:abstractNumId w:val="20"/>
  </w:num>
  <w:num w:numId="28" w16cid:durableId="1469131927">
    <w:abstractNumId w:val="0"/>
  </w:num>
  <w:num w:numId="29" w16cid:durableId="2010712479">
    <w:abstractNumId w:val="28"/>
  </w:num>
  <w:num w:numId="30" w16cid:durableId="743844653">
    <w:abstractNumId w:val="13"/>
  </w:num>
  <w:num w:numId="31" w16cid:durableId="1569341112">
    <w:abstractNumId w:val="54"/>
  </w:num>
  <w:num w:numId="32" w16cid:durableId="1704095900">
    <w:abstractNumId w:val="44"/>
  </w:num>
  <w:num w:numId="33" w16cid:durableId="1069695496">
    <w:abstractNumId w:val="4"/>
  </w:num>
  <w:num w:numId="34" w16cid:durableId="1120953657">
    <w:abstractNumId w:val="30"/>
  </w:num>
  <w:num w:numId="35" w16cid:durableId="1623077306">
    <w:abstractNumId w:val="5"/>
  </w:num>
  <w:num w:numId="36" w16cid:durableId="1814179087">
    <w:abstractNumId w:val="51"/>
  </w:num>
  <w:num w:numId="37" w16cid:durableId="1647127475">
    <w:abstractNumId w:val="6"/>
  </w:num>
  <w:num w:numId="38" w16cid:durableId="1543666656">
    <w:abstractNumId w:val="56"/>
  </w:num>
  <w:num w:numId="39" w16cid:durableId="1819151841">
    <w:abstractNumId w:val="12"/>
  </w:num>
  <w:num w:numId="40" w16cid:durableId="1393499890">
    <w:abstractNumId w:val="37"/>
  </w:num>
  <w:num w:numId="41" w16cid:durableId="2060786485">
    <w:abstractNumId w:val="50"/>
  </w:num>
  <w:num w:numId="42" w16cid:durableId="2135782164">
    <w:abstractNumId w:val="53"/>
  </w:num>
  <w:num w:numId="43" w16cid:durableId="742727259">
    <w:abstractNumId w:val="8"/>
  </w:num>
  <w:num w:numId="44" w16cid:durableId="1078139365">
    <w:abstractNumId w:val="27"/>
  </w:num>
  <w:num w:numId="45" w16cid:durableId="325397795">
    <w:abstractNumId w:val="15"/>
  </w:num>
  <w:num w:numId="46" w16cid:durableId="323357491">
    <w:abstractNumId w:val="21"/>
  </w:num>
  <w:num w:numId="47" w16cid:durableId="1010909007">
    <w:abstractNumId w:val="36"/>
  </w:num>
  <w:num w:numId="48" w16cid:durableId="9065426">
    <w:abstractNumId w:val="10"/>
  </w:num>
  <w:num w:numId="49" w16cid:durableId="62262449">
    <w:abstractNumId w:val="39"/>
  </w:num>
  <w:num w:numId="50" w16cid:durableId="1155728628">
    <w:abstractNumId w:val="11"/>
  </w:num>
  <w:num w:numId="51" w16cid:durableId="983121632">
    <w:abstractNumId w:val="43"/>
  </w:num>
  <w:num w:numId="52" w16cid:durableId="1924796871">
    <w:abstractNumId w:val="52"/>
  </w:num>
  <w:num w:numId="53" w16cid:durableId="843323181">
    <w:abstractNumId w:val="7"/>
  </w:num>
  <w:num w:numId="54" w16cid:durableId="1146355877">
    <w:abstractNumId w:val="24"/>
  </w:num>
  <w:num w:numId="55" w16cid:durableId="2092506193">
    <w:abstractNumId w:val="34"/>
  </w:num>
  <w:num w:numId="56" w16cid:durableId="2021353536">
    <w:abstractNumId w:val="14"/>
  </w:num>
  <w:num w:numId="57" w16cid:durableId="1260605425">
    <w:abstractNumId w:val="46"/>
  </w:num>
  <w:num w:numId="58" w16cid:durableId="419840190">
    <w:abstractNumId w:val="16"/>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acherla, Susmitha C">
    <w15:presenceInfo w15:providerId="AD" w15:userId="S::susmithacpalacherla@maximus.com::aca56eee-8690-4e75-b830-7830b36a59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2977"/>
    <w:rsid w:val="000165F3"/>
    <w:rsid w:val="00022CCE"/>
    <w:rsid w:val="00024AB2"/>
    <w:rsid w:val="00026033"/>
    <w:rsid w:val="00026536"/>
    <w:rsid w:val="0004360A"/>
    <w:rsid w:val="00060E62"/>
    <w:rsid w:val="0006682E"/>
    <w:rsid w:val="000713CC"/>
    <w:rsid w:val="000773D5"/>
    <w:rsid w:val="00096C08"/>
    <w:rsid w:val="000A4186"/>
    <w:rsid w:val="000B36BD"/>
    <w:rsid w:val="000B5EF7"/>
    <w:rsid w:val="000C1C25"/>
    <w:rsid w:val="000C3865"/>
    <w:rsid w:val="000E074D"/>
    <w:rsid w:val="000E23FA"/>
    <w:rsid w:val="000E56D1"/>
    <w:rsid w:val="000E616C"/>
    <w:rsid w:val="001009FB"/>
    <w:rsid w:val="00111203"/>
    <w:rsid w:val="00122711"/>
    <w:rsid w:val="00123944"/>
    <w:rsid w:val="00133126"/>
    <w:rsid w:val="00135920"/>
    <w:rsid w:val="00136019"/>
    <w:rsid w:val="00141B19"/>
    <w:rsid w:val="00142481"/>
    <w:rsid w:val="00144DAD"/>
    <w:rsid w:val="0015168F"/>
    <w:rsid w:val="00153371"/>
    <w:rsid w:val="0015614B"/>
    <w:rsid w:val="00157107"/>
    <w:rsid w:val="0016044C"/>
    <w:rsid w:val="00166258"/>
    <w:rsid w:val="00170D44"/>
    <w:rsid w:val="0017605E"/>
    <w:rsid w:val="001767C6"/>
    <w:rsid w:val="001822D4"/>
    <w:rsid w:val="001B35F6"/>
    <w:rsid w:val="001B4454"/>
    <w:rsid w:val="001B4BE1"/>
    <w:rsid w:val="001E1452"/>
    <w:rsid w:val="00200405"/>
    <w:rsid w:val="00202048"/>
    <w:rsid w:val="002074EC"/>
    <w:rsid w:val="002125FB"/>
    <w:rsid w:val="00213A1B"/>
    <w:rsid w:val="00217802"/>
    <w:rsid w:val="00217E7F"/>
    <w:rsid w:val="002326CC"/>
    <w:rsid w:val="002431EB"/>
    <w:rsid w:val="002508F9"/>
    <w:rsid w:val="00260C5D"/>
    <w:rsid w:val="0026146F"/>
    <w:rsid w:val="00263314"/>
    <w:rsid w:val="00265092"/>
    <w:rsid w:val="00265A6D"/>
    <w:rsid w:val="00266B0C"/>
    <w:rsid w:val="0027630C"/>
    <w:rsid w:val="0028710A"/>
    <w:rsid w:val="00290CD1"/>
    <w:rsid w:val="002B2931"/>
    <w:rsid w:val="002B6EC8"/>
    <w:rsid w:val="002C3B04"/>
    <w:rsid w:val="002C7772"/>
    <w:rsid w:val="002D1C91"/>
    <w:rsid w:val="002D5D3B"/>
    <w:rsid w:val="002E0797"/>
    <w:rsid w:val="002F47D9"/>
    <w:rsid w:val="002F5746"/>
    <w:rsid w:val="002F5E9D"/>
    <w:rsid w:val="003011AB"/>
    <w:rsid w:val="00304A9F"/>
    <w:rsid w:val="00304EEA"/>
    <w:rsid w:val="003116D6"/>
    <w:rsid w:val="00315996"/>
    <w:rsid w:val="00320E41"/>
    <w:rsid w:val="00323C43"/>
    <w:rsid w:val="003376CE"/>
    <w:rsid w:val="00350946"/>
    <w:rsid w:val="00350C1F"/>
    <w:rsid w:val="00360E8C"/>
    <w:rsid w:val="00360EAA"/>
    <w:rsid w:val="00365238"/>
    <w:rsid w:val="0038466D"/>
    <w:rsid w:val="0039003A"/>
    <w:rsid w:val="00392241"/>
    <w:rsid w:val="003B0F16"/>
    <w:rsid w:val="003B16DA"/>
    <w:rsid w:val="003B7554"/>
    <w:rsid w:val="003B75E1"/>
    <w:rsid w:val="003C485B"/>
    <w:rsid w:val="003D2977"/>
    <w:rsid w:val="003F421D"/>
    <w:rsid w:val="00401F64"/>
    <w:rsid w:val="004020EE"/>
    <w:rsid w:val="004150EA"/>
    <w:rsid w:val="004332B2"/>
    <w:rsid w:val="00450174"/>
    <w:rsid w:val="00452D84"/>
    <w:rsid w:val="00460239"/>
    <w:rsid w:val="00481F6E"/>
    <w:rsid w:val="00490C4F"/>
    <w:rsid w:val="0049254A"/>
    <w:rsid w:val="00494DF0"/>
    <w:rsid w:val="004A132D"/>
    <w:rsid w:val="004A51E8"/>
    <w:rsid w:val="004A6695"/>
    <w:rsid w:val="004A6D60"/>
    <w:rsid w:val="004B13B0"/>
    <w:rsid w:val="004B33EE"/>
    <w:rsid w:val="004C48CE"/>
    <w:rsid w:val="004D3B66"/>
    <w:rsid w:val="004E3D97"/>
    <w:rsid w:val="004F7CB4"/>
    <w:rsid w:val="00504005"/>
    <w:rsid w:val="00514612"/>
    <w:rsid w:val="00532E05"/>
    <w:rsid w:val="0053330A"/>
    <w:rsid w:val="0054008E"/>
    <w:rsid w:val="00572F34"/>
    <w:rsid w:val="00574DF5"/>
    <w:rsid w:val="005858ED"/>
    <w:rsid w:val="00587171"/>
    <w:rsid w:val="005A139D"/>
    <w:rsid w:val="005A64FA"/>
    <w:rsid w:val="005A6695"/>
    <w:rsid w:val="005B36FF"/>
    <w:rsid w:val="005C3398"/>
    <w:rsid w:val="005C34A1"/>
    <w:rsid w:val="005C5900"/>
    <w:rsid w:val="005E5CD7"/>
    <w:rsid w:val="005E7200"/>
    <w:rsid w:val="005F0717"/>
    <w:rsid w:val="00605458"/>
    <w:rsid w:val="00622A6A"/>
    <w:rsid w:val="00623B88"/>
    <w:rsid w:val="00632F9F"/>
    <w:rsid w:val="00634B03"/>
    <w:rsid w:val="006411BC"/>
    <w:rsid w:val="00657231"/>
    <w:rsid w:val="006633D7"/>
    <w:rsid w:val="006708E9"/>
    <w:rsid w:val="00681BE6"/>
    <w:rsid w:val="006913F0"/>
    <w:rsid w:val="00695E80"/>
    <w:rsid w:val="006A5813"/>
    <w:rsid w:val="006A7BC3"/>
    <w:rsid w:val="006C5558"/>
    <w:rsid w:val="006F770C"/>
    <w:rsid w:val="006F7CB0"/>
    <w:rsid w:val="00714708"/>
    <w:rsid w:val="00720707"/>
    <w:rsid w:val="00723F14"/>
    <w:rsid w:val="00727D43"/>
    <w:rsid w:val="00732F3C"/>
    <w:rsid w:val="00736BF7"/>
    <w:rsid w:val="00743901"/>
    <w:rsid w:val="0074547D"/>
    <w:rsid w:val="00750891"/>
    <w:rsid w:val="00756BEE"/>
    <w:rsid w:val="0076086A"/>
    <w:rsid w:val="00780774"/>
    <w:rsid w:val="00780B5B"/>
    <w:rsid w:val="007931F8"/>
    <w:rsid w:val="00794A10"/>
    <w:rsid w:val="007A2AFC"/>
    <w:rsid w:val="007B18A0"/>
    <w:rsid w:val="007B21AB"/>
    <w:rsid w:val="007B3C9C"/>
    <w:rsid w:val="007B5133"/>
    <w:rsid w:val="007B6A67"/>
    <w:rsid w:val="007C480A"/>
    <w:rsid w:val="007D2F58"/>
    <w:rsid w:val="007E4ABC"/>
    <w:rsid w:val="007E660F"/>
    <w:rsid w:val="007F0FE6"/>
    <w:rsid w:val="007F36E6"/>
    <w:rsid w:val="00813EBE"/>
    <w:rsid w:val="00817B03"/>
    <w:rsid w:val="008212C1"/>
    <w:rsid w:val="00835C80"/>
    <w:rsid w:val="00836621"/>
    <w:rsid w:val="0084218D"/>
    <w:rsid w:val="00842389"/>
    <w:rsid w:val="00853A50"/>
    <w:rsid w:val="008576A7"/>
    <w:rsid w:val="00860DD5"/>
    <w:rsid w:val="00865CDC"/>
    <w:rsid w:val="008705BE"/>
    <w:rsid w:val="00876FE2"/>
    <w:rsid w:val="00881025"/>
    <w:rsid w:val="00883C77"/>
    <w:rsid w:val="00894FF0"/>
    <w:rsid w:val="008A093F"/>
    <w:rsid w:val="008C2FA7"/>
    <w:rsid w:val="008C584B"/>
    <w:rsid w:val="008D184D"/>
    <w:rsid w:val="008D48D8"/>
    <w:rsid w:val="008E5151"/>
    <w:rsid w:val="009152BD"/>
    <w:rsid w:val="00917A1A"/>
    <w:rsid w:val="00926339"/>
    <w:rsid w:val="00932115"/>
    <w:rsid w:val="009330C3"/>
    <w:rsid w:val="00934089"/>
    <w:rsid w:val="00941768"/>
    <w:rsid w:val="00946573"/>
    <w:rsid w:val="0095088D"/>
    <w:rsid w:val="00950B2C"/>
    <w:rsid w:val="0095359C"/>
    <w:rsid w:val="0095781B"/>
    <w:rsid w:val="009773E7"/>
    <w:rsid w:val="009832DD"/>
    <w:rsid w:val="00987C80"/>
    <w:rsid w:val="009930C9"/>
    <w:rsid w:val="00997A45"/>
    <w:rsid w:val="009A4223"/>
    <w:rsid w:val="009C2A99"/>
    <w:rsid w:val="009D1884"/>
    <w:rsid w:val="009D447D"/>
    <w:rsid w:val="009E6009"/>
    <w:rsid w:val="009F2A51"/>
    <w:rsid w:val="009F5C5D"/>
    <w:rsid w:val="009F77F3"/>
    <w:rsid w:val="00A038E4"/>
    <w:rsid w:val="00A10E33"/>
    <w:rsid w:val="00A1321B"/>
    <w:rsid w:val="00A1537D"/>
    <w:rsid w:val="00A204D3"/>
    <w:rsid w:val="00A32739"/>
    <w:rsid w:val="00A34C11"/>
    <w:rsid w:val="00A42A27"/>
    <w:rsid w:val="00A45C57"/>
    <w:rsid w:val="00A47122"/>
    <w:rsid w:val="00A51C37"/>
    <w:rsid w:val="00A52549"/>
    <w:rsid w:val="00A57C6F"/>
    <w:rsid w:val="00A67A9C"/>
    <w:rsid w:val="00A71CC9"/>
    <w:rsid w:val="00A76B23"/>
    <w:rsid w:val="00A90C3F"/>
    <w:rsid w:val="00A912FD"/>
    <w:rsid w:val="00A925C9"/>
    <w:rsid w:val="00A93379"/>
    <w:rsid w:val="00A96E41"/>
    <w:rsid w:val="00AC3ED7"/>
    <w:rsid w:val="00AC6E0C"/>
    <w:rsid w:val="00AE6907"/>
    <w:rsid w:val="00B148DC"/>
    <w:rsid w:val="00B15619"/>
    <w:rsid w:val="00B15CC1"/>
    <w:rsid w:val="00B167BA"/>
    <w:rsid w:val="00B17252"/>
    <w:rsid w:val="00B41F6B"/>
    <w:rsid w:val="00B559F5"/>
    <w:rsid w:val="00B7425F"/>
    <w:rsid w:val="00B853DF"/>
    <w:rsid w:val="00B94B3A"/>
    <w:rsid w:val="00B97A0A"/>
    <w:rsid w:val="00BA7B09"/>
    <w:rsid w:val="00BD2C9B"/>
    <w:rsid w:val="00BE2E93"/>
    <w:rsid w:val="00BE2FE1"/>
    <w:rsid w:val="00BF559A"/>
    <w:rsid w:val="00C006AB"/>
    <w:rsid w:val="00C103E4"/>
    <w:rsid w:val="00C1092A"/>
    <w:rsid w:val="00C17305"/>
    <w:rsid w:val="00C205E5"/>
    <w:rsid w:val="00C20D15"/>
    <w:rsid w:val="00C228D9"/>
    <w:rsid w:val="00C3167F"/>
    <w:rsid w:val="00C35E45"/>
    <w:rsid w:val="00C478C6"/>
    <w:rsid w:val="00C53166"/>
    <w:rsid w:val="00C5412A"/>
    <w:rsid w:val="00C55BF9"/>
    <w:rsid w:val="00C57C3E"/>
    <w:rsid w:val="00C64067"/>
    <w:rsid w:val="00C66923"/>
    <w:rsid w:val="00C74EEA"/>
    <w:rsid w:val="00C84DC7"/>
    <w:rsid w:val="00C86D30"/>
    <w:rsid w:val="00C87602"/>
    <w:rsid w:val="00CC4682"/>
    <w:rsid w:val="00CD2559"/>
    <w:rsid w:val="00CD7CE3"/>
    <w:rsid w:val="00CE328F"/>
    <w:rsid w:val="00D01B11"/>
    <w:rsid w:val="00D1047C"/>
    <w:rsid w:val="00D2382E"/>
    <w:rsid w:val="00D30317"/>
    <w:rsid w:val="00D329A1"/>
    <w:rsid w:val="00D37C04"/>
    <w:rsid w:val="00D4079B"/>
    <w:rsid w:val="00D43FD1"/>
    <w:rsid w:val="00D47089"/>
    <w:rsid w:val="00D52B53"/>
    <w:rsid w:val="00D552C1"/>
    <w:rsid w:val="00D62E27"/>
    <w:rsid w:val="00D63E6E"/>
    <w:rsid w:val="00D74D2B"/>
    <w:rsid w:val="00D74FAF"/>
    <w:rsid w:val="00D82A66"/>
    <w:rsid w:val="00D93C14"/>
    <w:rsid w:val="00DA3001"/>
    <w:rsid w:val="00DC43BA"/>
    <w:rsid w:val="00DD0B27"/>
    <w:rsid w:val="00DD749A"/>
    <w:rsid w:val="00DE6B33"/>
    <w:rsid w:val="00DF2948"/>
    <w:rsid w:val="00DF3CBB"/>
    <w:rsid w:val="00E012D4"/>
    <w:rsid w:val="00E25F26"/>
    <w:rsid w:val="00E26657"/>
    <w:rsid w:val="00E3438D"/>
    <w:rsid w:val="00E3461D"/>
    <w:rsid w:val="00E36F9D"/>
    <w:rsid w:val="00E42C88"/>
    <w:rsid w:val="00E44A57"/>
    <w:rsid w:val="00E5171C"/>
    <w:rsid w:val="00E527C0"/>
    <w:rsid w:val="00E55462"/>
    <w:rsid w:val="00E64317"/>
    <w:rsid w:val="00E654C3"/>
    <w:rsid w:val="00E66759"/>
    <w:rsid w:val="00E66EA5"/>
    <w:rsid w:val="00E67201"/>
    <w:rsid w:val="00E705FE"/>
    <w:rsid w:val="00E7532C"/>
    <w:rsid w:val="00E83C44"/>
    <w:rsid w:val="00E97561"/>
    <w:rsid w:val="00EA5B9C"/>
    <w:rsid w:val="00EA7EB2"/>
    <w:rsid w:val="00EC642C"/>
    <w:rsid w:val="00EC75F7"/>
    <w:rsid w:val="00EE06FD"/>
    <w:rsid w:val="00EE25CC"/>
    <w:rsid w:val="00EF5B6C"/>
    <w:rsid w:val="00F00100"/>
    <w:rsid w:val="00F056A7"/>
    <w:rsid w:val="00F13EB2"/>
    <w:rsid w:val="00F40507"/>
    <w:rsid w:val="00F441C0"/>
    <w:rsid w:val="00F50BAE"/>
    <w:rsid w:val="00F56A29"/>
    <w:rsid w:val="00F7423D"/>
    <w:rsid w:val="00F8420E"/>
    <w:rsid w:val="00F85550"/>
    <w:rsid w:val="00F94DAF"/>
    <w:rsid w:val="00FA6FC3"/>
    <w:rsid w:val="00FB1E19"/>
    <w:rsid w:val="00FB4D2F"/>
    <w:rsid w:val="00FC3DCF"/>
    <w:rsid w:val="00FE0A8B"/>
    <w:rsid w:val="00FE30F9"/>
    <w:rsid w:val="00FE56FB"/>
    <w:rsid w:val="00FE6FB0"/>
    <w:rsid w:val="00FF1A5D"/>
    <w:rsid w:val="00FF490B"/>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D4E6716"/>
  <w15:docId w15:val="{0F3B2F1B-9BD5-4178-AC0D-3D33AEC8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nhideWhenUsed/>
    <w:rsid w:val="009F2A51"/>
    <w:pPr>
      <w:tabs>
        <w:tab w:val="center" w:pos="4680"/>
        <w:tab w:val="right" w:pos="9360"/>
      </w:tabs>
    </w:pPr>
  </w:style>
  <w:style w:type="character" w:customStyle="1" w:styleId="FooterChar">
    <w:name w:val="Footer Char"/>
    <w:basedOn w:val="DefaultParagraphFont"/>
    <w:link w:val="Footer"/>
    <w:uiPriority w:val="99"/>
    <w:locked/>
    <w:rsid w:val="009F2A51"/>
    <w:rPr>
      <w:rFonts w:cs="Times New Roman"/>
    </w:rPr>
  </w:style>
  <w:style w:type="character" w:styleId="PageNumber">
    <w:name w:val="page number"/>
    <w:basedOn w:val="DefaultParagraphFont"/>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 w:type="paragraph" w:customStyle="1" w:styleId="Footertext1">
    <w:name w:val="Footer text 1"/>
    <w:basedOn w:val="Footer"/>
    <w:rsid w:val="00136019"/>
    <w:pPr>
      <w:tabs>
        <w:tab w:val="clear" w:pos="4680"/>
        <w:tab w:val="clear" w:pos="9360"/>
      </w:tabs>
      <w:spacing w:before="120" w:after="0" w:line="240" w:lineRule="auto"/>
      <w:jc w:val="center"/>
    </w:pPr>
    <w:rPr>
      <w:rFonts w:ascii="CG Times" w:hAnsi="CG Times" w:cs="Vrinda"/>
      <w:sz w:val="18"/>
      <w:szCs w:val="18"/>
    </w:rPr>
  </w:style>
  <w:style w:type="paragraph" w:customStyle="1" w:styleId="Footertext2">
    <w:name w:val="Footer text 2"/>
    <w:basedOn w:val="Footer"/>
    <w:rsid w:val="00136019"/>
    <w:pPr>
      <w:tabs>
        <w:tab w:val="clear" w:pos="4680"/>
        <w:tab w:val="clear" w:pos="9360"/>
      </w:tabs>
      <w:spacing w:after="0" w:line="240" w:lineRule="auto"/>
      <w:jc w:val="center"/>
    </w:pPr>
    <w:rPr>
      <w:rFonts w:ascii="CG Times" w:hAnsi="CG Times" w:cs="Vrinda"/>
      <w:sz w:val="18"/>
      <w:szCs w:val="18"/>
    </w:rPr>
  </w:style>
  <w:style w:type="character" w:styleId="UnresolvedMention">
    <w:name w:val="Unresolved Mention"/>
    <w:basedOn w:val="DefaultParagraphFont"/>
    <w:uiPriority w:val="99"/>
    <w:semiHidden/>
    <w:unhideWhenUsed/>
    <w:rsid w:val="00450174"/>
    <w:rPr>
      <w:color w:val="605E5C"/>
      <w:shd w:val="clear" w:color="auto" w:fill="E1DFDD"/>
    </w:rPr>
  </w:style>
  <w:style w:type="paragraph" w:styleId="Revision">
    <w:name w:val="Revision"/>
    <w:hidden/>
    <w:uiPriority w:val="99"/>
    <w:semiHidden/>
    <w:rsid w:val="00865CDC"/>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eader" Target="header1.xml"/><Relationship Id="rId16" Type="http://schemas.openxmlformats.org/officeDocument/2006/relationships/image" Target="media/image3.png"/><Relationship Id="rId11" Type="http://schemas.openxmlformats.org/officeDocument/2006/relationships/hyperlink" Target="file:///\\UVAAPADSQL50CCO\Outliers\"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yperlink" Target="file:///\\f3420-ecldbp01\data\Coaching\Outliers\Encrypt_Out\"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6.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f3420-ecldbp01\data\Coaching\Outliers\Encrypt_Ou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6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file:///\\UVAADADSQL52CCO\Outliers\"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file:///\\UVAADADSQL50CCO\data\coaching\Outliers\Decrypt_out\" TargetMode="External"/><Relationship Id="rId81" Type="http://schemas.openxmlformats.org/officeDocument/2006/relationships/image" Target="media/image67.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UVAADADSQL50CCO\Outliers\" TargetMode="External"/><Relationship Id="rId13" Type="http://schemas.openxmlformats.org/officeDocument/2006/relationships/hyperlink" Target="file:///\\VDENSSDBP07\scorecard-ssis\Coaching\Outlier_Coaching.dtsx"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microsoft.com/office/2011/relationships/people" Target="people.xml"/><Relationship Id="rId61" Type="http://schemas.openxmlformats.org/officeDocument/2006/relationships/image" Target="media/image48.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D1D084-BA66-4BA3-B836-61FEF73AC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70</Pages>
  <Words>4197</Words>
  <Characters>23923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28064</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cp:lastModifiedBy>
  <cp:revision>95</cp:revision>
  <dcterms:created xsi:type="dcterms:W3CDTF">2014-05-14T02:00:00Z</dcterms:created>
  <dcterms:modified xsi:type="dcterms:W3CDTF">2024-08-25T20:37:00Z</dcterms:modified>
</cp:coreProperties>
</file>