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rsidTr="00E25F26">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E25F26" w:rsidRPr="0095359C"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E25F26" w:rsidRPr="00FF578D" w:rsidRDefault="003F421D" w:rsidP="00E25F26">
            <w:pPr>
              <w:ind w:left="-12" w:right="-270"/>
              <w:jc w:val="center"/>
              <w:rPr>
                <w:rFonts w:ascii="Times New Roman (PCL6)" w:hAnsi="Times New Roman (PCL6)"/>
              </w:rPr>
            </w:pPr>
            <w:del w:id="1" w:author="Palacherla, Susmitha C (NONUS)" w:date="2019-07-08T13:59:00Z">
              <w:r w:rsidDel="00FF490B">
                <w:rPr>
                  <w:rFonts w:ascii="Times New Roman (PCL6)" w:hAnsi="Times New Roman (PCL6)"/>
                </w:rPr>
                <w:delText>07/30/2018</w:delText>
              </w:r>
            </w:del>
            <w:ins w:id="2" w:author="Palacherla, Susmitha C (NONUS)" w:date="2019-07-08T13:59:00Z">
              <w:r w:rsidR="00FF490B">
                <w:rPr>
                  <w:rFonts w:ascii="Times New Roman (PCL6)" w:hAnsi="Times New Roman (PCL6)"/>
                </w:rPr>
                <w:t>07/08/2019</w:t>
              </w:r>
            </w:ins>
          </w:p>
        </w:tc>
        <w:tc>
          <w:tcPr>
            <w:tcW w:w="1620" w:type="dxa"/>
            <w:tcBorders>
              <w:top w:val="single" w:sz="12" w:space="0" w:color="auto"/>
              <w:left w:val="single" w:sz="6" w:space="0" w:color="auto"/>
              <w:bottom w:val="single" w:sz="12" w:space="0" w:color="auto"/>
              <w:right w:val="single" w:sz="6" w:space="0" w:color="auto"/>
            </w:tcBorders>
          </w:tcPr>
          <w:p w:rsidR="00E25F26" w:rsidRPr="00D37C04" w:rsidRDefault="00E25F26" w:rsidP="00E25F26">
            <w:pPr>
              <w:ind w:left="-12" w:right="-270"/>
              <w:jc w:val="center"/>
              <w:rPr>
                <w:rFonts w:ascii="Times New Roman (PCL6)" w:hAnsi="Times New Roman (PCL6)"/>
              </w:rPr>
            </w:pPr>
          </w:p>
        </w:tc>
        <w:tc>
          <w:tcPr>
            <w:tcW w:w="4410" w:type="dxa"/>
            <w:tcBorders>
              <w:top w:val="single" w:sz="12" w:space="0" w:color="auto"/>
              <w:bottom w:val="single" w:sz="12" w:space="0" w:color="auto"/>
              <w:right w:val="single" w:sz="6" w:space="0" w:color="auto"/>
            </w:tcBorders>
          </w:tcPr>
          <w:p w:rsidR="00E25F26" w:rsidRPr="00D37C04" w:rsidRDefault="003F421D" w:rsidP="00E25F26">
            <w:pPr>
              <w:ind w:right="-270"/>
              <w:rPr>
                <w:rFonts w:ascii="Times New Roman (PCL6)" w:hAnsi="Times New Roman (PCL6)"/>
              </w:rPr>
            </w:pPr>
            <w:del w:id="3" w:author="Palacherla, Susmitha C (NONUS)" w:date="2019-07-08T14:00:00Z">
              <w:r w:rsidDel="00FF490B">
                <w:rPr>
                  <w:rFonts w:ascii="Times New Roman (PCL6)" w:hAnsi="Times New Roman (PCL6)"/>
                </w:rPr>
                <w:delText xml:space="preserve">TFS 11451 - </w:delText>
              </w:r>
              <w:r w:rsidRPr="003F421D" w:rsidDel="00FF490B">
                <w:rPr>
                  <w:rFonts w:ascii="Times New Roman (PCL6)" w:hAnsi="Times New Roman (PCL6)"/>
                </w:rPr>
                <w:delText>New feed file for CSRs who took inappropriate action</w:delText>
              </w:r>
            </w:del>
            <w:ins w:id="4" w:author="Palacherla, Susmitha C (NONUS)" w:date="2019-07-08T14:00:00Z">
              <w:r w:rsidR="00FF490B">
                <w:rPr>
                  <w:rFonts w:ascii="Times New Roman (PCL6)" w:hAnsi="Times New Roman (PCL6)"/>
                </w:rPr>
                <w:t>TFS 14108 – New process for OMR Short Calls handling</w:t>
              </w:r>
            </w:ins>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0C809"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5BFFB"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804D5"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4CF14"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E8A8B"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rsidTr="00A45C57">
        <w:tc>
          <w:tcPr>
            <w:tcW w:w="1440" w:type="dxa"/>
          </w:tcPr>
          <w:p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rsidTr="00A45C57">
        <w:tc>
          <w:tcPr>
            <w:tcW w:w="1440" w:type="dxa"/>
          </w:tcPr>
          <w:p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rsidTr="00A45C57">
        <w:tc>
          <w:tcPr>
            <w:tcW w:w="1440" w:type="dxa"/>
          </w:tcPr>
          <w:p w:rsidR="00C55BF9" w:rsidRDefault="00FF490B" w:rsidP="00E25F26">
            <w:pPr>
              <w:pStyle w:val="hdr1"/>
              <w:ind w:left="0"/>
              <w:jc w:val="left"/>
              <w:rPr>
                <w:rFonts w:asciiTheme="minorHAnsi" w:hAnsiTheme="minorHAnsi"/>
                <w:sz w:val="20"/>
              </w:rPr>
            </w:pPr>
            <w:ins w:id="5" w:author="Palacherla, Susmitha C (NONUS)" w:date="2019-07-08T14:01:00Z">
              <w:r>
                <w:rPr>
                  <w:rFonts w:asciiTheme="minorHAnsi" w:hAnsiTheme="minorHAnsi"/>
                  <w:sz w:val="20"/>
                </w:rPr>
                <w:t>7/31/2018</w:t>
              </w:r>
            </w:ins>
          </w:p>
        </w:tc>
        <w:tc>
          <w:tcPr>
            <w:tcW w:w="5238" w:type="dxa"/>
          </w:tcPr>
          <w:p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rsidR="00C55BF9" w:rsidRPr="003F421D" w:rsidRDefault="00C55BF9" w:rsidP="00E25F26">
            <w:pPr>
              <w:pStyle w:val="hdr1"/>
              <w:ind w:left="0"/>
              <w:jc w:val="left"/>
              <w:rPr>
                <w:rFonts w:asciiTheme="minorHAnsi" w:hAnsiTheme="minorHAnsi"/>
                <w:sz w:val="20"/>
              </w:rPr>
            </w:pPr>
            <w:r>
              <w:rPr>
                <w:rFonts w:asciiTheme="minorHAnsi" w:hAnsiTheme="minorHAnsi"/>
                <w:sz w:val="20"/>
              </w:rPr>
              <w:t xml:space="preserve">(Also added missing #23 and #24 for MSR and MSRS and fixed </w:t>
            </w:r>
            <w:r>
              <w:rPr>
                <w:rFonts w:asciiTheme="minorHAnsi" w:hAnsiTheme="minorHAnsi"/>
                <w:sz w:val="20"/>
              </w:rPr>
              <w:lastRenderedPageBreak/>
              <w:t>coaching Reason for older entries)</w:t>
            </w:r>
          </w:p>
        </w:tc>
        <w:tc>
          <w:tcPr>
            <w:tcW w:w="2790" w:type="dxa"/>
          </w:tcPr>
          <w:p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lastRenderedPageBreak/>
              <w:t>Susmitha Palacherla</w:t>
            </w:r>
          </w:p>
        </w:tc>
      </w:tr>
      <w:tr w:rsidR="00FF490B" w:rsidRPr="00D37C04" w:rsidTr="00A45C57">
        <w:trPr>
          <w:ins w:id="6" w:author="Palacherla, Susmitha C (NONUS)" w:date="2019-07-08T14:00:00Z"/>
        </w:trPr>
        <w:tc>
          <w:tcPr>
            <w:tcW w:w="1440" w:type="dxa"/>
          </w:tcPr>
          <w:p w:rsidR="00FF490B" w:rsidRDefault="00FF490B" w:rsidP="00E25F26">
            <w:pPr>
              <w:pStyle w:val="hdr1"/>
              <w:ind w:left="0"/>
              <w:jc w:val="left"/>
              <w:rPr>
                <w:ins w:id="7" w:author="Palacherla, Susmitha C (NONUS)" w:date="2019-07-08T14:00:00Z"/>
                <w:rFonts w:asciiTheme="minorHAnsi" w:hAnsiTheme="minorHAnsi"/>
                <w:sz w:val="20"/>
              </w:rPr>
            </w:pPr>
            <w:ins w:id="8" w:author="Palacherla, Susmitha C (NONUS)" w:date="2019-07-08T14:01:00Z">
              <w:r>
                <w:rPr>
                  <w:rFonts w:asciiTheme="minorHAnsi" w:hAnsiTheme="minorHAnsi"/>
                  <w:sz w:val="20"/>
                </w:rPr>
                <w:t>7/8/2019</w:t>
              </w:r>
            </w:ins>
          </w:p>
        </w:tc>
        <w:tc>
          <w:tcPr>
            <w:tcW w:w="5238" w:type="dxa"/>
          </w:tcPr>
          <w:p w:rsidR="00FF490B" w:rsidRDefault="00FF490B" w:rsidP="00E25F26">
            <w:pPr>
              <w:pStyle w:val="hdr1"/>
              <w:ind w:left="0"/>
              <w:jc w:val="left"/>
              <w:rPr>
                <w:ins w:id="9" w:author="Palacherla, Susmitha C (NONUS)" w:date="2019-07-08T14:00:00Z"/>
                <w:rFonts w:asciiTheme="minorHAnsi" w:hAnsiTheme="minorHAnsi"/>
                <w:sz w:val="20"/>
              </w:rPr>
            </w:pPr>
            <w:ins w:id="10" w:author="Palacherla, Susmitha C (NONUS)" w:date="2019-07-08T14:00:00Z">
              <w:r w:rsidRPr="00FF490B">
                <w:rPr>
                  <w:rFonts w:asciiTheme="minorHAnsi" w:hAnsiTheme="minorHAnsi"/>
                  <w:sz w:val="20"/>
                  <w:rPrChange w:id="11" w:author="Palacherla, Susmitha C (NONUS)" w:date="2019-07-08T14:01:00Z">
                    <w:rPr>
                      <w:rFonts w:ascii="Times New Roman (PCL6)" w:hAnsi="Times New Roman (PCL6)"/>
                    </w:rPr>
                  </w:rPrChange>
                </w:rPr>
                <w:t>TFS 14108 – New process for OMR Short Calls handling</w:t>
              </w:r>
            </w:ins>
          </w:p>
        </w:tc>
        <w:tc>
          <w:tcPr>
            <w:tcW w:w="2790" w:type="dxa"/>
          </w:tcPr>
          <w:p w:rsidR="00FF490B" w:rsidRPr="00EA2F09" w:rsidRDefault="00FF490B" w:rsidP="00E25F26">
            <w:pPr>
              <w:pStyle w:val="hdr1"/>
              <w:ind w:left="0"/>
              <w:jc w:val="left"/>
              <w:rPr>
                <w:ins w:id="12" w:author="Palacherla, Susmitha C (NONUS)" w:date="2019-07-08T14:00:00Z"/>
                <w:rFonts w:asciiTheme="minorHAnsi" w:hAnsiTheme="minorHAnsi"/>
                <w:sz w:val="20"/>
              </w:rPr>
            </w:pPr>
            <w:ins w:id="13" w:author="Palacherla, Susmitha C (NONUS)" w:date="2019-07-08T14:01:00Z">
              <w:r w:rsidRPr="00EA2F09">
                <w:rPr>
                  <w:rFonts w:asciiTheme="minorHAnsi" w:hAnsiTheme="minorHAnsi"/>
                  <w:sz w:val="20"/>
                </w:rPr>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4" w:name="_Toc434743870"/>
      <w:r w:rsidRPr="002431EB">
        <w:br w:type="page"/>
      </w:r>
      <w:bookmarkEnd w:id="14"/>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FF490B">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FF490B">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BE2FE1" w:rsidRDefault="00FF490B">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5" w:name="_Toc503949770"/>
      <w:r w:rsidRPr="0027630C">
        <w:rPr>
          <w:color w:val="auto"/>
        </w:rPr>
        <w:lastRenderedPageBreak/>
        <w:t>Overview</w:t>
      </w:r>
      <w:bookmarkEnd w:id="15"/>
    </w:p>
    <w:p w:rsidR="00A47122" w:rsidRPr="0027630C" w:rsidRDefault="009D1884" w:rsidP="00481F6E">
      <w:pPr>
        <w:pStyle w:val="Heading2"/>
        <w:rPr>
          <w:rFonts w:ascii="Calibri" w:hAnsi="Calibri" w:cs="Times New Roman"/>
          <w:color w:val="auto"/>
          <w:sz w:val="22"/>
          <w:szCs w:val="22"/>
        </w:rPr>
      </w:pPr>
      <w:bookmarkStart w:id="16"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6"/>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either through a Point of Contact (POC) via the standard entry form or through a data feed. Utilizing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7"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7"/>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8" w:name="_Toc503949773"/>
      <w:r w:rsidRPr="0027630C">
        <w:rPr>
          <w:rFonts w:ascii="Calibri" w:hAnsi="Calibri" w:cs="Times New Roman"/>
          <w:color w:val="auto"/>
          <w:sz w:val="22"/>
          <w:szCs w:val="22"/>
        </w:rPr>
        <w:t>Source Files</w:t>
      </w:r>
      <w:bookmarkEnd w:id="18"/>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9" w:history="1">
        <w:r w:rsidR="00E25F26" w:rsidRPr="00700164">
          <w:rPr>
            <w:rStyle w:val="Hyperlink"/>
            <w:rFonts w:asciiTheme="minorHAnsi" w:hAnsiTheme="minorHAnsi" w:cs="Segoe UI"/>
            <w:sz w:val="20"/>
            <w:szCs w:val="20"/>
          </w:rPr>
          <w:t>\\f3420-ecldbp01\data\Coaching\Outliers\Encrypt_Out\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3F421D" w:rsidRPr="007E2C75" w:rsidRDefault="003F421D" w:rsidP="003F421D">
            <w:pPr>
              <w:spacing w:after="0" w:line="240" w:lineRule="auto"/>
              <w:jc w:val="right"/>
              <w:rPr>
                <w:color w:val="000000"/>
                <w:sz w:val="16"/>
                <w:szCs w:val="16"/>
              </w:rPr>
            </w:pPr>
            <w:r>
              <w:rPr>
                <w:rFonts w:cstheme="minorHAnsi"/>
                <w:color w:val="000000"/>
                <w:sz w:val="16"/>
                <w:szCs w:val="16"/>
              </w:rPr>
              <w:lastRenderedPageBreak/>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9" w:name="_Toc503949774"/>
      <w:r w:rsidRPr="0027630C">
        <w:rPr>
          <w:rFonts w:ascii="Calibri" w:hAnsi="Calibri" w:cs="Times New Roman"/>
          <w:color w:val="auto"/>
          <w:sz w:val="22"/>
          <w:szCs w:val="22"/>
        </w:rPr>
        <w:t>Module List</w:t>
      </w:r>
      <w:bookmarkEnd w:id="19"/>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20" w:name="_Toc503949775"/>
      <w:r w:rsidRPr="0027630C">
        <w:rPr>
          <w:rFonts w:ascii="Calibri" w:hAnsi="Calibri" w:cs="Times New Roman"/>
          <w:color w:val="auto"/>
          <w:sz w:val="22"/>
          <w:szCs w:val="22"/>
        </w:rPr>
        <w:t>Software and Hardware Interfaces</w:t>
      </w:r>
      <w:bookmarkEnd w:id="20"/>
    </w:p>
    <w:p w:rsidR="009D1884" w:rsidRPr="0027630C" w:rsidRDefault="009D1884" w:rsidP="0027630C">
      <w:pPr>
        <w:pStyle w:val="Heading3"/>
        <w:rPr>
          <w:color w:val="auto"/>
        </w:rPr>
      </w:pPr>
      <w:bookmarkStart w:id="21" w:name="_Toc503949776"/>
      <w:r w:rsidRPr="0027630C">
        <w:rPr>
          <w:color w:val="auto"/>
        </w:rPr>
        <w:t>Software</w:t>
      </w:r>
      <w:bookmarkEnd w:id="21"/>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22" w:name="_Toc503949777"/>
      <w:r w:rsidRPr="0027630C">
        <w:rPr>
          <w:color w:val="auto"/>
        </w:rPr>
        <w:t>Hardware</w:t>
      </w:r>
      <w:bookmarkEnd w:id="22"/>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FF490B"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917A1A">
          <w:rPr>
            <w:rStyle w:val="Hyperlink"/>
            <w:rFonts w:ascii="Arial" w:hAnsi="Arial" w:cs="Arial"/>
            <w:sz w:val="20"/>
            <w:szCs w:val="20"/>
          </w:rPr>
          <w:t>\\F3420-ECLDBD01\data\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Dev File staging share</w:t>
      </w:r>
    </w:p>
    <w:p w:rsidR="00917A1A" w:rsidRPr="00257251" w:rsidRDefault="00FF490B"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917A1A">
          <w:rPr>
            <w:rStyle w:val="Hyperlink"/>
            <w:rFonts w:ascii="Arial" w:hAnsi="Arial" w:cs="Arial"/>
            <w:sz w:val="20"/>
            <w:szCs w:val="20"/>
          </w:rPr>
          <w:t>\\F3420-ECLDBT01\data\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Test</w:t>
      </w:r>
      <w:r w:rsidR="00917A1A" w:rsidRPr="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File staging share</w:t>
      </w:r>
      <w:r w:rsidR="00917A1A" w:rsidRPr="00257251" w:rsidDel="00810310">
        <w:rPr>
          <w:rFonts w:ascii="Times New Roman" w:hAnsi="Times New Roman"/>
          <w:color w:val="000000" w:themeColor="text1"/>
          <w:sz w:val="20"/>
          <w:szCs w:val="20"/>
        </w:rPr>
        <w:t xml:space="preserve"> </w:t>
      </w:r>
    </w:p>
    <w:p w:rsidR="00917A1A" w:rsidRPr="00257251" w:rsidRDefault="00FF490B"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00E25F26" w:rsidRPr="00700164">
          <w:rPr>
            <w:rStyle w:val="Hyperlink"/>
            <w:rFonts w:ascii="Arial" w:hAnsi="Arial" w:cs="Arial"/>
            <w:sz w:val="20"/>
            <w:szCs w:val="20"/>
          </w:rPr>
          <w:t>\\F3420-ECLDBP01\data\</w:t>
        </w:r>
      </w:hyperlink>
      <w:r w:rsidR="00E25F26" w:rsidRPr="00257251" w:rsidDel="00810310">
        <w:rPr>
          <w:rFonts w:ascii="Times New Roman" w:hAnsi="Times New Roman"/>
          <w:color w:val="000000" w:themeColor="text1"/>
          <w:sz w:val="20"/>
          <w:szCs w:val="20"/>
        </w:rPr>
        <w:t xml:space="preserve"> </w:t>
      </w:r>
      <w:r w:rsidR="00E25F26">
        <w:rPr>
          <w:rFonts w:ascii="Times New Roman" w:hAnsi="Times New Roman"/>
          <w:color w:val="000000" w:themeColor="text1"/>
          <w:sz w:val="20"/>
          <w:szCs w:val="20"/>
        </w:rPr>
        <w:t xml:space="preserve"> </w:t>
      </w:r>
      <w:r w:rsidR="00917A1A" w:rsidRPr="00257251">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Prod </w:t>
      </w:r>
      <w:r w:rsidR="00917A1A"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23" w:name="_Toc503949778"/>
      <w:r w:rsidRPr="0027630C">
        <w:rPr>
          <w:rFonts w:ascii="Calibri" w:hAnsi="Calibri" w:cs="Times New Roman"/>
          <w:color w:val="auto"/>
          <w:sz w:val="22"/>
          <w:szCs w:val="22"/>
        </w:rPr>
        <w:t>Users</w:t>
      </w:r>
      <w:bookmarkEnd w:id="23"/>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lastRenderedPageBreak/>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24" w:name="_Toc503949779"/>
      <w:r w:rsidRPr="0095359C">
        <w:rPr>
          <w:color w:val="auto"/>
          <w:sz w:val="20"/>
          <w:szCs w:val="20"/>
        </w:rPr>
        <w:t>Details</w:t>
      </w:r>
      <w:bookmarkEnd w:id="24"/>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5" w:name="_Toc387654370"/>
      <w:bookmarkStart w:id="26" w:name="_Toc387758815"/>
      <w:bookmarkStart w:id="27" w:name="_Toc387821326"/>
      <w:bookmarkStart w:id="28" w:name="_Toc387821375"/>
      <w:bookmarkStart w:id="29" w:name="_Toc430607220"/>
      <w:bookmarkStart w:id="30" w:name="_Toc430607321"/>
      <w:bookmarkStart w:id="31" w:name="_Toc430607359"/>
      <w:bookmarkStart w:id="32" w:name="_Toc503948379"/>
      <w:bookmarkStart w:id="33" w:name="_Toc503949780"/>
      <w:bookmarkEnd w:id="25"/>
      <w:bookmarkEnd w:id="26"/>
      <w:bookmarkEnd w:id="27"/>
      <w:bookmarkEnd w:id="28"/>
      <w:bookmarkEnd w:id="29"/>
      <w:bookmarkEnd w:id="30"/>
      <w:bookmarkEnd w:id="31"/>
      <w:bookmarkEnd w:id="32"/>
      <w:bookmarkEnd w:id="33"/>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4" w:name="_Toc387654371"/>
      <w:bookmarkStart w:id="35" w:name="_Toc387758816"/>
      <w:bookmarkStart w:id="36" w:name="_Toc387821327"/>
      <w:bookmarkStart w:id="37" w:name="_Toc387821376"/>
      <w:bookmarkStart w:id="38" w:name="_Toc430607221"/>
      <w:bookmarkStart w:id="39" w:name="_Toc430607322"/>
      <w:bookmarkStart w:id="40" w:name="_Toc430607360"/>
      <w:bookmarkStart w:id="41" w:name="_Toc503948380"/>
      <w:bookmarkStart w:id="42" w:name="_Toc503949781"/>
      <w:bookmarkEnd w:id="34"/>
      <w:bookmarkEnd w:id="35"/>
      <w:bookmarkEnd w:id="36"/>
      <w:bookmarkEnd w:id="37"/>
      <w:bookmarkEnd w:id="38"/>
      <w:bookmarkEnd w:id="39"/>
      <w:bookmarkEnd w:id="40"/>
      <w:bookmarkEnd w:id="41"/>
      <w:bookmarkEnd w:id="42"/>
    </w:p>
    <w:p w:rsidR="006F770C" w:rsidRPr="0027630C" w:rsidRDefault="006F770C" w:rsidP="0076086A">
      <w:pPr>
        <w:pStyle w:val="Heading2"/>
        <w:numPr>
          <w:ilvl w:val="1"/>
          <w:numId w:val="9"/>
        </w:numPr>
        <w:rPr>
          <w:rFonts w:ascii="Calibri" w:hAnsi="Calibri" w:cs="Times New Roman"/>
          <w:color w:val="auto"/>
          <w:sz w:val="22"/>
          <w:szCs w:val="22"/>
        </w:rPr>
      </w:pPr>
      <w:bookmarkStart w:id="43" w:name="_Toc503949782"/>
      <w:r w:rsidRPr="0027630C">
        <w:rPr>
          <w:rFonts w:ascii="Calibri" w:hAnsi="Calibri" w:cs="Times New Roman"/>
          <w:color w:val="auto"/>
          <w:sz w:val="22"/>
          <w:szCs w:val="22"/>
        </w:rPr>
        <w:t>Source Files</w:t>
      </w:r>
      <w:bookmarkEnd w:id="43"/>
    </w:p>
    <w:p w:rsidR="006F770C" w:rsidRPr="0095359C" w:rsidRDefault="00E64317" w:rsidP="00C5412A">
      <w:pPr>
        <w:spacing w:after="0"/>
        <w:rPr>
          <w:sz w:val="20"/>
          <w:szCs w:val="20"/>
        </w:rPr>
      </w:pPr>
      <w:proofErr w:type="gramStart"/>
      <w:r w:rsidRPr="0095359C">
        <w:rPr>
          <w:sz w:val="20"/>
          <w:szCs w:val="20"/>
        </w:rPr>
        <w:t>eCL_Outliers_Feed_XXX</w:t>
      </w:r>
      <w:r w:rsidR="00F56A29" w:rsidRPr="0095359C">
        <w:rPr>
          <w:sz w:val="20"/>
          <w:szCs w:val="20"/>
        </w:rPr>
        <w:t>yyyymmdd</w:t>
      </w:r>
      <w:r w:rsidRPr="0095359C">
        <w:rPr>
          <w:sz w:val="20"/>
          <w:szCs w:val="20"/>
        </w:rPr>
        <w:t>.csv</w:t>
      </w:r>
      <w:proofErr w:type="gramEnd"/>
      <w:r w:rsidRPr="0095359C">
        <w:rPr>
          <w:sz w:val="20"/>
          <w:szCs w:val="20"/>
        </w:rPr>
        <w:t xml:space="preserve">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w:t>
      </w:r>
      <w:proofErr w:type="gramStart"/>
      <w:r w:rsidR="00E64317" w:rsidRPr="0095359C">
        <w:rPr>
          <w:sz w:val="20"/>
          <w:szCs w:val="20"/>
        </w:rPr>
        <w:t>eCL</w:t>
      </w:r>
      <w:proofErr w:type="gramEnd"/>
      <w:r w:rsidR="00E64317" w:rsidRPr="0095359C">
        <w:rPr>
          <w:sz w:val="20"/>
          <w:szCs w:val="20"/>
        </w:rPr>
        <w:t xml:space="preserve">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3" w:history="1">
        <w:r w:rsidR="00E25F26" w:rsidRPr="00700164">
          <w:rPr>
            <w:rStyle w:val="Hyperlink"/>
            <w:sz w:val="20"/>
            <w:szCs w:val="20"/>
          </w:rPr>
          <w:t>\\f3420-ecldbp01\data\Coaching\Outliers\Encrypt_Out\</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44" w:name="_Toc503949783"/>
      <w:r w:rsidRPr="0095359C">
        <w:rPr>
          <w:rFonts w:ascii="Calibri" w:hAnsi="Calibri" w:cs="Times New Roman"/>
          <w:color w:val="auto"/>
          <w:sz w:val="20"/>
          <w:szCs w:val="20"/>
        </w:rPr>
        <w:t>Module Details</w:t>
      </w:r>
      <w:bookmarkEnd w:id="44"/>
    </w:p>
    <w:p w:rsidR="007B5133" w:rsidRPr="0095359C" w:rsidRDefault="007B5133" w:rsidP="0076086A">
      <w:pPr>
        <w:pStyle w:val="Heading3"/>
        <w:numPr>
          <w:ilvl w:val="2"/>
          <w:numId w:val="9"/>
        </w:numPr>
        <w:rPr>
          <w:rFonts w:ascii="Calibri" w:hAnsi="Calibri" w:cs="Times New Roman"/>
          <w:color w:val="auto"/>
          <w:sz w:val="20"/>
          <w:szCs w:val="20"/>
        </w:rPr>
      </w:pPr>
      <w:bookmarkStart w:id="45" w:name="_Toc503949784"/>
      <w:r w:rsidRPr="0095359C">
        <w:rPr>
          <w:rFonts w:ascii="Calibri" w:hAnsi="Calibri" w:cs="Times New Roman"/>
          <w:color w:val="auto"/>
          <w:sz w:val="20"/>
          <w:szCs w:val="20"/>
        </w:rPr>
        <w:t>SQL agent job</w:t>
      </w:r>
      <w:bookmarkEnd w:id="45"/>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4"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w:t>
      </w:r>
      <w:proofErr w:type="spellStart"/>
      <w:r w:rsidRPr="0095359C">
        <w:rPr>
          <w:sz w:val="20"/>
          <w:szCs w:val="20"/>
        </w:rPr>
        <w:t>Config</w:t>
      </w:r>
      <w:proofErr w:type="spellEnd"/>
      <w:r w:rsidRPr="0095359C">
        <w:rPr>
          <w:sz w:val="20"/>
          <w:szCs w:val="20"/>
        </w:rPr>
        <w:t xml:space="preserve">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proofErr w:type="spellStart"/>
      <w:r w:rsidR="00917A1A">
        <w:rPr>
          <w:sz w:val="20"/>
          <w:szCs w:val="20"/>
        </w:rPr>
        <w:t>ecljobowner</w:t>
      </w:r>
      <w:proofErr w:type="spellEnd"/>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6" w:name="_Toc503949785"/>
      <w:r w:rsidRPr="0095359C">
        <w:rPr>
          <w:rFonts w:asciiTheme="minorHAnsi" w:hAnsiTheme="minorHAnsi" w:cs="Times New Roman"/>
          <w:color w:val="auto"/>
          <w:sz w:val="20"/>
          <w:szCs w:val="20"/>
        </w:rPr>
        <w:t>SSIS Package</w:t>
      </w:r>
      <w:bookmarkEnd w:id="46"/>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2082"/>
        <w:gridCol w:w="2189"/>
        <w:gridCol w:w="1011"/>
        <w:gridCol w:w="4294"/>
      </w:tblGrid>
      <w:tr w:rsidR="00E42C88" w:rsidRPr="0095359C" w:rsidTr="00E25F26">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309"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w:t>
            </w:r>
            <w:r w:rsidRPr="007362D2">
              <w:rPr>
                <w:rFonts w:ascii="Times New Roman" w:hAnsi="Times New Roman"/>
                <w:sz w:val="20"/>
                <w:szCs w:val="20"/>
              </w:rPr>
              <w:t>01\data\coaching\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309" w:type="dxa"/>
          </w:tcPr>
          <w:p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p01\data\coaching\OUTLIERS\Decrypt_in</w:t>
            </w:r>
            <w:r w:rsidRPr="007362D2">
              <w:rPr>
                <w:rFonts w:ascii="Times New Roman" w:hAnsi="Times New Roman"/>
                <w:sz w:val="20"/>
                <w:szCs w:val="20"/>
              </w:rPr>
              <w: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309" w:type="dxa"/>
          </w:tcPr>
          <w:p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lastRenderedPageBreak/>
              <w:t>EncryptedOutPath</w:t>
            </w:r>
            <w:proofErr w:type="spellEnd"/>
          </w:p>
        </w:tc>
        <w:tc>
          <w:tcPr>
            <w:tcW w:w="2309" w:type="dxa"/>
          </w:tcPr>
          <w:p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309" w:type="dxa"/>
          </w:tcPr>
          <w:p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309" w:type="dxa"/>
          </w:tcPr>
          <w:p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309" w:type="dxa"/>
          </w:tcPr>
          <w:p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 + "\"  failed in " +  @[User::</w:t>
            </w:r>
            <w:proofErr w:type="spellStart"/>
            <w:r w:rsidRPr="00E25F26">
              <w:rPr>
                <w:rFonts w:asciiTheme="minorHAnsi" w:hAnsiTheme="minorHAnsi" w:cs="Arial"/>
                <w:sz w:val="20"/>
                <w:szCs w:val="20"/>
              </w:rPr>
              <w:t>VarDBName</w:t>
            </w:r>
            <w:proofErr w:type="spellEnd"/>
            <w:r w:rsidRPr="00E25F26">
              <w:rPr>
                <w:rFonts w:asciiTheme="minorHAnsi" w:hAnsiTheme="minorHAnsi" w:cs="Arial"/>
                <w:sz w:val="20"/>
                <w:szCs w:val="20"/>
              </w:rPr>
              <w:t>]</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RejectedCount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w:t>
      </w:r>
      <w:proofErr w:type="spellStart"/>
      <w:r w:rsidRPr="00257251">
        <w:rPr>
          <w:rFonts w:ascii="Times New Roman" w:hAnsi="Times New Roman"/>
        </w:rPr>
        <w:t>eCoachingdev</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rsidR="00E654C3" w:rsidRPr="0095359C" w:rsidRDefault="00E25F26" w:rsidP="00E25F26">
      <w:pPr>
        <w:pStyle w:val="ListParagraph"/>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D6A3730" wp14:editId="4883E90B">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1781175"/>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rsidR="00657231" w:rsidRDefault="00E25F26" w:rsidP="00657231">
      <w:pPr>
        <w:widowControl w:val="0"/>
        <w:autoSpaceDE w:val="0"/>
        <w:autoSpaceDN w:val="0"/>
        <w:adjustRightInd w:val="0"/>
        <w:spacing w:after="0" w:line="240" w:lineRule="auto"/>
        <w:ind w:left="1440"/>
        <w:contextualSpacing/>
        <w:rPr>
          <w:ins w:id="47" w:author="Palacherla, Susmitha C (NONUS)" w:date="2019-07-08T14:03:00Z"/>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rsidR="00FF490B" w:rsidRDefault="00FF490B" w:rsidP="00657231">
      <w:pPr>
        <w:widowControl w:val="0"/>
        <w:autoSpaceDE w:val="0"/>
        <w:autoSpaceDN w:val="0"/>
        <w:adjustRightInd w:val="0"/>
        <w:spacing w:after="0" w:line="240" w:lineRule="auto"/>
        <w:ind w:left="1440"/>
        <w:contextualSpacing/>
        <w:rPr>
          <w:ins w:id="48" w:author="Palacherla, Susmitha C (NONUS)" w:date="2019-07-08T14:03:00Z"/>
          <w:rFonts w:asciiTheme="minorHAnsi" w:hAnsiTheme="minorHAnsi" w:cs="Arial"/>
          <w:sz w:val="20"/>
          <w:szCs w:val="20"/>
        </w:rPr>
      </w:pPr>
    </w:p>
    <w:p w:rsidR="00FF490B" w:rsidRPr="0095359C" w:rsidRDefault="00FF490B" w:rsidP="00FF490B">
      <w:pPr>
        <w:pStyle w:val="ListParagraph"/>
        <w:widowControl w:val="0"/>
        <w:numPr>
          <w:ilvl w:val="4"/>
          <w:numId w:val="6"/>
        </w:numPr>
        <w:autoSpaceDE w:val="0"/>
        <w:autoSpaceDN w:val="0"/>
        <w:adjustRightInd w:val="0"/>
        <w:spacing w:after="0" w:line="240" w:lineRule="auto"/>
        <w:rPr>
          <w:ins w:id="49" w:author="Palacherla, Susmitha C (NONUS)" w:date="2019-07-08T14:03:00Z"/>
          <w:rFonts w:asciiTheme="minorHAnsi" w:hAnsiTheme="minorHAnsi" w:cs="Arial"/>
          <w:sz w:val="20"/>
          <w:szCs w:val="20"/>
        </w:rPr>
      </w:pPr>
      <w:proofErr w:type="spellStart"/>
      <w:ins w:id="50" w:author="Palacherla, Susmitha C (NONUS)" w:date="2019-07-08T14:03:00Z">
        <w:r>
          <w:rPr>
            <w:rFonts w:asciiTheme="minorHAnsi" w:hAnsiTheme="minorHAnsi" w:cs="Arial"/>
            <w:sz w:val="20"/>
            <w:szCs w:val="20"/>
          </w:rPr>
          <w:t>ISQ</w:t>
        </w:r>
        <w:r w:rsidRPr="0095359C">
          <w:rPr>
            <w:rFonts w:asciiTheme="minorHAnsi" w:hAnsiTheme="minorHAnsi" w:cs="Arial"/>
            <w:sz w:val="20"/>
            <w:szCs w:val="20"/>
          </w:rPr>
          <w:t>_File</w:t>
        </w:r>
        <w:proofErr w:type="spellEnd"/>
      </w:ins>
    </w:p>
    <w:p w:rsidR="00FF490B" w:rsidRPr="0095359C" w:rsidRDefault="00FF490B" w:rsidP="00FF490B">
      <w:pPr>
        <w:widowControl w:val="0"/>
        <w:autoSpaceDE w:val="0"/>
        <w:autoSpaceDN w:val="0"/>
        <w:adjustRightInd w:val="0"/>
        <w:spacing w:after="0" w:line="240" w:lineRule="auto"/>
        <w:ind w:left="1440"/>
        <w:contextualSpacing/>
        <w:rPr>
          <w:ins w:id="51" w:author="Palacherla, Susmitha C (NONUS)" w:date="2019-07-08T14:03:00Z"/>
          <w:rFonts w:asciiTheme="minorHAnsi" w:hAnsiTheme="minorHAnsi" w:cs="Arial"/>
          <w:sz w:val="20"/>
          <w:szCs w:val="20"/>
        </w:rPr>
      </w:pPr>
      <w:ins w:id="52" w:author="Palacherla, Susmitha C (NONUS)" w:date="2019-07-08T14:03:00Z">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ins>
    </w:p>
    <w:p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EncryptedOutPath</w:t>
      </w:r>
      <w:proofErr w:type="spellEnd"/>
      <w:r w:rsidRPr="00E25F26">
        <w:rPr>
          <w:rFonts w:asciiTheme="minorHAnsi" w:hAnsiTheme="minorHAnsi" w:cs="Arial"/>
          <w:sz w:val="20"/>
          <w:szCs w:val="20"/>
        </w:rPr>
        <w:t>] +  @[User::</w:t>
      </w:r>
      <w:proofErr w:type="spellStart"/>
      <w:r w:rsidRPr="00E25F26">
        <w:rPr>
          <w:rFonts w:asciiTheme="minorHAnsi" w:hAnsiTheme="minorHAnsi" w:cs="Arial"/>
          <w:sz w:val="20"/>
          <w:szCs w:val="20"/>
        </w:rPr>
        <w:t>varEncryptedFileName</w:t>
      </w:r>
      <w:proofErr w:type="spellEnd"/>
      <w:r w:rsidRPr="00E25F26">
        <w:rPr>
          <w:rFonts w:asciiTheme="minorHAnsi" w:hAnsiTheme="minorHAnsi" w:cs="Arial"/>
          <w:sz w:val="20"/>
          <w:szCs w:val="20"/>
        </w:rPr>
        <w:t>]</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varFailedFile</w:t>
      </w:r>
      <w:proofErr w:type="spellEnd"/>
      <w:r w:rsidRPr="00E25F26">
        <w:rPr>
          <w:rFonts w:asciiTheme="minorHAnsi" w:hAnsiTheme="minorHAnsi" w:cs="Arial"/>
          <w:sz w:val="20"/>
          <w:szCs w:val="20"/>
        </w:rPr>
        <w:t>]</w:t>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ins w:id="53" w:author="Palacherla, Susmitha C (NONUS)" w:date="2019-07-08T14:04:00Z">
        <w:r w:rsidR="00FF490B">
          <w:rPr>
            <w:noProof/>
          </w:rPr>
          <w:drawing>
            <wp:inline distT="0" distB="0" distL="0" distR="0" wp14:anchorId="18669C08" wp14:editId="58060DB1">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6965"/>
                      </a:xfrm>
                      <a:prstGeom prst="rect">
                        <a:avLst/>
                      </a:prstGeom>
                    </pic:spPr>
                  </pic:pic>
                </a:graphicData>
              </a:graphic>
            </wp:inline>
          </w:drawing>
        </w:r>
      </w:ins>
      <w:del w:id="54" w:author="Palacherla, Susmitha C (NONUS)" w:date="2019-07-08T14:04:00Z">
        <w:r w:rsidR="00E25F26" w:rsidDel="00FF490B">
          <w:rPr>
            <w:noProof/>
          </w:rPr>
          <w:drawing>
            <wp:inline distT="0" distB="0" distL="0" distR="0" wp14:anchorId="1FEC903F" wp14:editId="24DB876E">
              <wp:extent cx="5943600" cy="2646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6045"/>
                      </a:xfrm>
                      <a:prstGeom prst="rect">
                        <a:avLst/>
                      </a:prstGeom>
                    </pic:spPr>
                  </pic:pic>
                </a:graphicData>
              </a:graphic>
            </wp:inline>
          </w:drawing>
        </w:r>
      </w:del>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w:t>
      </w: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LCS OMR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proofErr w:type="gramStart"/>
      <w:r w:rsidRPr="00842389">
        <w:rPr>
          <w:rFonts w:asciiTheme="minorHAnsi" w:hAnsiTheme="minorHAnsi" w:cs="Arial"/>
          <w:sz w:val="20"/>
          <w:szCs w:val="20"/>
        </w:rPr>
        <w:t>FINDSTRING(</w:t>
      </w:r>
      <w:proofErr w:type="gramEnd"/>
      <w:r w:rsidRPr="00842389">
        <w:rPr>
          <w:rFonts w:asciiTheme="minorHAnsi" w:hAnsiTheme="minorHAnsi" w:cs="Arial"/>
          <w:sz w:val="20"/>
          <w:szCs w:val="20"/>
        </w:rPr>
        <w:t>@[User::</w:t>
      </w:r>
      <w:proofErr w:type="spellStart"/>
      <w:r w:rsidRPr="00842389">
        <w:rPr>
          <w:rFonts w:asciiTheme="minorHAnsi" w:hAnsiTheme="minorHAnsi" w:cs="Arial"/>
          <w:sz w:val="20"/>
          <w:szCs w:val="20"/>
        </w:rPr>
        <w:t>VarFileName</w:t>
      </w:r>
      <w:proofErr w:type="spellEnd"/>
      <w:r w:rsidRPr="00842389">
        <w:rPr>
          <w:rFonts w:asciiTheme="minorHAnsi" w:hAnsiTheme="minorHAnsi" w:cs="Arial"/>
          <w:sz w:val="20"/>
          <w:szCs w:val="20"/>
        </w:rPr>
        <w:t>],"LCS",1 ) &gt; 1</w:t>
      </w:r>
    </w:p>
    <w:p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IAE_IAT OMR File</w:t>
      </w:r>
    </w:p>
    <w:p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w:t>
      </w:r>
      <w:proofErr w:type="gramStart"/>
      <w:r w:rsidR="00F7423D" w:rsidRPr="00F7423D">
        <w:rPr>
          <w:rFonts w:asciiTheme="minorHAnsi" w:hAnsiTheme="minorHAnsi" w:cs="Arial"/>
          <w:sz w:val="20"/>
          <w:szCs w:val="20"/>
        </w:rPr>
        <w:t>FINDSTRING(</w:t>
      </w:r>
      <w:proofErr w:type="gramEnd"/>
      <w:r w:rsidR="00F7423D" w:rsidRPr="00F7423D">
        <w:rPr>
          <w:rFonts w:asciiTheme="minorHAnsi" w:hAnsiTheme="minorHAnsi" w:cs="Arial"/>
          <w:sz w:val="20"/>
          <w:szCs w:val="20"/>
        </w:rPr>
        <w:t>@[User::</w:t>
      </w:r>
      <w:proofErr w:type="spellStart"/>
      <w:r w:rsidR="00F7423D" w:rsidRPr="00F7423D">
        <w:rPr>
          <w:rFonts w:asciiTheme="minorHAnsi" w:hAnsiTheme="minorHAnsi" w:cs="Arial"/>
          <w:sz w:val="20"/>
          <w:szCs w:val="20"/>
        </w:rPr>
        <w:t>VarFileName</w:t>
      </w:r>
      <w:proofErr w:type="spellEnd"/>
      <w:r w:rsidR="00F7423D" w:rsidRPr="00F7423D">
        <w:rPr>
          <w:rFonts w:asciiTheme="minorHAnsi" w:hAnsiTheme="minorHAnsi" w:cs="Arial"/>
          <w:sz w:val="20"/>
          <w:szCs w:val="20"/>
        </w:rPr>
        <w:t xml:space="preserve">],"IAE",1 ) &gt; 0 ) </w:t>
      </w:r>
      <w:r w:rsidR="00F7423D">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ins w:id="55" w:author="Palacherla, Susmitha C (NONUS)" w:date="2019-07-08T14:04:00Z"/>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w:t>
      </w:r>
      <w:proofErr w:type="gramStart"/>
      <w:r w:rsidRPr="00F7423D">
        <w:rPr>
          <w:rFonts w:asciiTheme="minorHAnsi" w:hAnsiTheme="minorHAnsi" w:cs="Arial"/>
          <w:sz w:val="20"/>
          <w:szCs w:val="20"/>
        </w:rPr>
        <w:t>|(</w:t>
      </w:r>
      <w:proofErr w:type="gramEnd"/>
      <w:r w:rsidRPr="00F7423D">
        <w:rPr>
          <w:rFonts w:asciiTheme="minorHAnsi" w:hAnsiTheme="minorHAnsi" w:cs="Arial"/>
          <w:sz w:val="20"/>
          <w:szCs w:val="20"/>
        </w:rPr>
        <w:t>FINDSTRING(@[User::</w:t>
      </w:r>
      <w:proofErr w:type="spellStart"/>
      <w:r w:rsidRPr="00F7423D">
        <w:rPr>
          <w:rFonts w:asciiTheme="minorHAnsi" w:hAnsiTheme="minorHAnsi" w:cs="Arial"/>
          <w:sz w:val="20"/>
          <w:szCs w:val="20"/>
        </w:rPr>
        <w:t>VarFileName</w:t>
      </w:r>
      <w:proofErr w:type="spellEnd"/>
      <w:r w:rsidRPr="00F7423D">
        <w:rPr>
          <w:rFonts w:asciiTheme="minorHAnsi" w:hAnsiTheme="minorHAnsi" w:cs="Arial"/>
          <w:sz w:val="20"/>
          <w:szCs w:val="20"/>
        </w:rPr>
        <w:t>],"IAT",1 ) &gt; 0 )</w:t>
      </w:r>
    </w:p>
    <w:p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rsidR="00FF490B" w:rsidRPr="0095359C" w:rsidRDefault="00FF490B" w:rsidP="00FF490B">
      <w:pPr>
        <w:pStyle w:val="ListParagraph"/>
        <w:widowControl w:val="0"/>
        <w:numPr>
          <w:ilvl w:val="4"/>
          <w:numId w:val="6"/>
        </w:numPr>
        <w:autoSpaceDE w:val="0"/>
        <w:autoSpaceDN w:val="0"/>
        <w:adjustRightInd w:val="0"/>
        <w:spacing w:after="0" w:line="240" w:lineRule="auto"/>
        <w:rPr>
          <w:ins w:id="56" w:author="Palacherla, Susmitha C (NONUS)" w:date="2019-07-08T14:05:00Z"/>
          <w:rFonts w:asciiTheme="minorHAnsi" w:hAnsiTheme="minorHAnsi" w:cs="Arial"/>
          <w:b/>
          <w:sz w:val="20"/>
          <w:szCs w:val="20"/>
        </w:rPr>
        <w:pPrChange w:id="57"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proofErr w:type="spellStart"/>
      <w:ins w:id="58" w:author="Palacherla, Susmitha C (NONUS)" w:date="2019-07-08T14:05:00Z">
        <w:r>
          <w:rPr>
            <w:rFonts w:asciiTheme="minorHAnsi" w:hAnsiTheme="minorHAnsi" w:cs="Arial"/>
            <w:b/>
            <w:sz w:val="20"/>
            <w:szCs w:val="20"/>
          </w:rPr>
          <w:t>Foreach</w:t>
        </w:r>
        <w:proofErr w:type="spellEnd"/>
        <w:r>
          <w:rPr>
            <w:rFonts w:asciiTheme="minorHAnsi" w:hAnsiTheme="minorHAnsi" w:cs="Arial"/>
            <w:b/>
            <w:sz w:val="20"/>
            <w:szCs w:val="20"/>
          </w:rPr>
          <w:t xml:space="preserve"> </w:t>
        </w:r>
        <w:r w:rsidR="006708E9">
          <w:rPr>
            <w:rFonts w:asciiTheme="minorHAnsi" w:hAnsiTheme="minorHAnsi" w:cs="Arial"/>
            <w:b/>
            <w:sz w:val="20"/>
            <w:szCs w:val="20"/>
          </w:rPr>
          <w:t>ISQ</w:t>
        </w:r>
        <w:r>
          <w:rPr>
            <w:rFonts w:asciiTheme="minorHAnsi" w:hAnsiTheme="minorHAnsi" w:cs="Arial"/>
            <w:b/>
            <w:sz w:val="20"/>
            <w:szCs w:val="20"/>
          </w:rPr>
          <w:t xml:space="preserve"> OMR File</w:t>
        </w:r>
      </w:ins>
    </w:p>
    <w:p w:rsidR="00FF490B" w:rsidRDefault="00FF490B" w:rsidP="00FF490B">
      <w:pPr>
        <w:widowControl w:val="0"/>
        <w:autoSpaceDE w:val="0"/>
        <w:autoSpaceDN w:val="0"/>
        <w:adjustRightInd w:val="0"/>
        <w:spacing w:after="0" w:line="240" w:lineRule="auto"/>
        <w:rPr>
          <w:ins w:id="59" w:author="Palacherla, Susmitha C (NONUS)" w:date="2019-07-08T14:05:00Z"/>
          <w:rFonts w:asciiTheme="minorHAnsi" w:hAnsiTheme="minorHAnsi" w:cs="Arial"/>
          <w:sz w:val="20"/>
          <w:szCs w:val="20"/>
        </w:rPr>
      </w:pPr>
      <w:ins w:id="60" w:author="Palacherla, Susmitha C (NONUS)" w:date="2019-07-08T14:05:00Z">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ins>
    </w:p>
    <w:p w:rsidR="00FF490B" w:rsidRDefault="00FF490B" w:rsidP="00FF490B">
      <w:pPr>
        <w:widowControl w:val="0"/>
        <w:autoSpaceDE w:val="0"/>
        <w:autoSpaceDN w:val="0"/>
        <w:adjustRightInd w:val="0"/>
        <w:spacing w:after="0" w:line="240" w:lineRule="auto"/>
        <w:rPr>
          <w:ins w:id="61" w:author="Palacherla, Susmitha C (NONUS)" w:date="2019-07-08T14:05:00Z"/>
          <w:rFonts w:asciiTheme="minorHAnsi" w:hAnsiTheme="minorHAnsi" w:cs="Arial"/>
          <w:sz w:val="20"/>
          <w:szCs w:val="20"/>
        </w:rPr>
      </w:pPr>
      <w:ins w:id="62" w:author="Palacherla, Susmitha C (NONUS)" w:date="2019-07-08T14:05:00Z">
        <w:r>
          <w:rPr>
            <w:rFonts w:asciiTheme="minorHAnsi" w:hAnsiTheme="minorHAnsi" w:cs="Arial"/>
            <w:sz w:val="20"/>
            <w:szCs w:val="20"/>
          </w:rPr>
          <w:lastRenderedPageBreak/>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ins>
      <w:proofErr w:type="gramStart"/>
      <w:ins w:id="63" w:author="Palacherla, Susmitha C (NONUS)" w:date="2019-07-08T14:06:00Z">
        <w:r w:rsidR="006708E9" w:rsidRPr="006708E9">
          <w:rPr>
            <w:rFonts w:asciiTheme="minorHAnsi" w:hAnsiTheme="minorHAnsi" w:cs="Arial"/>
            <w:sz w:val="20"/>
            <w:szCs w:val="20"/>
          </w:rPr>
          <w:t>FINDSTRING(</w:t>
        </w:r>
        <w:proofErr w:type="gramEnd"/>
        <w:r w:rsidR="006708E9" w:rsidRPr="006708E9">
          <w:rPr>
            <w:rFonts w:asciiTheme="minorHAnsi" w:hAnsiTheme="minorHAnsi" w:cs="Arial"/>
            <w:sz w:val="20"/>
            <w:szCs w:val="20"/>
          </w:rPr>
          <w:t>@[User::</w:t>
        </w:r>
        <w:proofErr w:type="spellStart"/>
        <w:r w:rsidR="006708E9" w:rsidRPr="006708E9">
          <w:rPr>
            <w:rFonts w:asciiTheme="minorHAnsi" w:hAnsiTheme="minorHAnsi" w:cs="Arial"/>
            <w:sz w:val="20"/>
            <w:szCs w:val="20"/>
          </w:rPr>
          <w:t>VarFileName</w:t>
        </w:r>
        <w:proofErr w:type="spellEnd"/>
        <w:r w:rsidR="006708E9" w:rsidRPr="006708E9">
          <w:rPr>
            <w:rFonts w:asciiTheme="minorHAnsi" w:hAnsiTheme="minorHAnsi" w:cs="Arial"/>
            <w:sz w:val="20"/>
            <w:szCs w:val="20"/>
          </w:rPr>
          <w:t>],"ISQ",1 ) &gt; 0</w:t>
        </w:r>
      </w:ins>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64"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OTHER </w:t>
      </w:r>
      <w:del w:id="65" w:author="Palacherla, Susmitha C (NONUS)" w:date="2019-07-08T14:05:00Z">
        <w:r w:rsidDel="006708E9">
          <w:rPr>
            <w:rFonts w:asciiTheme="minorHAnsi" w:hAnsiTheme="minorHAnsi" w:cs="Arial"/>
            <w:b/>
            <w:sz w:val="20"/>
            <w:szCs w:val="20"/>
          </w:rPr>
          <w:delText xml:space="preserve">OMR </w:delText>
        </w:r>
      </w:del>
      <w:ins w:id="66" w:author="Palacherla, Susmitha C (NONUS)" w:date="2019-07-08T14:05:00Z">
        <w:r w:rsidR="006708E9">
          <w:rPr>
            <w:rFonts w:asciiTheme="minorHAnsi" w:hAnsiTheme="minorHAnsi" w:cs="Arial"/>
            <w:b/>
            <w:sz w:val="20"/>
            <w:szCs w:val="20"/>
          </w:rPr>
          <w:t xml:space="preserve"> </w:t>
        </w:r>
      </w:ins>
      <w:r>
        <w:rPr>
          <w:rFonts w:asciiTheme="minorHAnsi" w:hAnsiTheme="minorHAnsi" w:cs="Arial"/>
          <w:b/>
          <w:sz w:val="20"/>
          <w:szCs w:val="20"/>
        </w:rPr>
        <w:t>File</w:t>
      </w:r>
    </w:p>
    <w:p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rsidR="006708E9" w:rsidRDefault="00E705FE" w:rsidP="006708E9">
      <w:pPr>
        <w:widowControl w:val="0"/>
        <w:autoSpaceDE w:val="0"/>
        <w:autoSpaceDN w:val="0"/>
        <w:adjustRightInd w:val="0"/>
        <w:spacing w:after="0" w:line="240" w:lineRule="auto"/>
        <w:ind w:left="1440"/>
        <w:rPr>
          <w:ins w:id="67" w:author="Palacherla, Susmitha C (NONUS)" w:date="2019-07-08T14:07:00Z"/>
          <w:rFonts w:asciiTheme="minorHAnsi" w:hAnsiTheme="minorHAnsi" w:cs="Arial"/>
          <w:sz w:val="20"/>
          <w:szCs w:val="20"/>
        </w:rPr>
        <w:pPrChange w:id="68" w:author="Palacherla, Susmitha C (NONUS)" w:date="2019-07-08T14:06:00Z">
          <w:pPr>
            <w:widowControl w:val="0"/>
            <w:autoSpaceDE w:val="0"/>
            <w:autoSpaceDN w:val="0"/>
            <w:adjustRightInd w:val="0"/>
            <w:spacing w:after="0" w:line="240" w:lineRule="auto"/>
          </w:pPr>
        </w:pPrChange>
      </w:pPr>
      <w:del w:id="69" w:author="Palacherla, Susmitha C (NONUS)" w:date="2019-07-08T14:07:00Z">
        <w:r w:rsidDel="006708E9">
          <w:rPr>
            <w:rFonts w:asciiTheme="minorHAnsi" w:hAnsiTheme="minorHAnsi" w:cs="Arial"/>
            <w:sz w:val="20"/>
            <w:szCs w:val="20"/>
          </w:rPr>
          <w:delText xml:space="preserve">                   </w:delText>
        </w:r>
      </w:del>
      <w:del w:id="70" w:author="Palacherla, Susmitha C (NONUS)" w:date="2019-07-08T14:06:00Z">
        <w:r w:rsidDel="006708E9">
          <w:rPr>
            <w:rFonts w:asciiTheme="minorHAnsi" w:hAnsiTheme="minorHAnsi" w:cs="Arial"/>
            <w:sz w:val="20"/>
            <w:szCs w:val="20"/>
          </w:rPr>
          <w:delText xml:space="preserve">             </w:delText>
        </w:r>
      </w:del>
      <w:r>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p>
    <w:p w:rsidR="006708E9" w:rsidRDefault="006708E9" w:rsidP="006708E9">
      <w:pPr>
        <w:widowControl w:val="0"/>
        <w:autoSpaceDE w:val="0"/>
        <w:autoSpaceDN w:val="0"/>
        <w:adjustRightInd w:val="0"/>
        <w:spacing w:after="0" w:line="240" w:lineRule="auto"/>
        <w:ind w:left="1440"/>
        <w:rPr>
          <w:ins w:id="71" w:author="Palacherla, Susmitha C (NONUS)" w:date="2019-07-08T14:07:00Z"/>
          <w:rFonts w:asciiTheme="minorHAnsi" w:hAnsiTheme="minorHAnsi" w:cs="Arial"/>
          <w:sz w:val="20"/>
          <w:szCs w:val="20"/>
        </w:rPr>
        <w:pPrChange w:id="72" w:author="Palacherla, Susmitha C (NONUS)" w:date="2019-07-08T14:06:00Z">
          <w:pPr>
            <w:widowControl w:val="0"/>
            <w:autoSpaceDE w:val="0"/>
            <w:autoSpaceDN w:val="0"/>
            <w:adjustRightInd w:val="0"/>
            <w:spacing w:after="0" w:line="240" w:lineRule="auto"/>
          </w:pPr>
        </w:pPrChange>
      </w:pPr>
      <w:ins w:id="73" w:author="Palacherla, Susmitha C (NONUS)" w:date="2019-07-08T14:06:00Z">
        <w:r w:rsidRPr="006708E9">
          <w:rPr>
            <w:rFonts w:asciiTheme="minorHAnsi" w:hAnsiTheme="minorHAnsi" w:cs="Arial"/>
            <w:sz w:val="20"/>
            <w:szCs w:val="20"/>
          </w:rPr>
          <w:t>(</w:t>
        </w:r>
        <w:proofErr w:type="gramStart"/>
        <w:r w:rsidRPr="006708E9">
          <w:rPr>
            <w:rFonts w:asciiTheme="minorHAnsi" w:hAnsiTheme="minorHAnsi" w:cs="Arial"/>
            <w:sz w:val="20"/>
            <w:szCs w:val="20"/>
          </w:rPr>
          <w:t>FINDSTRING(</w:t>
        </w:r>
        <w:proofErr w:type="gramEnd"/>
        <w:r w:rsidRPr="006708E9">
          <w:rPr>
            <w:rFonts w:asciiTheme="minorHAnsi" w:hAnsiTheme="minorHAnsi" w:cs="Arial"/>
            <w:sz w:val="20"/>
            <w:szCs w:val="20"/>
          </w:rPr>
          <w:t>@[Us</w:t>
        </w:r>
        <w:r>
          <w:rPr>
            <w:rFonts w:asciiTheme="minorHAnsi" w:hAnsiTheme="minorHAnsi" w:cs="Arial"/>
            <w:sz w:val="20"/>
            <w:szCs w:val="20"/>
          </w:rPr>
          <w:t>er::</w:t>
        </w:r>
        <w:proofErr w:type="spellStart"/>
        <w:r>
          <w:rPr>
            <w:rFonts w:asciiTheme="minorHAnsi" w:hAnsiTheme="minorHAnsi" w:cs="Arial"/>
            <w:sz w:val="20"/>
            <w:szCs w:val="20"/>
          </w:rPr>
          <w:t>VarFileName</w:t>
        </w:r>
        <w:proofErr w:type="spellEnd"/>
        <w:r>
          <w:rPr>
            <w:rFonts w:asciiTheme="minorHAnsi" w:hAnsiTheme="minorHAnsi" w:cs="Arial"/>
            <w:sz w:val="20"/>
            <w:szCs w:val="20"/>
          </w:rPr>
          <w:t>],"IAE",1 ) == 0</w:t>
        </w:r>
      </w:ins>
      <w:ins w:id="74" w:author="Palacherla, Susmitha C (NONUS)" w:date="2019-07-08T14:07:00Z">
        <w:r>
          <w:rPr>
            <w:rFonts w:asciiTheme="minorHAnsi" w:hAnsiTheme="minorHAnsi" w:cs="Arial"/>
            <w:sz w:val="20"/>
            <w:szCs w:val="20"/>
          </w:rPr>
          <w:t>)</w:t>
        </w:r>
      </w:ins>
    </w:p>
    <w:p w:rsidR="00EC75F7" w:rsidDel="006708E9" w:rsidRDefault="006708E9" w:rsidP="006708E9">
      <w:pPr>
        <w:widowControl w:val="0"/>
        <w:autoSpaceDE w:val="0"/>
        <w:autoSpaceDN w:val="0"/>
        <w:adjustRightInd w:val="0"/>
        <w:spacing w:after="0" w:line="240" w:lineRule="auto"/>
        <w:ind w:left="1440"/>
        <w:rPr>
          <w:del w:id="75" w:author="Palacherla, Susmitha C (NONUS)" w:date="2019-07-08T14:06:00Z"/>
          <w:rFonts w:asciiTheme="minorHAnsi" w:hAnsiTheme="minorHAnsi" w:cs="Arial"/>
          <w:sz w:val="20"/>
          <w:szCs w:val="20"/>
        </w:rPr>
        <w:pPrChange w:id="76" w:author="Palacherla, Susmitha C (NONUS)" w:date="2019-07-08T14:06:00Z">
          <w:pPr>
            <w:widowControl w:val="0"/>
            <w:autoSpaceDE w:val="0"/>
            <w:autoSpaceDN w:val="0"/>
            <w:adjustRightInd w:val="0"/>
            <w:spacing w:after="0" w:line="240" w:lineRule="auto"/>
          </w:pPr>
        </w:pPrChange>
      </w:pPr>
      <w:ins w:id="77" w:author="Palacherla, Susmitha C (NONUS)" w:date="2019-07-08T14:07:00Z">
        <w:r>
          <w:rPr>
            <w:rFonts w:asciiTheme="minorHAnsi" w:hAnsiTheme="minorHAnsi" w:cs="Arial"/>
            <w:sz w:val="20"/>
            <w:szCs w:val="20"/>
          </w:rPr>
          <w:t>&amp;</w:t>
        </w:r>
      </w:ins>
      <w:ins w:id="78" w:author="Palacherla, Susmitha C (NONUS)" w:date="2019-07-08T14:06:00Z">
        <w:r w:rsidRPr="006708E9">
          <w:rPr>
            <w:rFonts w:asciiTheme="minorHAnsi" w:hAnsiTheme="minorHAnsi" w:cs="Arial"/>
            <w:sz w:val="20"/>
            <w:szCs w:val="20"/>
          </w:rPr>
          <w:t>&amp;(FINDSTRING(@[User::</w:t>
        </w:r>
        <w:proofErr w:type="spellStart"/>
        <w:r w:rsidRPr="006708E9">
          <w:rPr>
            <w:rFonts w:asciiTheme="minorHAnsi" w:hAnsiTheme="minorHAnsi" w:cs="Arial"/>
            <w:sz w:val="20"/>
            <w:szCs w:val="20"/>
          </w:rPr>
          <w:t>VarFileName</w:t>
        </w:r>
        <w:proofErr w:type="spellEnd"/>
        <w:r w:rsidRPr="006708E9">
          <w:rPr>
            <w:rFonts w:asciiTheme="minorHAnsi" w:hAnsiTheme="minorHAnsi" w:cs="Arial"/>
            <w:sz w:val="20"/>
            <w:szCs w:val="20"/>
          </w:rPr>
          <w:t>],"IAT",1 ) == 0</w:t>
        </w:r>
      </w:ins>
      <w:ins w:id="79" w:author="Palacherla, Susmitha C (NONUS)" w:date="2019-07-08T14:07:00Z">
        <w:r>
          <w:rPr>
            <w:rFonts w:asciiTheme="minorHAnsi" w:hAnsiTheme="minorHAnsi" w:cs="Arial"/>
            <w:sz w:val="20"/>
            <w:szCs w:val="20"/>
          </w:rPr>
          <w:t>)</w:t>
        </w:r>
      </w:ins>
      <w:ins w:id="80" w:author="Palacherla, Susmitha C (NONUS)" w:date="2019-07-08T14:06:00Z">
        <w:r w:rsidRPr="006708E9">
          <w:rPr>
            <w:rFonts w:asciiTheme="minorHAnsi" w:hAnsiTheme="minorHAnsi" w:cs="Arial"/>
            <w:sz w:val="20"/>
            <w:szCs w:val="20"/>
          </w:rPr>
          <w:t xml:space="preserve"> &amp;&amp;(FINDSTRING(@[User::</w:t>
        </w:r>
        <w:proofErr w:type="spellStart"/>
        <w:r w:rsidRPr="006708E9">
          <w:rPr>
            <w:rFonts w:asciiTheme="minorHAnsi" w:hAnsiTheme="minorHAnsi" w:cs="Arial"/>
            <w:sz w:val="20"/>
            <w:szCs w:val="20"/>
          </w:rPr>
          <w:t>VarFileName</w:t>
        </w:r>
        <w:proofErr w:type="spellEnd"/>
        <w:r w:rsidRPr="006708E9">
          <w:rPr>
            <w:rFonts w:asciiTheme="minorHAnsi" w:hAnsiTheme="minorHAnsi" w:cs="Arial"/>
            <w:sz w:val="20"/>
            <w:szCs w:val="20"/>
          </w:rPr>
          <w:t>],"LCS",1 ) == 0</w:t>
        </w:r>
      </w:ins>
      <w:ins w:id="81" w:author="Palacherla, Susmitha C (NONUS)" w:date="2019-07-08T14:08:00Z">
        <w:r>
          <w:rPr>
            <w:rFonts w:asciiTheme="minorHAnsi" w:hAnsiTheme="minorHAnsi" w:cs="Arial"/>
            <w:sz w:val="20"/>
            <w:szCs w:val="20"/>
          </w:rPr>
          <w:t>)</w:t>
        </w:r>
      </w:ins>
      <w:ins w:id="82" w:author="Palacherla, Susmitha C (NONUS)" w:date="2019-07-08T14:06:00Z">
        <w:r>
          <w:rPr>
            <w:rFonts w:asciiTheme="minorHAnsi" w:hAnsiTheme="minorHAnsi" w:cs="Arial"/>
            <w:sz w:val="20"/>
            <w:szCs w:val="20"/>
          </w:rPr>
          <w:t xml:space="preserve"> </w:t>
        </w:r>
        <w:r w:rsidRPr="006708E9">
          <w:rPr>
            <w:rFonts w:asciiTheme="minorHAnsi" w:hAnsiTheme="minorHAnsi" w:cs="Arial"/>
            <w:sz w:val="20"/>
            <w:szCs w:val="20"/>
          </w:rPr>
          <w:t>&amp;&amp;(FINDSTRING(@[User::</w:t>
        </w:r>
        <w:proofErr w:type="spellStart"/>
        <w:r w:rsidRPr="006708E9">
          <w:rPr>
            <w:rFonts w:asciiTheme="minorHAnsi" w:hAnsiTheme="minorHAnsi" w:cs="Arial"/>
            <w:sz w:val="20"/>
            <w:szCs w:val="20"/>
          </w:rPr>
          <w:t>VarFileName</w:t>
        </w:r>
        <w:proofErr w:type="spellEnd"/>
        <w:r w:rsidRPr="006708E9">
          <w:rPr>
            <w:rFonts w:asciiTheme="minorHAnsi" w:hAnsiTheme="minorHAnsi" w:cs="Arial"/>
            <w:sz w:val="20"/>
            <w:szCs w:val="20"/>
          </w:rPr>
          <w:t>],"ISQ",1 ) == 0 )</w:t>
        </w:r>
        <w:r w:rsidRPr="006708E9" w:rsidDel="006708E9">
          <w:rPr>
            <w:rFonts w:asciiTheme="minorHAnsi" w:hAnsiTheme="minorHAnsi" w:cs="Arial"/>
            <w:sz w:val="20"/>
            <w:szCs w:val="20"/>
          </w:rPr>
          <w:t xml:space="preserve"> </w:t>
        </w:r>
      </w:ins>
      <w:del w:id="83" w:author="Palacherla, Susmitha C (NONUS)" w:date="2019-07-08T14:06:00Z">
        <w:r w:rsidR="00EC75F7" w:rsidRPr="00EC75F7" w:rsidDel="006708E9">
          <w:rPr>
            <w:rFonts w:asciiTheme="minorHAnsi" w:hAnsiTheme="minorHAnsi" w:cs="Arial"/>
            <w:sz w:val="20"/>
            <w:szCs w:val="20"/>
          </w:rPr>
          <w:delText>(FINDSTRING(@[User::VarFileName],"IAE",1 ) == 0</w:delText>
        </w:r>
        <w:r w:rsidR="00EC75F7" w:rsidDel="006708E9">
          <w:rPr>
            <w:rFonts w:asciiTheme="minorHAnsi" w:hAnsiTheme="minorHAnsi" w:cs="Arial"/>
            <w:sz w:val="20"/>
            <w:szCs w:val="20"/>
          </w:rPr>
          <w:delText xml:space="preserve">) </w:delText>
        </w:r>
        <w:r w:rsidR="00EC75F7" w:rsidRPr="00EC75F7" w:rsidDel="006708E9">
          <w:rPr>
            <w:rFonts w:asciiTheme="minorHAnsi" w:hAnsiTheme="minorHAnsi" w:cs="Arial"/>
            <w:sz w:val="20"/>
            <w:szCs w:val="20"/>
          </w:rPr>
          <w:delText xml:space="preserve"> </w:delText>
        </w:r>
      </w:del>
    </w:p>
    <w:p w:rsidR="00EC75F7" w:rsidDel="006708E9" w:rsidRDefault="00EC75F7" w:rsidP="006708E9">
      <w:pPr>
        <w:widowControl w:val="0"/>
        <w:autoSpaceDE w:val="0"/>
        <w:autoSpaceDN w:val="0"/>
        <w:adjustRightInd w:val="0"/>
        <w:spacing w:after="0" w:line="240" w:lineRule="auto"/>
        <w:ind w:left="1440"/>
        <w:rPr>
          <w:del w:id="84" w:author="Palacherla, Susmitha C (NONUS)" w:date="2019-07-08T14:06:00Z"/>
          <w:rFonts w:asciiTheme="minorHAnsi" w:hAnsiTheme="minorHAnsi" w:cs="Arial"/>
          <w:sz w:val="20"/>
          <w:szCs w:val="20"/>
        </w:rPr>
        <w:pPrChange w:id="85" w:author="Palacherla, Susmitha C (NONUS)" w:date="2019-07-08T14:06:00Z">
          <w:pPr>
            <w:widowControl w:val="0"/>
            <w:autoSpaceDE w:val="0"/>
            <w:autoSpaceDN w:val="0"/>
            <w:adjustRightInd w:val="0"/>
            <w:spacing w:after="0" w:line="240" w:lineRule="auto"/>
          </w:pPr>
        </w:pPrChange>
      </w:pPr>
      <w:del w:id="86" w:author="Palacherla, Susmitha C (NONUS)" w:date="2019-07-08T14:06:00Z">
        <w:r w:rsidDel="006708E9">
          <w:rPr>
            <w:rFonts w:asciiTheme="minorHAnsi" w:hAnsiTheme="minorHAnsi" w:cs="Arial"/>
            <w:sz w:val="20"/>
            <w:szCs w:val="20"/>
          </w:rPr>
          <w:delText xml:space="preserve">                                 </w:delText>
        </w:r>
        <w:r w:rsidRPr="00EC75F7" w:rsidDel="006708E9">
          <w:rPr>
            <w:rFonts w:asciiTheme="minorHAnsi" w:hAnsiTheme="minorHAnsi" w:cs="Arial"/>
            <w:sz w:val="20"/>
            <w:szCs w:val="20"/>
          </w:rPr>
          <w:delText xml:space="preserve">&amp;&amp;(FINDSTRING(@[User::VarFileName],"IAT",1 ) == 0 </w:delText>
        </w:r>
        <w:r w:rsidDel="006708E9">
          <w:rPr>
            <w:rFonts w:asciiTheme="minorHAnsi" w:hAnsiTheme="minorHAnsi" w:cs="Arial"/>
            <w:sz w:val="20"/>
            <w:szCs w:val="20"/>
          </w:rPr>
          <w:delText xml:space="preserve">)    </w:delText>
        </w:r>
      </w:del>
    </w:p>
    <w:p w:rsidR="00F7423D" w:rsidDel="006708E9" w:rsidRDefault="00EC75F7" w:rsidP="006708E9">
      <w:pPr>
        <w:widowControl w:val="0"/>
        <w:autoSpaceDE w:val="0"/>
        <w:autoSpaceDN w:val="0"/>
        <w:adjustRightInd w:val="0"/>
        <w:spacing w:after="0" w:line="240" w:lineRule="auto"/>
        <w:ind w:left="1440"/>
        <w:rPr>
          <w:del w:id="87" w:author="Palacherla, Susmitha C (NONUS)" w:date="2019-07-08T14:06:00Z"/>
          <w:rFonts w:asciiTheme="minorHAnsi" w:hAnsiTheme="minorHAnsi" w:cs="Arial"/>
          <w:sz w:val="20"/>
          <w:szCs w:val="20"/>
        </w:rPr>
        <w:pPrChange w:id="88" w:author="Palacherla, Susmitha C (NONUS)" w:date="2019-07-08T14:06:00Z">
          <w:pPr>
            <w:widowControl w:val="0"/>
            <w:autoSpaceDE w:val="0"/>
            <w:autoSpaceDN w:val="0"/>
            <w:adjustRightInd w:val="0"/>
            <w:spacing w:after="0" w:line="240" w:lineRule="auto"/>
          </w:pPr>
        </w:pPrChange>
      </w:pPr>
      <w:del w:id="89" w:author="Palacherla, Susmitha C (NONUS)" w:date="2019-07-08T14:06:00Z">
        <w:r w:rsidDel="006708E9">
          <w:rPr>
            <w:rFonts w:asciiTheme="minorHAnsi" w:hAnsiTheme="minorHAnsi" w:cs="Arial"/>
            <w:sz w:val="20"/>
            <w:szCs w:val="20"/>
          </w:rPr>
          <w:delText xml:space="preserve">                                 </w:delText>
        </w:r>
        <w:r w:rsidRPr="00EC75F7" w:rsidDel="006708E9">
          <w:rPr>
            <w:rFonts w:asciiTheme="minorHAnsi" w:hAnsiTheme="minorHAnsi" w:cs="Arial"/>
            <w:sz w:val="20"/>
            <w:szCs w:val="20"/>
          </w:rPr>
          <w:delText>&amp;&amp;(FINDSTRING(@[User::VarFileName],"LCS",1 ) == 0 )</w:delText>
        </w:r>
      </w:del>
    </w:p>
    <w:p w:rsidR="00F7423D" w:rsidRPr="00842389" w:rsidRDefault="00F7423D" w:rsidP="006708E9">
      <w:pPr>
        <w:widowControl w:val="0"/>
        <w:autoSpaceDE w:val="0"/>
        <w:autoSpaceDN w:val="0"/>
        <w:adjustRightInd w:val="0"/>
        <w:spacing w:after="0" w:line="240" w:lineRule="auto"/>
        <w:ind w:left="1440"/>
        <w:rPr>
          <w:rFonts w:asciiTheme="minorHAnsi" w:hAnsiTheme="minorHAnsi" w:cs="Arial"/>
          <w:sz w:val="20"/>
          <w:szCs w:val="20"/>
        </w:rPr>
        <w:pPrChange w:id="90" w:author="Palacherla, Susmitha C (NONUS)" w:date="2019-07-08T14:06:00Z">
          <w:pPr>
            <w:widowControl w:val="0"/>
            <w:autoSpaceDE w:val="0"/>
            <w:autoSpaceDN w:val="0"/>
            <w:adjustRightInd w:val="0"/>
            <w:spacing w:after="0" w:line="240" w:lineRule="auto"/>
          </w:pPr>
        </w:pPrChange>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705FE" w:rsidRPr="0095359C" w:rsidRDefault="00E705FE"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1"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FF490B">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92" w:author="Palacherla, Susmitha C (NONUS)" w:date="2019-07-08T14:05:00Z">
          <w:pPr>
            <w:pStyle w:val="ListParagraph"/>
            <w:widowControl w:val="0"/>
            <w:numPr>
              <w:ilvl w:val="3"/>
              <w:numId w:val="39"/>
            </w:numPr>
            <w:autoSpaceDE w:val="0"/>
            <w:autoSpaceDN w:val="0"/>
            <w:adjustRightInd w:val="0"/>
            <w:spacing w:after="0" w:line="240" w:lineRule="auto"/>
            <w:ind w:left="1728" w:hanging="648"/>
          </w:pPr>
        </w:pPrChange>
      </w:pPr>
      <w:r w:rsidRPr="00EC75F7">
        <w:rPr>
          <w:rFonts w:asciiTheme="minorHAnsi" w:hAnsiTheme="minorHAnsi" w:cs="Arial"/>
          <w:b/>
          <w:sz w:val="20"/>
          <w:szCs w:val="20"/>
        </w:rPr>
        <w:t xml:space="preserve">Workflow </w:t>
      </w:r>
    </w:p>
    <w:p w:rsidR="00727D43" w:rsidRDefault="00727D43"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3"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proofErr w:type="spellStart"/>
      <w:r w:rsidRPr="003F421D">
        <w:rPr>
          <w:rFonts w:asciiTheme="minorHAnsi" w:hAnsiTheme="minorHAnsi" w:cs="Arial"/>
          <w:b/>
          <w:sz w:val="20"/>
          <w:szCs w:val="20"/>
        </w:rPr>
        <w:t>Foreach</w:t>
      </w:r>
      <w:proofErr w:type="spellEnd"/>
      <w:r w:rsidRPr="003F421D">
        <w:rPr>
          <w:rFonts w:asciiTheme="minorHAnsi" w:hAnsiTheme="minorHAnsi" w:cs="Arial"/>
          <w:b/>
          <w:sz w:val="20"/>
          <w:szCs w:val="20"/>
        </w:rPr>
        <w:t xml:space="preserve"> Loop Container ( Decrypt and stage files)</w:t>
      </w: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\Encrypt_out\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proofErr w:type="gramStart"/>
      <w:r w:rsidRPr="003B4096">
        <w:rPr>
          <w:rFonts w:ascii="Times New Roman" w:hAnsi="Times New Roman"/>
        </w:rPr>
        <w:t>eCL*</w:t>
      </w:r>
      <w:proofErr w:type="gramEnd"/>
      <w:r w:rsidRPr="003B4096">
        <w:rPr>
          <w:rFonts w:ascii="Times New Roman" w:hAnsi="Times New Roman"/>
        </w:rPr>
        <w:t>ETS_*.encrypt</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Pr="00CA5EB0" w:rsidRDefault="00727D43" w:rsidP="00727D43">
      <w:pPr>
        <w:spacing w:after="0"/>
        <w:ind w:left="1080"/>
        <w:rPr>
          <w:rFonts w:ascii="Times New Roman" w:hAnsi="Times New Roman"/>
        </w:rPr>
      </w:pP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63D4D035" wp14:editId="764467AE">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28670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394A63AA" wp14:editId="75DE487F">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Pr="00273931" w:rsidRDefault="00727D43" w:rsidP="00727D43">
      <w:pPr>
        <w:rPr>
          <w:rFonts w:ascii="Times New Roman" w:hAnsi="Times New Roman"/>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rsidR="00727D43" w:rsidRPr="00273931" w:rsidRDefault="00727D43" w:rsidP="00727D43">
      <w:pPr>
        <w:ind w:left="720"/>
        <w:rPr>
          <w:rFonts w:ascii="Times New Roman" w:hAnsi="Times New Roman"/>
        </w:rPr>
      </w:pPr>
      <w:r>
        <w:rPr>
          <w:noProof/>
        </w:rPr>
        <w:lastRenderedPageBreak/>
        <w:drawing>
          <wp:inline distT="0" distB="0" distL="0" distR="0" wp14:anchorId="321BEFE7" wp14:editId="74CF4655">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2647950"/>
                    </a:xfrm>
                    <a:prstGeom prst="rect">
                      <a:avLst/>
                    </a:prstGeom>
                  </pic:spPr>
                </pic:pic>
              </a:graphicData>
            </a:graphic>
          </wp:inline>
        </w:drawing>
      </w: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4"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E705FE" w:rsidP="004A6D60">
      <w:pPr>
        <w:spacing w:after="0"/>
        <w:ind w:left="1080"/>
        <w:rPr>
          <w:rFonts w:asciiTheme="minorHAnsi" w:hAnsiTheme="minorHAnsi"/>
          <w:sz w:val="20"/>
          <w:szCs w:val="20"/>
        </w:rPr>
      </w:pPr>
      <w:r w:rsidRPr="00E705FE">
        <w:rPr>
          <w:noProof/>
        </w:rPr>
        <w:lastRenderedPageBreak/>
        <w:t xml:space="preserve"> </w:t>
      </w:r>
      <w:r>
        <w:rPr>
          <w:noProof/>
        </w:rPr>
        <w:drawing>
          <wp:inline distT="0" distB="0" distL="0" distR="0" wp14:anchorId="07FE8472" wp14:editId="3817AA0C">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792" cy="27432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lastRenderedPageBreak/>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w:t>
      </w:r>
      <w:proofErr w:type="gramStart"/>
      <w:r w:rsidRPr="0095359C">
        <w:rPr>
          <w:rFonts w:asciiTheme="minorHAnsi" w:hAnsiTheme="minorHAnsi" w:cs="Arial"/>
          <w:sz w:val="20"/>
          <w:szCs w:val="20"/>
        </w:rPr>
        <w:t>.[</w:t>
      </w:r>
      <w:proofErr w:type="gramEnd"/>
      <w:r w:rsidRPr="0095359C">
        <w:rPr>
          <w:rFonts w:asciiTheme="minorHAnsi" w:hAnsiTheme="minorHAnsi" w:cs="Arial"/>
          <w:sz w:val="20"/>
          <w:szCs w:val="20"/>
        </w:rPr>
        <w:t>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0165F3">
        <w:rPr>
          <w:rFonts w:asciiTheme="minorHAnsi" w:hAnsiTheme="minorHAnsi"/>
          <w:sz w:val="20"/>
          <w:szCs w:val="20"/>
        </w:rPr>
        <w:t>Exec [EC]</w:t>
      </w:r>
      <w:proofErr w:type="gramStart"/>
      <w:r w:rsidRPr="000165F3">
        <w:rPr>
          <w:rFonts w:asciiTheme="minorHAnsi" w:hAnsiTheme="minorHAnsi"/>
          <w:sz w:val="20"/>
          <w:szCs w:val="20"/>
        </w:rPr>
        <w:t>.[</w:t>
      </w:r>
      <w:proofErr w:type="spellStart"/>
      <w:proofErr w:type="gramEnd"/>
      <w:r w:rsidRPr="000165F3">
        <w:rPr>
          <w:rFonts w:asciiTheme="minorHAnsi" w:hAnsiTheme="minorHAnsi"/>
          <w:sz w:val="20"/>
          <w:szCs w:val="20"/>
        </w:rPr>
        <w:t>sp_Update_Outlier_Coaching_Stage</w:t>
      </w:r>
      <w:proofErr w:type="spellEnd"/>
      <w:r w:rsidRPr="000165F3">
        <w:rPr>
          <w:rFonts w:asciiTheme="minorHAnsi" w:hAnsiTheme="minorHAnsi"/>
          <w:sz w:val="20"/>
          <w:szCs w:val="20"/>
        </w:rPr>
        <w:t xml:space="preserve">] ? </w:t>
      </w:r>
      <w:proofErr w:type="gramStart"/>
      <w:r w:rsidRPr="000165F3">
        <w:rPr>
          <w:rFonts w:asciiTheme="minorHAnsi" w:hAnsiTheme="minorHAnsi"/>
          <w:sz w:val="20"/>
          <w:szCs w:val="20"/>
        </w:rPr>
        <w:t>output</w:t>
      </w:r>
      <w:proofErr w:type="gramEnd"/>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w:t>
      </w:r>
      <w:proofErr w:type="gramStart"/>
      <w:r w:rsidRPr="00EF5B6C">
        <w:rPr>
          <w:rFonts w:asciiTheme="minorHAnsi" w:hAnsiTheme="minorHAnsi"/>
          <w:sz w:val="20"/>
          <w:szCs w:val="20"/>
        </w:rPr>
        <w:t>.[</w:t>
      </w:r>
      <w:proofErr w:type="gramEnd"/>
      <w:r w:rsidRPr="00EF5B6C">
        <w:rPr>
          <w:rFonts w:asciiTheme="minorHAnsi" w:hAnsiTheme="minorHAnsi"/>
          <w:sz w:val="20"/>
          <w:szCs w:val="20"/>
        </w:rPr>
        <w:t>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w:t>
      </w:r>
      <w:proofErr w:type="gramStart"/>
      <w:r w:rsidRPr="0095359C">
        <w:rPr>
          <w:rFonts w:asciiTheme="minorHAnsi" w:hAnsiTheme="minorHAnsi"/>
          <w:sz w:val="20"/>
          <w:szCs w:val="20"/>
        </w:rPr>
        <w:t>.[</w:t>
      </w:r>
      <w:proofErr w:type="gramEnd"/>
      <w:r w:rsidRPr="0095359C">
        <w:rPr>
          <w:rFonts w:asciiTheme="minorHAnsi" w:hAnsiTheme="minorHAnsi"/>
          <w:sz w:val="20"/>
          <w:szCs w:val="20"/>
        </w:rPr>
        <w:t>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spellStart"/>
      <w:r w:rsidRPr="0095359C">
        <w:rPr>
          <w:rFonts w:asciiTheme="minorHAnsi" w:hAnsiTheme="minorHAnsi"/>
          <w:sz w:val="20"/>
          <w:szCs w:val="20"/>
        </w:rPr>
        <w:t>File_Name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File_LoadDate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Count_Staged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Count_Loaded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Count_Rejected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r w:rsidRPr="0095359C">
        <w:rPr>
          <w:rFonts w:asciiTheme="minorHAnsi" w:hAnsiTheme="minorHAnsi"/>
          <w:sz w:val="20"/>
          <w:szCs w:val="20"/>
        </w:rPr>
        <w:t>GetDate</w:t>
      </w:r>
      <w:proofErr w:type="spellEnd"/>
      <w:proofErr w:type="gramEnd"/>
      <w:r w:rsidRPr="0095359C">
        <w:rPr>
          <w:rFonts w:asciiTheme="minorHAnsi" w:hAnsiTheme="minorHAnsi"/>
          <w:sz w:val="20"/>
          <w:szCs w:val="20"/>
        </w:rPr>
        <w:t>(),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t xml:space="preserve"> </w:t>
      </w:r>
      <w:r>
        <w:rPr>
          <w:noProof/>
        </w:rPr>
        <w:drawing>
          <wp:inline distT="0" distB="0" distL="0" distR="0" wp14:anchorId="2356F415" wp14:editId="42F47B7D">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7096"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5"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0B36BD">
        <w:rPr>
          <w:rFonts w:asciiTheme="minorHAnsi" w:hAnsiTheme="minorHAnsi"/>
          <w:sz w:val="20"/>
          <w:szCs w:val="20"/>
        </w:rPr>
        <w:t xml:space="preserve"> - </w:t>
      </w:r>
      <w:proofErr w:type="spellStart"/>
      <w:r w:rsidR="000B36BD" w:rsidRPr="000B36BD">
        <w:rPr>
          <w:rFonts w:asciiTheme="minorHAnsi" w:hAnsiTheme="minorHAnsi"/>
          <w:sz w:val="20"/>
          <w:szCs w:val="20"/>
        </w:rPr>
        <w:t>Foreach</w:t>
      </w:r>
      <w:proofErr w:type="spellEnd"/>
      <w:r w:rsidR="000B36BD" w:rsidRPr="000B36BD">
        <w:rPr>
          <w:rFonts w:asciiTheme="minorHAnsi" w:hAnsiTheme="minorHAnsi"/>
          <w:sz w:val="20"/>
          <w:szCs w:val="20"/>
        </w:rPr>
        <w:t xml:space="preserve"> IAE_IAT OMR File</w:t>
      </w:r>
    </w:p>
    <w:p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w:t>
      </w:r>
      <w:proofErr w:type="gramStart"/>
      <w:r w:rsidRPr="000B36BD">
        <w:rPr>
          <w:rFonts w:asciiTheme="minorHAnsi" w:hAnsiTheme="minorHAnsi" w:cs="Arial"/>
          <w:sz w:val="20"/>
          <w:szCs w:val="20"/>
        </w:rPr>
        <w:t>.[</w:t>
      </w:r>
      <w:proofErr w:type="gramEnd"/>
      <w:r w:rsidRPr="000B36BD">
        <w:rPr>
          <w:rFonts w:asciiTheme="minorHAnsi" w:hAnsiTheme="minorHAnsi" w:cs="Arial"/>
          <w:sz w:val="20"/>
          <w:szCs w:val="20"/>
        </w:rPr>
        <w:t>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Expression: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],"IAE",1 ) &gt; 0 )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rPr>
          <w:ins w:id="96"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97"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98"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99"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0"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1"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2"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3"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4"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5"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6"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7"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8" w:author="Palacherla, Susmitha C (NONUS)" w:date="2019-07-08T14:09:00Z"/>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ins w:id="109" w:author="Palacherla, Susmitha C (NONUS)" w:date="2019-07-08T14:09:00Z"/>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ins w:id="110" w:author="Palacherla, Susmitha C (NONUS)" w:date="2019-07-08T14:09:00Z"/>
          <w:rFonts w:asciiTheme="minorHAnsi" w:hAnsiTheme="minorHAnsi" w:cs="Arial"/>
          <w:sz w:val="20"/>
          <w:szCs w:val="20"/>
        </w:rPr>
      </w:pPr>
    </w:p>
    <w:p w:rsidR="006708E9" w:rsidRPr="0095359C" w:rsidRDefault="006708E9" w:rsidP="006708E9">
      <w:pPr>
        <w:pStyle w:val="ListParagraph"/>
        <w:widowControl w:val="0"/>
        <w:numPr>
          <w:ilvl w:val="4"/>
          <w:numId w:val="6"/>
        </w:numPr>
        <w:autoSpaceDE w:val="0"/>
        <w:autoSpaceDN w:val="0"/>
        <w:adjustRightInd w:val="0"/>
        <w:spacing w:after="0" w:line="240" w:lineRule="auto"/>
        <w:rPr>
          <w:ins w:id="111" w:author="Palacherla, Susmitha C (NONUS)" w:date="2019-07-08T14:09:00Z"/>
          <w:rFonts w:asciiTheme="minorHAnsi" w:hAnsiTheme="minorHAnsi" w:cs="Arial"/>
          <w:b/>
          <w:sz w:val="20"/>
          <w:szCs w:val="20"/>
        </w:rPr>
      </w:pPr>
      <w:ins w:id="112" w:author="Palacherla, Susmitha C (NONUS)" w:date="2019-07-08T14:09:00Z">
        <w:r>
          <w:rPr>
            <w:rFonts w:asciiTheme="minorHAnsi" w:hAnsiTheme="minorHAnsi" w:cs="Arial"/>
            <w:b/>
            <w:sz w:val="20"/>
            <w:szCs w:val="20"/>
          </w:rPr>
          <w:t>F</w:t>
        </w:r>
        <w:r w:rsidRPr="0095359C">
          <w:rPr>
            <w:rFonts w:asciiTheme="minorHAnsi" w:hAnsiTheme="minorHAnsi" w:cs="Arial"/>
            <w:b/>
            <w:sz w:val="20"/>
            <w:szCs w:val="20"/>
          </w:rPr>
          <w:t xml:space="preserve">or each </w:t>
        </w:r>
      </w:ins>
      <w:ins w:id="113" w:author="Palacherla, Susmitha C (NONUS)" w:date="2019-07-08T15:59:00Z">
        <w:r w:rsidR="004B33EE">
          <w:rPr>
            <w:rFonts w:asciiTheme="minorHAnsi" w:hAnsiTheme="minorHAnsi" w:cs="Arial"/>
            <w:b/>
            <w:sz w:val="20"/>
            <w:szCs w:val="20"/>
          </w:rPr>
          <w:t>ISQ</w:t>
        </w:r>
      </w:ins>
      <w:ins w:id="114" w:author="Palacherla, Susmitha C (NONUS)" w:date="2019-07-08T14:09:00Z">
        <w:r w:rsidRPr="0095359C">
          <w:rPr>
            <w:rFonts w:asciiTheme="minorHAnsi" w:hAnsiTheme="minorHAnsi" w:cs="Arial"/>
            <w:b/>
            <w:sz w:val="20"/>
            <w:szCs w:val="20"/>
          </w:rPr>
          <w:t xml:space="preserve"> Outlier file in Staging directory  </w:t>
        </w:r>
      </w:ins>
    </w:p>
    <w:p w:rsidR="006708E9" w:rsidRPr="0095359C" w:rsidRDefault="006708E9" w:rsidP="006708E9">
      <w:pPr>
        <w:widowControl w:val="0"/>
        <w:autoSpaceDE w:val="0"/>
        <w:autoSpaceDN w:val="0"/>
        <w:adjustRightInd w:val="0"/>
        <w:spacing w:after="0" w:line="240" w:lineRule="auto"/>
        <w:rPr>
          <w:ins w:id="115" w:author="Palacherla, Susmitha C (NONUS)" w:date="2019-07-08T14:09:00Z"/>
          <w:rFonts w:asciiTheme="minorHAnsi" w:hAnsiTheme="minorHAnsi" w:cs="Arial"/>
          <w:b/>
          <w:sz w:val="20"/>
          <w:szCs w:val="20"/>
        </w:rPr>
      </w:pPr>
    </w:p>
    <w:p w:rsidR="006708E9" w:rsidRPr="0095359C" w:rsidRDefault="006708E9" w:rsidP="006708E9">
      <w:pPr>
        <w:widowControl w:val="0"/>
        <w:autoSpaceDE w:val="0"/>
        <w:autoSpaceDN w:val="0"/>
        <w:adjustRightInd w:val="0"/>
        <w:spacing w:after="0" w:line="240" w:lineRule="auto"/>
        <w:rPr>
          <w:ins w:id="116" w:author="Palacherla, Susmitha C (NONUS)" w:date="2019-07-08T14:09:00Z"/>
          <w:rFonts w:asciiTheme="minorHAnsi" w:hAnsiTheme="minorHAnsi" w:cs="Arial"/>
          <w:b/>
          <w:sz w:val="20"/>
          <w:szCs w:val="20"/>
        </w:rPr>
      </w:pPr>
    </w:p>
    <w:p w:rsidR="006708E9" w:rsidRPr="0095359C" w:rsidRDefault="006708E9" w:rsidP="006708E9">
      <w:pPr>
        <w:spacing w:after="0"/>
        <w:ind w:left="1080"/>
        <w:rPr>
          <w:ins w:id="117" w:author="Palacherla, Susmitha C (NONUS)" w:date="2019-07-08T14:09:00Z"/>
          <w:rFonts w:asciiTheme="minorHAnsi" w:hAnsiTheme="minorHAnsi"/>
          <w:sz w:val="20"/>
          <w:szCs w:val="20"/>
        </w:rPr>
      </w:pPr>
      <w:ins w:id="118" w:author="Palacherla, Susmitha C (NONUS)" w:date="2019-07-08T14:09:00Z">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Pr>
            <w:rFonts w:asciiTheme="minorHAnsi" w:hAnsiTheme="minorHAnsi"/>
            <w:sz w:val="20"/>
            <w:szCs w:val="20"/>
          </w:rPr>
          <w:t xml:space="preserve"> - </w:t>
        </w:r>
        <w:proofErr w:type="spellStart"/>
        <w:r w:rsidRPr="000B36BD">
          <w:rPr>
            <w:rFonts w:asciiTheme="minorHAnsi" w:hAnsiTheme="minorHAnsi"/>
            <w:sz w:val="20"/>
            <w:szCs w:val="20"/>
          </w:rPr>
          <w:t>Foreach</w:t>
        </w:r>
        <w:proofErr w:type="spellEnd"/>
        <w:r w:rsidRPr="000B36BD">
          <w:rPr>
            <w:rFonts w:asciiTheme="minorHAnsi" w:hAnsiTheme="minorHAnsi"/>
            <w:sz w:val="20"/>
            <w:szCs w:val="20"/>
          </w:rPr>
          <w:t xml:space="preserve"> </w:t>
        </w:r>
      </w:ins>
      <w:ins w:id="119" w:author="Palacherla, Susmitha C (NONUS)" w:date="2019-07-08T15:59:00Z">
        <w:r w:rsidR="004B33EE">
          <w:rPr>
            <w:rFonts w:asciiTheme="minorHAnsi" w:hAnsiTheme="minorHAnsi"/>
            <w:sz w:val="20"/>
            <w:szCs w:val="20"/>
          </w:rPr>
          <w:t>ISQ</w:t>
        </w:r>
      </w:ins>
      <w:ins w:id="120" w:author="Palacherla, Susmitha C (NONUS)" w:date="2019-07-08T14:09:00Z">
        <w:r w:rsidRPr="000B36BD">
          <w:rPr>
            <w:rFonts w:asciiTheme="minorHAnsi" w:hAnsiTheme="minorHAnsi"/>
            <w:sz w:val="20"/>
            <w:szCs w:val="20"/>
          </w:rPr>
          <w:t>OMR File</w:t>
        </w:r>
      </w:ins>
    </w:p>
    <w:p w:rsidR="006708E9" w:rsidRDefault="006708E9" w:rsidP="006708E9">
      <w:pPr>
        <w:spacing w:after="0"/>
        <w:ind w:left="1080"/>
        <w:rPr>
          <w:ins w:id="121" w:author="Palacherla, Susmitha C (NONUS)" w:date="2019-07-08T14:09:00Z"/>
          <w:rFonts w:asciiTheme="minorHAnsi" w:hAnsiTheme="minorHAnsi"/>
          <w:sz w:val="20"/>
          <w:szCs w:val="20"/>
        </w:rPr>
      </w:pPr>
      <w:ins w:id="122" w:author="Palacherla, Susmitha C (NONUS)" w:date="2019-07-08T14:09:00Z">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ins>
    </w:p>
    <w:p w:rsidR="006708E9" w:rsidRPr="0095359C" w:rsidRDefault="006708E9" w:rsidP="006708E9">
      <w:pPr>
        <w:spacing w:after="0"/>
        <w:ind w:left="1080"/>
        <w:rPr>
          <w:ins w:id="123" w:author="Palacherla, Susmitha C (NONUS)" w:date="2019-07-08T14:09:00Z"/>
          <w:rFonts w:asciiTheme="minorHAnsi" w:hAnsiTheme="minorHAnsi"/>
          <w:sz w:val="20"/>
          <w:szCs w:val="20"/>
        </w:rPr>
      </w:pPr>
      <w:ins w:id="124" w:author="Palacherla, Susmitha C (NONUS)" w:date="2019-07-08T14:09:00Z">
        <w:r w:rsidRPr="0095359C">
          <w:rPr>
            <w:rFonts w:asciiTheme="minorHAnsi" w:hAnsiTheme="minorHAnsi"/>
            <w:sz w:val="20"/>
            <w:szCs w:val="20"/>
          </w:rPr>
          <w:t>Files: eCL_Outlier_Feed_*.csv</w:t>
        </w:r>
      </w:ins>
    </w:p>
    <w:p w:rsidR="006708E9" w:rsidRPr="0095359C" w:rsidRDefault="006708E9" w:rsidP="006708E9">
      <w:pPr>
        <w:spacing w:after="0"/>
        <w:ind w:left="1080"/>
        <w:rPr>
          <w:ins w:id="125" w:author="Palacherla, Susmitha C (NONUS)" w:date="2019-07-08T14:09:00Z"/>
          <w:rFonts w:asciiTheme="minorHAnsi" w:hAnsiTheme="minorHAnsi"/>
          <w:sz w:val="20"/>
          <w:szCs w:val="20"/>
        </w:rPr>
      </w:pPr>
      <w:ins w:id="126" w:author="Palacherla, Susmitha C (NONUS)" w:date="2019-07-08T14:09:00Z">
        <w:r w:rsidRPr="0095359C">
          <w:rPr>
            <w:rFonts w:asciiTheme="minorHAnsi" w:hAnsiTheme="minorHAnsi"/>
            <w:sz w:val="20"/>
            <w:szCs w:val="20"/>
          </w:rPr>
          <w:t>(*Expression used to distinguish from rest of non LCS OMR Files in conditional workflow)</w:t>
        </w:r>
      </w:ins>
    </w:p>
    <w:p w:rsidR="006708E9" w:rsidRPr="0095359C" w:rsidRDefault="006708E9" w:rsidP="006708E9">
      <w:pPr>
        <w:spacing w:after="0"/>
        <w:ind w:left="1080"/>
        <w:rPr>
          <w:ins w:id="127" w:author="Palacherla, Susmitha C (NONUS)" w:date="2019-07-08T14:09:00Z"/>
          <w:rFonts w:asciiTheme="minorHAnsi" w:hAnsiTheme="minorHAnsi"/>
          <w:sz w:val="20"/>
          <w:szCs w:val="20"/>
        </w:rPr>
      </w:pPr>
    </w:p>
    <w:p w:rsidR="006708E9" w:rsidRPr="0095359C" w:rsidRDefault="006708E9" w:rsidP="006708E9">
      <w:pPr>
        <w:rPr>
          <w:ins w:id="128" w:author="Palacherla, Susmitha C (NONUS)" w:date="2019-07-08T14:09:00Z"/>
          <w:rFonts w:asciiTheme="minorHAnsi" w:hAnsiTheme="minorHAnsi"/>
          <w:b/>
          <w:sz w:val="20"/>
          <w:szCs w:val="20"/>
        </w:rPr>
      </w:pPr>
      <w:ins w:id="129" w:author="Palacherla, Susmitha C (NONUS)" w:date="2019-07-08T14:09:00Z">
        <w:r w:rsidRPr="0095359C">
          <w:rPr>
            <w:rFonts w:asciiTheme="minorHAnsi" w:hAnsiTheme="minorHAnsi"/>
            <w:b/>
            <w:sz w:val="20"/>
            <w:szCs w:val="20"/>
          </w:rPr>
          <w:t>Summary of Steps</w:t>
        </w:r>
      </w:ins>
    </w:p>
    <w:p w:rsidR="006708E9" w:rsidRPr="0095359C" w:rsidRDefault="006708E9" w:rsidP="004B33EE">
      <w:pPr>
        <w:pStyle w:val="ListParagraph"/>
        <w:numPr>
          <w:ilvl w:val="0"/>
          <w:numId w:val="40"/>
        </w:numPr>
        <w:rPr>
          <w:ins w:id="130" w:author="Palacherla, Susmitha C (NONUS)" w:date="2019-07-08T14:09:00Z"/>
          <w:rFonts w:asciiTheme="minorHAnsi" w:hAnsiTheme="minorHAnsi"/>
          <w:sz w:val="20"/>
          <w:szCs w:val="20"/>
        </w:rPr>
        <w:pPrChange w:id="131" w:author="Palacherla, Susmitha C (NONUS)" w:date="2019-07-08T15:59:00Z">
          <w:pPr>
            <w:pStyle w:val="ListParagraph"/>
            <w:numPr>
              <w:numId w:val="32"/>
            </w:numPr>
            <w:ind w:left="1440" w:hanging="360"/>
          </w:pPr>
        </w:pPrChange>
      </w:pPr>
      <w:ins w:id="132" w:author="Palacherla, Susmitha C (NONUS)" w:date="2019-07-08T14:09:00Z">
        <w:r w:rsidRPr="0095359C">
          <w:rPr>
            <w:rFonts w:asciiTheme="minorHAnsi" w:hAnsiTheme="minorHAnsi"/>
            <w:sz w:val="20"/>
            <w:szCs w:val="20"/>
          </w:rPr>
          <w:t>SQL task – Truncate Outliers Staging table</w:t>
        </w:r>
      </w:ins>
    </w:p>
    <w:p w:rsidR="006708E9" w:rsidRPr="0095359C" w:rsidRDefault="006708E9" w:rsidP="004B33EE">
      <w:pPr>
        <w:pStyle w:val="ListParagraph"/>
        <w:numPr>
          <w:ilvl w:val="0"/>
          <w:numId w:val="40"/>
        </w:numPr>
        <w:rPr>
          <w:ins w:id="133" w:author="Palacherla, Susmitha C (NONUS)" w:date="2019-07-08T14:09:00Z"/>
          <w:rFonts w:asciiTheme="minorHAnsi" w:hAnsiTheme="minorHAnsi"/>
          <w:sz w:val="20"/>
          <w:szCs w:val="20"/>
        </w:rPr>
        <w:pPrChange w:id="134" w:author="Palacherla, Susmitha C (NONUS)" w:date="2019-07-08T15:59:00Z">
          <w:pPr>
            <w:pStyle w:val="ListParagraph"/>
            <w:numPr>
              <w:numId w:val="32"/>
            </w:numPr>
            <w:ind w:left="1440" w:hanging="360"/>
          </w:pPr>
        </w:pPrChange>
      </w:pPr>
      <w:ins w:id="135" w:author="Palacherla, Susmitha C (NONUS)" w:date="2019-07-08T14:09:00Z">
        <w:r w:rsidRPr="0095359C">
          <w:rPr>
            <w:rFonts w:asciiTheme="minorHAnsi" w:hAnsiTheme="minorHAnsi"/>
            <w:sz w:val="20"/>
            <w:szCs w:val="20"/>
          </w:rPr>
          <w:t>DFT – Stage Outliers Staging table</w:t>
        </w:r>
      </w:ins>
    </w:p>
    <w:p w:rsidR="006708E9" w:rsidRPr="0095359C" w:rsidRDefault="006708E9" w:rsidP="004B33EE">
      <w:pPr>
        <w:pStyle w:val="ListParagraph"/>
        <w:numPr>
          <w:ilvl w:val="0"/>
          <w:numId w:val="40"/>
        </w:numPr>
        <w:rPr>
          <w:ins w:id="136" w:author="Palacherla, Susmitha C (NONUS)" w:date="2019-07-08T14:09:00Z"/>
          <w:rFonts w:asciiTheme="minorHAnsi" w:hAnsiTheme="minorHAnsi"/>
          <w:sz w:val="20"/>
          <w:szCs w:val="20"/>
        </w:rPr>
        <w:pPrChange w:id="137" w:author="Palacherla, Susmitha C (NONUS)" w:date="2019-07-08T15:59:00Z">
          <w:pPr>
            <w:pStyle w:val="ListParagraph"/>
            <w:numPr>
              <w:numId w:val="32"/>
            </w:numPr>
            <w:ind w:left="1440" w:hanging="360"/>
          </w:pPr>
        </w:pPrChange>
      </w:pPr>
      <w:ins w:id="138" w:author="Palacherla, Susmitha C (NONUS)" w:date="2019-07-08T14:09:00Z">
        <w:r w:rsidRPr="0095359C">
          <w:rPr>
            <w:rFonts w:asciiTheme="minorHAnsi" w:hAnsiTheme="minorHAnsi"/>
            <w:sz w:val="20"/>
            <w:szCs w:val="20"/>
          </w:rPr>
          <w:t xml:space="preserve">SQL task – </w:t>
        </w:r>
        <w:r>
          <w:rPr>
            <w:rFonts w:asciiTheme="minorHAnsi" w:hAnsiTheme="minorHAnsi"/>
            <w:sz w:val="20"/>
            <w:szCs w:val="20"/>
          </w:rPr>
          <w:t>Update staging table and reject logs</w:t>
        </w:r>
      </w:ins>
    </w:p>
    <w:p w:rsidR="006708E9" w:rsidRPr="0095359C" w:rsidRDefault="006708E9" w:rsidP="004B33EE">
      <w:pPr>
        <w:pStyle w:val="ListParagraph"/>
        <w:numPr>
          <w:ilvl w:val="0"/>
          <w:numId w:val="40"/>
        </w:numPr>
        <w:rPr>
          <w:ins w:id="139" w:author="Palacherla, Susmitha C (NONUS)" w:date="2019-07-08T14:09:00Z"/>
          <w:rFonts w:asciiTheme="minorHAnsi" w:hAnsiTheme="minorHAnsi"/>
          <w:sz w:val="20"/>
          <w:szCs w:val="20"/>
        </w:rPr>
        <w:pPrChange w:id="140" w:author="Palacherla, Susmitha C (NONUS)" w:date="2019-07-08T15:59:00Z">
          <w:pPr>
            <w:pStyle w:val="ListParagraph"/>
            <w:numPr>
              <w:numId w:val="32"/>
            </w:numPr>
            <w:ind w:left="1440" w:hanging="360"/>
          </w:pPr>
        </w:pPrChange>
      </w:pPr>
      <w:ins w:id="141" w:author="Palacherla, Susmitha C (NONUS)" w:date="2019-07-08T14:09:00Z">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ins>
    </w:p>
    <w:p w:rsidR="006708E9" w:rsidRPr="0095359C" w:rsidRDefault="006708E9" w:rsidP="004B33EE">
      <w:pPr>
        <w:pStyle w:val="ListParagraph"/>
        <w:numPr>
          <w:ilvl w:val="0"/>
          <w:numId w:val="40"/>
        </w:numPr>
        <w:rPr>
          <w:ins w:id="142" w:author="Palacherla, Susmitha C (NONUS)" w:date="2019-07-08T14:09:00Z"/>
          <w:rFonts w:asciiTheme="minorHAnsi" w:hAnsiTheme="minorHAnsi"/>
          <w:sz w:val="20"/>
          <w:szCs w:val="20"/>
        </w:rPr>
        <w:pPrChange w:id="143" w:author="Palacherla, Susmitha C (NONUS)" w:date="2019-07-08T15:59:00Z">
          <w:pPr>
            <w:pStyle w:val="ListParagraph"/>
            <w:numPr>
              <w:numId w:val="32"/>
            </w:numPr>
            <w:ind w:left="1440" w:hanging="360"/>
          </w:pPr>
        </w:pPrChange>
      </w:pPr>
      <w:ins w:id="144" w:author="Palacherla, Susmitha C (NONUS)" w:date="2019-07-08T14:09:00Z">
        <w:r w:rsidRPr="0095359C">
          <w:rPr>
            <w:rFonts w:asciiTheme="minorHAnsi" w:hAnsiTheme="minorHAnsi"/>
            <w:sz w:val="20"/>
            <w:szCs w:val="20"/>
          </w:rPr>
          <w:t>SQL task – Load File list table</w:t>
        </w:r>
      </w:ins>
    </w:p>
    <w:p w:rsidR="006708E9" w:rsidRPr="0095359C" w:rsidRDefault="006708E9" w:rsidP="004B33EE">
      <w:pPr>
        <w:pStyle w:val="ListParagraph"/>
        <w:numPr>
          <w:ilvl w:val="0"/>
          <w:numId w:val="40"/>
        </w:numPr>
        <w:rPr>
          <w:ins w:id="145" w:author="Palacherla, Susmitha C (NONUS)" w:date="2019-07-08T14:09:00Z"/>
          <w:rFonts w:asciiTheme="minorHAnsi" w:hAnsiTheme="minorHAnsi"/>
          <w:sz w:val="20"/>
          <w:szCs w:val="20"/>
        </w:rPr>
        <w:pPrChange w:id="146" w:author="Palacherla, Susmitha C (NONUS)" w:date="2019-07-08T15:59:00Z">
          <w:pPr>
            <w:pStyle w:val="ListParagraph"/>
            <w:numPr>
              <w:numId w:val="32"/>
            </w:numPr>
            <w:ind w:left="1440" w:hanging="360"/>
          </w:pPr>
        </w:pPrChange>
      </w:pPr>
      <w:ins w:id="147" w:author="Palacherla, Susmitha C (NONUS)" w:date="2019-07-08T14:09:00Z">
        <w:r w:rsidRPr="0095359C">
          <w:rPr>
            <w:rFonts w:asciiTheme="minorHAnsi" w:hAnsiTheme="minorHAnsi"/>
            <w:sz w:val="20"/>
            <w:szCs w:val="20"/>
          </w:rPr>
          <w:t>File system task – Backup files to Backups directory</w:t>
        </w:r>
      </w:ins>
    </w:p>
    <w:p w:rsidR="006708E9" w:rsidRPr="0095359C" w:rsidRDefault="006708E9" w:rsidP="006708E9">
      <w:pPr>
        <w:spacing w:after="0"/>
        <w:ind w:left="1080"/>
        <w:rPr>
          <w:ins w:id="148" w:author="Palacherla, Susmitha C (NONUS)" w:date="2019-07-08T14:09:00Z"/>
          <w:rFonts w:asciiTheme="minorHAnsi" w:hAnsiTheme="minorHAnsi"/>
          <w:sz w:val="20"/>
          <w:szCs w:val="20"/>
        </w:rPr>
      </w:pPr>
    </w:p>
    <w:p w:rsidR="006708E9" w:rsidRPr="0095359C" w:rsidRDefault="006708E9" w:rsidP="006708E9">
      <w:pPr>
        <w:rPr>
          <w:ins w:id="149" w:author="Palacherla, Susmitha C (NONUS)" w:date="2019-07-08T14:09:00Z"/>
          <w:rFonts w:asciiTheme="minorHAnsi" w:hAnsiTheme="minorHAnsi"/>
          <w:b/>
          <w:sz w:val="20"/>
          <w:szCs w:val="20"/>
        </w:rPr>
      </w:pPr>
      <w:ins w:id="150" w:author="Palacherla, Susmitha C (NONUS)" w:date="2019-07-08T14:09:00Z">
        <w:r w:rsidRPr="0095359C">
          <w:rPr>
            <w:rFonts w:asciiTheme="minorHAnsi" w:hAnsiTheme="minorHAnsi"/>
            <w:b/>
            <w:sz w:val="20"/>
            <w:szCs w:val="20"/>
          </w:rPr>
          <w:t>Details of Steps</w:t>
        </w:r>
      </w:ins>
    </w:p>
    <w:p w:rsidR="006708E9" w:rsidRPr="0095359C" w:rsidRDefault="006708E9" w:rsidP="004B33EE">
      <w:pPr>
        <w:pStyle w:val="ListParagraph"/>
        <w:numPr>
          <w:ilvl w:val="0"/>
          <w:numId w:val="41"/>
        </w:numPr>
        <w:rPr>
          <w:ins w:id="151" w:author="Palacherla, Susmitha C (NONUS)" w:date="2019-07-08T14:09:00Z"/>
          <w:rFonts w:asciiTheme="minorHAnsi" w:hAnsiTheme="minorHAnsi"/>
          <w:sz w:val="20"/>
          <w:szCs w:val="20"/>
        </w:rPr>
        <w:pPrChange w:id="152" w:author="Palacherla, Susmitha C (NONUS)" w:date="2019-07-08T16:00:00Z">
          <w:pPr>
            <w:pStyle w:val="ListParagraph"/>
            <w:numPr>
              <w:numId w:val="19"/>
            </w:numPr>
            <w:ind w:left="1440" w:hanging="360"/>
          </w:pPr>
        </w:pPrChange>
      </w:pPr>
      <w:ins w:id="153" w:author="Palacherla, Susmitha C (NONUS)" w:date="2019-07-08T14:09:00Z">
        <w:r w:rsidRPr="0095359C">
          <w:rPr>
            <w:rFonts w:asciiTheme="minorHAnsi" w:hAnsiTheme="minorHAnsi"/>
            <w:sz w:val="20"/>
            <w:szCs w:val="20"/>
          </w:rPr>
          <w:t>SQL task – Truncate Outliers Staging table</w:t>
        </w:r>
      </w:ins>
    </w:p>
    <w:p w:rsidR="006708E9" w:rsidRPr="0095359C" w:rsidRDefault="006708E9" w:rsidP="006708E9">
      <w:pPr>
        <w:widowControl w:val="0"/>
        <w:autoSpaceDE w:val="0"/>
        <w:autoSpaceDN w:val="0"/>
        <w:adjustRightInd w:val="0"/>
        <w:spacing w:after="0" w:line="240" w:lineRule="auto"/>
        <w:ind w:left="360"/>
        <w:rPr>
          <w:ins w:id="154" w:author="Palacherla, Susmitha C (NONUS)" w:date="2019-07-08T14:09:00Z"/>
          <w:rFonts w:asciiTheme="minorHAnsi" w:hAnsiTheme="minorHAnsi" w:cs="Arial"/>
          <w:sz w:val="20"/>
          <w:szCs w:val="20"/>
        </w:rPr>
      </w:pPr>
      <w:ins w:id="155" w:author="Palacherla, Susmitha C (NONUS)" w:date="2019-07-08T14:09:00Z">
        <w:r w:rsidRPr="0095359C">
          <w:rPr>
            <w:rFonts w:asciiTheme="minorHAnsi" w:hAnsiTheme="minorHAnsi"/>
            <w:noProof/>
            <w:sz w:val="20"/>
            <w:szCs w:val="20"/>
          </w:rPr>
          <w:drawing>
            <wp:inline distT="0" distB="0" distL="0" distR="0" wp14:anchorId="26E0728C" wp14:editId="0B971A23">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62200" cy="89535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ind w:left="360"/>
        <w:rPr>
          <w:ins w:id="156" w:author="Palacherla, Susmitha C (NONUS)" w:date="2019-07-08T14:09:00Z"/>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ins w:id="157" w:author="Palacherla, Susmitha C (NONUS)" w:date="2019-07-08T14:09:00Z"/>
          <w:rFonts w:asciiTheme="minorHAnsi" w:hAnsiTheme="minorHAnsi" w:cs="Arial"/>
          <w:sz w:val="20"/>
          <w:szCs w:val="20"/>
        </w:rPr>
      </w:pPr>
      <w:ins w:id="158" w:author="Palacherla, Susmitha C (NONUS)" w:date="2019-07-08T14:09:00Z">
        <w:r w:rsidRPr="000B36BD">
          <w:rPr>
            <w:rFonts w:asciiTheme="minorHAnsi" w:hAnsiTheme="minorHAnsi" w:cs="Arial"/>
            <w:sz w:val="20"/>
            <w:szCs w:val="20"/>
          </w:rPr>
          <w:t>Truncate Table [EC]</w:t>
        </w:r>
        <w:proofErr w:type="gramStart"/>
        <w:r w:rsidRPr="000B36BD">
          <w:rPr>
            <w:rFonts w:asciiTheme="minorHAnsi" w:hAnsiTheme="minorHAnsi" w:cs="Arial"/>
            <w:sz w:val="20"/>
            <w:szCs w:val="20"/>
          </w:rPr>
          <w:t>.[</w:t>
        </w:r>
        <w:proofErr w:type="gramEnd"/>
        <w:r w:rsidRPr="000B36BD">
          <w:rPr>
            <w:rFonts w:asciiTheme="minorHAnsi" w:hAnsiTheme="minorHAnsi" w:cs="Arial"/>
            <w:sz w:val="20"/>
            <w:szCs w:val="20"/>
          </w:rPr>
          <w:t>Outlier_Coaching_Stage]</w:t>
        </w:r>
      </w:ins>
    </w:p>
    <w:p w:rsidR="006708E9" w:rsidRPr="0095359C" w:rsidRDefault="006708E9" w:rsidP="006708E9">
      <w:pPr>
        <w:widowControl w:val="0"/>
        <w:autoSpaceDE w:val="0"/>
        <w:autoSpaceDN w:val="0"/>
        <w:adjustRightInd w:val="0"/>
        <w:spacing w:after="0" w:line="240" w:lineRule="auto"/>
        <w:ind w:left="360"/>
        <w:rPr>
          <w:ins w:id="159" w:author="Palacherla, Susmitha C (NONUS)" w:date="2019-07-08T14:09:00Z"/>
          <w:rFonts w:asciiTheme="minorHAnsi" w:hAnsiTheme="minorHAnsi" w:cs="Arial"/>
          <w:sz w:val="20"/>
          <w:szCs w:val="20"/>
        </w:rPr>
      </w:pPr>
    </w:p>
    <w:p w:rsidR="006708E9" w:rsidRDefault="006708E9" w:rsidP="006708E9">
      <w:pPr>
        <w:widowControl w:val="0"/>
        <w:autoSpaceDE w:val="0"/>
        <w:autoSpaceDN w:val="0"/>
        <w:adjustRightInd w:val="0"/>
        <w:spacing w:after="0" w:line="240" w:lineRule="auto"/>
        <w:ind w:left="360"/>
        <w:rPr>
          <w:ins w:id="160" w:author="Palacherla, Susmitha C (NONUS)" w:date="2019-07-08T14:09:00Z"/>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ins w:id="161" w:author="Palacherla, Susmitha C (NONUS)" w:date="2019-07-08T14:09:00Z"/>
          <w:rFonts w:asciiTheme="minorHAnsi" w:hAnsiTheme="minorHAnsi" w:cs="Arial"/>
          <w:sz w:val="20"/>
          <w:szCs w:val="20"/>
        </w:rPr>
      </w:pPr>
    </w:p>
    <w:p w:rsidR="006708E9" w:rsidRPr="0095359C" w:rsidRDefault="006708E9" w:rsidP="004B33EE">
      <w:pPr>
        <w:pStyle w:val="ListParagraph"/>
        <w:numPr>
          <w:ilvl w:val="0"/>
          <w:numId w:val="41"/>
        </w:numPr>
        <w:rPr>
          <w:ins w:id="162" w:author="Palacherla, Susmitha C (NONUS)" w:date="2019-07-08T14:09:00Z"/>
          <w:rFonts w:asciiTheme="minorHAnsi" w:hAnsiTheme="minorHAnsi"/>
          <w:sz w:val="20"/>
          <w:szCs w:val="20"/>
        </w:rPr>
        <w:pPrChange w:id="163" w:author="Palacherla, Susmitha C (NONUS)" w:date="2019-07-08T16:00:00Z">
          <w:pPr>
            <w:pStyle w:val="ListParagraph"/>
            <w:numPr>
              <w:numId w:val="19"/>
            </w:numPr>
            <w:ind w:left="1440" w:hanging="360"/>
          </w:pPr>
        </w:pPrChange>
      </w:pPr>
      <w:ins w:id="164" w:author="Palacherla, Susmitha C (NONUS)" w:date="2019-07-08T14:09:00Z">
        <w:r w:rsidRPr="0095359C">
          <w:rPr>
            <w:rFonts w:asciiTheme="minorHAnsi" w:hAnsiTheme="minorHAnsi"/>
            <w:sz w:val="20"/>
            <w:szCs w:val="20"/>
          </w:rPr>
          <w:t>DFT: Load Outliers staging table</w:t>
        </w:r>
      </w:ins>
    </w:p>
    <w:p w:rsidR="006708E9" w:rsidRPr="0095359C" w:rsidRDefault="006708E9" w:rsidP="006708E9">
      <w:pPr>
        <w:widowControl w:val="0"/>
        <w:autoSpaceDE w:val="0"/>
        <w:autoSpaceDN w:val="0"/>
        <w:adjustRightInd w:val="0"/>
        <w:spacing w:after="0" w:line="240" w:lineRule="auto"/>
        <w:rPr>
          <w:ins w:id="165" w:author="Palacherla, Susmitha C (NONUS)" w:date="2019-07-08T14:09:00Z"/>
          <w:rFonts w:asciiTheme="minorHAnsi" w:hAnsiTheme="minorHAnsi" w:cs="Arial"/>
          <w:sz w:val="20"/>
          <w:szCs w:val="20"/>
        </w:rPr>
      </w:pPr>
      <w:ins w:id="166" w:author="Palacherla, Susmitha C (NONUS)" w:date="2019-07-08T14:09:00Z">
        <w:r w:rsidRPr="0095359C">
          <w:rPr>
            <w:rFonts w:asciiTheme="minorHAnsi" w:hAnsiTheme="minorHAnsi"/>
            <w:noProof/>
            <w:sz w:val="20"/>
            <w:szCs w:val="20"/>
          </w:rPr>
          <w:drawing>
            <wp:inline distT="0" distB="0" distL="0" distR="0" wp14:anchorId="3ED269D0" wp14:editId="293213C6">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14525" cy="160020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rPr>
          <w:ins w:id="167" w:author="Palacherla, Susmitha C (NONUS)" w:date="2019-07-08T14:09:00Z"/>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ins w:id="168" w:author="Palacherla, Susmitha C (NONUS)" w:date="2019-07-08T14:09:00Z"/>
          <w:rFonts w:asciiTheme="minorHAnsi" w:hAnsiTheme="minorHAnsi" w:cs="Arial"/>
          <w:sz w:val="20"/>
          <w:szCs w:val="20"/>
        </w:rPr>
      </w:pPr>
      <w:ins w:id="169" w:author="Palacherla, Susmitha C (NONUS)" w:date="2019-07-08T16:00:00Z">
        <w:r>
          <w:rPr>
            <w:noProof/>
          </w:rPr>
          <w:lastRenderedPageBreak/>
          <w:drawing>
            <wp:inline distT="0" distB="0" distL="0" distR="0" wp14:anchorId="548EA003" wp14:editId="1B2318F7">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6080" cy="228600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rPr>
          <w:ins w:id="170" w:author="Palacherla, Susmitha C (NONUS)" w:date="2019-07-08T14:09:00Z"/>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ins w:id="171" w:author="Palacherla, Susmitha C (NONUS)" w:date="2019-07-08T14:09:00Z"/>
          <w:rFonts w:asciiTheme="minorHAnsi" w:hAnsiTheme="minorHAnsi" w:cs="Arial"/>
          <w:sz w:val="20"/>
          <w:szCs w:val="20"/>
        </w:rPr>
      </w:pPr>
      <w:ins w:id="172" w:author="Palacherla, Susmitha C (NONUS)" w:date="2019-07-08T14:09:00Z">
        <w:r w:rsidRPr="0095359C">
          <w:rPr>
            <w:rFonts w:asciiTheme="minorHAnsi" w:hAnsiTheme="minorHAnsi" w:cs="Arial"/>
            <w:sz w:val="20"/>
            <w:szCs w:val="20"/>
          </w:rPr>
          <w:t xml:space="preserve">Expression: </w:t>
        </w:r>
      </w:ins>
      <w:proofErr w:type="gramStart"/>
      <w:ins w:id="173" w:author="Palacherla, Susmitha C (NONUS)" w:date="2019-07-08T16:00:00Z">
        <w:r w:rsidR="004B33EE" w:rsidRPr="004B33EE">
          <w:rPr>
            <w:rFonts w:asciiTheme="minorHAnsi" w:hAnsiTheme="minorHAnsi" w:cs="Arial"/>
            <w:sz w:val="20"/>
            <w:szCs w:val="20"/>
          </w:rPr>
          <w:t>FINDSTRING(</w:t>
        </w:r>
        <w:proofErr w:type="gramEnd"/>
        <w:r w:rsidR="004B33EE" w:rsidRPr="004B33EE">
          <w:rPr>
            <w:rFonts w:asciiTheme="minorHAnsi" w:hAnsiTheme="minorHAnsi" w:cs="Arial"/>
            <w:sz w:val="20"/>
            <w:szCs w:val="20"/>
          </w:rPr>
          <w:t>@[User::</w:t>
        </w:r>
        <w:proofErr w:type="spellStart"/>
        <w:r w:rsidR="004B33EE" w:rsidRPr="004B33EE">
          <w:rPr>
            <w:rFonts w:asciiTheme="minorHAnsi" w:hAnsiTheme="minorHAnsi" w:cs="Arial"/>
            <w:sz w:val="20"/>
            <w:szCs w:val="20"/>
          </w:rPr>
          <w:t>VarFileName</w:t>
        </w:r>
        <w:proofErr w:type="spellEnd"/>
        <w:r w:rsidR="004B33EE" w:rsidRPr="004B33EE">
          <w:rPr>
            <w:rFonts w:asciiTheme="minorHAnsi" w:hAnsiTheme="minorHAnsi" w:cs="Arial"/>
            <w:sz w:val="20"/>
            <w:szCs w:val="20"/>
          </w:rPr>
          <w:t>],"ISQ",1 ) &gt; 0</w:t>
        </w:r>
      </w:ins>
    </w:p>
    <w:p w:rsidR="006708E9" w:rsidRPr="0095359C" w:rsidRDefault="006708E9" w:rsidP="006708E9">
      <w:pPr>
        <w:widowControl w:val="0"/>
        <w:autoSpaceDE w:val="0"/>
        <w:autoSpaceDN w:val="0"/>
        <w:adjustRightInd w:val="0"/>
        <w:spacing w:after="0" w:line="240" w:lineRule="auto"/>
        <w:rPr>
          <w:ins w:id="174" w:author="Palacherla, Susmitha C (NONUS)" w:date="2019-07-08T14:09:00Z"/>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ins w:id="175" w:author="Palacherla, Susmitha C (NONUS)" w:date="2019-07-08T14:09:00Z"/>
          <w:rFonts w:asciiTheme="minorHAnsi" w:hAnsiTheme="minorHAnsi" w:cs="Arial"/>
          <w:sz w:val="20"/>
          <w:szCs w:val="20"/>
        </w:rPr>
      </w:pPr>
      <w:ins w:id="176" w:author="Palacherla, Susmitha C (NONUS)" w:date="2019-07-08T16:01:00Z">
        <w:r>
          <w:rPr>
            <w:noProof/>
          </w:rPr>
          <w:drawing>
            <wp:inline distT="0" distB="0" distL="0" distR="0" wp14:anchorId="60632DB8" wp14:editId="5CA65B7B">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08176" cy="274320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rPr>
          <w:ins w:id="177" w:author="Palacherla, Susmitha C (NONUS)" w:date="2019-07-08T14:09:00Z"/>
          <w:rFonts w:asciiTheme="minorHAnsi" w:hAnsiTheme="minorHAnsi" w:cs="Arial"/>
          <w:sz w:val="20"/>
          <w:szCs w:val="20"/>
        </w:rPr>
      </w:pPr>
    </w:p>
    <w:p w:rsidR="006708E9" w:rsidRPr="0095359C" w:rsidRDefault="006708E9" w:rsidP="004B33EE">
      <w:pPr>
        <w:pStyle w:val="ListParagraph"/>
        <w:widowControl w:val="0"/>
        <w:numPr>
          <w:ilvl w:val="0"/>
          <w:numId w:val="42"/>
        </w:numPr>
        <w:autoSpaceDE w:val="0"/>
        <w:autoSpaceDN w:val="0"/>
        <w:adjustRightInd w:val="0"/>
        <w:spacing w:after="0" w:line="240" w:lineRule="auto"/>
        <w:rPr>
          <w:ins w:id="178" w:author="Palacherla, Susmitha C (NONUS)" w:date="2019-07-08T14:09:00Z"/>
          <w:rFonts w:asciiTheme="minorHAnsi" w:hAnsiTheme="minorHAnsi" w:cs="Arial"/>
          <w:sz w:val="20"/>
          <w:szCs w:val="20"/>
        </w:rPr>
        <w:pPrChange w:id="179"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ins w:id="180" w:author="Palacherla, Susmitha C (NONUS)" w:date="2019-07-08T14:09:00Z">
        <w:r w:rsidRPr="0095359C">
          <w:rPr>
            <w:rFonts w:asciiTheme="minorHAnsi" w:hAnsiTheme="minorHAnsi" w:cs="Arial"/>
            <w:sz w:val="20"/>
            <w:szCs w:val="20"/>
          </w:rPr>
          <w:t>Flat File source</w:t>
        </w:r>
      </w:ins>
    </w:p>
    <w:p w:rsidR="006708E9" w:rsidRPr="0095359C" w:rsidRDefault="006708E9" w:rsidP="006708E9">
      <w:pPr>
        <w:widowControl w:val="0"/>
        <w:autoSpaceDE w:val="0"/>
        <w:autoSpaceDN w:val="0"/>
        <w:adjustRightInd w:val="0"/>
        <w:spacing w:after="0" w:line="240" w:lineRule="auto"/>
        <w:rPr>
          <w:ins w:id="181" w:author="Palacherla, Susmitha C (NONUS)" w:date="2019-07-08T14:09:00Z"/>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ins w:id="182" w:author="Palacherla, Susmitha C (NONUS)" w:date="2019-07-08T14:09:00Z"/>
          <w:rFonts w:asciiTheme="minorHAnsi" w:hAnsiTheme="minorHAnsi" w:cs="Arial"/>
          <w:sz w:val="20"/>
          <w:szCs w:val="20"/>
        </w:rPr>
      </w:pPr>
      <w:ins w:id="183" w:author="Palacherla, Susmitha C (NONUS)" w:date="2019-07-08T16:02:00Z">
        <w:r>
          <w:rPr>
            <w:noProof/>
          </w:rPr>
          <w:lastRenderedPageBreak/>
          <w:drawing>
            <wp:inline distT="0" distB="0" distL="0" distR="0" wp14:anchorId="7400EC0B" wp14:editId="11B1088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3472" cy="274320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rPr>
          <w:ins w:id="184" w:author="Palacherla, Susmitha C (NONUS)" w:date="2019-07-08T14:09:00Z"/>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ins w:id="185" w:author="Palacherla, Susmitha C (NONUS)" w:date="2019-07-08T14:09:00Z"/>
          <w:rFonts w:asciiTheme="minorHAnsi" w:hAnsiTheme="minorHAnsi" w:cs="Arial"/>
          <w:sz w:val="20"/>
          <w:szCs w:val="20"/>
        </w:rPr>
      </w:pPr>
    </w:p>
    <w:p w:rsidR="006708E9" w:rsidRPr="0095359C" w:rsidRDefault="006708E9" w:rsidP="004B33EE">
      <w:pPr>
        <w:pStyle w:val="ListParagraph"/>
        <w:widowControl w:val="0"/>
        <w:numPr>
          <w:ilvl w:val="0"/>
          <w:numId w:val="42"/>
        </w:numPr>
        <w:autoSpaceDE w:val="0"/>
        <w:autoSpaceDN w:val="0"/>
        <w:adjustRightInd w:val="0"/>
        <w:spacing w:after="0" w:line="240" w:lineRule="auto"/>
        <w:rPr>
          <w:ins w:id="186" w:author="Palacherla, Susmitha C (NONUS)" w:date="2019-07-08T14:09:00Z"/>
          <w:rFonts w:asciiTheme="minorHAnsi" w:hAnsiTheme="minorHAnsi" w:cs="Arial"/>
          <w:sz w:val="20"/>
          <w:szCs w:val="20"/>
        </w:rPr>
        <w:pPrChange w:id="187"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ins w:id="188" w:author="Palacherla, Susmitha C (NONUS)" w:date="2019-07-08T14:09:00Z">
        <w:r w:rsidRPr="0095359C">
          <w:rPr>
            <w:rFonts w:asciiTheme="minorHAnsi" w:hAnsiTheme="minorHAnsi" w:cs="Arial"/>
            <w:sz w:val="20"/>
            <w:szCs w:val="20"/>
          </w:rPr>
          <w:t>Data Conversion</w:t>
        </w:r>
      </w:ins>
    </w:p>
    <w:p w:rsidR="006708E9" w:rsidRPr="0095359C" w:rsidRDefault="006708E9" w:rsidP="006708E9">
      <w:pPr>
        <w:widowControl w:val="0"/>
        <w:autoSpaceDE w:val="0"/>
        <w:autoSpaceDN w:val="0"/>
        <w:adjustRightInd w:val="0"/>
        <w:spacing w:after="0" w:line="240" w:lineRule="auto"/>
        <w:rPr>
          <w:ins w:id="189" w:author="Palacherla, Susmitha C (NONUS)" w:date="2019-07-08T14:09:00Z"/>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ins w:id="190" w:author="Palacherla, Susmitha C (NONUS)" w:date="2019-07-08T14:09:00Z"/>
          <w:rFonts w:asciiTheme="minorHAnsi" w:hAnsiTheme="minorHAnsi" w:cs="Arial"/>
          <w:sz w:val="20"/>
          <w:szCs w:val="20"/>
        </w:rPr>
      </w:pPr>
      <w:ins w:id="191" w:author="Palacherla, Susmitha C (NONUS)" w:date="2019-07-08T16:03:00Z">
        <w:r>
          <w:rPr>
            <w:noProof/>
          </w:rPr>
          <w:drawing>
            <wp:inline distT="0" distB="0" distL="0" distR="0" wp14:anchorId="6393FA06" wp14:editId="79D2A8E3">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2736" cy="2743200"/>
                      </a:xfrm>
                      <a:prstGeom prst="rect">
                        <a:avLst/>
                      </a:prstGeom>
                    </pic:spPr>
                  </pic:pic>
                </a:graphicData>
              </a:graphic>
            </wp:inline>
          </w:drawing>
        </w:r>
      </w:ins>
    </w:p>
    <w:p w:rsidR="006708E9" w:rsidRPr="0095359C" w:rsidRDefault="006708E9" w:rsidP="006708E9">
      <w:pPr>
        <w:widowControl w:val="0"/>
        <w:autoSpaceDE w:val="0"/>
        <w:autoSpaceDN w:val="0"/>
        <w:adjustRightInd w:val="0"/>
        <w:spacing w:after="0" w:line="240" w:lineRule="auto"/>
        <w:rPr>
          <w:ins w:id="192" w:author="Palacherla, Susmitha C (NONUS)" w:date="2019-07-08T14:09:00Z"/>
          <w:rFonts w:asciiTheme="minorHAnsi" w:hAnsiTheme="minorHAnsi" w:cs="Arial"/>
          <w:sz w:val="20"/>
          <w:szCs w:val="20"/>
        </w:rPr>
      </w:pPr>
    </w:p>
    <w:p w:rsidR="006708E9" w:rsidRPr="0095359C" w:rsidRDefault="006708E9" w:rsidP="004B33EE">
      <w:pPr>
        <w:pStyle w:val="ListParagraph"/>
        <w:widowControl w:val="0"/>
        <w:numPr>
          <w:ilvl w:val="0"/>
          <w:numId w:val="42"/>
        </w:numPr>
        <w:autoSpaceDE w:val="0"/>
        <w:autoSpaceDN w:val="0"/>
        <w:adjustRightInd w:val="0"/>
        <w:spacing w:after="0" w:line="240" w:lineRule="auto"/>
        <w:rPr>
          <w:ins w:id="193" w:author="Palacherla, Susmitha C (NONUS)" w:date="2019-07-08T14:09:00Z"/>
          <w:rFonts w:asciiTheme="minorHAnsi" w:hAnsiTheme="minorHAnsi" w:cs="Arial"/>
          <w:sz w:val="20"/>
          <w:szCs w:val="20"/>
        </w:rPr>
        <w:pPrChange w:id="194"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ins w:id="195" w:author="Palacherla, Susmitha C (NONUS)" w:date="2019-07-08T14:09:00Z">
        <w:r w:rsidRPr="0095359C">
          <w:rPr>
            <w:rFonts w:asciiTheme="minorHAnsi" w:hAnsiTheme="minorHAnsi" w:cs="Arial"/>
            <w:sz w:val="20"/>
            <w:szCs w:val="20"/>
          </w:rPr>
          <w:t>Row Count Transformation</w:t>
        </w:r>
      </w:ins>
    </w:p>
    <w:p w:rsidR="006708E9" w:rsidRDefault="004B33EE" w:rsidP="006708E9">
      <w:pPr>
        <w:widowControl w:val="0"/>
        <w:autoSpaceDE w:val="0"/>
        <w:autoSpaceDN w:val="0"/>
        <w:adjustRightInd w:val="0"/>
        <w:spacing w:after="0" w:line="240" w:lineRule="auto"/>
        <w:rPr>
          <w:ins w:id="196" w:author="Palacherla, Susmitha C (NONUS)" w:date="2019-07-08T16:03:00Z"/>
          <w:rFonts w:asciiTheme="minorHAnsi" w:hAnsiTheme="minorHAnsi" w:cs="Arial"/>
          <w:sz w:val="20"/>
          <w:szCs w:val="20"/>
        </w:rPr>
      </w:pPr>
      <w:ins w:id="197" w:author="Palacherla, Susmitha C (NONUS)" w:date="2019-07-08T16:03:00Z">
        <w:r>
          <w:rPr>
            <w:noProof/>
          </w:rPr>
          <w:drawing>
            <wp:inline distT="0" distB="0" distL="0" distR="0" wp14:anchorId="151F7FF6" wp14:editId="69AEF3BF">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2808" cy="914400"/>
                      </a:xfrm>
                      <a:prstGeom prst="rect">
                        <a:avLst/>
                      </a:prstGeom>
                    </pic:spPr>
                  </pic:pic>
                </a:graphicData>
              </a:graphic>
            </wp:inline>
          </w:drawing>
        </w:r>
      </w:ins>
    </w:p>
    <w:p w:rsidR="004B33EE" w:rsidRPr="0095359C" w:rsidRDefault="004B33EE" w:rsidP="006708E9">
      <w:pPr>
        <w:widowControl w:val="0"/>
        <w:autoSpaceDE w:val="0"/>
        <w:autoSpaceDN w:val="0"/>
        <w:adjustRightInd w:val="0"/>
        <w:spacing w:after="0" w:line="240" w:lineRule="auto"/>
        <w:rPr>
          <w:ins w:id="198" w:author="Palacherla, Susmitha C (NONUS)" w:date="2019-07-08T14:09:00Z"/>
          <w:rFonts w:asciiTheme="minorHAnsi" w:hAnsiTheme="minorHAnsi" w:cs="Arial"/>
          <w:sz w:val="20"/>
          <w:szCs w:val="20"/>
        </w:rPr>
      </w:pPr>
    </w:p>
    <w:p w:rsidR="006708E9" w:rsidRPr="0095359C" w:rsidRDefault="006708E9" w:rsidP="004B33EE">
      <w:pPr>
        <w:pStyle w:val="ListParagraph"/>
        <w:widowControl w:val="0"/>
        <w:numPr>
          <w:ilvl w:val="0"/>
          <w:numId w:val="42"/>
        </w:numPr>
        <w:autoSpaceDE w:val="0"/>
        <w:autoSpaceDN w:val="0"/>
        <w:adjustRightInd w:val="0"/>
        <w:spacing w:after="0" w:line="240" w:lineRule="auto"/>
        <w:rPr>
          <w:ins w:id="199" w:author="Palacherla, Susmitha C (NONUS)" w:date="2019-07-08T14:09:00Z"/>
          <w:rFonts w:asciiTheme="minorHAnsi" w:hAnsiTheme="minorHAnsi" w:cs="Arial"/>
          <w:sz w:val="20"/>
          <w:szCs w:val="20"/>
        </w:rPr>
        <w:pPrChange w:id="200"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proofErr w:type="spellStart"/>
      <w:ins w:id="201" w:author="Palacherla, Susmitha C (NONUS)" w:date="2019-07-08T14:09:00Z">
        <w:r w:rsidRPr="0095359C">
          <w:rPr>
            <w:rFonts w:asciiTheme="minorHAnsi" w:hAnsiTheme="minorHAnsi" w:cs="Arial"/>
            <w:sz w:val="20"/>
            <w:szCs w:val="20"/>
          </w:rPr>
          <w:lastRenderedPageBreak/>
          <w:t>Oledb</w:t>
        </w:r>
        <w:proofErr w:type="spellEnd"/>
        <w:r w:rsidRPr="0095359C">
          <w:rPr>
            <w:rFonts w:asciiTheme="minorHAnsi" w:hAnsiTheme="minorHAnsi" w:cs="Arial"/>
            <w:sz w:val="20"/>
            <w:szCs w:val="20"/>
          </w:rPr>
          <w:t xml:space="preserve"> destination</w:t>
        </w:r>
      </w:ins>
    </w:p>
    <w:p w:rsidR="006708E9" w:rsidRPr="0095359C" w:rsidRDefault="004B33EE" w:rsidP="006708E9">
      <w:pPr>
        <w:widowControl w:val="0"/>
        <w:autoSpaceDE w:val="0"/>
        <w:autoSpaceDN w:val="0"/>
        <w:adjustRightInd w:val="0"/>
        <w:spacing w:after="0" w:line="240" w:lineRule="auto"/>
        <w:ind w:left="1080"/>
        <w:rPr>
          <w:ins w:id="202" w:author="Palacherla, Susmitha C (NONUS)" w:date="2019-07-08T14:09:00Z"/>
          <w:rFonts w:asciiTheme="minorHAnsi" w:hAnsiTheme="minorHAnsi"/>
          <w:noProof/>
          <w:sz w:val="20"/>
          <w:szCs w:val="20"/>
        </w:rPr>
      </w:pPr>
      <w:ins w:id="203" w:author="Palacherla, Susmitha C (NONUS)" w:date="2019-07-08T16:04:00Z">
        <w:r>
          <w:rPr>
            <w:noProof/>
          </w:rPr>
          <w:drawing>
            <wp:inline distT="0" distB="0" distL="0" distR="0" wp14:anchorId="2621F5EA" wp14:editId="703FECF6">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0672" cy="2743200"/>
                      </a:xfrm>
                      <a:prstGeom prst="rect">
                        <a:avLst/>
                      </a:prstGeom>
                    </pic:spPr>
                  </pic:pic>
                </a:graphicData>
              </a:graphic>
            </wp:inline>
          </w:drawing>
        </w:r>
      </w:ins>
    </w:p>
    <w:p w:rsidR="006708E9" w:rsidRDefault="006708E9" w:rsidP="006708E9">
      <w:pPr>
        <w:widowControl w:val="0"/>
        <w:autoSpaceDE w:val="0"/>
        <w:autoSpaceDN w:val="0"/>
        <w:adjustRightInd w:val="0"/>
        <w:spacing w:after="0" w:line="240" w:lineRule="auto"/>
        <w:rPr>
          <w:ins w:id="204" w:author="Palacherla, Susmitha C (NONUS)" w:date="2019-07-08T16:04:00Z"/>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ins w:id="205" w:author="Palacherla, Susmitha C (NONUS)" w:date="2019-07-08T16:04:00Z"/>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ins w:id="206" w:author="Palacherla, Susmitha C (NONUS)" w:date="2019-07-08T16:04:00Z"/>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ins w:id="207" w:author="Palacherla, Susmitha C (NONUS)" w:date="2019-07-08T16:04:00Z"/>
          <w:rFonts w:asciiTheme="minorHAnsi" w:hAnsiTheme="minorHAnsi" w:cs="Arial"/>
          <w:sz w:val="20"/>
          <w:szCs w:val="20"/>
        </w:rPr>
      </w:pPr>
      <w:ins w:id="208" w:author="Palacherla, Susmitha C (NONUS)" w:date="2019-07-08T16:04:00Z">
        <w:r>
          <w:rPr>
            <w:noProof/>
          </w:rPr>
          <w:drawing>
            <wp:inline distT="0" distB="0" distL="0" distR="0" wp14:anchorId="45DD9B32" wp14:editId="2A39766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4328" cy="2743200"/>
                      </a:xfrm>
                      <a:prstGeom prst="rect">
                        <a:avLst/>
                      </a:prstGeom>
                    </pic:spPr>
                  </pic:pic>
                </a:graphicData>
              </a:graphic>
            </wp:inline>
          </w:drawing>
        </w:r>
      </w:ins>
    </w:p>
    <w:p w:rsidR="004B33EE" w:rsidRPr="0095359C" w:rsidRDefault="004B33EE" w:rsidP="006708E9">
      <w:pPr>
        <w:widowControl w:val="0"/>
        <w:autoSpaceDE w:val="0"/>
        <w:autoSpaceDN w:val="0"/>
        <w:adjustRightInd w:val="0"/>
        <w:spacing w:after="0" w:line="240" w:lineRule="auto"/>
        <w:rPr>
          <w:ins w:id="209" w:author="Palacherla, Susmitha C (NONUS)" w:date="2019-07-08T14:09:00Z"/>
          <w:rFonts w:asciiTheme="minorHAnsi" w:hAnsiTheme="minorHAnsi" w:cs="Arial"/>
          <w:sz w:val="20"/>
          <w:szCs w:val="20"/>
        </w:rPr>
      </w:pPr>
    </w:p>
    <w:p w:rsidR="006708E9" w:rsidRPr="0095359C" w:rsidRDefault="006708E9" w:rsidP="004B33EE">
      <w:pPr>
        <w:pStyle w:val="ListParagraph"/>
        <w:numPr>
          <w:ilvl w:val="0"/>
          <w:numId w:val="41"/>
        </w:numPr>
        <w:spacing w:after="0"/>
        <w:rPr>
          <w:ins w:id="210" w:author="Palacherla, Susmitha C (NONUS)" w:date="2019-07-08T14:09:00Z"/>
          <w:rFonts w:asciiTheme="minorHAnsi" w:hAnsiTheme="minorHAnsi"/>
          <w:sz w:val="20"/>
          <w:szCs w:val="20"/>
        </w:rPr>
        <w:pPrChange w:id="211" w:author="Palacherla, Susmitha C (NONUS)" w:date="2019-07-08T16:00:00Z">
          <w:pPr>
            <w:pStyle w:val="ListParagraph"/>
            <w:numPr>
              <w:numId w:val="19"/>
            </w:numPr>
            <w:spacing w:after="0"/>
            <w:ind w:left="1440" w:hanging="360"/>
          </w:pPr>
        </w:pPrChange>
      </w:pPr>
      <w:ins w:id="212" w:author="Palacherla, Susmitha C (NONUS)" w:date="2019-07-08T14:09:00Z">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ins>
    </w:p>
    <w:p w:rsidR="006708E9" w:rsidRPr="0095359C" w:rsidRDefault="006708E9" w:rsidP="006708E9">
      <w:pPr>
        <w:widowControl w:val="0"/>
        <w:autoSpaceDE w:val="0"/>
        <w:autoSpaceDN w:val="0"/>
        <w:adjustRightInd w:val="0"/>
        <w:spacing w:after="0" w:line="240" w:lineRule="auto"/>
        <w:ind w:left="1080"/>
        <w:rPr>
          <w:ins w:id="213" w:author="Palacherla, Susmitha C (NONUS)" w:date="2019-07-08T14:09:00Z"/>
          <w:rFonts w:asciiTheme="minorHAnsi" w:hAnsiTheme="minorHAnsi"/>
          <w:noProof/>
          <w:sz w:val="20"/>
          <w:szCs w:val="20"/>
        </w:rPr>
      </w:pPr>
      <w:ins w:id="214" w:author="Palacherla, Susmitha C (NONUS)" w:date="2019-07-08T14:09:00Z">
        <w:r w:rsidRPr="0095359C">
          <w:rPr>
            <w:rFonts w:asciiTheme="minorHAnsi" w:hAnsiTheme="minorHAnsi"/>
            <w:noProof/>
            <w:sz w:val="20"/>
            <w:szCs w:val="20"/>
          </w:rPr>
          <w:t xml:space="preserve">        </w:t>
        </w:r>
      </w:ins>
      <w:ins w:id="215" w:author="Palacherla, Susmitha C (NONUS)" w:date="2019-07-08T16:05:00Z">
        <w:r w:rsidR="004B33EE" w:rsidRPr="004B33EE">
          <w:rPr>
            <w:rFonts w:asciiTheme="minorHAnsi" w:hAnsiTheme="minorHAnsi"/>
            <w:noProof/>
            <w:sz w:val="20"/>
            <w:szCs w:val="20"/>
          </w:rPr>
          <w:t>Exec [EC].[sp_Update_Outlier_Coaching_Stage] ? output</w:t>
        </w:r>
      </w:ins>
    </w:p>
    <w:p w:rsidR="006708E9" w:rsidRPr="0095359C" w:rsidRDefault="006708E9" w:rsidP="006708E9">
      <w:pPr>
        <w:widowControl w:val="0"/>
        <w:autoSpaceDE w:val="0"/>
        <w:autoSpaceDN w:val="0"/>
        <w:adjustRightInd w:val="0"/>
        <w:spacing w:after="0" w:line="240" w:lineRule="auto"/>
        <w:ind w:left="360"/>
        <w:rPr>
          <w:ins w:id="216" w:author="Palacherla, Susmitha C (NONUS)" w:date="2019-07-08T14:09:00Z"/>
          <w:rFonts w:asciiTheme="minorHAnsi" w:hAnsiTheme="minorHAnsi" w:cs="Arial"/>
          <w:sz w:val="20"/>
          <w:szCs w:val="20"/>
        </w:rPr>
      </w:pPr>
    </w:p>
    <w:p w:rsidR="006708E9" w:rsidRPr="0095359C" w:rsidRDefault="006708E9" w:rsidP="004B33EE">
      <w:pPr>
        <w:pStyle w:val="ListParagraph"/>
        <w:numPr>
          <w:ilvl w:val="0"/>
          <w:numId w:val="41"/>
        </w:numPr>
        <w:spacing w:after="0"/>
        <w:rPr>
          <w:ins w:id="217" w:author="Palacherla, Susmitha C (NONUS)" w:date="2019-07-08T14:09:00Z"/>
          <w:rFonts w:asciiTheme="minorHAnsi" w:hAnsiTheme="minorHAnsi"/>
          <w:sz w:val="20"/>
          <w:szCs w:val="20"/>
        </w:rPr>
        <w:pPrChange w:id="218" w:author="Palacherla, Susmitha C (NONUS)" w:date="2019-07-08T16:00:00Z">
          <w:pPr>
            <w:pStyle w:val="ListParagraph"/>
            <w:numPr>
              <w:numId w:val="19"/>
            </w:numPr>
            <w:spacing w:after="0"/>
            <w:ind w:left="1440" w:hanging="360"/>
          </w:pPr>
        </w:pPrChange>
      </w:pPr>
      <w:ins w:id="219" w:author="Palacherla, Susmitha C (NONUS)" w:date="2019-07-08T14:09:00Z">
        <w:r w:rsidRPr="0095359C">
          <w:rPr>
            <w:rFonts w:asciiTheme="minorHAnsi" w:hAnsiTheme="minorHAnsi"/>
            <w:sz w:val="20"/>
            <w:szCs w:val="20"/>
          </w:rPr>
          <w:t>SQL Task: Load Coaching_Log table</w:t>
        </w:r>
      </w:ins>
    </w:p>
    <w:p w:rsidR="006708E9" w:rsidRPr="0095359C" w:rsidRDefault="006708E9" w:rsidP="006708E9">
      <w:pPr>
        <w:widowControl w:val="0"/>
        <w:autoSpaceDE w:val="0"/>
        <w:autoSpaceDN w:val="0"/>
        <w:adjustRightInd w:val="0"/>
        <w:spacing w:after="0" w:line="240" w:lineRule="auto"/>
        <w:ind w:left="1080"/>
        <w:rPr>
          <w:ins w:id="220" w:author="Palacherla, Susmitha C (NONUS)" w:date="2019-07-08T14:09:00Z"/>
          <w:rFonts w:asciiTheme="minorHAnsi" w:hAnsiTheme="minorHAnsi"/>
          <w:noProof/>
          <w:sz w:val="20"/>
          <w:szCs w:val="20"/>
        </w:rPr>
      </w:pPr>
      <w:ins w:id="221" w:author="Palacherla, Susmitha C (NONUS)" w:date="2019-07-08T14:09:00Z">
        <w:r w:rsidRPr="0095359C">
          <w:rPr>
            <w:rFonts w:asciiTheme="minorHAnsi" w:hAnsiTheme="minorHAnsi"/>
            <w:noProof/>
            <w:sz w:val="20"/>
            <w:szCs w:val="20"/>
          </w:rPr>
          <w:t xml:space="preserve">       </w:t>
        </w:r>
      </w:ins>
      <w:ins w:id="222" w:author="Palacherla, Susmitha C (NONUS)" w:date="2019-07-08T16:05:00Z">
        <w:r w:rsidR="004B33EE" w:rsidRPr="004B33EE">
          <w:rPr>
            <w:rFonts w:asciiTheme="minorHAnsi" w:hAnsiTheme="minorHAnsi"/>
            <w:noProof/>
            <w:sz w:val="20"/>
            <w:szCs w:val="20"/>
          </w:rPr>
          <w:t>Exec [EC].[sp_InsertInto_Coaching_Log_Outlier_ShortCalls]? output</w:t>
        </w:r>
      </w:ins>
    </w:p>
    <w:p w:rsidR="006708E9" w:rsidRPr="0095359C" w:rsidRDefault="006708E9" w:rsidP="006708E9">
      <w:pPr>
        <w:widowControl w:val="0"/>
        <w:autoSpaceDE w:val="0"/>
        <w:autoSpaceDN w:val="0"/>
        <w:adjustRightInd w:val="0"/>
        <w:spacing w:after="0" w:line="240" w:lineRule="auto"/>
        <w:rPr>
          <w:ins w:id="223" w:author="Palacherla, Susmitha C (NONUS)" w:date="2019-07-08T14:09:00Z"/>
          <w:rFonts w:asciiTheme="minorHAnsi" w:hAnsiTheme="minorHAnsi" w:cs="Arial"/>
          <w:sz w:val="20"/>
          <w:szCs w:val="20"/>
        </w:rPr>
      </w:pPr>
    </w:p>
    <w:p w:rsidR="006708E9" w:rsidRPr="0095359C" w:rsidRDefault="006708E9" w:rsidP="004B33EE">
      <w:pPr>
        <w:pStyle w:val="ListParagraph"/>
        <w:numPr>
          <w:ilvl w:val="0"/>
          <w:numId w:val="41"/>
        </w:numPr>
        <w:spacing w:after="0"/>
        <w:rPr>
          <w:ins w:id="224" w:author="Palacherla, Susmitha C (NONUS)" w:date="2019-07-08T14:09:00Z"/>
          <w:rFonts w:asciiTheme="minorHAnsi" w:hAnsiTheme="minorHAnsi"/>
          <w:sz w:val="20"/>
          <w:szCs w:val="20"/>
        </w:rPr>
        <w:pPrChange w:id="225" w:author="Palacherla, Susmitha C (NONUS)" w:date="2019-07-08T16:00:00Z">
          <w:pPr>
            <w:pStyle w:val="ListParagraph"/>
            <w:numPr>
              <w:numId w:val="19"/>
            </w:numPr>
            <w:spacing w:after="0"/>
            <w:ind w:left="1440" w:hanging="360"/>
          </w:pPr>
        </w:pPrChange>
      </w:pPr>
      <w:ins w:id="226" w:author="Palacherla, Susmitha C (NONUS)" w:date="2019-07-08T14:09:00Z">
        <w:r w:rsidRPr="0095359C">
          <w:rPr>
            <w:rFonts w:asciiTheme="minorHAnsi" w:hAnsiTheme="minorHAnsi"/>
            <w:sz w:val="20"/>
            <w:szCs w:val="20"/>
          </w:rPr>
          <w:t>SQL Task: Load Outliers File List table</w:t>
        </w:r>
      </w:ins>
    </w:p>
    <w:p w:rsidR="004B33EE" w:rsidRPr="004B33EE" w:rsidRDefault="006708E9" w:rsidP="004B33EE">
      <w:pPr>
        <w:widowControl w:val="0"/>
        <w:autoSpaceDE w:val="0"/>
        <w:autoSpaceDN w:val="0"/>
        <w:adjustRightInd w:val="0"/>
        <w:spacing w:after="0" w:line="240" w:lineRule="auto"/>
        <w:ind w:left="1080"/>
        <w:rPr>
          <w:ins w:id="227" w:author="Palacherla, Susmitha C (NONUS)" w:date="2019-07-08T16:06:00Z"/>
          <w:rFonts w:asciiTheme="minorHAnsi" w:hAnsiTheme="minorHAnsi"/>
          <w:noProof/>
          <w:sz w:val="20"/>
          <w:szCs w:val="20"/>
        </w:rPr>
      </w:pPr>
      <w:ins w:id="228" w:author="Palacherla, Susmitha C (NONUS)" w:date="2019-07-08T14:09:00Z">
        <w:r w:rsidRPr="0095359C">
          <w:rPr>
            <w:rFonts w:asciiTheme="minorHAnsi" w:hAnsiTheme="minorHAnsi"/>
            <w:noProof/>
            <w:sz w:val="20"/>
            <w:szCs w:val="20"/>
          </w:rPr>
          <w:lastRenderedPageBreak/>
          <w:t xml:space="preserve">       </w:t>
        </w:r>
      </w:ins>
      <w:ins w:id="229" w:author="Palacherla, Susmitha C (NONUS)" w:date="2019-07-08T16:06:00Z">
        <w:r w:rsidR="004B33EE" w:rsidRPr="004B33EE">
          <w:rPr>
            <w:rFonts w:asciiTheme="minorHAnsi" w:hAnsiTheme="minorHAnsi"/>
            <w:noProof/>
            <w:sz w:val="20"/>
            <w:szCs w:val="20"/>
          </w:rPr>
          <w:t>INSERT INTO [EC].[Outlier_FileList]</w:t>
        </w:r>
      </w:ins>
    </w:p>
    <w:p w:rsidR="004B33EE" w:rsidRPr="004B33EE" w:rsidRDefault="004B33EE" w:rsidP="004B33EE">
      <w:pPr>
        <w:widowControl w:val="0"/>
        <w:autoSpaceDE w:val="0"/>
        <w:autoSpaceDN w:val="0"/>
        <w:adjustRightInd w:val="0"/>
        <w:spacing w:after="0" w:line="240" w:lineRule="auto"/>
        <w:ind w:left="1080"/>
        <w:rPr>
          <w:ins w:id="230" w:author="Palacherla, Susmitha C (NONUS)" w:date="2019-07-08T16:06:00Z"/>
          <w:rFonts w:asciiTheme="minorHAnsi" w:hAnsiTheme="minorHAnsi"/>
          <w:noProof/>
          <w:sz w:val="20"/>
          <w:szCs w:val="20"/>
        </w:rPr>
      </w:pPr>
      <w:ins w:id="231" w:author="Palacherla, Susmitha C (NONUS)" w:date="2019-07-08T16:06:00Z">
        <w:r w:rsidRPr="004B33EE">
          <w:rPr>
            <w:rFonts w:asciiTheme="minorHAnsi" w:hAnsiTheme="minorHAnsi"/>
            <w:noProof/>
            <w:sz w:val="20"/>
            <w:szCs w:val="20"/>
          </w:rPr>
          <w:t xml:space="preserve">           ([File_Name]</w:t>
        </w:r>
      </w:ins>
    </w:p>
    <w:p w:rsidR="004B33EE" w:rsidRPr="004B33EE" w:rsidRDefault="004B33EE" w:rsidP="004B33EE">
      <w:pPr>
        <w:widowControl w:val="0"/>
        <w:autoSpaceDE w:val="0"/>
        <w:autoSpaceDN w:val="0"/>
        <w:adjustRightInd w:val="0"/>
        <w:spacing w:after="0" w:line="240" w:lineRule="auto"/>
        <w:ind w:left="1080"/>
        <w:rPr>
          <w:ins w:id="232" w:author="Palacherla, Susmitha C (NONUS)" w:date="2019-07-08T16:06:00Z"/>
          <w:rFonts w:asciiTheme="minorHAnsi" w:hAnsiTheme="minorHAnsi"/>
          <w:noProof/>
          <w:sz w:val="20"/>
          <w:szCs w:val="20"/>
        </w:rPr>
      </w:pPr>
      <w:ins w:id="233" w:author="Palacherla, Susmitha C (NONUS)" w:date="2019-07-08T16:06:00Z">
        <w:r w:rsidRPr="004B33EE">
          <w:rPr>
            <w:rFonts w:asciiTheme="minorHAnsi" w:hAnsiTheme="minorHAnsi"/>
            <w:noProof/>
            <w:sz w:val="20"/>
            <w:szCs w:val="20"/>
          </w:rPr>
          <w:t xml:space="preserve">           ,[File_LoadDate]</w:t>
        </w:r>
      </w:ins>
    </w:p>
    <w:p w:rsidR="004B33EE" w:rsidRPr="004B33EE" w:rsidRDefault="004B33EE" w:rsidP="004B33EE">
      <w:pPr>
        <w:widowControl w:val="0"/>
        <w:autoSpaceDE w:val="0"/>
        <w:autoSpaceDN w:val="0"/>
        <w:adjustRightInd w:val="0"/>
        <w:spacing w:after="0" w:line="240" w:lineRule="auto"/>
        <w:ind w:left="1080"/>
        <w:rPr>
          <w:ins w:id="234" w:author="Palacherla, Susmitha C (NONUS)" w:date="2019-07-08T16:06:00Z"/>
          <w:rFonts w:asciiTheme="minorHAnsi" w:hAnsiTheme="minorHAnsi"/>
          <w:noProof/>
          <w:sz w:val="20"/>
          <w:szCs w:val="20"/>
        </w:rPr>
      </w:pPr>
      <w:ins w:id="235" w:author="Palacherla, Susmitha C (NONUS)" w:date="2019-07-08T16:06:00Z">
        <w:r w:rsidRPr="004B33EE">
          <w:rPr>
            <w:rFonts w:asciiTheme="minorHAnsi" w:hAnsiTheme="minorHAnsi"/>
            <w:noProof/>
            <w:sz w:val="20"/>
            <w:szCs w:val="20"/>
          </w:rPr>
          <w:t xml:space="preserve">           ,[Count_Staged]</w:t>
        </w:r>
      </w:ins>
    </w:p>
    <w:p w:rsidR="004B33EE" w:rsidRPr="004B33EE" w:rsidRDefault="004B33EE" w:rsidP="004B33EE">
      <w:pPr>
        <w:widowControl w:val="0"/>
        <w:autoSpaceDE w:val="0"/>
        <w:autoSpaceDN w:val="0"/>
        <w:adjustRightInd w:val="0"/>
        <w:spacing w:after="0" w:line="240" w:lineRule="auto"/>
        <w:ind w:left="1080"/>
        <w:rPr>
          <w:ins w:id="236" w:author="Palacherla, Susmitha C (NONUS)" w:date="2019-07-08T16:06:00Z"/>
          <w:rFonts w:asciiTheme="minorHAnsi" w:hAnsiTheme="minorHAnsi"/>
          <w:noProof/>
          <w:sz w:val="20"/>
          <w:szCs w:val="20"/>
        </w:rPr>
      </w:pPr>
      <w:ins w:id="237" w:author="Palacherla, Susmitha C (NONUS)" w:date="2019-07-08T16:06:00Z">
        <w:r w:rsidRPr="004B33EE">
          <w:rPr>
            <w:rFonts w:asciiTheme="minorHAnsi" w:hAnsiTheme="minorHAnsi"/>
            <w:noProof/>
            <w:sz w:val="20"/>
            <w:szCs w:val="20"/>
          </w:rPr>
          <w:t xml:space="preserve">           ,[Count_Loaded]</w:t>
        </w:r>
      </w:ins>
    </w:p>
    <w:p w:rsidR="004B33EE" w:rsidRPr="004B33EE" w:rsidRDefault="004B33EE" w:rsidP="004B33EE">
      <w:pPr>
        <w:widowControl w:val="0"/>
        <w:autoSpaceDE w:val="0"/>
        <w:autoSpaceDN w:val="0"/>
        <w:adjustRightInd w:val="0"/>
        <w:spacing w:after="0" w:line="240" w:lineRule="auto"/>
        <w:ind w:left="1080"/>
        <w:rPr>
          <w:ins w:id="238" w:author="Palacherla, Susmitha C (NONUS)" w:date="2019-07-08T16:06:00Z"/>
          <w:rFonts w:asciiTheme="minorHAnsi" w:hAnsiTheme="minorHAnsi"/>
          <w:noProof/>
          <w:sz w:val="20"/>
          <w:szCs w:val="20"/>
        </w:rPr>
      </w:pPr>
      <w:ins w:id="239" w:author="Palacherla, Susmitha C (NONUS)" w:date="2019-07-08T16:06:00Z">
        <w:r w:rsidRPr="004B33EE">
          <w:rPr>
            <w:rFonts w:asciiTheme="minorHAnsi" w:hAnsiTheme="minorHAnsi"/>
            <w:noProof/>
            <w:sz w:val="20"/>
            <w:szCs w:val="20"/>
          </w:rPr>
          <w:t xml:space="preserve">            ,[Count_Rejected])</w:t>
        </w:r>
      </w:ins>
    </w:p>
    <w:p w:rsidR="006708E9" w:rsidRPr="0095359C" w:rsidRDefault="004B33EE" w:rsidP="004B33EE">
      <w:pPr>
        <w:widowControl w:val="0"/>
        <w:autoSpaceDE w:val="0"/>
        <w:autoSpaceDN w:val="0"/>
        <w:adjustRightInd w:val="0"/>
        <w:spacing w:after="0" w:line="240" w:lineRule="auto"/>
        <w:ind w:left="1080"/>
        <w:rPr>
          <w:ins w:id="240" w:author="Palacherla, Susmitha C (NONUS)" w:date="2019-07-08T14:09:00Z"/>
          <w:rFonts w:asciiTheme="minorHAnsi" w:hAnsiTheme="minorHAnsi"/>
          <w:noProof/>
          <w:sz w:val="20"/>
          <w:szCs w:val="20"/>
        </w:rPr>
      </w:pPr>
      <w:ins w:id="241" w:author="Palacherla, Susmitha C (NONUS)" w:date="2019-07-08T16:06:00Z">
        <w:r w:rsidRPr="004B33EE">
          <w:rPr>
            <w:rFonts w:asciiTheme="minorHAnsi" w:hAnsiTheme="minorHAnsi"/>
            <w:noProof/>
            <w:sz w:val="20"/>
            <w:szCs w:val="20"/>
          </w:rPr>
          <w:t xml:space="preserve">  VALUES (?,GetDate(), ?, ?,?)</w:t>
        </w:r>
      </w:ins>
    </w:p>
    <w:p w:rsidR="006708E9" w:rsidRPr="0095359C" w:rsidRDefault="006708E9" w:rsidP="006708E9">
      <w:pPr>
        <w:widowControl w:val="0"/>
        <w:autoSpaceDE w:val="0"/>
        <w:autoSpaceDN w:val="0"/>
        <w:adjustRightInd w:val="0"/>
        <w:spacing w:after="0" w:line="240" w:lineRule="auto"/>
        <w:ind w:left="360"/>
        <w:rPr>
          <w:ins w:id="242" w:author="Palacherla, Susmitha C (NONUS)" w:date="2019-07-08T14:09:00Z"/>
          <w:rFonts w:asciiTheme="minorHAnsi" w:hAnsiTheme="minorHAnsi" w:cs="Arial"/>
          <w:sz w:val="20"/>
          <w:szCs w:val="20"/>
        </w:rPr>
      </w:pPr>
    </w:p>
    <w:p w:rsidR="006708E9" w:rsidRPr="0095359C" w:rsidRDefault="006708E9" w:rsidP="004B33EE">
      <w:pPr>
        <w:pStyle w:val="ListParagraph"/>
        <w:numPr>
          <w:ilvl w:val="0"/>
          <w:numId w:val="41"/>
        </w:numPr>
        <w:spacing w:after="0"/>
        <w:rPr>
          <w:ins w:id="243" w:author="Palacherla, Susmitha C (NONUS)" w:date="2019-07-08T14:09:00Z"/>
          <w:rFonts w:asciiTheme="minorHAnsi" w:hAnsiTheme="minorHAnsi"/>
          <w:sz w:val="20"/>
          <w:szCs w:val="20"/>
        </w:rPr>
        <w:pPrChange w:id="244" w:author="Palacherla, Susmitha C (NONUS)" w:date="2019-07-08T16:00:00Z">
          <w:pPr>
            <w:pStyle w:val="ListParagraph"/>
            <w:numPr>
              <w:numId w:val="19"/>
            </w:numPr>
            <w:spacing w:after="0"/>
            <w:ind w:left="1440" w:hanging="360"/>
          </w:pPr>
        </w:pPrChange>
      </w:pPr>
      <w:ins w:id="245" w:author="Palacherla, Susmitha C (NONUS)" w:date="2019-07-08T14:09:00Z">
        <w:r w:rsidRPr="0095359C">
          <w:rPr>
            <w:rFonts w:asciiTheme="minorHAnsi" w:hAnsiTheme="minorHAnsi"/>
            <w:sz w:val="20"/>
            <w:szCs w:val="20"/>
          </w:rPr>
          <w:t xml:space="preserve">File System Task: </w:t>
        </w:r>
        <w:r>
          <w:rPr>
            <w:rFonts w:asciiTheme="minorHAnsi" w:hAnsiTheme="minorHAnsi"/>
            <w:sz w:val="20"/>
            <w:szCs w:val="20"/>
          </w:rPr>
          <w:t>Delete file</w:t>
        </w:r>
      </w:ins>
    </w:p>
    <w:p w:rsidR="006708E9" w:rsidRPr="0095359C" w:rsidRDefault="006708E9" w:rsidP="006708E9">
      <w:pPr>
        <w:widowControl w:val="0"/>
        <w:autoSpaceDE w:val="0"/>
        <w:autoSpaceDN w:val="0"/>
        <w:adjustRightInd w:val="0"/>
        <w:spacing w:after="0" w:line="240" w:lineRule="auto"/>
        <w:ind w:left="1080"/>
        <w:rPr>
          <w:ins w:id="246" w:author="Palacherla, Susmitha C (NONUS)" w:date="2019-07-08T14:09:00Z"/>
          <w:rFonts w:asciiTheme="minorHAnsi" w:hAnsiTheme="minorHAnsi"/>
          <w:noProof/>
          <w:sz w:val="20"/>
          <w:szCs w:val="20"/>
        </w:rPr>
      </w:pPr>
      <w:ins w:id="247" w:author="Palacherla, Susmitha C (NONUS)" w:date="2019-07-08T14:09:00Z">
        <w:r w:rsidRPr="0095359C">
          <w:rPr>
            <w:rFonts w:asciiTheme="minorHAnsi" w:hAnsiTheme="minorHAnsi"/>
            <w:noProof/>
            <w:sz w:val="20"/>
            <w:szCs w:val="20"/>
          </w:rPr>
          <w:t xml:space="preserve">       </w:t>
        </w:r>
      </w:ins>
      <w:ins w:id="248" w:author="Palacherla, Susmitha C (NONUS)" w:date="2019-07-08T16:06:00Z">
        <w:r w:rsidR="004B33EE">
          <w:rPr>
            <w:noProof/>
          </w:rPr>
          <w:drawing>
            <wp:inline distT="0" distB="0" distL="0" distR="0" wp14:anchorId="04FED926" wp14:editId="43D161E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9968" cy="914400"/>
                      </a:xfrm>
                      <a:prstGeom prst="rect">
                        <a:avLst/>
                      </a:prstGeom>
                    </pic:spPr>
                  </pic:pic>
                </a:graphicData>
              </a:graphic>
            </wp:inline>
          </w:drawing>
        </w:r>
      </w:ins>
      <w:bookmarkStart w:id="249" w:name="_GoBack"/>
      <w:bookmarkEnd w:id="249"/>
    </w:p>
    <w:p w:rsidR="006708E9" w:rsidRDefault="006708E9" w:rsidP="00A93379">
      <w:pPr>
        <w:widowControl w:val="0"/>
        <w:autoSpaceDE w:val="0"/>
        <w:autoSpaceDN w:val="0"/>
        <w:adjustRightInd w:val="0"/>
        <w:spacing w:after="0" w:line="240" w:lineRule="auto"/>
        <w:rPr>
          <w:ins w:id="250" w:author="Palacherla, Susmitha C (NONUS)" w:date="2019-07-08T14:09:00Z"/>
          <w:rFonts w:asciiTheme="minorHAnsi" w:hAnsiTheme="minorHAnsi" w:cs="Arial"/>
          <w:sz w:val="20"/>
          <w:szCs w:val="20"/>
        </w:rPr>
      </w:pPr>
    </w:p>
    <w:p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FF490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51"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A1537D" w:rsidRPr="0095359C">
        <w:rPr>
          <w:rFonts w:asciiTheme="minorHAnsi" w:hAnsiTheme="minorHAnsi"/>
          <w:sz w:val="20"/>
          <w:szCs w:val="20"/>
        </w:rPr>
        <w:t xml:space="preserve"> – </w:t>
      </w:r>
      <w:proofErr w:type="spellStart"/>
      <w:r w:rsidR="00A1537D" w:rsidRPr="0095359C">
        <w:rPr>
          <w:rFonts w:asciiTheme="minorHAnsi" w:hAnsiTheme="minorHAnsi"/>
          <w:sz w:val="20"/>
          <w:szCs w:val="20"/>
        </w:rPr>
        <w:t>Foreach</w:t>
      </w:r>
      <w:proofErr w:type="spellEnd"/>
      <w:r w:rsidR="00A1537D" w:rsidRPr="0095359C">
        <w:rPr>
          <w:rFonts w:asciiTheme="minorHAnsi" w:hAnsiTheme="minorHAnsi"/>
          <w:sz w:val="20"/>
          <w:szCs w:val="20"/>
        </w:rPr>
        <w:t xml:space="preserve">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rsidR="00A76B23" w:rsidRPr="0095359C" w:rsidRDefault="00A76B23" w:rsidP="00A76B23">
      <w:pPr>
        <w:spacing w:after="0"/>
        <w:ind w:left="1080"/>
        <w:rPr>
          <w:rFonts w:asciiTheme="minorHAnsi" w:hAnsiTheme="minorHAnsi"/>
          <w:sz w:val="20"/>
          <w:szCs w:val="20"/>
        </w:rPr>
      </w:pP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w:t>
      </w:r>
      <w:proofErr w:type="gramStart"/>
      <w:r w:rsidRPr="000773D5">
        <w:rPr>
          <w:rFonts w:asciiTheme="minorHAnsi" w:hAnsiTheme="minorHAnsi" w:cs="Arial"/>
          <w:sz w:val="20"/>
          <w:szCs w:val="20"/>
        </w:rPr>
        <w:t>.[</w:t>
      </w:r>
      <w:proofErr w:type="gramEnd"/>
      <w:r w:rsidRPr="000773D5">
        <w:rPr>
          <w:rFonts w:asciiTheme="minorHAnsi" w:hAnsiTheme="minorHAnsi" w:cs="Arial"/>
          <w:sz w:val="20"/>
          <w:szCs w:val="20"/>
        </w:rPr>
        <w:t>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w:t>
      </w:r>
      <w:proofErr w:type="gramStart"/>
      <w:r w:rsidRPr="00EC75F7">
        <w:rPr>
          <w:rFonts w:asciiTheme="minorHAnsi" w:hAnsiTheme="minorHAnsi"/>
          <w:sz w:val="20"/>
          <w:szCs w:val="20"/>
        </w:rPr>
        <w:t>FINDSTRING(</w:t>
      </w:r>
      <w:proofErr w:type="gramEnd"/>
      <w:r w:rsidRPr="00EC75F7">
        <w:rPr>
          <w:rFonts w:asciiTheme="minorHAnsi" w:hAnsiTheme="minorHAnsi"/>
          <w:sz w:val="20"/>
          <w:szCs w:val="20"/>
        </w:rPr>
        <w:t>@[User::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],"IAE",1 )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],"IAT",1 )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4B33EE">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Change w:id="252"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4B33EE">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Change w:id="253"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4B33EE">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Change w:id="254"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4B33EE">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Change w:id="255" w:author="Palacherla, Susmitha C (NONUS)" w:date="2019-07-08T16:02:00Z">
          <w:pPr>
            <w:pStyle w:val="ListParagraph"/>
            <w:widowControl w:val="0"/>
            <w:numPr>
              <w:numId w:val="20"/>
            </w:numPr>
            <w:autoSpaceDE w:val="0"/>
            <w:autoSpaceDN w:val="0"/>
            <w:adjustRightInd w:val="0"/>
            <w:spacing w:after="0" w:line="240" w:lineRule="auto"/>
            <w:ind w:left="1080" w:hanging="360"/>
          </w:pPr>
        </w:pPrChange>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727D43"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56" w:author="Palacherla, Susmitha C (NONUS)" w:date="2019-07-08T14:05:00Z">
          <w:pPr>
            <w:pStyle w:val="ListParagraph"/>
            <w:widowControl w:val="0"/>
            <w:numPr>
              <w:ilvl w:val="4"/>
              <w:numId w:val="39"/>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p>
    <w:p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proofErr w:type="gramStart"/>
      <w:r w:rsidRPr="00776274">
        <w:rPr>
          <w:rFonts w:ascii="Times New Roman" w:hAnsi="Times New Roman"/>
        </w:rPr>
        <w:t>eCL</w:t>
      </w:r>
      <w:proofErr w:type="gramEnd"/>
      <w:r w:rsidRPr="00776274">
        <w:rPr>
          <w:rFonts w:ascii="Times New Roman" w:hAnsi="Times New Roman"/>
        </w:rPr>
        <w:t>*.csv</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lastRenderedPageBreak/>
        <w:drawing>
          <wp:inline distT="0" distB="0" distL="0" distR="0" wp14:anchorId="096FDF82" wp14:editId="23DE40F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29813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206FFDAF" wp14:editId="0363D8E7">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FF490B">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257" w:author="Palacherla, Susmitha C (NONUS)" w:date="2019-07-08T14:05:00Z">
          <w:pPr>
            <w:pStyle w:val="ListParagraph"/>
            <w:widowControl w:val="0"/>
            <w:numPr>
              <w:ilvl w:val="3"/>
              <w:numId w:val="39"/>
            </w:numPr>
            <w:autoSpaceDE w:val="0"/>
            <w:autoSpaceDN w:val="0"/>
            <w:adjustRightInd w:val="0"/>
            <w:spacing w:after="0" w:line="240" w:lineRule="auto"/>
            <w:ind w:left="1728" w:hanging="648"/>
          </w:pPr>
        </w:pPrChange>
      </w:pPr>
      <w:r w:rsidRPr="0095359C">
        <w:rPr>
          <w:rFonts w:asciiTheme="minorHAnsi" w:hAnsiTheme="minorHAnsi" w:cs="Arial"/>
          <w:b/>
          <w:sz w:val="20"/>
          <w:szCs w:val="20"/>
        </w:rPr>
        <w:lastRenderedPageBreak/>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258" w:name="_Toc503949786"/>
      <w:r w:rsidRPr="0095359C">
        <w:rPr>
          <w:rFonts w:asciiTheme="minorHAnsi" w:hAnsiTheme="minorHAnsi" w:cs="Times New Roman"/>
          <w:color w:val="auto"/>
          <w:sz w:val="20"/>
          <w:szCs w:val="20"/>
        </w:rPr>
        <w:lastRenderedPageBreak/>
        <w:t>Tables</w:t>
      </w:r>
      <w:bookmarkEnd w:id="25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259" w:name="_Toc503949787"/>
      <w:r w:rsidRPr="0095359C">
        <w:rPr>
          <w:rFonts w:asciiTheme="minorHAnsi" w:hAnsiTheme="minorHAnsi" w:cs="Times New Roman"/>
          <w:color w:val="auto"/>
          <w:sz w:val="20"/>
          <w:szCs w:val="20"/>
        </w:rPr>
        <w:t>Procedures</w:t>
      </w:r>
      <w:bookmarkEnd w:id="259"/>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proofErr w:type="spellStart"/>
            <w:r w:rsidRPr="00200405">
              <w:rPr>
                <w:rFonts w:asciiTheme="minorHAnsi" w:hAnsiTheme="minorHAnsi"/>
                <w:color w:val="000000"/>
                <w:sz w:val="20"/>
                <w:szCs w:val="20"/>
              </w:rPr>
              <w:t>sp_Update_Outlier_Coaching_Stage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260" w:name="_Toc503949788"/>
      <w:r w:rsidRPr="0095359C">
        <w:rPr>
          <w:rFonts w:asciiTheme="minorHAnsi" w:hAnsiTheme="minorHAnsi" w:cs="Times New Roman"/>
          <w:color w:val="auto"/>
          <w:sz w:val="20"/>
          <w:szCs w:val="20"/>
        </w:rPr>
        <w:t>Functions</w:t>
      </w:r>
      <w:bookmarkEnd w:id="26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A27" w:rsidRDefault="00A42A27" w:rsidP="009F2A51">
      <w:pPr>
        <w:spacing w:after="0" w:line="240" w:lineRule="auto"/>
      </w:pPr>
      <w:r>
        <w:separator/>
      </w:r>
    </w:p>
  </w:endnote>
  <w:endnote w:type="continuationSeparator" w:id="0">
    <w:p w:rsidR="00A42A27" w:rsidRDefault="00A42A27"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90B" w:rsidRDefault="00FF490B" w:rsidP="009F2A51">
    <w:pPr>
      <w:rPr>
        <w:b/>
        <w:sz w:val="18"/>
      </w:rPr>
    </w:pPr>
    <w:r>
      <w:rPr>
        <w:noProof/>
      </w:rPr>
      <mc:AlternateContent>
        <mc:Choice Requires="wps">
          <w:drawing>
            <wp:anchor distT="0" distB="0" distL="114300" distR="114300" simplePos="0" relativeHeight="251658752"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0506B"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FF490B" w:rsidRDefault="00FF490B"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7/8/19</w:t>
    </w:r>
    <w:r>
      <w:rPr>
        <w:sz w:val="18"/>
      </w:rPr>
      <w:fldChar w:fldCharType="end"/>
    </w:r>
    <w:r>
      <w:rPr>
        <w:b/>
        <w:sz w:val="18"/>
      </w:rPr>
      <w:tab/>
    </w:r>
    <w:r>
      <w:rPr>
        <w:sz w:val="18"/>
      </w:rPr>
      <w:t xml:space="preserve"> </w:t>
    </w:r>
  </w:p>
  <w:p w:rsidR="00FF490B" w:rsidRDefault="00FF490B" w:rsidP="009F2A51">
    <w:pPr>
      <w:tabs>
        <w:tab w:val="right" w:pos="9630"/>
      </w:tabs>
      <w:rPr>
        <w:sz w:val="18"/>
      </w:rPr>
    </w:pPr>
    <w:r>
      <w:rPr>
        <w:sz w:val="18"/>
      </w:rPr>
      <w:tab/>
    </w:r>
  </w:p>
  <w:p w:rsidR="00FF490B" w:rsidRDefault="00FF490B"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4B33EE">
      <w:rPr>
        <w:rStyle w:val="PageNumber"/>
        <w:noProof/>
        <w:sz w:val="18"/>
      </w:rPr>
      <w:t>32</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A27" w:rsidRDefault="00A42A27" w:rsidP="009F2A51">
      <w:pPr>
        <w:spacing w:after="0" w:line="240" w:lineRule="auto"/>
      </w:pPr>
      <w:r>
        <w:separator/>
      </w:r>
    </w:p>
  </w:footnote>
  <w:footnote w:type="continuationSeparator" w:id="0">
    <w:p w:rsidR="00A42A27" w:rsidRDefault="00A42A27"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7"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4"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22"/>
  </w:num>
  <w:num w:numId="3">
    <w:abstractNumId w:val="7"/>
  </w:num>
  <w:num w:numId="4">
    <w:abstractNumId w:val="16"/>
  </w:num>
  <w:num w:numId="5">
    <w:abstractNumId w:val="14"/>
  </w:num>
  <w:num w:numId="6">
    <w:abstractNumId w:val="34"/>
  </w:num>
  <w:num w:numId="7">
    <w:abstractNumId w:val="33"/>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2"/>
  </w:num>
  <w:num w:numId="12">
    <w:abstractNumId w:val="31"/>
  </w:num>
  <w:num w:numId="13">
    <w:abstractNumId w:val="2"/>
  </w:num>
  <w:num w:numId="14">
    <w:abstractNumId w:val="17"/>
  </w:num>
  <w:num w:numId="15">
    <w:abstractNumId w:val="26"/>
  </w:num>
  <w:num w:numId="16">
    <w:abstractNumId w:val="15"/>
  </w:num>
  <w:num w:numId="17">
    <w:abstractNumId w:val="19"/>
  </w:num>
  <w:num w:numId="18">
    <w:abstractNumId w:val="11"/>
  </w:num>
  <w:num w:numId="19">
    <w:abstractNumId w:val="3"/>
  </w:num>
  <w:num w:numId="20">
    <w:abstractNumId w:val="28"/>
  </w:num>
  <w:num w:numId="21">
    <w:abstractNumId w:val="24"/>
  </w:num>
  <w:num w:numId="22">
    <w:abstractNumId w:val="10"/>
  </w:num>
  <w:num w:numId="23">
    <w:abstractNumId w:val="27"/>
  </w:num>
  <w:num w:numId="24">
    <w:abstractNumId w:val="23"/>
  </w:num>
  <w:num w:numId="25">
    <w:abstractNumId w:val="29"/>
  </w:num>
  <w:num w:numId="26">
    <w:abstractNumId w:val="39"/>
  </w:num>
  <w:num w:numId="27">
    <w:abstractNumId w:val="13"/>
  </w:num>
  <w:num w:numId="28">
    <w:abstractNumId w:val="0"/>
  </w:num>
  <w:num w:numId="29">
    <w:abstractNumId w:val="18"/>
  </w:num>
  <w:num w:numId="30">
    <w:abstractNumId w:val="9"/>
  </w:num>
  <w:num w:numId="31">
    <w:abstractNumId w:val="38"/>
  </w:num>
  <w:num w:numId="32">
    <w:abstractNumId w:val="30"/>
  </w:num>
  <w:num w:numId="33">
    <w:abstractNumId w:val="4"/>
  </w:num>
  <w:num w:numId="34">
    <w:abstractNumId w:val="20"/>
  </w:num>
  <w:num w:numId="35">
    <w:abstractNumId w:val="5"/>
  </w:num>
  <w:num w:numId="36">
    <w:abstractNumId w:val="36"/>
  </w:num>
  <w:num w:numId="37">
    <w:abstractNumId w:val="6"/>
  </w:num>
  <w:num w:numId="38">
    <w:abstractNumId w:val="40"/>
  </w:num>
  <w:num w:numId="39">
    <w:abstractNumId w:val="8"/>
  </w:num>
  <w:num w:numId="40">
    <w:abstractNumId w:val="25"/>
  </w:num>
  <w:num w:numId="41">
    <w:abstractNumId w:val="35"/>
  </w:num>
  <w:num w:numId="42">
    <w:abstractNumId w:val="37"/>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3F421D"/>
    <w:rsid w:val="00401F64"/>
    <w:rsid w:val="004020EE"/>
    <w:rsid w:val="004150EA"/>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2A27"/>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Outliers\Encrypt_Ou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f3420-ecldbp01\data\Coaching\Outliers\Encrypt_Out\" TargetMode="External"/><Relationship Id="rId14" Type="http://schemas.openxmlformats.org/officeDocument/2006/relationships/hyperlink" Target="file:///\\VDENSSDBP07\scorecard-ssis\Coaching\Outlier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E7F3F-8D34-4336-A74E-7424F4E0F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44</Pages>
  <Words>3068</Words>
  <Characters>17494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20521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70</cp:revision>
  <dcterms:created xsi:type="dcterms:W3CDTF">2014-05-14T02:00:00Z</dcterms:created>
  <dcterms:modified xsi:type="dcterms:W3CDTF">2019-07-08T20:06:00Z</dcterms:modified>
</cp:coreProperties>
</file>