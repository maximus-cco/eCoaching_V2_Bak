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FE56EF" w14:textId="77777777" w:rsidR="009F2A51" w:rsidRPr="002431EB" w:rsidRDefault="009F2A51" w:rsidP="009F2A51">
      <w:pPr>
        <w:ind w:right="-270"/>
        <w:rPr>
          <w:rFonts w:ascii="Century Schoolbook" w:hAnsi="Century Schoolbook"/>
        </w:rPr>
      </w:pPr>
    </w:p>
    <w:p w14:paraId="5259FD91" w14:textId="77777777" w:rsidR="00136019" w:rsidRPr="007665CA" w:rsidRDefault="00136019" w:rsidP="00532E05">
      <w:pPr>
        <w:ind w:right="-270"/>
        <w:jc w:val="center"/>
        <w:rPr>
          <w:b/>
          <w:bCs/>
          <w:sz w:val="56"/>
          <w:szCs w:val="56"/>
        </w:rPr>
      </w:pPr>
      <w:r w:rsidRPr="007665CA">
        <w:rPr>
          <w:b/>
          <w:bCs/>
          <w:noProof/>
          <w:sz w:val="56"/>
          <w:szCs w:val="56"/>
        </w:rPr>
        <w:t>eCoac</w:t>
      </w:r>
      <w:r>
        <w:rPr>
          <w:b/>
          <w:bCs/>
          <w:noProof/>
          <w:sz w:val="56"/>
          <w:szCs w:val="56"/>
        </w:rPr>
        <w:t>h</w:t>
      </w:r>
      <w:r w:rsidRPr="007665CA">
        <w:rPr>
          <w:b/>
          <w:bCs/>
          <w:noProof/>
          <w:sz w:val="56"/>
          <w:szCs w:val="56"/>
        </w:rPr>
        <w:t>ing Log System</w:t>
      </w:r>
    </w:p>
    <w:p w14:paraId="61618F59" w14:textId="77777777" w:rsidR="009F2A51" w:rsidRPr="002431EB" w:rsidRDefault="009F2A51" w:rsidP="009F2A51">
      <w:pPr>
        <w:ind w:right="-270"/>
        <w:rPr>
          <w:rFonts w:ascii="Century Schoolbook" w:hAnsi="Century Schoolbook"/>
        </w:rPr>
      </w:pPr>
    </w:p>
    <w:p w14:paraId="76C523D8" w14:textId="77777777" w:rsidR="009F2A51" w:rsidRPr="002431EB" w:rsidRDefault="009F2A51" w:rsidP="009F2A51">
      <w:pPr>
        <w:ind w:right="-270"/>
        <w:jc w:val="center"/>
        <w:rPr>
          <w:rFonts w:ascii="Century Schoolbook" w:hAnsi="Century Schoolbook"/>
        </w:rPr>
      </w:pPr>
    </w:p>
    <w:p w14:paraId="03FCFF7F" w14:textId="77777777" w:rsidR="009F2A51" w:rsidRPr="002431EB" w:rsidRDefault="009F2A51" w:rsidP="009F2A51">
      <w:pPr>
        <w:ind w:right="-270"/>
        <w:jc w:val="center"/>
        <w:rPr>
          <w:rFonts w:ascii="Century Schoolbook" w:hAnsi="Century Schoolbook"/>
        </w:rPr>
      </w:pPr>
    </w:p>
    <w:p w14:paraId="1BE25F84" w14:textId="77777777" w:rsidR="009F2A51" w:rsidRPr="002431EB" w:rsidRDefault="009F2A51" w:rsidP="009F2A51">
      <w:pPr>
        <w:ind w:right="-270"/>
        <w:jc w:val="center"/>
        <w:rPr>
          <w:rFonts w:ascii="Century Schoolbook" w:hAnsi="Century Schoolbook"/>
        </w:rPr>
      </w:pPr>
    </w:p>
    <w:p w14:paraId="5676FD27" w14:textId="77777777" w:rsidR="009F2A51" w:rsidRPr="002431EB" w:rsidRDefault="009F2A51" w:rsidP="009F2A51">
      <w:pPr>
        <w:ind w:right="-270"/>
        <w:jc w:val="center"/>
        <w:rPr>
          <w:rFonts w:ascii="Century Schoolbook" w:hAnsi="Century Schoolbook"/>
        </w:rPr>
      </w:pPr>
    </w:p>
    <w:p w14:paraId="2DDAB5D5" w14:textId="77777777" w:rsidR="009F2A51" w:rsidRPr="002431EB" w:rsidRDefault="009F2A51" w:rsidP="009F2A51">
      <w:pPr>
        <w:ind w:right="-270"/>
        <w:jc w:val="center"/>
      </w:pPr>
    </w:p>
    <w:p w14:paraId="3A7E7F1A" w14:textId="77777777" w:rsidR="001B4454" w:rsidRPr="002431EB" w:rsidRDefault="001B4454" w:rsidP="001B4454">
      <w:pPr>
        <w:pStyle w:val="BodyText"/>
        <w:spacing w:before="240" w:after="60"/>
        <w:jc w:val="center"/>
        <w:rPr>
          <w:rFonts w:ascii="Arial" w:hAnsi="Arial"/>
          <w:b/>
          <w:sz w:val="32"/>
        </w:rPr>
      </w:pPr>
      <w:r w:rsidRPr="002431EB">
        <w:rPr>
          <w:rFonts w:ascii="Arial" w:hAnsi="Arial"/>
          <w:b/>
          <w:sz w:val="36"/>
        </w:rPr>
        <w:t xml:space="preserve">Title: </w:t>
      </w:r>
      <w:proofErr w:type="spellStart"/>
      <w:r>
        <w:rPr>
          <w:rFonts w:ascii="Arial" w:hAnsi="Arial" w:cs="Arial"/>
          <w:b/>
          <w:sz w:val="32"/>
        </w:rPr>
        <w:t>eCoaching_Outliers_Load</w:t>
      </w:r>
      <w:proofErr w:type="spellEnd"/>
    </w:p>
    <w:p w14:paraId="21DED04E" w14:textId="77777777" w:rsidR="009F2A51" w:rsidRPr="002431EB" w:rsidRDefault="001B4454" w:rsidP="009F2A51">
      <w:pPr>
        <w:pStyle w:val="BodyText"/>
        <w:spacing w:before="240" w:after="60"/>
        <w:jc w:val="center"/>
        <w:rPr>
          <w:rFonts w:ascii="Arial" w:hAnsi="Arial"/>
          <w:b/>
          <w:sz w:val="32"/>
        </w:rPr>
      </w:pPr>
      <w:r>
        <w:rPr>
          <w:rFonts w:ascii="Arial" w:hAnsi="Arial"/>
          <w:b/>
          <w:sz w:val="32"/>
        </w:rPr>
        <w:t xml:space="preserve">SSIS </w:t>
      </w:r>
      <w:r w:rsidR="009F2A51">
        <w:rPr>
          <w:rFonts w:ascii="Arial" w:hAnsi="Arial"/>
          <w:b/>
          <w:sz w:val="32"/>
        </w:rPr>
        <w:t>Detail Design Document</w:t>
      </w:r>
    </w:p>
    <w:p w14:paraId="7BE9FB3A" w14:textId="77777777" w:rsidR="009F2A51" w:rsidRPr="002431EB" w:rsidRDefault="009F2A51" w:rsidP="009F2A51">
      <w:pPr>
        <w:pStyle w:val="Title1"/>
        <w:ind w:right="-270"/>
      </w:pPr>
      <w:r w:rsidRPr="002431EB">
        <w:t>__________________________</w:t>
      </w:r>
    </w:p>
    <w:p w14:paraId="5A57D76E" w14:textId="77777777" w:rsidR="009F2A51" w:rsidRPr="002431EB" w:rsidRDefault="009F2A51" w:rsidP="009F2A51">
      <w:pPr>
        <w:ind w:right="-270"/>
      </w:pPr>
    </w:p>
    <w:p w14:paraId="76F07E6F" w14:textId="77777777" w:rsidR="009F2A51" w:rsidRPr="0095359C" w:rsidRDefault="009F2A51" w:rsidP="009F2A51">
      <w:pPr>
        <w:ind w:right="-270"/>
        <w:rPr>
          <w:rFonts w:asciiTheme="minorHAnsi" w:hAnsiTheme="minorHAnsi"/>
          <w:sz w:val="20"/>
          <w:szCs w:val="20"/>
        </w:rPr>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4410"/>
      </w:tblGrid>
      <w:tr w:rsidR="009F2A51" w:rsidRPr="0095359C" w14:paraId="667C1538" w14:textId="77777777" w:rsidTr="00E25F26">
        <w:trPr>
          <w:cantSplit/>
          <w:trHeight w:val="282"/>
        </w:trPr>
        <w:tc>
          <w:tcPr>
            <w:tcW w:w="1530" w:type="dxa"/>
            <w:tcBorders>
              <w:top w:val="single" w:sz="6" w:space="0" w:color="auto"/>
              <w:left w:val="single" w:sz="6" w:space="0" w:color="auto"/>
              <w:right w:val="single" w:sz="6" w:space="0" w:color="auto"/>
            </w:tcBorders>
            <w:vAlign w:val="center"/>
          </w:tcPr>
          <w:p w14:paraId="032F629C" w14:textId="77777777" w:rsidR="009F2A51" w:rsidRPr="0095359C" w:rsidRDefault="009F2A51" w:rsidP="00A45C57">
            <w:pPr>
              <w:ind w:right="-270"/>
              <w:jc w:val="center"/>
              <w:rPr>
                <w:rFonts w:asciiTheme="minorHAnsi" w:hAnsiTheme="minorHAnsi"/>
                <w:sz w:val="20"/>
                <w:szCs w:val="20"/>
              </w:rPr>
            </w:pPr>
            <w:r w:rsidRPr="0095359C">
              <w:rPr>
                <w:rFonts w:asciiTheme="minorHAnsi" w:hAnsiTheme="minorHAnsi"/>
                <w:sz w:val="20"/>
                <w:szCs w:val="20"/>
              </w:rPr>
              <w:t>Last Revision</w:t>
            </w:r>
          </w:p>
        </w:tc>
        <w:tc>
          <w:tcPr>
            <w:tcW w:w="1620" w:type="dxa"/>
            <w:tcBorders>
              <w:top w:val="single" w:sz="6" w:space="0" w:color="auto"/>
              <w:left w:val="single" w:sz="6" w:space="0" w:color="auto"/>
              <w:right w:val="single" w:sz="6" w:space="0" w:color="auto"/>
            </w:tcBorders>
            <w:vAlign w:val="center"/>
          </w:tcPr>
          <w:p w14:paraId="4BE6BEEE" w14:textId="77777777" w:rsidR="009F2A51" w:rsidRPr="0095359C" w:rsidRDefault="009F2A51" w:rsidP="00A45C57">
            <w:pPr>
              <w:ind w:right="-270"/>
              <w:jc w:val="center"/>
              <w:rPr>
                <w:rFonts w:asciiTheme="minorHAnsi" w:hAnsiTheme="minorHAnsi"/>
                <w:sz w:val="20"/>
                <w:szCs w:val="20"/>
              </w:rPr>
            </w:pPr>
            <w:r w:rsidRPr="0095359C">
              <w:rPr>
                <w:rFonts w:asciiTheme="minorHAnsi" w:hAnsiTheme="minorHAnsi"/>
                <w:sz w:val="20"/>
                <w:szCs w:val="20"/>
              </w:rPr>
              <w:t>Last Review</w:t>
            </w:r>
          </w:p>
        </w:tc>
        <w:tc>
          <w:tcPr>
            <w:tcW w:w="4410" w:type="dxa"/>
            <w:tcBorders>
              <w:top w:val="single" w:sz="6" w:space="0" w:color="auto"/>
              <w:right w:val="single" w:sz="6" w:space="0" w:color="auto"/>
            </w:tcBorders>
            <w:vAlign w:val="center"/>
          </w:tcPr>
          <w:p w14:paraId="6E379C82" w14:textId="77777777" w:rsidR="009F2A51" w:rsidRPr="0095359C" w:rsidRDefault="009F2A51" w:rsidP="00A45C57">
            <w:pPr>
              <w:ind w:right="-270"/>
              <w:jc w:val="center"/>
              <w:rPr>
                <w:rFonts w:asciiTheme="minorHAnsi" w:hAnsiTheme="minorHAnsi"/>
                <w:sz w:val="20"/>
                <w:szCs w:val="20"/>
              </w:rPr>
            </w:pPr>
            <w:r w:rsidRPr="0095359C">
              <w:rPr>
                <w:rFonts w:asciiTheme="minorHAnsi" w:hAnsiTheme="minorHAnsi"/>
                <w:sz w:val="20"/>
                <w:szCs w:val="20"/>
              </w:rPr>
              <w:t>Description</w:t>
            </w:r>
          </w:p>
        </w:tc>
      </w:tr>
      <w:tr w:rsidR="00450174" w:rsidRPr="0095359C" w14:paraId="69A152D6" w14:textId="77777777" w:rsidTr="00E25F26">
        <w:trPr>
          <w:cantSplit/>
          <w:trHeight w:val="348"/>
        </w:trPr>
        <w:tc>
          <w:tcPr>
            <w:tcW w:w="1530" w:type="dxa"/>
            <w:tcBorders>
              <w:top w:val="single" w:sz="12" w:space="0" w:color="auto"/>
              <w:left w:val="single" w:sz="6" w:space="0" w:color="auto"/>
              <w:bottom w:val="single" w:sz="12" w:space="0" w:color="auto"/>
              <w:right w:val="single" w:sz="6" w:space="0" w:color="auto"/>
            </w:tcBorders>
          </w:tcPr>
          <w:p w14:paraId="4146F80F" w14:textId="1C9AAAB5" w:rsidR="00450174" w:rsidRPr="00450174" w:rsidRDefault="00450174" w:rsidP="00450174">
            <w:pPr>
              <w:ind w:right="-270"/>
              <w:jc w:val="center"/>
              <w:rPr>
                <w:rFonts w:asciiTheme="minorHAnsi" w:hAnsiTheme="minorHAnsi"/>
                <w:sz w:val="20"/>
                <w:szCs w:val="20"/>
              </w:rPr>
            </w:pPr>
            <w:ins w:id="0" w:author="Palacherla, Susmitha C" w:date="2021-04-19T18:20:00Z">
              <w:r>
                <w:rPr>
                  <w:rFonts w:ascii="Times New Roman" w:hAnsi="Times New Roman"/>
                </w:rPr>
                <w:t>4/19/2021</w:t>
              </w:r>
            </w:ins>
            <w:del w:id="1" w:author="Palacherla, Susmitha C" w:date="2021-04-19T18:20:00Z">
              <w:r w:rsidRPr="00450174" w:rsidDel="007959A8">
                <w:rPr>
                  <w:rFonts w:asciiTheme="minorHAnsi" w:hAnsiTheme="minorHAnsi"/>
                  <w:sz w:val="20"/>
                  <w:szCs w:val="20"/>
                </w:rPr>
                <w:delText>07/31/2020</w:delText>
              </w:r>
            </w:del>
          </w:p>
        </w:tc>
        <w:tc>
          <w:tcPr>
            <w:tcW w:w="1620" w:type="dxa"/>
            <w:tcBorders>
              <w:top w:val="single" w:sz="12" w:space="0" w:color="auto"/>
              <w:left w:val="single" w:sz="6" w:space="0" w:color="auto"/>
              <w:bottom w:val="single" w:sz="12" w:space="0" w:color="auto"/>
              <w:right w:val="single" w:sz="6" w:space="0" w:color="auto"/>
            </w:tcBorders>
          </w:tcPr>
          <w:p w14:paraId="5AA734CF" w14:textId="77777777" w:rsidR="00450174" w:rsidRPr="00450174" w:rsidRDefault="00450174" w:rsidP="00450174">
            <w:pPr>
              <w:ind w:right="-270"/>
              <w:jc w:val="center"/>
              <w:rPr>
                <w:rFonts w:asciiTheme="minorHAnsi" w:hAnsiTheme="minorHAnsi"/>
                <w:sz w:val="20"/>
                <w:szCs w:val="20"/>
              </w:rPr>
            </w:pPr>
          </w:p>
        </w:tc>
        <w:tc>
          <w:tcPr>
            <w:tcW w:w="4410" w:type="dxa"/>
            <w:tcBorders>
              <w:top w:val="single" w:sz="12" w:space="0" w:color="auto"/>
              <w:bottom w:val="single" w:sz="12" w:space="0" w:color="auto"/>
              <w:right w:val="single" w:sz="6" w:space="0" w:color="auto"/>
            </w:tcBorders>
          </w:tcPr>
          <w:p w14:paraId="5BA1CF7A" w14:textId="60D2FBEF" w:rsidR="00450174" w:rsidRPr="00450174" w:rsidRDefault="00450174" w:rsidP="00450174">
            <w:pPr>
              <w:ind w:right="-270"/>
              <w:rPr>
                <w:rFonts w:asciiTheme="minorHAnsi" w:hAnsiTheme="minorHAnsi"/>
                <w:sz w:val="20"/>
                <w:szCs w:val="20"/>
              </w:rPr>
            </w:pPr>
            <w:ins w:id="2" w:author="Palacherla, Susmitha C" w:date="2021-04-19T18:20:00Z">
              <w:r w:rsidRPr="000E2E23">
                <w:rPr>
                  <w:rFonts w:ascii="Times New Roman" w:hAnsi="Times New Roman"/>
                  <w:sz w:val="24"/>
                </w:rPr>
                <w:t>TFS 20677 -  AD island to AD AWS environment changes</w:t>
              </w:r>
              <w:r>
                <w:rPr>
                  <w:rFonts w:ascii="Times New Roman" w:hAnsi="Times New Roman"/>
                  <w:sz w:val="24"/>
                </w:rPr>
                <w:t>.</w:t>
              </w:r>
            </w:ins>
            <w:del w:id="3" w:author="Palacherla, Susmitha C" w:date="2021-04-19T18:20:00Z">
              <w:r w:rsidRPr="00450174" w:rsidDel="007959A8">
                <w:rPr>
                  <w:rFonts w:asciiTheme="minorHAnsi" w:hAnsiTheme="minorHAnsi"/>
                  <w:sz w:val="20"/>
                  <w:szCs w:val="20"/>
                </w:rPr>
                <w:delText>TFS 17716 - Removed company specific references</w:delText>
              </w:r>
            </w:del>
          </w:p>
        </w:tc>
      </w:tr>
    </w:tbl>
    <w:p w14:paraId="6CF3BB93" w14:textId="77777777" w:rsidR="009F2A51" w:rsidRPr="0095359C" w:rsidRDefault="009F2A51" w:rsidP="009F2A51">
      <w:pPr>
        <w:pStyle w:val="hd1"/>
        <w:tabs>
          <w:tab w:val="clear" w:pos="4320"/>
          <w:tab w:val="clear" w:pos="8640"/>
          <w:tab w:val="left" w:pos="1980"/>
          <w:tab w:val="left" w:pos="6750"/>
        </w:tabs>
        <w:ind w:right="-270"/>
        <w:rPr>
          <w:rFonts w:asciiTheme="minorHAnsi" w:hAnsiTheme="minorHAnsi"/>
          <w:b w:val="0"/>
          <w:sz w:val="20"/>
        </w:rPr>
      </w:pPr>
    </w:p>
    <w:p w14:paraId="5D6FDC74" w14:textId="77777777" w:rsidR="009F2A51" w:rsidRPr="0095359C" w:rsidRDefault="00304EEA" w:rsidP="009F2A51">
      <w:pPr>
        <w:pStyle w:val="hd1"/>
        <w:tabs>
          <w:tab w:val="clear" w:pos="4320"/>
          <w:tab w:val="clear" w:pos="8640"/>
          <w:tab w:val="left" w:pos="1980"/>
          <w:tab w:val="left" w:pos="6750"/>
        </w:tabs>
        <w:ind w:right="-270"/>
        <w:rPr>
          <w:rFonts w:asciiTheme="minorHAnsi" w:hAnsiTheme="minorHAnsi"/>
          <w:sz w:val="20"/>
        </w:rPr>
      </w:pPr>
      <w:r w:rsidRPr="0095359C">
        <w:rPr>
          <w:rFonts w:asciiTheme="minorHAnsi" w:hAnsiTheme="minorHAnsi"/>
          <w:noProof/>
          <w:sz w:val="20"/>
        </w:rPr>
        <mc:AlternateContent>
          <mc:Choice Requires="wps">
            <w:drawing>
              <wp:anchor distT="0" distB="0" distL="114300" distR="114300" simplePos="0" relativeHeight="251659776" behindDoc="0" locked="0" layoutInCell="0" allowOverlap="1" wp14:anchorId="67B7820A" wp14:editId="0604A9F4">
                <wp:simplePos x="0" y="0"/>
                <wp:positionH relativeFrom="column">
                  <wp:posOffset>4663440</wp:posOffset>
                </wp:positionH>
                <wp:positionV relativeFrom="paragraph">
                  <wp:posOffset>422910</wp:posOffset>
                </wp:positionV>
                <wp:extent cx="915035" cy="635"/>
                <wp:effectExtent l="5715" t="13335" r="12700" b="5080"/>
                <wp:wrapNone/>
                <wp:docPr id="17"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6A9DDC" id="Line 3"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" o:allowincell="f">
                <v:stroke startarrowwidth="narrow" startarrowlength="short" endarrowwidth="narrow" endarrowlength="short"/>
              </v:line>
            </w:pict>
          </mc:Fallback>
        </mc:AlternateContent>
      </w:r>
      <w:r w:rsidRPr="0095359C">
        <w:rPr>
          <w:rFonts w:asciiTheme="minorHAnsi" w:hAnsiTheme="minorHAnsi"/>
          <w:noProof/>
          <w:sz w:val="20"/>
        </w:rPr>
        <mc:AlternateContent>
          <mc:Choice Requires="wps">
            <w:drawing>
              <wp:anchor distT="0" distB="0" distL="114300" distR="114300" simplePos="0" relativeHeight="251654656" behindDoc="0" locked="0" layoutInCell="0" allowOverlap="1" wp14:anchorId="7BF8B3D4" wp14:editId="0F17C314">
                <wp:simplePos x="0" y="0"/>
                <wp:positionH relativeFrom="column">
                  <wp:posOffset>914400</wp:posOffset>
                </wp:positionH>
                <wp:positionV relativeFrom="paragraph">
                  <wp:posOffset>422910</wp:posOffset>
                </wp:positionV>
                <wp:extent cx="2469515" cy="635"/>
                <wp:effectExtent l="9525" t="13335" r="6985" b="5080"/>
                <wp:wrapNone/>
                <wp:docPr id="1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434A05" id="Line 4"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" o:allowincell="f">
                <v:stroke startarrowwidth="narrow" startarrowlength="short" endarrowwidth="narrow" endarrowlength="short"/>
              </v:line>
            </w:pict>
          </mc:Fallback>
        </mc:AlternateContent>
      </w:r>
      <w:r w:rsidR="009F2A51" w:rsidRPr="0095359C">
        <w:rPr>
          <w:rFonts w:asciiTheme="minorHAnsi" w:hAnsiTheme="minorHAnsi"/>
          <w:b w:val="0"/>
          <w:sz w:val="20"/>
        </w:rPr>
        <w:t>Prepared by:</w:t>
      </w:r>
      <w:r w:rsidR="009F2A51" w:rsidRPr="0095359C">
        <w:rPr>
          <w:rFonts w:asciiTheme="minorHAnsi" w:hAnsiTheme="minorHAnsi"/>
          <w:b w:val="0"/>
          <w:sz w:val="20"/>
        </w:rPr>
        <w:tab/>
      </w:r>
      <w:r w:rsidR="00202048" w:rsidRPr="0095359C">
        <w:rPr>
          <w:rFonts w:asciiTheme="minorHAnsi" w:hAnsiTheme="minorHAnsi"/>
          <w:b w:val="0"/>
          <w:sz w:val="20"/>
        </w:rPr>
        <w:t>Susmitha Palacherla</w:t>
      </w:r>
      <w:r w:rsidR="009F2A51" w:rsidRPr="0095359C">
        <w:rPr>
          <w:rFonts w:asciiTheme="minorHAnsi" w:hAnsiTheme="minorHAnsi"/>
          <w:b w:val="0"/>
          <w:sz w:val="20"/>
        </w:rPr>
        <w:tab/>
        <w:t xml:space="preserve">Date:  </w:t>
      </w:r>
      <w:r w:rsidR="00FF578D" w:rsidRPr="0095359C">
        <w:rPr>
          <w:rFonts w:asciiTheme="minorHAnsi" w:hAnsiTheme="minorHAnsi"/>
          <w:b w:val="0"/>
          <w:sz w:val="20"/>
        </w:rPr>
        <w:t>12/04/2013</w:t>
      </w:r>
    </w:p>
    <w:p w14:paraId="27693744" w14:textId="77777777" w:rsidR="009F2A51" w:rsidRPr="0095359C" w:rsidRDefault="009F2A51" w:rsidP="009F2A51">
      <w:pPr>
        <w:tabs>
          <w:tab w:val="left" w:pos="1980"/>
          <w:tab w:val="left" w:pos="6750"/>
        </w:tabs>
        <w:ind w:left="1440" w:right="-270" w:firstLine="720"/>
        <w:rPr>
          <w:rFonts w:asciiTheme="minorHAnsi" w:hAnsiTheme="minorHAnsi"/>
          <w:sz w:val="20"/>
          <w:szCs w:val="20"/>
        </w:rPr>
      </w:pPr>
    </w:p>
    <w:p w14:paraId="0A79FF7A" w14:textId="77777777" w:rsidR="009F2A51" w:rsidRPr="0095359C" w:rsidRDefault="009F2A51" w:rsidP="009F2A51">
      <w:pPr>
        <w:pStyle w:val="BodyText"/>
        <w:rPr>
          <w:rFonts w:asciiTheme="minorHAnsi" w:hAnsiTheme="minorHAnsi"/>
          <w:sz w:val="20"/>
        </w:rPr>
      </w:pPr>
      <w:r w:rsidRPr="0095359C">
        <w:rPr>
          <w:rFonts w:asciiTheme="minorHAnsi" w:hAnsiTheme="minorHAnsi"/>
          <w:sz w:val="20"/>
        </w:rPr>
        <w:lastRenderedPageBreak/>
        <w:t xml:space="preserve">Department, Location: </w:t>
      </w:r>
      <w:r w:rsidRPr="0095359C">
        <w:rPr>
          <w:rFonts w:asciiTheme="minorHAnsi" w:hAnsiTheme="minorHAnsi"/>
          <w:sz w:val="20"/>
        </w:rPr>
        <w:tab/>
      </w:r>
      <w:r w:rsidRPr="0095359C">
        <w:rPr>
          <w:rFonts w:asciiTheme="minorHAnsi" w:hAnsiTheme="minorHAnsi"/>
          <w:sz w:val="20"/>
        </w:rPr>
        <w:tab/>
      </w:r>
      <w:r w:rsidR="00202048" w:rsidRPr="0095359C">
        <w:rPr>
          <w:rFonts w:asciiTheme="minorHAnsi" w:hAnsiTheme="minorHAnsi"/>
          <w:sz w:val="20"/>
        </w:rPr>
        <w:t>Health Solutions Division</w:t>
      </w:r>
    </w:p>
    <w:p w14:paraId="054AA1A6" w14:textId="77777777" w:rsidR="009F2A51" w:rsidRPr="002431EB" w:rsidRDefault="00304EEA" w:rsidP="009F2A51">
      <w:pPr>
        <w:tabs>
          <w:tab w:val="left" w:pos="1980"/>
          <w:tab w:val="left" w:pos="6750"/>
        </w:tabs>
        <w:ind w:right="-270"/>
        <w:rPr>
          <w:rFonts w:ascii="Times New Roman (PCL6)" w:hAnsi="Times New Roman (PCL6)"/>
        </w:rPr>
      </w:pPr>
      <w:r>
        <w:rPr>
          <w:noProof/>
        </w:rPr>
        <mc:AlternateContent>
          <mc:Choice Requires="wps">
            <w:drawing>
              <wp:anchor distT="0" distB="0" distL="114300" distR="114300" simplePos="0" relativeHeight="251656704" behindDoc="0" locked="0" layoutInCell="0" allowOverlap="1" wp14:anchorId="1DA3A1DF" wp14:editId="2985A60E">
                <wp:simplePos x="0" y="0"/>
                <wp:positionH relativeFrom="column">
                  <wp:posOffset>1463040</wp:posOffset>
                </wp:positionH>
                <wp:positionV relativeFrom="paragraph">
                  <wp:posOffset>7620</wp:posOffset>
                </wp:positionV>
                <wp:extent cx="2468880" cy="0"/>
                <wp:effectExtent l="5715" t="7620" r="11430" b="11430"/>
                <wp:wrapNone/>
                <wp:docPr id="15"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55175C" id="Line 5"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2pt,.6pt" to="309.6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" o:allowincell="f">
                <v:stroke startarrowwidth="narrow" startarrowlength="short" endarrowwidth="narrow" endarrowlength="short"/>
              </v:line>
            </w:pict>
          </mc:Fallback>
        </mc:AlternateContent>
      </w:r>
    </w:p>
    <w:p w14:paraId="1B2804DF" w14:textId="77777777" w:rsidR="009F2A51" w:rsidRPr="002431EB" w:rsidRDefault="009F2A51" w:rsidP="009F2A51">
      <w:pPr>
        <w:tabs>
          <w:tab w:val="left" w:pos="1980"/>
          <w:tab w:val="left" w:pos="6750"/>
        </w:tabs>
        <w:ind w:right="-270"/>
        <w:rPr>
          <w:rFonts w:ascii="Times New Roman (PCL6)" w:hAnsi="Times New Roman (PCL6)"/>
        </w:rPr>
      </w:pPr>
    </w:p>
    <w:p w14:paraId="694F8EE4" w14:textId="77777777" w:rsidR="009F2A51" w:rsidRPr="0095359C" w:rsidRDefault="00304EEA" w:rsidP="009F2A51">
      <w:pPr>
        <w:pStyle w:val="hd1"/>
        <w:tabs>
          <w:tab w:val="clear" w:pos="4320"/>
          <w:tab w:val="clear" w:pos="8640"/>
          <w:tab w:val="left" w:pos="1980"/>
          <w:tab w:val="left" w:pos="6750"/>
        </w:tabs>
        <w:ind w:right="-270"/>
        <w:rPr>
          <w:rFonts w:asciiTheme="minorHAnsi" w:hAnsiTheme="minorHAnsi"/>
          <w:sz w:val="20"/>
        </w:rPr>
      </w:pPr>
      <w:r w:rsidRPr="0095359C">
        <w:rPr>
          <w:rFonts w:asciiTheme="minorHAnsi" w:hAnsiTheme="minorHAnsi"/>
          <w:noProof/>
          <w:sz w:val="20"/>
        </w:rPr>
        <mc:AlternateContent>
          <mc:Choice Requires="wps">
            <w:drawing>
              <wp:anchor distT="0" distB="0" distL="114300" distR="114300" simplePos="0" relativeHeight="251660800" behindDoc="0" locked="0" layoutInCell="0" allowOverlap="1" wp14:anchorId="074029DA" wp14:editId="43923D9A">
                <wp:simplePos x="0" y="0"/>
                <wp:positionH relativeFrom="column">
                  <wp:posOffset>4754880</wp:posOffset>
                </wp:positionH>
                <wp:positionV relativeFrom="paragraph">
                  <wp:posOffset>441325</wp:posOffset>
                </wp:positionV>
                <wp:extent cx="915035" cy="635"/>
                <wp:effectExtent l="11430" t="12700" r="6985" b="5715"/>
                <wp:wrapNone/>
                <wp:docPr id="1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2E508F" id="Line 6"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" o:allowincell="f">
                <v:stroke startarrowwidth="narrow" startarrowlength="short" endarrowwidth="narrow" endarrowlength="short"/>
              </v:line>
            </w:pict>
          </mc:Fallback>
        </mc:AlternateContent>
      </w:r>
      <w:r w:rsidRPr="0095359C">
        <w:rPr>
          <w:rFonts w:asciiTheme="minorHAnsi" w:hAnsiTheme="minorHAnsi"/>
          <w:noProof/>
          <w:sz w:val="20"/>
        </w:rPr>
        <mc:AlternateContent>
          <mc:Choice Requires="wps">
            <w:drawing>
              <wp:anchor distT="0" distB="0" distL="114300" distR="114300" simplePos="0" relativeHeight="251655680" behindDoc="0" locked="0" layoutInCell="0" allowOverlap="1" wp14:anchorId="5C5219A1" wp14:editId="54AE29C7">
                <wp:simplePos x="0" y="0"/>
                <wp:positionH relativeFrom="column">
                  <wp:posOffset>914400</wp:posOffset>
                </wp:positionH>
                <wp:positionV relativeFrom="paragraph">
                  <wp:posOffset>415925</wp:posOffset>
                </wp:positionV>
                <wp:extent cx="2469515" cy="635"/>
                <wp:effectExtent l="9525" t="6350" r="6985" b="12065"/>
                <wp:wrapNone/>
                <wp:docPr id="1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01E4B1" id="Line 7"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" o:allowincell="f">
                <v:stroke startarrowwidth="narrow" startarrowlength="short" endarrowwidth="narrow" endarrowlength="short"/>
              </v:line>
            </w:pict>
          </mc:Fallback>
        </mc:AlternateContent>
      </w:r>
      <w:r w:rsidR="009F2A51" w:rsidRPr="0095359C">
        <w:rPr>
          <w:rFonts w:asciiTheme="minorHAnsi" w:hAnsiTheme="minorHAnsi"/>
          <w:b w:val="0"/>
          <w:sz w:val="20"/>
        </w:rPr>
        <w:t>Approved by:</w:t>
      </w:r>
      <w:r w:rsidR="009F2A51" w:rsidRPr="0095359C">
        <w:rPr>
          <w:rFonts w:asciiTheme="minorHAnsi" w:hAnsiTheme="minorHAnsi"/>
          <w:b w:val="0"/>
          <w:sz w:val="20"/>
        </w:rPr>
        <w:tab/>
      </w:r>
      <w:r w:rsidR="009F2A51" w:rsidRPr="0095359C">
        <w:rPr>
          <w:rFonts w:asciiTheme="minorHAnsi" w:hAnsiTheme="minorHAnsi"/>
          <w:b w:val="0"/>
          <w:sz w:val="20"/>
        </w:rPr>
        <w:tab/>
        <w:t xml:space="preserve">Date: </w:t>
      </w:r>
    </w:p>
    <w:p w14:paraId="2C299D4B" w14:textId="77777777" w:rsidR="009F2A51" w:rsidRPr="002431EB" w:rsidRDefault="009F2A51" w:rsidP="009F2A51">
      <w:pPr>
        <w:tabs>
          <w:tab w:val="left" w:pos="1980"/>
          <w:tab w:val="left" w:pos="6750"/>
        </w:tabs>
        <w:ind w:left="1440" w:right="-270" w:firstLine="720"/>
      </w:pPr>
    </w:p>
    <w:p w14:paraId="5383FF44" w14:textId="77777777" w:rsidR="009F2A51" w:rsidRPr="002431EB" w:rsidRDefault="009F2A51" w:rsidP="009F2A51">
      <w:pPr>
        <w:pStyle w:val="hdr1"/>
        <w:ind w:left="0" w:right="-270"/>
        <w:jc w:val="center"/>
        <w:rPr>
          <w:rFonts w:ascii="Arial" w:hAnsi="Arial"/>
          <w:b/>
          <w:sz w:val="28"/>
        </w:rPr>
      </w:pPr>
      <w:r w:rsidRPr="002431EB">
        <w:rPr>
          <w:rFonts w:ascii="Arial" w:hAnsi="Arial"/>
          <w:b/>
          <w:sz w:val="28"/>
        </w:rPr>
        <w:t>Change History Log</w:t>
      </w:r>
    </w:p>
    <w:p w14:paraId="09E4B650" w14:textId="77777777" w:rsidR="009F2A51" w:rsidRPr="002431EB" w:rsidRDefault="009F2A51" w:rsidP="009F2A51">
      <w:pPr>
        <w:pStyle w:val="hdr1"/>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5238"/>
        <w:gridCol w:w="2790"/>
      </w:tblGrid>
      <w:tr w:rsidR="009F2A51" w:rsidRPr="00D37C04" w14:paraId="3C3B585A" w14:textId="77777777" w:rsidTr="00A45C57">
        <w:trPr>
          <w:tblHeader/>
        </w:trPr>
        <w:tc>
          <w:tcPr>
            <w:tcW w:w="1440" w:type="dxa"/>
            <w:shd w:val="solid" w:color="auto" w:fill="000000"/>
          </w:tcPr>
          <w:p w14:paraId="2632D00A" w14:textId="77777777" w:rsidR="009F2A51" w:rsidRPr="00D37C04" w:rsidRDefault="009F2A51" w:rsidP="00A45C57">
            <w:pPr>
              <w:pStyle w:val="hdr1"/>
              <w:spacing w:before="0"/>
              <w:ind w:left="0"/>
              <w:jc w:val="center"/>
              <w:rPr>
                <w:rFonts w:ascii="Arial" w:hAnsi="Arial"/>
                <w:b/>
                <w:sz w:val="20"/>
              </w:rPr>
            </w:pPr>
            <w:r w:rsidRPr="00D37C04">
              <w:rPr>
                <w:rFonts w:ascii="Arial" w:hAnsi="Arial"/>
                <w:b/>
                <w:sz w:val="20"/>
              </w:rPr>
              <w:t>Date</w:t>
            </w:r>
          </w:p>
        </w:tc>
        <w:tc>
          <w:tcPr>
            <w:tcW w:w="5238" w:type="dxa"/>
            <w:shd w:val="solid" w:color="auto" w:fill="000000"/>
          </w:tcPr>
          <w:p w14:paraId="0663D339" w14:textId="77777777" w:rsidR="009F2A51" w:rsidRPr="00D37C04" w:rsidRDefault="009F2A51" w:rsidP="00A45C57">
            <w:pPr>
              <w:pStyle w:val="hdr1"/>
              <w:spacing w:before="0"/>
              <w:ind w:left="0"/>
              <w:jc w:val="center"/>
              <w:rPr>
                <w:rFonts w:ascii="Arial" w:hAnsi="Arial"/>
                <w:b/>
                <w:sz w:val="20"/>
              </w:rPr>
            </w:pPr>
            <w:r w:rsidRPr="00D37C04">
              <w:rPr>
                <w:rFonts w:ascii="Arial" w:hAnsi="Arial"/>
                <w:b/>
                <w:sz w:val="20"/>
              </w:rPr>
              <w:t>Change Description</w:t>
            </w:r>
          </w:p>
        </w:tc>
        <w:tc>
          <w:tcPr>
            <w:tcW w:w="2790" w:type="dxa"/>
            <w:shd w:val="solid" w:color="auto" w:fill="000000"/>
          </w:tcPr>
          <w:p w14:paraId="3EAADF0A" w14:textId="77777777" w:rsidR="009F2A51" w:rsidRPr="00D37C04" w:rsidRDefault="009F2A51" w:rsidP="00A45C57">
            <w:pPr>
              <w:pStyle w:val="hdr1"/>
              <w:spacing w:before="0"/>
              <w:ind w:left="0"/>
              <w:jc w:val="center"/>
              <w:rPr>
                <w:rFonts w:ascii="Arial" w:hAnsi="Arial"/>
                <w:b/>
                <w:sz w:val="20"/>
              </w:rPr>
            </w:pPr>
            <w:r w:rsidRPr="00D37C04">
              <w:rPr>
                <w:rFonts w:ascii="Arial" w:hAnsi="Arial"/>
                <w:b/>
                <w:sz w:val="20"/>
              </w:rPr>
              <w:t>Author</w:t>
            </w:r>
          </w:p>
        </w:tc>
      </w:tr>
      <w:tr w:rsidR="009F2A51" w:rsidRPr="00D37C04" w14:paraId="66113730" w14:textId="77777777" w:rsidTr="00A45C57">
        <w:tc>
          <w:tcPr>
            <w:tcW w:w="1440" w:type="dxa"/>
          </w:tcPr>
          <w:p w14:paraId="4BB946BE" w14:textId="77777777" w:rsidR="009F2A51" w:rsidRPr="0095359C" w:rsidRDefault="00FF578D" w:rsidP="00213A1B">
            <w:pPr>
              <w:pStyle w:val="hdr1"/>
              <w:ind w:left="0"/>
              <w:jc w:val="left"/>
              <w:rPr>
                <w:rFonts w:asciiTheme="minorHAnsi" w:hAnsiTheme="minorHAnsi"/>
                <w:sz w:val="20"/>
              </w:rPr>
            </w:pPr>
            <w:r w:rsidRPr="0095359C">
              <w:rPr>
                <w:rFonts w:asciiTheme="minorHAnsi" w:hAnsiTheme="minorHAnsi"/>
                <w:sz w:val="20"/>
              </w:rPr>
              <w:t>12/04/2013</w:t>
            </w:r>
          </w:p>
        </w:tc>
        <w:tc>
          <w:tcPr>
            <w:tcW w:w="5238" w:type="dxa"/>
          </w:tcPr>
          <w:p w14:paraId="1DDBBCE5" w14:textId="77777777" w:rsidR="009F2A51" w:rsidRPr="0095359C" w:rsidRDefault="00A67A9C" w:rsidP="009330C3">
            <w:pPr>
              <w:pStyle w:val="hdr1"/>
              <w:ind w:left="0"/>
              <w:jc w:val="left"/>
              <w:rPr>
                <w:rFonts w:asciiTheme="minorHAnsi" w:hAnsiTheme="minorHAnsi"/>
                <w:sz w:val="20"/>
              </w:rPr>
            </w:pPr>
            <w:r w:rsidRPr="0095359C">
              <w:rPr>
                <w:rFonts w:asciiTheme="minorHAnsi" w:hAnsiTheme="minorHAnsi"/>
                <w:sz w:val="20"/>
              </w:rPr>
              <w:t xml:space="preserve">1.0 </w:t>
            </w:r>
            <w:r w:rsidR="00202048" w:rsidRPr="0095359C">
              <w:rPr>
                <w:rFonts w:asciiTheme="minorHAnsi" w:hAnsiTheme="minorHAnsi"/>
                <w:sz w:val="20"/>
              </w:rPr>
              <w:t>Initial revision</w:t>
            </w:r>
          </w:p>
        </w:tc>
        <w:tc>
          <w:tcPr>
            <w:tcW w:w="2790" w:type="dxa"/>
          </w:tcPr>
          <w:p w14:paraId="11EA56D0" w14:textId="77777777" w:rsidR="009F2A51" w:rsidRPr="0095359C" w:rsidRDefault="00202048" w:rsidP="00A45C57">
            <w:pPr>
              <w:pStyle w:val="hdr1"/>
              <w:ind w:left="0"/>
              <w:jc w:val="left"/>
              <w:rPr>
                <w:rFonts w:asciiTheme="minorHAnsi" w:hAnsiTheme="minorHAnsi"/>
                <w:sz w:val="20"/>
              </w:rPr>
            </w:pPr>
            <w:r w:rsidRPr="0095359C">
              <w:rPr>
                <w:rFonts w:asciiTheme="minorHAnsi" w:hAnsiTheme="minorHAnsi"/>
                <w:sz w:val="20"/>
              </w:rPr>
              <w:t>Susmitha Palacherla</w:t>
            </w:r>
          </w:p>
        </w:tc>
      </w:tr>
      <w:tr w:rsidR="009F2A51" w:rsidRPr="00D37C04" w14:paraId="7681A5A3" w14:textId="77777777" w:rsidTr="00A45C57">
        <w:tc>
          <w:tcPr>
            <w:tcW w:w="1440" w:type="dxa"/>
          </w:tcPr>
          <w:p w14:paraId="3D7F0D2C" w14:textId="77777777" w:rsidR="009F2A51" w:rsidRPr="0095359C" w:rsidRDefault="00A67A9C" w:rsidP="00C57C3E">
            <w:pPr>
              <w:pStyle w:val="hdr1"/>
              <w:ind w:left="0"/>
              <w:jc w:val="left"/>
              <w:rPr>
                <w:rFonts w:asciiTheme="minorHAnsi" w:hAnsiTheme="minorHAnsi"/>
                <w:sz w:val="20"/>
              </w:rPr>
            </w:pPr>
            <w:r w:rsidRPr="0095359C">
              <w:rPr>
                <w:rFonts w:asciiTheme="minorHAnsi" w:hAnsiTheme="minorHAnsi"/>
                <w:sz w:val="20"/>
              </w:rPr>
              <w:t>05/01/2015</w:t>
            </w:r>
          </w:p>
        </w:tc>
        <w:tc>
          <w:tcPr>
            <w:tcW w:w="5238" w:type="dxa"/>
          </w:tcPr>
          <w:p w14:paraId="4E291791" w14:textId="77777777" w:rsidR="009F2A51" w:rsidRPr="0095359C" w:rsidRDefault="00A67A9C" w:rsidP="00C57C3E">
            <w:pPr>
              <w:pStyle w:val="hdr1"/>
              <w:ind w:left="0"/>
              <w:jc w:val="left"/>
              <w:rPr>
                <w:rFonts w:asciiTheme="minorHAnsi" w:hAnsiTheme="minorHAnsi"/>
                <w:sz w:val="20"/>
              </w:rPr>
            </w:pPr>
            <w:r w:rsidRPr="0095359C">
              <w:rPr>
                <w:rFonts w:asciiTheme="minorHAnsi" w:hAnsiTheme="minorHAnsi"/>
                <w:sz w:val="20"/>
              </w:rPr>
              <w:t>2.0 SMTP server change. SCR 14803.</w:t>
            </w:r>
          </w:p>
        </w:tc>
        <w:tc>
          <w:tcPr>
            <w:tcW w:w="2790" w:type="dxa"/>
          </w:tcPr>
          <w:p w14:paraId="1979F390" w14:textId="77777777" w:rsidR="009F2A51" w:rsidRPr="0095359C" w:rsidRDefault="00A67A9C" w:rsidP="00A45C57">
            <w:pPr>
              <w:pStyle w:val="hdr1"/>
              <w:ind w:left="0"/>
              <w:jc w:val="left"/>
              <w:rPr>
                <w:rFonts w:asciiTheme="minorHAnsi" w:hAnsiTheme="minorHAnsi"/>
                <w:sz w:val="20"/>
              </w:rPr>
            </w:pPr>
            <w:r w:rsidRPr="0095359C">
              <w:rPr>
                <w:rFonts w:asciiTheme="minorHAnsi" w:hAnsiTheme="minorHAnsi"/>
                <w:sz w:val="20"/>
              </w:rPr>
              <w:t>Susmitha Palacherla</w:t>
            </w:r>
          </w:p>
        </w:tc>
      </w:tr>
      <w:tr w:rsidR="009F2A51" w:rsidRPr="00D37C04" w14:paraId="02B4290D" w14:textId="77777777" w:rsidTr="00A45C57">
        <w:tc>
          <w:tcPr>
            <w:tcW w:w="1440" w:type="dxa"/>
          </w:tcPr>
          <w:p w14:paraId="66BC659C" w14:textId="77777777" w:rsidR="009F2A51" w:rsidRPr="0095359C" w:rsidRDefault="00F50BAE" w:rsidP="00C57C3E">
            <w:pPr>
              <w:pStyle w:val="hdr1"/>
              <w:ind w:left="0"/>
              <w:jc w:val="left"/>
              <w:rPr>
                <w:rFonts w:asciiTheme="minorHAnsi" w:hAnsiTheme="minorHAnsi"/>
                <w:sz w:val="20"/>
              </w:rPr>
            </w:pPr>
            <w:r w:rsidRPr="0095359C">
              <w:rPr>
                <w:rFonts w:asciiTheme="minorHAnsi" w:hAnsiTheme="minorHAnsi"/>
                <w:sz w:val="20"/>
              </w:rPr>
              <w:t>05/26/2015</w:t>
            </w:r>
          </w:p>
        </w:tc>
        <w:tc>
          <w:tcPr>
            <w:tcW w:w="5238" w:type="dxa"/>
          </w:tcPr>
          <w:p w14:paraId="6492F433" w14:textId="77777777" w:rsidR="009F2A51" w:rsidRPr="0095359C" w:rsidRDefault="00F50BAE" w:rsidP="00C57C3E">
            <w:pPr>
              <w:pStyle w:val="hdr1"/>
              <w:ind w:left="0"/>
              <w:jc w:val="left"/>
              <w:rPr>
                <w:rFonts w:asciiTheme="minorHAnsi" w:hAnsiTheme="minorHAnsi"/>
                <w:sz w:val="20"/>
              </w:rPr>
            </w:pPr>
            <w:r w:rsidRPr="0095359C">
              <w:rPr>
                <w:rFonts w:asciiTheme="minorHAnsi" w:hAnsiTheme="minorHAnsi"/>
                <w:sz w:val="20"/>
              </w:rPr>
              <w:t>3.0 LSAT feed Addition. SCR 14818.</w:t>
            </w:r>
          </w:p>
        </w:tc>
        <w:tc>
          <w:tcPr>
            <w:tcW w:w="2790" w:type="dxa"/>
            <w:vAlign w:val="bottom"/>
          </w:tcPr>
          <w:p w14:paraId="74AF4342" w14:textId="77777777" w:rsidR="009F2A51" w:rsidRPr="0095359C" w:rsidRDefault="00F50BAE" w:rsidP="00A45C57">
            <w:pPr>
              <w:pStyle w:val="hdr1"/>
              <w:ind w:left="0"/>
              <w:jc w:val="left"/>
              <w:rPr>
                <w:rFonts w:asciiTheme="minorHAnsi" w:hAnsiTheme="minorHAnsi"/>
                <w:sz w:val="20"/>
              </w:rPr>
            </w:pPr>
            <w:r w:rsidRPr="0095359C">
              <w:rPr>
                <w:rFonts w:asciiTheme="minorHAnsi" w:hAnsiTheme="minorHAnsi"/>
                <w:sz w:val="20"/>
              </w:rPr>
              <w:t>Susmitha Palacherla</w:t>
            </w:r>
          </w:p>
        </w:tc>
      </w:tr>
      <w:tr w:rsidR="009F2A51" w:rsidRPr="00D37C04" w14:paraId="717DCAAE" w14:textId="77777777" w:rsidTr="00A45C57">
        <w:tc>
          <w:tcPr>
            <w:tcW w:w="1440" w:type="dxa"/>
          </w:tcPr>
          <w:p w14:paraId="549784C1" w14:textId="77777777" w:rsidR="009F2A51" w:rsidRPr="0095359C" w:rsidRDefault="00657231" w:rsidP="00C57C3E">
            <w:pPr>
              <w:pStyle w:val="hdr1"/>
              <w:ind w:left="0"/>
              <w:jc w:val="left"/>
              <w:rPr>
                <w:rFonts w:asciiTheme="minorHAnsi" w:hAnsiTheme="minorHAnsi"/>
                <w:sz w:val="20"/>
              </w:rPr>
            </w:pPr>
            <w:r w:rsidRPr="0095359C">
              <w:rPr>
                <w:rFonts w:asciiTheme="minorHAnsi" w:hAnsiTheme="minorHAnsi"/>
                <w:sz w:val="20"/>
              </w:rPr>
              <w:t>09/21/2015</w:t>
            </w:r>
          </w:p>
        </w:tc>
        <w:tc>
          <w:tcPr>
            <w:tcW w:w="5238" w:type="dxa"/>
          </w:tcPr>
          <w:p w14:paraId="53CCC053" w14:textId="77777777" w:rsidR="009F2A51" w:rsidRPr="0095359C" w:rsidRDefault="00657231" w:rsidP="00C57C3E">
            <w:pPr>
              <w:pStyle w:val="hdr1"/>
              <w:ind w:left="0"/>
              <w:jc w:val="left"/>
              <w:rPr>
                <w:rFonts w:asciiTheme="minorHAnsi" w:hAnsiTheme="minorHAnsi"/>
                <w:sz w:val="20"/>
              </w:rPr>
            </w:pPr>
            <w:r w:rsidRPr="0095359C">
              <w:rPr>
                <w:rFonts w:asciiTheme="minorHAnsi" w:hAnsiTheme="minorHAnsi"/>
                <w:sz w:val="20"/>
              </w:rPr>
              <w:t>4.0 IAT and IAE feed(s) Addition. TFS 644.</w:t>
            </w:r>
          </w:p>
          <w:p w14:paraId="70FB0352" w14:textId="77777777" w:rsidR="00C5412A" w:rsidRPr="0095359C" w:rsidRDefault="00C5412A" w:rsidP="00C57C3E">
            <w:pPr>
              <w:pStyle w:val="hdr1"/>
              <w:ind w:left="0"/>
              <w:jc w:val="left"/>
              <w:rPr>
                <w:rFonts w:asciiTheme="minorHAnsi" w:hAnsiTheme="minorHAnsi"/>
                <w:sz w:val="20"/>
              </w:rPr>
            </w:pPr>
            <w:r w:rsidRPr="0095359C">
              <w:rPr>
                <w:rFonts w:asciiTheme="minorHAnsi" w:hAnsiTheme="minorHAnsi"/>
                <w:sz w:val="20"/>
              </w:rPr>
              <w:t>Added IAT file to Section 1.3 and checked IAE as Active.</w:t>
            </w:r>
          </w:p>
          <w:p w14:paraId="68BB5274" w14:textId="77777777" w:rsidR="00997A45" w:rsidRPr="0095359C" w:rsidRDefault="00997A45" w:rsidP="00997A45">
            <w:pPr>
              <w:pStyle w:val="hdr1"/>
              <w:ind w:left="0"/>
              <w:jc w:val="left"/>
              <w:rPr>
                <w:rFonts w:asciiTheme="minorHAnsi" w:hAnsiTheme="minorHAnsi"/>
                <w:sz w:val="20"/>
              </w:rPr>
            </w:pPr>
            <w:r w:rsidRPr="0095359C">
              <w:rPr>
                <w:rFonts w:asciiTheme="minorHAnsi" w:hAnsiTheme="minorHAnsi"/>
                <w:sz w:val="20"/>
              </w:rPr>
              <w:t>Added Section 2.2.2.3.2</w:t>
            </w:r>
          </w:p>
          <w:p w14:paraId="75571B1B" w14:textId="77777777" w:rsidR="00997A45" w:rsidRPr="0095359C" w:rsidRDefault="00997A45" w:rsidP="00997A45">
            <w:pPr>
              <w:pStyle w:val="hdr1"/>
              <w:ind w:left="0"/>
              <w:jc w:val="left"/>
              <w:rPr>
                <w:rFonts w:asciiTheme="minorHAnsi" w:hAnsiTheme="minorHAnsi"/>
                <w:sz w:val="20"/>
              </w:rPr>
            </w:pPr>
            <w:r w:rsidRPr="0095359C">
              <w:rPr>
                <w:rFonts w:asciiTheme="minorHAnsi" w:hAnsiTheme="minorHAnsi"/>
                <w:sz w:val="20"/>
              </w:rPr>
              <w:t>Added Section 2.2.5 (Functions)</w:t>
            </w:r>
          </w:p>
          <w:p w14:paraId="29B7DB63" w14:textId="77777777" w:rsidR="00997A45" w:rsidRPr="0095359C" w:rsidRDefault="00C5412A" w:rsidP="00997A45">
            <w:pPr>
              <w:pStyle w:val="hdr1"/>
              <w:ind w:left="0"/>
              <w:jc w:val="left"/>
              <w:rPr>
                <w:rFonts w:asciiTheme="minorHAnsi" w:hAnsiTheme="minorHAnsi"/>
                <w:sz w:val="20"/>
              </w:rPr>
            </w:pPr>
            <w:r w:rsidRPr="0095359C">
              <w:rPr>
                <w:rFonts w:asciiTheme="minorHAnsi" w:hAnsiTheme="minorHAnsi"/>
                <w:sz w:val="20"/>
              </w:rPr>
              <w:t>General updates to LCS and General OMR workflow sections for consistency.</w:t>
            </w:r>
          </w:p>
        </w:tc>
        <w:tc>
          <w:tcPr>
            <w:tcW w:w="2790" w:type="dxa"/>
          </w:tcPr>
          <w:p w14:paraId="0D68331E" w14:textId="77777777" w:rsidR="009F2A51" w:rsidRPr="0095359C" w:rsidRDefault="00657231" w:rsidP="00A45C57">
            <w:pPr>
              <w:pStyle w:val="hdr1"/>
              <w:ind w:left="0"/>
              <w:jc w:val="left"/>
              <w:rPr>
                <w:rFonts w:asciiTheme="minorHAnsi" w:hAnsiTheme="minorHAnsi"/>
                <w:sz w:val="20"/>
              </w:rPr>
            </w:pPr>
            <w:r w:rsidRPr="0095359C">
              <w:rPr>
                <w:rFonts w:asciiTheme="minorHAnsi" w:hAnsiTheme="minorHAnsi"/>
                <w:sz w:val="20"/>
              </w:rPr>
              <w:t>Susmitha Palacherla</w:t>
            </w:r>
          </w:p>
        </w:tc>
      </w:tr>
      <w:tr w:rsidR="009F2A51" w:rsidRPr="00D37C04" w14:paraId="00D0CCF5" w14:textId="77777777" w:rsidTr="00A45C57">
        <w:tc>
          <w:tcPr>
            <w:tcW w:w="1440" w:type="dxa"/>
          </w:tcPr>
          <w:p w14:paraId="01D56BAD" w14:textId="77777777" w:rsidR="009F2A51" w:rsidRPr="0095359C" w:rsidRDefault="00B15CC1" w:rsidP="00C57C3E">
            <w:pPr>
              <w:pStyle w:val="hdr1"/>
              <w:ind w:left="0"/>
              <w:jc w:val="left"/>
              <w:rPr>
                <w:rFonts w:asciiTheme="minorHAnsi" w:hAnsiTheme="minorHAnsi"/>
                <w:sz w:val="20"/>
              </w:rPr>
            </w:pPr>
            <w:r w:rsidRPr="0095359C">
              <w:rPr>
                <w:rFonts w:asciiTheme="minorHAnsi" w:hAnsiTheme="minorHAnsi"/>
                <w:sz w:val="20"/>
              </w:rPr>
              <w:t>04/13/2017</w:t>
            </w:r>
          </w:p>
        </w:tc>
        <w:tc>
          <w:tcPr>
            <w:tcW w:w="5238" w:type="dxa"/>
          </w:tcPr>
          <w:p w14:paraId="73908610" w14:textId="77777777" w:rsidR="009F2A51" w:rsidRDefault="00B15CC1" w:rsidP="00A45C57">
            <w:pPr>
              <w:pStyle w:val="hdr1"/>
              <w:ind w:left="0"/>
              <w:jc w:val="left"/>
              <w:rPr>
                <w:rFonts w:asciiTheme="minorHAnsi" w:hAnsiTheme="minorHAnsi"/>
                <w:sz w:val="20"/>
              </w:rPr>
            </w:pPr>
            <w:r w:rsidRPr="0095359C">
              <w:rPr>
                <w:rFonts w:asciiTheme="minorHAnsi" w:hAnsiTheme="minorHAnsi"/>
                <w:sz w:val="20"/>
              </w:rPr>
              <w:t>5.0 BRL and BRN feeds added. TFS 6145.</w:t>
            </w:r>
          </w:p>
          <w:p w14:paraId="0A741931" w14:textId="77777777" w:rsidR="003B16DA" w:rsidRPr="003B16DA" w:rsidRDefault="003B16DA" w:rsidP="00CD2559">
            <w:pPr>
              <w:pStyle w:val="hdr1"/>
              <w:ind w:left="0"/>
              <w:rPr>
                <w:rFonts w:asciiTheme="minorHAnsi" w:hAnsiTheme="minorHAnsi"/>
                <w:sz w:val="20"/>
              </w:rPr>
            </w:pPr>
            <w:r w:rsidRPr="003B16DA">
              <w:rPr>
                <w:rFonts w:asciiTheme="minorHAnsi" w:hAnsiTheme="minorHAnsi"/>
                <w:sz w:val="20"/>
              </w:rPr>
              <w:t xml:space="preserve"> 1.3 - Added 2 new files #21 and #22</w:t>
            </w:r>
          </w:p>
          <w:p w14:paraId="22F71D48" w14:textId="77777777" w:rsidR="003B16DA" w:rsidRPr="003B16DA" w:rsidRDefault="003B16DA" w:rsidP="00CD2559">
            <w:pPr>
              <w:pStyle w:val="hdr1"/>
              <w:ind w:left="0"/>
              <w:rPr>
                <w:rFonts w:asciiTheme="minorHAnsi" w:hAnsiTheme="minorHAnsi"/>
                <w:sz w:val="20"/>
              </w:rPr>
            </w:pPr>
            <w:r w:rsidRPr="003B16DA">
              <w:rPr>
                <w:rFonts w:asciiTheme="minorHAnsi" w:hAnsiTheme="minorHAnsi"/>
                <w:sz w:val="20"/>
              </w:rPr>
              <w:t xml:space="preserve"> 2.2.2.3 -Replaced package flow screen capture </w:t>
            </w:r>
          </w:p>
          <w:p w14:paraId="7D2B1AA2" w14:textId="77777777" w:rsidR="003B16DA" w:rsidRPr="0095359C" w:rsidRDefault="003B16DA" w:rsidP="003B16DA">
            <w:pPr>
              <w:pStyle w:val="hdr1"/>
              <w:ind w:left="0"/>
              <w:jc w:val="left"/>
              <w:rPr>
                <w:rFonts w:asciiTheme="minorHAnsi" w:hAnsiTheme="minorHAnsi"/>
                <w:sz w:val="20"/>
              </w:rPr>
            </w:pPr>
            <w:r w:rsidRPr="003B16DA">
              <w:rPr>
                <w:rFonts w:asciiTheme="minorHAnsi" w:hAnsiTheme="minorHAnsi"/>
                <w:sz w:val="20"/>
              </w:rPr>
              <w:t>2.2.2.3.3 - Added new step III</w:t>
            </w:r>
          </w:p>
        </w:tc>
        <w:tc>
          <w:tcPr>
            <w:tcW w:w="2790" w:type="dxa"/>
          </w:tcPr>
          <w:p w14:paraId="79A9C3FD" w14:textId="77777777" w:rsidR="009F2A51" w:rsidRPr="0095359C" w:rsidRDefault="00B15CC1" w:rsidP="00A45C57">
            <w:pPr>
              <w:pStyle w:val="hdr1"/>
              <w:ind w:left="0"/>
              <w:jc w:val="left"/>
              <w:rPr>
                <w:rFonts w:asciiTheme="minorHAnsi" w:hAnsiTheme="minorHAnsi"/>
                <w:sz w:val="20"/>
              </w:rPr>
            </w:pPr>
            <w:r w:rsidRPr="0095359C">
              <w:rPr>
                <w:rFonts w:asciiTheme="minorHAnsi" w:hAnsiTheme="minorHAnsi"/>
                <w:sz w:val="20"/>
              </w:rPr>
              <w:t>Susmitha Palacherla</w:t>
            </w:r>
          </w:p>
        </w:tc>
      </w:tr>
      <w:tr w:rsidR="009F2A51" w:rsidRPr="00D37C04" w14:paraId="381A5E52" w14:textId="77777777" w:rsidTr="00A45C57">
        <w:tc>
          <w:tcPr>
            <w:tcW w:w="1440" w:type="dxa"/>
          </w:tcPr>
          <w:p w14:paraId="655372D9" w14:textId="77777777" w:rsidR="009F2A51" w:rsidRPr="00842389" w:rsidRDefault="000165F3" w:rsidP="00A45C57">
            <w:pPr>
              <w:pStyle w:val="hdr1"/>
              <w:ind w:left="0"/>
              <w:jc w:val="left"/>
              <w:rPr>
                <w:rFonts w:asciiTheme="minorHAnsi" w:hAnsiTheme="minorHAnsi"/>
                <w:sz w:val="20"/>
              </w:rPr>
            </w:pPr>
            <w:r w:rsidRPr="00842389">
              <w:rPr>
                <w:rFonts w:asciiTheme="minorHAnsi" w:hAnsiTheme="minorHAnsi"/>
                <w:sz w:val="20"/>
              </w:rPr>
              <w:t>04/25/2017</w:t>
            </w:r>
          </w:p>
        </w:tc>
        <w:tc>
          <w:tcPr>
            <w:tcW w:w="5238" w:type="dxa"/>
          </w:tcPr>
          <w:p w14:paraId="4D69D03D" w14:textId="77777777" w:rsidR="009F2A51" w:rsidRDefault="000165F3" w:rsidP="00A45C57">
            <w:pPr>
              <w:pStyle w:val="hdr1"/>
              <w:ind w:left="0"/>
              <w:jc w:val="left"/>
              <w:rPr>
                <w:rFonts w:asciiTheme="minorHAnsi" w:hAnsiTheme="minorHAnsi"/>
                <w:sz w:val="20"/>
              </w:rPr>
            </w:pPr>
            <w:r>
              <w:rPr>
                <w:rFonts w:asciiTheme="minorHAnsi" w:hAnsiTheme="minorHAnsi"/>
                <w:sz w:val="20"/>
              </w:rPr>
              <w:t xml:space="preserve">6.0 </w:t>
            </w:r>
            <w:r w:rsidRPr="0095359C">
              <w:rPr>
                <w:rFonts w:asciiTheme="minorHAnsi" w:hAnsiTheme="minorHAnsi"/>
                <w:sz w:val="20"/>
              </w:rPr>
              <w:t>BRL and BRN feeds</w:t>
            </w:r>
            <w:r>
              <w:rPr>
                <w:rFonts w:asciiTheme="minorHAnsi" w:hAnsiTheme="minorHAnsi"/>
                <w:sz w:val="20"/>
              </w:rPr>
              <w:t xml:space="preserve"> for Quality and Sup </w:t>
            </w:r>
            <w:r w:rsidRPr="0095359C">
              <w:rPr>
                <w:rFonts w:asciiTheme="minorHAnsi" w:hAnsiTheme="minorHAnsi"/>
                <w:sz w:val="20"/>
              </w:rPr>
              <w:t xml:space="preserve"> </w:t>
            </w:r>
            <w:r>
              <w:rPr>
                <w:rFonts w:asciiTheme="minorHAnsi" w:hAnsiTheme="minorHAnsi"/>
                <w:sz w:val="20"/>
              </w:rPr>
              <w:t xml:space="preserve">Modules </w:t>
            </w:r>
            <w:r w:rsidRPr="0095359C">
              <w:rPr>
                <w:rFonts w:asciiTheme="minorHAnsi" w:hAnsiTheme="minorHAnsi"/>
                <w:sz w:val="20"/>
              </w:rPr>
              <w:t>– TFS 6</w:t>
            </w:r>
            <w:r>
              <w:rPr>
                <w:rFonts w:asciiTheme="minorHAnsi" w:hAnsiTheme="minorHAnsi"/>
                <w:sz w:val="20"/>
              </w:rPr>
              <w:t>377</w:t>
            </w:r>
          </w:p>
          <w:p w14:paraId="6F669E8E" w14:textId="77777777" w:rsidR="000165F3" w:rsidRDefault="000165F3" w:rsidP="00A45C57">
            <w:pPr>
              <w:pStyle w:val="hdr1"/>
              <w:ind w:left="0"/>
              <w:jc w:val="left"/>
              <w:rPr>
                <w:rFonts w:asciiTheme="minorHAnsi" w:hAnsiTheme="minorHAnsi"/>
                <w:sz w:val="20"/>
              </w:rPr>
            </w:pPr>
            <w:r>
              <w:rPr>
                <w:rFonts w:asciiTheme="minorHAnsi" w:hAnsiTheme="minorHAnsi"/>
                <w:sz w:val="20"/>
              </w:rPr>
              <w:t xml:space="preserve">2.2.2.1 – </w:t>
            </w:r>
            <w:r w:rsidR="00587171">
              <w:rPr>
                <w:rFonts w:asciiTheme="minorHAnsi" w:hAnsiTheme="minorHAnsi"/>
                <w:sz w:val="20"/>
              </w:rPr>
              <w:t>Variables</w:t>
            </w:r>
            <w:r>
              <w:rPr>
                <w:rFonts w:asciiTheme="minorHAnsi" w:hAnsiTheme="minorHAnsi"/>
                <w:sz w:val="20"/>
              </w:rPr>
              <w:t xml:space="preserve"> – updated expression for </w:t>
            </w:r>
            <w:proofErr w:type="spellStart"/>
            <w:r>
              <w:rPr>
                <w:rFonts w:asciiTheme="minorHAnsi" w:hAnsiTheme="minorHAnsi"/>
                <w:sz w:val="20"/>
              </w:rPr>
              <w:t>FailMessage</w:t>
            </w:r>
            <w:proofErr w:type="spellEnd"/>
            <w:r>
              <w:rPr>
                <w:rFonts w:asciiTheme="minorHAnsi" w:hAnsiTheme="minorHAnsi"/>
                <w:sz w:val="20"/>
              </w:rPr>
              <w:t xml:space="preserve"> to add file name.</w:t>
            </w:r>
          </w:p>
          <w:p w14:paraId="4EDDAB17" w14:textId="77777777" w:rsidR="00EA5B9C" w:rsidRPr="003B16DA" w:rsidRDefault="00EA5B9C" w:rsidP="00EA5B9C">
            <w:pPr>
              <w:pStyle w:val="hdr1"/>
              <w:ind w:left="0"/>
              <w:rPr>
                <w:rFonts w:asciiTheme="minorHAnsi" w:hAnsiTheme="minorHAnsi"/>
                <w:sz w:val="20"/>
              </w:rPr>
            </w:pPr>
            <w:r w:rsidRPr="003B16DA">
              <w:rPr>
                <w:rFonts w:asciiTheme="minorHAnsi" w:hAnsiTheme="minorHAnsi"/>
                <w:sz w:val="20"/>
              </w:rPr>
              <w:t xml:space="preserve">2.2.2.3 -Replaced package flow screen capture </w:t>
            </w:r>
          </w:p>
          <w:p w14:paraId="28F974C9" w14:textId="77777777" w:rsidR="00EA5B9C" w:rsidRDefault="00EA5B9C" w:rsidP="00A45C57">
            <w:pPr>
              <w:pStyle w:val="hdr1"/>
              <w:ind w:left="0"/>
              <w:jc w:val="left"/>
              <w:rPr>
                <w:rFonts w:asciiTheme="minorHAnsi" w:hAnsiTheme="minorHAnsi"/>
                <w:sz w:val="20"/>
              </w:rPr>
            </w:pPr>
            <w:r>
              <w:rPr>
                <w:rFonts w:asciiTheme="minorHAnsi" w:hAnsiTheme="minorHAnsi"/>
                <w:sz w:val="20"/>
              </w:rPr>
              <w:t>2.2.2.4 Added new section describing containers</w:t>
            </w:r>
          </w:p>
          <w:p w14:paraId="05021E49" w14:textId="77777777" w:rsidR="00EA5B9C" w:rsidRDefault="00EA5B9C" w:rsidP="00A45C57">
            <w:pPr>
              <w:pStyle w:val="hdr1"/>
              <w:ind w:left="0"/>
              <w:jc w:val="left"/>
              <w:rPr>
                <w:rFonts w:asciiTheme="minorHAnsi" w:hAnsiTheme="minorHAnsi"/>
                <w:sz w:val="20"/>
              </w:rPr>
            </w:pPr>
            <w:r>
              <w:rPr>
                <w:rFonts w:asciiTheme="minorHAnsi" w:hAnsiTheme="minorHAnsi"/>
                <w:sz w:val="20"/>
              </w:rPr>
              <w:t>2.2.2.5 updated workflow to remove additional steps that were replaced with consolidated stored procedure</w:t>
            </w:r>
          </w:p>
          <w:p w14:paraId="3D509323" w14:textId="77777777" w:rsidR="00EA5B9C" w:rsidRDefault="00EA5B9C" w:rsidP="00A45C57">
            <w:pPr>
              <w:pStyle w:val="hdr1"/>
              <w:ind w:left="0"/>
              <w:jc w:val="left"/>
              <w:rPr>
                <w:rFonts w:asciiTheme="minorHAnsi" w:hAnsiTheme="minorHAnsi"/>
                <w:sz w:val="20"/>
              </w:rPr>
            </w:pPr>
            <w:r>
              <w:rPr>
                <w:rFonts w:asciiTheme="minorHAnsi" w:hAnsiTheme="minorHAnsi"/>
                <w:sz w:val="20"/>
              </w:rPr>
              <w:t>2.2.4 Added 2 new stored procedures and updated description</w:t>
            </w:r>
          </w:p>
          <w:p w14:paraId="57297D88" w14:textId="77777777" w:rsidR="00EA5B9C" w:rsidRPr="00842389" w:rsidRDefault="00EA5B9C" w:rsidP="00A45C57">
            <w:pPr>
              <w:pStyle w:val="hdr1"/>
              <w:ind w:left="0"/>
              <w:jc w:val="left"/>
              <w:rPr>
                <w:rFonts w:asciiTheme="minorHAnsi" w:hAnsiTheme="minorHAnsi"/>
                <w:sz w:val="20"/>
              </w:rPr>
            </w:pPr>
            <w:r>
              <w:rPr>
                <w:rFonts w:asciiTheme="minorHAnsi" w:hAnsiTheme="minorHAnsi"/>
                <w:sz w:val="20"/>
              </w:rPr>
              <w:t>2.2.5 Updated description on function</w:t>
            </w:r>
          </w:p>
        </w:tc>
        <w:tc>
          <w:tcPr>
            <w:tcW w:w="2790" w:type="dxa"/>
          </w:tcPr>
          <w:p w14:paraId="6DC19FBF" w14:textId="77777777" w:rsidR="009F2A51" w:rsidRPr="00842389" w:rsidRDefault="000165F3" w:rsidP="00A45C57">
            <w:pPr>
              <w:pStyle w:val="hdr1"/>
              <w:ind w:left="0"/>
              <w:jc w:val="left"/>
              <w:rPr>
                <w:rFonts w:asciiTheme="minorHAnsi" w:hAnsiTheme="minorHAnsi"/>
                <w:sz w:val="20"/>
              </w:rPr>
            </w:pPr>
            <w:r w:rsidRPr="00842389">
              <w:rPr>
                <w:rFonts w:asciiTheme="minorHAnsi" w:hAnsiTheme="minorHAnsi"/>
                <w:sz w:val="20"/>
              </w:rPr>
              <w:t>Susmitha Palacherla</w:t>
            </w:r>
          </w:p>
        </w:tc>
      </w:tr>
      <w:tr w:rsidR="00917A1A" w:rsidRPr="00D37C04" w14:paraId="5EB23959" w14:textId="77777777" w:rsidTr="00A45C57">
        <w:tc>
          <w:tcPr>
            <w:tcW w:w="1440" w:type="dxa"/>
          </w:tcPr>
          <w:p w14:paraId="66A1340C" w14:textId="77777777" w:rsidR="00917A1A" w:rsidRPr="00842389" w:rsidRDefault="00917A1A" w:rsidP="00917A1A">
            <w:pPr>
              <w:pStyle w:val="hdr1"/>
              <w:ind w:left="0"/>
              <w:jc w:val="left"/>
              <w:rPr>
                <w:rFonts w:asciiTheme="minorHAnsi" w:hAnsiTheme="minorHAnsi"/>
                <w:sz w:val="20"/>
              </w:rPr>
            </w:pPr>
            <w:r w:rsidRPr="00E25F26">
              <w:rPr>
                <w:rFonts w:asciiTheme="minorHAnsi" w:hAnsiTheme="minorHAnsi"/>
                <w:sz w:val="20"/>
              </w:rPr>
              <w:t>8/14/2017</w:t>
            </w:r>
          </w:p>
        </w:tc>
        <w:tc>
          <w:tcPr>
            <w:tcW w:w="5238" w:type="dxa"/>
          </w:tcPr>
          <w:p w14:paraId="51569C68" w14:textId="77777777" w:rsidR="00917A1A" w:rsidRPr="00842389" w:rsidRDefault="00917A1A" w:rsidP="00917A1A">
            <w:pPr>
              <w:pStyle w:val="hdr1"/>
              <w:ind w:left="0"/>
              <w:jc w:val="left"/>
              <w:rPr>
                <w:rFonts w:asciiTheme="minorHAnsi" w:hAnsiTheme="minorHAnsi"/>
                <w:sz w:val="20"/>
              </w:rPr>
            </w:pPr>
            <w:r w:rsidRPr="00E25F26">
              <w:rPr>
                <w:rFonts w:asciiTheme="minorHAnsi" w:hAnsiTheme="minorHAnsi"/>
                <w:sz w:val="20"/>
              </w:rPr>
              <w:t>TFS 7105 – Upgrade to SQL Server 2012</w:t>
            </w:r>
          </w:p>
        </w:tc>
        <w:tc>
          <w:tcPr>
            <w:tcW w:w="2790" w:type="dxa"/>
          </w:tcPr>
          <w:p w14:paraId="02BB18C7" w14:textId="77777777" w:rsidR="00917A1A" w:rsidRPr="00842389" w:rsidRDefault="00917A1A" w:rsidP="00917A1A">
            <w:pPr>
              <w:pStyle w:val="hdr1"/>
              <w:ind w:left="0"/>
              <w:jc w:val="left"/>
              <w:rPr>
                <w:rFonts w:asciiTheme="minorHAnsi" w:hAnsiTheme="minorHAnsi"/>
                <w:sz w:val="20"/>
              </w:rPr>
            </w:pPr>
            <w:r w:rsidRPr="00E25F26">
              <w:rPr>
                <w:rFonts w:asciiTheme="minorHAnsi" w:hAnsiTheme="minorHAnsi"/>
                <w:sz w:val="20"/>
              </w:rPr>
              <w:t>Susmitha Palacherla</w:t>
            </w:r>
          </w:p>
        </w:tc>
      </w:tr>
      <w:tr w:rsidR="0054008E" w:rsidRPr="00D37C04" w14:paraId="71353910" w14:textId="77777777" w:rsidTr="00A45C57">
        <w:tc>
          <w:tcPr>
            <w:tcW w:w="1440" w:type="dxa"/>
          </w:tcPr>
          <w:p w14:paraId="764EE7DE" w14:textId="77777777" w:rsidR="0054008E" w:rsidRPr="0054008E" w:rsidRDefault="0054008E" w:rsidP="0054008E">
            <w:pPr>
              <w:pStyle w:val="hdr1"/>
              <w:ind w:left="0"/>
              <w:jc w:val="left"/>
              <w:rPr>
                <w:rFonts w:asciiTheme="minorHAnsi" w:hAnsiTheme="minorHAnsi"/>
                <w:sz w:val="20"/>
              </w:rPr>
            </w:pPr>
            <w:r>
              <w:rPr>
                <w:rFonts w:asciiTheme="minorHAnsi" w:hAnsiTheme="minorHAnsi"/>
                <w:sz w:val="20"/>
              </w:rPr>
              <w:lastRenderedPageBreak/>
              <w:t>12/29/</w:t>
            </w:r>
            <w:r w:rsidRPr="00EA2F09">
              <w:rPr>
                <w:rFonts w:asciiTheme="minorHAnsi" w:hAnsiTheme="minorHAnsi"/>
                <w:sz w:val="20"/>
              </w:rPr>
              <w:t>2017</w:t>
            </w:r>
          </w:p>
        </w:tc>
        <w:tc>
          <w:tcPr>
            <w:tcW w:w="5238" w:type="dxa"/>
          </w:tcPr>
          <w:p w14:paraId="4C222D01" w14:textId="77777777" w:rsidR="0054008E" w:rsidRPr="0054008E" w:rsidRDefault="0054008E">
            <w:pPr>
              <w:pStyle w:val="hdr1"/>
              <w:ind w:left="0"/>
              <w:jc w:val="left"/>
              <w:rPr>
                <w:rFonts w:asciiTheme="minorHAnsi" w:hAnsiTheme="minorHAnsi"/>
                <w:sz w:val="20"/>
              </w:rPr>
            </w:pPr>
            <w:r w:rsidRPr="00EA2F09">
              <w:rPr>
                <w:rFonts w:asciiTheme="minorHAnsi" w:hAnsiTheme="minorHAnsi"/>
                <w:sz w:val="20"/>
              </w:rPr>
              <w:t xml:space="preserve">TFS </w:t>
            </w:r>
            <w:r>
              <w:rPr>
                <w:rFonts w:asciiTheme="minorHAnsi" w:hAnsiTheme="minorHAnsi"/>
                <w:sz w:val="20"/>
              </w:rPr>
              <w:t>9451</w:t>
            </w:r>
            <w:r w:rsidRPr="00EA2F09">
              <w:rPr>
                <w:rFonts w:asciiTheme="minorHAnsi" w:hAnsiTheme="minorHAnsi"/>
                <w:sz w:val="20"/>
              </w:rPr>
              <w:t xml:space="preserve"> – </w:t>
            </w:r>
            <w:r w:rsidRPr="0054008E">
              <w:rPr>
                <w:rFonts w:asciiTheme="minorHAnsi" w:hAnsiTheme="minorHAnsi"/>
                <w:sz w:val="20"/>
              </w:rPr>
              <w:t xml:space="preserve"> update documentation to show new OMR report code IAEF</w:t>
            </w:r>
          </w:p>
        </w:tc>
        <w:tc>
          <w:tcPr>
            <w:tcW w:w="2790" w:type="dxa"/>
          </w:tcPr>
          <w:p w14:paraId="562554DB" w14:textId="77777777" w:rsidR="0054008E" w:rsidRPr="0054008E" w:rsidRDefault="0054008E" w:rsidP="0054008E">
            <w:pPr>
              <w:pStyle w:val="hdr1"/>
              <w:ind w:left="0"/>
              <w:jc w:val="left"/>
              <w:rPr>
                <w:rFonts w:asciiTheme="minorHAnsi" w:hAnsiTheme="minorHAnsi"/>
                <w:sz w:val="20"/>
              </w:rPr>
            </w:pPr>
            <w:r w:rsidRPr="00EA2F09">
              <w:rPr>
                <w:rFonts w:asciiTheme="minorHAnsi" w:hAnsiTheme="minorHAnsi"/>
                <w:sz w:val="20"/>
              </w:rPr>
              <w:t>Susmitha Palacherla</w:t>
            </w:r>
          </w:p>
        </w:tc>
      </w:tr>
      <w:tr w:rsidR="00E25F26" w:rsidRPr="00D37C04" w14:paraId="67E4FB76" w14:textId="77777777" w:rsidTr="00A45C57">
        <w:tc>
          <w:tcPr>
            <w:tcW w:w="1440" w:type="dxa"/>
          </w:tcPr>
          <w:p w14:paraId="21DAFD0C" w14:textId="77777777" w:rsidR="00E25F26" w:rsidRDefault="00E25F26" w:rsidP="00E25F26">
            <w:pPr>
              <w:pStyle w:val="hdr1"/>
              <w:ind w:left="0"/>
              <w:jc w:val="left"/>
              <w:rPr>
                <w:rFonts w:asciiTheme="minorHAnsi" w:hAnsiTheme="minorHAnsi"/>
                <w:sz w:val="20"/>
              </w:rPr>
            </w:pPr>
            <w:r>
              <w:rPr>
                <w:rFonts w:asciiTheme="minorHAnsi" w:hAnsiTheme="minorHAnsi"/>
                <w:sz w:val="20"/>
              </w:rPr>
              <w:t>01/02/2018</w:t>
            </w:r>
          </w:p>
        </w:tc>
        <w:tc>
          <w:tcPr>
            <w:tcW w:w="5238" w:type="dxa"/>
          </w:tcPr>
          <w:p w14:paraId="692A6DEE" w14:textId="77777777" w:rsidR="00E25F26" w:rsidRPr="00EA2F09" w:rsidRDefault="00E25F26" w:rsidP="00E25F26">
            <w:pPr>
              <w:pStyle w:val="hdr1"/>
              <w:ind w:left="0"/>
              <w:jc w:val="left"/>
              <w:rPr>
                <w:rFonts w:asciiTheme="minorHAnsi" w:hAnsiTheme="minorHAnsi"/>
                <w:sz w:val="20"/>
              </w:rPr>
            </w:pPr>
            <w:r w:rsidRPr="003F421D">
              <w:rPr>
                <w:rFonts w:asciiTheme="minorHAnsi" w:hAnsiTheme="minorHAnsi"/>
                <w:sz w:val="20"/>
              </w:rPr>
              <w:t>TFS 7854 – Encryption related changes for feed files and staging tables</w:t>
            </w:r>
          </w:p>
        </w:tc>
        <w:tc>
          <w:tcPr>
            <w:tcW w:w="2790" w:type="dxa"/>
          </w:tcPr>
          <w:p w14:paraId="1BC8229F" w14:textId="77777777" w:rsidR="00E25F26" w:rsidRPr="00EA2F09" w:rsidRDefault="00E25F26" w:rsidP="00E25F26">
            <w:pPr>
              <w:pStyle w:val="hdr1"/>
              <w:ind w:left="0"/>
              <w:jc w:val="left"/>
              <w:rPr>
                <w:rFonts w:asciiTheme="minorHAnsi" w:hAnsiTheme="minorHAnsi"/>
                <w:sz w:val="20"/>
              </w:rPr>
            </w:pPr>
            <w:r w:rsidRPr="00EA2F09">
              <w:rPr>
                <w:rFonts w:asciiTheme="minorHAnsi" w:hAnsiTheme="minorHAnsi"/>
                <w:sz w:val="20"/>
              </w:rPr>
              <w:t>Susmitha Palacherla</w:t>
            </w:r>
          </w:p>
        </w:tc>
      </w:tr>
      <w:tr w:rsidR="00C55BF9" w:rsidRPr="00D37C04" w14:paraId="2F3E4D44" w14:textId="77777777" w:rsidTr="00A45C57">
        <w:tc>
          <w:tcPr>
            <w:tcW w:w="1440" w:type="dxa"/>
          </w:tcPr>
          <w:p w14:paraId="568FC591" w14:textId="77777777" w:rsidR="00C55BF9" w:rsidRDefault="00FF490B" w:rsidP="00E25F26">
            <w:pPr>
              <w:pStyle w:val="hdr1"/>
              <w:ind w:left="0"/>
              <w:jc w:val="left"/>
              <w:rPr>
                <w:rFonts w:asciiTheme="minorHAnsi" w:hAnsiTheme="minorHAnsi"/>
                <w:sz w:val="20"/>
              </w:rPr>
            </w:pPr>
            <w:r>
              <w:rPr>
                <w:rFonts w:asciiTheme="minorHAnsi" w:hAnsiTheme="minorHAnsi"/>
                <w:sz w:val="20"/>
              </w:rPr>
              <w:t>7/31/2018</w:t>
            </w:r>
          </w:p>
        </w:tc>
        <w:tc>
          <w:tcPr>
            <w:tcW w:w="5238" w:type="dxa"/>
          </w:tcPr>
          <w:p w14:paraId="649B3480" w14:textId="77777777" w:rsidR="00C55BF9" w:rsidRDefault="00C55BF9" w:rsidP="00E25F26">
            <w:pPr>
              <w:pStyle w:val="hdr1"/>
              <w:ind w:left="0"/>
              <w:jc w:val="left"/>
              <w:rPr>
                <w:rFonts w:asciiTheme="minorHAnsi" w:hAnsiTheme="minorHAnsi"/>
                <w:sz w:val="20"/>
              </w:rPr>
            </w:pPr>
            <w:r>
              <w:rPr>
                <w:rFonts w:asciiTheme="minorHAnsi" w:hAnsiTheme="minorHAnsi"/>
                <w:sz w:val="20"/>
              </w:rPr>
              <w:t>TFS 11451 – Section 1.3 Source Files</w:t>
            </w:r>
          </w:p>
          <w:p w14:paraId="3139F0C3" w14:textId="77777777" w:rsidR="00C55BF9" w:rsidRDefault="00C55BF9" w:rsidP="00E25F26">
            <w:pPr>
              <w:pStyle w:val="hdr1"/>
              <w:ind w:left="0"/>
              <w:jc w:val="left"/>
              <w:rPr>
                <w:rFonts w:asciiTheme="minorHAnsi" w:hAnsiTheme="minorHAnsi"/>
                <w:sz w:val="20"/>
              </w:rPr>
            </w:pPr>
            <w:r>
              <w:rPr>
                <w:rFonts w:asciiTheme="minorHAnsi" w:hAnsiTheme="minorHAnsi"/>
                <w:sz w:val="20"/>
              </w:rPr>
              <w:t>Added # 25 for PBH Feed.</w:t>
            </w:r>
          </w:p>
          <w:p w14:paraId="16D62FA6" w14:textId="77777777" w:rsidR="00C55BF9" w:rsidRPr="003F421D" w:rsidRDefault="00C55BF9" w:rsidP="00E25F26">
            <w:pPr>
              <w:pStyle w:val="hdr1"/>
              <w:ind w:left="0"/>
              <w:jc w:val="left"/>
              <w:rPr>
                <w:rFonts w:asciiTheme="minorHAnsi" w:hAnsiTheme="minorHAnsi"/>
                <w:sz w:val="20"/>
              </w:rPr>
            </w:pPr>
            <w:r>
              <w:rPr>
                <w:rFonts w:asciiTheme="minorHAnsi" w:hAnsiTheme="minorHAnsi"/>
                <w:sz w:val="20"/>
              </w:rPr>
              <w:t>(Also added missing #23 and #24 for MSR and MSRS and fixed coaching Reason for older entries)</w:t>
            </w:r>
          </w:p>
        </w:tc>
        <w:tc>
          <w:tcPr>
            <w:tcW w:w="2790" w:type="dxa"/>
          </w:tcPr>
          <w:p w14:paraId="31EEBFBC" w14:textId="77777777" w:rsidR="00C55BF9" w:rsidRPr="00EA2F09" w:rsidRDefault="00C55BF9" w:rsidP="00E25F26">
            <w:pPr>
              <w:pStyle w:val="hdr1"/>
              <w:ind w:left="0"/>
              <w:jc w:val="left"/>
              <w:rPr>
                <w:rFonts w:asciiTheme="minorHAnsi" w:hAnsiTheme="minorHAnsi"/>
                <w:sz w:val="20"/>
              </w:rPr>
            </w:pPr>
            <w:r w:rsidRPr="00EA2F09">
              <w:rPr>
                <w:rFonts w:asciiTheme="minorHAnsi" w:hAnsiTheme="minorHAnsi"/>
                <w:sz w:val="20"/>
              </w:rPr>
              <w:t>Susmitha Palacherla</w:t>
            </w:r>
          </w:p>
        </w:tc>
      </w:tr>
      <w:tr w:rsidR="00FF490B" w:rsidRPr="00D37C04" w14:paraId="2ABC4402" w14:textId="77777777" w:rsidTr="00A45C57">
        <w:tc>
          <w:tcPr>
            <w:tcW w:w="1440" w:type="dxa"/>
          </w:tcPr>
          <w:p w14:paraId="0426E580" w14:textId="77777777" w:rsidR="00FF490B" w:rsidRDefault="00FF490B" w:rsidP="00E25F26">
            <w:pPr>
              <w:pStyle w:val="hdr1"/>
              <w:ind w:left="0"/>
              <w:jc w:val="left"/>
              <w:rPr>
                <w:rFonts w:asciiTheme="minorHAnsi" w:hAnsiTheme="minorHAnsi"/>
                <w:sz w:val="20"/>
              </w:rPr>
            </w:pPr>
            <w:r>
              <w:rPr>
                <w:rFonts w:asciiTheme="minorHAnsi" w:hAnsiTheme="minorHAnsi"/>
                <w:sz w:val="20"/>
              </w:rPr>
              <w:t>7/8/2019</w:t>
            </w:r>
          </w:p>
        </w:tc>
        <w:tc>
          <w:tcPr>
            <w:tcW w:w="5238" w:type="dxa"/>
          </w:tcPr>
          <w:p w14:paraId="633F1107" w14:textId="77777777" w:rsidR="00FF490B" w:rsidRDefault="00FF490B" w:rsidP="00E25F26">
            <w:pPr>
              <w:pStyle w:val="hdr1"/>
              <w:ind w:left="0"/>
              <w:jc w:val="left"/>
              <w:rPr>
                <w:rFonts w:asciiTheme="minorHAnsi" w:hAnsiTheme="minorHAnsi"/>
                <w:sz w:val="20"/>
              </w:rPr>
            </w:pPr>
            <w:r w:rsidRPr="0026146F">
              <w:rPr>
                <w:rFonts w:asciiTheme="minorHAnsi" w:hAnsiTheme="minorHAnsi"/>
                <w:sz w:val="20"/>
              </w:rPr>
              <w:t>TFS 14108 – New process for OMR Short Calls handling</w:t>
            </w:r>
          </w:p>
        </w:tc>
        <w:tc>
          <w:tcPr>
            <w:tcW w:w="2790" w:type="dxa"/>
          </w:tcPr>
          <w:p w14:paraId="057D15DC" w14:textId="77777777" w:rsidR="00FF490B" w:rsidRPr="00EA2F09" w:rsidRDefault="00FF490B" w:rsidP="00E25F26">
            <w:pPr>
              <w:pStyle w:val="hdr1"/>
              <w:ind w:left="0"/>
              <w:jc w:val="left"/>
              <w:rPr>
                <w:rFonts w:asciiTheme="minorHAnsi" w:hAnsiTheme="minorHAnsi"/>
                <w:sz w:val="20"/>
              </w:rPr>
            </w:pPr>
            <w:r w:rsidRPr="00EA2F09">
              <w:rPr>
                <w:rFonts w:asciiTheme="minorHAnsi" w:hAnsiTheme="minorHAnsi"/>
                <w:sz w:val="20"/>
              </w:rPr>
              <w:t>Susmitha Palacherla</w:t>
            </w:r>
          </w:p>
        </w:tc>
      </w:tr>
      <w:tr w:rsidR="0026146F" w:rsidRPr="00D37C04" w14:paraId="302D7EA5" w14:textId="77777777" w:rsidTr="00A45C57">
        <w:tc>
          <w:tcPr>
            <w:tcW w:w="1440" w:type="dxa"/>
          </w:tcPr>
          <w:p w14:paraId="1389C537" w14:textId="77777777" w:rsidR="0026146F" w:rsidRDefault="0026146F" w:rsidP="0026146F">
            <w:pPr>
              <w:pStyle w:val="hdr1"/>
              <w:ind w:left="0"/>
              <w:jc w:val="left"/>
              <w:rPr>
                <w:rFonts w:asciiTheme="minorHAnsi" w:hAnsiTheme="minorHAnsi"/>
                <w:sz w:val="20"/>
              </w:rPr>
            </w:pPr>
            <w:r w:rsidRPr="00450174">
              <w:rPr>
                <w:rFonts w:asciiTheme="minorHAnsi" w:hAnsiTheme="minorHAnsi"/>
                <w:sz w:val="20"/>
              </w:rPr>
              <w:t>07/10/2019</w:t>
            </w:r>
          </w:p>
        </w:tc>
        <w:tc>
          <w:tcPr>
            <w:tcW w:w="5238" w:type="dxa"/>
          </w:tcPr>
          <w:p w14:paraId="275F8335" w14:textId="77777777" w:rsidR="0026146F" w:rsidRPr="0026146F" w:rsidRDefault="0026146F" w:rsidP="0026146F">
            <w:pPr>
              <w:pStyle w:val="hdr1"/>
              <w:ind w:left="0"/>
              <w:jc w:val="left"/>
              <w:rPr>
                <w:rFonts w:asciiTheme="minorHAnsi" w:hAnsiTheme="minorHAnsi"/>
                <w:sz w:val="20"/>
              </w:rPr>
            </w:pPr>
            <w:r w:rsidRPr="00450174">
              <w:rPr>
                <w:rFonts w:asciiTheme="minorHAnsi" w:hAnsiTheme="minorHAnsi"/>
                <w:sz w:val="20"/>
              </w:rPr>
              <w:t>TFS 14706 - Switch smtpout.gdit.com to ironport.maximus.com</w:t>
            </w:r>
          </w:p>
        </w:tc>
        <w:tc>
          <w:tcPr>
            <w:tcW w:w="2790" w:type="dxa"/>
          </w:tcPr>
          <w:p w14:paraId="163952E3" w14:textId="77777777" w:rsidR="0026146F" w:rsidRPr="00EA2F09" w:rsidRDefault="0026146F" w:rsidP="0026146F">
            <w:pPr>
              <w:pStyle w:val="hdr1"/>
              <w:ind w:left="0"/>
              <w:jc w:val="left"/>
              <w:rPr>
                <w:rFonts w:asciiTheme="minorHAnsi" w:hAnsiTheme="minorHAnsi"/>
                <w:sz w:val="20"/>
              </w:rPr>
            </w:pPr>
            <w:r w:rsidRPr="00450174">
              <w:rPr>
                <w:rFonts w:asciiTheme="minorHAnsi" w:hAnsiTheme="minorHAnsi"/>
                <w:sz w:val="20"/>
              </w:rPr>
              <w:t>Susmitha Palacherla</w:t>
            </w:r>
          </w:p>
        </w:tc>
      </w:tr>
      <w:tr w:rsidR="00136019" w:rsidRPr="00D37C04" w14:paraId="6FBE5737" w14:textId="77777777" w:rsidTr="00A45C57">
        <w:tc>
          <w:tcPr>
            <w:tcW w:w="1440" w:type="dxa"/>
          </w:tcPr>
          <w:p w14:paraId="5C6051E9" w14:textId="77777777" w:rsidR="00136019" w:rsidRPr="00450174" w:rsidRDefault="00136019" w:rsidP="00136019">
            <w:pPr>
              <w:pStyle w:val="hdr1"/>
              <w:ind w:left="0"/>
              <w:jc w:val="left"/>
              <w:rPr>
                <w:rFonts w:asciiTheme="minorHAnsi" w:hAnsiTheme="minorHAnsi"/>
                <w:sz w:val="20"/>
              </w:rPr>
            </w:pPr>
            <w:r w:rsidRPr="00450174">
              <w:rPr>
                <w:rFonts w:asciiTheme="minorHAnsi" w:hAnsiTheme="minorHAnsi"/>
                <w:sz w:val="20"/>
              </w:rPr>
              <w:t>7/29/2020</w:t>
            </w:r>
          </w:p>
        </w:tc>
        <w:tc>
          <w:tcPr>
            <w:tcW w:w="5238" w:type="dxa"/>
          </w:tcPr>
          <w:p w14:paraId="76334CE8" w14:textId="5F3B7334" w:rsidR="00136019" w:rsidRPr="00450174" w:rsidRDefault="00136019">
            <w:pPr>
              <w:pStyle w:val="hdr1"/>
              <w:ind w:left="0"/>
              <w:jc w:val="left"/>
              <w:rPr>
                <w:rFonts w:asciiTheme="minorHAnsi" w:hAnsiTheme="minorHAnsi"/>
                <w:sz w:val="20"/>
              </w:rPr>
            </w:pPr>
            <w:r w:rsidRPr="00450174">
              <w:rPr>
                <w:rFonts w:asciiTheme="minorHAnsi" w:hAnsiTheme="minorHAnsi"/>
                <w:sz w:val="20"/>
              </w:rPr>
              <w:t xml:space="preserve">TFS 17716 - Removed company specific references </w:t>
            </w:r>
          </w:p>
        </w:tc>
        <w:tc>
          <w:tcPr>
            <w:tcW w:w="2790" w:type="dxa"/>
          </w:tcPr>
          <w:p w14:paraId="291A4463" w14:textId="77777777" w:rsidR="00136019" w:rsidRPr="00450174" w:rsidRDefault="00136019" w:rsidP="00136019">
            <w:pPr>
              <w:pStyle w:val="hdr1"/>
              <w:ind w:left="0"/>
              <w:jc w:val="left"/>
              <w:rPr>
                <w:rFonts w:asciiTheme="minorHAnsi" w:hAnsiTheme="minorHAnsi"/>
                <w:sz w:val="20"/>
              </w:rPr>
            </w:pPr>
            <w:r w:rsidRPr="00450174">
              <w:rPr>
                <w:rFonts w:asciiTheme="minorHAnsi" w:hAnsiTheme="minorHAnsi"/>
                <w:sz w:val="20"/>
              </w:rPr>
              <w:t>Susmitha Palacherla</w:t>
            </w:r>
          </w:p>
        </w:tc>
      </w:tr>
      <w:tr w:rsidR="00A038E4" w:rsidRPr="00D37C04" w14:paraId="3AA2B0FD" w14:textId="77777777" w:rsidTr="00A45C57">
        <w:trPr>
          <w:ins w:id="4" w:author="Palacherla, Susmitha C" w:date="2021-04-19T18:40:00Z"/>
        </w:trPr>
        <w:tc>
          <w:tcPr>
            <w:tcW w:w="1440" w:type="dxa"/>
          </w:tcPr>
          <w:p w14:paraId="23ADCBE2" w14:textId="4ACB71DB" w:rsidR="00A038E4" w:rsidRPr="00450174" w:rsidRDefault="00A038E4" w:rsidP="00A038E4">
            <w:pPr>
              <w:pStyle w:val="hdr1"/>
              <w:ind w:left="0"/>
              <w:jc w:val="left"/>
              <w:rPr>
                <w:ins w:id="5" w:author="Palacherla, Susmitha C" w:date="2021-04-19T18:40:00Z"/>
                <w:rFonts w:asciiTheme="minorHAnsi" w:hAnsiTheme="minorHAnsi"/>
                <w:sz w:val="20"/>
              </w:rPr>
            </w:pPr>
            <w:ins w:id="6" w:author="Palacherla, Susmitha C" w:date="2021-04-19T18:40:00Z">
              <w:r>
                <w:t>4/19/2021</w:t>
              </w:r>
            </w:ins>
          </w:p>
        </w:tc>
        <w:tc>
          <w:tcPr>
            <w:tcW w:w="5238" w:type="dxa"/>
          </w:tcPr>
          <w:p w14:paraId="5D73561F" w14:textId="79DBBE8A" w:rsidR="00A038E4" w:rsidRPr="00450174" w:rsidRDefault="00A038E4" w:rsidP="00A038E4">
            <w:pPr>
              <w:pStyle w:val="hdr1"/>
              <w:ind w:left="0"/>
              <w:jc w:val="left"/>
              <w:rPr>
                <w:ins w:id="7" w:author="Palacherla, Susmitha C" w:date="2021-04-19T18:40:00Z"/>
                <w:rFonts w:asciiTheme="minorHAnsi" w:hAnsiTheme="minorHAnsi"/>
                <w:sz w:val="20"/>
              </w:rPr>
            </w:pPr>
            <w:ins w:id="8" w:author="Palacherla, Susmitha C" w:date="2021-04-19T18:40:00Z">
              <w:r>
                <w:t>TFS 20677 -  AD island to AD AWS environment changes</w:t>
              </w:r>
            </w:ins>
          </w:p>
        </w:tc>
        <w:tc>
          <w:tcPr>
            <w:tcW w:w="2790" w:type="dxa"/>
          </w:tcPr>
          <w:p w14:paraId="2CBBC5DE" w14:textId="7E29A81E" w:rsidR="00A038E4" w:rsidRPr="00450174" w:rsidRDefault="00A038E4" w:rsidP="00A038E4">
            <w:pPr>
              <w:pStyle w:val="hdr1"/>
              <w:ind w:left="0"/>
              <w:jc w:val="left"/>
              <w:rPr>
                <w:ins w:id="9" w:author="Palacherla, Susmitha C" w:date="2021-04-19T18:40:00Z"/>
                <w:rFonts w:asciiTheme="minorHAnsi" w:hAnsiTheme="minorHAnsi"/>
                <w:sz w:val="20"/>
              </w:rPr>
            </w:pPr>
            <w:ins w:id="10" w:author="Palacherla, Susmitha C" w:date="2021-04-19T18:40:00Z">
              <w:r w:rsidRPr="00585627">
                <w:t>Susmitha Palacherla</w:t>
              </w:r>
            </w:ins>
          </w:p>
        </w:tc>
      </w:tr>
    </w:tbl>
    <w:p w14:paraId="7424BD3B" w14:textId="77777777" w:rsidR="009F2A51" w:rsidRPr="002431EB" w:rsidRDefault="009F2A51" w:rsidP="009F2A51">
      <w:pPr>
        <w:pStyle w:val="BodyText"/>
      </w:pPr>
    </w:p>
    <w:p w14:paraId="407C8223" w14:textId="77777777" w:rsidR="00A96E41" w:rsidRDefault="009F2A51" w:rsidP="009F2A51">
      <w:pPr>
        <w:widowControl w:val="0"/>
        <w:autoSpaceDE w:val="0"/>
        <w:autoSpaceDN w:val="0"/>
        <w:adjustRightInd w:val="0"/>
        <w:spacing w:after="0" w:line="240" w:lineRule="auto"/>
      </w:pPr>
      <w:bookmarkStart w:id="11" w:name="_Toc434743870"/>
      <w:r w:rsidRPr="002431EB">
        <w:br w:type="page"/>
      </w:r>
      <w:bookmarkEnd w:id="11"/>
    </w:p>
    <w:sdt>
      <w:sdtPr>
        <w:rPr>
          <w:rFonts w:ascii="Calibri" w:eastAsia="Times New Roman" w:hAnsi="Calibri" w:cs="Times New Roman"/>
          <w:b w:val="0"/>
          <w:bCs w:val="0"/>
          <w:color w:val="auto"/>
          <w:sz w:val="22"/>
          <w:szCs w:val="22"/>
          <w:lang w:eastAsia="en-US"/>
        </w:rPr>
        <w:id w:val="-59256878"/>
        <w:docPartObj>
          <w:docPartGallery w:val="Table of Contents"/>
          <w:docPartUnique/>
        </w:docPartObj>
      </w:sdtPr>
      <w:sdtEndPr>
        <w:rPr>
          <w:noProof/>
        </w:rPr>
      </w:sdtEndPr>
      <w:sdtContent>
        <w:p w14:paraId="03993C61" w14:textId="77777777" w:rsidR="00481F6E" w:rsidRDefault="00481F6E">
          <w:pPr>
            <w:pStyle w:val="TOCHeading"/>
          </w:pPr>
          <w:r>
            <w:t>Contents</w:t>
          </w:r>
        </w:p>
        <w:p w14:paraId="28AE098A" w14:textId="77777777" w:rsidR="00BE2FE1" w:rsidRDefault="00481F6E">
          <w:pPr>
            <w:pStyle w:val="TOC1"/>
            <w:tabs>
              <w:tab w:val="left" w:pos="440"/>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503949770" w:history="1">
            <w:r w:rsidR="00BE2FE1" w:rsidRPr="00117F1C">
              <w:rPr>
                <w:rStyle w:val="Hyperlink"/>
                <w:noProof/>
              </w:rPr>
              <w:t>1.</w:t>
            </w:r>
            <w:r w:rsidR="00BE2FE1">
              <w:rPr>
                <w:rFonts w:asciiTheme="minorHAnsi" w:eastAsiaTheme="minorEastAsia" w:hAnsiTheme="minorHAnsi" w:cstheme="minorBidi"/>
                <w:noProof/>
              </w:rPr>
              <w:tab/>
            </w:r>
            <w:r w:rsidR="00BE2FE1" w:rsidRPr="00117F1C">
              <w:rPr>
                <w:rStyle w:val="Hyperlink"/>
                <w:noProof/>
              </w:rPr>
              <w:t>Overview</w:t>
            </w:r>
            <w:r w:rsidR="00BE2FE1">
              <w:rPr>
                <w:noProof/>
                <w:webHidden/>
              </w:rPr>
              <w:tab/>
            </w:r>
            <w:r w:rsidR="00BE2FE1">
              <w:rPr>
                <w:noProof/>
                <w:webHidden/>
              </w:rPr>
              <w:fldChar w:fldCharType="begin"/>
            </w:r>
            <w:r w:rsidR="00BE2FE1">
              <w:rPr>
                <w:noProof/>
                <w:webHidden/>
              </w:rPr>
              <w:instrText xml:space="preserve"> PAGEREF _Toc503949770 \h </w:instrText>
            </w:r>
            <w:r w:rsidR="00BE2FE1">
              <w:rPr>
                <w:noProof/>
                <w:webHidden/>
              </w:rPr>
            </w:r>
            <w:r w:rsidR="00BE2FE1">
              <w:rPr>
                <w:noProof/>
                <w:webHidden/>
              </w:rPr>
              <w:fldChar w:fldCharType="separate"/>
            </w:r>
            <w:r w:rsidR="00BE2FE1">
              <w:rPr>
                <w:noProof/>
                <w:webHidden/>
              </w:rPr>
              <w:t>4</w:t>
            </w:r>
            <w:r w:rsidR="00BE2FE1">
              <w:rPr>
                <w:noProof/>
                <w:webHidden/>
              </w:rPr>
              <w:fldChar w:fldCharType="end"/>
            </w:r>
          </w:hyperlink>
        </w:p>
        <w:p w14:paraId="37B0C4BB" w14:textId="77777777" w:rsidR="00BE2FE1" w:rsidRDefault="009930C9">
          <w:pPr>
            <w:pStyle w:val="TOC2"/>
            <w:tabs>
              <w:tab w:val="left" w:pos="880"/>
              <w:tab w:val="right" w:leader="dot" w:pos="9350"/>
            </w:tabs>
            <w:rPr>
              <w:noProof/>
              <w:lang w:eastAsia="en-US"/>
            </w:rPr>
          </w:pPr>
          <w:hyperlink w:anchor="_Toc503949771" w:history="1">
            <w:r w:rsidR="00BE2FE1" w:rsidRPr="00117F1C">
              <w:rPr>
                <w:rStyle w:val="Hyperlink"/>
                <w:rFonts w:ascii="Calibri" w:hAnsi="Calibri"/>
                <w:noProof/>
              </w:rPr>
              <w:t>1.1</w:t>
            </w:r>
            <w:r w:rsidR="00BE2FE1">
              <w:rPr>
                <w:noProof/>
                <w:lang w:eastAsia="en-US"/>
              </w:rPr>
              <w:tab/>
            </w:r>
            <w:r w:rsidR="00BE2FE1" w:rsidRPr="00117F1C">
              <w:rPr>
                <w:rStyle w:val="Hyperlink"/>
                <w:rFonts w:ascii="Calibri" w:hAnsi="Calibri"/>
                <w:noProof/>
              </w:rPr>
              <w:t>Project Description</w:t>
            </w:r>
            <w:r w:rsidR="00BE2FE1">
              <w:rPr>
                <w:noProof/>
                <w:webHidden/>
              </w:rPr>
              <w:tab/>
            </w:r>
            <w:r w:rsidR="00BE2FE1">
              <w:rPr>
                <w:noProof/>
                <w:webHidden/>
              </w:rPr>
              <w:fldChar w:fldCharType="begin"/>
            </w:r>
            <w:r w:rsidR="00BE2FE1">
              <w:rPr>
                <w:noProof/>
                <w:webHidden/>
              </w:rPr>
              <w:instrText xml:space="preserve"> PAGEREF _Toc503949771 \h </w:instrText>
            </w:r>
            <w:r w:rsidR="00BE2FE1">
              <w:rPr>
                <w:noProof/>
                <w:webHidden/>
              </w:rPr>
            </w:r>
            <w:r w:rsidR="00BE2FE1">
              <w:rPr>
                <w:noProof/>
                <w:webHidden/>
              </w:rPr>
              <w:fldChar w:fldCharType="separate"/>
            </w:r>
            <w:r w:rsidR="00BE2FE1">
              <w:rPr>
                <w:noProof/>
                <w:webHidden/>
              </w:rPr>
              <w:t>4</w:t>
            </w:r>
            <w:r w:rsidR="00BE2FE1">
              <w:rPr>
                <w:noProof/>
                <w:webHidden/>
              </w:rPr>
              <w:fldChar w:fldCharType="end"/>
            </w:r>
          </w:hyperlink>
        </w:p>
        <w:p w14:paraId="13780C5C" w14:textId="77777777" w:rsidR="00BE2FE1" w:rsidRDefault="009930C9">
          <w:pPr>
            <w:pStyle w:val="TOC2"/>
            <w:tabs>
              <w:tab w:val="left" w:pos="880"/>
              <w:tab w:val="right" w:leader="dot" w:pos="9350"/>
            </w:tabs>
            <w:rPr>
              <w:noProof/>
              <w:lang w:eastAsia="en-US"/>
            </w:rPr>
          </w:pPr>
          <w:hyperlink w:anchor="_Toc503949772" w:history="1">
            <w:r w:rsidR="00BE2FE1" w:rsidRPr="00117F1C">
              <w:rPr>
                <w:rStyle w:val="Hyperlink"/>
                <w:rFonts w:ascii="Calibri" w:hAnsi="Calibri"/>
                <w:noProof/>
              </w:rPr>
              <w:t>1.2</w:t>
            </w:r>
            <w:r w:rsidR="00BE2FE1">
              <w:rPr>
                <w:noProof/>
                <w:lang w:eastAsia="en-US"/>
              </w:rPr>
              <w:tab/>
            </w:r>
            <w:r w:rsidR="00BE2FE1" w:rsidRPr="00117F1C">
              <w:rPr>
                <w:rStyle w:val="Hyperlink"/>
                <w:rFonts w:ascii="Calibri" w:hAnsi="Calibri"/>
                <w:noProof/>
              </w:rPr>
              <w:t>Document Scope</w:t>
            </w:r>
            <w:r w:rsidR="00BE2FE1">
              <w:rPr>
                <w:noProof/>
                <w:webHidden/>
              </w:rPr>
              <w:tab/>
            </w:r>
            <w:r w:rsidR="00BE2FE1">
              <w:rPr>
                <w:noProof/>
                <w:webHidden/>
              </w:rPr>
              <w:fldChar w:fldCharType="begin"/>
            </w:r>
            <w:r w:rsidR="00BE2FE1">
              <w:rPr>
                <w:noProof/>
                <w:webHidden/>
              </w:rPr>
              <w:instrText xml:space="preserve"> PAGEREF _Toc503949772 \h </w:instrText>
            </w:r>
            <w:r w:rsidR="00BE2FE1">
              <w:rPr>
                <w:noProof/>
                <w:webHidden/>
              </w:rPr>
            </w:r>
            <w:r w:rsidR="00BE2FE1">
              <w:rPr>
                <w:noProof/>
                <w:webHidden/>
              </w:rPr>
              <w:fldChar w:fldCharType="separate"/>
            </w:r>
            <w:r w:rsidR="00BE2FE1">
              <w:rPr>
                <w:noProof/>
                <w:webHidden/>
              </w:rPr>
              <w:t>4</w:t>
            </w:r>
            <w:r w:rsidR="00BE2FE1">
              <w:rPr>
                <w:noProof/>
                <w:webHidden/>
              </w:rPr>
              <w:fldChar w:fldCharType="end"/>
            </w:r>
          </w:hyperlink>
        </w:p>
        <w:p w14:paraId="7F7ED167" w14:textId="77777777" w:rsidR="00BE2FE1" w:rsidRDefault="009930C9">
          <w:pPr>
            <w:pStyle w:val="TOC2"/>
            <w:tabs>
              <w:tab w:val="left" w:pos="880"/>
              <w:tab w:val="right" w:leader="dot" w:pos="9350"/>
            </w:tabs>
            <w:rPr>
              <w:noProof/>
              <w:lang w:eastAsia="en-US"/>
            </w:rPr>
          </w:pPr>
          <w:hyperlink w:anchor="_Toc503949773" w:history="1">
            <w:r w:rsidR="00BE2FE1" w:rsidRPr="00117F1C">
              <w:rPr>
                <w:rStyle w:val="Hyperlink"/>
                <w:rFonts w:ascii="Calibri" w:hAnsi="Calibri"/>
                <w:noProof/>
              </w:rPr>
              <w:t>1.3</w:t>
            </w:r>
            <w:r w:rsidR="00BE2FE1">
              <w:rPr>
                <w:noProof/>
                <w:lang w:eastAsia="en-US"/>
              </w:rPr>
              <w:tab/>
            </w:r>
            <w:r w:rsidR="00BE2FE1" w:rsidRPr="00117F1C">
              <w:rPr>
                <w:rStyle w:val="Hyperlink"/>
                <w:rFonts w:ascii="Calibri" w:hAnsi="Calibri"/>
                <w:noProof/>
              </w:rPr>
              <w:t>Source Files</w:t>
            </w:r>
            <w:r w:rsidR="00BE2FE1">
              <w:rPr>
                <w:noProof/>
                <w:webHidden/>
              </w:rPr>
              <w:tab/>
            </w:r>
            <w:r w:rsidR="00BE2FE1">
              <w:rPr>
                <w:noProof/>
                <w:webHidden/>
              </w:rPr>
              <w:fldChar w:fldCharType="begin"/>
            </w:r>
            <w:r w:rsidR="00BE2FE1">
              <w:rPr>
                <w:noProof/>
                <w:webHidden/>
              </w:rPr>
              <w:instrText xml:space="preserve"> PAGEREF _Toc503949773 \h </w:instrText>
            </w:r>
            <w:r w:rsidR="00BE2FE1">
              <w:rPr>
                <w:noProof/>
                <w:webHidden/>
              </w:rPr>
            </w:r>
            <w:r w:rsidR="00BE2FE1">
              <w:rPr>
                <w:noProof/>
                <w:webHidden/>
              </w:rPr>
              <w:fldChar w:fldCharType="separate"/>
            </w:r>
            <w:r w:rsidR="00BE2FE1">
              <w:rPr>
                <w:noProof/>
                <w:webHidden/>
              </w:rPr>
              <w:t>4</w:t>
            </w:r>
            <w:r w:rsidR="00BE2FE1">
              <w:rPr>
                <w:noProof/>
                <w:webHidden/>
              </w:rPr>
              <w:fldChar w:fldCharType="end"/>
            </w:r>
          </w:hyperlink>
        </w:p>
        <w:p w14:paraId="3F344E29" w14:textId="77777777" w:rsidR="00BE2FE1" w:rsidRDefault="009930C9">
          <w:pPr>
            <w:pStyle w:val="TOC2"/>
            <w:tabs>
              <w:tab w:val="left" w:pos="880"/>
              <w:tab w:val="right" w:leader="dot" w:pos="9350"/>
            </w:tabs>
            <w:rPr>
              <w:noProof/>
              <w:lang w:eastAsia="en-US"/>
            </w:rPr>
          </w:pPr>
          <w:hyperlink w:anchor="_Toc503949774" w:history="1">
            <w:r w:rsidR="00BE2FE1" w:rsidRPr="00117F1C">
              <w:rPr>
                <w:rStyle w:val="Hyperlink"/>
                <w:rFonts w:ascii="Calibri" w:hAnsi="Calibri"/>
                <w:noProof/>
              </w:rPr>
              <w:t>1.4</w:t>
            </w:r>
            <w:r w:rsidR="00BE2FE1">
              <w:rPr>
                <w:noProof/>
                <w:lang w:eastAsia="en-US"/>
              </w:rPr>
              <w:tab/>
            </w:r>
            <w:r w:rsidR="00BE2FE1" w:rsidRPr="00117F1C">
              <w:rPr>
                <w:rStyle w:val="Hyperlink"/>
                <w:rFonts w:ascii="Calibri" w:hAnsi="Calibri"/>
                <w:noProof/>
              </w:rPr>
              <w:t>Module List</w:t>
            </w:r>
            <w:r w:rsidR="00BE2FE1">
              <w:rPr>
                <w:noProof/>
                <w:webHidden/>
              </w:rPr>
              <w:tab/>
            </w:r>
            <w:r w:rsidR="00BE2FE1">
              <w:rPr>
                <w:noProof/>
                <w:webHidden/>
              </w:rPr>
              <w:fldChar w:fldCharType="begin"/>
            </w:r>
            <w:r w:rsidR="00BE2FE1">
              <w:rPr>
                <w:noProof/>
                <w:webHidden/>
              </w:rPr>
              <w:instrText xml:space="preserve"> PAGEREF _Toc503949774 \h </w:instrText>
            </w:r>
            <w:r w:rsidR="00BE2FE1">
              <w:rPr>
                <w:noProof/>
                <w:webHidden/>
              </w:rPr>
            </w:r>
            <w:r w:rsidR="00BE2FE1">
              <w:rPr>
                <w:noProof/>
                <w:webHidden/>
              </w:rPr>
              <w:fldChar w:fldCharType="separate"/>
            </w:r>
            <w:r w:rsidR="00BE2FE1">
              <w:rPr>
                <w:noProof/>
                <w:webHidden/>
              </w:rPr>
              <w:t>6</w:t>
            </w:r>
            <w:r w:rsidR="00BE2FE1">
              <w:rPr>
                <w:noProof/>
                <w:webHidden/>
              </w:rPr>
              <w:fldChar w:fldCharType="end"/>
            </w:r>
          </w:hyperlink>
        </w:p>
        <w:p w14:paraId="54A74A8B" w14:textId="77777777" w:rsidR="00BE2FE1" w:rsidRDefault="009930C9">
          <w:pPr>
            <w:pStyle w:val="TOC2"/>
            <w:tabs>
              <w:tab w:val="left" w:pos="880"/>
              <w:tab w:val="right" w:leader="dot" w:pos="9350"/>
            </w:tabs>
            <w:rPr>
              <w:noProof/>
              <w:lang w:eastAsia="en-US"/>
            </w:rPr>
          </w:pPr>
          <w:hyperlink w:anchor="_Toc503949775" w:history="1">
            <w:r w:rsidR="00BE2FE1" w:rsidRPr="00117F1C">
              <w:rPr>
                <w:rStyle w:val="Hyperlink"/>
                <w:rFonts w:ascii="Calibri" w:hAnsi="Calibri"/>
                <w:noProof/>
              </w:rPr>
              <w:t>1.5</w:t>
            </w:r>
            <w:r w:rsidR="00BE2FE1">
              <w:rPr>
                <w:noProof/>
                <w:lang w:eastAsia="en-US"/>
              </w:rPr>
              <w:tab/>
            </w:r>
            <w:r w:rsidR="00BE2FE1" w:rsidRPr="00117F1C">
              <w:rPr>
                <w:rStyle w:val="Hyperlink"/>
                <w:rFonts w:ascii="Calibri" w:hAnsi="Calibri"/>
                <w:noProof/>
              </w:rPr>
              <w:t>Software and Hardware Interfaces</w:t>
            </w:r>
            <w:r w:rsidR="00BE2FE1">
              <w:rPr>
                <w:noProof/>
                <w:webHidden/>
              </w:rPr>
              <w:tab/>
            </w:r>
            <w:r w:rsidR="00BE2FE1">
              <w:rPr>
                <w:noProof/>
                <w:webHidden/>
              </w:rPr>
              <w:fldChar w:fldCharType="begin"/>
            </w:r>
            <w:r w:rsidR="00BE2FE1">
              <w:rPr>
                <w:noProof/>
                <w:webHidden/>
              </w:rPr>
              <w:instrText xml:space="preserve"> PAGEREF _Toc503949775 \h </w:instrText>
            </w:r>
            <w:r w:rsidR="00BE2FE1">
              <w:rPr>
                <w:noProof/>
                <w:webHidden/>
              </w:rPr>
            </w:r>
            <w:r w:rsidR="00BE2FE1">
              <w:rPr>
                <w:noProof/>
                <w:webHidden/>
              </w:rPr>
              <w:fldChar w:fldCharType="separate"/>
            </w:r>
            <w:r w:rsidR="00BE2FE1">
              <w:rPr>
                <w:noProof/>
                <w:webHidden/>
              </w:rPr>
              <w:t>6</w:t>
            </w:r>
            <w:r w:rsidR="00BE2FE1">
              <w:rPr>
                <w:noProof/>
                <w:webHidden/>
              </w:rPr>
              <w:fldChar w:fldCharType="end"/>
            </w:r>
          </w:hyperlink>
        </w:p>
        <w:p w14:paraId="30E3938F" w14:textId="77777777" w:rsidR="00BE2FE1" w:rsidRDefault="009930C9">
          <w:pPr>
            <w:pStyle w:val="TOC3"/>
            <w:tabs>
              <w:tab w:val="left" w:pos="1320"/>
              <w:tab w:val="right" w:leader="dot" w:pos="9350"/>
            </w:tabs>
            <w:rPr>
              <w:noProof/>
              <w:lang w:eastAsia="en-US"/>
            </w:rPr>
          </w:pPr>
          <w:hyperlink w:anchor="_Toc503949776" w:history="1">
            <w:r w:rsidR="00BE2FE1" w:rsidRPr="00117F1C">
              <w:rPr>
                <w:rStyle w:val="Hyperlink"/>
                <w:noProof/>
              </w:rPr>
              <w:t>1.5.1</w:t>
            </w:r>
            <w:r w:rsidR="00BE2FE1">
              <w:rPr>
                <w:noProof/>
                <w:lang w:eastAsia="en-US"/>
              </w:rPr>
              <w:tab/>
            </w:r>
            <w:r w:rsidR="00BE2FE1" w:rsidRPr="00117F1C">
              <w:rPr>
                <w:rStyle w:val="Hyperlink"/>
                <w:noProof/>
              </w:rPr>
              <w:t>Software</w:t>
            </w:r>
            <w:r w:rsidR="00BE2FE1">
              <w:rPr>
                <w:noProof/>
                <w:webHidden/>
              </w:rPr>
              <w:tab/>
            </w:r>
            <w:r w:rsidR="00BE2FE1">
              <w:rPr>
                <w:noProof/>
                <w:webHidden/>
              </w:rPr>
              <w:fldChar w:fldCharType="begin"/>
            </w:r>
            <w:r w:rsidR="00BE2FE1">
              <w:rPr>
                <w:noProof/>
                <w:webHidden/>
              </w:rPr>
              <w:instrText xml:space="preserve"> PAGEREF _Toc503949776 \h </w:instrText>
            </w:r>
            <w:r w:rsidR="00BE2FE1">
              <w:rPr>
                <w:noProof/>
                <w:webHidden/>
              </w:rPr>
            </w:r>
            <w:r w:rsidR="00BE2FE1">
              <w:rPr>
                <w:noProof/>
                <w:webHidden/>
              </w:rPr>
              <w:fldChar w:fldCharType="separate"/>
            </w:r>
            <w:r w:rsidR="00BE2FE1">
              <w:rPr>
                <w:noProof/>
                <w:webHidden/>
              </w:rPr>
              <w:t>6</w:t>
            </w:r>
            <w:r w:rsidR="00BE2FE1">
              <w:rPr>
                <w:noProof/>
                <w:webHidden/>
              </w:rPr>
              <w:fldChar w:fldCharType="end"/>
            </w:r>
          </w:hyperlink>
        </w:p>
        <w:p w14:paraId="25A09F5B" w14:textId="77777777" w:rsidR="00BE2FE1" w:rsidRDefault="009930C9">
          <w:pPr>
            <w:pStyle w:val="TOC3"/>
            <w:tabs>
              <w:tab w:val="left" w:pos="1320"/>
              <w:tab w:val="right" w:leader="dot" w:pos="9350"/>
            </w:tabs>
            <w:rPr>
              <w:noProof/>
              <w:lang w:eastAsia="en-US"/>
            </w:rPr>
          </w:pPr>
          <w:hyperlink w:anchor="_Toc503949777" w:history="1">
            <w:r w:rsidR="00BE2FE1" w:rsidRPr="00117F1C">
              <w:rPr>
                <w:rStyle w:val="Hyperlink"/>
                <w:noProof/>
              </w:rPr>
              <w:t>1.5.2</w:t>
            </w:r>
            <w:r w:rsidR="00BE2FE1">
              <w:rPr>
                <w:noProof/>
                <w:lang w:eastAsia="en-US"/>
              </w:rPr>
              <w:tab/>
            </w:r>
            <w:r w:rsidR="00BE2FE1" w:rsidRPr="00117F1C">
              <w:rPr>
                <w:rStyle w:val="Hyperlink"/>
                <w:noProof/>
              </w:rPr>
              <w:t>Hardware</w:t>
            </w:r>
            <w:r w:rsidR="00BE2FE1">
              <w:rPr>
                <w:noProof/>
                <w:webHidden/>
              </w:rPr>
              <w:tab/>
            </w:r>
            <w:r w:rsidR="00BE2FE1">
              <w:rPr>
                <w:noProof/>
                <w:webHidden/>
              </w:rPr>
              <w:fldChar w:fldCharType="begin"/>
            </w:r>
            <w:r w:rsidR="00BE2FE1">
              <w:rPr>
                <w:noProof/>
                <w:webHidden/>
              </w:rPr>
              <w:instrText xml:space="preserve"> PAGEREF _Toc503949777 \h </w:instrText>
            </w:r>
            <w:r w:rsidR="00BE2FE1">
              <w:rPr>
                <w:noProof/>
                <w:webHidden/>
              </w:rPr>
            </w:r>
            <w:r w:rsidR="00BE2FE1">
              <w:rPr>
                <w:noProof/>
                <w:webHidden/>
              </w:rPr>
              <w:fldChar w:fldCharType="separate"/>
            </w:r>
            <w:r w:rsidR="00BE2FE1">
              <w:rPr>
                <w:noProof/>
                <w:webHidden/>
              </w:rPr>
              <w:t>6</w:t>
            </w:r>
            <w:r w:rsidR="00BE2FE1">
              <w:rPr>
                <w:noProof/>
                <w:webHidden/>
              </w:rPr>
              <w:fldChar w:fldCharType="end"/>
            </w:r>
          </w:hyperlink>
        </w:p>
        <w:p w14:paraId="1E0E27B3" w14:textId="77777777" w:rsidR="00BE2FE1" w:rsidRDefault="009930C9">
          <w:pPr>
            <w:pStyle w:val="TOC2"/>
            <w:tabs>
              <w:tab w:val="left" w:pos="880"/>
              <w:tab w:val="right" w:leader="dot" w:pos="9350"/>
            </w:tabs>
            <w:rPr>
              <w:noProof/>
              <w:lang w:eastAsia="en-US"/>
            </w:rPr>
          </w:pPr>
          <w:hyperlink w:anchor="_Toc503949778" w:history="1">
            <w:r w:rsidR="00BE2FE1" w:rsidRPr="00117F1C">
              <w:rPr>
                <w:rStyle w:val="Hyperlink"/>
                <w:rFonts w:ascii="Calibri" w:hAnsi="Calibri"/>
                <w:noProof/>
              </w:rPr>
              <w:t>1.6</w:t>
            </w:r>
            <w:r w:rsidR="00BE2FE1">
              <w:rPr>
                <w:noProof/>
                <w:lang w:eastAsia="en-US"/>
              </w:rPr>
              <w:tab/>
            </w:r>
            <w:r w:rsidR="00BE2FE1" w:rsidRPr="00117F1C">
              <w:rPr>
                <w:rStyle w:val="Hyperlink"/>
                <w:rFonts w:ascii="Calibri" w:hAnsi="Calibri"/>
                <w:noProof/>
              </w:rPr>
              <w:t>Users</w:t>
            </w:r>
            <w:r w:rsidR="00BE2FE1">
              <w:rPr>
                <w:noProof/>
                <w:webHidden/>
              </w:rPr>
              <w:tab/>
            </w:r>
            <w:r w:rsidR="00BE2FE1">
              <w:rPr>
                <w:noProof/>
                <w:webHidden/>
              </w:rPr>
              <w:fldChar w:fldCharType="begin"/>
            </w:r>
            <w:r w:rsidR="00BE2FE1">
              <w:rPr>
                <w:noProof/>
                <w:webHidden/>
              </w:rPr>
              <w:instrText xml:space="preserve"> PAGEREF _Toc503949778 \h </w:instrText>
            </w:r>
            <w:r w:rsidR="00BE2FE1">
              <w:rPr>
                <w:noProof/>
                <w:webHidden/>
              </w:rPr>
            </w:r>
            <w:r w:rsidR="00BE2FE1">
              <w:rPr>
                <w:noProof/>
                <w:webHidden/>
              </w:rPr>
              <w:fldChar w:fldCharType="separate"/>
            </w:r>
            <w:r w:rsidR="00BE2FE1">
              <w:rPr>
                <w:noProof/>
                <w:webHidden/>
              </w:rPr>
              <w:t>6</w:t>
            </w:r>
            <w:r w:rsidR="00BE2FE1">
              <w:rPr>
                <w:noProof/>
                <w:webHidden/>
              </w:rPr>
              <w:fldChar w:fldCharType="end"/>
            </w:r>
          </w:hyperlink>
        </w:p>
        <w:p w14:paraId="2015B600" w14:textId="77777777" w:rsidR="00BE2FE1" w:rsidRDefault="009930C9">
          <w:pPr>
            <w:pStyle w:val="TOC1"/>
            <w:tabs>
              <w:tab w:val="left" w:pos="440"/>
              <w:tab w:val="right" w:leader="dot" w:pos="9350"/>
            </w:tabs>
            <w:rPr>
              <w:rFonts w:asciiTheme="minorHAnsi" w:eastAsiaTheme="minorEastAsia" w:hAnsiTheme="minorHAnsi" w:cstheme="minorBidi"/>
              <w:noProof/>
            </w:rPr>
          </w:pPr>
          <w:hyperlink w:anchor="_Toc503949779" w:history="1">
            <w:r w:rsidR="00BE2FE1" w:rsidRPr="00117F1C">
              <w:rPr>
                <w:rStyle w:val="Hyperlink"/>
                <w:noProof/>
              </w:rPr>
              <w:t>2.</w:t>
            </w:r>
            <w:r w:rsidR="00BE2FE1">
              <w:rPr>
                <w:rFonts w:asciiTheme="minorHAnsi" w:eastAsiaTheme="minorEastAsia" w:hAnsiTheme="minorHAnsi" w:cstheme="minorBidi"/>
                <w:noProof/>
              </w:rPr>
              <w:tab/>
            </w:r>
            <w:r w:rsidR="00BE2FE1" w:rsidRPr="00117F1C">
              <w:rPr>
                <w:rStyle w:val="Hyperlink"/>
                <w:noProof/>
              </w:rPr>
              <w:t>Details</w:t>
            </w:r>
            <w:r w:rsidR="00BE2FE1">
              <w:rPr>
                <w:noProof/>
                <w:webHidden/>
              </w:rPr>
              <w:tab/>
            </w:r>
            <w:r w:rsidR="00BE2FE1">
              <w:rPr>
                <w:noProof/>
                <w:webHidden/>
              </w:rPr>
              <w:fldChar w:fldCharType="begin"/>
            </w:r>
            <w:r w:rsidR="00BE2FE1">
              <w:rPr>
                <w:noProof/>
                <w:webHidden/>
              </w:rPr>
              <w:instrText xml:space="preserve"> PAGEREF _Toc503949779 \h </w:instrText>
            </w:r>
            <w:r w:rsidR="00BE2FE1">
              <w:rPr>
                <w:noProof/>
                <w:webHidden/>
              </w:rPr>
            </w:r>
            <w:r w:rsidR="00BE2FE1">
              <w:rPr>
                <w:noProof/>
                <w:webHidden/>
              </w:rPr>
              <w:fldChar w:fldCharType="separate"/>
            </w:r>
            <w:r w:rsidR="00BE2FE1">
              <w:rPr>
                <w:noProof/>
                <w:webHidden/>
              </w:rPr>
              <w:t>7</w:t>
            </w:r>
            <w:r w:rsidR="00BE2FE1">
              <w:rPr>
                <w:noProof/>
                <w:webHidden/>
              </w:rPr>
              <w:fldChar w:fldCharType="end"/>
            </w:r>
          </w:hyperlink>
        </w:p>
        <w:p w14:paraId="7BF3EBC6" w14:textId="77777777" w:rsidR="00BE2FE1" w:rsidRDefault="009930C9">
          <w:pPr>
            <w:pStyle w:val="TOC2"/>
            <w:tabs>
              <w:tab w:val="left" w:pos="880"/>
              <w:tab w:val="right" w:leader="dot" w:pos="9350"/>
            </w:tabs>
            <w:rPr>
              <w:noProof/>
              <w:lang w:eastAsia="en-US"/>
            </w:rPr>
          </w:pPr>
          <w:hyperlink w:anchor="_Toc503949782" w:history="1">
            <w:r w:rsidR="00BE2FE1" w:rsidRPr="00117F1C">
              <w:rPr>
                <w:rStyle w:val="Hyperlink"/>
                <w:rFonts w:ascii="Calibri" w:hAnsi="Calibri"/>
                <w:noProof/>
              </w:rPr>
              <w:t>2.1</w:t>
            </w:r>
            <w:r w:rsidR="00BE2FE1">
              <w:rPr>
                <w:noProof/>
                <w:lang w:eastAsia="en-US"/>
              </w:rPr>
              <w:tab/>
            </w:r>
            <w:r w:rsidR="00BE2FE1" w:rsidRPr="00117F1C">
              <w:rPr>
                <w:rStyle w:val="Hyperlink"/>
                <w:rFonts w:ascii="Calibri" w:hAnsi="Calibri"/>
                <w:noProof/>
              </w:rPr>
              <w:t>Source Files</w:t>
            </w:r>
            <w:r w:rsidR="00BE2FE1">
              <w:rPr>
                <w:noProof/>
                <w:webHidden/>
              </w:rPr>
              <w:tab/>
            </w:r>
            <w:r w:rsidR="00BE2FE1">
              <w:rPr>
                <w:noProof/>
                <w:webHidden/>
              </w:rPr>
              <w:fldChar w:fldCharType="begin"/>
            </w:r>
            <w:r w:rsidR="00BE2FE1">
              <w:rPr>
                <w:noProof/>
                <w:webHidden/>
              </w:rPr>
              <w:instrText xml:space="preserve"> PAGEREF _Toc503949782 \h </w:instrText>
            </w:r>
            <w:r w:rsidR="00BE2FE1">
              <w:rPr>
                <w:noProof/>
                <w:webHidden/>
              </w:rPr>
            </w:r>
            <w:r w:rsidR="00BE2FE1">
              <w:rPr>
                <w:noProof/>
                <w:webHidden/>
              </w:rPr>
              <w:fldChar w:fldCharType="separate"/>
            </w:r>
            <w:r w:rsidR="00BE2FE1">
              <w:rPr>
                <w:noProof/>
                <w:webHidden/>
              </w:rPr>
              <w:t>7</w:t>
            </w:r>
            <w:r w:rsidR="00BE2FE1">
              <w:rPr>
                <w:noProof/>
                <w:webHidden/>
              </w:rPr>
              <w:fldChar w:fldCharType="end"/>
            </w:r>
          </w:hyperlink>
        </w:p>
        <w:p w14:paraId="57A8F999" w14:textId="77777777" w:rsidR="00BE2FE1" w:rsidRDefault="009930C9">
          <w:pPr>
            <w:pStyle w:val="TOC2"/>
            <w:tabs>
              <w:tab w:val="left" w:pos="880"/>
              <w:tab w:val="right" w:leader="dot" w:pos="9350"/>
            </w:tabs>
            <w:rPr>
              <w:noProof/>
              <w:lang w:eastAsia="en-US"/>
            </w:rPr>
          </w:pPr>
          <w:hyperlink w:anchor="_Toc503949783" w:history="1">
            <w:r w:rsidR="00BE2FE1" w:rsidRPr="00117F1C">
              <w:rPr>
                <w:rStyle w:val="Hyperlink"/>
                <w:rFonts w:ascii="Calibri" w:hAnsi="Calibri"/>
                <w:noProof/>
              </w:rPr>
              <w:t>2.2</w:t>
            </w:r>
            <w:r w:rsidR="00BE2FE1">
              <w:rPr>
                <w:noProof/>
                <w:lang w:eastAsia="en-US"/>
              </w:rPr>
              <w:tab/>
            </w:r>
            <w:r w:rsidR="00BE2FE1" w:rsidRPr="00117F1C">
              <w:rPr>
                <w:rStyle w:val="Hyperlink"/>
                <w:rFonts w:ascii="Calibri" w:hAnsi="Calibri"/>
                <w:noProof/>
              </w:rPr>
              <w:t>Module Details</w:t>
            </w:r>
            <w:r w:rsidR="00BE2FE1">
              <w:rPr>
                <w:noProof/>
                <w:webHidden/>
              </w:rPr>
              <w:tab/>
            </w:r>
            <w:r w:rsidR="00BE2FE1">
              <w:rPr>
                <w:noProof/>
                <w:webHidden/>
              </w:rPr>
              <w:fldChar w:fldCharType="begin"/>
            </w:r>
            <w:r w:rsidR="00BE2FE1">
              <w:rPr>
                <w:noProof/>
                <w:webHidden/>
              </w:rPr>
              <w:instrText xml:space="preserve"> PAGEREF _Toc503949783 \h </w:instrText>
            </w:r>
            <w:r w:rsidR="00BE2FE1">
              <w:rPr>
                <w:noProof/>
                <w:webHidden/>
              </w:rPr>
            </w:r>
            <w:r w:rsidR="00BE2FE1">
              <w:rPr>
                <w:noProof/>
                <w:webHidden/>
              </w:rPr>
              <w:fldChar w:fldCharType="separate"/>
            </w:r>
            <w:r w:rsidR="00BE2FE1">
              <w:rPr>
                <w:noProof/>
                <w:webHidden/>
              </w:rPr>
              <w:t>7</w:t>
            </w:r>
            <w:r w:rsidR="00BE2FE1">
              <w:rPr>
                <w:noProof/>
                <w:webHidden/>
              </w:rPr>
              <w:fldChar w:fldCharType="end"/>
            </w:r>
          </w:hyperlink>
        </w:p>
        <w:p w14:paraId="087C475D" w14:textId="77777777" w:rsidR="00BE2FE1" w:rsidRDefault="009930C9">
          <w:pPr>
            <w:pStyle w:val="TOC3"/>
            <w:tabs>
              <w:tab w:val="left" w:pos="1320"/>
              <w:tab w:val="right" w:leader="dot" w:pos="9350"/>
            </w:tabs>
            <w:rPr>
              <w:noProof/>
              <w:lang w:eastAsia="en-US"/>
            </w:rPr>
          </w:pPr>
          <w:hyperlink w:anchor="_Toc503949784" w:history="1">
            <w:r w:rsidR="00BE2FE1" w:rsidRPr="00117F1C">
              <w:rPr>
                <w:rStyle w:val="Hyperlink"/>
                <w:rFonts w:ascii="Calibri" w:hAnsi="Calibri"/>
                <w:noProof/>
              </w:rPr>
              <w:t>2.2.1</w:t>
            </w:r>
            <w:r w:rsidR="00BE2FE1">
              <w:rPr>
                <w:noProof/>
                <w:lang w:eastAsia="en-US"/>
              </w:rPr>
              <w:tab/>
            </w:r>
            <w:r w:rsidR="00BE2FE1" w:rsidRPr="00117F1C">
              <w:rPr>
                <w:rStyle w:val="Hyperlink"/>
                <w:rFonts w:ascii="Calibri" w:hAnsi="Calibri"/>
                <w:noProof/>
              </w:rPr>
              <w:t>SQL agent job</w:t>
            </w:r>
            <w:r w:rsidR="00BE2FE1">
              <w:rPr>
                <w:noProof/>
                <w:webHidden/>
              </w:rPr>
              <w:tab/>
            </w:r>
            <w:r w:rsidR="00BE2FE1">
              <w:rPr>
                <w:noProof/>
                <w:webHidden/>
              </w:rPr>
              <w:fldChar w:fldCharType="begin"/>
            </w:r>
            <w:r w:rsidR="00BE2FE1">
              <w:rPr>
                <w:noProof/>
                <w:webHidden/>
              </w:rPr>
              <w:instrText xml:space="preserve"> PAGEREF _Toc503949784 \h </w:instrText>
            </w:r>
            <w:r w:rsidR="00BE2FE1">
              <w:rPr>
                <w:noProof/>
                <w:webHidden/>
              </w:rPr>
            </w:r>
            <w:r w:rsidR="00BE2FE1">
              <w:rPr>
                <w:noProof/>
                <w:webHidden/>
              </w:rPr>
              <w:fldChar w:fldCharType="separate"/>
            </w:r>
            <w:r w:rsidR="00BE2FE1">
              <w:rPr>
                <w:noProof/>
                <w:webHidden/>
              </w:rPr>
              <w:t>7</w:t>
            </w:r>
            <w:r w:rsidR="00BE2FE1">
              <w:rPr>
                <w:noProof/>
                <w:webHidden/>
              </w:rPr>
              <w:fldChar w:fldCharType="end"/>
            </w:r>
          </w:hyperlink>
        </w:p>
        <w:p w14:paraId="22CA7A07" w14:textId="77777777" w:rsidR="00BE2FE1" w:rsidRDefault="009930C9">
          <w:pPr>
            <w:pStyle w:val="TOC3"/>
            <w:tabs>
              <w:tab w:val="left" w:pos="1320"/>
              <w:tab w:val="right" w:leader="dot" w:pos="9350"/>
            </w:tabs>
            <w:rPr>
              <w:noProof/>
              <w:lang w:eastAsia="en-US"/>
            </w:rPr>
          </w:pPr>
          <w:hyperlink w:anchor="_Toc503949785" w:history="1">
            <w:r w:rsidR="00BE2FE1" w:rsidRPr="00117F1C">
              <w:rPr>
                <w:rStyle w:val="Hyperlink"/>
                <w:noProof/>
              </w:rPr>
              <w:t>2.2.2</w:t>
            </w:r>
            <w:r w:rsidR="00BE2FE1">
              <w:rPr>
                <w:noProof/>
                <w:lang w:eastAsia="en-US"/>
              </w:rPr>
              <w:tab/>
            </w:r>
            <w:r w:rsidR="00BE2FE1" w:rsidRPr="00117F1C">
              <w:rPr>
                <w:rStyle w:val="Hyperlink"/>
                <w:noProof/>
              </w:rPr>
              <w:t>SSIS Package</w:t>
            </w:r>
            <w:r w:rsidR="00BE2FE1">
              <w:rPr>
                <w:noProof/>
                <w:webHidden/>
              </w:rPr>
              <w:tab/>
            </w:r>
            <w:r w:rsidR="00BE2FE1">
              <w:rPr>
                <w:noProof/>
                <w:webHidden/>
              </w:rPr>
              <w:fldChar w:fldCharType="begin"/>
            </w:r>
            <w:r w:rsidR="00BE2FE1">
              <w:rPr>
                <w:noProof/>
                <w:webHidden/>
              </w:rPr>
              <w:instrText xml:space="preserve"> PAGEREF _Toc503949785 \h </w:instrText>
            </w:r>
            <w:r w:rsidR="00BE2FE1">
              <w:rPr>
                <w:noProof/>
                <w:webHidden/>
              </w:rPr>
            </w:r>
            <w:r w:rsidR="00BE2FE1">
              <w:rPr>
                <w:noProof/>
                <w:webHidden/>
              </w:rPr>
              <w:fldChar w:fldCharType="separate"/>
            </w:r>
            <w:r w:rsidR="00BE2FE1">
              <w:rPr>
                <w:noProof/>
                <w:webHidden/>
              </w:rPr>
              <w:t>7</w:t>
            </w:r>
            <w:r w:rsidR="00BE2FE1">
              <w:rPr>
                <w:noProof/>
                <w:webHidden/>
              </w:rPr>
              <w:fldChar w:fldCharType="end"/>
            </w:r>
          </w:hyperlink>
        </w:p>
        <w:p w14:paraId="4CB81DB5" w14:textId="77777777" w:rsidR="00BE2FE1" w:rsidRDefault="009930C9">
          <w:pPr>
            <w:pStyle w:val="TOC3"/>
            <w:tabs>
              <w:tab w:val="left" w:pos="1320"/>
              <w:tab w:val="right" w:leader="dot" w:pos="9350"/>
            </w:tabs>
            <w:rPr>
              <w:noProof/>
              <w:lang w:eastAsia="en-US"/>
            </w:rPr>
          </w:pPr>
          <w:hyperlink w:anchor="_Toc503949786" w:history="1">
            <w:r w:rsidR="00BE2FE1" w:rsidRPr="00117F1C">
              <w:rPr>
                <w:rStyle w:val="Hyperlink"/>
                <w:noProof/>
              </w:rPr>
              <w:t>2.2.3</w:t>
            </w:r>
            <w:r w:rsidR="00BE2FE1">
              <w:rPr>
                <w:noProof/>
                <w:lang w:eastAsia="en-US"/>
              </w:rPr>
              <w:tab/>
            </w:r>
            <w:r w:rsidR="00BE2FE1" w:rsidRPr="00117F1C">
              <w:rPr>
                <w:rStyle w:val="Hyperlink"/>
                <w:noProof/>
              </w:rPr>
              <w:t>Tables</w:t>
            </w:r>
            <w:r w:rsidR="00BE2FE1">
              <w:rPr>
                <w:noProof/>
                <w:webHidden/>
              </w:rPr>
              <w:tab/>
            </w:r>
            <w:r w:rsidR="00BE2FE1">
              <w:rPr>
                <w:noProof/>
                <w:webHidden/>
              </w:rPr>
              <w:fldChar w:fldCharType="begin"/>
            </w:r>
            <w:r w:rsidR="00BE2FE1">
              <w:rPr>
                <w:noProof/>
                <w:webHidden/>
              </w:rPr>
              <w:instrText xml:space="preserve"> PAGEREF _Toc503949786 \h </w:instrText>
            </w:r>
            <w:r w:rsidR="00BE2FE1">
              <w:rPr>
                <w:noProof/>
                <w:webHidden/>
              </w:rPr>
            </w:r>
            <w:r w:rsidR="00BE2FE1">
              <w:rPr>
                <w:noProof/>
                <w:webHidden/>
              </w:rPr>
              <w:fldChar w:fldCharType="separate"/>
            </w:r>
            <w:r w:rsidR="00BE2FE1">
              <w:rPr>
                <w:noProof/>
                <w:webHidden/>
              </w:rPr>
              <w:t>35</w:t>
            </w:r>
            <w:r w:rsidR="00BE2FE1">
              <w:rPr>
                <w:noProof/>
                <w:webHidden/>
              </w:rPr>
              <w:fldChar w:fldCharType="end"/>
            </w:r>
          </w:hyperlink>
        </w:p>
        <w:p w14:paraId="4E588750" w14:textId="77777777" w:rsidR="00BE2FE1" w:rsidRDefault="009930C9">
          <w:pPr>
            <w:pStyle w:val="TOC3"/>
            <w:tabs>
              <w:tab w:val="left" w:pos="1320"/>
              <w:tab w:val="right" w:leader="dot" w:pos="9350"/>
            </w:tabs>
            <w:rPr>
              <w:noProof/>
              <w:lang w:eastAsia="en-US"/>
            </w:rPr>
          </w:pPr>
          <w:hyperlink w:anchor="_Toc503949787" w:history="1">
            <w:r w:rsidR="00BE2FE1" w:rsidRPr="00117F1C">
              <w:rPr>
                <w:rStyle w:val="Hyperlink"/>
                <w:noProof/>
              </w:rPr>
              <w:t>2.2.4</w:t>
            </w:r>
            <w:r w:rsidR="00BE2FE1">
              <w:rPr>
                <w:noProof/>
                <w:lang w:eastAsia="en-US"/>
              </w:rPr>
              <w:tab/>
            </w:r>
            <w:r w:rsidR="00BE2FE1" w:rsidRPr="00117F1C">
              <w:rPr>
                <w:rStyle w:val="Hyperlink"/>
                <w:noProof/>
              </w:rPr>
              <w:t>Procedures</w:t>
            </w:r>
            <w:r w:rsidR="00BE2FE1">
              <w:rPr>
                <w:noProof/>
                <w:webHidden/>
              </w:rPr>
              <w:tab/>
            </w:r>
            <w:r w:rsidR="00BE2FE1">
              <w:rPr>
                <w:noProof/>
                <w:webHidden/>
              </w:rPr>
              <w:fldChar w:fldCharType="begin"/>
            </w:r>
            <w:r w:rsidR="00BE2FE1">
              <w:rPr>
                <w:noProof/>
                <w:webHidden/>
              </w:rPr>
              <w:instrText xml:space="preserve"> PAGEREF _Toc503949787 \h </w:instrText>
            </w:r>
            <w:r w:rsidR="00BE2FE1">
              <w:rPr>
                <w:noProof/>
                <w:webHidden/>
              </w:rPr>
            </w:r>
            <w:r w:rsidR="00BE2FE1">
              <w:rPr>
                <w:noProof/>
                <w:webHidden/>
              </w:rPr>
              <w:fldChar w:fldCharType="separate"/>
            </w:r>
            <w:r w:rsidR="00BE2FE1">
              <w:rPr>
                <w:noProof/>
                <w:webHidden/>
              </w:rPr>
              <w:t>36</w:t>
            </w:r>
            <w:r w:rsidR="00BE2FE1">
              <w:rPr>
                <w:noProof/>
                <w:webHidden/>
              </w:rPr>
              <w:fldChar w:fldCharType="end"/>
            </w:r>
          </w:hyperlink>
        </w:p>
        <w:p w14:paraId="354BEABE" w14:textId="77777777" w:rsidR="00BE2FE1" w:rsidRDefault="009930C9">
          <w:pPr>
            <w:pStyle w:val="TOC3"/>
            <w:tabs>
              <w:tab w:val="left" w:pos="1320"/>
              <w:tab w:val="right" w:leader="dot" w:pos="9350"/>
            </w:tabs>
            <w:rPr>
              <w:noProof/>
              <w:lang w:eastAsia="en-US"/>
            </w:rPr>
          </w:pPr>
          <w:hyperlink w:anchor="_Toc503949788" w:history="1">
            <w:r w:rsidR="00BE2FE1" w:rsidRPr="00117F1C">
              <w:rPr>
                <w:rStyle w:val="Hyperlink"/>
                <w:noProof/>
              </w:rPr>
              <w:t>2.2.5</w:t>
            </w:r>
            <w:r w:rsidR="00BE2FE1">
              <w:rPr>
                <w:noProof/>
                <w:lang w:eastAsia="en-US"/>
              </w:rPr>
              <w:tab/>
            </w:r>
            <w:r w:rsidR="00BE2FE1" w:rsidRPr="00117F1C">
              <w:rPr>
                <w:rStyle w:val="Hyperlink"/>
                <w:noProof/>
              </w:rPr>
              <w:t>Functions</w:t>
            </w:r>
            <w:r w:rsidR="00BE2FE1">
              <w:rPr>
                <w:noProof/>
                <w:webHidden/>
              </w:rPr>
              <w:tab/>
            </w:r>
            <w:r w:rsidR="00BE2FE1">
              <w:rPr>
                <w:noProof/>
                <w:webHidden/>
              </w:rPr>
              <w:fldChar w:fldCharType="begin"/>
            </w:r>
            <w:r w:rsidR="00BE2FE1">
              <w:rPr>
                <w:noProof/>
                <w:webHidden/>
              </w:rPr>
              <w:instrText xml:space="preserve"> PAGEREF _Toc503949788 \h </w:instrText>
            </w:r>
            <w:r w:rsidR="00BE2FE1">
              <w:rPr>
                <w:noProof/>
                <w:webHidden/>
              </w:rPr>
            </w:r>
            <w:r w:rsidR="00BE2FE1">
              <w:rPr>
                <w:noProof/>
                <w:webHidden/>
              </w:rPr>
              <w:fldChar w:fldCharType="separate"/>
            </w:r>
            <w:r w:rsidR="00BE2FE1">
              <w:rPr>
                <w:noProof/>
                <w:webHidden/>
              </w:rPr>
              <w:t>36</w:t>
            </w:r>
            <w:r w:rsidR="00BE2FE1">
              <w:rPr>
                <w:noProof/>
                <w:webHidden/>
              </w:rPr>
              <w:fldChar w:fldCharType="end"/>
            </w:r>
          </w:hyperlink>
        </w:p>
        <w:p w14:paraId="3C795D54" w14:textId="77777777" w:rsidR="00481F6E" w:rsidRDefault="00481F6E">
          <w:r>
            <w:rPr>
              <w:b/>
              <w:bCs/>
              <w:noProof/>
            </w:rPr>
            <w:fldChar w:fldCharType="end"/>
          </w:r>
        </w:p>
      </w:sdtContent>
    </w:sdt>
    <w:p w14:paraId="16FE4559" w14:textId="77777777" w:rsidR="00202048" w:rsidRDefault="00202048" w:rsidP="009F2A51">
      <w:pPr>
        <w:widowControl w:val="0"/>
        <w:autoSpaceDE w:val="0"/>
        <w:autoSpaceDN w:val="0"/>
        <w:adjustRightInd w:val="0"/>
        <w:spacing w:after="0" w:line="240" w:lineRule="auto"/>
      </w:pPr>
    </w:p>
    <w:p w14:paraId="33B7150A" w14:textId="77777777" w:rsidR="0027630C" w:rsidRDefault="0027630C" w:rsidP="009F2A51">
      <w:pPr>
        <w:widowControl w:val="0"/>
        <w:autoSpaceDE w:val="0"/>
        <w:autoSpaceDN w:val="0"/>
        <w:adjustRightInd w:val="0"/>
        <w:spacing w:after="0" w:line="240" w:lineRule="auto"/>
      </w:pPr>
    </w:p>
    <w:p w14:paraId="11AEF2D5" w14:textId="77777777" w:rsidR="0027630C" w:rsidRDefault="0027630C" w:rsidP="009F2A51">
      <w:pPr>
        <w:widowControl w:val="0"/>
        <w:autoSpaceDE w:val="0"/>
        <w:autoSpaceDN w:val="0"/>
        <w:adjustRightInd w:val="0"/>
        <w:spacing w:after="0" w:line="240" w:lineRule="auto"/>
      </w:pPr>
    </w:p>
    <w:p w14:paraId="7FA692D1" w14:textId="77777777" w:rsidR="0027630C" w:rsidRDefault="0027630C" w:rsidP="009F2A51">
      <w:pPr>
        <w:widowControl w:val="0"/>
        <w:autoSpaceDE w:val="0"/>
        <w:autoSpaceDN w:val="0"/>
        <w:adjustRightInd w:val="0"/>
        <w:spacing w:after="0" w:line="240" w:lineRule="auto"/>
      </w:pPr>
    </w:p>
    <w:p w14:paraId="345B5A08" w14:textId="77777777" w:rsidR="0027630C" w:rsidRDefault="0027630C" w:rsidP="009F2A51">
      <w:pPr>
        <w:widowControl w:val="0"/>
        <w:autoSpaceDE w:val="0"/>
        <w:autoSpaceDN w:val="0"/>
        <w:adjustRightInd w:val="0"/>
        <w:spacing w:after="0" w:line="240" w:lineRule="auto"/>
      </w:pPr>
    </w:p>
    <w:p w14:paraId="2F99B35C" w14:textId="77777777" w:rsidR="0027630C" w:rsidRDefault="0027630C" w:rsidP="009F2A51">
      <w:pPr>
        <w:widowControl w:val="0"/>
        <w:autoSpaceDE w:val="0"/>
        <w:autoSpaceDN w:val="0"/>
        <w:adjustRightInd w:val="0"/>
        <w:spacing w:after="0" w:line="240" w:lineRule="auto"/>
      </w:pPr>
    </w:p>
    <w:p w14:paraId="36828AB8" w14:textId="77777777" w:rsidR="0027630C" w:rsidRDefault="0027630C" w:rsidP="009F2A51">
      <w:pPr>
        <w:widowControl w:val="0"/>
        <w:autoSpaceDE w:val="0"/>
        <w:autoSpaceDN w:val="0"/>
        <w:adjustRightInd w:val="0"/>
        <w:spacing w:after="0" w:line="240" w:lineRule="auto"/>
      </w:pPr>
    </w:p>
    <w:p w14:paraId="49107475" w14:textId="77777777" w:rsidR="0027630C" w:rsidRDefault="0027630C" w:rsidP="009F2A51">
      <w:pPr>
        <w:widowControl w:val="0"/>
        <w:autoSpaceDE w:val="0"/>
        <w:autoSpaceDN w:val="0"/>
        <w:adjustRightInd w:val="0"/>
        <w:spacing w:after="0" w:line="240" w:lineRule="auto"/>
      </w:pPr>
    </w:p>
    <w:p w14:paraId="17508E83" w14:textId="77777777" w:rsidR="00202048" w:rsidRDefault="00202048" w:rsidP="009F2A51">
      <w:pPr>
        <w:widowControl w:val="0"/>
        <w:autoSpaceDE w:val="0"/>
        <w:autoSpaceDN w:val="0"/>
        <w:adjustRightInd w:val="0"/>
        <w:spacing w:after="0" w:line="240" w:lineRule="auto"/>
      </w:pPr>
    </w:p>
    <w:p w14:paraId="0878018C" w14:textId="77777777" w:rsidR="009D1884" w:rsidRPr="0027630C" w:rsidRDefault="006F770C" w:rsidP="0076086A">
      <w:pPr>
        <w:pStyle w:val="Heading1"/>
        <w:numPr>
          <w:ilvl w:val="0"/>
          <w:numId w:val="1"/>
        </w:numPr>
        <w:rPr>
          <w:color w:val="auto"/>
        </w:rPr>
      </w:pPr>
      <w:bookmarkStart w:id="12" w:name="_Toc503949770"/>
      <w:r w:rsidRPr="0027630C">
        <w:rPr>
          <w:color w:val="auto"/>
        </w:rPr>
        <w:lastRenderedPageBreak/>
        <w:t>Overview</w:t>
      </w:r>
      <w:bookmarkEnd w:id="12"/>
    </w:p>
    <w:p w14:paraId="7EE0160C" w14:textId="77777777" w:rsidR="00A47122" w:rsidRPr="0027630C" w:rsidRDefault="009D1884" w:rsidP="00481F6E">
      <w:pPr>
        <w:pStyle w:val="Heading2"/>
        <w:rPr>
          <w:rFonts w:ascii="Calibri" w:hAnsi="Calibri" w:cs="Times New Roman"/>
          <w:color w:val="auto"/>
          <w:sz w:val="22"/>
          <w:szCs w:val="22"/>
        </w:rPr>
      </w:pPr>
      <w:bookmarkStart w:id="13" w:name="_Toc503949771"/>
      <w:r w:rsidRPr="0027630C">
        <w:rPr>
          <w:rFonts w:ascii="Calibri" w:hAnsi="Calibri" w:cs="Times New Roman"/>
          <w:color w:val="auto"/>
          <w:sz w:val="22"/>
          <w:szCs w:val="22"/>
        </w:rPr>
        <w:t xml:space="preserve">Project </w:t>
      </w:r>
      <w:r w:rsidR="006F770C" w:rsidRPr="0027630C">
        <w:rPr>
          <w:rFonts w:ascii="Calibri" w:hAnsi="Calibri" w:cs="Times New Roman"/>
          <w:color w:val="auto"/>
          <w:sz w:val="22"/>
          <w:szCs w:val="22"/>
        </w:rPr>
        <w:t>Description</w:t>
      </w:r>
      <w:bookmarkEnd w:id="13"/>
    </w:p>
    <w:p w14:paraId="75BAC16B" w14:textId="77777777" w:rsidR="001B4454" w:rsidRPr="0095359C" w:rsidRDefault="00A47122" w:rsidP="001B4454">
      <w:pPr>
        <w:rPr>
          <w:rFonts w:asciiTheme="minorHAnsi" w:hAnsiTheme="minorHAnsi"/>
          <w:sz w:val="20"/>
          <w:szCs w:val="20"/>
        </w:rPr>
      </w:pPr>
      <w:r w:rsidRPr="00736BF7">
        <w:rPr>
          <w:rFonts w:asciiTheme="minorHAnsi" w:hAnsiTheme="minorHAnsi" w:cs="Segoe UI"/>
          <w:color w:val="000000" w:themeColor="text1"/>
        </w:rPr>
        <w:t xml:space="preserve"> </w:t>
      </w:r>
      <w:r w:rsidR="00026536" w:rsidRPr="0095359C">
        <w:rPr>
          <w:rFonts w:asciiTheme="minorHAnsi" w:hAnsiTheme="minorHAnsi" w:cs="Segoe UI"/>
          <w:color w:val="000000" w:themeColor="text1"/>
          <w:sz w:val="20"/>
          <w:szCs w:val="20"/>
        </w:rPr>
        <w:t xml:space="preserve">The </w:t>
      </w:r>
      <w:r w:rsidR="001B4454" w:rsidRPr="0095359C">
        <w:rPr>
          <w:rFonts w:asciiTheme="minorHAnsi" w:hAnsiTheme="minorHAnsi" w:cs="Segoe UI"/>
          <w:color w:val="000000" w:themeColor="text1"/>
          <w:sz w:val="20"/>
          <w:szCs w:val="20"/>
        </w:rPr>
        <w:t xml:space="preserve">eCL outlier research and coaching process is a standard process to facilitate consistent communication when a performance opportunity exists.  It provides a method to </w:t>
      </w:r>
      <w:proofErr w:type="gramStart"/>
      <w:r w:rsidR="001B4454" w:rsidRPr="0095359C">
        <w:rPr>
          <w:rFonts w:asciiTheme="minorHAnsi" w:hAnsiTheme="minorHAnsi" w:cs="Segoe UI"/>
          <w:color w:val="000000" w:themeColor="text1"/>
          <w:sz w:val="20"/>
          <w:szCs w:val="20"/>
        </w:rPr>
        <w:t>make a determination</w:t>
      </w:r>
      <w:proofErr w:type="gramEnd"/>
      <w:r w:rsidR="001B4454" w:rsidRPr="0095359C">
        <w:rPr>
          <w:rFonts w:asciiTheme="minorHAnsi" w:hAnsiTheme="minorHAnsi" w:cs="Segoe UI"/>
          <w:color w:val="000000" w:themeColor="text1"/>
          <w:sz w:val="20"/>
          <w:szCs w:val="20"/>
        </w:rPr>
        <w:t xml:space="preserve"> of whether coaching is needed, when to initiate coaching and verification that the performance issue has been addressed. Outlier reports are created by the</w:t>
      </w:r>
      <w:r w:rsidR="00026536" w:rsidRPr="0095359C">
        <w:rPr>
          <w:rFonts w:asciiTheme="minorHAnsi" w:hAnsiTheme="minorHAnsi" w:cs="Segoe UI"/>
          <w:color w:val="000000" w:themeColor="text1"/>
          <w:sz w:val="20"/>
          <w:szCs w:val="20"/>
        </w:rPr>
        <w:t xml:space="preserve"> CCO </w:t>
      </w:r>
      <w:r w:rsidR="001B4454" w:rsidRPr="0095359C">
        <w:rPr>
          <w:rFonts w:asciiTheme="minorHAnsi" w:hAnsiTheme="minorHAnsi" w:cs="Segoe UI"/>
          <w:color w:val="000000" w:themeColor="text1"/>
          <w:sz w:val="20"/>
          <w:szCs w:val="20"/>
        </w:rPr>
        <w:t xml:space="preserve">Analytics team which </w:t>
      </w:r>
      <w:r w:rsidR="00026536" w:rsidRPr="0095359C">
        <w:rPr>
          <w:rFonts w:asciiTheme="minorHAnsi" w:hAnsiTheme="minorHAnsi" w:cs="Segoe UI"/>
          <w:color w:val="000000" w:themeColor="text1"/>
          <w:sz w:val="20"/>
          <w:szCs w:val="20"/>
        </w:rPr>
        <w:t>identifies</w:t>
      </w:r>
      <w:r w:rsidR="001B4454" w:rsidRPr="0095359C">
        <w:rPr>
          <w:rFonts w:asciiTheme="minorHAnsi" w:hAnsiTheme="minorHAnsi" w:cs="Segoe UI"/>
          <w:color w:val="000000" w:themeColor="text1"/>
          <w:sz w:val="20"/>
          <w:szCs w:val="20"/>
        </w:rPr>
        <w:t xml:space="preserve"> thresholds and exceptions that require coaching or further research by Call Center Mangers (CCM). All items are entered into the eCL either through a Point of Contact (POC) via the standard entry form or through a data feed. Utilizing the eCL </w:t>
      </w:r>
      <w:proofErr w:type="gramStart"/>
      <w:r w:rsidR="001B4454" w:rsidRPr="0095359C">
        <w:rPr>
          <w:rFonts w:asciiTheme="minorHAnsi" w:hAnsiTheme="minorHAnsi" w:cs="Segoe UI"/>
          <w:color w:val="000000" w:themeColor="text1"/>
          <w:sz w:val="20"/>
          <w:szCs w:val="20"/>
        </w:rPr>
        <w:t>work-flow</w:t>
      </w:r>
      <w:proofErr w:type="gramEnd"/>
      <w:r w:rsidR="001B4454" w:rsidRPr="0095359C">
        <w:rPr>
          <w:rFonts w:asciiTheme="minorHAnsi" w:hAnsiTheme="minorHAnsi" w:cs="Segoe UI"/>
          <w:color w:val="000000" w:themeColor="text1"/>
          <w:sz w:val="20"/>
          <w:szCs w:val="20"/>
        </w:rPr>
        <w:t xml:space="preserve">, items can be tracked from start to finish to verify if items have been addressed. The eCL will also provide reporting on the number of outliers </w:t>
      </w:r>
      <w:proofErr w:type="gramStart"/>
      <w:r w:rsidR="001B4454" w:rsidRPr="0095359C">
        <w:rPr>
          <w:rFonts w:asciiTheme="minorHAnsi" w:hAnsiTheme="minorHAnsi" w:cs="Segoe UI"/>
          <w:color w:val="000000" w:themeColor="text1"/>
          <w:sz w:val="20"/>
          <w:szCs w:val="20"/>
        </w:rPr>
        <w:t>entered into</w:t>
      </w:r>
      <w:proofErr w:type="gramEnd"/>
      <w:r w:rsidR="001B4454" w:rsidRPr="0095359C">
        <w:rPr>
          <w:rFonts w:asciiTheme="minorHAnsi" w:hAnsiTheme="minorHAnsi" w:cs="Segoe UI"/>
          <w:color w:val="000000" w:themeColor="text1"/>
          <w:sz w:val="20"/>
          <w:szCs w:val="20"/>
        </w:rPr>
        <w:t xml:space="preserve"> the system, the number coached, pending coaching, pending review or reasons why coaching was not required.</w:t>
      </w:r>
    </w:p>
    <w:p w14:paraId="189B17D7" w14:textId="77777777" w:rsidR="00A47122" w:rsidRDefault="00A47122" w:rsidP="009F2A51">
      <w:pPr>
        <w:widowControl w:val="0"/>
        <w:autoSpaceDE w:val="0"/>
        <w:autoSpaceDN w:val="0"/>
        <w:adjustRightInd w:val="0"/>
        <w:spacing w:after="0" w:line="240" w:lineRule="auto"/>
        <w:rPr>
          <w:rFonts w:ascii="Verdana" w:hAnsi="Verdana" w:cs="Segoe UI"/>
          <w:color w:val="000000" w:themeColor="text1"/>
          <w:sz w:val="20"/>
          <w:szCs w:val="20"/>
        </w:rPr>
      </w:pPr>
    </w:p>
    <w:p w14:paraId="10EE5139" w14:textId="77777777" w:rsidR="00A47122" w:rsidRPr="0027630C" w:rsidRDefault="00A47122" w:rsidP="00481F6E">
      <w:pPr>
        <w:pStyle w:val="Heading2"/>
        <w:rPr>
          <w:rFonts w:ascii="Calibri" w:hAnsi="Calibri" w:cs="Times New Roman"/>
          <w:color w:val="auto"/>
          <w:sz w:val="22"/>
          <w:szCs w:val="22"/>
        </w:rPr>
      </w:pPr>
      <w:bookmarkStart w:id="14" w:name="_Toc503949772"/>
      <w:r w:rsidRPr="0027630C">
        <w:rPr>
          <w:rFonts w:ascii="Calibri" w:hAnsi="Calibri" w:cs="Times New Roman"/>
          <w:color w:val="auto"/>
          <w:sz w:val="22"/>
          <w:szCs w:val="22"/>
        </w:rPr>
        <w:t>Document</w:t>
      </w:r>
      <w:r w:rsidR="006F770C" w:rsidRPr="0027630C">
        <w:rPr>
          <w:rFonts w:ascii="Calibri" w:hAnsi="Calibri" w:cs="Times New Roman"/>
          <w:color w:val="auto"/>
          <w:sz w:val="22"/>
          <w:szCs w:val="22"/>
        </w:rPr>
        <w:t xml:space="preserve"> Scope</w:t>
      </w:r>
      <w:bookmarkEnd w:id="14"/>
    </w:p>
    <w:p w14:paraId="21AEC170" w14:textId="77777777" w:rsidR="00A47122" w:rsidRPr="0095359C" w:rsidRDefault="00A47122" w:rsidP="00A47122">
      <w:pPr>
        <w:widowControl w:val="0"/>
        <w:autoSpaceDE w:val="0"/>
        <w:autoSpaceDN w:val="0"/>
        <w:adjustRightInd w:val="0"/>
        <w:spacing w:after="0" w:line="240" w:lineRule="auto"/>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 xml:space="preserve">This document describes the </w:t>
      </w:r>
      <w:r w:rsidR="001B4454" w:rsidRPr="0095359C">
        <w:rPr>
          <w:rFonts w:asciiTheme="minorHAnsi" w:hAnsiTheme="minorHAnsi" w:cs="Segoe UI"/>
          <w:color w:val="000000" w:themeColor="text1"/>
          <w:sz w:val="20"/>
          <w:szCs w:val="20"/>
        </w:rPr>
        <w:t>load of the Outliers reports provided by the Analytics team into the eCoaching database. Once the reports are loaded into the database the logs are tracked through the workflow like any Coaching log entered from the web interface.</w:t>
      </w:r>
    </w:p>
    <w:p w14:paraId="483FB556" w14:textId="77777777" w:rsidR="002C3B04" w:rsidRDefault="002C3B04" w:rsidP="00A47122">
      <w:pPr>
        <w:widowControl w:val="0"/>
        <w:autoSpaceDE w:val="0"/>
        <w:autoSpaceDN w:val="0"/>
        <w:adjustRightInd w:val="0"/>
        <w:spacing w:after="0" w:line="240" w:lineRule="auto"/>
        <w:rPr>
          <w:rFonts w:ascii="Verdana" w:hAnsi="Verdana" w:cs="Segoe UI"/>
          <w:color w:val="000000" w:themeColor="text1"/>
          <w:sz w:val="20"/>
          <w:szCs w:val="20"/>
        </w:rPr>
      </w:pPr>
    </w:p>
    <w:p w14:paraId="4F1C814D" w14:textId="77777777" w:rsidR="002C3B04" w:rsidRDefault="002C3B04" w:rsidP="00A47122">
      <w:pPr>
        <w:widowControl w:val="0"/>
        <w:autoSpaceDE w:val="0"/>
        <w:autoSpaceDN w:val="0"/>
        <w:adjustRightInd w:val="0"/>
        <w:spacing w:after="0" w:line="240" w:lineRule="auto"/>
        <w:rPr>
          <w:rFonts w:ascii="Verdana" w:hAnsi="Verdana" w:cs="Segoe UI"/>
          <w:color w:val="000000" w:themeColor="text1"/>
          <w:sz w:val="20"/>
          <w:szCs w:val="20"/>
        </w:rPr>
      </w:pPr>
    </w:p>
    <w:p w14:paraId="139957BE" w14:textId="77777777" w:rsidR="002C3B04" w:rsidRPr="0027630C" w:rsidRDefault="002C3B04" w:rsidP="00481F6E">
      <w:pPr>
        <w:pStyle w:val="Heading2"/>
        <w:rPr>
          <w:rFonts w:ascii="Calibri" w:hAnsi="Calibri" w:cs="Times New Roman"/>
          <w:color w:val="auto"/>
          <w:sz w:val="22"/>
          <w:szCs w:val="22"/>
        </w:rPr>
      </w:pPr>
      <w:bookmarkStart w:id="15" w:name="_Toc503949773"/>
      <w:r w:rsidRPr="0027630C">
        <w:rPr>
          <w:rFonts w:ascii="Calibri" w:hAnsi="Calibri" w:cs="Times New Roman"/>
          <w:color w:val="auto"/>
          <w:sz w:val="22"/>
          <w:szCs w:val="22"/>
        </w:rPr>
        <w:t>Source Files</w:t>
      </w:r>
      <w:bookmarkEnd w:id="15"/>
    </w:p>
    <w:p w14:paraId="7CC7D5A8" w14:textId="77777777" w:rsidR="0053330A" w:rsidRPr="0095359C" w:rsidRDefault="0053330A" w:rsidP="0053330A">
      <w:pPr>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 xml:space="preserve">The table below shows </w:t>
      </w:r>
      <w:proofErr w:type="gramStart"/>
      <w:r w:rsidRPr="0095359C">
        <w:rPr>
          <w:rFonts w:asciiTheme="minorHAnsi" w:hAnsiTheme="minorHAnsi" w:cs="Segoe UI"/>
          <w:color w:val="000000" w:themeColor="text1"/>
          <w:sz w:val="20"/>
          <w:szCs w:val="20"/>
        </w:rPr>
        <w:t>all of</w:t>
      </w:r>
      <w:proofErr w:type="gramEnd"/>
      <w:r w:rsidRPr="0095359C">
        <w:rPr>
          <w:rFonts w:asciiTheme="minorHAnsi" w:hAnsiTheme="minorHAnsi" w:cs="Segoe UI"/>
          <w:color w:val="000000" w:themeColor="text1"/>
          <w:sz w:val="20"/>
          <w:szCs w:val="20"/>
        </w:rPr>
        <w:t xml:space="preserve"> the outlier report types that can arrive as feeds. Currently active feeds are marked by an ‘X’ in the table below.</w:t>
      </w:r>
    </w:p>
    <w:p w14:paraId="195C92BB" w14:textId="77777777" w:rsidR="0053330A" w:rsidRPr="0095359C" w:rsidRDefault="0053330A" w:rsidP="0053330A">
      <w:pPr>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Files have a naming convention eCL_Outlier_Feed_XXX</w:t>
      </w:r>
      <w:r w:rsidR="00F56A29" w:rsidRPr="0095359C">
        <w:rPr>
          <w:rFonts w:asciiTheme="minorHAnsi" w:hAnsiTheme="minorHAnsi" w:cs="Segoe UI"/>
          <w:color w:val="000000" w:themeColor="text1"/>
          <w:sz w:val="20"/>
          <w:szCs w:val="20"/>
        </w:rPr>
        <w:t>yyyymmdd</w:t>
      </w:r>
      <w:r w:rsidRPr="0095359C">
        <w:rPr>
          <w:rFonts w:asciiTheme="minorHAnsi" w:hAnsiTheme="minorHAnsi" w:cs="Segoe UI"/>
          <w:color w:val="000000" w:themeColor="text1"/>
          <w:sz w:val="20"/>
          <w:szCs w:val="20"/>
        </w:rPr>
        <w:t xml:space="preserve">.csv where XXX stands for the </w:t>
      </w:r>
      <w:proofErr w:type="gramStart"/>
      <w:r w:rsidRPr="0095359C">
        <w:rPr>
          <w:rFonts w:asciiTheme="minorHAnsi" w:hAnsiTheme="minorHAnsi" w:cs="Segoe UI"/>
          <w:color w:val="000000" w:themeColor="text1"/>
          <w:sz w:val="20"/>
          <w:szCs w:val="20"/>
        </w:rPr>
        <w:t>3 letter</w:t>
      </w:r>
      <w:proofErr w:type="gramEnd"/>
      <w:r w:rsidRPr="0095359C">
        <w:rPr>
          <w:rFonts w:asciiTheme="minorHAnsi" w:hAnsiTheme="minorHAnsi" w:cs="Segoe UI"/>
          <w:color w:val="000000" w:themeColor="text1"/>
          <w:sz w:val="20"/>
          <w:szCs w:val="20"/>
        </w:rPr>
        <w:t xml:space="preserve"> acronym used by the report as shown in the ‘Code’ column below.</w:t>
      </w:r>
    </w:p>
    <w:p w14:paraId="0F75DDCA" w14:textId="73E11D00" w:rsidR="0053330A" w:rsidRDefault="0053330A" w:rsidP="0053330A">
      <w:pPr>
        <w:rPr>
          <w:rFonts w:asciiTheme="minorHAnsi" w:hAnsiTheme="minorHAnsi" w:cs="Segoe UI"/>
          <w:sz w:val="20"/>
          <w:szCs w:val="20"/>
        </w:rPr>
      </w:pPr>
      <w:r w:rsidRPr="0095359C">
        <w:rPr>
          <w:rFonts w:asciiTheme="minorHAnsi" w:hAnsiTheme="minorHAnsi" w:cs="Segoe UI"/>
          <w:color w:val="000000" w:themeColor="text1"/>
          <w:sz w:val="20"/>
          <w:szCs w:val="20"/>
        </w:rPr>
        <w:t xml:space="preserve">Files are staged at </w:t>
      </w:r>
      <w:r w:rsidR="009930C9">
        <w:fldChar w:fldCharType="begin"/>
      </w:r>
      <w:r w:rsidR="009930C9">
        <w:instrText xml:space="preserve"> HYPERLINK "file:///\\\\f3420-ecldbp01\\data\\Coaching\\Outliers\\Encrypt_Out\\" </w:instrText>
      </w:r>
      <w:r w:rsidR="009930C9">
        <w:fldChar w:fldCharType="separate"/>
      </w:r>
      <w:r w:rsidR="00E25F26" w:rsidRPr="00700164">
        <w:rPr>
          <w:rStyle w:val="Hyperlink"/>
          <w:rFonts w:asciiTheme="minorHAnsi" w:hAnsiTheme="minorHAnsi" w:cs="Segoe UI"/>
          <w:sz w:val="20"/>
          <w:szCs w:val="20"/>
        </w:rPr>
        <w:t>\\</w:t>
      </w:r>
      <w:del w:id="16" w:author="Palacherla, Susmitha C" w:date="2021-04-20T08:06:00Z">
        <w:r w:rsidR="00E25F26" w:rsidRPr="00700164" w:rsidDel="00D01B11">
          <w:rPr>
            <w:rStyle w:val="Hyperlink"/>
            <w:rFonts w:asciiTheme="minorHAnsi" w:hAnsiTheme="minorHAnsi" w:cs="Segoe UI"/>
            <w:sz w:val="20"/>
            <w:szCs w:val="20"/>
          </w:rPr>
          <w:delText>f3420-ecldbp01</w:delText>
        </w:r>
      </w:del>
      <w:ins w:id="17" w:author="Palacherla, Susmitha C" w:date="2021-04-20T08:06:00Z">
        <w:r w:rsidR="00D01B11">
          <w:rPr>
            <w:rStyle w:val="Hyperlink"/>
            <w:rFonts w:asciiTheme="minorHAnsi" w:hAnsiTheme="minorHAnsi" w:cs="Segoe UI"/>
            <w:sz w:val="20"/>
            <w:szCs w:val="20"/>
          </w:rPr>
          <w:t>UVAAPADSQL50CCO</w:t>
        </w:r>
      </w:ins>
      <w:r w:rsidR="00E25F26" w:rsidRPr="00700164">
        <w:rPr>
          <w:rStyle w:val="Hyperlink"/>
          <w:rFonts w:asciiTheme="minorHAnsi" w:hAnsiTheme="minorHAnsi" w:cs="Segoe UI"/>
          <w:sz w:val="20"/>
          <w:szCs w:val="20"/>
        </w:rPr>
        <w:t>\data\Coaching\Outliers\Encrypt_Out\</w:t>
      </w:r>
      <w:r w:rsidR="009930C9">
        <w:rPr>
          <w:rStyle w:val="Hyperlink"/>
          <w:rFonts w:asciiTheme="minorHAnsi" w:hAnsiTheme="minorHAnsi" w:cs="Segoe UI"/>
          <w:sz w:val="20"/>
          <w:szCs w:val="20"/>
        </w:rPr>
        <w:fldChar w:fldCharType="end"/>
      </w:r>
    </w:p>
    <w:tbl>
      <w:tblPr>
        <w:tblW w:w="9555" w:type="dxa"/>
        <w:tblInd w:w="93" w:type="dxa"/>
        <w:tblLook w:val="04A0" w:firstRow="1" w:lastRow="0" w:firstColumn="1" w:lastColumn="0" w:noHBand="0" w:noVBand="1"/>
      </w:tblPr>
      <w:tblGrid>
        <w:gridCol w:w="419"/>
        <w:gridCol w:w="4435"/>
        <w:gridCol w:w="659"/>
        <w:gridCol w:w="680"/>
        <w:gridCol w:w="948"/>
        <w:gridCol w:w="612"/>
        <w:gridCol w:w="1802"/>
      </w:tblGrid>
      <w:tr w:rsidR="0053330A" w:rsidRPr="007E2C75" w14:paraId="2A383A4C" w14:textId="77777777" w:rsidTr="00C55BF9">
        <w:trPr>
          <w:trHeight w:val="450"/>
        </w:trPr>
        <w:tc>
          <w:tcPr>
            <w:tcW w:w="419" w:type="dxa"/>
            <w:tcBorders>
              <w:top w:val="single" w:sz="8" w:space="0" w:color="F2F2F2"/>
              <w:left w:val="single" w:sz="8" w:space="0" w:color="7297BD"/>
              <w:bottom w:val="nil"/>
              <w:right w:val="single" w:sz="8" w:space="0" w:color="F2F2F2"/>
            </w:tcBorders>
            <w:shd w:val="clear" w:color="000000" w:fill="7297BD"/>
            <w:vAlign w:val="center"/>
            <w:hideMark/>
          </w:tcPr>
          <w:p w14:paraId="37CA374B" w14:textId="77777777" w:rsidR="0053330A" w:rsidRPr="007E2C75" w:rsidRDefault="0053330A" w:rsidP="00A71CC9">
            <w:pPr>
              <w:rPr>
                <w:b/>
                <w:bCs/>
                <w:color w:val="FFFFFF"/>
                <w:sz w:val="16"/>
                <w:szCs w:val="16"/>
              </w:rPr>
            </w:pPr>
            <w:r w:rsidRPr="007E2C75">
              <w:rPr>
                <w:b/>
                <w:bCs/>
                <w:color w:val="FFFFFF"/>
                <w:sz w:val="16"/>
                <w:szCs w:val="16"/>
              </w:rPr>
              <w:t>#</w:t>
            </w:r>
          </w:p>
        </w:tc>
        <w:tc>
          <w:tcPr>
            <w:tcW w:w="4435" w:type="dxa"/>
            <w:tcBorders>
              <w:top w:val="single" w:sz="8" w:space="0" w:color="F2F2F2"/>
              <w:left w:val="nil"/>
              <w:bottom w:val="nil"/>
              <w:right w:val="single" w:sz="8" w:space="0" w:color="F2F2F2"/>
            </w:tcBorders>
            <w:shd w:val="clear" w:color="000000" w:fill="7297BD"/>
            <w:vAlign w:val="center"/>
            <w:hideMark/>
          </w:tcPr>
          <w:p w14:paraId="63B818D4" w14:textId="77777777" w:rsidR="0053330A" w:rsidRPr="007E2C75" w:rsidRDefault="0053330A" w:rsidP="00A71CC9">
            <w:pPr>
              <w:spacing w:after="0" w:line="240" w:lineRule="auto"/>
              <w:rPr>
                <w:b/>
                <w:bCs/>
                <w:color w:val="FFFFFF"/>
                <w:sz w:val="16"/>
                <w:szCs w:val="16"/>
              </w:rPr>
            </w:pPr>
            <w:r w:rsidRPr="007E2C75">
              <w:rPr>
                <w:b/>
                <w:bCs/>
                <w:color w:val="FFFFFF"/>
                <w:sz w:val="16"/>
                <w:szCs w:val="16"/>
              </w:rPr>
              <w:t>Metric/Report</w:t>
            </w:r>
          </w:p>
        </w:tc>
        <w:tc>
          <w:tcPr>
            <w:tcW w:w="659" w:type="dxa"/>
            <w:tcBorders>
              <w:top w:val="single" w:sz="8" w:space="0" w:color="F2F2F2"/>
              <w:left w:val="nil"/>
              <w:bottom w:val="nil"/>
              <w:right w:val="single" w:sz="8" w:space="0" w:color="F2F2F2"/>
            </w:tcBorders>
            <w:shd w:val="clear" w:color="000000" w:fill="7297BD"/>
            <w:vAlign w:val="center"/>
            <w:hideMark/>
          </w:tcPr>
          <w:p w14:paraId="289D5C07" w14:textId="77777777" w:rsidR="0053330A" w:rsidRPr="007E2C75" w:rsidRDefault="0053330A" w:rsidP="0053330A">
            <w:pPr>
              <w:spacing w:after="0" w:line="240" w:lineRule="auto"/>
              <w:rPr>
                <w:b/>
                <w:bCs/>
                <w:color w:val="FFFFFF"/>
                <w:sz w:val="16"/>
                <w:szCs w:val="16"/>
              </w:rPr>
            </w:pPr>
            <w:r>
              <w:rPr>
                <w:b/>
                <w:bCs/>
                <w:color w:val="FFFFFF"/>
                <w:sz w:val="16"/>
                <w:szCs w:val="16"/>
              </w:rPr>
              <w:t>Active Feed</w:t>
            </w:r>
          </w:p>
        </w:tc>
        <w:tc>
          <w:tcPr>
            <w:tcW w:w="680" w:type="dxa"/>
            <w:tcBorders>
              <w:top w:val="single" w:sz="8" w:space="0" w:color="F2F2F2"/>
              <w:left w:val="nil"/>
              <w:bottom w:val="nil"/>
              <w:right w:val="single" w:sz="8" w:space="0" w:color="F2F2F2"/>
            </w:tcBorders>
            <w:shd w:val="clear" w:color="000000" w:fill="7297BD"/>
            <w:vAlign w:val="center"/>
            <w:hideMark/>
          </w:tcPr>
          <w:p w14:paraId="37E0384F" w14:textId="77777777" w:rsidR="0053330A" w:rsidRPr="007E2C75" w:rsidRDefault="0053330A" w:rsidP="00A71CC9">
            <w:pPr>
              <w:spacing w:after="0" w:line="240" w:lineRule="auto"/>
              <w:rPr>
                <w:b/>
                <w:bCs/>
                <w:color w:val="FFFFFF"/>
                <w:sz w:val="16"/>
                <w:szCs w:val="16"/>
              </w:rPr>
            </w:pPr>
            <w:r w:rsidRPr="007E2C75">
              <w:rPr>
                <w:b/>
                <w:bCs/>
                <w:color w:val="FFFFFF"/>
                <w:sz w:val="16"/>
                <w:szCs w:val="16"/>
              </w:rPr>
              <w:t>Code</w:t>
            </w:r>
          </w:p>
        </w:tc>
        <w:tc>
          <w:tcPr>
            <w:tcW w:w="948" w:type="dxa"/>
            <w:tcBorders>
              <w:top w:val="single" w:sz="8" w:space="0" w:color="F2F2F2"/>
              <w:left w:val="nil"/>
              <w:bottom w:val="nil"/>
              <w:right w:val="single" w:sz="8" w:space="0" w:color="F2F2F2"/>
            </w:tcBorders>
            <w:shd w:val="clear" w:color="000000" w:fill="7297BD"/>
            <w:vAlign w:val="center"/>
            <w:hideMark/>
          </w:tcPr>
          <w:p w14:paraId="2FDCF848" w14:textId="77777777" w:rsidR="0053330A" w:rsidRPr="007E2C75" w:rsidRDefault="0053330A" w:rsidP="00A71CC9">
            <w:pPr>
              <w:spacing w:after="0" w:line="240" w:lineRule="auto"/>
              <w:rPr>
                <w:b/>
                <w:bCs/>
                <w:color w:val="FFFFFF"/>
                <w:sz w:val="16"/>
                <w:szCs w:val="16"/>
              </w:rPr>
            </w:pPr>
            <w:r w:rsidRPr="007E2C75">
              <w:rPr>
                <w:b/>
                <w:bCs/>
                <w:color w:val="FFFFFF"/>
                <w:sz w:val="16"/>
                <w:szCs w:val="16"/>
              </w:rPr>
              <w:t>eCL Workflow</w:t>
            </w:r>
          </w:p>
        </w:tc>
        <w:tc>
          <w:tcPr>
            <w:tcW w:w="612" w:type="dxa"/>
            <w:tcBorders>
              <w:top w:val="single" w:sz="8" w:space="0" w:color="F2F2F2"/>
              <w:left w:val="nil"/>
              <w:bottom w:val="nil"/>
              <w:right w:val="single" w:sz="8" w:space="0" w:color="F2F2F2"/>
            </w:tcBorders>
            <w:shd w:val="clear" w:color="000000" w:fill="7297BD"/>
            <w:vAlign w:val="center"/>
            <w:hideMark/>
          </w:tcPr>
          <w:p w14:paraId="4B2DA3DE" w14:textId="77777777" w:rsidR="0053330A" w:rsidRPr="007E2C75" w:rsidRDefault="0053330A" w:rsidP="00A71CC9">
            <w:pPr>
              <w:spacing w:after="0" w:line="240" w:lineRule="auto"/>
              <w:rPr>
                <w:b/>
                <w:bCs/>
                <w:color w:val="FFFFFF"/>
                <w:sz w:val="16"/>
                <w:szCs w:val="16"/>
              </w:rPr>
            </w:pPr>
            <w:r w:rsidRPr="007E2C75">
              <w:rPr>
                <w:b/>
                <w:bCs/>
                <w:color w:val="FFFFFF"/>
                <w:sz w:val="16"/>
                <w:szCs w:val="16"/>
              </w:rPr>
              <w:t>Entry</w:t>
            </w:r>
          </w:p>
        </w:tc>
        <w:tc>
          <w:tcPr>
            <w:tcW w:w="1802" w:type="dxa"/>
            <w:tcBorders>
              <w:top w:val="single" w:sz="8" w:space="0" w:color="F2F2F2"/>
              <w:left w:val="nil"/>
              <w:bottom w:val="nil"/>
              <w:right w:val="single" w:sz="8" w:space="0" w:color="F2F2F2"/>
            </w:tcBorders>
            <w:shd w:val="clear" w:color="000000" w:fill="7297BD"/>
            <w:vAlign w:val="center"/>
            <w:hideMark/>
          </w:tcPr>
          <w:p w14:paraId="30F460F4" w14:textId="77777777" w:rsidR="0053330A" w:rsidRPr="007E2C75" w:rsidRDefault="0053330A" w:rsidP="00A71CC9">
            <w:pPr>
              <w:spacing w:after="0" w:line="240" w:lineRule="auto"/>
              <w:rPr>
                <w:b/>
                <w:bCs/>
                <w:color w:val="FFFFFF"/>
                <w:sz w:val="16"/>
                <w:szCs w:val="16"/>
              </w:rPr>
            </w:pPr>
            <w:r w:rsidRPr="007E2C75">
              <w:rPr>
                <w:b/>
                <w:bCs/>
                <w:color w:val="FFFFFF"/>
                <w:sz w:val="16"/>
                <w:szCs w:val="16"/>
              </w:rPr>
              <w:t>Coaching Reason</w:t>
            </w:r>
          </w:p>
        </w:tc>
      </w:tr>
      <w:tr w:rsidR="003F421D" w:rsidRPr="007E2C75" w14:paraId="741B7BE1" w14:textId="77777777" w:rsidTr="00FF490B">
        <w:trPr>
          <w:trHeight w:val="690"/>
        </w:trPr>
        <w:tc>
          <w:tcPr>
            <w:tcW w:w="419" w:type="dxa"/>
            <w:tcBorders>
              <w:top w:val="single" w:sz="4" w:space="0" w:color="auto"/>
              <w:left w:val="single" w:sz="4" w:space="0" w:color="auto"/>
              <w:bottom w:val="single" w:sz="4" w:space="0" w:color="auto"/>
              <w:right w:val="single" w:sz="4" w:space="0" w:color="auto"/>
            </w:tcBorders>
            <w:shd w:val="clear" w:color="000000" w:fill="C5D9F1"/>
            <w:vAlign w:val="center"/>
            <w:hideMark/>
          </w:tcPr>
          <w:p w14:paraId="4A213E4A"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w:t>
            </w:r>
          </w:p>
        </w:tc>
        <w:tc>
          <w:tcPr>
            <w:tcW w:w="4435" w:type="dxa"/>
            <w:tcBorders>
              <w:top w:val="single" w:sz="4" w:space="0" w:color="auto"/>
              <w:left w:val="nil"/>
              <w:bottom w:val="single" w:sz="4" w:space="0" w:color="auto"/>
              <w:right w:val="single" w:sz="4" w:space="0" w:color="auto"/>
            </w:tcBorders>
            <w:shd w:val="clear" w:color="000000" w:fill="C5D9F1"/>
            <w:noWrap/>
            <w:vAlign w:val="center"/>
            <w:hideMark/>
          </w:tcPr>
          <w:p w14:paraId="785F7E10"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ACO Escalation</w:t>
            </w:r>
          </w:p>
        </w:tc>
        <w:tc>
          <w:tcPr>
            <w:tcW w:w="659" w:type="dxa"/>
            <w:tcBorders>
              <w:top w:val="single" w:sz="4" w:space="0" w:color="auto"/>
              <w:left w:val="nil"/>
              <w:bottom w:val="single" w:sz="4" w:space="0" w:color="auto"/>
              <w:right w:val="single" w:sz="4" w:space="0" w:color="auto"/>
            </w:tcBorders>
            <w:shd w:val="clear" w:color="000000" w:fill="C5D9F1"/>
            <w:vAlign w:val="center"/>
            <w:hideMark/>
          </w:tcPr>
          <w:p w14:paraId="02741C36"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single" w:sz="4" w:space="0" w:color="auto"/>
              <w:left w:val="nil"/>
              <w:bottom w:val="single" w:sz="4" w:space="0" w:color="auto"/>
              <w:right w:val="single" w:sz="4" w:space="0" w:color="auto"/>
            </w:tcBorders>
            <w:shd w:val="clear" w:color="000000" w:fill="C5D9F1"/>
            <w:vAlign w:val="center"/>
            <w:hideMark/>
          </w:tcPr>
          <w:p w14:paraId="3B6AE26A"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ACO</w:t>
            </w:r>
          </w:p>
        </w:tc>
        <w:tc>
          <w:tcPr>
            <w:tcW w:w="948" w:type="dxa"/>
            <w:tcBorders>
              <w:top w:val="single" w:sz="4" w:space="0" w:color="auto"/>
              <w:left w:val="nil"/>
              <w:bottom w:val="single" w:sz="4" w:space="0" w:color="auto"/>
              <w:right w:val="single" w:sz="4" w:space="0" w:color="auto"/>
            </w:tcBorders>
            <w:shd w:val="clear" w:color="000000" w:fill="C5D9F1"/>
            <w:vAlign w:val="center"/>
            <w:hideMark/>
          </w:tcPr>
          <w:p w14:paraId="0E7CC917"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single" w:sz="4" w:space="0" w:color="auto"/>
              <w:left w:val="nil"/>
              <w:bottom w:val="single" w:sz="4" w:space="0" w:color="auto"/>
              <w:right w:val="single" w:sz="4" w:space="0" w:color="auto"/>
            </w:tcBorders>
            <w:shd w:val="clear" w:color="000000" w:fill="C5D9F1"/>
            <w:vAlign w:val="center"/>
            <w:hideMark/>
          </w:tcPr>
          <w:p w14:paraId="643B33E5"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802" w:type="dxa"/>
            <w:tcBorders>
              <w:top w:val="single" w:sz="4" w:space="0" w:color="auto"/>
              <w:left w:val="nil"/>
              <w:bottom w:val="single" w:sz="4" w:space="0" w:color="auto"/>
              <w:right w:val="single" w:sz="4" w:space="0" w:color="auto"/>
            </w:tcBorders>
            <w:shd w:val="clear" w:color="000000" w:fill="C5D9F1"/>
            <w:hideMark/>
          </w:tcPr>
          <w:p w14:paraId="4E42CF67" w14:textId="77777777" w:rsidR="003F421D" w:rsidRPr="0095359C" w:rsidRDefault="003F421D" w:rsidP="003F421D">
            <w:pPr>
              <w:spacing w:after="0" w:line="240" w:lineRule="auto"/>
              <w:rPr>
                <w:rFonts w:asciiTheme="minorHAnsi" w:hAnsiTheme="minorHAnsi"/>
                <w:color w:val="000000"/>
                <w:sz w:val="20"/>
                <w:szCs w:val="20"/>
              </w:rPr>
            </w:pPr>
            <w:r w:rsidRPr="00B45A9D">
              <w:t>OMR / Exceptions</w:t>
            </w:r>
          </w:p>
        </w:tc>
      </w:tr>
      <w:tr w:rsidR="003F421D" w:rsidRPr="007E2C75" w14:paraId="5661DD19"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5D6C624B" w14:textId="77777777" w:rsidR="003F421D" w:rsidRPr="007E2C75" w:rsidRDefault="003F421D" w:rsidP="003F421D">
            <w:pPr>
              <w:spacing w:after="0" w:line="240" w:lineRule="auto"/>
              <w:jc w:val="right"/>
              <w:rPr>
                <w:color w:val="000000"/>
                <w:sz w:val="16"/>
                <w:szCs w:val="16"/>
              </w:rPr>
            </w:pPr>
            <w:r w:rsidRPr="007E2C75">
              <w:rPr>
                <w:color w:val="000000"/>
                <w:sz w:val="16"/>
                <w:szCs w:val="16"/>
              </w:rPr>
              <w:t>2</w:t>
            </w:r>
          </w:p>
        </w:tc>
        <w:tc>
          <w:tcPr>
            <w:tcW w:w="4435" w:type="dxa"/>
            <w:tcBorders>
              <w:top w:val="nil"/>
              <w:left w:val="nil"/>
              <w:bottom w:val="single" w:sz="4" w:space="0" w:color="auto"/>
              <w:right w:val="single" w:sz="4" w:space="0" w:color="auto"/>
            </w:tcBorders>
            <w:shd w:val="clear" w:color="000000" w:fill="C5D9F1"/>
            <w:noWrap/>
            <w:vAlign w:val="center"/>
            <w:hideMark/>
          </w:tcPr>
          <w:p w14:paraId="2203C551"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ACW</w:t>
            </w:r>
          </w:p>
        </w:tc>
        <w:tc>
          <w:tcPr>
            <w:tcW w:w="659" w:type="dxa"/>
            <w:tcBorders>
              <w:top w:val="nil"/>
              <w:left w:val="nil"/>
              <w:bottom w:val="single" w:sz="4" w:space="0" w:color="auto"/>
              <w:right w:val="single" w:sz="4" w:space="0" w:color="auto"/>
            </w:tcBorders>
            <w:shd w:val="clear" w:color="000000" w:fill="C5D9F1"/>
            <w:vAlign w:val="center"/>
            <w:hideMark/>
          </w:tcPr>
          <w:p w14:paraId="05B587C0"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14:paraId="202583A1"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ACW</w:t>
            </w:r>
          </w:p>
        </w:tc>
        <w:tc>
          <w:tcPr>
            <w:tcW w:w="948" w:type="dxa"/>
            <w:tcBorders>
              <w:top w:val="nil"/>
              <w:left w:val="nil"/>
              <w:bottom w:val="single" w:sz="4" w:space="0" w:color="auto"/>
              <w:right w:val="single" w:sz="4" w:space="0" w:color="auto"/>
            </w:tcBorders>
            <w:shd w:val="clear" w:color="000000" w:fill="C5D9F1"/>
            <w:vAlign w:val="center"/>
            <w:hideMark/>
          </w:tcPr>
          <w:p w14:paraId="5A3777C7"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14:paraId="1CFAE14A"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802" w:type="dxa"/>
            <w:tcBorders>
              <w:top w:val="nil"/>
              <w:left w:val="nil"/>
              <w:bottom w:val="single" w:sz="4" w:space="0" w:color="auto"/>
              <w:right w:val="single" w:sz="4" w:space="0" w:color="auto"/>
            </w:tcBorders>
            <w:shd w:val="clear" w:color="000000" w:fill="C5D9F1"/>
            <w:hideMark/>
          </w:tcPr>
          <w:p w14:paraId="5FA19F1C" w14:textId="77777777" w:rsidR="003F421D" w:rsidRPr="0095359C" w:rsidRDefault="003F421D" w:rsidP="003F421D">
            <w:pPr>
              <w:spacing w:after="0" w:line="240" w:lineRule="auto"/>
              <w:rPr>
                <w:rFonts w:asciiTheme="minorHAnsi" w:hAnsiTheme="minorHAnsi"/>
                <w:color w:val="000000"/>
                <w:sz w:val="20"/>
                <w:szCs w:val="20"/>
              </w:rPr>
            </w:pPr>
            <w:r w:rsidRPr="00B45A9D">
              <w:t>OMR / Exceptions</w:t>
            </w:r>
          </w:p>
        </w:tc>
      </w:tr>
      <w:tr w:rsidR="003F421D" w:rsidRPr="007E2C75" w14:paraId="017C3F4F"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036BDF74" w14:textId="77777777" w:rsidR="003F421D" w:rsidRPr="007E2C75" w:rsidRDefault="003F421D" w:rsidP="003F421D">
            <w:pPr>
              <w:spacing w:after="0" w:line="240" w:lineRule="auto"/>
              <w:jc w:val="right"/>
              <w:rPr>
                <w:color w:val="000000"/>
                <w:sz w:val="16"/>
                <w:szCs w:val="16"/>
              </w:rPr>
            </w:pPr>
            <w:r w:rsidRPr="007E2C75">
              <w:rPr>
                <w:color w:val="000000"/>
                <w:sz w:val="16"/>
                <w:szCs w:val="16"/>
              </w:rPr>
              <w:t>3</w:t>
            </w:r>
          </w:p>
        </w:tc>
        <w:tc>
          <w:tcPr>
            <w:tcW w:w="4435" w:type="dxa"/>
            <w:tcBorders>
              <w:top w:val="nil"/>
              <w:left w:val="nil"/>
              <w:bottom w:val="single" w:sz="4" w:space="0" w:color="auto"/>
              <w:right w:val="single" w:sz="4" w:space="0" w:color="auto"/>
            </w:tcBorders>
            <w:shd w:val="clear" w:color="000000" w:fill="C5D9F1"/>
            <w:noWrap/>
            <w:vAlign w:val="center"/>
            <w:hideMark/>
          </w:tcPr>
          <w:p w14:paraId="5C6810AC"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AHT</w:t>
            </w:r>
          </w:p>
        </w:tc>
        <w:tc>
          <w:tcPr>
            <w:tcW w:w="659" w:type="dxa"/>
            <w:tcBorders>
              <w:top w:val="nil"/>
              <w:left w:val="nil"/>
              <w:bottom w:val="single" w:sz="4" w:space="0" w:color="auto"/>
              <w:right w:val="single" w:sz="4" w:space="0" w:color="auto"/>
            </w:tcBorders>
            <w:shd w:val="clear" w:color="000000" w:fill="C5D9F1"/>
            <w:vAlign w:val="center"/>
            <w:hideMark/>
          </w:tcPr>
          <w:p w14:paraId="1F5484C8"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14:paraId="0876AE86"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AHT</w:t>
            </w:r>
          </w:p>
        </w:tc>
        <w:tc>
          <w:tcPr>
            <w:tcW w:w="948" w:type="dxa"/>
            <w:tcBorders>
              <w:top w:val="nil"/>
              <w:left w:val="nil"/>
              <w:bottom w:val="single" w:sz="4" w:space="0" w:color="auto"/>
              <w:right w:val="single" w:sz="4" w:space="0" w:color="auto"/>
            </w:tcBorders>
            <w:shd w:val="clear" w:color="000000" w:fill="C5D9F1"/>
            <w:vAlign w:val="center"/>
            <w:hideMark/>
          </w:tcPr>
          <w:p w14:paraId="4C11F131"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14:paraId="675ECC93"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POC</w:t>
            </w:r>
          </w:p>
        </w:tc>
        <w:tc>
          <w:tcPr>
            <w:tcW w:w="1802" w:type="dxa"/>
            <w:tcBorders>
              <w:top w:val="nil"/>
              <w:left w:val="nil"/>
              <w:bottom w:val="single" w:sz="4" w:space="0" w:color="auto"/>
              <w:right w:val="single" w:sz="4" w:space="0" w:color="auto"/>
            </w:tcBorders>
            <w:shd w:val="clear" w:color="000000" w:fill="C5D9F1"/>
            <w:hideMark/>
          </w:tcPr>
          <w:p w14:paraId="3ADB1332" w14:textId="77777777" w:rsidR="003F421D" w:rsidRPr="0095359C" w:rsidRDefault="003F421D" w:rsidP="003F421D">
            <w:pPr>
              <w:spacing w:after="0" w:line="240" w:lineRule="auto"/>
              <w:rPr>
                <w:rFonts w:asciiTheme="minorHAnsi" w:hAnsiTheme="minorHAnsi"/>
                <w:color w:val="000000"/>
                <w:sz w:val="20"/>
                <w:szCs w:val="20"/>
              </w:rPr>
            </w:pPr>
            <w:r w:rsidRPr="00B45A9D">
              <w:t>OMR / Exceptions</w:t>
            </w:r>
          </w:p>
        </w:tc>
      </w:tr>
      <w:tr w:rsidR="003F421D" w:rsidRPr="007E2C75" w14:paraId="0A11AD46"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16955A85"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lastRenderedPageBreak/>
              <w:t>4</w:t>
            </w:r>
          </w:p>
        </w:tc>
        <w:tc>
          <w:tcPr>
            <w:tcW w:w="4435" w:type="dxa"/>
            <w:tcBorders>
              <w:top w:val="nil"/>
              <w:left w:val="nil"/>
              <w:bottom w:val="single" w:sz="4" w:space="0" w:color="auto"/>
              <w:right w:val="single" w:sz="4" w:space="0" w:color="auto"/>
            </w:tcBorders>
            <w:shd w:val="clear" w:color="000000" w:fill="C5D9F1"/>
            <w:noWrap/>
            <w:vAlign w:val="center"/>
            <w:hideMark/>
          </w:tcPr>
          <w:p w14:paraId="7ABE6938"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Cancelled Calls</w:t>
            </w:r>
          </w:p>
        </w:tc>
        <w:tc>
          <w:tcPr>
            <w:tcW w:w="659" w:type="dxa"/>
            <w:tcBorders>
              <w:top w:val="nil"/>
              <w:left w:val="nil"/>
              <w:bottom w:val="single" w:sz="4" w:space="0" w:color="auto"/>
              <w:right w:val="single" w:sz="4" w:space="0" w:color="auto"/>
            </w:tcBorders>
            <w:shd w:val="clear" w:color="000000" w:fill="C5D9F1"/>
            <w:vAlign w:val="center"/>
            <w:hideMark/>
          </w:tcPr>
          <w:p w14:paraId="75D78AEE"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w:t>
            </w:r>
          </w:p>
        </w:tc>
        <w:tc>
          <w:tcPr>
            <w:tcW w:w="680" w:type="dxa"/>
            <w:tcBorders>
              <w:top w:val="nil"/>
              <w:left w:val="nil"/>
              <w:bottom w:val="single" w:sz="4" w:space="0" w:color="auto"/>
              <w:right w:val="single" w:sz="4" w:space="0" w:color="auto"/>
            </w:tcBorders>
            <w:shd w:val="clear" w:color="000000" w:fill="C5D9F1"/>
            <w:vAlign w:val="center"/>
            <w:hideMark/>
          </w:tcPr>
          <w:p w14:paraId="68F9BF2D"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CAN</w:t>
            </w:r>
          </w:p>
        </w:tc>
        <w:tc>
          <w:tcPr>
            <w:tcW w:w="948" w:type="dxa"/>
            <w:tcBorders>
              <w:top w:val="nil"/>
              <w:left w:val="nil"/>
              <w:bottom w:val="single" w:sz="4" w:space="0" w:color="auto"/>
              <w:right w:val="single" w:sz="4" w:space="0" w:color="auto"/>
            </w:tcBorders>
            <w:shd w:val="clear" w:color="000000" w:fill="C5D9F1"/>
            <w:vAlign w:val="center"/>
            <w:hideMark/>
          </w:tcPr>
          <w:p w14:paraId="5027FEC8"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
          <w:p w14:paraId="29662BE7"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
          <w:p w14:paraId="4FAF1050" w14:textId="77777777" w:rsidR="003F421D" w:rsidRPr="0095359C" w:rsidRDefault="003F421D" w:rsidP="003F421D">
            <w:pPr>
              <w:spacing w:after="0" w:line="240" w:lineRule="auto"/>
              <w:rPr>
                <w:rFonts w:asciiTheme="minorHAnsi" w:hAnsiTheme="minorHAnsi"/>
                <w:color w:val="000000"/>
                <w:sz w:val="20"/>
                <w:szCs w:val="20"/>
              </w:rPr>
            </w:pPr>
            <w:r w:rsidRPr="00B45A9D">
              <w:t>OMR / Exceptions</w:t>
            </w:r>
          </w:p>
        </w:tc>
      </w:tr>
      <w:tr w:rsidR="003F421D" w:rsidRPr="007E2C75" w14:paraId="44BFC7E3"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63311298"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5</w:t>
            </w:r>
          </w:p>
        </w:tc>
        <w:tc>
          <w:tcPr>
            <w:tcW w:w="4435" w:type="dxa"/>
            <w:tcBorders>
              <w:top w:val="nil"/>
              <w:left w:val="nil"/>
              <w:bottom w:val="single" w:sz="4" w:space="0" w:color="auto"/>
              <w:right w:val="single" w:sz="4" w:space="0" w:color="auto"/>
            </w:tcBorders>
            <w:shd w:val="clear" w:color="000000" w:fill="C5D9F1"/>
            <w:noWrap/>
            <w:vAlign w:val="center"/>
            <w:hideMark/>
          </w:tcPr>
          <w:p w14:paraId="6CA34BF3"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Default Qualifiers</w:t>
            </w:r>
          </w:p>
        </w:tc>
        <w:tc>
          <w:tcPr>
            <w:tcW w:w="659" w:type="dxa"/>
            <w:tcBorders>
              <w:top w:val="nil"/>
              <w:left w:val="nil"/>
              <w:bottom w:val="single" w:sz="4" w:space="0" w:color="auto"/>
              <w:right w:val="single" w:sz="4" w:space="0" w:color="auto"/>
            </w:tcBorders>
            <w:shd w:val="clear" w:color="000000" w:fill="C5D9F1"/>
            <w:vAlign w:val="center"/>
            <w:hideMark/>
          </w:tcPr>
          <w:p w14:paraId="4FA59759"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w:t>
            </w:r>
          </w:p>
        </w:tc>
        <w:tc>
          <w:tcPr>
            <w:tcW w:w="680" w:type="dxa"/>
            <w:tcBorders>
              <w:top w:val="nil"/>
              <w:left w:val="nil"/>
              <w:bottom w:val="single" w:sz="4" w:space="0" w:color="auto"/>
              <w:right w:val="single" w:sz="4" w:space="0" w:color="auto"/>
            </w:tcBorders>
            <w:shd w:val="clear" w:color="000000" w:fill="C5D9F1"/>
            <w:vAlign w:val="center"/>
            <w:hideMark/>
          </w:tcPr>
          <w:p w14:paraId="1EAC04BB"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DFQ</w:t>
            </w:r>
          </w:p>
        </w:tc>
        <w:tc>
          <w:tcPr>
            <w:tcW w:w="948" w:type="dxa"/>
            <w:tcBorders>
              <w:top w:val="nil"/>
              <w:left w:val="nil"/>
              <w:bottom w:val="single" w:sz="4" w:space="0" w:color="auto"/>
              <w:right w:val="single" w:sz="4" w:space="0" w:color="auto"/>
            </w:tcBorders>
            <w:shd w:val="clear" w:color="000000" w:fill="C5D9F1"/>
            <w:vAlign w:val="center"/>
            <w:hideMark/>
          </w:tcPr>
          <w:p w14:paraId="483E33C7"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
          <w:p w14:paraId="15553BD4"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
          <w:p w14:paraId="01E4E207" w14:textId="77777777" w:rsidR="003F421D" w:rsidRPr="0095359C" w:rsidRDefault="003F421D" w:rsidP="003F421D">
            <w:pPr>
              <w:spacing w:after="0" w:line="240" w:lineRule="auto"/>
              <w:rPr>
                <w:rFonts w:asciiTheme="minorHAnsi" w:hAnsiTheme="minorHAnsi"/>
                <w:color w:val="000000"/>
                <w:sz w:val="20"/>
                <w:szCs w:val="20"/>
              </w:rPr>
            </w:pPr>
            <w:r w:rsidRPr="00E77055">
              <w:t>OMR / Exceptions</w:t>
            </w:r>
          </w:p>
        </w:tc>
      </w:tr>
      <w:tr w:rsidR="003F421D" w:rsidRPr="007E2C75" w14:paraId="0A162549"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0C6422CA"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6</w:t>
            </w:r>
            <w:r>
              <w:rPr>
                <w:rFonts w:cstheme="minorHAnsi"/>
                <w:color w:val="000000"/>
                <w:sz w:val="16"/>
                <w:szCs w:val="16"/>
              </w:rPr>
              <w:t>a</w:t>
            </w:r>
          </w:p>
        </w:tc>
        <w:tc>
          <w:tcPr>
            <w:tcW w:w="4435" w:type="dxa"/>
            <w:tcBorders>
              <w:top w:val="nil"/>
              <w:left w:val="nil"/>
              <w:bottom w:val="single" w:sz="4" w:space="0" w:color="auto"/>
              <w:right w:val="single" w:sz="4" w:space="0" w:color="auto"/>
            </w:tcBorders>
            <w:shd w:val="clear" w:color="000000" w:fill="C5D9F1"/>
            <w:noWrap/>
            <w:vAlign w:val="center"/>
            <w:hideMark/>
          </w:tcPr>
          <w:p w14:paraId="78976942"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ARC Escalation</w:t>
            </w:r>
          </w:p>
        </w:tc>
        <w:tc>
          <w:tcPr>
            <w:tcW w:w="659" w:type="dxa"/>
            <w:tcBorders>
              <w:top w:val="nil"/>
              <w:left w:val="nil"/>
              <w:bottom w:val="single" w:sz="4" w:space="0" w:color="auto"/>
              <w:right w:val="single" w:sz="4" w:space="0" w:color="auto"/>
            </w:tcBorders>
            <w:shd w:val="clear" w:color="000000" w:fill="C5D9F1"/>
            <w:vAlign w:val="center"/>
            <w:hideMark/>
          </w:tcPr>
          <w:p w14:paraId="63AE0CEC"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w:t>
            </w:r>
          </w:p>
        </w:tc>
        <w:tc>
          <w:tcPr>
            <w:tcW w:w="680" w:type="dxa"/>
            <w:tcBorders>
              <w:top w:val="nil"/>
              <w:left w:val="nil"/>
              <w:bottom w:val="single" w:sz="4" w:space="0" w:color="auto"/>
              <w:right w:val="single" w:sz="4" w:space="0" w:color="auto"/>
            </w:tcBorders>
            <w:shd w:val="clear" w:color="000000" w:fill="C5D9F1"/>
            <w:vAlign w:val="center"/>
            <w:hideMark/>
          </w:tcPr>
          <w:p w14:paraId="2732B4FE"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IAE</w:t>
            </w:r>
          </w:p>
        </w:tc>
        <w:tc>
          <w:tcPr>
            <w:tcW w:w="948" w:type="dxa"/>
            <w:tcBorders>
              <w:top w:val="nil"/>
              <w:left w:val="nil"/>
              <w:bottom w:val="single" w:sz="4" w:space="0" w:color="auto"/>
              <w:right w:val="single" w:sz="4" w:space="0" w:color="auto"/>
            </w:tcBorders>
            <w:shd w:val="clear" w:color="000000" w:fill="C5D9F1"/>
            <w:vAlign w:val="center"/>
            <w:hideMark/>
          </w:tcPr>
          <w:p w14:paraId="5F564665"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14:paraId="0BD76D88"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
          <w:p w14:paraId="6291AFE7" w14:textId="77777777" w:rsidR="003F421D" w:rsidRPr="0095359C" w:rsidRDefault="003F421D" w:rsidP="003F421D">
            <w:pPr>
              <w:spacing w:after="0" w:line="240" w:lineRule="auto"/>
              <w:rPr>
                <w:rFonts w:asciiTheme="minorHAnsi" w:hAnsiTheme="minorHAnsi"/>
                <w:color w:val="000000"/>
                <w:sz w:val="20"/>
                <w:szCs w:val="20"/>
              </w:rPr>
            </w:pPr>
            <w:r w:rsidRPr="00E77055">
              <w:t>OMR / Exceptions</w:t>
            </w:r>
          </w:p>
        </w:tc>
      </w:tr>
      <w:tr w:rsidR="003F421D" w:rsidRPr="007E2C75" w14:paraId="4AE2FD03"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tcPr>
          <w:p w14:paraId="0EA1185F" w14:textId="77777777" w:rsidR="003F421D" w:rsidRPr="007E2C75" w:rsidRDefault="003F421D" w:rsidP="003F421D">
            <w:pPr>
              <w:spacing w:after="0" w:line="240" w:lineRule="auto"/>
              <w:jc w:val="right"/>
              <w:rPr>
                <w:rFonts w:cstheme="minorHAnsi"/>
                <w:color w:val="000000"/>
                <w:sz w:val="16"/>
                <w:szCs w:val="16"/>
              </w:rPr>
            </w:pPr>
            <w:r w:rsidRPr="007E2C75">
              <w:rPr>
                <w:rFonts w:cstheme="minorHAnsi"/>
                <w:color w:val="000000"/>
                <w:sz w:val="16"/>
                <w:szCs w:val="16"/>
              </w:rPr>
              <w:t>6</w:t>
            </w:r>
            <w:r>
              <w:rPr>
                <w:rFonts w:cstheme="minorHAnsi"/>
                <w:color w:val="000000"/>
                <w:sz w:val="16"/>
                <w:szCs w:val="16"/>
              </w:rPr>
              <w:t>b</w:t>
            </w:r>
          </w:p>
        </w:tc>
        <w:tc>
          <w:tcPr>
            <w:tcW w:w="4435" w:type="dxa"/>
            <w:tcBorders>
              <w:top w:val="nil"/>
              <w:left w:val="nil"/>
              <w:bottom w:val="single" w:sz="4" w:space="0" w:color="auto"/>
              <w:right w:val="single" w:sz="4" w:space="0" w:color="auto"/>
            </w:tcBorders>
            <w:shd w:val="clear" w:color="000000" w:fill="C5D9F1"/>
            <w:noWrap/>
            <w:vAlign w:val="center"/>
          </w:tcPr>
          <w:p w14:paraId="5530A67D"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ARC Escalation</w:t>
            </w:r>
            <w:r>
              <w:rPr>
                <w:rFonts w:asciiTheme="minorHAnsi" w:hAnsiTheme="minorHAnsi"/>
                <w:color w:val="000000"/>
                <w:sz w:val="20"/>
                <w:szCs w:val="20"/>
              </w:rPr>
              <w:t xml:space="preserve"> FFM</w:t>
            </w:r>
          </w:p>
        </w:tc>
        <w:tc>
          <w:tcPr>
            <w:tcW w:w="659" w:type="dxa"/>
            <w:tcBorders>
              <w:top w:val="nil"/>
              <w:left w:val="nil"/>
              <w:bottom w:val="single" w:sz="4" w:space="0" w:color="auto"/>
              <w:right w:val="single" w:sz="4" w:space="0" w:color="auto"/>
            </w:tcBorders>
            <w:shd w:val="clear" w:color="000000" w:fill="C5D9F1"/>
            <w:vAlign w:val="center"/>
          </w:tcPr>
          <w:p w14:paraId="466FE92B" w14:textId="77777777" w:rsidR="003F421D" w:rsidRPr="0095359C" w:rsidRDefault="003F421D" w:rsidP="003F421D">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 X</w:t>
            </w:r>
          </w:p>
        </w:tc>
        <w:tc>
          <w:tcPr>
            <w:tcW w:w="680" w:type="dxa"/>
            <w:tcBorders>
              <w:top w:val="nil"/>
              <w:left w:val="nil"/>
              <w:bottom w:val="single" w:sz="4" w:space="0" w:color="auto"/>
              <w:right w:val="single" w:sz="4" w:space="0" w:color="auto"/>
            </w:tcBorders>
            <w:shd w:val="clear" w:color="000000" w:fill="C5D9F1"/>
            <w:vAlign w:val="center"/>
          </w:tcPr>
          <w:p w14:paraId="4E50F5B4" w14:textId="77777777" w:rsidR="003F421D" w:rsidRPr="0095359C" w:rsidRDefault="003F421D" w:rsidP="003F421D">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IAE</w:t>
            </w:r>
            <w:r>
              <w:rPr>
                <w:rFonts w:asciiTheme="minorHAnsi" w:hAnsiTheme="minorHAnsi" w:cstheme="minorHAnsi"/>
                <w:color w:val="000000"/>
                <w:sz w:val="20"/>
                <w:szCs w:val="20"/>
              </w:rPr>
              <w:t>F</w:t>
            </w:r>
          </w:p>
        </w:tc>
        <w:tc>
          <w:tcPr>
            <w:tcW w:w="948" w:type="dxa"/>
            <w:tcBorders>
              <w:top w:val="nil"/>
              <w:left w:val="nil"/>
              <w:bottom w:val="single" w:sz="4" w:space="0" w:color="auto"/>
              <w:right w:val="single" w:sz="4" w:space="0" w:color="auto"/>
            </w:tcBorders>
            <w:shd w:val="clear" w:color="000000" w:fill="C5D9F1"/>
            <w:vAlign w:val="center"/>
          </w:tcPr>
          <w:p w14:paraId="12EEE77D" w14:textId="77777777" w:rsidR="003F421D" w:rsidRPr="0095359C" w:rsidRDefault="003F421D" w:rsidP="003F421D">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tcPr>
          <w:p w14:paraId="72336BDE" w14:textId="77777777" w:rsidR="003F421D" w:rsidRPr="0095359C" w:rsidRDefault="003F421D" w:rsidP="003F421D">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tcPr>
          <w:p w14:paraId="39BE0C19" w14:textId="77777777" w:rsidR="003F421D" w:rsidRPr="0095359C" w:rsidRDefault="003F421D" w:rsidP="003F421D">
            <w:pPr>
              <w:spacing w:after="0" w:line="240" w:lineRule="auto"/>
              <w:rPr>
                <w:rFonts w:asciiTheme="minorHAnsi" w:hAnsiTheme="minorHAnsi" w:cstheme="minorHAnsi"/>
                <w:color w:val="000000"/>
                <w:sz w:val="20"/>
                <w:szCs w:val="20"/>
              </w:rPr>
            </w:pPr>
            <w:r w:rsidRPr="00E77055">
              <w:t>OMR / Exceptions</w:t>
            </w:r>
          </w:p>
        </w:tc>
      </w:tr>
      <w:tr w:rsidR="003F421D" w:rsidRPr="007E2C75" w14:paraId="450E7A75"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01114571"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7</w:t>
            </w:r>
          </w:p>
        </w:tc>
        <w:tc>
          <w:tcPr>
            <w:tcW w:w="4435" w:type="dxa"/>
            <w:tcBorders>
              <w:top w:val="nil"/>
              <w:left w:val="nil"/>
              <w:bottom w:val="single" w:sz="4" w:space="0" w:color="auto"/>
              <w:right w:val="single" w:sz="4" w:space="0" w:color="auto"/>
            </w:tcBorders>
            <w:shd w:val="clear" w:color="000000" w:fill="C5D9F1"/>
            <w:noWrap/>
            <w:vAlign w:val="center"/>
            <w:hideMark/>
          </w:tcPr>
          <w:p w14:paraId="0EA1C25E"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DME Escalation</w:t>
            </w:r>
          </w:p>
        </w:tc>
        <w:tc>
          <w:tcPr>
            <w:tcW w:w="659" w:type="dxa"/>
            <w:tcBorders>
              <w:top w:val="nil"/>
              <w:left w:val="nil"/>
              <w:bottom w:val="single" w:sz="4" w:space="0" w:color="auto"/>
              <w:right w:val="single" w:sz="4" w:space="0" w:color="auto"/>
            </w:tcBorders>
            <w:shd w:val="clear" w:color="000000" w:fill="C5D9F1"/>
            <w:vAlign w:val="center"/>
            <w:hideMark/>
          </w:tcPr>
          <w:p w14:paraId="6EAA3A1B"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14:paraId="13841EBA"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IDE</w:t>
            </w:r>
          </w:p>
        </w:tc>
        <w:tc>
          <w:tcPr>
            <w:tcW w:w="948" w:type="dxa"/>
            <w:tcBorders>
              <w:top w:val="nil"/>
              <w:left w:val="nil"/>
              <w:bottom w:val="single" w:sz="4" w:space="0" w:color="auto"/>
              <w:right w:val="single" w:sz="4" w:space="0" w:color="auto"/>
            </w:tcBorders>
            <w:shd w:val="clear" w:color="000000" w:fill="C5D9F1"/>
            <w:vAlign w:val="center"/>
            <w:hideMark/>
          </w:tcPr>
          <w:p w14:paraId="4E9B79A5"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14:paraId="3D9691FF"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802" w:type="dxa"/>
            <w:tcBorders>
              <w:top w:val="nil"/>
              <w:left w:val="nil"/>
              <w:bottom w:val="single" w:sz="4" w:space="0" w:color="auto"/>
              <w:right w:val="single" w:sz="4" w:space="0" w:color="auto"/>
            </w:tcBorders>
            <w:shd w:val="clear" w:color="000000" w:fill="C5D9F1"/>
            <w:hideMark/>
          </w:tcPr>
          <w:p w14:paraId="546BC26C" w14:textId="77777777" w:rsidR="003F421D" w:rsidRPr="0095359C" w:rsidRDefault="003F421D" w:rsidP="003F421D">
            <w:pPr>
              <w:spacing w:after="0" w:line="240" w:lineRule="auto"/>
              <w:rPr>
                <w:rFonts w:asciiTheme="minorHAnsi" w:hAnsiTheme="minorHAnsi"/>
                <w:color w:val="000000"/>
                <w:sz w:val="20"/>
                <w:szCs w:val="20"/>
              </w:rPr>
            </w:pPr>
            <w:r w:rsidRPr="00E77055">
              <w:t>OMR / Exceptions</w:t>
            </w:r>
          </w:p>
        </w:tc>
      </w:tr>
      <w:tr w:rsidR="003F421D" w:rsidRPr="007E2C75" w14:paraId="07A300A1"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577CB072"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8</w:t>
            </w:r>
          </w:p>
        </w:tc>
        <w:tc>
          <w:tcPr>
            <w:tcW w:w="4435" w:type="dxa"/>
            <w:tcBorders>
              <w:top w:val="nil"/>
              <w:left w:val="nil"/>
              <w:bottom w:val="single" w:sz="4" w:space="0" w:color="auto"/>
              <w:right w:val="single" w:sz="4" w:space="0" w:color="auto"/>
            </w:tcBorders>
            <w:shd w:val="clear" w:color="000000" w:fill="C5D9F1"/>
            <w:noWrap/>
            <w:vAlign w:val="center"/>
            <w:hideMark/>
          </w:tcPr>
          <w:p w14:paraId="6589EC5D"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EE/MM Escalation</w:t>
            </w:r>
          </w:p>
        </w:tc>
        <w:tc>
          <w:tcPr>
            <w:tcW w:w="659" w:type="dxa"/>
            <w:tcBorders>
              <w:top w:val="nil"/>
              <w:left w:val="nil"/>
              <w:bottom w:val="single" w:sz="4" w:space="0" w:color="auto"/>
              <w:right w:val="single" w:sz="4" w:space="0" w:color="auto"/>
            </w:tcBorders>
            <w:shd w:val="clear" w:color="000000" w:fill="C5D9F1"/>
            <w:vAlign w:val="center"/>
            <w:hideMark/>
          </w:tcPr>
          <w:p w14:paraId="773D9BA6"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14:paraId="118936C7"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IEE</w:t>
            </w:r>
          </w:p>
        </w:tc>
        <w:tc>
          <w:tcPr>
            <w:tcW w:w="948" w:type="dxa"/>
            <w:tcBorders>
              <w:top w:val="nil"/>
              <w:left w:val="nil"/>
              <w:bottom w:val="single" w:sz="4" w:space="0" w:color="auto"/>
              <w:right w:val="single" w:sz="4" w:space="0" w:color="auto"/>
            </w:tcBorders>
            <w:shd w:val="clear" w:color="000000" w:fill="C5D9F1"/>
            <w:vAlign w:val="center"/>
            <w:hideMark/>
          </w:tcPr>
          <w:p w14:paraId="5807335A"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14:paraId="2749F357"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802" w:type="dxa"/>
            <w:tcBorders>
              <w:top w:val="nil"/>
              <w:left w:val="nil"/>
              <w:bottom w:val="single" w:sz="4" w:space="0" w:color="auto"/>
              <w:right w:val="single" w:sz="4" w:space="0" w:color="auto"/>
            </w:tcBorders>
            <w:shd w:val="clear" w:color="000000" w:fill="C5D9F1"/>
            <w:hideMark/>
          </w:tcPr>
          <w:p w14:paraId="5B091CCE" w14:textId="77777777" w:rsidR="003F421D" w:rsidRPr="0095359C" w:rsidRDefault="003F421D" w:rsidP="003F421D">
            <w:pPr>
              <w:spacing w:after="0" w:line="240" w:lineRule="auto"/>
              <w:rPr>
                <w:rFonts w:asciiTheme="minorHAnsi" w:hAnsiTheme="minorHAnsi"/>
                <w:color w:val="000000"/>
                <w:sz w:val="20"/>
                <w:szCs w:val="20"/>
              </w:rPr>
            </w:pPr>
            <w:r w:rsidRPr="00E77055">
              <w:t>OMR / Exceptions</w:t>
            </w:r>
          </w:p>
        </w:tc>
      </w:tr>
      <w:tr w:rsidR="003F421D" w:rsidRPr="007E2C75" w14:paraId="1EEE5FD1"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135BC249"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9</w:t>
            </w:r>
          </w:p>
        </w:tc>
        <w:tc>
          <w:tcPr>
            <w:tcW w:w="4435" w:type="dxa"/>
            <w:tcBorders>
              <w:top w:val="nil"/>
              <w:left w:val="nil"/>
              <w:bottom w:val="single" w:sz="4" w:space="0" w:color="auto"/>
              <w:right w:val="single" w:sz="4" w:space="0" w:color="auto"/>
            </w:tcBorders>
            <w:shd w:val="clear" w:color="000000" w:fill="C5D9F1"/>
            <w:noWrap/>
            <w:vAlign w:val="center"/>
            <w:hideMark/>
          </w:tcPr>
          <w:p w14:paraId="42391AEC"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NGD Feedback</w:t>
            </w:r>
          </w:p>
        </w:tc>
        <w:tc>
          <w:tcPr>
            <w:tcW w:w="659" w:type="dxa"/>
            <w:tcBorders>
              <w:top w:val="nil"/>
              <w:left w:val="nil"/>
              <w:bottom w:val="single" w:sz="4" w:space="0" w:color="auto"/>
              <w:right w:val="single" w:sz="4" w:space="0" w:color="auto"/>
            </w:tcBorders>
            <w:shd w:val="clear" w:color="000000" w:fill="C5D9F1"/>
            <w:vAlign w:val="center"/>
            <w:hideMark/>
          </w:tcPr>
          <w:p w14:paraId="23CAB69D"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14:paraId="32CC6793"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INF</w:t>
            </w:r>
          </w:p>
        </w:tc>
        <w:tc>
          <w:tcPr>
            <w:tcW w:w="948" w:type="dxa"/>
            <w:tcBorders>
              <w:top w:val="nil"/>
              <w:left w:val="nil"/>
              <w:bottom w:val="single" w:sz="4" w:space="0" w:color="auto"/>
              <w:right w:val="single" w:sz="4" w:space="0" w:color="auto"/>
            </w:tcBorders>
            <w:shd w:val="clear" w:color="000000" w:fill="C5D9F1"/>
            <w:vAlign w:val="center"/>
            <w:hideMark/>
          </w:tcPr>
          <w:p w14:paraId="66AE3144"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14:paraId="43A4E6C1"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802" w:type="dxa"/>
            <w:tcBorders>
              <w:top w:val="nil"/>
              <w:left w:val="nil"/>
              <w:bottom w:val="single" w:sz="4" w:space="0" w:color="auto"/>
              <w:right w:val="single" w:sz="4" w:space="0" w:color="auto"/>
            </w:tcBorders>
            <w:shd w:val="clear" w:color="000000" w:fill="C5D9F1"/>
            <w:hideMark/>
          </w:tcPr>
          <w:p w14:paraId="283546EB" w14:textId="77777777"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14:paraId="01183819"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39DEA27A"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10</w:t>
            </w:r>
          </w:p>
        </w:tc>
        <w:tc>
          <w:tcPr>
            <w:tcW w:w="4435" w:type="dxa"/>
            <w:tcBorders>
              <w:top w:val="nil"/>
              <w:left w:val="nil"/>
              <w:bottom w:val="single" w:sz="4" w:space="0" w:color="auto"/>
              <w:right w:val="single" w:sz="4" w:space="0" w:color="auto"/>
            </w:tcBorders>
            <w:shd w:val="clear" w:color="000000" w:fill="C5D9F1"/>
            <w:noWrap/>
            <w:vAlign w:val="center"/>
            <w:hideMark/>
          </w:tcPr>
          <w:p w14:paraId="2D0BFC16"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ISG Consults</w:t>
            </w:r>
          </w:p>
        </w:tc>
        <w:tc>
          <w:tcPr>
            <w:tcW w:w="659" w:type="dxa"/>
            <w:tcBorders>
              <w:top w:val="nil"/>
              <w:left w:val="nil"/>
              <w:bottom w:val="single" w:sz="4" w:space="0" w:color="auto"/>
              <w:right w:val="single" w:sz="4" w:space="0" w:color="auto"/>
            </w:tcBorders>
            <w:shd w:val="clear" w:color="000000" w:fill="C5D9F1"/>
            <w:vAlign w:val="center"/>
            <w:hideMark/>
          </w:tcPr>
          <w:p w14:paraId="3FD2A2B2"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14:paraId="0EB8642E"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ISG</w:t>
            </w:r>
          </w:p>
        </w:tc>
        <w:tc>
          <w:tcPr>
            <w:tcW w:w="948" w:type="dxa"/>
            <w:tcBorders>
              <w:top w:val="nil"/>
              <w:left w:val="nil"/>
              <w:bottom w:val="single" w:sz="4" w:space="0" w:color="auto"/>
              <w:right w:val="single" w:sz="4" w:space="0" w:color="auto"/>
            </w:tcBorders>
            <w:shd w:val="clear" w:color="000000" w:fill="C5D9F1"/>
            <w:vAlign w:val="center"/>
            <w:hideMark/>
          </w:tcPr>
          <w:p w14:paraId="52E7E033"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
          <w:p w14:paraId="2490D3CE"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
          <w:p w14:paraId="631A400E" w14:textId="77777777"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14:paraId="6E4B3D59"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192CD6D9"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11</w:t>
            </w:r>
          </w:p>
        </w:tc>
        <w:tc>
          <w:tcPr>
            <w:tcW w:w="4435" w:type="dxa"/>
            <w:tcBorders>
              <w:top w:val="nil"/>
              <w:left w:val="nil"/>
              <w:bottom w:val="single" w:sz="4" w:space="0" w:color="auto"/>
              <w:right w:val="single" w:sz="4" w:space="0" w:color="auto"/>
            </w:tcBorders>
            <w:shd w:val="clear" w:color="000000" w:fill="C5D9F1"/>
            <w:noWrap/>
            <w:vAlign w:val="center"/>
            <w:hideMark/>
          </w:tcPr>
          <w:p w14:paraId="683B0C69"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Short Calls – Inbound</w:t>
            </w:r>
          </w:p>
        </w:tc>
        <w:tc>
          <w:tcPr>
            <w:tcW w:w="659" w:type="dxa"/>
            <w:tcBorders>
              <w:top w:val="nil"/>
              <w:left w:val="nil"/>
              <w:bottom w:val="single" w:sz="4" w:space="0" w:color="auto"/>
              <w:right w:val="single" w:sz="4" w:space="0" w:color="auto"/>
            </w:tcBorders>
            <w:shd w:val="clear" w:color="000000" w:fill="C5D9F1"/>
            <w:vAlign w:val="center"/>
            <w:hideMark/>
          </w:tcPr>
          <w:p w14:paraId="3C580BB9"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w:t>
            </w:r>
          </w:p>
        </w:tc>
        <w:tc>
          <w:tcPr>
            <w:tcW w:w="680" w:type="dxa"/>
            <w:tcBorders>
              <w:top w:val="nil"/>
              <w:left w:val="nil"/>
              <w:bottom w:val="single" w:sz="4" w:space="0" w:color="auto"/>
              <w:right w:val="single" w:sz="4" w:space="0" w:color="auto"/>
            </w:tcBorders>
            <w:shd w:val="clear" w:color="000000" w:fill="C5D9F1"/>
            <w:vAlign w:val="center"/>
            <w:hideMark/>
          </w:tcPr>
          <w:p w14:paraId="18C685D6"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ISQ</w:t>
            </w:r>
          </w:p>
        </w:tc>
        <w:tc>
          <w:tcPr>
            <w:tcW w:w="948" w:type="dxa"/>
            <w:tcBorders>
              <w:top w:val="nil"/>
              <w:left w:val="nil"/>
              <w:bottom w:val="single" w:sz="4" w:space="0" w:color="auto"/>
              <w:right w:val="single" w:sz="4" w:space="0" w:color="auto"/>
            </w:tcBorders>
            <w:shd w:val="clear" w:color="000000" w:fill="C5D9F1"/>
            <w:vAlign w:val="center"/>
            <w:hideMark/>
          </w:tcPr>
          <w:p w14:paraId="13091D1D"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
          <w:p w14:paraId="5FAEA81E"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
          <w:p w14:paraId="4A7464C9" w14:textId="77777777"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14:paraId="05F45988"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577D605D"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12</w:t>
            </w:r>
          </w:p>
        </w:tc>
        <w:tc>
          <w:tcPr>
            <w:tcW w:w="4435" w:type="dxa"/>
            <w:tcBorders>
              <w:top w:val="nil"/>
              <w:left w:val="nil"/>
              <w:bottom w:val="single" w:sz="4" w:space="0" w:color="auto"/>
              <w:right w:val="single" w:sz="4" w:space="0" w:color="auto"/>
            </w:tcBorders>
            <w:shd w:val="clear" w:color="000000" w:fill="C5D9F1"/>
            <w:noWrap/>
            <w:vAlign w:val="center"/>
            <w:hideMark/>
          </w:tcPr>
          <w:p w14:paraId="7FE6B250"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Low CSAT</w:t>
            </w:r>
          </w:p>
        </w:tc>
        <w:tc>
          <w:tcPr>
            <w:tcW w:w="659" w:type="dxa"/>
            <w:tcBorders>
              <w:top w:val="nil"/>
              <w:left w:val="nil"/>
              <w:bottom w:val="single" w:sz="4" w:space="0" w:color="auto"/>
              <w:right w:val="single" w:sz="4" w:space="0" w:color="auto"/>
            </w:tcBorders>
            <w:shd w:val="clear" w:color="000000" w:fill="C5D9F1"/>
            <w:vAlign w:val="center"/>
            <w:hideMark/>
          </w:tcPr>
          <w:p w14:paraId="5053A1CB"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w:t>
            </w:r>
          </w:p>
        </w:tc>
        <w:tc>
          <w:tcPr>
            <w:tcW w:w="680" w:type="dxa"/>
            <w:tcBorders>
              <w:top w:val="nil"/>
              <w:left w:val="nil"/>
              <w:bottom w:val="single" w:sz="4" w:space="0" w:color="auto"/>
              <w:right w:val="single" w:sz="4" w:space="0" w:color="auto"/>
            </w:tcBorders>
            <w:shd w:val="clear" w:color="000000" w:fill="C5D9F1"/>
            <w:vAlign w:val="center"/>
            <w:hideMark/>
          </w:tcPr>
          <w:p w14:paraId="3372D6F7"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LCS</w:t>
            </w:r>
          </w:p>
        </w:tc>
        <w:tc>
          <w:tcPr>
            <w:tcW w:w="948" w:type="dxa"/>
            <w:tcBorders>
              <w:top w:val="nil"/>
              <w:left w:val="nil"/>
              <w:bottom w:val="single" w:sz="4" w:space="0" w:color="auto"/>
              <w:right w:val="single" w:sz="4" w:space="0" w:color="auto"/>
            </w:tcBorders>
            <w:shd w:val="clear" w:color="000000" w:fill="C5D9F1"/>
            <w:vAlign w:val="center"/>
            <w:hideMark/>
          </w:tcPr>
          <w:p w14:paraId="57ADA2FC"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14:paraId="3B5294E9"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
          <w:p w14:paraId="6A276FAE" w14:textId="77777777"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14:paraId="759837DC"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0A1B586D"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13</w:t>
            </w:r>
          </w:p>
        </w:tc>
        <w:tc>
          <w:tcPr>
            <w:tcW w:w="4435" w:type="dxa"/>
            <w:tcBorders>
              <w:top w:val="nil"/>
              <w:left w:val="nil"/>
              <w:bottom w:val="single" w:sz="4" w:space="0" w:color="auto"/>
              <w:right w:val="single" w:sz="4" w:space="0" w:color="auto"/>
            </w:tcBorders>
            <w:shd w:val="clear" w:color="000000" w:fill="C5D9F1"/>
            <w:noWrap/>
            <w:vAlign w:val="center"/>
            <w:hideMark/>
          </w:tcPr>
          <w:p w14:paraId="561C12E8"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Scripts Logged</w:t>
            </w:r>
          </w:p>
        </w:tc>
        <w:tc>
          <w:tcPr>
            <w:tcW w:w="659" w:type="dxa"/>
            <w:tcBorders>
              <w:top w:val="nil"/>
              <w:left w:val="nil"/>
              <w:bottom w:val="single" w:sz="4" w:space="0" w:color="auto"/>
              <w:right w:val="single" w:sz="4" w:space="0" w:color="auto"/>
            </w:tcBorders>
            <w:shd w:val="clear" w:color="000000" w:fill="C5D9F1"/>
            <w:vAlign w:val="center"/>
            <w:hideMark/>
          </w:tcPr>
          <w:p w14:paraId="0E0E28CC"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14:paraId="503FDDC5"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SLG</w:t>
            </w:r>
          </w:p>
        </w:tc>
        <w:tc>
          <w:tcPr>
            <w:tcW w:w="948" w:type="dxa"/>
            <w:tcBorders>
              <w:top w:val="nil"/>
              <w:left w:val="nil"/>
              <w:bottom w:val="single" w:sz="4" w:space="0" w:color="auto"/>
              <w:right w:val="single" w:sz="4" w:space="0" w:color="auto"/>
            </w:tcBorders>
            <w:shd w:val="clear" w:color="000000" w:fill="C5D9F1"/>
            <w:vAlign w:val="center"/>
            <w:hideMark/>
          </w:tcPr>
          <w:p w14:paraId="3D2BA93B"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14:paraId="4F080E08"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802" w:type="dxa"/>
            <w:tcBorders>
              <w:top w:val="nil"/>
              <w:left w:val="nil"/>
              <w:bottom w:val="single" w:sz="4" w:space="0" w:color="auto"/>
              <w:right w:val="single" w:sz="4" w:space="0" w:color="auto"/>
            </w:tcBorders>
            <w:shd w:val="clear" w:color="000000" w:fill="C5D9F1"/>
            <w:hideMark/>
          </w:tcPr>
          <w:p w14:paraId="030F1B55" w14:textId="77777777"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14:paraId="3CF6135A"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6BA3E4AA"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14</w:t>
            </w:r>
          </w:p>
        </w:tc>
        <w:tc>
          <w:tcPr>
            <w:tcW w:w="4435" w:type="dxa"/>
            <w:tcBorders>
              <w:top w:val="nil"/>
              <w:left w:val="nil"/>
              <w:bottom w:val="single" w:sz="4" w:space="0" w:color="auto"/>
              <w:right w:val="single" w:sz="4" w:space="0" w:color="auto"/>
            </w:tcBorders>
            <w:shd w:val="clear" w:color="000000" w:fill="C5D9F1"/>
            <w:noWrap/>
            <w:vAlign w:val="center"/>
            <w:hideMark/>
          </w:tcPr>
          <w:p w14:paraId="09883457"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NGD Inappropriate Transfer</w:t>
            </w:r>
          </w:p>
        </w:tc>
        <w:tc>
          <w:tcPr>
            <w:tcW w:w="659" w:type="dxa"/>
            <w:tcBorders>
              <w:top w:val="nil"/>
              <w:left w:val="nil"/>
              <w:bottom w:val="single" w:sz="4" w:space="0" w:color="auto"/>
              <w:right w:val="single" w:sz="4" w:space="0" w:color="auto"/>
            </w:tcBorders>
            <w:shd w:val="clear" w:color="000000" w:fill="C5D9F1"/>
            <w:vAlign w:val="center"/>
            <w:hideMark/>
          </w:tcPr>
          <w:p w14:paraId="494C9458"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14:paraId="19E3CA4A"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NIT</w:t>
            </w:r>
          </w:p>
        </w:tc>
        <w:tc>
          <w:tcPr>
            <w:tcW w:w="948" w:type="dxa"/>
            <w:tcBorders>
              <w:top w:val="nil"/>
              <w:left w:val="nil"/>
              <w:bottom w:val="single" w:sz="4" w:space="0" w:color="auto"/>
              <w:right w:val="single" w:sz="4" w:space="0" w:color="auto"/>
            </w:tcBorders>
            <w:shd w:val="clear" w:color="000000" w:fill="C5D9F1"/>
            <w:vAlign w:val="center"/>
            <w:hideMark/>
          </w:tcPr>
          <w:p w14:paraId="52D435F3"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
          <w:p w14:paraId="3226868B"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
          <w:p w14:paraId="0B043F1E" w14:textId="77777777"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14:paraId="636AF942"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4751390A"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15</w:t>
            </w:r>
          </w:p>
        </w:tc>
        <w:tc>
          <w:tcPr>
            <w:tcW w:w="4435" w:type="dxa"/>
            <w:tcBorders>
              <w:top w:val="nil"/>
              <w:left w:val="nil"/>
              <w:bottom w:val="single" w:sz="4" w:space="0" w:color="auto"/>
              <w:right w:val="single" w:sz="4" w:space="0" w:color="auto"/>
            </w:tcBorders>
            <w:shd w:val="clear" w:color="000000" w:fill="C5D9F1"/>
            <w:noWrap/>
            <w:vAlign w:val="center"/>
            <w:hideMark/>
          </w:tcPr>
          <w:p w14:paraId="12060A34"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Open Calls</w:t>
            </w:r>
          </w:p>
        </w:tc>
        <w:tc>
          <w:tcPr>
            <w:tcW w:w="659" w:type="dxa"/>
            <w:tcBorders>
              <w:top w:val="nil"/>
              <w:left w:val="nil"/>
              <w:bottom w:val="single" w:sz="4" w:space="0" w:color="auto"/>
              <w:right w:val="single" w:sz="4" w:space="0" w:color="auto"/>
            </w:tcBorders>
            <w:shd w:val="clear" w:color="000000" w:fill="C5D9F1"/>
            <w:vAlign w:val="center"/>
            <w:hideMark/>
          </w:tcPr>
          <w:p w14:paraId="0CC23101"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w:t>
            </w:r>
          </w:p>
        </w:tc>
        <w:tc>
          <w:tcPr>
            <w:tcW w:w="680" w:type="dxa"/>
            <w:tcBorders>
              <w:top w:val="nil"/>
              <w:left w:val="nil"/>
              <w:bottom w:val="single" w:sz="4" w:space="0" w:color="auto"/>
              <w:right w:val="single" w:sz="4" w:space="0" w:color="auto"/>
            </w:tcBorders>
            <w:shd w:val="clear" w:color="000000" w:fill="C5D9F1"/>
            <w:vAlign w:val="center"/>
            <w:hideMark/>
          </w:tcPr>
          <w:p w14:paraId="10DEAB1D"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OPN</w:t>
            </w:r>
          </w:p>
        </w:tc>
        <w:tc>
          <w:tcPr>
            <w:tcW w:w="948" w:type="dxa"/>
            <w:tcBorders>
              <w:top w:val="nil"/>
              <w:left w:val="nil"/>
              <w:bottom w:val="single" w:sz="4" w:space="0" w:color="auto"/>
              <w:right w:val="single" w:sz="4" w:space="0" w:color="auto"/>
            </w:tcBorders>
            <w:shd w:val="clear" w:color="000000" w:fill="C5D9F1"/>
            <w:vAlign w:val="center"/>
            <w:hideMark/>
          </w:tcPr>
          <w:p w14:paraId="49573068"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
          <w:p w14:paraId="30E8DA74"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
          <w:p w14:paraId="7011515B" w14:textId="77777777"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14:paraId="156CEF10"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19E933B8"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16</w:t>
            </w:r>
          </w:p>
        </w:tc>
        <w:tc>
          <w:tcPr>
            <w:tcW w:w="4435" w:type="dxa"/>
            <w:tcBorders>
              <w:top w:val="nil"/>
              <w:left w:val="nil"/>
              <w:bottom w:val="single" w:sz="4" w:space="0" w:color="auto"/>
              <w:right w:val="single" w:sz="4" w:space="0" w:color="auto"/>
            </w:tcBorders>
            <w:shd w:val="clear" w:color="000000" w:fill="C5D9F1"/>
            <w:noWrap/>
            <w:vAlign w:val="center"/>
            <w:hideMark/>
          </w:tcPr>
          <w:p w14:paraId="2271CC0C"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Short Calls – Outbound</w:t>
            </w:r>
          </w:p>
        </w:tc>
        <w:tc>
          <w:tcPr>
            <w:tcW w:w="659" w:type="dxa"/>
            <w:tcBorders>
              <w:top w:val="nil"/>
              <w:left w:val="nil"/>
              <w:bottom w:val="single" w:sz="4" w:space="0" w:color="auto"/>
              <w:right w:val="single" w:sz="4" w:space="0" w:color="auto"/>
            </w:tcBorders>
            <w:shd w:val="clear" w:color="000000" w:fill="C5D9F1"/>
            <w:vAlign w:val="center"/>
            <w:hideMark/>
          </w:tcPr>
          <w:p w14:paraId="02ADB6AA"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w:t>
            </w:r>
          </w:p>
        </w:tc>
        <w:tc>
          <w:tcPr>
            <w:tcW w:w="680" w:type="dxa"/>
            <w:tcBorders>
              <w:top w:val="nil"/>
              <w:left w:val="nil"/>
              <w:bottom w:val="single" w:sz="4" w:space="0" w:color="auto"/>
              <w:right w:val="single" w:sz="4" w:space="0" w:color="auto"/>
            </w:tcBorders>
            <w:shd w:val="clear" w:color="000000" w:fill="C5D9F1"/>
            <w:vAlign w:val="center"/>
            <w:hideMark/>
          </w:tcPr>
          <w:p w14:paraId="5D45441D"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OSC</w:t>
            </w:r>
          </w:p>
        </w:tc>
        <w:tc>
          <w:tcPr>
            <w:tcW w:w="948" w:type="dxa"/>
            <w:tcBorders>
              <w:top w:val="nil"/>
              <w:left w:val="nil"/>
              <w:bottom w:val="single" w:sz="4" w:space="0" w:color="auto"/>
              <w:right w:val="single" w:sz="4" w:space="0" w:color="auto"/>
            </w:tcBorders>
            <w:shd w:val="clear" w:color="000000" w:fill="C5D9F1"/>
            <w:vAlign w:val="center"/>
            <w:hideMark/>
          </w:tcPr>
          <w:p w14:paraId="4552FAC2"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
          <w:p w14:paraId="1B6AB660"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
          <w:p w14:paraId="67E348CE" w14:textId="77777777"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14:paraId="19E76269"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0F1C05B1"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17</w:t>
            </w:r>
          </w:p>
        </w:tc>
        <w:tc>
          <w:tcPr>
            <w:tcW w:w="4435" w:type="dxa"/>
            <w:tcBorders>
              <w:top w:val="nil"/>
              <w:left w:val="nil"/>
              <w:bottom w:val="single" w:sz="4" w:space="0" w:color="auto"/>
              <w:right w:val="single" w:sz="4" w:space="0" w:color="auto"/>
            </w:tcBorders>
            <w:shd w:val="clear" w:color="000000" w:fill="C5D9F1"/>
            <w:noWrap/>
            <w:vAlign w:val="center"/>
            <w:hideMark/>
          </w:tcPr>
          <w:p w14:paraId="411318B7"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Returned MAC Escalation</w:t>
            </w:r>
          </w:p>
        </w:tc>
        <w:tc>
          <w:tcPr>
            <w:tcW w:w="659" w:type="dxa"/>
            <w:tcBorders>
              <w:top w:val="nil"/>
              <w:left w:val="nil"/>
              <w:bottom w:val="single" w:sz="4" w:space="0" w:color="auto"/>
              <w:right w:val="single" w:sz="4" w:space="0" w:color="auto"/>
            </w:tcBorders>
            <w:shd w:val="clear" w:color="000000" w:fill="C5D9F1"/>
            <w:vAlign w:val="center"/>
            <w:hideMark/>
          </w:tcPr>
          <w:p w14:paraId="14A7EDEA"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14:paraId="095EDDC9"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RME</w:t>
            </w:r>
          </w:p>
        </w:tc>
        <w:tc>
          <w:tcPr>
            <w:tcW w:w="948" w:type="dxa"/>
            <w:tcBorders>
              <w:top w:val="nil"/>
              <w:left w:val="nil"/>
              <w:bottom w:val="single" w:sz="4" w:space="0" w:color="auto"/>
              <w:right w:val="single" w:sz="4" w:space="0" w:color="auto"/>
            </w:tcBorders>
            <w:shd w:val="clear" w:color="000000" w:fill="C5D9F1"/>
            <w:vAlign w:val="center"/>
            <w:hideMark/>
          </w:tcPr>
          <w:p w14:paraId="176F2F34"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14:paraId="1F72A6CC"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802" w:type="dxa"/>
            <w:tcBorders>
              <w:top w:val="nil"/>
              <w:left w:val="nil"/>
              <w:bottom w:val="single" w:sz="4" w:space="0" w:color="auto"/>
              <w:right w:val="single" w:sz="4" w:space="0" w:color="auto"/>
            </w:tcBorders>
            <w:shd w:val="clear" w:color="000000" w:fill="C5D9F1"/>
            <w:hideMark/>
          </w:tcPr>
          <w:p w14:paraId="0C75AFD6" w14:textId="77777777"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14:paraId="4FCA9426"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5CB71C6D"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lastRenderedPageBreak/>
              <w:t>18</w:t>
            </w:r>
          </w:p>
        </w:tc>
        <w:tc>
          <w:tcPr>
            <w:tcW w:w="4435" w:type="dxa"/>
            <w:tcBorders>
              <w:top w:val="nil"/>
              <w:left w:val="nil"/>
              <w:bottom w:val="single" w:sz="4" w:space="0" w:color="auto"/>
              <w:right w:val="single" w:sz="4" w:space="0" w:color="auto"/>
            </w:tcBorders>
            <w:shd w:val="clear" w:color="000000" w:fill="C5D9F1"/>
            <w:noWrap/>
            <w:vAlign w:val="center"/>
            <w:hideMark/>
          </w:tcPr>
          <w:p w14:paraId="77CA69F8"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BCC Security and Privacy Incident Coaching</w:t>
            </w:r>
          </w:p>
        </w:tc>
        <w:tc>
          <w:tcPr>
            <w:tcW w:w="659" w:type="dxa"/>
            <w:tcBorders>
              <w:top w:val="nil"/>
              <w:left w:val="nil"/>
              <w:bottom w:val="single" w:sz="4" w:space="0" w:color="auto"/>
              <w:right w:val="single" w:sz="4" w:space="0" w:color="auto"/>
            </w:tcBorders>
            <w:shd w:val="clear" w:color="000000" w:fill="C5D9F1"/>
            <w:vAlign w:val="center"/>
            <w:hideMark/>
          </w:tcPr>
          <w:p w14:paraId="2B505046"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14:paraId="4324469A"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SPI</w:t>
            </w:r>
          </w:p>
        </w:tc>
        <w:tc>
          <w:tcPr>
            <w:tcW w:w="948" w:type="dxa"/>
            <w:tcBorders>
              <w:top w:val="nil"/>
              <w:left w:val="nil"/>
              <w:bottom w:val="single" w:sz="4" w:space="0" w:color="auto"/>
              <w:right w:val="single" w:sz="4" w:space="0" w:color="auto"/>
            </w:tcBorders>
            <w:shd w:val="clear" w:color="000000" w:fill="C5D9F1"/>
            <w:vAlign w:val="center"/>
            <w:hideMark/>
          </w:tcPr>
          <w:p w14:paraId="61B54C1F"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14:paraId="03363AB9"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POC </w:t>
            </w:r>
          </w:p>
        </w:tc>
        <w:tc>
          <w:tcPr>
            <w:tcW w:w="1802" w:type="dxa"/>
            <w:tcBorders>
              <w:top w:val="nil"/>
              <w:left w:val="nil"/>
              <w:bottom w:val="single" w:sz="4" w:space="0" w:color="auto"/>
              <w:right w:val="single" w:sz="4" w:space="0" w:color="auto"/>
            </w:tcBorders>
            <w:shd w:val="clear" w:color="000000" w:fill="C5D9F1"/>
            <w:hideMark/>
          </w:tcPr>
          <w:p w14:paraId="52778F8A" w14:textId="77777777"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14:paraId="596F2E7C" w14:textId="77777777" w:rsidTr="00FF490B">
        <w:trPr>
          <w:trHeight w:val="675"/>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29A25FAE"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19</w:t>
            </w:r>
          </w:p>
        </w:tc>
        <w:tc>
          <w:tcPr>
            <w:tcW w:w="4435" w:type="dxa"/>
            <w:tcBorders>
              <w:top w:val="nil"/>
              <w:left w:val="nil"/>
              <w:bottom w:val="single" w:sz="4" w:space="0" w:color="auto"/>
              <w:right w:val="single" w:sz="4" w:space="0" w:color="auto"/>
            </w:tcBorders>
            <w:shd w:val="clear" w:color="000000" w:fill="C5D9F1"/>
            <w:noWrap/>
            <w:vAlign w:val="center"/>
            <w:hideMark/>
          </w:tcPr>
          <w:p w14:paraId="553D62F0"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Transfers</w:t>
            </w:r>
          </w:p>
        </w:tc>
        <w:tc>
          <w:tcPr>
            <w:tcW w:w="659" w:type="dxa"/>
            <w:tcBorders>
              <w:top w:val="nil"/>
              <w:left w:val="nil"/>
              <w:bottom w:val="single" w:sz="4" w:space="0" w:color="auto"/>
              <w:right w:val="single" w:sz="4" w:space="0" w:color="auto"/>
            </w:tcBorders>
            <w:shd w:val="clear" w:color="000000" w:fill="C5D9F1"/>
            <w:vAlign w:val="center"/>
            <w:hideMark/>
          </w:tcPr>
          <w:p w14:paraId="2F096B07"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14:paraId="175BBD38"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TRN</w:t>
            </w:r>
          </w:p>
        </w:tc>
        <w:tc>
          <w:tcPr>
            <w:tcW w:w="948" w:type="dxa"/>
            <w:tcBorders>
              <w:top w:val="nil"/>
              <w:left w:val="nil"/>
              <w:bottom w:val="single" w:sz="4" w:space="0" w:color="auto"/>
              <w:right w:val="single" w:sz="4" w:space="0" w:color="auto"/>
            </w:tcBorders>
            <w:shd w:val="clear" w:color="000000" w:fill="C5D9F1"/>
            <w:vAlign w:val="center"/>
            <w:hideMark/>
          </w:tcPr>
          <w:p w14:paraId="3576C05F"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
          <w:p w14:paraId="27BECABD"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
          <w:p w14:paraId="5D748069" w14:textId="77777777"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14:paraId="2EB9BFCD" w14:textId="77777777" w:rsidTr="00FF490B">
        <w:trPr>
          <w:trHeight w:val="675"/>
        </w:trPr>
        <w:tc>
          <w:tcPr>
            <w:tcW w:w="419" w:type="dxa"/>
            <w:tcBorders>
              <w:top w:val="single" w:sz="4" w:space="0" w:color="auto"/>
              <w:left w:val="single" w:sz="4" w:space="0" w:color="auto"/>
              <w:bottom w:val="single" w:sz="4" w:space="0" w:color="auto"/>
              <w:right w:val="single" w:sz="6" w:space="0" w:color="auto"/>
            </w:tcBorders>
            <w:shd w:val="clear" w:color="000000" w:fill="C5D9F1"/>
            <w:vAlign w:val="center"/>
          </w:tcPr>
          <w:p w14:paraId="19572BEF" w14:textId="77777777" w:rsidR="003F421D" w:rsidRPr="007E2C75" w:rsidRDefault="003F421D" w:rsidP="003F421D">
            <w:pPr>
              <w:spacing w:after="0" w:line="240" w:lineRule="auto"/>
              <w:jc w:val="right"/>
              <w:rPr>
                <w:color w:val="000000"/>
                <w:sz w:val="16"/>
                <w:szCs w:val="16"/>
              </w:rPr>
            </w:pPr>
            <w:r>
              <w:rPr>
                <w:rFonts w:cstheme="minorHAnsi"/>
                <w:color w:val="000000"/>
                <w:sz w:val="16"/>
                <w:szCs w:val="16"/>
              </w:rPr>
              <w:t>20</w:t>
            </w:r>
          </w:p>
        </w:tc>
        <w:tc>
          <w:tcPr>
            <w:tcW w:w="4435" w:type="dxa"/>
            <w:tcBorders>
              <w:top w:val="single" w:sz="4" w:space="0" w:color="auto"/>
              <w:left w:val="single" w:sz="6" w:space="0" w:color="auto"/>
              <w:bottom w:val="single" w:sz="4" w:space="0" w:color="auto"/>
              <w:right w:val="single" w:sz="6" w:space="0" w:color="auto"/>
            </w:tcBorders>
            <w:shd w:val="clear" w:color="000000" w:fill="C5D9F1"/>
            <w:noWrap/>
            <w:vAlign w:val="center"/>
          </w:tcPr>
          <w:p w14:paraId="403D1DFB"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ARC Transfer</w:t>
            </w:r>
          </w:p>
        </w:tc>
        <w:tc>
          <w:tcPr>
            <w:tcW w:w="659" w:type="dxa"/>
            <w:tcBorders>
              <w:top w:val="single" w:sz="4" w:space="0" w:color="auto"/>
              <w:left w:val="single" w:sz="6" w:space="0" w:color="auto"/>
              <w:bottom w:val="single" w:sz="4" w:space="0" w:color="auto"/>
              <w:right w:val="single" w:sz="6" w:space="0" w:color="auto"/>
            </w:tcBorders>
            <w:shd w:val="clear" w:color="000000" w:fill="C5D9F1"/>
            <w:vAlign w:val="center"/>
          </w:tcPr>
          <w:p w14:paraId="03B3FBD5"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w:t>
            </w:r>
          </w:p>
        </w:tc>
        <w:tc>
          <w:tcPr>
            <w:tcW w:w="680" w:type="dxa"/>
            <w:tcBorders>
              <w:top w:val="single" w:sz="4" w:space="0" w:color="auto"/>
              <w:left w:val="single" w:sz="6" w:space="0" w:color="auto"/>
              <w:bottom w:val="single" w:sz="4" w:space="0" w:color="auto"/>
              <w:right w:val="single" w:sz="6" w:space="0" w:color="auto"/>
            </w:tcBorders>
            <w:shd w:val="clear" w:color="000000" w:fill="C5D9F1"/>
            <w:vAlign w:val="center"/>
          </w:tcPr>
          <w:p w14:paraId="2AD0BF18"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IAT</w:t>
            </w:r>
          </w:p>
        </w:tc>
        <w:tc>
          <w:tcPr>
            <w:tcW w:w="948" w:type="dxa"/>
            <w:tcBorders>
              <w:top w:val="single" w:sz="4" w:space="0" w:color="auto"/>
              <w:left w:val="single" w:sz="6" w:space="0" w:color="auto"/>
              <w:bottom w:val="single" w:sz="4" w:space="0" w:color="auto"/>
              <w:right w:val="single" w:sz="6" w:space="0" w:color="auto"/>
            </w:tcBorders>
            <w:shd w:val="clear" w:color="000000" w:fill="C5D9F1"/>
            <w:vAlign w:val="center"/>
          </w:tcPr>
          <w:p w14:paraId="253FD5B6"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single" w:sz="4" w:space="0" w:color="auto"/>
              <w:left w:val="single" w:sz="6" w:space="0" w:color="auto"/>
              <w:bottom w:val="single" w:sz="4" w:space="0" w:color="auto"/>
              <w:right w:val="single" w:sz="6" w:space="0" w:color="auto"/>
            </w:tcBorders>
            <w:shd w:val="clear" w:color="000000" w:fill="C5D9F1"/>
            <w:vAlign w:val="center"/>
          </w:tcPr>
          <w:p w14:paraId="1CF6605D"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single" w:sz="4" w:space="0" w:color="auto"/>
              <w:left w:val="single" w:sz="6" w:space="0" w:color="auto"/>
              <w:bottom w:val="single" w:sz="4" w:space="0" w:color="auto"/>
              <w:right w:val="single" w:sz="4" w:space="0" w:color="auto"/>
            </w:tcBorders>
            <w:shd w:val="clear" w:color="000000" w:fill="C5D9F1"/>
          </w:tcPr>
          <w:p w14:paraId="32DBA0EF" w14:textId="77777777"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B15CC1" w:rsidRPr="007E2C75" w14:paraId="525E80A7" w14:textId="77777777" w:rsidTr="00C55BF9">
        <w:trPr>
          <w:trHeight w:val="675"/>
        </w:trPr>
        <w:tc>
          <w:tcPr>
            <w:tcW w:w="419" w:type="dxa"/>
            <w:tcBorders>
              <w:top w:val="single" w:sz="4" w:space="0" w:color="auto"/>
              <w:left w:val="single" w:sz="4" w:space="0" w:color="auto"/>
              <w:bottom w:val="single" w:sz="4" w:space="0" w:color="auto"/>
              <w:right w:val="single" w:sz="6" w:space="0" w:color="auto"/>
            </w:tcBorders>
            <w:shd w:val="clear" w:color="auto" w:fill="B8CCE4" w:themeFill="accent1" w:themeFillTint="66"/>
            <w:vAlign w:val="center"/>
          </w:tcPr>
          <w:p w14:paraId="26FFE02F" w14:textId="77777777" w:rsidR="00B15CC1" w:rsidRDefault="00B15CC1" w:rsidP="00657231">
            <w:pPr>
              <w:spacing w:after="0" w:line="240" w:lineRule="auto"/>
              <w:jc w:val="right"/>
              <w:rPr>
                <w:rFonts w:cstheme="minorHAnsi"/>
                <w:color w:val="000000"/>
                <w:sz w:val="16"/>
                <w:szCs w:val="16"/>
              </w:rPr>
            </w:pPr>
            <w:r>
              <w:rPr>
                <w:rFonts w:cstheme="minorHAnsi"/>
                <w:color w:val="000000"/>
                <w:sz w:val="16"/>
                <w:szCs w:val="16"/>
              </w:rPr>
              <w:t>21.</w:t>
            </w:r>
          </w:p>
        </w:tc>
        <w:tc>
          <w:tcPr>
            <w:tcW w:w="4435" w:type="dxa"/>
            <w:tcBorders>
              <w:top w:val="single" w:sz="4" w:space="0" w:color="auto"/>
              <w:left w:val="single" w:sz="6" w:space="0" w:color="auto"/>
              <w:bottom w:val="single" w:sz="4" w:space="0" w:color="auto"/>
              <w:right w:val="single" w:sz="6" w:space="0" w:color="auto"/>
            </w:tcBorders>
            <w:shd w:val="clear" w:color="auto" w:fill="B8CCE4" w:themeFill="accent1" w:themeFillTint="66"/>
            <w:noWrap/>
            <w:vAlign w:val="center"/>
          </w:tcPr>
          <w:p w14:paraId="41483434" w14:textId="77777777" w:rsidR="00B15CC1" w:rsidRPr="0095359C" w:rsidRDefault="00B15CC1" w:rsidP="00657231">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 xml:space="preserve">OMR: </w:t>
            </w:r>
            <w:r w:rsidRPr="0095359C">
              <w:rPr>
                <w:rFonts w:asciiTheme="minorHAnsi" w:eastAsia="Calibri" w:hAnsiTheme="minorHAnsi"/>
                <w:color w:val="000000"/>
                <w:sz w:val="20"/>
                <w:szCs w:val="20"/>
              </w:rPr>
              <w:t>Exceed Number of Breaks</w:t>
            </w:r>
          </w:p>
        </w:tc>
        <w:tc>
          <w:tcPr>
            <w:tcW w:w="659"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0A079386" w14:textId="77777777" w:rsidR="00B15CC1" w:rsidRPr="0095359C" w:rsidRDefault="003B16DA" w:rsidP="00657231">
            <w:pPr>
              <w:spacing w:after="0" w:line="240" w:lineRule="auto"/>
              <w:rPr>
                <w:rFonts w:asciiTheme="minorHAnsi" w:hAnsiTheme="minorHAnsi" w:cstheme="minorHAnsi"/>
                <w:color w:val="000000"/>
                <w:sz w:val="20"/>
                <w:szCs w:val="20"/>
              </w:rPr>
            </w:pPr>
            <w:r>
              <w:rPr>
                <w:rFonts w:asciiTheme="minorHAnsi" w:hAnsiTheme="minorHAnsi" w:cstheme="minorHAnsi"/>
                <w:color w:val="000000"/>
                <w:sz w:val="20"/>
                <w:szCs w:val="20"/>
              </w:rPr>
              <w:t>x</w:t>
            </w:r>
          </w:p>
        </w:tc>
        <w:tc>
          <w:tcPr>
            <w:tcW w:w="680"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5FB32CFB" w14:textId="77777777" w:rsidR="00B15CC1" w:rsidRPr="0095359C" w:rsidRDefault="00B15CC1" w:rsidP="0065723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BRN</w:t>
            </w:r>
          </w:p>
        </w:tc>
        <w:tc>
          <w:tcPr>
            <w:tcW w:w="948"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77D186F3" w14:textId="77777777" w:rsidR="00B15CC1" w:rsidRPr="0095359C" w:rsidRDefault="00B15CC1" w:rsidP="0065723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3C331C74" w14:textId="77777777" w:rsidR="00B15CC1" w:rsidRPr="0095359C" w:rsidRDefault="00B15CC1" w:rsidP="0065723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single" w:sz="4" w:space="0" w:color="auto"/>
              <w:left w:val="single" w:sz="6" w:space="0" w:color="auto"/>
              <w:bottom w:val="single" w:sz="4" w:space="0" w:color="auto"/>
              <w:right w:val="single" w:sz="4" w:space="0" w:color="auto"/>
            </w:tcBorders>
            <w:shd w:val="clear" w:color="auto" w:fill="B8CCE4" w:themeFill="accent1" w:themeFillTint="66"/>
            <w:vAlign w:val="center"/>
          </w:tcPr>
          <w:p w14:paraId="0FD75181" w14:textId="77777777" w:rsidR="00B15CC1" w:rsidRPr="0095359C" w:rsidRDefault="00B15CC1" w:rsidP="0065723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Breaks</w:t>
            </w:r>
          </w:p>
        </w:tc>
      </w:tr>
      <w:tr w:rsidR="00B15CC1" w:rsidRPr="007E2C75" w14:paraId="28172405" w14:textId="77777777" w:rsidTr="00C55BF9">
        <w:trPr>
          <w:trHeight w:val="675"/>
        </w:trPr>
        <w:tc>
          <w:tcPr>
            <w:tcW w:w="419" w:type="dxa"/>
            <w:tcBorders>
              <w:top w:val="single" w:sz="4" w:space="0" w:color="auto"/>
              <w:left w:val="single" w:sz="4" w:space="0" w:color="auto"/>
              <w:bottom w:val="single" w:sz="4" w:space="0" w:color="auto"/>
              <w:right w:val="single" w:sz="6" w:space="0" w:color="auto"/>
            </w:tcBorders>
            <w:shd w:val="clear" w:color="auto" w:fill="B8CCE4" w:themeFill="accent1" w:themeFillTint="66"/>
            <w:vAlign w:val="center"/>
          </w:tcPr>
          <w:p w14:paraId="0E7A68C1" w14:textId="77777777" w:rsidR="00B15CC1" w:rsidRDefault="00B15CC1" w:rsidP="00B15CC1">
            <w:pPr>
              <w:spacing w:after="0" w:line="240" w:lineRule="auto"/>
              <w:jc w:val="right"/>
              <w:rPr>
                <w:rFonts w:cstheme="minorHAnsi"/>
                <w:color w:val="000000"/>
                <w:sz w:val="16"/>
                <w:szCs w:val="16"/>
              </w:rPr>
            </w:pPr>
            <w:r>
              <w:rPr>
                <w:rFonts w:cstheme="minorHAnsi"/>
                <w:color w:val="000000"/>
                <w:sz w:val="16"/>
                <w:szCs w:val="16"/>
              </w:rPr>
              <w:t>22.</w:t>
            </w:r>
          </w:p>
        </w:tc>
        <w:tc>
          <w:tcPr>
            <w:tcW w:w="4435" w:type="dxa"/>
            <w:tcBorders>
              <w:top w:val="single" w:sz="4" w:space="0" w:color="auto"/>
              <w:left w:val="single" w:sz="6" w:space="0" w:color="auto"/>
              <w:bottom w:val="single" w:sz="4" w:space="0" w:color="auto"/>
              <w:right w:val="single" w:sz="6" w:space="0" w:color="auto"/>
            </w:tcBorders>
            <w:shd w:val="clear" w:color="auto" w:fill="B8CCE4" w:themeFill="accent1" w:themeFillTint="66"/>
            <w:noWrap/>
            <w:vAlign w:val="center"/>
          </w:tcPr>
          <w:p w14:paraId="09115EAD" w14:textId="77777777" w:rsidR="00B15CC1" w:rsidRPr="0095359C" w:rsidRDefault="00B15CC1" w:rsidP="00B15CC1">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 xml:space="preserve">OMR: </w:t>
            </w:r>
            <w:r w:rsidRPr="0095359C">
              <w:rPr>
                <w:rFonts w:asciiTheme="minorHAnsi" w:eastAsia="Calibri" w:hAnsiTheme="minorHAnsi"/>
                <w:color w:val="000000"/>
                <w:sz w:val="20"/>
                <w:szCs w:val="20"/>
              </w:rPr>
              <w:t>Exceed Break Length</w:t>
            </w:r>
          </w:p>
        </w:tc>
        <w:tc>
          <w:tcPr>
            <w:tcW w:w="659"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7A69CCEA" w14:textId="77777777" w:rsidR="00B15CC1" w:rsidRPr="0095359C" w:rsidRDefault="003B16DA" w:rsidP="00B15CC1">
            <w:pPr>
              <w:spacing w:after="0" w:line="240" w:lineRule="auto"/>
              <w:rPr>
                <w:rFonts w:asciiTheme="minorHAnsi" w:hAnsiTheme="minorHAnsi" w:cstheme="minorHAnsi"/>
                <w:color w:val="000000"/>
                <w:sz w:val="20"/>
                <w:szCs w:val="20"/>
              </w:rPr>
            </w:pPr>
            <w:r>
              <w:rPr>
                <w:rFonts w:asciiTheme="minorHAnsi" w:hAnsiTheme="minorHAnsi" w:cstheme="minorHAnsi"/>
                <w:color w:val="000000"/>
                <w:sz w:val="20"/>
                <w:szCs w:val="20"/>
              </w:rPr>
              <w:t>x</w:t>
            </w:r>
          </w:p>
        </w:tc>
        <w:tc>
          <w:tcPr>
            <w:tcW w:w="680"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47E72472" w14:textId="77777777" w:rsidR="00B15CC1" w:rsidRPr="0095359C" w:rsidRDefault="00B15CC1" w:rsidP="00B15CC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BRL</w:t>
            </w:r>
          </w:p>
        </w:tc>
        <w:tc>
          <w:tcPr>
            <w:tcW w:w="948"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096DF193" w14:textId="77777777" w:rsidR="00B15CC1" w:rsidRPr="0095359C" w:rsidRDefault="00B15CC1" w:rsidP="00B15CC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59D944CE" w14:textId="77777777" w:rsidR="00B15CC1" w:rsidRPr="0095359C" w:rsidRDefault="00B15CC1" w:rsidP="00B15CC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single" w:sz="4" w:space="0" w:color="auto"/>
              <w:left w:val="single" w:sz="6" w:space="0" w:color="auto"/>
              <w:bottom w:val="single" w:sz="4" w:space="0" w:color="auto"/>
              <w:right w:val="single" w:sz="4" w:space="0" w:color="auto"/>
            </w:tcBorders>
            <w:shd w:val="clear" w:color="auto" w:fill="B8CCE4" w:themeFill="accent1" w:themeFillTint="66"/>
            <w:vAlign w:val="center"/>
          </w:tcPr>
          <w:p w14:paraId="7F3179B5" w14:textId="77777777" w:rsidR="00B15CC1" w:rsidRPr="0095359C" w:rsidRDefault="00B15CC1" w:rsidP="00B15CC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Breaks</w:t>
            </w:r>
          </w:p>
        </w:tc>
      </w:tr>
      <w:tr w:rsidR="00C55BF9" w:rsidRPr="007E2C75" w14:paraId="335B17DF" w14:textId="77777777" w:rsidTr="00C55BF9">
        <w:trPr>
          <w:trHeight w:val="675"/>
        </w:trPr>
        <w:tc>
          <w:tcPr>
            <w:tcW w:w="419" w:type="dxa"/>
            <w:tcBorders>
              <w:top w:val="single" w:sz="4" w:space="0" w:color="auto"/>
              <w:left w:val="single" w:sz="4" w:space="0" w:color="auto"/>
              <w:bottom w:val="single" w:sz="4" w:space="0" w:color="auto"/>
              <w:right w:val="single" w:sz="6" w:space="0" w:color="auto"/>
            </w:tcBorders>
            <w:shd w:val="clear" w:color="auto" w:fill="B8CCE4" w:themeFill="accent1" w:themeFillTint="66"/>
            <w:vAlign w:val="center"/>
          </w:tcPr>
          <w:p w14:paraId="1ACD92AF" w14:textId="77777777" w:rsidR="00C55BF9" w:rsidRDefault="00C55BF9" w:rsidP="00C55BF9">
            <w:pPr>
              <w:spacing w:after="0" w:line="240" w:lineRule="auto"/>
              <w:jc w:val="right"/>
              <w:rPr>
                <w:rFonts w:cstheme="minorHAnsi"/>
                <w:color w:val="000000"/>
                <w:sz w:val="16"/>
                <w:szCs w:val="16"/>
              </w:rPr>
            </w:pPr>
            <w:r>
              <w:rPr>
                <w:rFonts w:cstheme="minorHAnsi"/>
                <w:color w:val="000000"/>
                <w:sz w:val="16"/>
                <w:szCs w:val="16"/>
              </w:rPr>
              <w:t>23.</w:t>
            </w:r>
          </w:p>
        </w:tc>
        <w:tc>
          <w:tcPr>
            <w:tcW w:w="4435" w:type="dxa"/>
            <w:tcBorders>
              <w:top w:val="single" w:sz="4" w:space="0" w:color="auto"/>
              <w:left w:val="single" w:sz="6" w:space="0" w:color="auto"/>
              <w:bottom w:val="single" w:sz="4" w:space="0" w:color="auto"/>
              <w:right w:val="single" w:sz="6" w:space="0" w:color="auto"/>
            </w:tcBorders>
            <w:shd w:val="clear" w:color="auto" w:fill="B8CCE4" w:themeFill="accent1" w:themeFillTint="66"/>
            <w:noWrap/>
            <w:vAlign w:val="center"/>
          </w:tcPr>
          <w:p w14:paraId="5B810642" w14:textId="77777777" w:rsidR="00C55BF9" w:rsidRPr="0095359C" w:rsidRDefault="00C55BF9" w:rsidP="00C55BF9">
            <w:pPr>
              <w:spacing w:after="0" w:line="240" w:lineRule="auto"/>
              <w:rPr>
                <w:rFonts w:asciiTheme="minorHAnsi" w:hAnsiTheme="minorHAnsi"/>
                <w:color w:val="000000"/>
                <w:sz w:val="20"/>
                <w:szCs w:val="20"/>
              </w:rPr>
            </w:pPr>
            <w:r w:rsidRPr="00967F21">
              <w:t>Monthly Scorecard Review</w:t>
            </w:r>
          </w:p>
        </w:tc>
        <w:tc>
          <w:tcPr>
            <w:tcW w:w="659"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7FDA0523" w14:textId="77777777" w:rsidR="00C55BF9" w:rsidRDefault="00C55BF9" w:rsidP="00C55BF9">
            <w:pPr>
              <w:spacing w:after="0" w:line="240" w:lineRule="auto"/>
              <w:rPr>
                <w:rFonts w:asciiTheme="minorHAnsi" w:hAnsiTheme="minorHAnsi" w:cstheme="minorHAnsi"/>
                <w:color w:val="000000"/>
                <w:sz w:val="20"/>
                <w:szCs w:val="20"/>
              </w:rPr>
            </w:pPr>
            <w:r>
              <w:rPr>
                <w:rFonts w:asciiTheme="minorHAnsi" w:hAnsiTheme="minorHAnsi" w:cstheme="minorHAnsi"/>
                <w:color w:val="000000"/>
                <w:sz w:val="20"/>
                <w:szCs w:val="20"/>
              </w:rPr>
              <w:t>x</w:t>
            </w:r>
          </w:p>
        </w:tc>
        <w:tc>
          <w:tcPr>
            <w:tcW w:w="680"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6A0416E2" w14:textId="77777777" w:rsidR="00C55BF9" w:rsidRPr="0095359C" w:rsidRDefault="00C55BF9" w:rsidP="00C55BF9">
            <w:pPr>
              <w:spacing w:after="0" w:line="240" w:lineRule="auto"/>
              <w:rPr>
                <w:rFonts w:asciiTheme="minorHAnsi" w:hAnsiTheme="minorHAnsi" w:cstheme="minorHAnsi"/>
                <w:color w:val="000000"/>
                <w:sz w:val="20"/>
                <w:szCs w:val="20"/>
              </w:rPr>
            </w:pPr>
            <w:r>
              <w:rPr>
                <w:rFonts w:asciiTheme="minorHAnsi" w:hAnsiTheme="minorHAnsi" w:cstheme="minorHAnsi"/>
                <w:color w:val="000000"/>
                <w:sz w:val="20"/>
                <w:szCs w:val="20"/>
              </w:rPr>
              <w:t>MSR</w:t>
            </w:r>
          </w:p>
        </w:tc>
        <w:tc>
          <w:tcPr>
            <w:tcW w:w="948"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39EED004" w14:textId="77777777" w:rsidR="00C55BF9" w:rsidRPr="0095359C" w:rsidRDefault="00C55BF9" w:rsidP="00C55BF9">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19AF0338" w14:textId="77777777" w:rsidR="00C55BF9" w:rsidRPr="0095359C" w:rsidRDefault="00C55BF9" w:rsidP="00C55BF9">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single" w:sz="4" w:space="0" w:color="auto"/>
              <w:left w:val="single" w:sz="6" w:space="0" w:color="auto"/>
              <w:bottom w:val="single" w:sz="4" w:space="0" w:color="auto"/>
              <w:right w:val="single" w:sz="4" w:space="0" w:color="auto"/>
            </w:tcBorders>
            <w:shd w:val="clear" w:color="auto" w:fill="B8CCE4" w:themeFill="accent1" w:themeFillTint="66"/>
            <w:vAlign w:val="center"/>
          </w:tcPr>
          <w:p w14:paraId="6A1B460C" w14:textId="77777777" w:rsidR="00C55BF9" w:rsidRPr="0095359C" w:rsidRDefault="00C55BF9" w:rsidP="00C55BF9">
            <w:pPr>
              <w:spacing w:after="0" w:line="240" w:lineRule="auto"/>
              <w:rPr>
                <w:rFonts w:asciiTheme="minorHAnsi" w:hAnsiTheme="minorHAnsi" w:cstheme="minorHAnsi"/>
                <w:color w:val="000000"/>
                <w:sz w:val="20"/>
                <w:szCs w:val="20"/>
              </w:rPr>
            </w:pPr>
            <w:r w:rsidRPr="00572313">
              <w:t>Current Coaching Initiatives</w:t>
            </w:r>
          </w:p>
        </w:tc>
      </w:tr>
      <w:tr w:rsidR="00C55BF9" w:rsidRPr="007E2C75" w14:paraId="6FE07C97" w14:textId="77777777" w:rsidTr="00C55BF9">
        <w:trPr>
          <w:trHeight w:val="675"/>
        </w:trPr>
        <w:tc>
          <w:tcPr>
            <w:tcW w:w="419" w:type="dxa"/>
            <w:tcBorders>
              <w:top w:val="single" w:sz="4" w:space="0" w:color="auto"/>
              <w:left w:val="single" w:sz="4" w:space="0" w:color="auto"/>
              <w:bottom w:val="single" w:sz="4" w:space="0" w:color="auto"/>
              <w:right w:val="single" w:sz="6" w:space="0" w:color="auto"/>
            </w:tcBorders>
            <w:shd w:val="clear" w:color="auto" w:fill="B8CCE4" w:themeFill="accent1" w:themeFillTint="66"/>
            <w:vAlign w:val="center"/>
          </w:tcPr>
          <w:p w14:paraId="48AF93DD" w14:textId="77777777" w:rsidR="00C55BF9" w:rsidRDefault="00C55BF9" w:rsidP="00C55BF9">
            <w:pPr>
              <w:spacing w:after="0" w:line="240" w:lineRule="auto"/>
              <w:jc w:val="right"/>
              <w:rPr>
                <w:rFonts w:cstheme="minorHAnsi"/>
                <w:color w:val="000000"/>
                <w:sz w:val="16"/>
                <w:szCs w:val="16"/>
              </w:rPr>
            </w:pPr>
            <w:r>
              <w:rPr>
                <w:rFonts w:cstheme="minorHAnsi"/>
                <w:color w:val="000000"/>
                <w:sz w:val="16"/>
                <w:szCs w:val="16"/>
              </w:rPr>
              <w:t>24.</w:t>
            </w:r>
          </w:p>
        </w:tc>
        <w:tc>
          <w:tcPr>
            <w:tcW w:w="4435" w:type="dxa"/>
            <w:tcBorders>
              <w:top w:val="single" w:sz="4" w:space="0" w:color="auto"/>
              <w:left w:val="single" w:sz="6" w:space="0" w:color="auto"/>
              <w:bottom w:val="single" w:sz="4" w:space="0" w:color="auto"/>
              <w:right w:val="single" w:sz="6" w:space="0" w:color="auto"/>
            </w:tcBorders>
            <w:shd w:val="clear" w:color="auto" w:fill="B8CCE4" w:themeFill="accent1" w:themeFillTint="66"/>
            <w:noWrap/>
            <w:vAlign w:val="center"/>
          </w:tcPr>
          <w:p w14:paraId="12C85490" w14:textId="77777777" w:rsidR="00C55BF9" w:rsidRPr="0095359C" w:rsidRDefault="00C55BF9" w:rsidP="00C55BF9">
            <w:pPr>
              <w:spacing w:after="0" w:line="240" w:lineRule="auto"/>
              <w:rPr>
                <w:rFonts w:asciiTheme="minorHAnsi" w:hAnsiTheme="minorHAnsi"/>
                <w:color w:val="000000"/>
                <w:sz w:val="20"/>
                <w:szCs w:val="20"/>
              </w:rPr>
            </w:pPr>
            <w:r>
              <w:rPr>
                <w:rFonts w:eastAsia="Calibri"/>
                <w:color w:val="000000"/>
              </w:rPr>
              <w:t>Monthly Scorecard Review – Supervisor</w:t>
            </w:r>
          </w:p>
        </w:tc>
        <w:tc>
          <w:tcPr>
            <w:tcW w:w="659"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2A60D289" w14:textId="77777777" w:rsidR="00C55BF9" w:rsidRDefault="00C55BF9" w:rsidP="00C55BF9">
            <w:pPr>
              <w:spacing w:after="0" w:line="240" w:lineRule="auto"/>
              <w:rPr>
                <w:rFonts w:asciiTheme="minorHAnsi" w:hAnsiTheme="minorHAnsi" w:cstheme="minorHAnsi"/>
                <w:color w:val="000000"/>
                <w:sz w:val="20"/>
                <w:szCs w:val="20"/>
              </w:rPr>
            </w:pPr>
            <w:r>
              <w:rPr>
                <w:rFonts w:asciiTheme="minorHAnsi" w:hAnsiTheme="minorHAnsi" w:cstheme="minorHAnsi"/>
                <w:color w:val="000000"/>
                <w:sz w:val="20"/>
                <w:szCs w:val="20"/>
              </w:rPr>
              <w:t>x</w:t>
            </w:r>
          </w:p>
        </w:tc>
        <w:tc>
          <w:tcPr>
            <w:tcW w:w="680"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5F798A6A" w14:textId="77777777" w:rsidR="00C55BF9" w:rsidRPr="0095359C" w:rsidRDefault="00C55BF9" w:rsidP="00C55BF9">
            <w:pPr>
              <w:spacing w:after="0" w:line="240" w:lineRule="auto"/>
              <w:rPr>
                <w:rFonts w:asciiTheme="minorHAnsi" w:hAnsiTheme="minorHAnsi" w:cstheme="minorHAnsi"/>
                <w:color w:val="000000"/>
                <w:sz w:val="20"/>
                <w:szCs w:val="20"/>
              </w:rPr>
            </w:pPr>
            <w:r>
              <w:rPr>
                <w:rFonts w:asciiTheme="minorHAnsi" w:hAnsiTheme="minorHAnsi" w:cstheme="minorHAnsi"/>
                <w:color w:val="000000"/>
                <w:sz w:val="20"/>
                <w:szCs w:val="20"/>
              </w:rPr>
              <w:t>MSRS</w:t>
            </w:r>
          </w:p>
        </w:tc>
        <w:tc>
          <w:tcPr>
            <w:tcW w:w="948"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54BFEAA2" w14:textId="77777777" w:rsidR="00C55BF9" w:rsidRPr="0095359C" w:rsidRDefault="00C55BF9" w:rsidP="00C55BF9">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619938CB" w14:textId="77777777" w:rsidR="00C55BF9" w:rsidRPr="0095359C" w:rsidRDefault="00C55BF9" w:rsidP="00C55BF9">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single" w:sz="4" w:space="0" w:color="auto"/>
              <w:left w:val="single" w:sz="6" w:space="0" w:color="auto"/>
              <w:bottom w:val="single" w:sz="4" w:space="0" w:color="auto"/>
              <w:right w:val="single" w:sz="4" w:space="0" w:color="auto"/>
            </w:tcBorders>
            <w:shd w:val="clear" w:color="auto" w:fill="B8CCE4" w:themeFill="accent1" w:themeFillTint="66"/>
            <w:vAlign w:val="center"/>
          </w:tcPr>
          <w:p w14:paraId="4E24ABD2" w14:textId="77777777" w:rsidR="00C55BF9" w:rsidRPr="0095359C" w:rsidRDefault="00C55BF9" w:rsidP="00C55BF9">
            <w:pPr>
              <w:spacing w:after="0" w:line="240" w:lineRule="auto"/>
              <w:rPr>
                <w:rFonts w:asciiTheme="minorHAnsi" w:hAnsiTheme="minorHAnsi" w:cstheme="minorHAnsi"/>
                <w:color w:val="000000"/>
                <w:sz w:val="20"/>
                <w:szCs w:val="20"/>
              </w:rPr>
            </w:pPr>
            <w:r w:rsidRPr="00572313">
              <w:t>Current Coaching Initiatives</w:t>
            </w:r>
          </w:p>
        </w:tc>
      </w:tr>
      <w:tr w:rsidR="003F421D" w:rsidRPr="007E2C75" w14:paraId="07B8D967" w14:textId="77777777" w:rsidTr="00C55BF9">
        <w:trPr>
          <w:trHeight w:val="675"/>
        </w:trPr>
        <w:tc>
          <w:tcPr>
            <w:tcW w:w="419" w:type="dxa"/>
            <w:tcBorders>
              <w:top w:val="single" w:sz="4" w:space="0" w:color="auto"/>
              <w:left w:val="single" w:sz="4" w:space="0" w:color="auto"/>
              <w:bottom w:val="single" w:sz="4" w:space="0" w:color="auto"/>
              <w:right w:val="single" w:sz="6" w:space="0" w:color="auto"/>
            </w:tcBorders>
            <w:shd w:val="clear" w:color="auto" w:fill="B8CCE4" w:themeFill="accent1" w:themeFillTint="66"/>
            <w:vAlign w:val="center"/>
          </w:tcPr>
          <w:p w14:paraId="12189CE0" w14:textId="77777777" w:rsidR="003F421D" w:rsidRDefault="003F421D">
            <w:pPr>
              <w:spacing w:after="0" w:line="240" w:lineRule="auto"/>
              <w:jc w:val="right"/>
              <w:rPr>
                <w:rFonts w:cstheme="minorHAnsi"/>
                <w:color w:val="000000"/>
                <w:sz w:val="16"/>
                <w:szCs w:val="16"/>
              </w:rPr>
            </w:pPr>
            <w:r>
              <w:rPr>
                <w:rFonts w:cstheme="minorHAnsi"/>
                <w:color w:val="000000"/>
                <w:sz w:val="16"/>
                <w:szCs w:val="16"/>
              </w:rPr>
              <w:t>2</w:t>
            </w:r>
            <w:r w:rsidR="00C55BF9">
              <w:rPr>
                <w:rFonts w:cstheme="minorHAnsi"/>
                <w:color w:val="000000"/>
                <w:sz w:val="16"/>
                <w:szCs w:val="16"/>
              </w:rPr>
              <w:t>5</w:t>
            </w:r>
            <w:r>
              <w:rPr>
                <w:rFonts w:cstheme="minorHAnsi"/>
                <w:color w:val="000000"/>
                <w:sz w:val="16"/>
                <w:szCs w:val="16"/>
              </w:rPr>
              <w:t>.</w:t>
            </w:r>
          </w:p>
        </w:tc>
        <w:tc>
          <w:tcPr>
            <w:tcW w:w="4435" w:type="dxa"/>
            <w:tcBorders>
              <w:top w:val="single" w:sz="4" w:space="0" w:color="auto"/>
              <w:left w:val="single" w:sz="6" w:space="0" w:color="auto"/>
              <w:bottom w:val="single" w:sz="4" w:space="0" w:color="auto"/>
              <w:right w:val="single" w:sz="6" w:space="0" w:color="auto"/>
            </w:tcBorders>
            <w:shd w:val="clear" w:color="auto" w:fill="B8CCE4" w:themeFill="accent1" w:themeFillTint="66"/>
            <w:noWrap/>
            <w:vAlign w:val="center"/>
          </w:tcPr>
          <w:p w14:paraId="55470621" w14:textId="77777777" w:rsidR="003F421D" w:rsidRPr="0095359C" w:rsidRDefault="003F421D" w:rsidP="003F421D">
            <w:pPr>
              <w:spacing w:after="0" w:line="240" w:lineRule="auto"/>
              <w:rPr>
                <w:rFonts w:asciiTheme="minorHAnsi" w:hAnsiTheme="minorHAnsi"/>
                <w:color w:val="000000"/>
                <w:sz w:val="20"/>
                <w:szCs w:val="20"/>
              </w:rPr>
            </w:pPr>
            <w:r w:rsidRPr="00967F21">
              <w:t>OMR: Potential Hardship</w:t>
            </w:r>
          </w:p>
        </w:tc>
        <w:tc>
          <w:tcPr>
            <w:tcW w:w="659"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20C30824" w14:textId="77777777" w:rsidR="003F421D" w:rsidRDefault="003F421D" w:rsidP="003F421D">
            <w:pPr>
              <w:spacing w:after="0" w:line="240" w:lineRule="auto"/>
              <w:rPr>
                <w:rFonts w:asciiTheme="minorHAnsi" w:hAnsiTheme="minorHAnsi" w:cstheme="minorHAnsi"/>
                <w:color w:val="000000"/>
                <w:sz w:val="20"/>
                <w:szCs w:val="20"/>
              </w:rPr>
            </w:pPr>
            <w:r>
              <w:rPr>
                <w:rFonts w:asciiTheme="minorHAnsi" w:hAnsiTheme="minorHAnsi" w:cstheme="minorHAnsi"/>
                <w:color w:val="000000"/>
                <w:sz w:val="20"/>
                <w:szCs w:val="20"/>
              </w:rPr>
              <w:t>x</w:t>
            </w:r>
          </w:p>
        </w:tc>
        <w:tc>
          <w:tcPr>
            <w:tcW w:w="680"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751C12FC" w14:textId="77777777" w:rsidR="003F421D" w:rsidRPr="0095359C" w:rsidRDefault="003F421D" w:rsidP="003F421D">
            <w:pPr>
              <w:spacing w:after="0" w:line="240" w:lineRule="auto"/>
              <w:rPr>
                <w:rFonts w:asciiTheme="minorHAnsi" w:hAnsiTheme="minorHAnsi" w:cstheme="minorHAnsi"/>
                <w:color w:val="000000"/>
                <w:sz w:val="20"/>
                <w:szCs w:val="20"/>
              </w:rPr>
            </w:pPr>
            <w:r>
              <w:rPr>
                <w:rFonts w:asciiTheme="minorHAnsi" w:hAnsiTheme="minorHAnsi" w:cstheme="minorHAnsi"/>
                <w:color w:val="000000"/>
                <w:sz w:val="20"/>
                <w:szCs w:val="20"/>
              </w:rPr>
              <w:t>PBH</w:t>
            </w:r>
          </w:p>
        </w:tc>
        <w:tc>
          <w:tcPr>
            <w:tcW w:w="948"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51113971" w14:textId="77777777" w:rsidR="003F421D" w:rsidRPr="0095359C" w:rsidRDefault="003F421D" w:rsidP="003F421D">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1CD59379" w14:textId="77777777" w:rsidR="003F421D" w:rsidRPr="0095359C" w:rsidRDefault="003F421D" w:rsidP="003F421D">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single" w:sz="4" w:space="0" w:color="auto"/>
              <w:left w:val="single" w:sz="6" w:space="0" w:color="auto"/>
              <w:bottom w:val="single" w:sz="4" w:space="0" w:color="auto"/>
              <w:right w:val="single" w:sz="4" w:space="0" w:color="auto"/>
            </w:tcBorders>
            <w:shd w:val="clear" w:color="auto" w:fill="B8CCE4" w:themeFill="accent1" w:themeFillTint="66"/>
            <w:vAlign w:val="center"/>
          </w:tcPr>
          <w:p w14:paraId="48874041" w14:textId="77777777" w:rsidR="003F421D" w:rsidRPr="0095359C" w:rsidRDefault="003F421D" w:rsidP="003F421D">
            <w:pPr>
              <w:spacing w:after="0" w:line="240" w:lineRule="auto"/>
              <w:rPr>
                <w:rFonts w:asciiTheme="minorHAnsi" w:hAnsiTheme="minorHAnsi" w:cstheme="minorHAnsi"/>
                <w:color w:val="000000"/>
                <w:sz w:val="20"/>
                <w:szCs w:val="20"/>
              </w:rPr>
            </w:pPr>
            <w:r w:rsidRPr="00D94FD2">
              <w:t>OMR / Exceptions</w:t>
            </w:r>
          </w:p>
        </w:tc>
      </w:tr>
    </w:tbl>
    <w:p w14:paraId="59790B73" w14:textId="77777777" w:rsidR="002C3B04" w:rsidRPr="00A47122" w:rsidRDefault="002C3B04" w:rsidP="00A47122">
      <w:pPr>
        <w:widowControl w:val="0"/>
        <w:autoSpaceDE w:val="0"/>
        <w:autoSpaceDN w:val="0"/>
        <w:adjustRightInd w:val="0"/>
        <w:spacing w:after="0" w:line="240" w:lineRule="auto"/>
        <w:rPr>
          <w:rFonts w:ascii="Verdana" w:hAnsi="Verdana" w:cs="Segoe UI"/>
          <w:color w:val="000000" w:themeColor="text1"/>
          <w:sz w:val="20"/>
          <w:szCs w:val="20"/>
        </w:rPr>
      </w:pPr>
    </w:p>
    <w:p w14:paraId="13B91C1D" w14:textId="77777777" w:rsidR="00A47122" w:rsidRDefault="00A47122" w:rsidP="009F2A51">
      <w:pPr>
        <w:widowControl w:val="0"/>
        <w:autoSpaceDE w:val="0"/>
        <w:autoSpaceDN w:val="0"/>
        <w:adjustRightInd w:val="0"/>
        <w:spacing w:after="0" w:line="240" w:lineRule="auto"/>
        <w:rPr>
          <w:rFonts w:ascii="Arial" w:hAnsi="Arial" w:cs="Arial"/>
          <w:b/>
          <w:sz w:val="24"/>
          <w:szCs w:val="24"/>
        </w:rPr>
      </w:pPr>
    </w:p>
    <w:p w14:paraId="3F783623" w14:textId="77777777" w:rsidR="009D1884" w:rsidRPr="0027630C" w:rsidRDefault="009D1884" w:rsidP="00481F6E">
      <w:pPr>
        <w:pStyle w:val="Heading2"/>
        <w:rPr>
          <w:rFonts w:ascii="Calibri" w:hAnsi="Calibri" w:cs="Times New Roman"/>
          <w:color w:val="auto"/>
          <w:sz w:val="22"/>
          <w:szCs w:val="22"/>
        </w:rPr>
      </w:pPr>
      <w:bookmarkStart w:id="18" w:name="_Toc503949774"/>
      <w:r w:rsidRPr="0027630C">
        <w:rPr>
          <w:rFonts w:ascii="Calibri" w:hAnsi="Calibri" w:cs="Times New Roman"/>
          <w:color w:val="auto"/>
          <w:sz w:val="22"/>
          <w:szCs w:val="22"/>
        </w:rPr>
        <w:t>Module List</w:t>
      </w:r>
      <w:bookmarkEnd w:id="18"/>
    </w:p>
    <w:p w14:paraId="01C1C000" w14:textId="77777777" w:rsidR="009D1884" w:rsidRPr="0095359C" w:rsidRDefault="009D1884" w:rsidP="0076086A">
      <w:pPr>
        <w:pStyle w:val="ListParagraph"/>
        <w:widowControl w:val="0"/>
        <w:numPr>
          <w:ilvl w:val="0"/>
          <w:numId w:val="2"/>
        </w:numPr>
        <w:autoSpaceDE w:val="0"/>
        <w:autoSpaceDN w:val="0"/>
        <w:adjustRightInd w:val="0"/>
        <w:spacing w:after="0" w:line="240" w:lineRule="auto"/>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SQL agent job</w:t>
      </w:r>
    </w:p>
    <w:p w14:paraId="00EF66F8" w14:textId="77777777" w:rsidR="009D1884" w:rsidRPr="0095359C" w:rsidRDefault="009D1884" w:rsidP="0076086A">
      <w:pPr>
        <w:pStyle w:val="ListParagraph"/>
        <w:widowControl w:val="0"/>
        <w:numPr>
          <w:ilvl w:val="0"/>
          <w:numId w:val="2"/>
        </w:numPr>
        <w:autoSpaceDE w:val="0"/>
        <w:autoSpaceDN w:val="0"/>
        <w:adjustRightInd w:val="0"/>
        <w:spacing w:after="0" w:line="240" w:lineRule="auto"/>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SSIS Package</w:t>
      </w:r>
    </w:p>
    <w:p w14:paraId="7B4DD697" w14:textId="77777777" w:rsidR="009D1884" w:rsidRPr="0095359C" w:rsidRDefault="009D1884" w:rsidP="0076086A">
      <w:pPr>
        <w:pStyle w:val="ListParagraph"/>
        <w:widowControl w:val="0"/>
        <w:numPr>
          <w:ilvl w:val="0"/>
          <w:numId w:val="2"/>
        </w:numPr>
        <w:autoSpaceDE w:val="0"/>
        <w:autoSpaceDN w:val="0"/>
        <w:adjustRightInd w:val="0"/>
        <w:spacing w:after="0" w:line="240" w:lineRule="auto"/>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Tables</w:t>
      </w:r>
    </w:p>
    <w:p w14:paraId="742E4CEB" w14:textId="77777777" w:rsidR="009D1884" w:rsidRPr="0095359C" w:rsidRDefault="006913F0" w:rsidP="0076086A">
      <w:pPr>
        <w:pStyle w:val="ListParagraph"/>
        <w:widowControl w:val="0"/>
        <w:numPr>
          <w:ilvl w:val="0"/>
          <w:numId w:val="2"/>
        </w:numPr>
        <w:autoSpaceDE w:val="0"/>
        <w:autoSpaceDN w:val="0"/>
        <w:adjustRightInd w:val="0"/>
        <w:spacing w:after="0" w:line="240" w:lineRule="auto"/>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 xml:space="preserve">Procedures </w:t>
      </w:r>
    </w:p>
    <w:p w14:paraId="2F49B9F3" w14:textId="77777777" w:rsidR="009D1884" w:rsidRDefault="009D1884" w:rsidP="009F2A51">
      <w:pPr>
        <w:widowControl w:val="0"/>
        <w:autoSpaceDE w:val="0"/>
        <w:autoSpaceDN w:val="0"/>
        <w:adjustRightInd w:val="0"/>
        <w:spacing w:after="0" w:line="240" w:lineRule="auto"/>
        <w:rPr>
          <w:rFonts w:ascii="Arial" w:hAnsi="Arial" w:cs="Arial"/>
          <w:b/>
          <w:sz w:val="24"/>
          <w:szCs w:val="24"/>
        </w:rPr>
      </w:pPr>
    </w:p>
    <w:p w14:paraId="3A6F6C61" w14:textId="77777777" w:rsidR="009D1884" w:rsidRDefault="009D1884" w:rsidP="009F2A51">
      <w:pPr>
        <w:widowControl w:val="0"/>
        <w:autoSpaceDE w:val="0"/>
        <w:autoSpaceDN w:val="0"/>
        <w:adjustRightInd w:val="0"/>
        <w:spacing w:after="0" w:line="240" w:lineRule="auto"/>
        <w:rPr>
          <w:rFonts w:ascii="Arial" w:hAnsi="Arial" w:cs="Arial"/>
          <w:b/>
          <w:sz w:val="24"/>
          <w:szCs w:val="24"/>
        </w:rPr>
      </w:pPr>
    </w:p>
    <w:p w14:paraId="5F9D9B8E" w14:textId="77777777" w:rsidR="009D1884" w:rsidRPr="0027630C" w:rsidRDefault="009D1884" w:rsidP="00481F6E">
      <w:pPr>
        <w:pStyle w:val="Heading2"/>
        <w:rPr>
          <w:rFonts w:ascii="Calibri" w:hAnsi="Calibri" w:cs="Times New Roman"/>
          <w:color w:val="auto"/>
          <w:sz w:val="22"/>
          <w:szCs w:val="22"/>
        </w:rPr>
      </w:pPr>
      <w:bookmarkStart w:id="19" w:name="_Toc503949775"/>
      <w:r w:rsidRPr="0027630C">
        <w:rPr>
          <w:rFonts w:ascii="Calibri" w:hAnsi="Calibri" w:cs="Times New Roman"/>
          <w:color w:val="auto"/>
          <w:sz w:val="22"/>
          <w:szCs w:val="22"/>
        </w:rPr>
        <w:t>Software and Hardware Interfaces</w:t>
      </w:r>
      <w:bookmarkEnd w:id="19"/>
    </w:p>
    <w:p w14:paraId="3C657A04" w14:textId="77777777" w:rsidR="009D1884" w:rsidRPr="0027630C" w:rsidRDefault="009D1884" w:rsidP="0027630C">
      <w:pPr>
        <w:pStyle w:val="Heading3"/>
        <w:rPr>
          <w:color w:val="auto"/>
        </w:rPr>
      </w:pPr>
      <w:bookmarkStart w:id="20" w:name="_Toc503949776"/>
      <w:r w:rsidRPr="0027630C">
        <w:rPr>
          <w:color w:val="auto"/>
        </w:rPr>
        <w:t>Software</w:t>
      </w:r>
      <w:bookmarkEnd w:id="20"/>
    </w:p>
    <w:p w14:paraId="1C06C6B8" w14:textId="201C7F54" w:rsidR="009D1884" w:rsidRPr="0095359C" w:rsidRDefault="00917A1A" w:rsidP="0076086A">
      <w:pPr>
        <w:pStyle w:val="ListParagraph"/>
        <w:widowControl w:val="0"/>
        <w:numPr>
          <w:ilvl w:val="0"/>
          <w:numId w:val="3"/>
        </w:numPr>
        <w:autoSpaceDE w:val="0"/>
        <w:autoSpaceDN w:val="0"/>
        <w:adjustRightInd w:val="0"/>
        <w:spacing w:after="0" w:line="240" w:lineRule="auto"/>
        <w:rPr>
          <w:rFonts w:asciiTheme="minorHAnsi" w:hAnsiTheme="minorHAnsi" w:cs="Segoe UI"/>
          <w:color w:val="000000" w:themeColor="text1"/>
          <w:sz w:val="20"/>
          <w:szCs w:val="20"/>
        </w:rPr>
      </w:pPr>
      <w:r w:rsidRPr="00257251">
        <w:rPr>
          <w:rFonts w:ascii="Times New Roman" w:hAnsi="Times New Roman"/>
          <w:color w:val="000000" w:themeColor="text1"/>
          <w:sz w:val="20"/>
          <w:szCs w:val="20"/>
        </w:rPr>
        <w:t xml:space="preserve">SQL </w:t>
      </w:r>
      <w:ins w:id="21" w:author="Palacherla, Susmitha C" w:date="2021-04-19T18:25:00Z">
        <w:r w:rsidR="00450174" w:rsidRPr="002A770C">
          <w:rPr>
            <w:rFonts w:ascii="Times New Roman" w:hAnsi="Times New Roman"/>
            <w:color w:val="000000" w:themeColor="text1"/>
            <w:sz w:val="20"/>
            <w:szCs w:val="20"/>
          </w:rPr>
          <w:t>Server 201</w:t>
        </w:r>
        <w:r w:rsidR="00450174">
          <w:rPr>
            <w:rFonts w:ascii="Times New Roman" w:hAnsi="Times New Roman"/>
            <w:color w:val="000000" w:themeColor="text1"/>
            <w:sz w:val="20"/>
            <w:szCs w:val="20"/>
          </w:rPr>
          <w:t xml:space="preserve">9 </w:t>
        </w:r>
        <w:r w:rsidR="00450174" w:rsidRPr="002A770C">
          <w:rPr>
            <w:rFonts w:ascii="Times New Roman" w:hAnsi="Times New Roman"/>
            <w:color w:val="000000" w:themeColor="text1"/>
            <w:sz w:val="20"/>
            <w:szCs w:val="20"/>
          </w:rPr>
          <w:t>Suite</w:t>
        </w:r>
        <w:r w:rsidR="00450174">
          <w:rPr>
            <w:rFonts w:ascii="Times New Roman" w:hAnsi="Times New Roman"/>
            <w:color w:val="000000" w:themeColor="text1"/>
            <w:sz w:val="20"/>
            <w:szCs w:val="20"/>
          </w:rPr>
          <w:t xml:space="preserve"> (SSIS and SSRS)</w:t>
        </w:r>
      </w:ins>
      <w:del w:id="22" w:author="Palacherla, Susmitha C" w:date="2021-04-19T18:25:00Z">
        <w:r w:rsidRPr="00257251" w:rsidDel="00450174">
          <w:rPr>
            <w:rFonts w:ascii="Times New Roman" w:hAnsi="Times New Roman"/>
            <w:color w:val="000000" w:themeColor="text1"/>
            <w:sz w:val="20"/>
            <w:szCs w:val="20"/>
          </w:rPr>
          <w:delText>Server 20</w:delText>
        </w:r>
        <w:r w:rsidDel="00450174">
          <w:rPr>
            <w:rFonts w:ascii="Times New Roman" w:hAnsi="Times New Roman"/>
            <w:color w:val="000000" w:themeColor="text1"/>
            <w:sz w:val="20"/>
            <w:szCs w:val="20"/>
          </w:rPr>
          <w:delText>12</w:delText>
        </w:r>
        <w:r w:rsidRPr="00257251" w:rsidDel="00450174">
          <w:rPr>
            <w:rFonts w:ascii="Times New Roman" w:hAnsi="Times New Roman"/>
            <w:color w:val="000000" w:themeColor="text1"/>
            <w:sz w:val="20"/>
            <w:szCs w:val="20"/>
          </w:rPr>
          <w:delText xml:space="preserve"> SP</w:delText>
        </w:r>
        <w:r w:rsidDel="00450174">
          <w:rPr>
            <w:rFonts w:ascii="Times New Roman" w:hAnsi="Times New Roman"/>
            <w:color w:val="000000" w:themeColor="text1"/>
            <w:sz w:val="20"/>
            <w:szCs w:val="20"/>
          </w:rPr>
          <w:delText>3</w:delText>
        </w:r>
        <w:r w:rsidRPr="00257251" w:rsidDel="00450174">
          <w:rPr>
            <w:rFonts w:ascii="Times New Roman" w:hAnsi="Times New Roman"/>
            <w:color w:val="000000" w:themeColor="text1"/>
            <w:sz w:val="20"/>
            <w:szCs w:val="20"/>
          </w:rPr>
          <w:delText xml:space="preserve"> Suite</w:delText>
        </w:r>
        <w:r w:rsidRPr="0095359C" w:rsidDel="00450174">
          <w:rPr>
            <w:rFonts w:asciiTheme="minorHAnsi" w:hAnsiTheme="minorHAnsi" w:cs="Segoe UI"/>
            <w:color w:val="000000" w:themeColor="text1"/>
            <w:sz w:val="20"/>
            <w:szCs w:val="20"/>
          </w:rPr>
          <w:delText xml:space="preserve"> </w:delText>
        </w:r>
      </w:del>
    </w:p>
    <w:p w14:paraId="4B023D76" w14:textId="77777777" w:rsidR="009D1884" w:rsidRPr="009D1884" w:rsidRDefault="009D1884" w:rsidP="009D1884">
      <w:pPr>
        <w:widowControl w:val="0"/>
        <w:autoSpaceDE w:val="0"/>
        <w:autoSpaceDN w:val="0"/>
        <w:adjustRightInd w:val="0"/>
        <w:spacing w:after="0" w:line="240" w:lineRule="auto"/>
        <w:rPr>
          <w:rFonts w:ascii="Verdana" w:hAnsi="Verdana" w:cs="Segoe UI"/>
          <w:color w:val="000000" w:themeColor="text1"/>
          <w:sz w:val="20"/>
          <w:szCs w:val="20"/>
        </w:rPr>
      </w:pPr>
    </w:p>
    <w:p w14:paraId="2FFCAFAF" w14:textId="77777777" w:rsidR="009D1884" w:rsidRPr="0027630C" w:rsidRDefault="009D1884" w:rsidP="0027630C">
      <w:pPr>
        <w:pStyle w:val="Heading3"/>
        <w:rPr>
          <w:color w:val="auto"/>
        </w:rPr>
      </w:pPr>
      <w:bookmarkStart w:id="23" w:name="_Toc503949777"/>
      <w:r w:rsidRPr="0027630C">
        <w:rPr>
          <w:color w:val="auto"/>
        </w:rPr>
        <w:t>Hardware</w:t>
      </w:r>
      <w:bookmarkEnd w:id="23"/>
    </w:p>
    <w:p w14:paraId="0BECA1EC" w14:textId="238821CC" w:rsidR="00917A1A" w:rsidRPr="00810310" w:rsidDel="00450174" w:rsidRDefault="00917A1A" w:rsidP="00917A1A">
      <w:pPr>
        <w:pStyle w:val="ListParagraph"/>
        <w:widowControl w:val="0"/>
        <w:numPr>
          <w:ilvl w:val="0"/>
          <w:numId w:val="4"/>
        </w:numPr>
        <w:autoSpaceDE w:val="0"/>
        <w:autoSpaceDN w:val="0"/>
        <w:adjustRightInd w:val="0"/>
        <w:spacing w:after="0" w:line="240" w:lineRule="auto"/>
        <w:rPr>
          <w:del w:id="24" w:author="Palacherla, Susmitha C" w:date="2021-04-19T18:32:00Z"/>
          <w:rFonts w:ascii="Times New Roman" w:hAnsi="Times New Roman"/>
          <w:color w:val="000000" w:themeColor="text1"/>
          <w:sz w:val="20"/>
          <w:szCs w:val="20"/>
        </w:rPr>
      </w:pPr>
      <w:del w:id="25" w:author="Palacherla, Susmitha C" w:date="2021-04-19T18:29:00Z">
        <w:r w:rsidRPr="00810310" w:rsidDel="00450174">
          <w:rPr>
            <w:rFonts w:ascii="Arial" w:hAnsi="Arial" w:cs="Arial"/>
            <w:color w:val="000000"/>
            <w:sz w:val="20"/>
            <w:szCs w:val="20"/>
          </w:rPr>
          <w:delText>F3420-ECLDBD01</w:delText>
        </w:r>
        <w:r w:rsidRPr="00810310" w:rsidDel="00450174">
          <w:rPr>
            <w:rFonts w:ascii="Times New Roman" w:hAnsi="Times New Roman"/>
            <w:color w:val="000000" w:themeColor="text1"/>
            <w:sz w:val="20"/>
            <w:szCs w:val="20"/>
          </w:rPr>
          <w:delText xml:space="preserve"> </w:delText>
        </w:r>
      </w:del>
      <w:del w:id="26" w:author="Palacherla, Susmitha C" w:date="2021-04-19T18:32:00Z">
        <w:r w:rsidRPr="00810310" w:rsidDel="00450174">
          <w:rPr>
            <w:rFonts w:ascii="Times New Roman" w:hAnsi="Times New Roman"/>
            <w:color w:val="000000" w:themeColor="text1"/>
            <w:sz w:val="20"/>
            <w:szCs w:val="20"/>
          </w:rPr>
          <w:delText xml:space="preserve">– Dev DB </w:delText>
        </w:r>
        <w:r w:rsidDel="00450174">
          <w:rPr>
            <w:rFonts w:ascii="Times New Roman" w:hAnsi="Times New Roman"/>
            <w:color w:val="000000" w:themeColor="text1"/>
            <w:sz w:val="20"/>
            <w:szCs w:val="20"/>
          </w:rPr>
          <w:delText>Server</w:delText>
        </w:r>
      </w:del>
    </w:p>
    <w:p w14:paraId="4139C853" w14:textId="77777777" w:rsidR="00450174" w:rsidRPr="002A770C" w:rsidRDefault="00450174" w:rsidP="00450174">
      <w:pPr>
        <w:pStyle w:val="ListParagraph"/>
        <w:widowControl w:val="0"/>
        <w:numPr>
          <w:ilvl w:val="0"/>
          <w:numId w:val="4"/>
        </w:numPr>
        <w:autoSpaceDE w:val="0"/>
        <w:autoSpaceDN w:val="0"/>
        <w:adjustRightInd w:val="0"/>
        <w:spacing w:after="0" w:line="240" w:lineRule="auto"/>
        <w:rPr>
          <w:ins w:id="27" w:author="Palacherla, Susmitha C" w:date="2021-04-19T18:32:00Z"/>
          <w:rFonts w:ascii="Times New Roman" w:hAnsi="Times New Roman"/>
          <w:color w:val="000000" w:themeColor="text1"/>
          <w:sz w:val="20"/>
          <w:szCs w:val="20"/>
        </w:rPr>
      </w:pPr>
      <w:bookmarkStart w:id="28" w:name="_Hlk69749483"/>
      <w:ins w:id="29" w:author="Palacherla, Susmitha C" w:date="2021-04-19T18:32:00Z">
        <w:r>
          <w:rPr>
            <w:rFonts w:ascii="Times New Roman" w:hAnsi="Times New Roman"/>
            <w:color w:val="000000"/>
            <w:sz w:val="20"/>
            <w:szCs w:val="20"/>
          </w:rPr>
          <w:t>UVAADADSQL50CCO</w:t>
        </w:r>
        <w:r w:rsidRPr="002A770C">
          <w:rPr>
            <w:rFonts w:ascii="Times New Roman" w:hAnsi="Times New Roman"/>
            <w:color w:val="000000" w:themeColor="text1"/>
            <w:sz w:val="20"/>
            <w:szCs w:val="20"/>
          </w:rPr>
          <w:t>– Dev DB Server</w:t>
        </w:r>
      </w:ins>
    </w:p>
    <w:p w14:paraId="60C6EF4B" w14:textId="77777777" w:rsidR="00450174" w:rsidRPr="002A770C" w:rsidRDefault="00450174" w:rsidP="00450174">
      <w:pPr>
        <w:pStyle w:val="ListParagraph"/>
        <w:widowControl w:val="0"/>
        <w:numPr>
          <w:ilvl w:val="0"/>
          <w:numId w:val="4"/>
        </w:numPr>
        <w:autoSpaceDE w:val="0"/>
        <w:autoSpaceDN w:val="0"/>
        <w:adjustRightInd w:val="0"/>
        <w:spacing w:after="0" w:line="240" w:lineRule="auto"/>
        <w:rPr>
          <w:ins w:id="30" w:author="Palacherla, Susmitha C" w:date="2021-04-19T18:32:00Z"/>
          <w:rFonts w:ascii="Times New Roman" w:hAnsi="Times New Roman"/>
          <w:color w:val="000000" w:themeColor="text1"/>
          <w:sz w:val="20"/>
          <w:szCs w:val="20"/>
        </w:rPr>
      </w:pPr>
      <w:ins w:id="31" w:author="Palacherla, Susmitha C" w:date="2021-04-19T18:32:00Z">
        <w:r>
          <w:rPr>
            <w:rFonts w:ascii="Times New Roman" w:hAnsi="Times New Roman"/>
            <w:color w:val="000000"/>
            <w:sz w:val="20"/>
            <w:szCs w:val="20"/>
          </w:rPr>
          <w:t>UVAADADSQL52CCO</w:t>
        </w:r>
        <w:r w:rsidRPr="002A770C" w:rsidDel="00810310">
          <w:rPr>
            <w:rFonts w:ascii="Times New Roman" w:hAnsi="Times New Roman"/>
            <w:color w:val="000000" w:themeColor="text1"/>
            <w:sz w:val="20"/>
            <w:szCs w:val="20"/>
          </w:rPr>
          <w:t xml:space="preserve"> </w:t>
        </w:r>
        <w:r w:rsidRPr="002A770C">
          <w:rPr>
            <w:rFonts w:ascii="Times New Roman" w:hAnsi="Times New Roman"/>
            <w:color w:val="000000" w:themeColor="text1"/>
            <w:sz w:val="20"/>
            <w:szCs w:val="20"/>
          </w:rPr>
          <w:t>– Test DB Server</w:t>
        </w:r>
      </w:ins>
    </w:p>
    <w:p w14:paraId="4AD6F39A" w14:textId="77777777" w:rsidR="00450174" w:rsidRPr="002A770C" w:rsidRDefault="00450174" w:rsidP="00450174">
      <w:pPr>
        <w:pStyle w:val="ListParagraph"/>
        <w:widowControl w:val="0"/>
        <w:numPr>
          <w:ilvl w:val="0"/>
          <w:numId w:val="4"/>
        </w:numPr>
        <w:autoSpaceDE w:val="0"/>
        <w:autoSpaceDN w:val="0"/>
        <w:adjustRightInd w:val="0"/>
        <w:spacing w:after="0" w:line="240" w:lineRule="auto"/>
        <w:rPr>
          <w:ins w:id="32" w:author="Palacherla, Susmitha C" w:date="2021-04-19T18:32:00Z"/>
          <w:rFonts w:ascii="Times New Roman" w:hAnsi="Times New Roman"/>
          <w:color w:val="000000" w:themeColor="text1"/>
          <w:sz w:val="20"/>
          <w:szCs w:val="20"/>
        </w:rPr>
      </w:pPr>
      <w:ins w:id="33" w:author="Palacherla, Susmitha C" w:date="2021-04-19T18:32:00Z">
        <w:r>
          <w:rPr>
            <w:rFonts w:ascii="Times New Roman" w:hAnsi="Times New Roman"/>
            <w:color w:val="000000"/>
            <w:sz w:val="20"/>
            <w:szCs w:val="20"/>
          </w:rPr>
          <w:lastRenderedPageBreak/>
          <w:t>UVAAPADSQL50CCO</w:t>
        </w:r>
        <w:r w:rsidRPr="002A770C" w:rsidDel="00810310">
          <w:rPr>
            <w:rFonts w:ascii="Times New Roman" w:hAnsi="Times New Roman"/>
            <w:color w:val="000000" w:themeColor="text1"/>
            <w:sz w:val="20"/>
            <w:szCs w:val="20"/>
          </w:rPr>
          <w:t xml:space="preserve"> </w:t>
        </w:r>
        <w:r w:rsidRPr="002A770C">
          <w:rPr>
            <w:rFonts w:ascii="Times New Roman" w:hAnsi="Times New Roman"/>
            <w:color w:val="000000" w:themeColor="text1"/>
            <w:sz w:val="20"/>
            <w:szCs w:val="20"/>
          </w:rPr>
          <w:t>– Prod Server</w:t>
        </w:r>
      </w:ins>
    </w:p>
    <w:p w14:paraId="334C2F3E" w14:textId="5C88DB83" w:rsidR="00450174" w:rsidRPr="002A770C" w:rsidRDefault="00450174" w:rsidP="00450174">
      <w:pPr>
        <w:pStyle w:val="ListParagraph"/>
        <w:widowControl w:val="0"/>
        <w:numPr>
          <w:ilvl w:val="0"/>
          <w:numId w:val="4"/>
        </w:numPr>
        <w:autoSpaceDE w:val="0"/>
        <w:autoSpaceDN w:val="0"/>
        <w:adjustRightInd w:val="0"/>
        <w:spacing w:after="0" w:line="240" w:lineRule="auto"/>
        <w:rPr>
          <w:ins w:id="34" w:author="Palacherla, Susmitha C" w:date="2021-04-19T18:32:00Z"/>
          <w:rFonts w:ascii="Times New Roman" w:hAnsi="Times New Roman"/>
          <w:color w:val="000000" w:themeColor="text1"/>
          <w:sz w:val="20"/>
          <w:szCs w:val="20"/>
        </w:rPr>
      </w:pPr>
      <w:ins w:id="35" w:author="Palacherla, Susmitha C" w:date="2021-04-19T18:35:00Z">
        <w:r>
          <w:rPr>
            <w:rFonts w:ascii="Times New Roman" w:hAnsi="Times New Roman"/>
            <w:sz w:val="20"/>
            <w:szCs w:val="20"/>
          </w:rPr>
          <w:fldChar w:fldCharType="begin"/>
        </w:r>
        <w:r>
          <w:rPr>
            <w:rFonts w:ascii="Times New Roman" w:hAnsi="Times New Roman"/>
            <w:sz w:val="20"/>
            <w:szCs w:val="20"/>
          </w:rPr>
          <w:instrText xml:space="preserve"> HYPERLINK "</w:instrText>
        </w:r>
        <w:r w:rsidRPr="00450174">
          <w:rPr>
            <w:rFonts w:ascii="Times New Roman" w:hAnsi="Times New Roman"/>
            <w:sz w:val="20"/>
            <w:szCs w:val="20"/>
          </w:rPr>
          <w:instrText>\</w:instrText>
        </w:r>
      </w:ins>
      <w:ins w:id="36" w:author="Palacherla, Susmitha C" w:date="2021-04-19T18:32:00Z">
        <w:r w:rsidRPr="00450174">
          <w:rPr>
            <w:rPrChange w:id="37" w:author="Palacherla, Susmitha C" w:date="2021-04-19T18:35:00Z">
              <w:rPr>
                <w:rStyle w:val="Hyperlink"/>
                <w:rFonts w:ascii="Times New Roman" w:hAnsi="Times New Roman"/>
                <w:sz w:val="20"/>
                <w:szCs w:val="20"/>
              </w:rPr>
            </w:rPrChange>
          </w:rPr>
          <w:instrText>\</w:instrText>
        </w:r>
      </w:ins>
      <w:ins w:id="38" w:author="Palacherla, Susmitha C" w:date="2021-04-19T18:35:00Z">
        <w:r w:rsidRPr="00450174">
          <w:rPr>
            <w:rFonts w:ascii="Times New Roman" w:hAnsi="Times New Roman"/>
            <w:sz w:val="20"/>
            <w:szCs w:val="20"/>
          </w:rPr>
          <w:instrText>\</w:instrText>
        </w:r>
      </w:ins>
      <w:ins w:id="39" w:author="Palacherla, Susmitha C" w:date="2021-04-19T18:32:00Z">
        <w:r w:rsidRPr="00450174">
          <w:rPr>
            <w:rPrChange w:id="40" w:author="Palacherla, Susmitha C" w:date="2021-04-19T18:35:00Z">
              <w:rPr>
                <w:rStyle w:val="Hyperlink"/>
                <w:rFonts w:ascii="Times New Roman" w:hAnsi="Times New Roman"/>
                <w:sz w:val="20"/>
                <w:szCs w:val="20"/>
              </w:rPr>
            </w:rPrChange>
          </w:rPr>
          <w:instrText>\UVAADADSQL50CCO</w:instrText>
        </w:r>
      </w:ins>
      <w:ins w:id="41" w:author="Palacherla, Susmitha C" w:date="2021-04-19T18:35:00Z">
        <w:r w:rsidRPr="00450174">
          <w:rPr>
            <w:rFonts w:ascii="Times New Roman" w:hAnsi="Times New Roman"/>
            <w:sz w:val="20"/>
            <w:szCs w:val="20"/>
          </w:rPr>
          <w:instrText>\</w:instrText>
        </w:r>
      </w:ins>
      <w:ins w:id="42" w:author="Palacherla, Susmitha C" w:date="2021-04-19T18:32:00Z">
        <w:r w:rsidRPr="00450174">
          <w:rPr>
            <w:rPrChange w:id="43" w:author="Palacherla, Susmitha C" w:date="2021-04-19T18:35:00Z">
              <w:rPr>
                <w:rStyle w:val="Hyperlink"/>
                <w:rFonts w:ascii="Times New Roman" w:hAnsi="Times New Roman"/>
                <w:sz w:val="20"/>
                <w:szCs w:val="20"/>
              </w:rPr>
            </w:rPrChange>
          </w:rPr>
          <w:instrText>\</w:instrText>
        </w:r>
      </w:ins>
      <w:ins w:id="44" w:author="Palacherla, Susmitha C" w:date="2021-04-19T18:35:00Z">
        <w:r w:rsidRPr="00450174">
          <w:rPr>
            <w:rPrChange w:id="45" w:author="Palacherla, Susmitha C" w:date="2021-04-19T18:35:00Z">
              <w:rPr>
                <w:rStyle w:val="Hyperlink"/>
                <w:rFonts w:ascii="Times New Roman" w:hAnsi="Times New Roman"/>
                <w:sz w:val="20"/>
                <w:szCs w:val="20"/>
              </w:rPr>
            </w:rPrChange>
          </w:rPr>
          <w:instrText>Outliers</w:instrText>
        </w:r>
        <w:r w:rsidRPr="00450174">
          <w:rPr>
            <w:rFonts w:ascii="Times New Roman" w:hAnsi="Times New Roman"/>
            <w:sz w:val="20"/>
            <w:szCs w:val="20"/>
          </w:rPr>
          <w:instrText>\</w:instrText>
        </w:r>
      </w:ins>
      <w:ins w:id="46" w:author="Palacherla, Susmitha C" w:date="2021-04-19T18:32:00Z">
        <w:r w:rsidRPr="00450174">
          <w:rPr>
            <w:rPrChange w:id="47" w:author="Palacherla, Susmitha C" w:date="2021-04-19T18:35:00Z">
              <w:rPr>
                <w:rStyle w:val="Hyperlink"/>
                <w:rFonts w:ascii="Times New Roman" w:hAnsi="Times New Roman"/>
                <w:sz w:val="20"/>
                <w:szCs w:val="20"/>
              </w:rPr>
            </w:rPrChange>
          </w:rPr>
          <w:instrText>\</w:instrText>
        </w:r>
      </w:ins>
      <w:ins w:id="48" w:author="Palacherla, Susmitha C" w:date="2021-04-19T18:35:00Z">
        <w:r>
          <w:rPr>
            <w:rFonts w:ascii="Times New Roman" w:hAnsi="Times New Roman"/>
            <w:sz w:val="20"/>
            <w:szCs w:val="20"/>
          </w:rPr>
          <w:instrText xml:space="preserve">" </w:instrText>
        </w:r>
        <w:r>
          <w:rPr>
            <w:rFonts w:ascii="Times New Roman" w:hAnsi="Times New Roman"/>
            <w:sz w:val="20"/>
            <w:szCs w:val="20"/>
          </w:rPr>
          <w:fldChar w:fldCharType="separate"/>
        </w:r>
      </w:ins>
      <w:ins w:id="49" w:author="Palacherla, Susmitha C" w:date="2021-04-19T18:32:00Z">
        <w:r w:rsidRPr="008D052F">
          <w:rPr>
            <w:rStyle w:val="Hyperlink"/>
            <w:rFonts w:ascii="Times New Roman" w:hAnsi="Times New Roman"/>
            <w:sz w:val="20"/>
            <w:szCs w:val="20"/>
          </w:rPr>
          <w:t>\\UVAADADSQL50CCO\</w:t>
        </w:r>
      </w:ins>
      <w:ins w:id="50" w:author="Palacherla, Susmitha C" w:date="2021-04-19T18:35:00Z">
        <w:r w:rsidRPr="008D052F">
          <w:rPr>
            <w:rStyle w:val="Hyperlink"/>
            <w:rFonts w:ascii="Times New Roman" w:hAnsi="Times New Roman"/>
            <w:sz w:val="20"/>
            <w:szCs w:val="20"/>
          </w:rPr>
          <w:t>Outliers</w:t>
        </w:r>
      </w:ins>
      <w:ins w:id="51" w:author="Palacherla, Susmitha C" w:date="2021-04-19T18:32:00Z">
        <w:r w:rsidRPr="008D052F">
          <w:rPr>
            <w:rStyle w:val="Hyperlink"/>
            <w:rFonts w:ascii="Times New Roman" w:hAnsi="Times New Roman"/>
            <w:sz w:val="20"/>
            <w:szCs w:val="20"/>
          </w:rPr>
          <w:t>\</w:t>
        </w:r>
      </w:ins>
      <w:ins w:id="52" w:author="Palacherla, Susmitha C" w:date="2021-04-19T18:35:00Z">
        <w:r>
          <w:rPr>
            <w:rFonts w:ascii="Times New Roman" w:hAnsi="Times New Roman"/>
            <w:sz w:val="20"/>
            <w:szCs w:val="20"/>
          </w:rPr>
          <w:fldChar w:fldCharType="end"/>
        </w:r>
      </w:ins>
      <w:ins w:id="53" w:author="Palacherla, Susmitha C" w:date="2021-04-19T18:32:00Z">
        <w:r w:rsidRPr="002A770C" w:rsidDel="00810310">
          <w:rPr>
            <w:rFonts w:ascii="Times New Roman" w:hAnsi="Times New Roman"/>
            <w:color w:val="000000" w:themeColor="text1"/>
            <w:sz w:val="20"/>
            <w:szCs w:val="20"/>
          </w:rPr>
          <w:t xml:space="preserve"> </w:t>
        </w:r>
        <w:r w:rsidRPr="002A770C">
          <w:rPr>
            <w:rFonts w:ascii="Times New Roman" w:hAnsi="Times New Roman"/>
            <w:color w:val="000000" w:themeColor="text1"/>
            <w:sz w:val="20"/>
            <w:szCs w:val="20"/>
          </w:rPr>
          <w:t xml:space="preserve"> - Dev File staging share</w:t>
        </w:r>
      </w:ins>
    </w:p>
    <w:p w14:paraId="0CBD1E44" w14:textId="1216D1E5" w:rsidR="00450174" w:rsidRPr="002A770C" w:rsidRDefault="00450174" w:rsidP="00450174">
      <w:pPr>
        <w:pStyle w:val="ListParagraph"/>
        <w:widowControl w:val="0"/>
        <w:numPr>
          <w:ilvl w:val="0"/>
          <w:numId w:val="4"/>
        </w:numPr>
        <w:autoSpaceDE w:val="0"/>
        <w:autoSpaceDN w:val="0"/>
        <w:adjustRightInd w:val="0"/>
        <w:spacing w:after="0" w:line="240" w:lineRule="auto"/>
        <w:rPr>
          <w:ins w:id="54" w:author="Palacherla, Susmitha C" w:date="2021-04-19T18:32:00Z"/>
          <w:rFonts w:ascii="Times New Roman" w:hAnsi="Times New Roman"/>
          <w:color w:val="000000" w:themeColor="text1"/>
          <w:sz w:val="20"/>
          <w:szCs w:val="20"/>
        </w:rPr>
      </w:pPr>
      <w:ins w:id="55" w:author="Palacherla, Susmitha C" w:date="2021-04-19T18:35:00Z">
        <w:r>
          <w:rPr>
            <w:rFonts w:ascii="Times New Roman" w:hAnsi="Times New Roman"/>
            <w:sz w:val="20"/>
            <w:szCs w:val="20"/>
          </w:rPr>
          <w:fldChar w:fldCharType="begin"/>
        </w:r>
        <w:r>
          <w:rPr>
            <w:rFonts w:ascii="Times New Roman" w:hAnsi="Times New Roman"/>
            <w:sz w:val="20"/>
            <w:szCs w:val="20"/>
          </w:rPr>
          <w:instrText xml:space="preserve"> HYPERLINK "</w:instrText>
        </w:r>
        <w:r w:rsidRPr="00450174">
          <w:rPr>
            <w:rFonts w:ascii="Times New Roman" w:hAnsi="Times New Roman"/>
            <w:sz w:val="20"/>
            <w:szCs w:val="20"/>
          </w:rPr>
          <w:instrText>\</w:instrText>
        </w:r>
      </w:ins>
      <w:ins w:id="56" w:author="Palacherla, Susmitha C" w:date="2021-04-19T18:32:00Z">
        <w:r w:rsidRPr="00450174">
          <w:rPr>
            <w:rPrChange w:id="57" w:author="Palacherla, Susmitha C" w:date="2021-04-19T18:35:00Z">
              <w:rPr>
                <w:rStyle w:val="Hyperlink"/>
                <w:rFonts w:ascii="Times New Roman" w:hAnsi="Times New Roman"/>
                <w:sz w:val="20"/>
                <w:szCs w:val="20"/>
              </w:rPr>
            </w:rPrChange>
          </w:rPr>
          <w:instrText>\</w:instrText>
        </w:r>
      </w:ins>
      <w:ins w:id="58" w:author="Palacherla, Susmitha C" w:date="2021-04-19T18:35:00Z">
        <w:r w:rsidRPr="00450174">
          <w:rPr>
            <w:rFonts w:ascii="Times New Roman" w:hAnsi="Times New Roman"/>
            <w:sz w:val="20"/>
            <w:szCs w:val="20"/>
          </w:rPr>
          <w:instrText>\</w:instrText>
        </w:r>
      </w:ins>
      <w:ins w:id="59" w:author="Palacherla, Susmitha C" w:date="2021-04-19T18:32:00Z">
        <w:r w:rsidRPr="00450174">
          <w:rPr>
            <w:rPrChange w:id="60" w:author="Palacherla, Susmitha C" w:date="2021-04-19T18:35:00Z">
              <w:rPr>
                <w:rStyle w:val="Hyperlink"/>
                <w:rFonts w:ascii="Times New Roman" w:hAnsi="Times New Roman"/>
                <w:sz w:val="20"/>
                <w:szCs w:val="20"/>
              </w:rPr>
            </w:rPrChange>
          </w:rPr>
          <w:instrText>\UVAADADSQL52CCO</w:instrText>
        </w:r>
      </w:ins>
      <w:ins w:id="61" w:author="Palacherla, Susmitha C" w:date="2021-04-19T18:35:00Z">
        <w:r w:rsidRPr="00450174">
          <w:rPr>
            <w:rFonts w:ascii="Times New Roman" w:hAnsi="Times New Roman"/>
            <w:sz w:val="20"/>
            <w:szCs w:val="20"/>
          </w:rPr>
          <w:instrText>\</w:instrText>
        </w:r>
      </w:ins>
      <w:ins w:id="62" w:author="Palacherla, Susmitha C" w:date="2021-04-19T18:32:00Z">
        <w:r w:rsidRPr="00450174">
          <w:rPr>
            <w:rPrChange w:id="63" w:author="Palacherla, Susmitha C" w:date="2021-04-19T18:35:00Z">
              <w:rPr>
                <w:rStyle w:val="Hyperlink"/>
                <w:rFonts w:ascii="Times New Roman" w:hAnsi="Times New Roman"/>
                <w:sz w:val="20"/>
                <w:szCs w:val="20"/>
              </w:rPr>
            </w:rPrChange>
          </w:rPr>
          <w:instrText>\</w:instrText>
        </w:r>
      </w:ins>
      <w:ins w:id="64" w:author="Palacherla, Susmitha C" w:date="2021-04-19T18:35:00Z">
        <w:r w:rsidRPr="00450174">
          <w:rPr>
            <w:rPrChange w:id="65" w:author="Palacherla, Susmitha C" w:date="2021-04-19T18:35:00Z">
              <w:rPr>
                <w:rStyle w:val="Hyperlink"/>
                <w:rFonts w:ascii="Times New Roman" w:hAnsi="Times New Roman"/>
                <w:sz w:val="20"/>
                <w:szCs w:val="20"/>
              </w:rPr>
            </w:rPrChange>
          </w:rPr>
          <w:instrText>Outliers</w:instrText>
        </w:r>
        <w:r w:rsidRPr="00450174">
          <w:rPr>
            <w:rFonts w:ascii="Times New Roman" w:hAnsi="Times New Roman"/>
            <w:sz w:val="20"/>
            <w:szCs w:val="20"/>
          </w:rPr>
          <w:instrText>\</w:instrText>
        </w:r>
      </w:ins>
      <w:ins w:id="66" w:author="Palacherla, Susmitha C" w:date="2021-04-19T18:32:00Z">
        <w:r w:rsidRPr="00450174">
          <w:rPr>
            <w:rPrChange w:id="67" w:author="Palacherla, Susmitha C" w:date="2021-04-19T18:35:00Z">
              <w:rPr>
                <w:rStyle w:val="Hyperlink"/>
                <w:rFonts w:ascii="Times New Roman" w:hAnsi="Times New Roman"/>
                <w:sz w:val="20"/>
                <w:szCs w:val="20"/>
              </w:rPr>
            </w:rPrChange>
          </w:rPr>
          <w:instrText>\</w:instrText>
        </w:r>
      </w:ins>
      <w:ins w:id="68" w:author="Palacherla, Susmitha C" w:date="2021-04-19T18:35:00Z">
        <w:r>
          <w:rPr>
            <w:rFonts w:ascii="Times New Roman" w:hAnsi="Times New Roman"/>
            <w:sz w:val="20"/>
            <w:szCs w:val="20"/>
          </w:rPr>
          <w:instrText xml:space="preserve">" </w:instrText>
        </w:r>
        <w:r>
          <w:rPr>
            <w:rFonts w:ascii="Times New Roman" w:hAnsi="Times New Roman"/>
            <w:sz w:val="20"/>
            <w:szCs w:val="20"/>
          </w:rPr>
          <w:fldChar w:fldCharType="separate"/>
        </w:r>
      </w:ins>
      <w:ins w:id="69" w:author="Palacherla, Susmitha C" w:date="2021-04-19T18:32:00Z">
        <w:r w:rsidRPr="008D052F">
          <w:rPr>
            <w:rStyle w:val="Hyperlink"/>
            <w:rFonts w:ascii="Times New Roman" w:hAnsi="Times New Roman"/>
            <w:sz w:val="20"/>
            <w:szCs w:val="20"/>
          </w:rPr>
          <w:t>\\UVAADADSQL52CCO\</w:t>
        </w:r>
      </w:ins>
      <w:ins w:id="70" w:author="Palacherla, Susmitha C" w:date="2021-04-19T18:35:00Z">
        <w:r w:rsidRPr="008D052F">
          <w:rPr>
            <w:rStyle w:val="Hyperlink"/>
            <w:rFonts w:ascii="Times New Roman" w:hAnsi="Times New Roman"/>
            <w:sz w:val="20"/>
            <w:szCs w:val="20"/>
          </w:rPr>
          <w:t>Outliers</w:t>
        </w:r>
      </w:ins>
      <w:ins w:id="71" w:author="Palacherla, Susmitha C" w:date="2021-04-19T18:32:00Z">
        <w:r w:rsidRPr="008D052F">
          <w:rPr>
            <w:rStyle w:val="Hyperlink"/>
            <w:rFonts w:ascii="Times New Roman" w:hAnsi="Times New Roman"/>
            <w:sz w:val="20"/>
            <w:szCs w:val="20"/>
          </w:rPr>
          <w:t>\</w:t>
        </w:r>
      </w:ins>
      <w:ins w:id="72" w:author="Palacherla, Susmitha C" w:date="2021-04-19T18:35:00Z">
        <w:r>
          <w:rPr>
            <w:rFonts w:ascii="Times New Roman" w:hAnsi="Times New Roman"/>
            <w:sz w:val="20"/>
            <w:szCs w:val="20"/>
          </w:rPr>
          <w:fldChar w:fldCharType="end"/>
        </w:r>
      </w:ins>
      <w:ins w:id="73" w:author="Palacherla, Susmitha C" w:date="2021-04-19T18:32:00Z">
        <w:r w:rsidRPr="002A770C" w:rsidDel="00810310">
          <w:rPr>
            <w:rFonts w:ascii="Times New Roman" w:hAnsi="Times New Roman"/>
            <w:color w:val="000000" w:themeColor="text1"/>
            <w:sz w:val="20"/>
            <w:szCs w:val="20"/>
          </w:rPr>
          <w:t xml:space="preserve"> </w:t>
        </w:r>
        <w:r w:rsidRPr="002A770C">
          <w:rPr>
            <w:rFonts w:ascii="Times New Roman" w:hAnsi="Times New Roman"/>
            <w:color w:val="000000" w:themeColor="text1"/>
            <w:sz w:val="20"/>
            <w:szCs w:val="20"/>
          </w:rPr>
          <w:t xml:space="preserve"> - Test File staging share</w:t>
        </w:r>
        <w:r w:rsidRPr="002A770C" w:rsidDel="00810310">
          <w:rPr>
            <w:rFonts w:ascii="Times New Roman" w:hAnsi="Times New Roman"/>
            <w:color w:val="000000" w:themeColor="text1"/>
            <w:sz w:val="20"/>
            <w:szCs w:val="20"/>
          </w:rPr>
          <w:t xml:space="preserve"> </w:t>
        </w:r>
      </w:ins>
    </w:p>
    <w:p w14:paraId="4E3EC7C8" w14:textId="2384BE72" w:rsidR="00450174" w:rsidRPr="002A770C" w:rsidRDefault="00A038E4" w:rsidP="00450174">
      <w:pPr>
        <w:pStyle w:val="ListParagraph"/>
        <w:widowControl w:val="0"/>
        <w:numPr>
          <w:ilvl w:val="0"/>
          <w:numId w:val="4"/>
        </w:numPr>
        <w:autoSpaceDE w:val="0"/>
        <w:autoSpaceDN w:val="0"/>
        <w:adjustRightInd w:val="0"/>
        <w:spacing w:after="0" w:line="240" w:lineRule="auto"/>
        <w:rPr>
          <w:ins w:id="74" w:author="Palacherla, Susmitha C" w:date="2021-04-19T18:32:00Z"/>
          <w:rFonts w:ascii="Times New Roman" w:hAnsi="Times New Roman"/>
          <w:color w:val="000000" w:themeColor="text1"/>
          <w:sz w:val="20"/>
          <w:szCs w:val="20"/>
        </w:rPr>
      </w:pPr>
      <w:ins w:id="75" w:author="Palacherla, Susmitha C" w:date="2021-04-19T18:35:00Z">
        <w:r>
          <w:rPr>
            <w:rFonts w:ascii="Times New Roman" w:hAnsi="Times New Roman"/>
            <w:sz w:val="20"/>
            <w:szCs w:val="20"/>
          </w:rPr>
          <w:fldChar w:fldCharType="begin"/>
        </w:r>
        <w:r>
          <w:rPr>
            <w:rFonts w:ascii="Times New Roman" w:hAnsi="Times New Roman"/>
            <w:sz w:val="20"/>
            <w:szCs w:val="20"/>
          </w:rPr>
          <w:instrText xml:space="preserve"> HYPERLINK "</w:instrText>
        </w:r>
        <w:r w:rsidRPr="00A038E4">
          <w:rPr>
            <w:rFonts w:ascii="Times New Roman" w:hAnsi="Times New Roman"/>
            <w:sz w:val="20"/>
            <w:szCs w:val="20"/>
          </w:rPr>
          <w:instrText>\</w:instrText>
        </w:r>
      </w:ins>
      <w:ins w:id="76" w:author="Palacherla, Susmitha C" w:date="2021-04-19T18:32:00Z">
        <w:r w:rsidRPr="00A038E4">
          <w:rPr>
            <w:rPrChange w:id="77" w:author="Palacherla, Susmitha C" w:date="2021-04-19T18:35:00Z">
              <w:rPr>
                <w:rStyle w:val="Hyperlink"/>
                <w:rFonts w:ascii="Times New Roman" w:hAnsi="Times New Roman"/>
                <w:sz w:val="20"/>
                <w:szCs w:val="20"/>
              </w:rPr>
            </w:rPrChange>
          </w:rPr>
          <w:instrText>\</w:instrText>
        </w:r>
      </w:ins>
      <w:ins w:id="78" w:author="Palacherla, Susmitha C" w:date="2021-04-19T18:35:00Z">
        <w:r w:rsidRPr="00A038E4">
          <w:rPr>
            <w:rFonts w:ascii="Times New Roman" w:hAnsi="Times New Roman"/>
            <w:sz w:val="20"/>
            <w:szCs w:val="20"/>
          </w:rPr>
          <w:instrText>\</w:instrText>
        </w:r>
      </w:ins>
      <w:ins w:id="79" w:author="Palacherla, Susmitha C" w:date="2021-04-19T18:32:00Z">
        <w:r w:rsidRPr="00A038E4">
          <w:rPr>
            <w:rPrChange w:id="80" w:author="Palacherla, Susmitha C" w:date="2021-04-19T18:35:00Z">
              <w:rPr>
                <w:rStyle w:val="Hyperlink"/>
                <w:rFonts w:ascii="Times New Roman" w:hAnsi="Times New Roman"/>
                <w:sz w:val="20"/>
                <w:szCs w:val="20"/>
              </w:rPr>
            </w:rPrChange>
          </w:rPr>
          <w:instrText>\UVAAPADSQL50CCO</w:instrText>
        </w:r>
      </w:ins>
      <w:ins w:id="81" w:author="Palacherla, Susmitha C" w:date="2021-04-19T18:35:00Z">
        <w:r w:rsidRPr="00A038E4">
          <w:rPr>
            <w:rFonts w:ascii="Times New Roman" w:hAnsi="Times New Roman"/>
            <w:sz w:val="20"/>
            <w:szCs w:val="20"/>
          </w:rPr>
          <w:instrText>\</w:instrText>
        </w:r>
      </w:ins>
      <w:ins w:id="82" w:author="Palacherla, Susmitha C" w:date="2021-04-19T18:32:00Z">
        <w:r w:rsidRPr="00A038E4">
          <w:rPr>
            <w:rPrChange w:id="83" w:author="Palacherla, Susmitha C" w:date="2021-04-19T18:35:00Z">
              <w:rPr>
                <w:rStyle w:val="Hyperlink"/>
                <w:rFonts w:ascii="Times New Roman" w:hAnsi="Times New Roman"/>
                <w:sz w:val="20"/>
                <w:szCs w:val="20"/>
              </w:rPr>
            </w:rPrChange>
          </w:rPr>
          <w:instrText>\</w:instrText>
        </w:r>
      </w:ins>
      <w:ins w:id="84" w:author="Palacherla, Susmitha C" w:date="2021-04-19T18:35:00Z">
        <w:r w:rsidRPr="00A038E4">
          <w:rPr>
            <w:rPrChange w:id="85" w:author="Palacherla, Susmitha C" w:date="2021-04-19T18:35:00Z">
              <w:rPr>
                <w:rStyle w:val="Hyperlink"/>
                <w:rFonts w:ascii="Times New Roman" w:hAnsi="Times New Roman"/>
                <w:sz w:val="20"/>
                <w:szCs w:val="20"/>
              </w:rPr>
            </w:rPrChange>
          </w:rPr>
          <w:instrText>Outliers</w:instrText>
        </w:r>
        <w:r w:rsidRPr="00A038E4">
          <w:rPr>
            <w:rFonts w:ascii="Times New Roman" w:hAnsi="Times New Roman"/>
            <w:sz w:val="20"/>
            <w:szCs w:val="20"/>
          </w:rPr>
          <w:instrText>\</w:instrText>
        </w:r>
      </w:ins>
      <w:ins w:id="86" w:author="Palacherla, Susmitha C" w:date="2021-04-19T18:32:00Z">
        <w:r w:rsidRPr="00A038E4">
          <w:rPr>
            <w:rPrChange w:id="87" w:author="Palacherla, Susmitha C" w:date="2021-04-19T18:35:00Z">
              <w:rPr>
                <w:rStyle w:val="Hyperlink"/>
                <w:rFonts w:ascii="Times New Roman" w:hAnsi="Times New Roman"/>
                <w:sz w:val="20"/>
                <w:szCs w:val="20"/>
              </w:rPr>
            </w:rPrChange>
          </w:rPr>
          <w:instrText>\</w:instrText>
        </w:r>
      </w:ins>
      <w:ins w:id="88" w:author="Palacherla, Susmitha C" w:date="2021-04-19T18:35:00Z">
        <w:r>
          <w:rPr>
            <w:rFonts w:ascii="Times New Roman" w:hAnsi="Times New Roman"/>
            <w:sz w:val="20"/>
            <w:szCs w:val="20"/>
          </w:rPr>
          <w:instrText xml:space="preserve">" </w:instrText>
        </w:r>
        <w:r>
          <w:rPr>
            <w:rFonts w:ascii="Times New Roman" w:hAnsi="Times New Roman"/>
            <w:sz w:val="20"/>
            <w:szCs w:val="20"/>
          </w:rPr>
          <w:fldChar w:fldCharType="separate"/>
        </w:r>
      </w:ins>
      <w:ins w:id="89" w:author="Palacherla, Susmitha C" w:date="2021-04-19T18:32:00Z">
        <w:r w:rsidRPr="008D052F">
          <w:rPr>
            <w:rStyle w:val="Hyperlink"/>
            <w:rFonts w:ascii="Times New Roman" w:hAnsi="Times New Roman"/>
            <w:sz w:val="20"/>
            <w:szCs w:val="20"/>
          </w:rPr>
          <w:t>\\UVAAPADSQL50CCO\</w:t>
        </w:r>
      </w:ins>
      <w:ins w:id="90" w:author="Palacherla, Susmitha C" w:date="2021-04-19T18:35:00Z">
        <w:r w:rsidRPr="008D052F">
          <w:rPr>
            <w:rStyle w:val="Hyperlink"/>
            <w:rFonts w:ascii="Times New Roman" w:hAnsi="Times New Roman"/>
            <w:sz w:val="20"/>
            <w:szCs w:val="20"/>
          </w:rPr>
          <w:t>Outliers</w:t>
        </w:r>
      </w:ins>
      <w:ins w:id="91" w:author="Palacherla, Susmitha C" w:date="2021-04-19T18:32:00Z">
        <w:r w:rsidRPr="008D052F">
          <w:rPr>
            <w:rStyle w:val="Hyperlink"/>
            <w:rFonts w:ascii="Times New Roman" w:hAnsi="Times New Roman"/>
            <w:sz w:val="20"/>
            <w:szCs w:val="20"/>
          </w:rPr>
          <w:t>\</w:t>
        </w:r>
      </w:ins>
      <w:ins w:id="92" w:author="Palacherla, Susmitha C" w:date="2021-04-19T18:35:00Z">
        <w:r>
          <w:rPr>
            <w:rFonts w:ascii="Times New Roman" w:hAnsi="Times New Roman"/>
            <w:sz w:val="20"/>
            <w:szCs w:val="20"/>
          </w:rPr>
          <w:fldChar w:fldCharType="end"/>
        </w:r>
      </w:ins>
      <w:ins w:id="93" w:author="Palacherla, Susmitha C" w:date="2021-04-19T18:32:00Z">
        <w:r w:rsidR="00450174" w:rsidRPr="002A770C" w:rsidDel="00810310">
          <w:rPr>
            <w:rFonts w:ascii="Times New Roman" w:hAnsi="Times New Roman"/>
            <w:color w:val="000000" w:themeColor="text1"/>
            <w:sz w:val="20"/>
            <w:szCs w:val="20"/>
          </w:rPr>
          <w:t xml:space="preserve"> </w:t>
        </w:r>
        <w:r w:rsidR="00450174" w:rsidRPr="002A770C">
          <w:rPr>
            <w:rFonts w:ascii="Times New Roman" w:hAnsi="Times New Roman"/>
            <w:color w:val="000000" w:themeColor="text1"/>
            <w:sz w:val="20"/>
            <w:szCs w:val="20"/>
          </w:rPr>
          <w:t xml:space="preserve"> - Prod File staging share</w:t>
        </w:r>
      </w:ins>
    </w:p>
    <w:bookmarkEnd w:id="28"/>
    <w:p w14:paraId="100C89F1" w14:textId="6733C353" w:rsidR="00917A1A" w:rsidRPr="00257251" w:rsidDel="00450174" w:rsidRDefault="00917A1A" w:rsidP="00917A1A">
      <w:pPr>
        <w:pStyle w:val="ListParagraph"/>
        <w:widowControl w:val="0"/>
        <w:numPr>
          <w:ilvl w:val="0"/>
          <w:numId w:val="4"/>
        </w:numPr>
        <w:autoSpaceDE w:val="0"/>
        <w:autoSpaceDN w:val="0"/>
        <w:adjustRightInd w:val="0"/>
        <w:spacing w:after="0" w:line="240" w:lineRule="auto"/>
        <w:rPr>
          <w:del w:id="94" w:author="Palacherla, Susmitha C" w:date="2021-04-19T18:32:00Z"/>
          <w:rFonts w:ascii="Times New Roman" w:hAnsi="Times New Roman"/>
          <w:color w:val="000000" w:themeColor="text1"/>
          <w:sz w:val="20"/>
          <w:szCs w:val="20"/>
        </w:rPr>
      </w:pPr>
      <w:del w:id="95" w:author="Palacherla, Susmitha C" w:date="2021-04-19T18:32:00Z">
        <w:r w:rsidRPr="002A21C8" w:rsidDel="00450174">
          <w:rPr>
            <w:rFonts w:ascii="Arial" w:hAnsi="Arial" w:cs="Arial"/>
            <w:color w:val="000000"/>
            <w:sz w:val="20"/>
            <w:szCs w:val="20"/>
          </w:rPr>
          <w:delText>F3420-ECLDB</w:delText>
        </w:r>
        <w:r w:rsidDel="00450174">
          <w:rPr>
            <w:rFonts w:ascii="Arial" w:hAnsi="Arial" w:cs="Arial"/>
            <w:color w:val="000000"/>
            <w:sz w:val="20"/>
            <w:szCs w:val="20"/>
          </w:rPr>
          <w:delText>T</w:delText>
        </w:r>
        <w:r w:rsidRPr="002A21C8" w:rsidDel="00450174">
          <w:rPr>
            <w:rFonts w:ascii="Arial" w:hAnsi="Arial" w:cs="Arial"/>
            <w:color w:val="000000"/>
            <w:sz w:val="20"/>
            <w:szCs w:val="20"/>
          </w:rPr>
          <w:delText>01</w:delText>
        </w:r>
        <w:r w:rsidRPr="002A21C8" w:rsidDel="00450174">
          <w:rPr>
            <w:rFonts w:ascii="Times New Roman" w:hAnsi="Times New Roman"/>
            <w:color w:val="000000" w:themeColor="text1"/>
            <w:sz w:val="20"/>
            <w:szCs w:val="20"/>
          </w:rPr>
          <w:delText xml:space="preserve"> </w:delText>
        </w:r>
        <w:r w:rsidRPr="00257251" w:rsidDel="00450174">
          <w:rPr>
            <w:rFonts w:ascii="Times New Roman" w:hAnsi="Times New Roman"/>
            <w:color w:val="000000" w:themeColor="text1"/>
            <w:sz w:val="20"/>
            <w:szCs w:val="20"/>
          </w:rPr>
          <w:delText xml:space="preserve">– Test DB </w:delText>
        </w:r>
        <w:r w:rsidDel="00450174">
          <w:rPr>
            <w:rFonts w:ascii="Times New Roman" w:hAnsi="Times New Roman"/>
            <w:color w:val="000000" w:themeColor="text1"/>
            <w:sz w:val="20"/>
            <w:szCs w:val="20"/>
          </w:rPr>
          <w:delText>Server</w:delText>
        </w:r>
      </w:del>
    </w:p>
    <w:p w14:paraId="4C14A6A9" w14:textId="0DAA28F4" w:rsidR="00917A1A" w:rsidDel="00450174" w:rsidRDefault="00917A1A" w:rsidP="00917A1A">
      <w:pPr>
        <w:pStyle w:val="ListParagraph"/>
        <w:widowControl w:val="0"/>
        <w:numPr>
          <w:ilvl w:val="0"/>
          <w:numId w:val="4"/>
        </w:numPr>
        <w:autoSpaceDE w:val="0"/>
        <w:autoSpaceDN w:val="0"/>
        <w:adjustRightInd w:val="0"/>
        <w:spacing w:after="0" w:line="240" w:lineRule="auto"/>
        <w:rPr>
          <w:del w:id="96" w:author="Palacherla, Susmitha C" w:date="2021-04-19T18:32:00Z"/>
          <w:rFonts w:ascii="Times New Roman" w:hAnsi="Times New Roman"/>
          <w:color w:val="000000" w:themeColor="text1"/>
          <w:sz w:val="20"/>
          <w:szCs w:val="20"/>
        </w:rPr>
      </w:pPr>
      <w:del w:id="97" w:author="Palacherla, Susmitha C" w:date="2021-04-19T18:32:00Z">
        <w:r w:rsidDel="00450174">
          <w:rPr>
            <w:rFonts w:ascii="Arial" w:hAnsi="Arial" w:cs="Arial"/>
            <w:color w:val="000000"/>
            <w:sz w:val="20"/>
            <w:szCs w:val="20"/>
          </w:rPr>
          <w:delText>F3420-ECLDBP</w:delText>
        </w:r>
        <w:r w:rsidRPr="002A21C8" w:rsidDel="00450174">
          <w:rPr>
            <w:rFonts w:ascii="Arial" w:hAnsi="Arial" w:cs="Arial"/>
            <w:color w:val="000000"/>
            <w:sz w:val="20"/>
            <w:szCs w:val="20"/>
          </w:rPr>
          <w:delText>01</w:delText>
        </w:r>
        <w:r w:rsidRPr="002A21C8" w:rsidDel="00450174">
          <w:rPr>
            <w:rFonts w:ascii="Times New Roman" w:hAnsi="Times New Roman"/>
            <w:color w:val="000000" w:themeColor="text1"/>
            <w:sz w:val="20"/>
            <w:szCs w:val="20"/>
          </w:rPr>
          <w:delText xml:space="preserve"> </w:delText>
        </w:r>
        <w:r w:rsidRPr="00257251" w:rsidDel="00450174">
          <w:rPr>
            <w:rFonts w:ascii="Times New Roman" w:hAnsi="Times New Roman"/>
            <w:color w:val="000000" w:themeColor="text1"/>
            <w:sz w:val="20"/>
            <w:szCs w:val="20"/>
          </w:rPr>
          <w:delText xml:space="preserve">– </w:delText>
        </w:r>
        <w:r w:rsidDel="00450174">
          <w:rPr>
            <w:rFonts w:ascii="Times New Roman" w:hAnsi="Times New Roman"/>
            <w:color w:val="000000" w:themeColor="text1"/>
            <w:sz w:val="20"/>
            <w:szCs w:val="20"/>
          </w:rPr>
          <w:delText>Prod Server</w:delText>
        </w:r>
      </w:del>
    </w:p>
    <w:p w14:paraId="4F4A7F81" w14:textId="1DAE4FB7" w:rsidR="00917A1A" w:rsidDel="00450174" w:rsidRDefault="000A4186" w:rsidP="00917A1A">
      <w:pPr>
        <w:pStyle w:val="ListParagraph"/>
        <w:widowControl w:val="0"/>
        <w:numPr>
          <w:ilvl w:val="0"/>
          <w:numId w:val="4"/>
        </w:numPr>
        <w:autoSpaceDE w:val="0"/>
        <w:autoSpaceDN w:val="0"/>
        <w:adjustRightInd w:val="0"/>
        <w:spacing w:after="0" w:line="240" w:lineRule="auto"/>
        <w:rPr>
          <w:del w:id="98" w:author="Palacherla, Susmitha C" w:date="2021-04-19T18:32:00Z"/>
          <w:rFonts w:ascii="Times New Roman" w:hAnsi="Times New Roman"/>
          <w:color w:val="000000" w:themeColor="text1"/>
          <w:sz w:val="20"/>
          <w:szCs w:val="20"/>
        </w:rPr>
      </w:pPr>
      <w:del w:id="99" w:author="Palacherla, Susmitha C" w:date="2021-04-19T18:32:00Z">
        <w:r w:rsidDel="00450174">
          <w:fldChar w:fldCharType="begin"/>
        </w:r>
        <w:r w:rsidDel="00450174">
          <w:delInstrText xml:space="preserve"> HYPERLINK "file:///\\\\F3420-ECLDBD01\\data\\" </w:delInstrText>
        </w:r>
        <w:r w:rsidDel="00450174">
          <w:fldChar w:fldCharType="separate"/>
        </w:r>
        <w:r w:rsidR="00917A1A" w:rsidDel="00450174">
          <w:rPr>
            <w:rStyle w:val="Hyperlink"/>
            <w:rFonts w:ascii="Arial" w:hAnsi="Arial" w:cs="Arial"/>
            <w:sz w:val="20"/>
            <w:szCs w:val="20"/>
          </w:rPr>
          <w:delText>\\F3420-ECLDBD01\data\</w:delText>
        </w:r>
        <w:r w:rsidDel="00450174">
          <w:rPr>
            <w:rStyle w:val="Hyperlink"/>
            <w:rFonts w:ascii="Arial" w:hAnsi="Arial" w:cs="Arial"/>
            <w:sz w:val="20"/>
            <w:szCs w:val="20"/>
          </w:rPr>
          <w:fldChar w:fldCharType="end"/>
        </w:r>
        <w:r w:rsidR="00917A1A" w:rsidRPr="00257251" w:rsidDel="00450174">
          <w:rPr>
            <w:rFonts w:ascii="Times New Roman" w:hAnsi="Times New Roman"/>
            <w:color w:val="000000" w:themeColor="text1"/>
            <w:sz w:val="20"/>
            <w:szCs w:val="20"/>
          </w:rPr>
          <w:delText xml:space="preserve"> </w:delText>
        </w:r>
        <w:r w:rsidR="00917A1A" w:rsidDel="00450174">
          <w:rPr>
            <w:rFonts w:ascii="Times New Roman" w:hAnsi="Times New Roman"/>
            <w:color w:val="000000" w:themeColor="text1"/>
            <w:sz w:val="20"/>
            <w:szCs w:val="20"/>
          </w:rPr>
          <w:delText xml:space="preserve"> - Dev File staging share</w:delText>
        </w:r>
      </w:del>
    </w:p>
    <w:p w14:paraId="780A5718" w14:textId="3C98DA64" w:rsidR="00917A1A" w:rsidRPr="00257251" w:rsidDel="00450174" w:rsidRDefault="000A4186" w:rsidP="00917A1A">
      <w:pPr>
        <w:pStyle w:val="ListParagraph"/>
        <w:widowControl w:val="0"/>
        <w:numPr>
          <w:ilvl w:val="0"/>
          <w:numId w:val="4"/>
        </w:numPr>
        <w:autoSpaceDE w:val="0"/>
        <w:autoSpaceDN w:val="0"/>
        <w:adjustRightInd w:val="0"/>
        <w:spacing w:after="0" w:line="240" w:lineRule="auto"/>
        <w:rPr>
          <w:del w:id="100" w:author="Palacherla, Susmitha C" w:date="2021-04-19T18:32:00Z"/>
          <w:rFonts w:ascii="Times New Roman" w:hAnsi="Times New Roman"/>
          <w:color w:val="000000" w:themeColor="text1"/>
          <w:sz w:val="20"/>
          <w:szCs w:val="20"/>
        </w:rPr>
      </w:pPr>
      <w:del w:id="101" w:author="Palacherla, Susmitha C" w:date="2021-04-19T18:32:00Z">
        <w:r w:rsidDel="00450174">
          <w:fldChar w:fldCharType="begin"/>
        </w:r>
        <w:r w:rsidDel="00450174">
          <w:delInstrText xml:space="preserve"> HYPERLINK "file:///\\\\F3420-ECLDBT01\\data\\" </w:delInstrText>
        </w:r>
        <w:r w:rsidDel="00450174">
          <w:fldChar w:fldCharType="separate"/>
        </w:r>
        <w:r w:rsidR="00917A1A" w:rsidDel="00450174">
          <w:rPr>
            <w:rStyle w:val="Hyperlink"/>
            <w:rFonts w:ascii="Arial" w:hAnsi="Arial" w:cs="Arial"/>
            <w:sz w:val="20"/>
            <w:szCs w:val="20"/>
          </w:rPr>
          <w:delText>\\F3420-ECLDBT01\data\</w:delText>
        </w:r>
        <w:r w:rsidDel="00450174">
          <w:rPr>
            <w:rStyle w:val="Hyperlink"/>
            <w:rFonts w:ascii="Arial" w:hAnsi="Arial" w:cs="Arial"/>
            <w:sz w:val="20"/>
            <w:szCs w:val="20"/>
          </w:rPr>
          <w:fldChar w:fldCharType="end"/>
        </w:r>
        <w:r w:rsidR="00917A1A" w:rsidRPr="00257251" w:rsidDel="00450174">
          <w:rPr>
            <w:rFonts w:ascii="Times New Roman" w:hAnsi="Times New Roman"/>
            <w:color w:val="000000" w:themeColor="text1"/>
            <w:sz w:val="20"/>
            <w:szCs w:val="20"/>
          </w:rPr>
          <w:delText xml:space="preserve"> </w:delText>
        </w:r>
        <w:r w:rsidR="00917A1A" w:rsidDel="00450174">
          <w:rPr>
            <w:rFonts w:ascii="Times New Roman" w:hAnsi="Times New Roman"/>
            <w:color w:val="000000" w:themeColor="text1"/>
            <w:sz w:val="20"/>
            <w:szCs w:val="20"/>
          </w:rPr>
          <w:delText xml:space="preserve"> - Test</w:delText>
        </w:r>
        <w:r w:rsidR="00917A1A" w:rsidRPr="00810310" w:rsidDel="00450174">
          <w:rPr>
            <w:rFonts w:ascii="Times New Roman" w:hAnsi="Times New Roman"/>
            <w:color w:val="000000" w:themeColor="text1"/>
            <w:sz w:val="20"/>
            <w:szCs w:val="20"/>
          </w:rPr>
          <w:delText xml:space="preserve"> </w:delText>
        </w:r>
        <w:r w:rsidR="00917A1A" w:rsidDel="00450174">
          <w:rPr>
            <w:rFonts w:ascii="Times New Roman" w:hAnsi="Times New Roman"/>
            <w:color w:val="000000" w:themeColor="text1"/>
            <w:sz w:val="20"/>
            <w:szCs w:val="20"/>
          </w:rPr>
          <w:delText>File staging share</w:delText>
        </w:r>
        <w:r w:rsidR="00917A1A" w:rsidRPr="00257251" w:rsidDel="00450174">
          <w:rPr>
            <w:rFonts w:ascii="Times New Roman" w:hAnsi="Times New Roman"/>
            <w:color w:val="000000" w:themeColor="text1"/>
            <w:sz w:val="20"/>
            <w:szCs w:val="20"/>
          </w:rPr>
          <w:delText xml:space="preserve"> </w:delText>
        </w:r>
      </w:del>
    </w:p>
    <w:p w14:paraId="3FBC2EC0" w14:textId="28D2FCD2" w:rsidR="00917A1A" w:rsidRPr="00257251" w:rsidDel="00450174" w:rsidRDefault="000A4186" w:rsidP="00917A1A">
      <w:pPr>
        <w:pStyle w:val="ListParagraph"/>
        <w:widowControl w:val="0"/>
        <w:numPr>
          <w:ilvl w:val="0"/>
          <w:numId w:val="4"/>
        </w:numPr>
        <w:autoSpaceDE w:val="0"/>
        <w:autoSpaceDN w:val="0"/>
        <w:adjustRightInd w:val="0"/>
        <w:spacing w:after="0" w:line="240" w:lineRule="auto"/>
        <w:rPr>
          <w:del w:id="102" w:author="Palacherla, Susmitha C" w:date="2021-04-19T18:32:00Z"/>
          <w:rFonts w:ascii="Times New Roman" w:hAnsi="Times New Roman"/>
          <w:color w:val="000000" w:themeColor="text1"/>
          <w:sz w:val="20"/>
          <w:szCs w:val="20"/>
        </w:rPr>
      </w:pPr>
      <w:del w:id="103" w:author="Palacherla, Susmitha C" w:date="2021-04-19T18:32:00Z">
        <w:r w:rsidDel="00450174">
          <w:fldChar w:fldCharType="begin"/>
        </w:r>
        <w:r w:rsidDel="00450174">
          <w:delInstrText xml:space="preserve"> HYPERLINK "file:///\\\\F3420-ECLDBP01\\data\\" </w:delInstrText>
        </w:r>
        <w:r w:rsidDel="00450174">
          <w:fldChar w:fldCharType="separate"/>
        </w:r>
        <w:r w:rsidR="00E25F26" w:rsidRPr="00700164" w:rsidDel="00450174">
          <w:rPr>
            <w:rStyle w:val="Hyperlink"/>
            <w:rFonts w:ascii="Arial" w:hAnsi="Arial" w:cs="Arial"/>
            <w:sz w:val="20"/>
            <w:szCs w:val="20"/>
          </w:rPr>
          <w:delText>\\F3420-ECLDBP01\data\</w:delText>
        </w:r>
        <w:r w:rsidDel="00450174">
          <w:rPr>
            <w:rStyle w:val="Hyperlink"/>
            <w:rFonts w:ascii="Arial" w:hAnsi="Arial" w:cs="Arial"/>
            <w:sz w:val="20"/>
            <w:szCs w:val="20"/>
          </w:rPr>
          <w:fldChar w:fldCharType="end"/>
        </w:r>
        <w:r w:rsidR="00E25F26" w:rsidRPr="00257251" w:rsidDel="00450174">
          <w:rPr>
            <w:rFonts w:ascii="Times New Roman" w:hAnsi="Times New Roman"/>
            <w:color w:val="000000" w:themeColor="text1"/>
            <w:sz w:val="20"/>
            <w:szCs w:val="20"/>
          </w:rPr>
          <w:delText xml:space="preserve"> </w:delText>
        </w:r>
        <w:r w:rsidR="00E25F26" w:rsidDel="00450174">
          <w:rPr>
            <w:rFonts w:ascii="Times New Roman" w:hAnsi="Times New Roman"/>
            <w:color w:val="000000" w:themeColor="text1"/>
            <w:sz w:val="20"/>
            <w:szCs w:val="20"/>
          </w:rPr>
          <w:delText xml:space="preserve"> </w:delText>
        </w:r>
        <w:r w:rsidR="00917A1A" w:rsidRPr="00257251" w:rsidDel="00450174">
          <w:rPr>
            <w:rFonts w:ascii="Times New Roman" w:hAnsi="Times New Roman"/>
            <w:color w:val="000000" w:themeColor="text1"/>
            <w:sz w:val="20"/>
            <w:szCs w:val="20"/>
          </w:rPr>
          <w:delText xml:space="preserve">- </w:delText>
        </w:r>
        <w:r w:rsidR="00917A1A" w:rsidDel="00450174">
          <w:rPr>
            <w:rFonts w:ascii="Times New Roman" w:hAnsi="Times New Roman"/>
            <w:color w:val="000000" w:themeColor="text1"/>
            <w:sz w:val="20"/>
            <w:szCs w:val="20"/>
          </w:rPr>
          <w:delText xml:space="preserve">Prod </w:delText>
        </w:r>
        <w:r w:rsidR="00917A1A" w:rsidRPr="00257251" w:rsidDel="00450174">
          <w:rPr>
            <w:rFonts w:ascii="Times New Roman" w:hAnsi="Times New Roman"/>
            <w:color w:val="000000" w:themeColor="text1"/>
            <w:sz w:val="20"/>
            <w:szCs w:val="20"/>
          </w:rPr>
          <w:delText>File staging share</w:delText>
        </w:r>
      </w:del>
    </w:p>
    <w:p w14:paraId="315A5F7B" w14:textId="77777777" w:rsidR="009D1884" w:rsidRDefault="009D1884" w:rsidP="009F2A51">
      <w:pPr>
        <w:widowControl w:val="0"/>
        <w:autoSpaceDE w:val="0"/>
        <w:autoSpaceDN w:val="0"/>
        <w:adjustRightInd w:val="0"/>
        <w:spacing w:after="0" w:line="240" w:lineRule="auto"/>
        <w:rPr>
          <w:rFonts w:ascii="Arial" w:hAnsi="Arial" w:cs="Arial"/>
          <w:b/>
          <w:sz w:val="24"/>
          <w:szCs w:val="24"/>
        </w:rPr>
      </w:pPr>
    </w:p>
    <w:p w14:paraId="730DC274" w14:textId="77777777" w:rsidR="009D1884" w:rsidRPr="0027630C" w:rsidRDefault="009D1884" w:rsidP="0027630C">
      <w:pPr>
        <w:pStyle w:val="Heading2"/>
        <w:rPr>
          <w:rFonts w:ascii="Calibri" w:hAnsi="Calibri" w:cs="Times New Roman"/>
          <w:color w:val="auto"/>
          <w:sz w:val="22"/>
          <w:szCs w:val="22"/>
        </w:rPr>
      </w:pPr>
      <w:bookmarkStart w:id="104" w:name="_Toc503949778"/>
      <w:r w:rsidRPr="0027630C">
        <w:rPr>
          <w:rFonts w:ascii="Calibri" w:hAnsi="Calibri" w:cs="Times New Roman"/>
          <w:color w:val="auto"/>
          <w:sz w:val="22"/>
          <w:szCs w:val="22"/>
        </w:rPr>
        <w:t>Users</w:t>
      </w:r>
      <w:bookmarkEnd w:id="104"/>
      <w:r w:rsidRPr="0027630C">
        <w:rPr>
          <w:rFonts w:ascii="Calibri" w:hAnsi="Calibri" w:cs="Times New Roman"/>
          <w:color w:val="auto"/>
          <w:sz w:val="22"/>
          <w:szCs w:val="22"/>
        </w:rPr>
        <w:t xml:space="preserve"> </w:t>
      </w:r>
    </w:p>
    <w:p w14:paraId="71E9D4FF" w14:textId="77777777" w:rsidR="00C86D30" w:rsidRPr="0095359C" w:rsidRDefault="00A71CC9" w:rsidP="0076086A">
      <w:pPr>
        <w:pStyle w:val="ListParagraph"/>
        <w:numPr>
          <w:ilvl w:val="0"/>
          <w:numId w:val="5"/>
        </w:numPr>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 xml:space="preserve">The first </w:t>
      </w:r>
      <w:r w:rsidR="00B41F6B" w:rsidRPr="0095359C">
        <w:rPr>
          <w:rFonts w:asciiTheme="minorHAnsi" w:hAnsiTheme="minorHAnsi" w:cs="Segoe UI"/>
          <w:color w:val="000000" w:themeColor="text1"/>
          <w:sz w:val="20"/>
          <w:szCs w:val="20"/>
        </w:rPr>
        <w:t xml:space="preserve">set of </w:t>
      </w:r>
      <w:r w:rsidRPr="0095359C">
        <w:rPr>
          <w:rFonts w:asciiTheme="minorHAnsi" w:hAnsiTheme="minorHAnsi" w:cs="Segoe UI"/>
          <w:color w:val="000000" w:themeColor="text1"/>
          <w:sz w:val="20"/>
          <w:szCs w:val="20"/>
        </w:rPr>
        <w:t>user</w:t>
      </w:r>
      <w:r w:rsidR="00B41F6B" w:rsidRPr="0095359C">
        <w:rPr>
          <w:rFonts w:asciiTheme="minorHAnsi" w:hAnsiTheme="minorHAnsi" w:cs="Segoe UI"/>
          <w:color w:val="000000" w:themeColor="text1"/>
          <w:sz w:val="20"/>
          <w:szCs w:val="20"/>
        </w:rPr>
        <w:t>s</w:t>
      </w:r>
      <w:r w:rsidRPr="0095359C">
        <w:rPr>
          <w:rFonts w:asciiTheme="minorHAnsi" w:hAnsiTheme="minorHAnsi" w:cs="Segoe UI"/>
          <w:color w:val="000000" w:themeColor="text1"/>
          <w:sz w:val="20"/>
          <w:szCs w:val="20"/>
        </w:rPr>
        <w:t xml:space="preserve"> for the OMR records loaded into </w:t>
      </w:r>
      <w:r w:rsidR="00B41F6B" w:rsidRPr="0095359C">
        <w:rPr>
          <w:rFonts w:asciiTheme="minorHAnsi" w:hAnsiTheme="minorHAnsi" w:cs="Segoe UI"/>
          <w:color w:val="000000" w:themeColor="text1"/>
          <w:sz w:val="20"/>
          <w:szCs w:val="20"/>
        </w:rPr>
        <w:t>the eCL database are the CCO Managers as all records have default state of ‘Pending Manager Review’ at the time of the load.</w:t>
      </w:r>
    </w:p>
    <w:p w14:paraId="329D3A64" w14:textId="77777777" w:rsidR="00B41F6B" w:rsidRPr="0095359C" w:rsidRDefault="00B41F6B" w:rsidP="0076086A">
      <w:pPr>
        <w:pStyle w:val="ListParagraph"/>
        <w:numPr>
          <w:ilvl w:val="0"/>
          <w:numId w:val="5"/>
        </w:numPr>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After a Manager reviews the log and determines that a Coaching is required the log gets assigned to the CSRs and they become the users.</w:t>
      </w:r>
    </w:p>
    <w:p w14:paraId="54D5DCA1" w14:textId="77777777" w:rsidR="00B41F6B" w:rsidRPr="0095359C" w:rsidRDefault="00B41F6B" w:rsidP="0076086A">
      <w:pPr>
        <w:pStyle w:val="ListParagraph"/>
        <w:numPr>
          <w:ilvl w:val="0"/>
          <w:numId w:val="5"/>
        </w:numPr>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CCO Supervisors will be able to access the logs from the historical Dashboards.</w:t>
      </w:r>
    </w:p>
    <w:p w14:paraId="2B7DDF36" w14:textId="77777777" w:rsidR="009D1884" w:rsidRDefault="00743901" w:rsidP="009F2A51">
      <w:pPr>
        <w:widowControl w:val="0"/>
        <w:autoSpaceDE w:val="0"/>
        <w:autoSpaceDN w:val="0"/>
        <w:adjustRightInd w:val="0"/>
        <w:spacing w:after="0" w:line="240" w:lineRule="auto"/>
        <w:rPr>
          <w:rFonts w:ascii="Arial" w:hAnsi="Arial" w:cs="Arial"/>
          <w:b/>
          <w:sz w:val="24"/>
          <w:szCs w:val="24"/>
        </w:rPr>
      </w:pPr>
      <w:r>
        <w:rPr>
          <w:rFonts w:ascii="Verdana" w:hAnsi="Verdana"/>
          <w:color w:val="000000" w:themeColor="text1"/>
          <w:sz w:val="20"/>
          <w:szCs w:val="20"/>
        </w:rPr>
        <w:t xml:space="preserve">     </w:t>
      </w:r>
    </w:p>
    <w:p w14:paraId="16E8E27A" w14:textId="77777777" w:rsidR="00A47122" w:rsidRDefault="00A47122" w:rsidP="009F2A51">
      <w:pPr>
        <w:widowControl w:val="0"/>
        <w:autoSpaceDE w:val="0"/>
        <w:autoSpaceDN w:val="0"/>
        <w:adjustRightInd w:val="0"/>
        <w:spacing w:after="0" w:line="240" w:lineRule="auto"/>
        <w:rPr>
          <w:rFonts w:ascii="Arial" w:hAnsi="Arial" w:cs="Arial"/>
          <w:b/>
          <w:sz w:val="24"/>
          <w:szCs w:val="24"/>
        </w:rPr>
      </w:pPr>
    </w:p>
    <w:p w14:paraId="7F451D36" w14:textId="77777777" w:rsidR="006F770C" w:rsidRPr="0095359C" w:rsidRDefault="006F770C" w:rsidP="0076086A">
      <w:pPr>
        <w:pStyle w:val="Heading1"/>
        <w:numPr>
          <w:ilvl w:val="0"/>
          <w:numId w:val="1"/>
        </w:numPr>
        <w:rPr>
          <w:color w:val="auto"/>
          <w:sz w:val="20"/>
          <w:szCs w:val="20"/>
        </w:rPr>
      </w:pPr>
      <w:bookmarkStart w:id="105" w:name="_Toc503949779"/>
      <w:r w:rsidRPr="0095359C">
        <w:rPr>
          <w:color w:val="auto"/>
          <w:sz w:val="20"/>
          <w:szCs w:val="20"/>
        </w:rPr>
        <w:t>Details</w:t>
      </w:r>
      <w:bookmarkEnd w:id="105"/>
    </w:p>
    <w:p w14:paraId="197E97FB" w14:textId="77777777" w:rsidR="006F770C" w:rsidRPr="006F770C" w:rsidRDefault="006F770C" w:rsidP="0076086A">
      <w:pPr>
        <w:pStyle w:val="ListParagraph"/>
        <w:numPr>
          <w:ilvl w:val="0"/>
          <w:numId w:val="6"/>
        </w:numPr>
        <w:rPr>
          <w:vanish/>
        </w:rPr>
      </w:pPr>
    </w:p>
    <w:p w14:paraId="2899394C" w14:textId="77777777" w:rsidR="006F770C" w:rsidRPr="006F770C" w:rsidRDefault="006F770C" w:rsidP="0076086A">
      <w:pPr>
        <w:pStyle w:val="ListParagraph"/>
        <w:numPr>
          <w:ilvl w:val="0"/>
          <w:numId w:val="6"/>
        </w:numPr>
        <w:rPr>
          <w:vanish/>
        </w:rPr>
      </w:pPr>
    </w:p>
    <w:p w14:paraId="1937EC88" w14:textId="77777777" w:rsidR="0027630C" w:rsidRPr="0027630C" w:rsidRDefault="0027630C" w:rsidP="0076086A">
      <w:pPr>
        <w:pStyle w:val="ListParagraph"/>
        <w:keepNext/>
        <w:keepLines/>
        <w:numPr>
          <w:ilvl w:val="0"/>
          <w:numId w:val="9"/>
        </w:numPr>
        <w:spacing w:before="480" w:after="0"/>
        <w:contextualSpacing w:val="0"/>
        <w:outlineLvl w:val="0"/>
        <w:rPr>
          <w:rFonts w:eastAsiaTheme="majorEastAsia"/>
          <w:b/>
          <w:bCs/>
          <w:vanish/>
        </w:rPr>
      </w:pPr>
      <w:bookmarkStart w:id="106" w:name="_Toc387654370"/>
      <w:bookmarkStart w:id="107" w:name="_Toc387758815"/>
      <w:bookmarkStart w:id="108" w:name="_Toc387821326"/>
      <w:bookmarkStart w:id="109" w:name="_Toc387821375"/>
      <w:bookmarkStart w:id="110" w:name="_Toc430607220"/>
      <w:bookmarkStart w:id="111" w:name="_Toc430607321"/>
      <w:bookmarkStart w:id="112" w:name="_Toc430607359"/>
      <w:bookmarkStart w:id="113" w:name="_Toc503948379"/>
      <w:bookmarkStart w:id="114" w:name="_Toc503949780"/>
      <w:bookmarkEnd w:id="106"/>
      <w:bookmarkEnd w:id="107"/>
      <w:bookmarkEnd w:id="108"/>
      <w:bookmarkEnd w:id="109"/>
      <w:bookmarkEnd w:id="110"/>
      <w:bookmarkEnd w:id="111"/>
      <w:bookmarkEnd w:id="112"/>
      <w:bookmarkEnd w:id="113"/>
      <w:bookmarkEnd w:id="114"/>
    </w:p>
    <w:p w14:paraId="1179E1AB" w14:textId="77777777" w:rsidR="0027630C" w:rsidRPr="0027630C" w:rsidRDefault="0027630C" w:rsidP="0076086A">
      <w:pPr>
        <w:pStyle w:val="ListParagraph"/>
        <w:keepNext/>
        <w:keepLines/>
        <w:numPr>
          <w:ilvl w:val="0"/>
          <w:numId w:val="9"/>
        </w:numPr>
        <w:spacing w:before="480" w:after="0"/>
        <w:contextualSpacing w:val="0"/>
        <w:outlineLvl w:val="0"/>
        <w:rPr>
          <w:rFonts w:eastAsiaTheme="majorEastAsia"/>
          <w:b/>
          <w:bCs/>
          <w:vanish/>
        </w:rPr>
      </w:pPr>
      <w:bookmarkStart w:id="115" w:name="_Toc387654371"/>
      <w:bookmarkStart w:id="116" w:name="_Toc387758816"/>
      <w:bookmarkStart w:id="117" w:name="_Toc387821327"/>
      <w:bookmarkStart w:id="118" w:name="_Toc387821376"/>
      <w:bookmarkStart w:id="119" w:name="_Toc430607221"/>
      <w:bookmarkStart w:id="120" w:name="_Toc430607322"/>
      <w:bookmarkStart w:id="121" w:name="_Toc430607360"/>
      <w:bookmarkStart w:id="122" w:name="_Toc503948380"/>
      <w:bookmarkStart w:id="123" w:name="_Toc503949781"/>
      <w:bookmarkEnd w:id="115"/>
      <w:bookmarkEnd w:id="116"/>
      <w:bookmarkEnd w:id="117"/>
      <w:bookmarkEnd w:id="118"/>
      <w:bookmarkEnd w:id="119"/>
      <w:bookmarkEnd w:id="120"/>
      <w:bookmarkEnd w:id="121"/>
      <w:bookmarkEnd w:id="122"/>
      <w:bookmarkEnd w:id="123"/>
    </w:p>
    <w:p w14:paraId="0BD322CF" w14:textId="77777777" w:rsidR="006F770C" w:rsidRPr="0027630C" w:rsidRDefault="006F770C" w:rsidP="0076086A">
      <w:pPr>
        <w:pStyle w:val="Heading2"/>
        <w:numPr>
          <w:ilvl w:val="1"/>
          <w:numId w:val="9"/>
        </w:numPr>
        <w:rPr>
          <w:rFonts w:ascii="Calibri" w:hAnsi="Calibri" w:cs="Times New Roman"/>
          <w:color w:val="auto"/>
          <w:sz w:val="22"/>
          <w:szCs w:val="22"/>
        </w:rPr>
      </w:pPr>
      <w:bookmarkStart w:id="124" w:name="_Toc503949782"/>
      <w:r w:rsidRPr="0027630C">
        <w:rPr>
          <w:rFonts w:ascii="Calibri" w:hAnsi="Calibri" w:cs="Times New Roman"/>
          <w:color w:val="auto"/>
          <w:sz w:val="22"/>
          <w:szCs w:val="22"/>
        </w:rPr>
        <w:t>Source Files</w:t>
      </w:r>
      <w:bookmarkEnd w:id="124"/>
    </w:p>
    <w:p w14:paraId="3DEB0FD4" w14:textId="77777777" w:rsidR="006F770C" w:rsidRPr="0095359C" w:rsidRDefault="00E64317" w:rsidP="00C5412A">
      <w:pPr>
        <w:spacing w:after="0"/>
        <w:rPr>
          <w:sz w:val="20"/>
          <w:szCs w:val="20"/>
        </w:rPr>
      </w:pPr>
      <w:r w:rsidRPr="0095359C">
        <w:rPr>
          <w:sz w:val="20"/>
          <w:szCs w:val="20"/>
        </w:rPr>
        <w:t>eCL_Outliers_Feed_XXX</w:t>
      </w:r>
      <w:r w:rsidR="00F56A29" w:rsidRPr="0095359C">
        <w:rPr>
          <w:sz w:val="20"/>
          <w:szCs w:val="20"/>
        </w:rPr>
        <w:t>yyyymmdd</w:t>
      </w:r>
      <w:r w:rsidRPr="0095359C">
        <w:rPr>
          <w:sz w:val="20"/>
          <w:szCs w:val="20"/>
        </w:rPr>
        <w:t xml:space="preserve">.csv where XXX is the </w:t>
      </w:r>
      <w:proofErr w:type="gramStart"/>
      <w:r w:rsidRPr="0095359C">
        <w:rPr>
          <w:sz w:val="20"/>
          <w:szCs w:val="20"/>
        </w:rPr>
        <w:t>3 letter</w:t>
      </w:r>
      <w:proofErr w:type="gramEnd"/>
      <w:r w:rsidRPr="0095359C">
        <w:rPr>
          <w:sz w:val="20"/>
          <w:szCs w:val="20"/>
        </w:rPr>
        <w:t xml:space="preserve"> acronym for the Report Type.</w:t>
      </w:r>
    </w:p>
    <w:p w14:paraId="7DCB0D6E" w14:textId="77777777" w:rsidR="00C74EEA" w:rsidRPr="0095359C" w:rsidRDefault="00C74EEA" w:rsidP="00C5412A">
      <w:pPr>
        <w:spacing w:after="0"/>
        <w:rPr>
          <w:sz w:val="20"/>
          <w:szCs w:val="20"/>
        </w:rPr>
      </w:pPr>
      <w:r w:rsidRPr="0095359C">
        <w:rPr>
          <w:sz w:val="20"/>
          <w:szCs w:val="20"/>
        </w:rPr>
        <w:t xml:space="preserve">Description: </w:t>
      </w:r>
      <w:r w:rsidR="00E64317" w:rsidRPr="0095359C">
        <w:rPr>
          <w:sz w:val="20"/>
          <w:szCs w:val="20"/>
        </w:rPr>
        <w:t xml:space="preserve">A file containing records </w:t>
      </w:r>
      <w:r w:rsidR="00F56A29" w:rsidRPr="0095359C">
        <w:rPr>
          <w:sz w:val="20"/>
          <w:szCs w:val="20"/>
        </w:rPr>
        <w:t>for agents that exceed a certain</w:t>
      </w:r>
      <w:r w:rsidR="00E64317" w:rsidRPr="0095359C">
        <w:rPr>
          <w:sz w:val="20"/>
          <w:szCs w:val="20"/>
        </w:rPr>
        <w:t xml:space="preserve"> threshold for each of the identified metrics. The Analytics team captures records that meet the Outlier thresh</w:t>
      </w:r>
      <w:r w:rsidR="00F56A29" w:rsidRPr="0095359C">
        <w:rPr>
          <w:sz w:val="20"/>
          <w:szCs w:val="20"/>
        </w:rPr>
        <w:t xml:space="preserve">olds </w:t>
      </w:r>
      <w:r w:rsidR="00E64317" w:rsidRPr="0095359C">
        <w:rPr>
          <w:sz w:val="20"/>
          <w:szCs w:val="20"/>
        </w:rPr>
        <w:t xml:space="preserve">and generate </w:t>
      </w:r>
      <w:r w:rsidR="00F56A29" w:rsidRPr="0095359C">
        <w:rPr>
          <w:sz w:val="20"/>
          <w:szCs w:val="20"/>
        </w:rPr>
        <w:t>a</w:t>
      </w:r>
      <w:r w:rsidR="00E64317" w:rsidRPr="0095359C">
        <w:rPr>
          <w:sz w:val="20"/>
          <w:szCs w:val="20"/>
        </w:rPr>
        <w:t xml:space="preserve"> feed. Once the feed is loaded into eCL the Managers </w:t>
      </w:r>
      <w:proofErr w:type="gramStart"/>
      <w:r w:rsidR="00E64317" w:rsidRPr="0095359C">
        <w:rPr>
          <w:sz w:val="20"/>
          <w:szCs w:val="20"/>
        </w:rPr>
        <w:t>have the opportunity to</w:t>
      </w:r>
      <w:proofErr w:type="gramEnd"/>
      <w:r w:rsidR="00E64317" w:rsidRPr="0095359C">
        <w:rPr>
          <w:sz w:val="20"/>
          <w:szCs w:val="20"/>
        </w:rPr>
        <w:t xml:space="preserve"> determine if a Coaching is needed or additional research is needed.</w:t>
      </w:r>
    </w:p>
    <w:p w14:paraId="71CF37DC" w14:textId="77777777" w:rsidR="00C74EEA" w:rsidRPr="0095359C" w:rsidRDefault="00C74EEA" w:rsidP="00C5412A">
      <w:pPr>
        <w:spacing w:after="0"/>
        <w:rPr>
          <w:sz w:val="20"/>
          <w:szCs w:val="20"/>
        </w:rPr>
      </w:pPr>
      <w:r w:rsidRPr="0095359C">
        <w:rPr>
          <w:sz w:val="20"/>
          <w:szCs w:val="20"/>
        </w:rPr>
        <w:t>Source s</w:t>
      </w:r>
      <w:r w:rsidR="00E64317" w:rsidRPr="0095359C">
        <w:rPr>
          <w:sz w:val="20"/>
          <w:szCs w:val="20"/>
        </w:rPr>
        <w:t>ystem: CCO Analytics</w:t>
      </w:r>
    </w:p>
    <w:p w14:paraId="359ED95A" w14:textId="3A64E798" w:rsidR="00E25F26" w:rsidRDefault="00C74EEA" w:rsidP="00E25F26">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Staging location: </w:t>
      </w:r>
      <w:r w:rsidR="009930C9">
        <w:fldChar w:fldCharType="begin"/>
      </w:r>
      <w:r w:rsidR="009930C9">
        <w:instrText xml:space="preserve"> HYPERLINK "file:///\\\\f3420-ecldbp01\\data\\Coaching\\Outliers\\Encrypt_Out\\" </w:instrText>
      </w:r>
      <w:r w:rsidR="009930C9">
        <w:fldChar w:fldCharType="separate"/>
      </w:r>
      <w:r w:rsidR="00E25F26" w:rsidRPr="00700164">
        <w:rPr>
          <w:rStyle w:val="Hyperlink"/>
          <w:sz w:val="20"/>
          <w:szCs w:val="20"/>
        </w:rPr>
        <w:t>\\</w:t>
      </w:r>
      <w:del w:id="125" w:author="Palacherla, Susmitha C" w:date="2021-04-20T08:06:00Z">
        <w:r w:rsidR="00E25F26" w:rsidRPr="00700164" w:rsidDel="00D01B11">
          <w:rPr>
            <w:rStyle w:val="Hyperlink"/>
            <w:sz w:val="20"/>
            <w:szCs w:val="20"/>
          </w:rPr>
          <w:delText>f3420-ecldbp01</w:delText>
        </w:r>
      </w:del>
      <w:ins w:id="126" w:author="Palacherla, Susmitha C" w:date="2021-04-20T08:06:00Z">
        <w:r w:rsidR="00D01B11">
          <w:rPr>
            <w:rStyle w:val="Hyperlink"/>
            <w:sz w:val="20"/>
            <w:szCs w:val="20"/>
          </w:rPr>
          <w:t>UVAAPADSQL50CCO</w:t>
        </w:r>
      </w:ins>
      <w:r w:rsidR="00E25F26" w:rsidRPr="00700164">
        <w:rPr>
          <w:rStyle w:val="Hyperlink"/>
          <w:sz w:val="20"/>
          <w:szCs w:val="20"/>
        </w:rPr>
        <w:t>\data\Coaching\Outliers\Encrypt_Out\</w:t>
      </w:r>
      <w:r w:rsidR="009930C9">
        <w:rPr>
          <w:rStyle w:val="Hyperlink"/>
          <w:sz w:val="20"/>
          <w:szCs w:val="20"/>
        </w:rPr>
        <w:fldChar w:fldCharType="end"/>
      </w:r>
    </w:p>
    <w:p w14:paraId="2A0510DD" w14:textId="77777777" w:rsidR="00E64317" w:rsidRPr="0095359C" w:rsidRDefault="00C74EEA"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File name</w:t>
      </w:r>
      <w:r w:rsidR="00E64317" w:rsidRPr="0095359C">
        <w:rPr>
          <w:sz w:val="20"/>
          <w:szCs w:val="20"/>
        </w:rPr>
        <w:t xml:space="preserve"> eCL_Outliers_Feed_XXX</w:t>
      </w:r>
      <w:r w:rsidR="00F56A29" w:rsidRPr="0095359C">
        <w:rPr>
          <w:sz w:val="20"/>
          <w:szCs w:val="20"/>
        </w:rPr>
        <w:t>yyyymmdd</w:t>
      </w:r>
      <w:r w:rsidR="00E64317" w:rsidRPr="0095359C">
        <w:rPr>
          <w:sz w:val="20"/>
          <w:szCs w:val="20"/>
        </w:rPr>
        <w:t xml:space="preserve">.csv </w:t>
      </w:r>
    </w:p>
    <w:p w14:paraId="1F64A67C" w14:textId="77777777" w:rsidR="00C74EEA" w:rsidRPr="0095359C" w:rsidRDefault="00C74EEA"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Frequency: </w:t>
      </w:r>
      <w:r w:rsidR="00E64317" w:rsidRPr="0095359C">
        <w:rPr>
          <w:sz w:val="20"/>
          <w:szCs w:val="20"/>
        </w:rPr>
        <w:t>N/A No regular schedule. Files are sent at random intervals.</w:t>
      </w:r>
    </w:p>
    <w:p w14:paraId="73539F5D" w14:textId="77777777" w:rsidR="00C74EEA" w:rsidRPr="0095359C" w:rsidRDefault="004A6695"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File arrival time: NA</w:t>
      </w:r>
    </w:p>
    <w:p w14:paraId="6A159517" w14:textId="77777777" w:rsidR="00C74EEA" w:rsidRPr="0095359C" w:rsidRDefault="00C74EEA"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Destination Table: </w:t>
      </w:r>
      <w:r w:rsidR="00E64317" w:rsidRPr="0095359C">
        <w:rPr>
          <w:sz w:val="20"/>
          <w:szCs w:val="20"/>
        </w:rPr>
        <w:t>Coaching_Log and Coaching_Log_Reason</w:t>
      </w:r>
    </w:p>
    <w:p w14:paraId="5905792F" w14:textId="77777777" w:rsidR="00C74EEA" w:rsidRDefault="00C74EEA" w:rsidP="00C74EEA">
      <w:pPr>
        <w:autoSpaceDE w:val="0"/>
        <w:autoSpaceDN w:val="0"/>
        <w:adjustRightInd w:val="0"/>
        <w:spacing w:after="0" w:line="240" w:lineRule="auto"/>
      </w:pPr>
    </w:p>
    <w:p w14:paraId="4206D425" w14:textId="77777777" w:rsidR="006F770C" w:rsidRPr="006F770C" w:rsidRDefault="006F770C" w:rsidP="006F770C"/>
    <w:p w14:paraId="1B0561A4" w14:textId="77777777" w:rsidR="007B5133" w:rsidRPr="0095359C" w:rsidRDefault="007B5133" w:rsidP="0076086A">
      <w:pPr>
        <w:pStyle w:val="Heading2"/>
        <w:numPr>
          <w:ilvl w:val="1"/>
          <w:numId w:val="9"/>
        </w:numPr>
        <w:rPr>
          <w:rFonts w:ascii="Calibri" w:hAnsi="Calibri" w:cs="Times New Roman"/>
          <w:color w:val="auto"/>
          <w:sz w:val="20"/>
          <w:szCs w:val="20"/>
        </w:rPr>
      </w:pPr>
      <w:bookmarkStart w:id="127" w:name="_Toc503949783"/>
      <w:r w:rsidRPr="0095359C">
        <w:rPr>
          <w:rFonts w:ascii="Calibri" w:hAnsi="Calibri" w:cs="Times New Roman"/>
          <w:color w:val="auto"/>
          <w:sz w:val="20"/>
          <w:szCs w:val="20"/>
        </w:rPr>
        <w:t>Module Details</w:t>
      </w:r>
      <w:bookmarkEnd w:id="127"/>
    </w:p>
    <w:p w14:paraId="387F8E05" w14:textId="77777777" w:rsidR="007B5133" w:rsidRPr="0095359C" w:rsidRDefault="007B5133" w:rsidP="0076086A">
      <w:pPr>
        <w:pStyle w:val="Heading3"/>
        <w:numPr>
          <w:ilvl w:val="2"/>
          <w:numId w:val="9"/>
        </w:numPr>
        <w:rPr>
          <w:rFonts w:ascii="Calibri" w:hAnsi="Calibri" w:cs="Times New Roman"/>
          <w:color w:val="auto"/>
          <w:sz w:val="20"/>
          <w:szCs w:val="20"/>
        </w:rPr>
      </w:pPr>
      <w:bookmarkStart w:id="128" w:name="_Toc503949784"/>
      <w:r w:rsidRPr="0095359C">
        <w:rPr>
          <w:rFonts w:ascii="Calibri" w:hAnsi="Calibri" w:cs="Times New Roman"/>
          <w:color w:val="auto"/>
          <w:sz w:val="20"/>
          <w:szCs w:val="20"/>
        </w:rPr>
        <w:t>SQL agent job</w:t>
      </w:r>
      <w:bookmarkEnd w:id="128"/>
    </w:p>
    <w:p w14:paraId="10782D90" w14:textId="4C158D42" w:rsidR="005C5900" w:rsidRPr="0095359C" w:rsidRDefault="005C5900"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Production Instance : </w:t>
      </w:r>
      <w:del w:id="129" w:author="Palacherla, Susmitha C" w:date="2021-04-20T08:06:00Z">
        <w:r w:rsidR="00917A1A" w:rsidDel="00D01B11">
          <w:rPr>
            <w:rFonts w:ascii="Times New Roman" w:hAnsi="Times New Roman"/>
          </w:rPr>
          <w:delText>F3420-ECLDBP01</w:delText>
        </w:r>
      </w:del>
      <w:ins w:id="130" w:author="Palacherla, Susmitha C" w:date="2021-04-20T08:06:00Z">
        <w:r w:rsidR="00D01B11">
          <w:rPr>
            <w:rFonts w:ascii="Times New Roman" w:hAnsi="Times New Roman"/>
          </w:rPr>
          <w:t>UVAAPADSQL50CCO</w:t>
        </w:r>
      </w:ins>
    </w:p>
    <w:p w14:paraId="6D789552" w14:textId="77777777" w:rsidR="005C5900" w:rsidRPr="0095359C" w:rsidRDefault="005C5900"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Production Job:  </w:t>
      </w:r>
      <w:r w:rsidR="00141B19" w:rsidRPr="0095359C">
        <w:rPr>
          <w:sz w:val="20"/>
          <w:szCs w:val="20"/>
        </w:rPr>
        <w:t>Coaching</w:t>
      </w:r>
      <w:r w:rsidR="00F441C0">
        <w:rPr>
          <w:sz w:val="20"/>
          <w:szCs w:val="20"/>
        </w:rPr>
        <w:t>OutlierLoad</w:t>
      </w:r>
    </w:p>
    <w:p w14:paraId="46056AD7" w14:textId="71D8EB0D" w:rsidR="005C5900" w:rsidRPr="0095359C" w:rsidRDefault="005C5900" w:rsidP="00917A1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Production Package: </w:t>
      </w:r>
      <w:r w:rsidR="009930C9">
        <w:fldChar w:fldCharType="begin"/>
      </w:r>
      <w:r w:rsidR="009930C9">
        <w:instrText xml:space="preserve"> HYPERLINK "file:///\\\\VDENSSDBP07\\scorecard-ssis\\Coaching\\Outlier_Coaching.dtsx" </w:instrText>
      </w:r>
      <w:r w:rsidR="009930C9">
        <w:fldChar w:fldCharType="separate"/>
      </w:r>
      <w:r w:rsidR="00917A1A" w:rsidRPr="00917A1A">
        <w:rPr>
          <w:rStyle w:val="Hyperlink"/>
          <w:sz w:val="20"/>
          <w:szCs w:val="20"/>
        </w:rPr>
        <w:t>\\</w:t>
      </w:r>
      <w:del w:id="131" w:author="Palacherla, Susmitha C" w:date="2021-04-20T08:06:00Z">
        <w:r w:rsidR="00917A1A" w:rsidRPr="00917A1A" w:rsidDel="00D01B11">
          <w:rPr>
            <w:rStyle w:val="Hyperlink"/>
            <w:sz w:val="20"/>
            <w:szCs w:val="20"/>
          </w:rPr>
          <w:delText>F3420-ECLDBP01</w:delText>
        </w:r>
      </w:del>
      <w:ins w:id="132" w:author="Palacherla, Susmitha C" w:date="2021-04-20T08:06:00Z">
        <w:r w:rsidR="00D01B11">
          <w:rPr>
            <w:rStyle w:val="Hyperlink"/>
            <w:sz w:val="20"/>
            <w:szCs w:val="20"/>
          </w:rPr>
          <w:t>UVAAPADSQL50CCO</w:t>
        </w:r>
      </w:ins>
      <w:r w:rsidR="00917A1A" w:rsidRPr="00917A1A">
        <w:rPr>
          <w:rStyle w:val="Hyperlink"/>
          <w:sz w:val="20"/>
          <w:szCs w:val="20"/>
        </w:rPr>
        <w:t>\ssis\Coaching\Packages\</w:t>
      </w:r>
      <w:r w:rsidR="00141B19" w:rsidRPr="0095359C">
        <w:rPr>
          <w:rStyle w:val="Hyperlink"/>
          <w:sz w:val="20"/>
          <w:szCs w:val="20"/>
        </w:rPr>
        <w:t>Outlier_Coaching.dtsx</w:t>
      </w:r>
      <w:r w:rsidR="009930C9">
        <w:rPr>
          <w:rStyle w:val="Hyperlink"/>
          <w:sz w:val="20"/>
          <w:szCs w:val="20"/>
        </w:rPr>
        <w:fldChar w:fldCharType="end"/>
      </w:r>
    </w:p>
    <w:p w14:paraId="58E0A447" w14:textId="77777777" w:rsidR="00634B03" w:rsidRPr="0095359C" w:rsidRDefault="00634B03"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Production Config File: </w:t>
      </w:r>
      <w:proofErr w:type="spellStart"/>
      <w:r w:rsidRPr="0095359C">
        <w:rPr>
          <w:sz w:val="20"/>
          <w:szCs w:val="20"/>
        </w:rPr>
        <w:t>Prod_</w:t>
      </w:r>
      <w:r w:rsidR="00141B19" w:rsidRPr="0095359C">
        <w:rPr>
          <w:sz w:val="20"/>
          <w:szCs w:val="20"/>
        </w:rPr>
        <w:t>Outlier_Coaching</w:t>
      </w:r>
      <w:r w:rsidRPr="0095359C">
        <w:rPr>
          <w:sz w:val="20"/>
          <w:szCs w:val="20"/>
        </w:rPr>
        <w:t>.dtsConfig</w:t>
      </w:r>
      <w:proofErr w:type="spellEnd"/>
    </w:p>
    <w:p w14:paraId="3D0B2065" w14:textId="77777777" w:rsidR="00634B03" w:rsidRPr="0095359C" w:rsidRDefault="00634B03"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Owner: </w:t>
      </w:r>
      <w:proofErr w:type="spellStart"/>
      <w:r w:rsidR="00917A1A">
        <w:rPr>
          <w:sz w:val="20"/>
          <w:szCs w:val="20"/>
        </w:rPr>
        <w:t>ecljobowner</w:t>
      </w:r>
      <w:proofErr w:type="spellEnd"/>
    </w:p>
    <w:p w14:paraId="6EE68C0B" w14:textId="1BB9EE78" w:rsidR="00917A1A" w:rsidRPr="00257251" w:rsidRDefault="00634B03" w:rsidP="00917A1A">
      <w:pPr>
        <w:pStyle w:val="ListParagraph"/>
        <w:numPr>
          <w:ilvl w:val="0"/>
          <w:numId w:val="5"/>
        </w:numPr>
        <w:autoSpaceDE w:val="0"/>
        <w:autoSpaceDN w:val="0"/>
        <w:adjustRightInd w:val="0"/>
        <w:spacing w:after="0" w:line="240" w:lineRule="auto"/>
        <w:rPr>
          <w:rFonts w:ascii="Times New Roman" w:hAnsi="Times New Roman"/>
        </w:rPr>
      </w:pPr>
      <w:r w:rsidRPr="0095359C">
        <w:rPr>
          <w:sz w:val="20"/>
          <w:szCs w:val="20"/>
        </w:rPr>
        <w:lastRenderedPageBreak/>
        <w:t xml:space="preserve">Run As: </w:t>
      </w:r>
      <w:proofErr w:type="spellStart"/>
      <w:r w:rsidR="00917A1A" w:rsidRPr="003F421D">
        <w:rPr>
          <w:sz w:val="20"/>
          <w:szCs w:val="20"/>
        </w:rPr>
        <w:t>ECLProxy</w:t>
      </w:r>
      <w:proofErr w:type="spellEnd"/>
      <w:r w:rsidR="00917A1A" w:rsidRPr="003F421D">
        <w:rPr>
          <w:sz w:val="20"/>
          <w:szCs w:val="20"/>
        </w:rPr>
        <w:t xml:space="preserve"> (ECL Credential using application service account </w:t>
      </w:r>
      <w:del w:id="133" w:author="Palacherla, Susmitha C" w:date="2021-04-20T08:06:00Z">
        <w:r w:rsidR="00917A1A" w:rsidRPr="003F421D" w:rsidDel="00D01B11">
          <w:rPr>
            <w:sz w:val="20"/>
            <w:szCs w:val="20"/>
          </w:rPr>
          <w:delText>VNGT\SVC-SQLECLP01</w:delText>
        </w:r>
      </w:del>
      <w:ins w:id="134" w:author="Palacherla, Susmitha C" w:date="2021-04-20T08:06:00Z">
        <w:r w:rsidR="00D01B11">
          <w:rPr>
            <w:sz w:val="20"/>
            <w:szCs w:val="20"/>
          </w:rPr>
          <w:t>AD\SVC-F3420-APPECLP01</w:t>
        </w:r>
      </w:ins>
    </w:p>
    <w:p w14:paraId="1D977B88" w14:textId="77777777" w:rsidR="005C5900" w:rsidRPr="00917A1A" w:rsidRDefault="005C5900">
      <w:pPr>
        <w:pStyle w:val="ListParagraph"/>
        <w:numPr>
          <w:ilvl w:val="0"/>
          <w:numId w:val="5"/>
        </w:numPr>
        <w:autoSpaceDE w:val="0"/>
        <w:autoSpaceDN w:val="0"/>
        <w:adjustRightInd w:val="0"/>
        <w:spacing w:after="0" w:line="240" w:lineRule="auto"/>
        <w:rPr>
          <w:sz w:val="20"/>
          <w:szCs w:val="20"/>
        </w:rPr>
      </w:pPr>
      <w:r w:rsidRPr="00917A1A">
        <w:rPr>
          <w:sz w:val="20"/>
          <w:szCs w:val="20"/>
        </w:rPr>
        <w:t xml:space="preserve">Schedule: Daily  </w:t>
      </w:r>
      <w:r w:rsidR="00F441C0" w:rsidRPr="00917A1A">
        <w:rPr>
          <w:sz w:val="20"/>
          <w:szCs w:val="20"/>
        </w:rPr>
        <w:t>8</w:t>
      </w:r>
      <w:r w:rsidR="004A6695" w:rsidRPr="00917A1A">
        <w:rPr>
          <w:sz w:val="20"/>
          <w:szCs w:val="20"/>
        </w:rPr>
        <w:t xml:space="preserve">:30 </w:t>
      </w:r>
      <w:r w:rsidR="00F441C0" w:rsidRPr="00917A1A">
        <w:rPr>
          <w:sz w:val="20"/>
          <w:szCs w:val="20"/>
        </w:rPr>
        <w:t xml:space="preserve">PM </w:t>
      </w:r>
      <w:r w:rsidR="004A6695" w:rsidRPr="00917A1A">
        <w:rPr>
          <w:sz w:val="20"/>
          <w:szCs w:val="20"/>
        </w:rPr>
        <w:t>EST</w:t>
      </w:r>
      <w:r w:rsidR="00917A1A">
        <w:rPr>
          <w:sz w:val="20"/>
          <w:szCs w:val="20"/>
        </w:rPr>
        <w:t xml:space="preserve"> daily</w:t>
      </w:r>
      <w:r w:rsidR="004A6695" w:rsidRPr="00917A1A">
        <w:rPr>
          <w:sz w:val="20"/>
          <w:szCs w:val="20"/>
        </w:rPr>
        <w:t xml:space="preserve"> IF Files exist to be loaded</w:t>
      </w:r>
    </w:p>
    <w:p w14:paraId="576ADBDC" w14:textId="77777777" w:rsidR="005C5900" w:rsidRPr="0095359C" w:rsidRDefault="005C5900"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Destination File Location: N/A</w:t>
      </w:r>
    </w:p>
    <w:p w14:paraId="39815D64" w14:textId="77777777" w:rsidR="00E42C88" w:rsidRPr="005C5900" w:rsidRDefault="00E42C88" w:rsidP="00E42C88">
      <w:pPr>
        <w:autoSpaceDE w:val="0"/>
        <w:autoSpaceDN w:val="0"/>
        <w:adjustRightInd w:val="0"/>
        <w:spacing w:after="0" w:line="240" w:lineRule="auto"/>
      </w:pPr>
    </w:p>
    <w:p w14:paraId="32E89055" w14:textId="77777777" w:rsidR="007B5133" w:rsidRPr="0095359C" w:rsidRDefault="007B5133" w:rsidP="0076086A">
      <w:pPr>
        <w:pStyle w:val="Heading3"/>
        <w:numPr>
          <w:ilvl w:val="2"/>
          <w:numId w:val="9"/>
        </w:numPr>
        <w:rPr>
          <w:rFonts w:asciiTheme="minorHAnsi" w:hAnsiTheme="minorHAnsi" w:cs="Times New Roman"/>
          <w:color w:val="auto"/>
          <w:sz w:val="20"/>
          <w:szCs w:val="20"/>
        </w:rPr>
      </w:pPr>
      <w:bookmarkStart w:id="135" w:name="_Toc503949785"/>
      <w:r w:rsidRPr="0095359C">
        <w:rPr>
          <w:rFonts w:asciiTheme="minorHAnsi" w:hAnsiTheme="minorHAnsi" w:cs="Times New Roman"/>
          <w:color w:val="auto"/>
          <w:sz w:val="20"/>
          <w:szCs w:val="20"/>
        </w:rPr>
        <w:t>SSIS Package</w:t>
      </w:r>
      <w:bookmarkEnd w:id="135"/>
    </w:p>
    <w:p w14:paraId="1EF5DFE7" w14:textId="77777777" w:rsidR="00E527C0" w:rsidRPr="0095359C" w:rsidRDefault="00E527C0" w:rsidP="00E527C0">
      <w:pPr>
        <w:pStyle w:val="ListParagraph"/>
        <w:widowControl w:val="0"/>
        <w:numPr>
          <w:ilvl w:val="1"/>
          <w:numId w:val="6"/>
        </w:numPr>
        <w:autoSpaceDE w:val="0"/>
        <w:autoSpaceDN w:val="0"/>
        <w:adjustRightInd w:val="0"/>
        <w:spacing w:after="0" w:line="240" w:lineRule="auto"/>
        <w:rPr>
          <w:rFonts w:asciiTheme="minorHAnsi" w:hAnsiTheme="minorHAnsi" w:cs="Arial"/>
          <w:b/>
          <w:vanish/>
          <w:sz w:val="20"/>
          <w:szCs w:val="20"/>
        </w:rPr>
      </w:pPr>
    </w:p>
    <w:p w14:paraId="599B5E48" w14:textId="77777777" w:rsidR="00E527C0" w:rsidRPr="0095359C" w:rsidRDefault="00E527C0" w:rsidP="00E527C0">
      <w:pPr>
        <w:pStyle w:val="ListParagraph"/>
        <w:widowControl w:val="0"/>
        <w:numPr>
          <w:ilvl w:val="1"/>
          <w:numId w:val="6"/>
        </w:numPr>
        <w:autoSpaceDE w:val="0"/>
        <w:autoSpaceDN w:val="0"/>
        <w:adjustRightInd w:val="0"/>
        <w:spacing w:after="0" w:line="240" w:lineRule="auto"/>
        <w:rPr>
          <w:rFonts w:asciiTheme="minorHAnsi" w:hAnsiTheme="minorHAnsi" w:cs="Arial"/>
          <w:b/>
          <w:vanish/>
          <w:sz w:val="20"/>
          <w:szCs w:val="20"/>
        </w:rPr>
      </w:pPr>
    </w:p>
    <w:p w14:paraId="387CE74B" w14:textId="77777777" w:rsidR="00E527C0" w:rsidRPr="0095359C" w:rsidRDefault="00E527C0" w:rsidP="00E527C0">
      <w:pPr>
        <w:pStyle w:val="ListParagraph"/>
        <w:widowControl w:val="0"/>
        <w:numPr>
          <w:ilvl w:val="2"/>
          <w:numId w:val="6"/>
        </w:numPr>
        <w:autoSpaceDE w:val="0"/>
        <w:autoSpaceDN w:val="0"/>
        <w:adjustRightInd w:val="0"/>
        <w:spacing w:after="0" w:line="240" w:lineRule="auto"/>
        <w:rPr>
          <w:rFonts w:asciiTheme="minorHAnsi" w:hAnsiTheme="minorHAnsi" w:cs="Arial"/>
          <w:b/>
          <w:vanish/>
          <w:sz w:val="20"/>
          <w:szCs w:val="20"/>
        </w:rPr>
      </w:pPr>
    </w:p>
    <w:p w14:paraId="2AC1FABE" w14:textId="77777777" w:rsidR="00E527C0" w:rsidRPr="0095359C" w:rsidRDefault="00E527C0" w:rsidP="00E527C0">
      <w:pPr>
        <w:pStyle w:val="ListParagraph"/>
        <w:widowControl w:val="0"/>
        <w:numPr>
          <w:ilvl w:val="2"/>
          <w:numId w:val="6"/>
        </w:numPr>
        <w:autoSpaceDE w:val="0"/>
        <w:autoSpaceDN w:val="0"/>
        <w:adjustRightInd w:val="0"/>
        <w:spacing w:after="0" w:line="240" w:lineRule="auto"/>
        <w:rPr>
          <w:rFonts w:asciiTheme="minorHAnsi" w:hAnsiTheme="minorHAnsi" w:cs="Arial"/>
          <w:b/>
          <w:vanish/>
          <w:sz w:val="20"/>
          <w:szCs w:val="20"/>
        </w:rPr>
      </w:pPr>
    </w:p>
    <w:p w14:paraId="6EBD2456" w14:textId="77777777" w:rsidR="00E654C3" w:rsidRPr="0095359C" w:rsidRDefault="00E654C3" w:rsidP="00E527C0">
      <w:pPr>
        <w:pStyle w:val="ListParagraph"/>
        <w:widowControl w:val="0"/>
        <w:numPr>
          <w:ilvl w:val="3"/>
          <w:numId w:val="6"/>
        </w:numPr>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Variables</w:t>
      </w:r>
    </w:p>
    <w:tbl>
      <w:tblPr>
        <w:tblStyle w:val="TableGrid"/>
        <w:tblW w:w="0" w:type="auto"/>
        <w:tblLook w:val="04A0" w:firstRow="1" w:lastRow="0" w:firstColumn="1" w:lastColumn="0" w:noHBand="0" w:noVBand="1"/>
      </w:tblPr>
      <w:tblGrid>
        <w:gridCol w:w="1831"/>
        <w:gridCol w:w="1434"/>
        <w:gridCol w:w="904"/>
        <w:gridCol w:w="5407"/>
      </w:tblGrid>
      <w:tr w:rsidR="00E42C88" w:rsidRPr="0095359C" w14:paraId="7D3FDD88" w14:textId="77777777" w:rsidTr="00E25F26">
        <w:tc>
          <w:tcPr>
            <w:tcW w:w="2031" w:type="dxa"/>
          </w:tcPr>
          <w:p w14:paraId="6927E4DC"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Name</w:t>
            </w:r>
          </w:p>
        </w:tc>
        <w:tc>
          <w:tcPr>
            <w:tcW w:w="2309" w:type="dxa"/>
          </w:tcPr>
          <w:p w14:paraId="3A83C23C"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 xml:space="preserve">Scope </w:t>
            </w:r>
          </w:p>
        </w:tc>
        <w:tc>
          <w:tcPr>
            <w:tcW w:w="932" w:type="dxa"/>
          </w:tcPr>
          <w:p w14:paraId="6BBF4A5E"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b/>
                <w:sz w:val="20"/>
                <w:szCs w:val="20"/>
              </w:rPr>
            </w:pPr>
            <w:proofErr w:type="spellStart"/>
            <w:r w:rsidRPr="0095359C">
              <w:rPr>
                <w:rFonts w:asciiTheme="minorHAnsi" w:hAnsiTheme="minorHAnsi" w:cs="Arial"/>
                <w:b/>
                <w:sz w:val="20"/>
                <w:szCs w:val="20"/>
              </w:rPr>
              <w:t>DataType</w:t>
            </w:r>
            <w:proofErr w:type="spellEnd"/>
          </w:p>
        </w:tc>
        <w:tc>
          <w:tcPr>
            <w:tcW w:w="4304" w:type="dxa"/>
          </w:tcPr>
          <w:p w14:paraId="2494D86F"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Value</w:t>
            </w:r>
          </w:p>
        </w:tc>
      </w:tr>
      <w:tr w:rsidR="00E25F26" w:rsidRPr="0095359C" w14:paraId="7EC8EA24" w14:textId="77777777" w:rsidTr="00E25F26">
        <w:trPr>
          <w:trHeight w:val="368"/>
        </w:trPr>
        <w:tc>
          <w:tcPr>
            <w:tcW w:w="2031" w:type="dxa"/>
          </w:tcPr>
          <w:p w14:paraId="1622A7FD" w14:textId="77777777"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proofErr w:type="spellStart"/>
            <w:r>
              <w:rPr>
                <w:rFonts w:ascii="Times New Roman" w:hAnsi="Times New Roman"/>
                <w:sz w:val="20"/>
                <w:szCs w:val="20"/>
              </w:rPr>
              <w:t>DecryptedOut</w:t>
            </w:r>
            <w:r w:rsidRPr="00CA5EB0">
              <w:rPr>
                <w:rFonts w:ascii="Times New Roman" w:hAnsi="Times New Roman"/>
                <w:sz w:val="20"/>
                <w:szCs w:val="20"/>
              </w:rPr>
              <w:t>Path</w:t>
            </w:r>
            <w:proofErr w:type="spellEnd"/>
          </w:p>
        </w:tc>
        <w:tc>
          <w:tcPr>
            <w:tcW w:w="2309" w:type="dxa"/>
          </w:tcPr>
          <w:p w14:paraId="4A9358DF" w14:textId="77777777"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proofErr w:type="spellStart"/>
            <w:r w:rsidRPr="00E9648D">
              <w:rPr>
                <w:rFonts w:asciiTheme="minorHAnsi" w:hAnsiTheme="minorHAnsi" w:cs="Arial"/>
                <w:sz w:val="20"/>
                <w:szCs w:val="20"/>
              </w:rPr>
              <w:t>Outlier_Coaching</w:t>
            </w:r>
            <w:proofErr w:type="spellEnd"/>
          </w:p>
        </w:tc>
        <w:tc>
          <w:tcPr>
            <w:tcW w:w="932" w:type="dxa"/>
          </w:tcPr>
          <w:p w14:paraId="11C53330" w14:textId="77777777"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r w:rsidRPr="00CA5EB0">
              <w:rPr>
                <w:rFonts w:ascii="Times New Roman" w:hAnsi="Times New Roman"/>
                <w:sz w:val="20"/>
                <w:szCs w:val="20"/>
              </w:rPr>
              <w:t>String</w:t>
            </w:r>
          </w:p>
        </w:tc>
        <w:tc>
          <w:tcPr>
            <w:tcW w:w="4304" w:type="dxa"/>
          </w:tcPr>
          <w:p w14:paraId="5549798D" w14:textId="29BE35E7"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r w:rsidRPr="007362D2">
              <w:rPr>
                <w:rFonts w:ascii="Times New Roman" w:hAnsi="Times New Roman"/>
                <w:sz w:val="20"/>
                <w:szCs w:val="20"/>
              </w:rPr>
              <w:t>\\</w:t>
            </w:r>
            <w:del w:id="136" w:author="Palacherla, Susmitha C" w:date="2021-04-20T08:06:00Z">
              <w:r w:rsidRPr="007362D2" w:rsidDel="00D01B11">
                <w:rPr>
                  <w:rFonts w:ascii="Times New Roman" w:hAnsi="Times New Roman"/>
                  <w:sz w:val="20"/>
                  <w:szCs w:val="20"/>
                </w:rPr>
                <w:delText>f3420-ecldb</w:delText>
              </w:r>
              <w:r w:rsidDel="00D01B11">
                <w:rPr>
                  <w:rFonts w:ascii="Times New Roman" w:hAnsi="Times New Roman"/>
                  <w:sz w:val="20"/>
                  <w:szCs w:val="20"/>
                </w:rPr>
                <w:delText>p</w:delText>
              </w:r>
              <w:r w:rsidRPr="007362D2" w:rsidDel="00D01B11">
                <w:rPr>
                  <w:rFonts w:ascii="Times New Roman" w:hAnsi="Times New Roman"/>
                  <w:sz w:val="20"/>
                  <w:szCs w:val="20"/>
                </w:rPr>
                <w:delText>01</w:delText>
              </w:r>
            </w:del>
            <w:ins w:id="137" w:author="Palacherla, Susmitha C" w:date="2021-04-20T08:06:00Z">
              <w:r w:rsidR="00D01B11">
                <w:rPr>
                  <w:rFonts w:ascii="Times New Roman" w:hAnsi="Times New Roman"/>
                  <w:sz w:val="20"/>
                  <w:szCs w:val="20"/>
                </w:rPr>
                <w:t>UVAAPADSQL50CCO</w:t>
              </w:r>
            </w:ins>
            <w:r w:rsidRPr="007362D2">
              <w:rPr>
                <w:rFonts w:ascii="Times New Roman" w:hAnsi="Times New Roman"/>
                <w:sz w:val="20"/>
                <w:szCs w:val="20"/>
              </w:rPr>
              <w:t>\data\coaching\</w:t>
            </w:r>
            <w:r>
              <w:rPr>
                <w:rFonts w:ascii="Times New Roman" w:hAnsi="Times New Roman"/>
                <w:sz w:val="20"/>
                <w:szCs w:val="20"/>
              </w:rPr>
              <w:t>OUTLIERS</w:t>
            </w:r>
            <w:r w:rsidRPr="007362D2">
              <w:rPr>
                <w:rFonts w:ascii="Times New Roman" w:hAnsi="Times New Roman"/>
                <w:sz w:val="20"/>
                <w:szCs w:val="20"/>
              </w:rPr>
              <w:t>\Decrypt_out\</w:t>
            </w:r>
          </w:p>
        </w:tc>
      </w:tr>
      <w:tr w:rsidR="00E25F26" w:rsidRPr="0095359C" w14:paraId="2292084E" w14:textId="77777777" w:rsidTr="00E25F26">
        <w:trPr>
          <w:trHeight w:val="368"/>
        </w:trPr>
        <w:tc>
          <w:tcPr>
            <w:tcW w:w="2031" w:type="dxa"/>
          </w:tcPr>
          <w:p w14:paraId="7CCB51B3" w14:textId="77777777"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proofErr w:type="spellStart"/>
            <w:r>
              <w:rPr>
                <w:rFonts w:ascii="Times New Roman" w:hAnsi="Times New Roman"/>
                <w:sz w:val="20"/>
                <w:szCs w:val="20"/>
              </w:rPr>
              <w:t>DecryptIn</w:t>
            </w:r>
            <w:r w:rsidRPr="00CA5EB0">
              <w:rPr>
                <w:rFonts w:ascii="Times New Roman" w:hAnsi="Times New Roman"/>
                <w:sz w:val="20"/>
                <w:szCs w:val="20"/>
              </w:rPr>
              <w:t>Path</w:t>
            </w:r>
            <w:proofErr w:type="spellEnd"/>
          </w:p>
        </w:tc>
        <w:tc>
          <w:tcPr>
            <w:tcW w:w="2309" w:type="dxa"/>
          </w:tcPr>
          <w:p w14:paraId="1F0A2C27" w14:textId="77777777" w:rsidR="00E25F26" w:rsidRPr="0095359C" w:rsidRDefault="00E25F26" w:rsidP="00E25F26">
            <w:pPr>
              <w:rPr>
                <w:rFonts w:asciiTheme="minorHAnsi" w:hAnsiTheme="minorHAnsi"/>
                <w:sz w:val="20"/>
                <w:szCs w:val="20"/>
              </w:rPr>
            </w:pPr>
            <w:proofErr w:type="spellStart"/>
            <w:r w:rsidRPr="00E9648D">
              <w:rPr>
                <w:rFonts w:asciiTheme="minorHAnsi" w:hAnsiTheme="minorHAnsi" w:cs="Arial"/>
                <w:sz w:val="20"/>
                <w:szCs w:val="20"/>
              </w:rPr>
              <w:t>Outlier_Coaching</w:t>
            </w:r>
            <w:proofErr w:type="spellEnd"/>
          </w:p>
        </w:tc>
        <w:tc>
          <w:tcPr>
            <w:tcW w:w="932" w:type="dxa"/>
          </w:tcPr>
          <w:p w14:paraId="644C8BD6" w14:textId="77777777" w:rsidR="00E25F26" w:rsidRPr="0095359C" w:rsidRDefault="00E25F26" w:rsidP="00E25F26">
            <w:pPr>
              <w:rPr>
                <w:rFonts w:asciiTheme="minorHAnsi" w:hAnsiTheme="minorHAnsi"/>
                <w:sz w:val="20"/>
                <w:szCs w:val="20"/>
              </w:rPr>
            </w:pPr>
            <w:r w:rsidRPr="00CA5EB0">
              <w:rPr>
                <w:rFonts w:ascii="Times New Roman" w:hAnsi="Times New Roman"/>
                <w:sz w:val="20"/>
                <w:szCs w:val="20"/>
              </w:rPr>
              <w:t>String</w:t>
            </w:r>
          </w:p>
        </w:tc>
        <w:tc>
          <w:tcPr>
            <w:tcW w:w="4304" w:type="dxa"/>
          </w:tcPr>
          <w:p w14:paraId="679D8F5E" w14:textId="0126B337"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r w:rsidRPr="007362D2">
              <w:rPr>
                <w:rFonts w:ascii="Times New Roman" w:hAnsi="Times New Roman"/>
                <w:sz w:val="20"/>
                <w:szCs w:val="20"/>
              </w:rPr>
              <w:t>\\</w:t>
            </w:r>
            <w:del w:id="138" w:author="Palacherla, Susmitha C" w:date="2021-04-20T08:06:00Z">
              <w:r w:rsidRPr="007362D2" w:rsidDel="00D01B11">
                <w:rPr>
                  <w:rFonts w:ascii="Times New Roman" w:hAnsi="Times New Roman"/>
                  <w:sz w:val="20"/>
                  <w:szCs w:val="20"/>
                </w:rPr>
                <w:delText>f3420-ecldb</w:delText>
              </w:r>
              <w:r w:rsidDel="00D01B11">
                <w:rPr>
                  <w:rFonts w:ascii="Times New Roman" w:hAnsi="Times New Roman"/>
                  <w:sz w:val="20"/>
                  <w:szCs w:val="20"/>
                </w:rPr>
                <w:delText>p01</w:delText>
              </w:r>
            </w:del>
            <w:ins w:id="139" w:author="Palacherla, Susmitha C" w:date="2021-04-20T08:06:00Z">
              <w:r w:rsidR="00D01B11">
                <w:rPr>
                  <w:rFonts w:ascii="Times New Roman" w:hAnsi="Times New Roman"/>
                  <w:sz w:val="20"/>
                  <w:szCs w:val="20"/>
                </w:rPr>
                <w:t>UVAAPADSQL50CCO</w:t>
              </w:r>
            </w:ins>
            <w:r>
              <w:rPr>
                <w:rFonts w:ascii="Times New Roman" w:hAnsi="Times New Roman"/>
                <w:sz w:val="20"/>
                <w:szCs w:val="20"/>
              </w:rPr>
              <w:t>\data\coaching\OUTLIERS\Decrypt_in</w:t>
            </w:r>
            <w:r w:rsidRPr="007362D2">
              <w:rPr>
                <w:rFonts w:ascii="Times New Roman" w:hAnsi="Times New Roman"/>
                <w:sz w:val="20"/>
                <w:szCs w:val="20"/>
              </w:rPr>
              <w:t>\</w:t>
            </w:r>
          </w:p>
        </w:tc>
      </w:tr>
      <w:tr w:rsidR="00E25F26" w:rsidRPr="0095359C" w14:paraId="5D06CC60" w14:textId="77777777" w:rsidTr="00E25F26">
        <w:trPr>
          <w:trHeight w:val="368"/>
        </w:trPr>
        <w:tc>
          <w:tcPr>
            <w:tcW w:w="2031" w:type="dxa"/>
          </w:tcPr>
          <w:p w14:paraId="5755552D" w14:textId="77777777"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proofErr w:type="spellStart"/>
            <w:r>
              <w:rPr>
                <w:rFonts w:ascii="Times New Roman" w:hAnsi="Times New Roman"/>
                <w:sz w:val="20"/>
                <w:szCs w:val="20"/>
              </w:rPr>
              <w:t>EncryptedBackupPath</w:t>
            </w:r>
            <w:proofErr w:type="spellEnd"/>
          </w:p>
        </w:tc>
        <w:tc>
          <w:tcPr>
            <w:tcW w:w="2309" w:type="dxa"/>
          </w:tcPr>
          <w:p w14:paraId="7FB18C11" w14:textId="77777777" w:rsidR="00E25F26" w:rsidRPr="0095359C" w:rsidRDefault="00E25F26" w:rsidP="00E25F26">
            <w:pPr>
              <w:rPr>
                <w:rFonts w:asciiTheme="minorHAnsi" w:hAnsiTheme="minorHAnsi"/>
                <w:sz w:val="20"/>
                <w:szCs w:val="20"/>
              </w:rPr>
            </w:pPr>
            <w:proofErr w:type="spellStart"/>
            <w:r w:rsidRPr="00E9648D">
              <w:rPr>
                <w:rFonts w:asciiTheme="minorHAnsi" w:hAnsiTheme="minorHAnsi" w:cs="Arial"/>
                <w:sz w:val="20"/>
                <w:szCs w:val="20"/>
              </w:rPr>
              <w:t>Outlier_Coaching</w:t>
            </w:r>
            <w:proofErr w:type="spellEnd"/>
          </w:p>
        </w:tc>
        <w:tc>
          <w:tcPr>
            <w:tcW w:w="932" w:type="dxa"/>
          </w:tcPr>
          <w:p w14:paraId="59575785" w14:textId="77777777" w:rsidR="00E25F26" w:rsidRPr="0095359C" w:rsidRDefault="00E25F26" w:rsidP="00E25F26">
            <w:pPr>
              <w:rPr>
                <w:rFonts w:asciiTheme="minorHAnsi" w:hAnsiTheme="minorHAnsi"/>
                <w:sz w:val="20"/>
                <w:szCs w:val="20"/>
              </w:rPr>
            </w:pPr>
            <w:r w:rsidRPr="00CA5EB0">
              <w:rPr>
                <w:rFonts w:ascii="Times New Roman" w:hAnsi="Times New Roman"/>
                <w:sz w:val="20"/>
                <w:szCs w:val="20"/>
              </w:rPr>
              <w:t>String</w:t>
            </w:r>
          </w:p>
        </w:tc>
        <w:tc>
          <w:tcPr>
            <w:tcW w:w="4304" w:type="dxa"/>
          </w:tcPr>
          <w:p w14:paraId="06C5602A" w14:textId="44B605B8"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r w:rsidRPr="005E52B7">
              <w:rPr>
                <w:rFonts w:ascii="Times New Roman" w:hAnsi="Times New Roman"/>
                <w:sz w:val="20"/>
                <w:szCs w:val="20"/>
              </w:rPr>
              <w:t>\\</w:t>
            </w:r>
            <w:del w:id="140" w:author="Palacherla, Susmitha C" w:date="2021-04-20T08:06:00Z">
              <w:r w:rsidRPr="005E52B7" w:rsidDel="00D01B11">
                <w:rPr>
                  <w:rFonts w:ascii="Times New Roman" w:hAnsi="Times New Roman"/>
                  <w:sz w:val="20"/>
                  <w:szCs w:val="20"/>
                </w:rPr>
                <w:delText>f3420-ecldb</w:delText>
              </w:r>
              <w:r w:rsidDel="00D01B11">
                <w:rPr>
                  <w:rFonts w:ascii="Times New Roman" w:hAnsi="Times New Roman"/>
                  <w:sz w:val="20"/>
                  <w:szCs w:val="20"/>
                </w:rPr>
                <w:delText>p</w:delText>
              </w:r>
              <w:r w:rsidRPr="005E52B7" w:rsidDel="00D01B11">
                <w:rPr>
                  <w:rFonts w:ascii="Times New Roman" w:hAnsi="Times New Roman"/>
                  <w:sz w:val="20"/>
                  <w:szCs w:val="20"/>
                </w:rPr>
                <w:delText>01</w:delText>
              </w:r>
            </w:del>
            <w:ins w:id="141" w:author="Palacherla, Susmitha C" w:date="2021-04-20T08:06:00Z">
              <w:r w:rsidR="00D01B11">
                <w:rPr>
                  <w:rFonts w:ascii="Times New Roman" w:hAnsi="Times New Roman"/>
                  <w:sz w:val="20"/>
                  <w:szCs w:val="20"/>
                </w:rPr>
                <w:t>UVAAPADSQL50CCO</w:t>
              </w:r>
            </w:ins>
            <w:r w:rsidRPr="005E52B7">
              <w:rPr>
                <w:rFonts w:ascii="Times New Roman" w:hAnsi="Times New Roman"/>
                <w:sz w:val="20"/>
                <w:szCs w:val="20"/>
              </w:rPr>
              <w:t>\data\coaching\</w:t>
            </w:r>
            <w:r>
              <w:rPr>
                <w:rFonts w:ascii="Times New Roman" w:hAnsi="Times New Roman"/>
                <w:sz w:val="20"/>
                <w:szCs w:val="20"/>
              </w:rPr>
              <w:t>OUTLIERS</w:t>
            </w:r>
            <w:r w:rsidRPr="005E52B7">
              <w:rPr>
                <w:rFonts w:ascii="Times New Roman" w:hAnsi="Times New Roman"/>
                <w:sz w:val="20"/>
                <w:szCs w:val="20"/>
              </w:rPr>
              <w:t>\Backups\</w:t>
            </w:r>
          </w:p>
        </w:tc>
      </w:tr>
      <w:tr w:rsidR="00E25F26" w:rsidRPr="0095359C" w14:paraId="5E3430F9" w14:textId="77777777" w:rsidTr="00E25F26">
        <w:trPr>
          <w:trHeight w:val="368"/>
        </w:trPr>
        <w:tc>
          <w:tcPr>
            <w:tcW w:w="2031" w:type="dxa"/>
          </w:tcPr>
          <w:p w14:paraId="68DB63A7" w14:textId="77777777" w:rsidR="00E25F26" w:rsidRPr="0095359C" w:rsidDel="00E25F26" w:rsidRDefault="00E25F26" w:rsidP="00E25F26">
            <w:pPr>
              <w:widowControl w:val="0"/>
              <w:autoSpaceDE w:val="0"/>
              <w:autoSpaceDN w:val="0"/>
              <w:adjustRightInd w:val="0"/>
              <w:spacing w:after="0" w:line="240" w:lineRule="auto"/>
              <w:rPr>
                <w:rFonts w:asciiTheme="minorHAnsi" w:hAnsiTheme="minorHAnsi" w:cs="Arial"/>
                <w:sz w:val="20"/>
                <w:szCs w:val="20"/>
              </w:rPr>
            </w:pPr>
            <w:proofErr w:type="spellStart"/>
            <w:r>
              <w:rPr>
                <w:rFonts w:ascii="Times New Roman" w:hAnsi="Times New Roman"/>
                <w:sz w:val="20"/>
                <w:szCs w:val="20"/>
              </w:rPr>
              <w:t>EncryptedOutPath</w:t>
            </w:r>
            <w:proofErr w:type="spellEnd"/>
          </w:p>
        </w:tc>
        <w:tc>
          <w:tcPr>
            <w:tcW w:w="2309" w:type="dxa"/>
          </w:tcPr>
          <w:p w14:paraId="438AE345" w14:textId="77777777" w:rsidR="00E25F26" w:rsidRPr="0095359C" w:rsidDel="00E25F26" w:rsidRDefault="00E25F26" w:rsidP="00E25F26">
            <w:pPr>
              <w:rPr>
                <w:rFonts w:asciiTheme="minorHAnsi" w:hAnsiTheme="minorHAnsi" w:cs="Arial"/>
                <w:sz w:val="20"/>
                <w:szCs w:val="20"/>
              </w:rPr>
            </w:pPr>
            <w:proofErr w:type="spellStart"/>
            <w:r w:rsidRPr="00E9648D">
              <w:rPr>
                <w:rFonts w:asciiTheme="minorHAnsi" w:hAnsiTheme="minorHAnsi" w:cs="Arial"/>
                <w:sz w:val="20"/>
                <w:szCs w:val="20"/>
              </w:rPr>
              <w:t>Outlier_Coaching</w:t>
            </w:r>
            <w:proofErr w:type="spellEnd"/>
          </w:p>
        </w:tc>
        <w:tc>
          <w:tcPr>
            <w:tcW w:w="932" w:type="dxa"/>
          </w:tcPr>
          <w:p w14:paraId="423DB398" w14:textId="77777777" w:rsidR="00E25F26" w:rsidRPr="0095359C" w:rsidDel="00E25F26" w:rsidRDefault="00E25F26" w:rsidP="00E25F26">
            <w:pPr>
              <w:rPr>
                <w:rFonts w:asciiTheme="minorHAnsi" w:hAnsiTheme="minorHAnsi" w:cs="Arial"/>
                <w:sz w:val="20"/>
                <w:szCs w:val="20"/>
              </w:rPr>
            </w:pPr>
            <w:r w:rsidRPr="00CA5EB0">
              <w:rPr>
                <w:rFonts w:ascii="Times New Roman" w:hAnsi="Times New Roman"/>
                <w:sz w:val="20"/>
                <w:szCs w:val="20"/>
              </w:rPr>
              <w:t>String</w:t>
            </w:r>
          </w:p>
        </w:tc>
        <w:tc>
          <w:tcPr>
            <w:tcW w:w="4304" w:type="dxa"/>
          </w:tcPr>
          <w:p w14:paraId="541FACC7" w14:textId="16063B4A" w:rsidR="00E25F26" w:rsidRPr="0095359C" w:rsidDel="00E25F26" w:rsidRDefault="00E25F26" w:rsidP="00E25F26">
            <w:pPr>
              <w:widowControl w:val="0"/>
              <w:autoSpaceDE w:val="0"/>
              <w:autoSpaceDN w:val="0"/>
              <w:adjustRightInd w:val="0"/>
              <w:spacing w:after="0" w:line="240" w:lineRule="auto"/>
              <w:rPr>
                <w:rFonts w:asciiTheme="minorHAnsi" w:hAnsiTheme="minorHAnsi" w:cs="Arial"/>
                <w:sz w:val="20"/>
                <w:szCs w:val="20"/>
              </w:rPr>
            </w:pPr>
            <w:r w:rsidRPr="005E52B7">
              <w:rPr>
                <w:rFonts w:ascii="Times New Roman" w:hAnsi="Times New Roman"/>
                <w:sz w:val="20"/>
                <w:szCs w:val="20"/>
              </w:rPr>
              <w:t>\\</w:t>
            </w:r>
            <w:del w:id="142" w:author="Palacherla, Susmitha C" w:date="2021-04-20T08:06:00Z">
              <w:r w:rsidRPr="005E52B7" w:rsidDel="00D01B11">
                <w:rPr>
                  <w:rFonts w:ascii="Times New Roman" w:hAnsi="Times New Roman"/>
                  <w:sz w:val="20"/>
                  <w:szCs w:val="20"/>
                </w:rPr>
                <w:delText>f3420-ecldb</w:delText>
              </w:r>
              <w:r w:rsidDel="00D01B11">
                <w:rPr>
                  <w:rFonts w:ascii="Times New Roman" w:hAnsi="Times New Roman"/>
                  <w:sz w:val="20"/>
                  <w:szCs w:val="20"/>
                </w:rPr>
                <w:delText>p</w:delText>
              </w:r>
              <w:r w:rsidRPr="005E52B7" w:rsidDel="00D01B11">
                <w:rPr>
                  <w:rFonts w:ascii="Times New Roman" w:hAnsi="Times New Roman"/>
                  <w:sz w:val="20"/>
                  <w:szCs w:val="20"/>
                </w:rPr>
                <w:delText>01</w:delText>
              </w:r>
            </w:del>
            <w:ins w:id="143" w:author="Palacherla, Susmitha C" w:date="2021-04-20T08:06:00Z">
              <w:r w:rsidR="00D01B11">
                <w:rPr>
                  <w:rFonts w:ascii="Times New Roman" w:hAnsi="Times New Roman"/>
                  <w:sz w:val="20"/>
                  <w:szCs w:val="20"/>
                </w:rPr>
                <w:t>UVAAPADSQL50CCO</w:t>
              </w:r>
            </w:ins>
            <w:r w:rsidRPr="005E52B7">
              <w:rPr>
                <w:rFonts w:ascii="Times New Roman" w:hAnsi="Times New Roman"/>
                <w:sz w:val="20"/>
                <w:szCs w:val="20"/>
              </w:rPr>
              <w:t>\data\coaching\</w:t>
            </w:r>
            <w:r>
              <w:rPr>
                <w:rFonts w:ascii="Times New Roman" w:hAnsi="Times New Roman"/>
                <w:sz w:val="20"/>
                <w:szCs w:val="20"/>
              </w:rPr>
              <w:t>OUTLIERS</w:t>
            </w:r>
            <w:r w:rsidRPr="005E52B7">
              <w:rPr>
                <w:rFonts w:ascii="Times New Roman" w:hAnsi="Times New Roman"/>
                <w:sz w:val="20"/>
                <w:szCs w:val="20"/>
              </w:rPr>
              <w:t>\Encrypt_out\</w:t>
            </w:r>
          </w:p>
        </w:tc>
      </w:tr>
      <w:tr w:rsidR="00E25F26" w:rsidRPr="0095359C" w14:paraId="295CEB71" w14:textId="77777777" w:rsidTr="00E25F26">
        <w:trPr>
          <w:trHeight w:val="368"/>
        </w:trPr>
        <w:tc>
          <w:tcPr>
            <w:tcW w:w="2031" w:type="dxa"/>
          </w:tcPr>
          <w:p w14:paraId="1347A2C4" w14:textId="77777777" w:rsidR="00E25F26" w:rsidRPr="0095359C" w:rsidDel="00E25F26" w:rsidRDefault="00E25F26" w:rsidP="00E25F26">
            <w:pPr>
              <w:widowControl w:val="0"/>
              <w:autoSpaceDE w:val="0"/>
              <w:autoSpaceDN w:val="0"/>
              <w:adjustRightInd w:val="0"/>
              <w:spacing w:after="0" w:line="240" w:lineRule="auto"/>
              <w:rPr>
                <w:rFonts w:asciiTheme="minorHAnsi" w:hAnsiTheme="minorHAnsi" w:cs="Arial"/>
                <w:sz w:val="20"/>
                <w:szCs w:val="20"/>
              </w:rPr>
            </w:pPr>
            <w:proofErr w:type="spellStart"/>
            <w:r>
              <w:rPr>
                <w:rFonts w:ascii="Times New Roman" w:hAnsi="Times New Roman"/>
                <w:sz w:val="20"/>
                <w:szCs w:val="20"/>
              </w:rPr>
              <w:t>EncryptInPath</w:t>
            </w:r>
            <w:proofErr w:type="spellEnd"/>
          </w:p>
        </w:tc>
        <w:tc>
          <w:tcPr>
            <w:tcW w:w="2309" w:type="dxa"/>
          </w:tcPr>
          <w:p w14:paraId="3E3BF8AB" w14:textId="77777777" w:rsidR="00E25F26" w:rsidRPr="0095359C" w:rsidDel="00E25F26" w:rsidRDefault="00E25F26" w:rsidP="00E25F26">
            <w:pPr>
              <w:rPr>
                <w:rFonts w:asciiTheme="minorHAnsi" w:hAnsiTheme="minorHAnsi" w:cs="Arial"/>
                <w:sz w:val="20"/>
                <w:szCs w:val="20"/>
              </w:rPr>
            </w:pPr>
            <w:proofErr w:type="spellStart"/>
            <w:r w:rsidRPr="00E9648D">
              <w:rPr>
                <w:rFonts w:asciiTheme="minorHAnsi" w:hAnsiTheme="minorHAnsi" w:cs="Arial"/>
                <w:sz w:val="20"/>
                <w:szCs w:val="20"/>
              </w:rPr>
              <w:t>Outlier_Coaching</w:t>
            </w:r>
            <w:proofErr w:type="spellEnd"/>
          </w:p>
        </w:tc>
        <w:tc>
          <w:tcPr>
            <w:tcW w:w="932" w:type="dxa"/>
          </w:tcPr>
          <w:p w14:paraId="1DBF8C31" w14:textId="77777777" w:rsidR="00E25F26" w:rsidRPr="0095359C" w:rsidDel="00E25F26" w:rsidRDefault="00E25F26" w:rsidP="00E25F26">
            <w:pPr>
              <w:rPr>
                <w:rFonts w:asciiTheme="minorHAnsi" w:hAnsiTheme="minorHAnsi" w:cs="Arial"/>
                <w:sz w:val="20"/>
                <w:szCs w:val="20"/>
              </w:rPr>
            </w:pPr>
            <w:r w:rsidRPr="00CA5EB0">
              <w:rPr>
                <w:rFonts w:ascii="Times New Roman" w:hAnsi="Times New Roman"/>
                <w:sz w:val="20"/>
                <w:szCs w:val="20"/>
              </w:rPr>
              <w:t>String</w:t>
            </w:r>
          </w:p>
        </w:tc>
        <w:tc>
          <w:tcPr>
            <w:tcW w:w="4304" w:type="dxa"/>
          </w:tcPr>
          <w:p w14:paraId="587205FF" w14:textId="081D43DA" w:rsidR="00E25F26" w:rsidRPr="0095359C" w:rsidDel="00E25F26" w:rsidRDefault="00E25F26" w:rsidP="00E25F26">
            <w:pPr>
              <w:widowControl w:val="0"/>
              <w:autoSpaceDE w:val="0"/>
              <w:autoSpaceDN w:val="0"/>
              <w:adjustRightInd w:val="0"/>
              <w:spacing w:after="0" w:line="240" w:lineRule="auto"/>
              <w:rPr>
                <w:rFonts w:asciiTheme="minorHAnsi" w:hAnsiTheme="minorHAnsi" w:cs="Arial"/>
                <w:sz w:val="20"/>
                <w:szCs w:val="20"/>
              </w:rPr>
            </w:pPr>
            <w:r w:rsidRPr="005E52B7">
              <w:rPr>
                <w:rFonts w:ascii="Times New Roman" w:hAnsi="Times New Roman"/>
                <w:sz w:val="20"/>
                <w:szCs w:val="20"/>
              </w:rPr>
              <w:t>\\</w:t>
            </w:r>
            <w:del w:id="144" w:author="Palacherla, Susmitha C" w:date="2021-04-20T08:06:00Z">
              <w:r w:rsidRPr="005E52B7" w:rsidDel="00D01B11">
                <w:rPr>
                  <w:rFonts w:ascii="Times New Roman" w:hAnsi="Times New Roman"/>
                  <w:sz w:val="20"/>
                  <w:szCs w:val="20"/>
                </w:rPr>
                <w:delText>f3420-ecldb</w:delText>
              </w:r>
              <w:r w:rsidDel="00D01B11">
                <w:rPr>
                  <w:rFonts w:ascii="Times New Roman" w:hAnsi="Times New Roman"/>
                  <w:sz w:val="20"/>
                  <w:szCs w:val="20"/>
                </w:rPr>
                <w:delText>p</w:delText>
              </w:r>
              <w:r w:rsidRPr="005E52B7" w:rsidDel="00D01B11">
                <w:rPr>
                  <w:rFonts w:ascii="Times New Roman" w:hAnsi="Times New Roman"/>
                  <w:sz w:val="20"/>
                  <w:szCs w:val="20"/>
                </w:rPr>
                <w:delText>01</w:delText>
              </w:r>
            </w:del>
            <w:ins w:id="145" w:author="Palacherla, Susmitha C" w:date="2021-04-20T08:06:00Z">
              <w:r w:rsidR="00D01B11">
                <w:rPr>
                  <w:rFonts w:ascii="Times New Roman" w:hAnsi="Times New Roman"/>
                  <w:sz w:val="20"/>
                  <w:szCs w:val="20"/>
                </w:rPr>
                <w:t>UVAAPADSQL50CCO</w:t>
              </w:r>
            </w:ins>
            <w:r w:rsidRPr="005E52B7">
              <w:rPr>
                <w:rFonts w:ascii="Times New Roman" w:hAnsi="Times New Roman"/>
                <w:sz w:val="20"/>
                <w:szCs w:val="20"/>
              </w:rPr>
              <w:t>\data\coaching\</w:t>
            </w:r>
            <w:r>
              <w:rPr>
                <w:rFonts w:ascii="Times New Roman" w:hAnsi="Times New Roman"/>
                <w:sz w:val="20"/>
                <w:szCs w:val="20"/>
              </w:rPr>
              <w:t>OUTLIERS</w:t>
            </w:r>
            <w:r w:rsidRPr="005E52B7">
              <w:rPr>
                <w:rFonts w:ascii="Times New Roman" w:hAnsi="Times New Roman"/>
                <w:sz w:val="20"/>
                <w:szCs w:val="20"/>
              </w:rPr>
              <w:t>\Encrypt_in\</w:t>
            </w:r>
          </w:p>
        </w:tc>
      </w:tr>
      <w:tr w:rsidR="00E42C88" w:rsidRPr="0095359C" w14:paraId="1287E171" w14:textId="77777777" w:rsidTr="00E25F26">
        <w:trPr>
          <w:trHeight w:val="368"/>
        </w:trPr>
        <w:tc>
          <w:tcPr>
            <w:tcW w:w="2031" w:type="dxa"/>
          </w:tcPr>
          <w:p w14:paraId="6CC125CA"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proofErr w:type="spellStart"/>
            <w:r w:rsidRPr="0095359C">
              <w:rPr>
                <w:rFonts w:asciiTheme="minorHAnsi" w:hAnsiTheme="minorHAnsi" w:cs="Arial"/>
                <w:sz w:val="20"/>
                <w:szCs w:val="20"/>
              </w:rPr>
              <w:t>varDBName</w:t>
            </w:r>
            <w:proofErr w:type="spellEnd"/>
          </w:p>
        </w:tc>
        <w:tc>
          <w:tcPr>
            <w:tcW w:w="2309" w:type="dxa"/>
          </w:tcPr>
          <w:p w14:paraId="48D3AB1F" w14:textId="77777777" w:rsidR="00E42C88" w:rsidRPr="0095359C" w:rsidRDefault="00E42C88" w:rsidP="0095088D">
            <w:pPr>
              <w:rPr>
                <w:rFonts w:asciiTheme="minorHAnsi" w:hAnsiTheme="minorHAnsi"/>
                <w:sz w:val="20"/>
                <w:szCs w:val="20"/>
              </w:rPr>
            </w:pPr>
            <w:proofErr w:type="spellStart"/>
            <w:r w:rsidRPr="0095359C">
              <w:rPr>
                <w:rFonts w:asciiTheme="minorHAnsi" w:hAnsiTheme="minorHAnsi" w:cs="Arial"/>
                <w:sz w:val="20"/>
                <w:szCs w:val="20"/>
              </w:rPr>
              <w:t>Outlier_Coaching</w:t>
            </w:r>
            <w:proofErr w:type="spellEnd"/>
          </w:p>
        </w:tc>
        <w:tc>
          <w:tcPr>
            <w:tcW w:w="932" w:type="dxa"/>
          </w:tcPr>
          <w:p w14:paraId="7B589E19" w14:textId="77777777"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String</w:t>
            </w:r>
          </w:p>
        </w:tc>
        <w:tc>
          <w:tcPr>
            <w:tcW w:w="4304" w:type="dxa"/>
          </w:tcPr>
          <w:p w14:paraId="11B61D1F"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Dev</w:t>
            </w:r>
          </w:p>
        </w:tc>
      </w:tr>
      <w:tr w:rsidR="00E25F26" w:rsidRPr="0095359C" w14:paraId="1C3E29A7" w14:textId="77777777" w:rsidTr="00E25F26">
        <w:trPr>
          <w:trHeight w:val="368"/>
        </w:trPr>
        <w:tc>
          <w:tcPr>
            <w:tcW w:w="2031" w:type="dxa"/>
          </w:tcPr>
          <w:p w14:paraId="01E061DA" w14:textId="77777777"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proofErr w:type="spellStart"/>
            <w:r w:rsidRPr="00CA5EB0">
              <w:rPr>
                <w:rFonts w:ascii="Times New Roman" w:hAnsi="Times New Roman"/>
                <w:sz w:val="20"/>
                <w:szCs w:val="20"/>
              </w:rPr>
              <w:t>var</w:t>
            </w:r>
            <w:r>
              <w:rPr>
                <w:rFonts w:ascii="Times New Roman" w:hAnsi="Times New Roman"/>
                <w:sz w:val="20"/>
                <w:szCs w:val="20"/>
              </w:rPr>
              <w:t>Encrypted</w:t>
            </w:r>
            <w:r w:rsidRPr="00CA5EB0">
              <w:rPr>
                <w:rFonts w:ascii="Times New Roman" w:hAnsi="Times New Roman"/>
                <w:sz w:val="20"/>
                <w:szCs w:val="20"/>
              </w:rPr>
              <w:t>FileName</w:t>
            </w:r>
            <w:proofErr w:type="spellEnd"/>
          </w:p>
        </w:tc>
        <w:tc>
          <w:tcPr>
            <w:tcW w:w="2309" w:type="dxa"/>
          </w:tcPr>
          <w:p w14:paraId="1816ABB5" w14:textId="77777777" w:rsidR="00E25F26" w:rsidRPr="0095359C" w:rsidRDefault="00E25F26" w:rsidP="00E25F26">
            <w:pPr>
              <w:rPr>
                <w:rFonts w:asciiTheme="minorHAnsi" w:hAnsiTheme="minorHAnsi" w:cs="Arial"/>
                <w:sz w:val="20"/>
                <w:szCs w:val="20"/>
              </w:rPr>
            </w:pPr>
            <w:proofErr w:type="spellStart"/>
            <w:r w:rsidRPr="0095359C">
              <w:rPr>
                <w:rFonts w:asciiTheme="minorHAnsi" w:hAnsiTheme="minorHAnsi" w:cs="Arial"/>
                <w:sz w:val="20"/>
                <w:szCs w:val="20"/>
              </w:rPr>
              <w:t>Outlier_Coaching</w:t>
            </w:r>
            <w:proofErr w:type="spellEnd"/>
          </w:p>
        </w:tc>
        <w:tc>
          <w:tcPr>
            <w:tcW w:w="932" w:type="dxa"/>
          </w:tcPr>
          <w:p w14:paraId="38C60B7C" w14:textId="77777777" w:rsidR="00E25F26" w:rsidRPr="0095359C" w:rsidRDefault="00E25F26" w:rsidP="00E25F26">
            <w:pPr>
              <w:rPr>
                <w:rFonts w:asciiTheme="minorHAnsi" w:hAnsiTheme="minorHAnsi" w:cs="Arial"/>
                <w:sz w:val="20"/>
                <w:szCs w:val="20"/>
              </w:rPr>
            </w:pPr>
            <w:r w:rsidRPr="0095359C">
              <w:rPr>
                <w:rFonts w:asciiTheme="minorHAnsi" w:hAnsiTheme="minorHAnsi" w:cs="Arial"/>
                <w:sz w:val="20"/>
                <w:szCs w:val="20"/>
              </w:rPr>
              <w:t>String</w:t>
            </w:r>
          </w:p>
        </w:tc>
        <w:tc>
          <w:tcPr>
            <w:tcW w:w="4304" w:type="dxa"/>
          </w:tcPr>
          <w:p w14:paraId="20B35E87" w14:textId="77777777"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p>
        </w:tc>
      </w:tr>
      <w:tr w:rsidR="00E25F26" w:rsidRPr="0095359C" w14:paraId="11F253C1" w14:textId="77777777" w:rsidTr="00E25F26">
        <w:trPr>
          <w:trHeight w:val="368"/>
        </w:trPr>
        <w:tc>
          <w:tcPr>
            <w:tcW w:w="2031" w:type="dxa"/>
          </w:tcPr>
          <w:p w14:paraId="17D09F85" w14:textId="77777777"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proofErr w:type="spellStart"/>
            <w:r>
              <w:rPr>
                <w:rFonts w:ascii="Times New Roman" w:hAnsi="Times New Roman"/>
                <w:sz w:val="20"/>
                <w:szCs w:val="20"/>
              </w:rPr>
              <w:t>varFailedFile</w:t>
            </w:r>
            <w:proofErr w:type="spellEnd"/>
          </w:p>
        </w:tc>
        <w:tc>
          <w:tcPr>
            <w:tcW w:w="2309" w:type="dxa"/>
          </w:tcPr>
          <w:p w14:paraId="39847F78" w14:textId="77777777" w:rsidR="00E25F26" w:rsidRPr="0095359C" w:rsidRDefault="00E25F26" w:rsidP="00E25F26">
            <w:pPr>
              <w:rPr>
                <w:rFonts w:asciiTheme="minorHAnsi" w:hAnsiTheme="minorHAnsi" w:cs="Arial"/>
                <w:sz w:val="20"/>
                <w:szCs w:val="20"/>
              </w:rPr>
            </w:pPr>
            <w:proofErr w:type="spellStart"/>
            <w:r w:rsidRPr="0095359C">
              <w:rPr>
                <w:rFonts w:asciiTheme="minorHAnsi" w:hAnsiTheme="minorHAnsi" w:cs="Arial"/>
                <w:sz w:val="20"/>
                <w:szCs w:val="20"/>
              </w:rPr>
              <w:t>Outlier_Coaching</w:t>
            </w:r>
            <w:proofErr w:type="spellEnd"/>
          </w:p>
        </w:tc>
        <w:tc>
          <w:tcPr>
            <w:tcW w:w="932" w:type="dxa"/>
          </w:tcPr>
          <w:p w14:paraId="2B1AE361" w14:textId="77777777" w:rsidR="00E25F26" w:rsidRPr="0095359C" w:rsidRDefault="00E25F26" w:rsidP="00E25F26">
            <w:pPr>
              <w:rPr>
                <w:rFonts w:asciiTheme="minorHAnsi" w:hAnsiTheme="minorHAnsi" w:cs="Arial"/>
                <w:sz w:val="20"/>
                <w:szCs w:val="20"/>
              </w:rPr>
            </w:pPr>
            <w:r w:rsidRPr="0095359C">
              <w:rPr>
                <w:rFonts w:asciiTheme="minorHAnsi" w:hAnsiTheme="minorHAnsi"/>
                <w:sz w:val="20"/>
                <w:szCs w:val="20"/>
              </w:rPr>
              <w:t>String</w:t>
            </w:r>
          </w:p>
        </w:tc>
        <w:tc>
          <w:tcPr>
            <w:tcW w:w="4304" w:type="dxa"/>
          </w:tcPr>
          <w:p w14:paraId="4191D056" w14:textId="77777777"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p>
        </w:tc>
      </w:tr>
      <w:tr w:rsidR="00E42C88" w:rsidRPr="0095359C" w14:paraId="501C001E" w14:textId="77777777" w:rsidTr="00E25F26">
        <w:trPr>
          <w:trHeight w:val="368"/>
        </w:trPr>
        <w:tc>
          <w:tcPr>
            <w:tcW w:w="2031" w:type="dxa"/>
          </w:tcPr>
          <w:p w14:paraId="1883C4CB"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proofErr w:type="spellStart"/>
            <w:r w:rsidRPr="0095359C">
              <w:rPr>
                <w:rFonts w:asciiTheme="minorHAnsi" w:hAnsiTheme="minorHAnsi" w:cs="Arial"/>
                <w:sz w:val="20"/>
                <w:szCs w:val="20"/>
              </w:rPr>
              <w:t>varFileName</w:t>
            </w:r>
            <w:proofErr w:type="spellEnd"/>
          </w:p>
        </w:tc>
        <w:tc>
          <w:tcPr>
            <w:tcW w:w="2309" w:type="dxa"/>
          </w:tcPr>
          <w:p w14:paraId="122163A2" w14:textId="77777777" w:rsidR="00E42C88" w:rsidRPr="0095359C" w:rsidRDefault="00E42C88" w:rsidP="0095088D">
            <w:pPr>
              <w:rPr>
                <w:rFonts w:asciiTheme="minorHAnsi" w:hAnsiTheme="minorHAnsi"/>
                <w:sz w:val="20"/>
                <w:szCs w:val="20"/>
              </w:rPr>
            </w:pPr>
            <w:proofErr w:type="spellStart"/>
            <w:r w:rsidRPr="0095359C">
              <w:rPr>
                <w:rFonts w:asciiTheme="minorHAnsi" w:hAnsiTheme="minorHAnsi" w:cs="Arial"/>
                <w:sz w:val="20"/>
                <w:szCs w:val="20"/>
              </w:rPr>
              <w:t>Outlier_Coaching</w:t>
            </w:r>
            <w:proofErr w:type="spellEnd"/>
          </w:p>
        </w:tc>
        <w:tc>
          <w:tcPr>
            <w:tcW w:w="932" w:type="dxa"/>
          </w:tcPr>
          <w:p w14:paraId="25F8070F" w14:textId="77777777"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String</w:t>
            </w:r>
          </w:p>
        </w:tc>
        <w:tc>
          <w:tcPr>
            <w:tcW w:w="4304" w:type="dxa"/>
          </w:tcPr>
          <w:p w14:paraId="37338FAF"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p>
        </w:tc>
      </w:tr>
      <w:tr w:rsidR="00E42C88" w:rsidRPr="0095359C" w14:paraId="2081C913" w14:textId="77777777" w:rsidTr="00E25F26">
        <w:trPr>
          <w:trHeight w:val="368"/>
        </w:trPr>
        <w:tc>
          <w:tcPr>
            <w:tcW w:w="2031" w:type="dxa"/>
          </w:tcPr>
          <w:p w14:paraId="5D3D6D0B"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proofErr w:type="spellStart"/>
            <w:r w:rsidRPr="0095359C">
              <w:rPr>
                <w:rFonts w:asciiTheme="minorHAnsi" w:hAnsiTheme="minorHAnsi" w:cs="Arial"/>
                <w:sz w:val="20"/>
                <w:szCs w:val="20"/>
              </w:rPr>
              <w:t>FailMessage</w:t>
            </w:r>
            <w:proofErr w:type="spellEnd"/>
          </w:p>
        </w:tc>
        <w:tc>
          <w:tcPr>
            <w:tcW w:w="2309" w:type="dxa"/>
          </w:tcPr>
          <w:p w14:paraId="188D194A" w14:textId="77777777" w:rsidR="00E42C88" w:rsidRPr="0095359C" w:rsidRDefault="00E42C88" w:rsidP="0095088D">
            <w:pPr>
              <w:rPr>
                <w:rFonts w:asciiTheme="minorHAnsi" w:hAnsiTheme="minorHAnsi"/>
                <w:sz w:val="20"/>
                <w:szCs w:val="20"/>
              </w:rPr>
            </w:pPr>
            <w:proofErr w:type="spellStart"/>
            <w:r w:rsidRPr="0095359C">
              <w:rPr>
                <w:rFonts w:asciiTheme="minorHAnsi" w:hAnsiTheme="minorHAnsi" w:cs="Arial"/>
                <w:sz w:val="20"/>
                <w:szCs w:val="20"/>
              </w:rPr>
              <w:t>Outlier_Coaching</w:t>
            </w:r>
            <w:proofErr w:type="spellEnd"/>
          </w:p>
        </w:tc>
        <w:tc>
          <w:tcPr>
            <w:tcW w:w="932" w:type="dxa"/>
          </w:tcPr>
          <w:p w14:paraId="780FDAA3" w14:textId="77777777" w:rsidR="00E42C88" w:rsidRPr="0095359C" w:rsidRDefault="00E42C88" w:rsidP="0095088D">
            <w:pPr>
              <w:rPr>
                <w:rFonts w:asciiTheme="minorHAnsi" w:hAnsiTheme="minorHAnsi"/>
                <w:sz w:val="20"/>
                <w:szCs w:val="20"/>
              </w:rPr>
            </w:pPr>
            <w:r w:rsidRPr="0095359C">
              <w:rPr>
                <w:rFonts w:asciiTheme="minorHAnsi" w:hAnsiTheme="minorHAnsi"/>
                <w:sz w:val="20"/>
                <w:szCs w:val="20"/>
              </w:rPr>
              <w:t>String</w:t>
            </w:r>
          </w:p>
        </w:tc>
        <w:tc>
          <w:tcPr>
            <w:tcW w:w="4304" w:type="dxa"/>
          </w:tcPr>
          <w:p w14:paraId="1343863F" w14:textId="77777777" w:rsidR="00E42C88" w:rsidRPr="0095359C" w:rsidRDefault="00E25F26" w:rsidP="0095088D">
            <w:pPr>
              <w:widowControl w:val="0"/>
              <w:autoSpaceDE w:val="0"/>
              <w:autoSpaceDN w:val="0"/>
              <w:adjustRightInd w:val="0"/>
              <w:spacing w:after="0" w:line="240" w:lineRule="auto"/>
              <w:rPr>
                <w:rFonts w:asciiTheme="minorHAnsi" w:hAnsiTheme="minorHAnsi" w:cs="Arial"/>
                <w:sz w:val="20"/>
                <w:szCs w:val="20"/>
              </w:rPr>
            </w:pPr>
            <w:r w:rsidRPr="00E25F26">
              <w:rPr>
                <w:rFonts w:asciiTheme="minorHAnsi" w:hAnsiTheme="minorHAnsi" w:cs="Arial"/>
                <w:sz w:val="20"/>
                <w:szCs w:val="20"/>
              </w:rPr>
              <w:t>"</w:t>
            </w:r>
            <w:proofErr w:type="spellStart"/>
            <w:r w:rsidRPr="00E25F26">
              <w:rPr>
                <w:rFonts w:asciiTheme="minorHAnsi" w:hAnsiTheme="minorHAnsi" w:cs="Arial"/>
                <w:sz w:val="20"/>
                <w:szCs w:val="20"/>
              </w:rPr>
              <w:t>Ouliers</w:t>
            </w:r>
            <w:proofErr w:type="spellEnd"/>
            <w:r w:rsidRPr="00E25F26">
              <w:rPr>
                <w:rFonts w:asciiTheme="minorHAnsi" w:hAnsiTheme="minorHAnsi" w:cs="Arial"/>
                <w:sz w:val="20"/>
                <w:szCs w:val="20"/>
              </w:rPr>
              <w:t xml:space="preserve"> Coaching file \"" + @[</w:t>
            </w:r>
            <w:proofErr w:type="gramStart"/>
            <w:r w:rsidRPr="00E25F26">
              <w:rPr>
                <w:rFonts w:asciiTheme="minorHAnsi" w:hAnsiTheme="minorHAnsi" w:cs="Arial"/>
                <w:sz w:val="20"/>
                <w:szCs w:val="20"/>
              </w:rPr>
              <w:t>User::</w:t>
            </w:r>
            <w:proofErr w:type="gramEnd"/>
            <w:r w:rsidRPr="00E25F26">
              <w:rPr>
                <w:rFonts w:asciiTheme="minorHAnsi" w:hAnsiTheme="minorHAnsi" w:cs="Arial"/>
                <w:sz w:val="20"/>
                <w:szCs w:val="20"/>
              </w:rPr>
              <w:t>VarFileName] + "\"  failed in " +  @[User::VarDBName]</w:t>
            </w:r>
          </w:p>
        </w:tc>
      </w:tr>
      <w:tr w:rsidR="00E42C88" w:rsidRPr="0095359C" w14:paraId="52B598B4" w14:textId="77777777" w:rsidTr="00E25F26">
        <w:trPr>
          <w:trHeight w:val="368"/>
        </w:trPr>
        <w:tc>
          <w:tcPr>
            <w:tcW w:w="2031" w:type="dxa"/>
          </w:tcPr>
          <w:p w14:paraId="2E0B9B7F"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proofErr w:type="spellStart"/>
            <w:r w:rsidRPr="0095359C">
              <w:rPr>
                <w:rFonts w:asciiTheme="minorHAnsi" w:hAnsiTheme="minorHAnsi" w:cs="Arial"/>
                <w:sz w:val="20"/>
                <w:szCs w:val="20"/>
              </w:rPr>
              <w:t>StagedCount</w:t>
            </w:r>
            <w:proofErr w:type="spellEnd"/>
          </w:p>
        </w:tc>
        <w:tc>
          <w:tcPr>
            <w:tcW w:w="2309" w:type="dxa"/>
          </w:tcPr>
          <w:p w14:paraId="0E591674" w14:textId="77777777" w:rsidR="00E42C88" w:rsidRPr="0095359C" w:rsidRDefault="00E42C88" w:rsidP="0095088D">
            <w:pPr>
              <w:rPr>
                <w:rFonts w:asciiTheme="minorHAnsi" w:hAnsiTheme="minorHAnsi"/>
                <w:sz w:val="20"/>
                <w:szCs w:val="20"/>
              </w:rPr>
            </w:pPr>
            <w:proofErr w:type="spellStart"/>
            <w:r w:rsidRPr="0095359C">
              <w:rPr>
                <w:rFonts w:asciiTheme="minorHAnsi" w:hAnsiTheme="minorHAnsi" w:cs="Arial"/>
                <w:sz w:val="20"/>
                <w:szCs w:val="20"/>
              </w:rPr>
              <w:t>Outlier_Coaching</w:t>
            </w:r>
            <w:proofErr w:type="spellEnd"/>
          </w:p>
        </w:tc>
        <w:tc>
          <w:tcPr>
            <w:tcW w:w="932" w:type="dxa"/>
          </w:tcPr>
          <w:p w14:paraId="0ABF2647"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Int32</w:t>
            </w:r>
          </w:p>
        </w:tc>
        <w:tc>
          <w:tcPr>
            <w:tcW w:w="4304" w:type="dxa"/>
          </w:tcPr>
          <w:p w14:paraId="622C25DE"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0</w:t>
            </w:r>
          </w:p>
        </w:tc>
      </w:tr>
      <w:tr w:rsidR="00E42C88" w:rsidRPr="0095359C" w14:paraId="51E9BD38" w14:textId="77777777" w:rsidTr="00E25F26">
        <w:trPr>
          <w:trHeight w:val="368"/>
        </w:trPr>
        <w:tc>
          <w:tcPr>
            <w:tcW w:w="2031" w:type="dxa"/>
          </w:tcPr>
          <w:p w14:paraId="1BB0102D"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proofErr w:type="spellStart"/>
            <w:r w:rsidRPr="0095359C">
              <w:rPr>
                <w:rFonts w:asciiTheme="minorHAnsi" w:hAnsiTheme="minorHAnsi" w:cs="Arial"/>
                <w:sz w:val="20"/>
                <w:szCs w:val="20"/>
              </w:rPr>
              <w:lastRenderedPageBreak/>
              <w:t>RejectedCount</w:t>
            </w:r>
            <w:proofErr w:type="spellEnd"/>
          </w:p>
        </w:tc>
        <w:tc>
          <w:tcPr>
            <w:tcW w:w="2309" w:type="dxa"/>
          </w:tcPr>
          <w:p w14:paraId="4C695F92" w14:textId="77777777" w:rsidR="00E42C88" w:rsidRPr="0095359C" w:rsidRDefault="00E42C88" w:rsidP="0095088D">
            <w:pPr>
              <w:rPr>
                <w:rFonts w:asciiTheme="minorHAnsi" w:hAnsiTheme="minorHAnsi"/>
                <w:sz w:val="20"/>
                <w:szCs w:val="20"/>
              </w:rPr>
            </w:pPr>
            <w:proofErr w:type="spellStart"/>
            <w:r w:rsidRPr="0095359C">
              <w:rPr>
                <w:rFonts w:asciiTheme="minorHAnsi" w:hAnsiTheme="minorHAnsi" w:cs="Arial"/>
                <w:sz w:val="20"/>
                <w:szCs w:val="20"/>
              </w:rPr>
              <w:t>Outlier_Coaching</w:t>
            </w:r>
            <w:proofErr w:type="spellEnd"/>
          </w:p>
        </w:tc>
        <w:tc>
          <w:tcPr>
            <w:tcW w:w="932" w:type="dxa"/>
          </w:tcPr>
          <w:p w14:paraId="018439FC"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Int32</w:t>
            </w:r>
          </w:p>
        </w:tc>
        <w:tc>
          <w:tcPr>
            <w:tcW w:w="4304" w:type="dxa"/>
          </w:tcPr>
          <w:p w14:paraId="48B13923"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0</w:t>
            </w:r>
          </w:p>
        </w:tc>
      </w:tr>
      <w:tr w:rsidR="00E42C88" w:rsidRPr="0095359C" w14:paraId="7956272F" w14:textId="77777777" w:rsidTr="00E25F26">
        <w:trPr>
          <w:trHeight w:val="368"/>
        </w:trPr>
        <w:tc>
          <w:tcPr>
            <w:tcW w:w="2031" w:type="dxa"/>
          </w:tcPr>
          <w:p w14:paraId="0F0CF9EB"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proofErr w:type="spellStart"/>
            <w:r w:rsidRPr="0095359C">
              <w:rPr>
                <w:rFonts w:asciiTheme="minorHAnsi" w:hAnsiTheme="minorHAnsi" w:cs="Arial"/>
                <w:sz w:val="20"/>
                <w:szCs w:val="20"/>
              </w:rPr>
              <w:t>LoadedCount</w:t>
            </w:r>
            <w:proofErr w:type="spellEnd"/>
          </w:p>
        </w:tc>
        <w:tc>
          <w:tcPr>
            <w:tcW w:w="2309" w:type="dxa"/>
          </w:tcPr>
          <w:p w14:paraId="7FDC6769" w14:textId="77777777" w:rsidR="00E42C88" w:rsidRPr="0095359C" w:rsidRDefault="00E42C88" w:rsidP="0095088D">
            <w:pPr>
              <w:rPr>
                <w:rFonts w:asciiTheme="minorHAnsi" w:hAnsiTheme="minorHAnsi"/>
                <w:sz w:val="20"/>
                <w:szCs w:val="20"/>
              </w:rPr>
            </w:pPr>
            <w:proofErr w:type="spellStart"/>
            <w:r w:rsidRPr="0095359C">
              <w:rPr>
                <w:rFonts w:asciiTheme="minorHAnsi" w:hAnsiTheme="minorHAnsi" w:cs="Arial"/>
                <w:sz w:val="20"/>
                <w:szCs w:val="20"/>
              </w:rPr>
              <w:t>Outlier_Coaching</w:t>
            </w:r>
            <w:proofErr w:type="spellEnd"/>
          </w:p>
        </w:tc>
        <w:tc>
          <w:tcPr>
            <w:tcW w:w="932" w:type="dxa"/>
          </w:tcPr>
          <w:p w14:paraId="45782C71"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Int32</w:t>
            </w:r>
          </w:p>
        </w:tc>
        <w:tc>
          <w:tcPr>
            <w:tcW w:w="4304" w:type="dxa"/>
          </w:tcPr>
          <w:p w14:paraId="2E4DCA49"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0</w:t>
            </w:r>
          </w:p>
        </w:tc>
      </w:tr>
      <w:tr w:rsidR="00E42C88" w:rsidRPr="0095359C" w14:paraId="6B4147B9" w14:textId="77777777" w:rsidTr="00E25F26">
        <w:trPr>
          <w:trHeight w:val="368"/>
        </w:trPr>
        <w:tc>
          <w:tcPr>
            <w:tcW w:w="2031" w:type="dxa"/>
          </w:tcPr>
          <w:p w14:paraId="792A4004"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p>
        </w:tc>
        <w:tc>
          <w:tcPr>
            <w:tcW w:w="2309" w:type="dxa"/>
          </w:tcPr>
          <w:p w14:paraId="64E6C2BA"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p>
        </w:tc>
        <w:tc>
          <w:tcPr>
            <w:tcW w:w="932" w:type="dxa"/>
          </w:tcPr>
          <w:p w14:paraId="03C93B5B"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p>
        </w:tc>
        <w:tc>
          <w:tcPr>
            <w:tcW w:w="4304" w:type="dxa"/>
          </w:tcPr>
          <w:p w14:paraId="59F6C71B"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p>
        </w:tc>
      </w:tr>
    </w:tbl>
    <w:p w14:paraId="42697A25" w14:textId="77777777" w:rsidR="00E654C3" w:rsidRPr="0095359C" w:rsidRDefault="00E654C3" w:rsidP="00E654C3">
      <w:pPr>
        <w:rPr>
          <w:rFonts w:asciiTheme="minorHAnsi" w:hAnsiTheme="minorHAnsi"/>
          <w:b/>
          <w:sz w:val="20"/>
          <w:szCs w:val="20"/>
        </w:rPr>
      </w:pPr>
    </w:p>
    <w:p w14:paraId="637FB3AF" w14:textId="77777777" w:rsidR="00E654C3" w:rsidRPr="0095359C" w:rsidRDefault="00E654C3" w:rsidP="0076086A">
      <w:pPr>
        <w:pStyle w:val="ListParagraph"/>
        <w:widowControl w:val="0"/>
        <w:numPr>
          <w:ilvl w:val="3"/>
          <w:numId w:val="6"/>
        </w:numPr>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Connection Manager Entries</w:t>
      </w:r>
    </w:p>
    <w:p w14:paraId="351D1D09" w14:textId="77777777" w:rsidR="00E654C3" w:rsidRPr="0095359C" w:rsidRDefault="00E654C3" w:rsidP="0076086A">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proofErr w:type="spellStart"/>
      <w:r w:rsidRPr="0095359C">
        <w:rPr>
          <w:rFonts w:asciiTheme="minorHAnsi" w:hAnsiTheme="minorHAnsi" w:cs="Arial"/>
          <w:sz w:val="20"/>
          <w:szCs w:val="20"/>
        </w:rPr>
        <w:t>Destinationdb</w:t>
      </w:r>
      <w:proofErr w:type="spellEnd"/>
    </w:p>
    <w:p w14:paraId="38EFC1A7" w14:textId="2C6B4714" w:rsidR="00917A1A" w:rsidRPr="00257251" w:rsidRDefault="00917A1A" w:rsidP="00917A1A">
      <w:pPr>
        <w:pStyle w:val="ListParagraph"/>
        <w:widowControl w:val="0"/>
        <w:numPr>
          <w:ilvl w:val="0"/>
          <w:numId w:val="7"/>
        </w:numPr>
        <w:autoSpaceDE w:val="0"/>
        <w:autoSpaceDN w:val="0"/>
        <w:adjustRightInd w:val="0"/>
        <w:spacing w:after="0" w:line="240" w:lineRule="auto"/>
        <w:rPr>
          <w:rFonts w:ascii="Times New Roman" w:hAnsi="Times New Roman"/>
        </w:rPr>
      </w:pPr>
      <w:r w:rsidRPr="00257251">
        <w:rPr>
          <w:rFonts w:ascii="Times New Roman" w:hAnsi="Times New Roman"/>
        </w:rPr>
        <w:t xml:space="preserve">Dev </w:t>
      </w:r>
      <w:r>
        <w:rPr>
          <w:rFonts w:ascii="Times New Roman" w:hAnsi="Times New Roman"/>
        </w:rPr>
        <w:t>–</w:t>
      </w:r>
      <w:r w:rsidRPr="00257251">
        <w:rPr>
          <w:rFonts w:ascii="Times New Roman" w:hAnsi="Times New Roman"/>
        </w:rPr>
        <w:t xml:space="preserve"> </w:t>
      </w:r>
      <w:del w:id="146" w:author="Palacherla, Susmitha C" w:date="2021-04-19T18:29:00Z">
        <w:r w:rsidDel="00450174">
          <w:rPr>
            <w:rFonts w:ascii="Times New Roman" w:hAnsi="Times New Roman"/>
          </w:rPr>
          <w:delText>F3420-ECLDBD01</w:delText>
        </w:r>
        <w:r w:rsidRPr="00257251" w:rsidDel="00450174">
          <w:rPr>
            <w:rFonts w:ascii="Times New Roman" w:hAnsi="Times New Roman"/>
          </w:rPr>
          <w:delText xml:space="preserve"> </w:delText>
        </w:r>
      </w:del>
      <w:ins w:id="147" w:author="Palacherla, Susmitha C" w:date="2021-04-19T18:29:00Z">
        <w:r w:rsidR="00450174">
          <w:rPr>
            <w:rFonts w:ascii="Times New Roman" w:hAnsi="Times New Roman"/>
          </w:rPr>
          <w:t>UVAADADSQL50CCO</w:t>
        </w:r>
      </w:ins>
      <w:r w:rsidRPr="00257251">
        <w:rPr>
          <w:rFonts w:ascii="Times New Roman" w:hAnsi="Times New Roman"/>
        </w:rPr>
        <w:t xml:space="preserve">DB – </w:t>
      </w:r>
      <w:proofErr w:type="spellStart"/>
      <w:r w:rsidRPr="00257251">
        <w:rPr>
          <w:rFonts w:ascii="Times New Roman" w:hAnsi="Times New Roman"/>
        </w:rPr>
        <w:t>eCoachingdev</w:t>
      </w:r>
      <w:proofErr w:type="spellEnd"/>
    </w:p>
    <w:p w14:paraId="60E50646" w14:textId="77777777" w:rsidR="00917A1A" w:rsidRPr="00257251" w:rsidRDefault="00917A1A" w:rsidP="00917A1A">
      <w:pPr>
        <w:pStyle w:val="ListParagraph"/>
        <w:widowControl w:val="0"/>
        <w:numPr>
          <w:ilvl w:val="0"/>
          <w:numId w:val="7"/>
        </w:numPr>
        <w:autoSpaceDE w:val="0"/>
        <w:autoSpaceDN w:val="0"/>
        <w:adjustRightInd w:val="0"/>
        <w:spacing w:after="0" w:line="240" w:lineRule="auto"/>
        <w:rPr>
          <w:rFonts w:ascii="Times New Roman" w:hAnsi="Times New Roman"/>
        </w:rPr>
      </w:pPr>
      <w:r w:rsidRPr="00257251">
        <w:rPr>
          <w:rFonts w:ascii="Times New Roman" w:hAnsi="Times New Roman"/>
        </w:rPr>
        <w:t xml:space="preserve">Test - </w:t>
      </w:r>
      <w:r>
        <w:rPr>
          <w:rFonts w:ascii="Times New Roman" w:hAnsi="Times New Roman"/>
        </w:rPr>
        <w:t>F3420-ECLDBT01</w:t>
      </w:r>
      <w:r w:rsidRPr="00257251">
        <w:rPr>
          <w:rFonts w:ascii="Times New Roman" w:hAnsi="Times New Roman"/>
        </w:rPr>
        <w:t xml:space="preserve"> DB – </w:t>
      </w:r>
      <w:proofErr w:type="spellStart"/>
      <w:r w:rsidRPr="00257251">
        <w:rPr>
          <w:rFonts w:ascii="Times New Roman" w:hAnsi="Times New Roman"/>
        </w:rPr>
        <w:t>eCoachingtest</w:t>
      </w:r>
      <w:proofErr w:type="spellEnd"/>
    </w:p>
    <w:p w14:paraId="4D2E86C4" w14:textId="65C0BDFC" w:rsidR="00917A1A" w:rsidRPr="00257251" w:rsidRDefault="00917A1A" w:rsidP="00917A1A">
      <w:pPr>
        <w:pStyle w:val="ListParagraph"/>
        <w:widowControl w:val="0"/>
        <w:numPr>
          <w:ilvl w:val="0"/>
          <w:numId w:val="7"/>
        </w:numPr>
        <w:autoSpaceDE w:val="0"/>
        <w:autoSpaceDN w:val="0"/>
        <w:adjustRightInd w:val="0"/>
        <w:spacing w:after="0" w:line="240" w:lineRule="auto"/>
        <w:rPr>
          <w:rFonts w:ascii="Times New Roman" w:hAnsi="Times New Roman"/>
        </w:rPr>
      </w:pPr>
      <w:r w:rsidRPr="00257251">
        <w:rPr>
          <w:rFonts w:ascii="Times New Roman" w:hAnsi="Times New Roman"/>
        </w:rPr>
        <w:t xml:space="preserve">Prod - </w:t>
      </w:r>
      <w:del w:id="148" w:author="Palacherla, Susmitha C" w:date="2021-04-20T08:06:00Z">
        <w:r w:rsidDel="00D01B11">
          <w:rPr>
            <w:rFonts w:ascii="Times New Roman" w:hAnsi="Times New Roman"/>
          </w:rPr>
          <w:delText>F3420-ECLDBP01</w:delText>
        </w:r>
      </w:del>
      <w:ins w:id="149" w:author="Palacherla, Susmitha C" w:date="2021-04-20T08:06:00Z">
        <w:r w:rsidR="00D01B11">
          <w:rPr>
            <w:rFonts w:ascii="Times New Roman" w:hAnsi="Times New Roman"/>
          </w:rPr>
          <w:t>UVAAPADSQL50CCO</w:t>
        </w:r>
      </w:ins>
      <w:r w:rsidRPr="00257251">
        <w:rPr>
          <w:rFonts w:ascii="Times New Roman" w:hAnsi="Times New Roman"/>
        </w:rPr>
        <w:t xml:space="preserve"> – eCoaching</w:t>
      </w:r>
    </w:p>
    <w:p w14:paraId="0CF4F728" w14:textId="77777777"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14:paraId="2CBA66DD" w14:textId="77777777"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14:paraId="06090202" w14:textId="77777777"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14:paraId="229EB269" w14:textId="77777777" w:rsidR="00E654C3" w:rsidRPr="0095359C" w:rsidRDefault="00265092" w:rsidP="0076086A">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proofErr w:type="spellStart"/>
      <w:r w:rsidRPr="0095359C">
        <w:rPr>
          <w:rFonts w:asciiTheme="minorHAnsi" w:hAnsiTheme="minorHAnsi" w:cs="Arial"/>
          <w:sz w:val="20"/>
          <w:szCs w:val="20"/>
        </w:rPr>
        <w:t>Outlier_File</w:t>
      </w:r>
      <w:proofErr w:type="spellEnd"/>
    </w:p>
    <w:p w14:paraId="3D2F3C03" w14:textId="77777777" w:rsidR="00E654C3" w:rsidRPr="0095359C" w:rsidRDefault="00E25F26" w:rsidP="00E25F26">
      <w:pPr>
        <w:pStyle w:val="ListParagraph"/>
      </w:pPr>
      <w:r>
        <w:rPr>
          <w:rFonts w:asciiTheme="minorHAnsi" w:hAnsiTheme="minorHAnsi" w:cs="Arial"/>
          <w:sz w:val="20"/>
          <w:szCs w:val="20"/>
        </w:rPr>
        <w:t xml:space="preserve">Expression: </w:t>
      </w:r>
      <w:r w:rsidRPr="00E25F26">
        <w:rPr>
          <w:rFonts w:asciiTheme="minorHAnsi" w:hAnsiTheme="minorHAnsi" w:cs="Arial"/>
          <w:sz w:val="20"/>
          <w:szCs w:val="20"/>
        </w:rPr>
        <w:t>@[</w:t>
      </w:r>
      <w:proofErr w:type="gramStart"/>
      <w:r w:rsidRPr="00E25F26">
        <w:rPr>
          <w:rFonts w:asciiTheme="minorHAnsi" w:hAnsiTheme="minorHAnsi" w:cs="Arial"/>
          <w:sz w:val="20"/>
          <w:szCs w:val="20"/>
        </w:rPr>
        <w:t>User::</w:t>
      </w:r>
      <w:proofErr w:type="gramEnd"/>
      <w:r w:rsidRPr="00E25F26">
        <w:rPr>
          <w:rFonts w:asciiTheme="minorHAnsi" w:hAnsiTheme="minorHAnsi" w:cs="Arial"/>
          <w:sz w:val="20"/>
          <w:szCs w:val="20"/>
        </w:rPr>
        <w:t>DecryptedOutPath] +@[User::</w:t>
      </w:r>
      <w:proofErr w:type="spellStart"/>
      <w:r w:rsidRPr="00E25F26">
        <w:rPr>
          <w:rFonts w:asciiTheme="minorHAnsi" w:hAnsiTheme="minorHAnsi" w:cs="Arial"/>
          <w:sz w:val="20"/>
          <w:szCs w:val="20"/>
        </w:rPr>
        <w:t>VarFileName</w:t>
      </w:r>
      <w:proofErr w:type="spellEnd"/>
      <w:r w:rsidRPr="00E25F26">
        <w:rPr>
          <w:rFonts w:asciiTheme="minorHAnsi" w:hAnsiTheme="minorHAnsi" w:cs="Arial"/>
          <w:sz w:val="20"/>
          <w:szCs w:val="20"/>
        </w:rPr>
        <w:t>]</w:t>
      </w:r>
    </w:p>
    <w:p w14:paraId="581E1F12" w14:textId="77777777" w:rsidR="00E654C3" w:rsidRPr="0095359C" w:rsidRDefault="00E25F26" w:rsidP="00E654C3">
      <w:pPr>
        <w:widowControl w:val="0"/>
        <w:autoSpaceDE w:val="0"/>
        <w:autoSpaceDN w:val="0"/>
        <w:adjustRightInd w:val="0"/>
        <w:spacing w:after="0" w:line="240" w:lineRule="auto"/>
        <w:rPr>
          <w:rFonts w:asciiTheme="minorHAnsi" w:hAnsiTheme="minorHAnsi" w:cs="Arial"/>
          <w:sz w:val="20"/>
          <w:szCs w:val="20"/>
        </w:rPr>
      </w:pPr>
      <w:r>
        <w:rPr>
          <w:noProof/>
        </w:rPr>
        <w:drawing>
          <wp:inline distT="0" distB="0" distL="0" distR="0" wp14:anchorId="38858D89" wp14:editId="76939D3A">
            <wp:extent cx="5334000" cy="1781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34000" cy="1781175"/>
                    </a:xfrm>
                    <a:prstGeom prst="rect">
                      <a:avLst/>
                    </a:prstGeom>
                  </pic:spPr>
                </pic:pic>
              </a:graphicData>
            </a:graphic>
          </wp:inline>
        </w:drawing>
      </w:r>
    </w:p>
    <w:p w14:paraId="169AE988" w14:textId="77777777" w:rsidR="00265092" w:rsidRPr="0095359C" w:rsidRDefault="00265092" w:rsidP="00E654C3">
      <w:pPr>
        <w:widowControl w:val="0"/>
        <w:autoSpaceDE w:val="0"/>
        <w:autoSpaceDN w:val="0"/>
        <w:adjustRightInd w:val="0"/>
        <w:spacing w:after="0" w:line="240" w:lineRule="auto"/>
        <w:rPr>
          <w:rFonts w:asciiTheme="minorHAnsi" w:hAnsiTheme="minorHAnsi" w:cs="Arial"/>
          <w:sz w:val="20"/>
          <w:szCs w:val="20"/>
        </w:rPr>
      </w:pPr>
    </w:p>
    <w:p w14:paraId="4FFDC0C6" w14:textId="77777777" w:rsidR="00265092" w:rsidRPr="0095359C" w:rsidRDefault="00265092" w:rsidP="00E654C3">
      <w:pPr>
        <w:widowControl w:val="0"/>
        <w:autoSpaceDE w:val="0"/>
        <w:autoSpaceDN w:val="0"/>
        <w:adjustRightInd w:val="0"/>
        <w:spacing w:after="0" w:line="240" w:lineRule="auto"/>
        <w:rPr>
          <w:rFonts w:asciiTheme="minorHAnsi" w:hAnsiTheme="minorHAnsi" w:cs="Arial"/>
          <w:sz w:val="20"/>
          <w:szCs w:val="20"/>
        </w:rPr>
      </w:pPr>
    </w:p>
    <w:p w14:paraId="54D958E0" w14:textId="77777777"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14:paraId="31336743" w14:textId="77777777"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14:paraId="1C0D3FAC" w14:textId="77777777"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14:paraId="43506427" w14:textId="77777777"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14:paraId="7E1F0E9F" w14:textId="77777777" w:rsidR="00265092" w:rsidRPr="0095359C" w:rsidRDefault="00265092" w:rsidP="0076086A">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SMTP Connection Manager</w:t>
      </w:r>
    </w:p>
    <w:p w14:paraId="0880DD88" w14:textId="77777777" w:rsidR="0026146F" w:rsidRPr="00C57F4D" w:rsidRDefault="0026146F" w:rsidP="00532E05">
      <w:pPr>
        <w:ind w:left="2160"/>
      </w:pPr>
      <w:r>
        <w:t>ironport.maximus.com</w:t>
      </w:r>
    </w:p>
    <w:p w14:paraId="52BF4FF2" w14:textId="77777777" w:rsidR="00A67A9C" w:rsidRPr="0095359C" w:rsidRDefault="00A67A9C" w:rsidP="009F2A51">
      <w:pPr>
        <w:widowControl w:val="0"/>
        <w:autoSpaceDE w:val="0"/>
        <w:autoSpaceDN w:val="0"/>
        <w:adjustRightInd w:val="0"/>
        <w:spacing w:after="0" w:line="240" w:lineRule="auto"/>
        <w:rPr>
          <w:rFonts w:asciiTheme="minorHAnsi" w:hAnsiTheme="minorHAnsi"/>
          <w:noProof/>
          <w:sz w:val="20"/>
          <w:szCs w:val="20"/>
        </w:rPr>
      </w:pPr>
    </w:p>
    <w:p w14:paraId="106AD0D5" w14:textId="77777777" w:rsidR="00EE06FD" w:rsidRPr="0095359C" w:rsidRDefault="00EE06FD" w:rsidP="009F2A51">
      <w:pPr>
        <w:widowControl w:val="0"/>
        <w:autoSpaceDE w:val="0"/>
        <w:autoSpaceDN w:val="0"/>
        <w:adjustRightInd w:val="0"/>
        <w:spacing w:after="0" w:line="240" w:lineRule="auto"/>
        <w:rPr>
          <w:rFonts w:asciiTheme="minorHAnsi" w:hAnsiTheme="minorHAnsi" w:cs="Arial"/>
          <w:b/>
          <w:sz w:val="20"/>
          <w:szCs w:val="20"/>
        </w:rPr>
      </w:pPr>
    </w:p>
    <w:p w14:paraId="6CDA2DA7" w14:textId="77777777" w:rsidR="001009FB" w:rsidRPr="0095359C" w:rsidRDefault="001009FB" w:rsidP="001009FB">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proofErr w:type="spellStart"/>
      <w:r w:rsidRPr="0095359C">
        <w:rPr>
          <w:rFonts w:asciiTheme="minorHAnsi" w:hAnsiTheme="minorHAnsi" w:cs="Arial"/>
          <w:sz w:val="20"/>
          <w:szCs w:val="20"/>
        </w:rPr>
        <w:lastRenderedPageBreak/>
        <w:t>LCS_File</w:t>
      </w:r>
      <w:proofErr w:type="spellEnd"/>
    </w:p>
    <w:p w14:paraId="09165B4E" w14:textId="77777777" w:rsidR="001009FB" w:rsidRPr="0095359C" w:rsidRDefault="00E25F26" w:rsidP="00657231">
      <w:pPr>
        <w:widowControl w:val="0"/>
        <w:autoSpaceDE w:val="0"/>
        <w:autoSpaceDN w:val="0"/>
        <w:adjustRightInd w:val="0"/>
        <w:spacing w:after="0" w:line="240" w:lineRule="auto"/>
        <w:ind w:left="1440"/>
        <w:rPr>
          <w:rFonts w:asciiTheme="minorHAnsi" w:hAnsiTheme="minorHAnsi" w:cs="Arial"/>
          <w:sz w:val="20"/>
          <w:szCs w:val="20"/>
        </w:rPr>
      </w:pPr>
      <w:r>
        <w:rPr>
          <w:rFonts w:asciiTheme="minorHAnsi" w:hAnsiTheme="minorHAnsi" w:cs="Arial"/>
          <w:sz w:val="20"/>
          <w:szCs w:val="20"/>
        </w:rPr>
        <w:t xml:space="preserve">Expression: </w:t>
      </w:r>
      <w:r w:rsidRPr="00E25F26">
        <w:rPr>
          <w:rFonts w:asciiTheme="minorHAnsi" w:hAnsiTheme="minorHAnsi" w:cs="Arial"/>
          <w:sz w:val="20"/>
          <w:szCs w:val="20"/>
        </w:rPr>
        <w:t>@[</w:t>
      </w:r>
      <w:proofErr w:type="gramStart"/>
      <w:r w:rsidRPr="00E25F26">
        <w:rPr>
          <w:rFonts w:asciiTheme="minorHAnsi" w:hAnsiTheme="minorHAnsi" w:cs="Arial"/>
          <w:sz w:val="20"/>
          <w:szCs w:val="20"/>
        </w:rPr>
        <w:t>User::</w:t>
      </w:r>
      <w:proofErr w:type="gramEnd"/>
      <w:r w:rsidRPr="00E25F26">
        <w:rPr>
          <w:rFonts w:asciiTheme="minorHAnsi" w:hAnsiTheme="minorHAnsi" w:cs="Arial"/>
          <w:sz w:val="20"/>
          <w:szCs w:val="20"/>
        </w:rPr>
        <w:t>DecryptedOutPath] +@[User::</w:t>
      </w:r>
      <w:proofErr w:type="spellStart"/>
      <w:r w:rsidRPr="00E25F26">
        <w:rPr>
          <w:rFonts w:asciiTheme="minorHAnsi" w:hAnsiTheme="minorHAnsi" w:cs="Arial"/>
          <w:sz w:val="20"/>
          <w:szCs w:val="20"/>
        </w:rPr>
        <w:t>VarFileName</w:t>
      </w:r>
      <w:proofErr w:type="spellEnd"/>
      <w:r w:rsidRPr="00E25F26">
        <w:rPr>
          <w:rFonts w:asciiTheme="minorHAnsi" w:hAnsiTheme="minorHAnsi" w:cs="Arial"/>
          <w:sz w:val="20"/>
          <w:szCs w:val="20"/>
        </w:rPr>
        <w:t>]</w:t>
      </w:r>
      <w:r w:rsidR="001009FB" w:rsidRPr="0095359C">
        <w:rPr>
          <w:rFonts w:asciiTheme="minorHAnsi" w:hAnsiTheme="minorHAnsi" w:cs="Arial"/>
          <w:sz w:val="20"/>
          <w:szCs w:val="20"/>
        </w:rPr>
        <w:t xml:space="preserve"> </w:t>
      </w:r>
    </w:p>
    <w:p w14:paraId="39B967B9" w14:textId="77777777" w:rsidR="00657231" w:rsidRPr="0095359C" w:rsidRDefault="00657231" w:rsidP="00657231">
      <w:pPr>
        <w:widowControl w:val="0"/>
        <w:autoSpaceDE w:val="0"/>
        <w:autoSpaceDN w:val="0"/>
        <w:adjustRightInd w:val="0"/>
        <w:spacing w:after="0" w:line="240" w:lineRule="auto"/>
        <w:rPr>
          <w:rFonts w:asciiTheme="minorHAnsi" w:hAnsiTheme="minorHAnsi" w:cs="Arial"/>
          <w:sz w:val="20"/>
          <w:szCs w:val="20"/>
        </w:rPr>
      </w:pPr>
    </w:p>
    <w:p w14:paraId="18CCFA61" w14:textId="77777777" w:rsidR="00657231" w:rsidRPr="0095359C" w:rsidRDefault="00657231" w:rsidP="00657231">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proofErr w:type="spellStart"/>
      <w:r w:rsidRPr="0095359C">
        <w:rPr>
          <w:rFonts w:asciiTheme="minorHAnsi" w:hAnsiTheme="minorHAnsi" w:cs="Arial"/>
          <w:sz w:val="20"/>
          <w:szCs w:val="20"/>
        </w:rPr>
        <w:t>ARC_File</w:t>
      </w:r>
      <w:proofErr w:type="spellEnd"/>
    </w:p>
    <w:p w14:paraId="0AAE0A5F" w14:textId="77777777" w:rsidR="00657231" w:rsidRDefault="00E25F26" w:rsidP="00657231">
      <w:pPr>
        <w:widowControl w:val="0"/>
        <w:autoSpaceDE w:val="0"/>
        <w:autoSpaceDN w:val="0"/>
        <w:adjustRightInd w:val="0"/>
        <w:spacing w:after="0" w:line="240" w:lineRule="auto"/>
        <w:ind w:left="1440"/>
        <w:contextualSpacing/>
        <w:rPr>
          <w:rFonts w:asciiTheme="minorHAnsi" w:hAnsiTheme="minorHAnsi" w:cs="Arial"/>
          <w:sz w:val="20"/>
          <w:szCs w:val="20"/>
        </w:rPr>
      </w:pPr>
      <w:r>
        <w:rPr>
          <w:rFonts w:asciiTheme="minorHAnsi" w:hAnsiTheme="minorHAnsi" w:cs="Arial"/>
          <w:sz w:val="20"/>
          <w:szCs w:val="20"/>
        </w:rPr>
        <w:t xml:space="preserve">Expression: </w:t>
      </w:r>
      <w:r w:rsidRPr="00E25F26">
        <w:rPr>
          <w:rFonts w:asciiTheme="minorHAnsi" w:hAnsiTheme="minorHAnsi" w:cs="Arial"/>
          <w:sz w:val="20"/>
          <w:szCs w:val="20"/>
        </w:rPr>
        <w:t>@[</w:t>
      </w:r>
      <w:proofErr w:type="gramStart"/>
      <w:r w:rsidRPr="00E25F26">
        <w:rPr>
          <w:rFonts w:asciiTheme="minorHAnsi" w:hAnsiTheme="minorHAnsi" w:cs="Arial"/>
          <w:sz w:val="20"/>
          <w:szCs w:val="20"/>
        </w:rPr>
        <w:t>User::</w:t>
      </w:r>
      <w:proofErr w:type="gramEnd"/>
      <w:r w:rsidRPr="00E25F26">
        <w:rPr>
          <w:rFonts w:asciiTheme="minorHAnsi" w:hAnsiTheme="minorHAnsi" w:cs="Arial"/>
          <w:sz w:val="20"/>
          <w:szCs w:val="20"/>
        </w:rPr>
        <w:t>DecryptedOutPath] +@[User::</w:t>
      </w:r>
      <w:proofErr w:type="spellStart"/>
      <w:r w:rsidRPr="00E25F26">
        <w:rPr>
          <w:rFonts w:asciiTheme="minorHAnsi" w:hAnsiTheme="minorHAnsi" w:cs="Arial"/>
          <w:sz w:val="20"/>
          <w:szCs w:val="20"/>
        </w:rPr>
        <w:t>VarFileName</w:t>
      </w:r>
      <w:proofErr w:type="spellEnd"/>
      <w:r w:rsidRPr="00E25F26">
        <w:rPr>
          <w:rFonts w:asciiTheme="minorHAnsi" w:hAnsiTheme="minorHAnsi" w:cs="Arial"/>
          <w:sz w:val="20"/>
          <w:szCs w:val="20"/>
        </w:rPr>
        <w:t>]</w:t>
      </w:r>
    </w:p>
    <w:p w14:paraId="51D09BA7" w14:textId="77777777" w:rsidR="00FF490B" w:rsidRDefault="00FF490B" w:rsidP="00657231">
      <w:pPr>
        <w:widowControl w:val="0"/>
        <w:autoSpaceDE w:val="0"/>
        <w:autoSpaceDN w:val="0"/>
        <w:adjustRightInd w:val="0"/>
        <w:spacing w:after="0" w:line="240" w:lineRule="auto"/>
        <w:ind w:left="1440"/>
        <w:contextualSpacing/>
        <w:rPr>
          <w:rFonts w:asciiTheme="minorHAnsi" w:hAnsiTheme="minorHAnsi" w:cs="Arial"/>
          <w:sz w:val="20"/>
          <w:szCs w:val="20"/>
        </w:rPr>
      </w:pPr>
    </w:p>
    <w:p w14:paraId="4AF037E6" w14:textId="77777777" w:rsidR="00FF490B" w:rsidRPr="0095359C" w:rsidRDefault="00FF490B" w:rsidP="00FF490B">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proofErr w:type="spellStart"/>
      <w:r>
        <w:rPr>
          <w:rFonts w:asciiTheme="minorHAnsi" w:hAnsiTheme="minorHAnsi" w:cs="Arial"/>
          <w:sz w:val="20"/>
          <w:szCs w:val="20"/>
        </w:rPr>
        <w:t>ISQ</w:t>
      </w:r>
      <w:r w:rsidRPr="0095359C">
        <w:rPr>
          <w:rFonts w:asciiTheme="minorHAnsi" w:hAnsiTheme="minorHAnsi" w:cs="Arial"/>
          <w:sz w:val="20"/>
          <w:szCs w:val="20"/>
        </w:rPr>
        <w:t>_File</w:t>
      </w:r>
      <w:proofErr w:type="spellEnd"/>
    </w:p>
    <w:p w14:paraId="7C9D5169" w14:textId="77777777" w:rsidR="00FF490B" w:rsidRPr="0095359C" w:rsidRDefault="00FF490B" w:rsidP="00FF490B">
      <w:pPr>
        <w:widowControl w:val="0"/>
        <w:autoSpaceDE w:val="0"/>
        <w:autoSpaceDN w:val="0"/>
        <w:adjustRightInd w:val="0"/>
        <w:spacing w:after="0" w:line="240" w:lineRule="auto"/>
        <w:ind w:left="1440"/>
        <w:contextualSpacing/>
        <w:rPr>
          <w:rFonts w:asciiTheme="minorHAnsi" w:hAnsiTheme="minorHAnsi" w:cs="Arial"/>
          <w:sz w:val="20"/>
          <w:szCs w:val="20"/>
        </w:rPr>
      </w:pPr>
      <w:r>
        <w:rPr>
          <w:rFonts w:asciiTheme="minorHAnsi" w:hAnsiTheme="minorHAnsi" w:cs="Arial"/>
          <w:sz w:val="20"/>
          <w:szCs w:val="20"/>
        </w:rPr>
        <w:t xml:space="preserve">Expression: </w:t>
      </w:r>
      <w:r w:rsidRPr="00E25F26">
        <w:rPr>
          <w:rFonts w:asciiTheme="minorHAnsi" w:hAnsiTheme="minorHAnsi" w:cs="Arial"/>
          <w:sz w:val="20"/>
          <w:szCs w:val="20"/>
        </w:rPr>
        <w:t>@[</w:t>
      </w:r>
      <w:proofErr w:type="gramStart"/>
      <w:r w:rsidRPr="00E25F26">
        <w:rPr>
          <w:rFonts w:asciiTheme="minorHAnsi" w:hAnsiTheme="minorHAnsi" w:cs="Arial"/>
          <w:sz w:val="20"/>
          <w:szCs w:val="20"/>
        </w:rPr>
        <w:t>User::</w:t>
      </w:r>
      <w:proofErr w:type="gramEnd"/>
      <w:r w:rsidRPr="00E25F26">
        <w:rPr>
          <w:rFonts w:asciiTheme="minorHAnsi" w:hAnsiTheme="minorHAnsi" w:cs="Arial"/>
          <w:sz w:val="20"/>
          <w:szCs w:val="20"/>
        </w:rPr>
        <w:t>DecryptedOutPath] +@[User::</w:t>
      </w:r>
      <w:proofErr w:type="spellStart"/>
      <w:r w:rsidRPr="00E25F26">
        <w:rPr>
          <w:rFonts w:asciiTheme="minorHAnsi" w:hAnsiTheme="minorHAnsi" w:cs="Arial"/>
          <w:sz w:val="20"/>
          <w:szCs w:val="20"/>
        </w:rPr>
        <w:t>VarFileName</w:t>
      </w:r>
      <w:proofErr w:type="spellEnd"/>
      <w:r w:rsidRPr="00E25F26">
        <w:rPr>
          <w:rFonts w:asciiTheme="minorHAnsi" w:hAnsiTheme="minorHAnsi" w:cs="Arial"/>
          <w:sz w:val="20"/>
          <w:szCs w:val="20"/>
        </w:rPr>
        <w:t>]</w:t>
      </w:r>
    </w:p>
    <w:p w14:paraId="3A4927B3" w14:textId="77777777" w:rsidR="00FF490B" w:rsidRPr="0095359C" w:rsidRDefault="00FF490B" w:rsidP="00657231">
      <w:pPr>
        <w:widowControl w:val="0"/>
        <w:autoSpaceDE w:val="0"/>
        <w:autoSpaceDN w:val="0"/>
        <w:adjustRightInd w:val="0"/>
        <w:spacing w:after="0" w:line="240" w:lineRule="auto"/>
        <w:ind w:left="1440"/>
        <w:contextualSpacing/>
        <w:rPr>
          <w:rFonts w:asciiTheme="minorHAnsi" w:hAnsiTheme="minorHAnsi" w:cs="Arial"/>
          <w:sz w:val="20"/>
          <w:szCs w:val="20"/>
        </w:rPr>
      </w:pPr>
    </w:p>
    <w:p w14:paraId="2384CFED" w14:textId="77777777" w:rsidR="001009FB" w:rsidRPr="0095359C" w:rsidRDefault="001009FB" w:rsidP="00657231">
      <w:pPr>
        <w:widowControl w:val="0"/>
        <w:autoSpaceDE w:val="0"/>
        <w:autoSpaceDN w:val="0"/>
        <w:adjustRightInd w:val="0"/>
        <w:spacing w:after="0" w:line="240" w:lineRule="auto"/>
        <w:ind w:left="720"/>
        <w:rPr>
          <w:rFonts w:asciiTheme="minorHAnsi" w:hAnsiTheme="minorHAnsi" w:cs="Arial"/>
          <w:sz w:val="20"/>
          <w:szCs w:val="20"/>
        </w:rPr>
      </w:pPr>
    </w:p>
    <w:p w14:paraId="39297F08" w14:textId="77777777" w:rsidR="00E25F26" w:rsidRPr="0095359C" w:rsidRDefault="00E25F26" w:rsidP="00E25F26">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proofErr w:type="spellStart"/>
      <w:r>
        <w:rPr>
          <w:rFonts w:asciiTheme="minorHAnsi" w:hAnsiTheme="minorHAnsi" w:cs="Arial"/>
          <w:sz w:val="20"/>
          <w:szCs w:val="20"/>
        </w:rPr>
        <w:t>Encrypted</w:t>
      </w:r>
      <w:r w:rsidRPr="0095359C">
        <w:rPr>
          <w:rFonts w:asciiTheme="minorHAnsi" w:hAnsiTheme="minorHAnsi" w:cs="Arial"/>
          <w:sz w:val="20"/>
          <w:szCs w:val="20"/>
        </w:rPr>
        <w:t>_File</w:t>
      </w:r>
      <w:proofErr w:type="spellEnd"/>
    </w:p>
    <w:p w14:paraId="07FB17C6" w14:textId="77777777" w:rsidR="00E25F26" w:rsidRDefault="00E25F26" w:rsidP="00E25F26">
      <w:pPr>
        <w:widowControl w:val="0"/>
        <w:autoSpaceDE w:val="0"/>
        <w:autoSpaceDN w:val="0"/>
        <w:adjustRightInd w:val="0"/>
        <w:spacing w:after="0" w:line="240" w:lineRule="auto"/>
        <w:ind w:left="1440"/>
        <w:contextualSpacing/>
        <w:rPr>
          <w:rFonts w:asciiTheme="minorHAnsi" w:hAnsiTheme="minorHAnsi" w:cs="Arial"/>
          <w:sz w:val="20"/>
          <w:szCs w:val="20"/>
        </w:rPr>
      </w:pPr>
      <w:r>
        <w:rPr>
          <w:rFonts w:asciiTheme="minorHAnsi" w:hAnsiTheme="minorHAnsi" w:cs="Arial"/>
          <w:sz w:val="20"/>
          <w:szCs w:val="20"/>
        </w:rPr>
        <w:t xml:space="preserve">Expression: </w:t>
      </w:r>
      <w:r w:rsidRPr="00E25F26">
        <w:rPr>
          <w:rFonts w:asciiTheme="minorHAnsi" w:hAnsiTheme="minorHAnsi" w:cs="Arial"/>
          <w:sz w:val="20"/>
          <w:szCs w:val="20"/>
        </w:rPr>
        <w:t>@[</w:t>
      </w:r>
      <w:proofErr w:type="gramStart"/>
      <w:r w:rsidRPr="00E25F26">
        <w:rPr>
          <w:rFonts w:asciiTheme="minorHAnsi" w:hAnsiTheme="minorHAnsi" w:cs="Arial"/>
          <w:sz w:val="20"/>
          <w:szCs w:val="20"/>
        </w:rPr>
        <w:t>User::</w:t>
      </w:r>
      <w:proofErr w:type="gramEnd"/>
      <w:r w:rsidRPr="00E25F26">
        <w:rPr>
          <w:rFonts w:asciiTheme="minorHAnsi" w:hAnsiTheme="minorHAnsi" w:cs="Arial"/>
          <w:sz w:val="20"/>
          <w:szCs w:val="20"/>
        </w:rPr>
        <w:t>EncryptedOutPath] +  @[User::varEncryptedFileName]</w:t>
      </w:r>
    </w:p>
    <w:p w14:paraId="46CBAD71" w14:textId="77777777" w:rsidR="00E25F26" w:rsidRPr="0095359C" w:rsidRDefault="00E25F26" w:rsidP="00E25F26">
      <w:pPr>
        <w:widowControl w:val="0"/>
        <w:autoSpaceDE w:val="0"/>
        <w:autoSpaceDN w:val="0"/>
        <w:adjustRightInd w:val="0"/>
        <w:spacing w:after="0" w:line="240" w:lineRule="auto"/>
        <w:ind w:left="1440"/>
        <w:contextualSpacing/>
        <w:rPr>
          <w:rFonts w:asciiTheme="minorHAnsi" w:hAnsiTheme="minorHAnsi" w:cs="Arial"/>
          <w:sz w:val="20"/>
          <w:szCs w:val="20"/>
        </w:rPr>
      </w:pPr>
    </w:p>
    <w:p w14:paraId="0EC9AFD4" w14:textId="77777777" w:rsidR="00E25F26" w:rsidRPr="0095359C" w:rsidRDefault="00E25F26" w:rsidP="00E25F26">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proofErr w:type="spellStart"/>
      <w:r>
        <w:rPr>
          <w:rFonts w:asciiTheme="minorHAnsi" w:hAnsiTheme="minorHAnsi" w:cs="Arial"/>
          <w:sz w:val="20"/>
          <w:szCs w:val="20"/>
        </w:rPr>
        <w:t>Failed</w:t>
      </w:r>
      <w:r w:rsidRPr="0095359C">
        <w:rPr>
          <w:rFonts w:asciiTheme="minorHAnsi" w:hAnsiTheme="minorHAnsi" w:cs="Arial"/>
          <w:sz w:val="20"/>
          <w:szCs w:val="20"/>
        </w:rPr>
        <w:t>_File</w:t>
      </w:r>
      <w:proofErr w:type="spellEnd"/>
    </w:p>
    <w:p w14:paraId="6A6B2171" w14:textId="77777777" w:rsidR="00E25F26" w:rsidRPr="0095359C" w:rsidRDefault="00E25F26" w:rsidP="00E25F26">
      <w:pPr>
        <w:widowControl w:val="0"/>
        <w:autoSpaceDE w:val="0"/>
        <w:autoSpaceDN w:val="0"/>
        <w:adjustRightInd w:val="0"/>
        <w:spacing w:after="0" w:line="240" w:lineRule="auto"/>
        <w:ind w:left="1440"/>
        <w:contextualSpacing/>
        <w:rPr>
          <w:rFonts w:asciiTheme="minorHAnsi" w:hAnsiTheme="minorHAnsi" w:cs="Arial"/>
          <w:sz w:val="20"/>
          <w:szCs w:val="20"/>
        </w:rPr>
      </w:pPr>
      <w:r>
        <w:rPr>
          <w:rFonts w:asciiTheme="minorHAnsi" w:hAnsiTheme="minorHAnsi" w:cs="Arial"/>
          <w:sz w:val="20"/>
          <w:szCs w:val="20"/>
        </w:rPr>
        <w:t xml:space="preserve">Expression: </w:t>
      </w:r>
      <w:r w:rsidRPr="00E25F26">
        <w:rPr>
          <w:rFonts w:asciiTheme="minorHAnsi" w:hAnsiTheme="minorHAnsi" w:cs="Arial"/>
          <w:sz w:val="20"/>
          <w:szCs w:val="20"/>
        </w:rPr>
        <w:t>@[</w:t>
      </w:r>
      <w:proofErr w:type="gramStart"/>
      <w:r w:rsidRPr="00E25F26">
        <w:rPr>
          <w:rFonts w:asciiTheme="minorHAnsi" w:hAnsiTheme="minorHAnsi" w:cs="Arial"/>
          <w:sz w:val="20"/>
          <w:szCs w:val="20"/>
        </w:rPr>
        <w:t>User::</w:t>
      </w:r>
      <w:proofErr w:type="gramEnd"/>
      <w:r w:rsidRPr="00E25F26">
        <w:rPr>
          <w:rFonts w:asciiTheme="minorHAnsi" w:hAnsiTheme="minorHAnsi" w:cs="Arial"/>
          <w:sz w:val="20"/>
          <w:szCs w:val="20"/>
        </w:rPr>
        <w:t>DecryptedOutPath]+ @[User::varFailedFile]</w:t>
      </w:r>
    </w:p>
    <w:p w14:paraId="2AEEEC8E" w14:textId="77777777" w:rsidR="001009FB" w:rsidRPr="0095359C" w:rsidRDefault="001009FB" w:rsidP="001009FB">
      <w:pPr>
        <w:widowControl w:val="0"/>
        <w:autoSpaceDE w:val="0"/>
        <w:autoSpaceDN w:val="0"/>
        <w:adjustRightInd w:val="0"/>
        <w:spacing w:after="0" w:line="240" w:lineRule="auto"/>
        <w:rPr>
          <w:rFonts w:asciiTheme="minorHAnsi" w:hAnsiTheme="minorHAnsi" w:cs="Arial"/>
          <w:sz w:val="20"/>
          <w:szCs w:val="20"/>
        </w:rPr>
      </w:pPr>
    </w:p>
    <w:p w14:paraId="2AF5CAC5" w14:textId="77777777" w:rsidR="001009FB" w:rsidRPr="0095359C" w:rsidRDefault="001009FB" w:rsidP="001009FB">
      <w:pPr>
        <w:widowControl w:val="0"/>
        <w:autoSpaceDE w:val="0"/>
        <w:autoSpaceDN w:val="0"/>
        <w:adjustRightInd w:val="0"/>
        <w:spacing w:after="0" w:line="240" w:lineRule="auto"/>
        <w:rPr>
          <w:rFonts w:asciiTheme="minorHAnsi" w:hAnsiTheme="minorHAnsi" w:cs="Arial"/>
          <w:sz w:val="20"/>
          <w:szCs w:val="20"/>
        </w:rPr>
      </w:pPr>
    </w:p>
    <w:p w14:paraId="3270B079" w14:textId="77777777" w:rsidR="001009FB" w:rsidRPr="0095359C" w:rsidRDefault="001009FB" w:rsidP="001009FB">
      <w:pPr>
        <w:widowControl w:val="0"/>
        <w:autoSpaceDE w:val="0"/>
        <w:autoSpaceDN w:val="0"/>
        <w:adjustRightInd w:val="0"/>
        <w:spacing w:after="0" w:line="240" w:lineRule="auto"/>
        <w:rPr>
          <w:rFonts w:asciiTheme="minorHAnsi" w:hAnsiTheme="minorHAnsi" w:cs="Arial"/>
          <w:sz w:val="20"/>
          <w:szCs w:val="20"/>
        </w:rPr>
      </w:pPr>
    </w:p>
    <w:p w14:paraId="282EE1AF" w14:textId="77777777" w:rsidR="001009FB" w:rsidRPr="0095359C" w:rsidRDefault="001009FB" w:rsidP="001009FB">
      <w:pPr>
        <w:widowControl w:val="0"/>
        <w:autoSpaceDE w:val="0"/>
        <w:autoSpaceDN w:val="0"/>
        <w:adjustRightInd w:val="0"/>
        <w:spacing w:after="0" w:line="240" w:lineRule="auto"/>
        <w:rPr>
          <w:rFonts w:asciiTheme="minorHAnsi" w:hAnsiTheme="minorHAnsi" w:cs="Arial"/>
          <w:sz w:val="20"/>
          <w:szCs w:val="20"/>
        </w:rPr>
      </w:pPr>
    </w:p>
    <w:p w14:paraId="2994B43E" w14:textId="77777777" w:rsidR="001009FB" w:rsidRPr="0095359C" w:rsidRDefault="001009FB" w:rsidP="001009FB">
      <w:pPr>
        <w:widowControl w:val="0"/>
        <w:autoSpaceDE w:val="0"/>
        <w:autoSpaceDN w:val="0"/>
        <w:adjustRightInd w:val="0"/>
        <w:spacing w:after="0" w:line="240" w:lineRule="auto"/>
        <w:rPr>
          <w:rFonts w:asciiTheme="minorHAnsi" w:hAnsiTheme="minorHAnsi" w:cs="Arial"/>
          <w:sz w:val="20"/>
          <w:szCs w:val="20"/>
        </w:rPr>
      </w:pPr>
    </w:p>
    <w:p w14:paraId="48D374CE" w14:textId="77777777" w:rsidR="00265092" w:rsidRPr="0095359C" w:rsidRDefault="00265092" w:rsidP="009F2A51">
      <w:pPr>
        <w:widowControl w:val="0"/>
        <w:autoSpaceDE w:val="0"/>
        <w:autoSpaceDN w:val="0"/>
        <w:adjustRightInd w:val="0"/>
        <w:spacing w:after="0" w:line="240" w:lineRule="auto"/>
        <w:rPr>
          <w:rFonts w:asciiTheme="minorHAnsi" w:hAnsiTheme="minorHAnsi" w:cs="Arial"/>
          <w:b/>
          <w:sz w:val="20"/>
          <w:szCs w:val="20"/>
        </w:rPr>
      </w:pPr>
    </w:p>
    <w:p w14:paraId="7334EB35" w14:textId="77777777" w:rsidR="00265092" w:rsidRDefault="00265092" w:rsidP="009F2A51">
      <w:pPr>
        <w:widowControl w:val="0"/>
        <w:autoSpaceDE w:val="0"/>
        <w:autoSpaceDN w:val="0"/>
        <w:adjustRightInd w:val="0"/>
        <w:spacing w:after="0" w:line="240" w:lineRule="auto"/>
        <w:rPr>
          <w:rFonts w:asciiTheme="minorHAnsi" w:hAnsiTheme="minorHAnsi" w:cs="Arial"/>
          <w:b/>
          <w:sz w:val="20"/>
          <w:szCs w:val="20"/>
        </w:rPr>
      </w:pPr>
    </w:p>
    <w:p w14:paraId="5030516E" w14:textId="77777777" w:rsidR="00E25F26" w:rsidRDefault="00E25F26" w:rsidP="009F2A51">
      <w:pPr>
        <w:widowControl w:val="0"/>
        <w:autoSpaceDE w:val="0"/>
        <w:autoSpaceDN w:val="0"/>
        <w:adjustRightInd w:val="0"/>
        <w:spacing w:after="0" w:line="240" w:lineRule="auto"/>
        <w:rPr>
          <w:rFonts w:asciiTheme="minorHAnsi" w:hAnsiTheme="minorHAnsi" w:cs="Arial"/>
          <w:b/>
          <w:sz w:val="20"/>
          <w:szCs w:val="20"/>
        </w:rPr>
      </w:pPr>
    </w:p>
    <w:p w14:paraId="68B0C87E" w14:textId="77777777" w:rsidR="00E25F26" w:rsidRPr="0095359C" w:rsidRDefault="00E25F26" w:rsidP="009F2A51">
      <w:pPr>
        <w:widowControl w:val="0"/>
        <w:autoSpaceDE w:val="0"/>
        <w:autoSpaceDN w:val="0"/>
        <w:adjustRightInd w:val="0"/>
        <w:spacing w:after="0" w:line="240" w:lineRule="auto"/>
        <w:rPr>
          <w:rFonts w:asciiTheme="minorHAnsi" w:hAnsiTheme="minorHAnsi" w:cs="Arial"/>
          <w:b/>
          <w:sz w:val="20"/>
          <w:szCs w:val="20"/>
        </w:rPr>
      </w:pPr>
    </w:p>
    <w:p w14:paraId="61087A50" w14:textId="77777777" w:rsidR="00265092" w:rsidRPr="0095359C" w:rsidRDefault="00265092" w:rsidP="009F2A51">
      <w:pPr>
        <w:widowControl w:val="0"/>
        <w:autoSpaceDE w:val="0"/>
        <w:autoSpaceDN w:val="0"/>
        <w:adjustRightInd w:val="0"/>
        <w:spacing w:after="0" w:line="240" w:lineRule="auto"/>
        <w:rPr>
          <w:rFonts w:asciiTheme="minorHAnsi" w:hAnsiTheme="minorHAnsi" w:cs="Arial"/>
          <w:b/>
          <w:sz w:val="20"/>
          <w:szCs w:val="20"/>
        </w:rPr>
      </w:pPr>
    </w:p>
    <w:p w14:paraId="1D494886" w14:textId="77777777" w:rsidR="00265092" w:rsidRPr="0095359C" w:rsidRDefault="00265092" w:rsidP="009F2A51">
      <w:pPr>
        <w:widowControl w:val="0"/>
        <w:autoSpaceDE w:val="0"/>
        <w:autoSpaceDN w:val="0"/>
        <w:adjustRightInd w:val="0"/>
        <w:spacing w:after="0" w:line="240" w:lineRule="auto"/>
        <w:rPr>
          <w:rFonts w:asciiTheme="minorHAnsi" w:hAnsiTheme="minorHAnsi" w:cs="Arial"/>
          <w:b/>
          <w:sz w:val="20"/>
          <w:szCs w:val="20"/>
        </w:rPr>
      </w:pPr>
    </w:p>
    <w:p w14:paraId="1F700104" w14:textId="77777777" w:rsidR="00265092" w:rsidRPr="0095359C" w:rsidRDefault="00265092" w:rsidP="009F2A51">
      <w:pPr>
        <w:widowControl w:val="0"/>
        <w:autoSpaceDE w:val="0"/>
        <w:autoSpaceDN w:val="0"/>
        <w:adjustRightInd w:val="0"/>
        <w:spacing w:after="0" w:line="240" w:lineRule="auto"/>
        <w:rPr>
          <w:rFonts w:asciiTheme="minorHAnsi" w:hAnsiTheme="minorHAnsi" w:cs="Arial"/>
          <w:b/>
          <w:sz w:val="20"/>
          <w:szCs w:val="20"/>
        </w:rPr>
      </w:pPr>
    </w:p>
    <w:p w14:paraId="26E3C31B" w14:textId="77777777" w:rsidR="00265092" w:rsidRPr="0095359C" w:rsidRDefault="00265092" w:rsidP="009F2A51">
      <w:pPr>
        <w:widowControl w:val="0"/>
        <w:autoSpaceDE w:val="0"/>
        <w:autoSpaceDN w:val="0"/>
        <w:adjustRightInd w:val="0"/>
        <w:spacing w:after="0" w:line="240" w:lineRule="auto"/>
        <w:rPr>
          <w:rFonts w:asciiTheme="minorHAnsi" w:hAnsiTheme="minorHAnsi" w:cs="Arial"/>
          <w:b/>
          <w:sz w:val="20"/>
          <w:szCs w:val="20"/>
        </w:rPr>
      </w:pPr>
    </w:p>
    <w:p w14:paraId="0AC0B5AF" w14:textId="77777777" w:rsidR="008C584B" w:rsidRDefault="008C584B" w:rsidP="009F2A51">
      <w:pPr>
        <w:widowControl w:val="0"/>
        <w:autoSpaceDE w:val="0"/>
        <w:autoSpaceDN w:val="0"/>
        <w:adjustRightInd w:val="0"/>
        <w:spacing w:after="0" w:line="240" w:lineRule="auto"/>
        <w:rPr>
          <w:rFonts w:asciiTheme="minorHAnsi" w:hAnsiTheme="minorHAnsi" w:cs="Arial"/>
          <w:b/>
          <w:sz w:val="20"/>
          <w:szCs w:val="20"/>
        </w:rPr>
      </w:pPr>
    </w:p>
    <w:p w14:paraId="1E06AA02" w14:textId="77777777"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14:paraId="00B4C162" w14:textId="77777777"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14:paraId="316B77FC" w14:textId="77777777"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14:paraId="02E6DEE9" w14:textId="77777777"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14:paraId="6E023FE2" w14:textId="77777777"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14:paraId="6759C23E" w14:textId="77777777"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14:paraId="797DA481" w14:textId="77777777"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14:paraId="641CDCDA" w14:textId="77777777"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14:paraId="425177EE" w14:textId="77777777"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14:paraId="4A72AC0B" w14:textId="77777777" w:rsidR="00202048" w:rsidRPr="0095359C" w:rsidRDefault="008D48D8" w:rsidP="0076086A">
      <w:pPr>
        <w:pStyle w:val="ListParagraph"/>
        <w:widowControl w:val="0"/>
        <w:numPr>
          <w:ilvl w:val="3"/>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t>P</w:t>
      </w:r>
      <w:r w:rsidR="00932115" w:rsidRPr="0095359C">
        <w:rPr>
          <w:rFonts w:asciiTheme="minorHAnsi" w:hAnsiTheme="minorHAnsi" w:cs="Arial"/>
          <w:b/>
          <w:sz w:val="20"/>
          <w:szCs w:val="20"/>
        </w:rPr>
        <w:t>ackage Content</w:t>
      </w:r>
    </w:p>
    <w:p w14:paraId="2C3EFFE2" w14:textId="77777777" w:rsidR="00F94DAF" w:rsidRPr="0095359C" w:rsidRDefault="00F94DAF" w:rsidP="009F2A51">
      <w:pPr>
        <w:widowControl w:val="0"/>
        <w:autoSpaceDE w:val="0"/>
        <w:autoSpaceDN w:val="0"/>
        <w:adjustRightInd w:val="0"/>
        <w:spacing w:after="0" w:line="240" w:lineRule="auto"/>
        <w:rPr>
          <w:rFonts w:asciiTheme="minorHAnsi" w:hAnsiTheme="minorHAnsi" w:cs="Arial"/>
          <w:b/>
          <w:sz w:val="20"/>
          <w:szCs w:val="20"/>
        </w:rPr>
      </w:pPr>
    </w:p>
    <w:p w14:paraId="07EB4B6F" w14:textId="77777777" w:rsidR="00A52549" w:rsidRPr="0095359C" w:rsidRDefault="00A52549" w:rsidP="007931F8">
      <w:pPr>
        <w:widowControl w:val="0"/>
        <w:autoSpaceDE w:val="0"/>
        <w:autoSpaceDN w:val="0"/>
        <w:adjustRightInd w:val="0"/>
        <w:spacing w:after="0" w:line="240" w:lineRule="auto"/>
        <w:rPr>
          <w:rFonts w:asciiTheme="minorHAnsi" w:hAnsiTheme="minorHAnsi" w:cs="Arial"/>
          <w:b/>
          <w:sz w:val="20"/>
          <w:szCs w:val="20"/>
        </w:rPr>
      </w:pPr>
    </w:p>
    <w:p w14:paraId="68B99BFE" w14:textId="77777777" w:rsidR="008D48D8" w:rsidRDefault="000165F3" w:rsidP="007931F8">
      <w:pPr>
        <w:widowControl w:val="0"/>
        <w:autoSpaceDE w:val="0"/>
        <w:autoSpaceDN w:val="0"/>
        <w:adjustRightInd w:val="0"/>
        <w:spacing w:after="0" w:line="240" w:lineRule="auto"/>
        <w:rPr>
          <w:rFonts w:asciiTheme="minorHAnsi" w:hAnsiTheme="minorHAnsi" w:cs="Arial"/>
          <w:b/>
          <w:sz w:val="20"/>
          <w:szCs w:val="20"/>
        </w:rPr>
      </w:pPr>
      <w:r w:rsidRPr="000165F3">
        <w:rPr>
          <w:noProof/>
        </w:rPr>
        <w:t xml:space="preserve"> </w:t>
      </w:r>
      <w:r w:rsidR="00E25F26" w:rsidRPr="00E25F26">
        <w:rPr>
          <w:noProof/>
        </w:rPr>
        <w:t xml:space="preserve"> </w:t>
      </w:r>
      <w:r w:rsidR="00FF490B">
        <w:rPr>
          <w:noProof/>
        </w:rPr>
        <w:lastRenderedPageBreak/>
        <w:drawing>
          <wp:inline distT="0" distB="0" distL="0" distR="0" wp14:anchorId="1803BFD2" wp14:editId="62E2979B">
            <wp:extent cx="5943600" cy="23869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86965"/>
                    </a:xfrm>
                    <a:prstGeom prst="rect">
                      <a:avLst/>
                    </a:prstGeom>
                  </pic:spPr>
                </pic:pic>
              </a:graphicData>
            </a:graphic>
          </wp:inline>
        </w:drawing>
      </w:r>
    </w:p>
    <w:p w14:paraId="33A241BB" w14:textId="77777777"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14:paraId="72C07055" w14:textId="77777777"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14:paraId="5BA25F11" w14:textId="77777777"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14:paraId="7F26087B" w14:textId="77777777" w:rsidR="00EF5B6C" w:rsidRDefault="00EF5B6C" w:rsidP="00EF5B6C">
      <w:pPr>
        <w:pStyle w:val="ListParagraph"/>
        <w:widowControl w:val="0"/>
        <w:numPr>
          <w:ilvl w:val="3"/>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t>Containers</w:t>
      </w:r>
    </w:p>
    <w:p w14:paraId="712059CE" w14:textId="77777777" w:rsidR="00F7423D" w:rsidRPr="0095359C" w:rsidRDefault="00F7423D" w:rsidP="00842389">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t xml:space="preserve"> Foreach File</w:t>
      </w:r>
    </w:p>
    <w:p w14:paraId="01222F3F" w14:textId="77777777" w:rsidR="008D48D8" w:rsidRDefault="00F7423D" w:rsidP="007931F8">
      <w:pPr>
        <w:widowControl w:val="0"/>
        <w:autoSpaceDE w:val="0"/>
        <w:autoSpaceDN w:val="0"/>
        <w:adjustRightInd w:val="0"/>
        <w:spacing w:after="0" w:line="240" w:lineRule="auto"/>
        <w:rPr>
          <w:rFonts w:asciiTheme="minorHAnsi" w:hAnsiTheme="minorHAnsi" w:cs="Arial"/>
          <w:sz w:val="20"/>
          <w:szCs w:val="20"/>
        </w:rPr>
      </w:pPr>
      <w:r w:rsidRPr="00842389">
        <w:rPr>
          <w:rFonts w:asciiTheme="minorHAnsi" w:hAnsiTheme="minorHAnsi" w:cs="Arial"/>
          <w:sz w:val="20"/>
          <w:szCs w:val="20"/>
        </w:rPr>
        <w:t xml:space="preserve">                                </w:t>
      </w:r>
      <w:r w:rsidR="00E705FE">
        <w:rPr>
          <w:rFonts w:asciiTheme="minorHAnsi" w:hAnsiTheme="minorHAnsi" w:cs="Arial"/>
          <w:sz w:val="20"/>
          <w:szCs w:val="20"/>
        </w:rPr>
        <w:t>Function</w:t>
      </w:r>
      <w:r w:rsidRPr="00842389">
        <w:rPr>
          <w:rFonts w:asciiTheme="minorHAnsi" w:hAnsiTheme="minorHAnsi" w:cs="Arial"/>
          <w:sz w:val="20"/>
          <w:szCs w:val="20"/>
        </w:rPr>
        <w:t xml:space="preserve">: </w:t>
      </w:r>
      <w:r w:rsidR="00E705FE">
        <w:rPr>
          <w:rFonts w:asciiTheme="minorHAnsi" w:hAnsiTheme="minorHAnsi" w:cs="Arial"/>
          <w:sz w:val="20"/>
          <w:szCs w:val="20"/>
        </w:rPr>
        <w:t>Decrypt and backup Encrypted Files</w:t>
      </w:r>
    </w:p>
    <w:p w14:paraId="177B3DA9" w14:textId="77777777" w:rsidR="00F7423D" w:rsidRDefault="00F7423D" w:rsidP="007931F8">
      <w:pPr>
        <w:widowControl w:val="0"/>
        <w:autoSpaceDE w:val="0"/>
        <w:autoSpaceDN w:val="0"/>
        <w:adjustRightInd w:val="0"/>
        <w:spacing w:after="0" w:line="240" w:lineRule="auto"/>
        <w:rPr>
          <w:rFonts w:asciiTheme="minorHAnsi" w:hAnsiTheme="minorHAnsi" w:cs="Arial"/>
          <w:sz w:val="20"/>
          <w:szCs w:val="20"/>
        </w:rPr>
      </w:pPr>
    </w:p>
    <w:p w14:paraId="6DF93198" w14:textId="77777777" w:rsidR="00E705FE" w:rsidRPr="0095359C" w:rsidRDefault="00E705FE" w:rsidP="003F421D">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t>Foreach LCS OMR File</w:t>
      </w:r>
    </w:p>
    <w:p w14:paraId="0BF07837" w14:textId="77777777" w:rsidR="00E705FE" w:rsidRDefault="00E705FE" w:rsidP="00E705FE">
      <w:pPr>
        <w:widowControl w:val="0"/>
        <w:autoSpaceDE w:val="0"/>
        <w:autoSpaceDN w:val="0"/>
        <w:adjustRightInd w:val="0"/>
        <w:spacing w:after="0" w:line="240" w:lineRule="auto"/>
        <w:rPr>
          <w:rFonts w:asciiTheme="minorHAnsi" w:hAnsiTheme="minorHAnsi" w:cs="Arial"/>
          <w:sz w:val="20"/>
          <w:szCs w:val="20"/>
        </w:rPr>
      </w:pPr>
      <w:r w:rsidRPr="00842389">
        <w:rPr>
          <w:rFonts w:asciiTheme="minorHAnsi" w:hAnsiTheme="minorHAnsi" w:cs="Arial"/>
          <w:sz w:val="20"/>
          <w:szCs w:val="20"/>
        </w:rPr>
        <w:t xml:space="preserve">                                 </w:t>
      </w:r>
      <w:r>
        <w:rPr>
          <w:rFonts w:asciiTheme="minorHAnsi" w:hAnsiTheme="minorHAnsi" w:cs="Arial"/>
          <w:sz w:val="20"/>
          <w:szCs w:val="20"/>
        </w:rPr>
        <w:t>Function</w:t>
      </w:r>
      <w:r w:rsidRPr="00842389">
        <w:rPr>
          <w:rFonts w:asciiTheme="minorHAnsi" w:hAnsiTheme="minorHAnsi" w:cs="Arial"/>
          <w:sz w:val="20"/>
          <w:szCs w:val="20"/>
        </w:rPr>
        <w:t xml:space="preserve">: </w:t>
      </w:r>
      <w:r>
        <w:rPr>
          <w:rFonts w:asciiTheme="minorHAnsi" w:hAnsiTheme="minorHAnsi" w:cs="Arial"/>
          <w:sz w:val="20"/>
          <w:szCs w:val="20"/>
        </w:rPr>
        <w:t xml:space="preserve">Load LCS Files                           </w:t>
      </w:r>
    </w:p>
    <w:p w14:paraId="234085B6" w14:textId="77777777" w:rsidR="00E705FE" w:rsidRDefault="00E705FE" w:rsidP="00E705FE">
      <w:pPr>
        <w:widowControl w:val="0"/>
        <w:autoSpaceDE w:val="0"/>
        <w:autoSpaceDN w:val="0"/>
        <w:adjustRightInd w:val="0"/>
        <w:spacing w:after="0" w:line="240" w:lineRule="auto"/>
        <w:rPr>
          <w:rFonts w:asciiTheme="minorHAnsi" w:hAnsiTheme="minorHAnsi" w:cs="Arial"/>
          <w:sz w:val="20"/>
          <w:szCs w:val="20"/>
        </w:rPr>
      </w:pPr>
      <w:r>
        <w:rPr>
          <w:rFonts w:asciiTheme="minorHAnsi" w:hAnsiTheme="minorHAnsi" w:cs="Arial"/>
          <w:sz w:val="20"/>
          <w:szCs w:val="20"/>
        </w:rPr>
        <w:t xml:space="preserve">                                 </w:t>
      </w:r>
      <w:proofErr w:type="spellStart"/>
      <w:r w:rsidRPr="00842389">
        <w:rPr>
          <w:rFonts w:asciiTheme="minorHAnsi" w:hAnsiTheme="minorHAnsi" w:cs="Arial"/>
          <w:sz w:val="20"/>
          <w:szCs w:val="20"/>
        </w:rPr>
        <w:t>Expresion</w:t>
      </w:r>
      <w:proofErr w:type="spellEnd"/>
      <w:r w:rsidRPr="00842389">
        <w:rPr>
          <w:rFonts w:asciiTheme="minorHAnsi" w:hAnsiTheme="minorHAnsi" w:cs="Arial"/>
          <w:sz w:val="20"/>
          <w:szCs w:val="20"/>
        </w:rPr>
        <w:t>: FINDSTRING(@[</w:t>
      </w:r>
      <w:proofErr w:type="gramStart"/>
      <w:r w:rsidRPr="00842389">
        <w:rPr>
          <w:rFonts w:asciiTheme="minorHAnsi" w:hAnsiTheme="minorHAnsi" w:cs="Arial"/>
          <w:sz w:val="20"/>
          <w:szCs w:val="20"/>
        </w:rPr>
        <w:t>User::</w:t>
      </w:r>
      <w:proofErr w:type="gramEnd"/>
      <w:r w:rsidRPr="00842389">
        <w:rPr>
          <w:rFonts w:asciiTheme="minorHAnsi" w:hAnsiTheme="minorHAnsi" w:cs="Arial"/>
          <w:sz w:val="20"/>
          <w:szCs w:val="20"/>
        </w:rPr>
        <w:t>VarFileName],"LCS",1 ) &gt; 1</w:t>
      </w:r>
    </w:p>
    <w:p w14:paraId="7D5665A3" w14:textId="77777777" w:rsidR="00E705FE" w:rsidRDefault="00E705FE" w:rsidP="007931F8">
      <w:pPr>
        <w:widowControl w:val="0"/>
        <w:autoSpaceDE w:val="0"/>
        <w:autoSpaceDN w:val="0"/>
        <w:adjustRightInd w:val="0"/>
        <w:spacing w:after="0" w:line="240" w:lineRule="auto"/>
        <w:rPr>
          <w:rFonts w:asciiTheme="minorHAnsi" w:hAnsiTheme="minorHAnsi" w:cs="Arial"/>
          <w:sz w:val="20"/>
          <w:szCs w:val="20"/>
        </w:rPr>
      </w:pPr>
    </w:p>
    <w:p w14:paraId="76862C33" w14:textId="77777777" w:rsidR="00F7423D" w:rsidRPr="0095359C" w:rsidRDefault="00F7423D" w:rsidP="003F421D">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t>Foreach IAE_IAT OMR File</w:t>
      </w:r>
    </w:p>
    <w:p w14:paraId="145AA8D3" w14:textId="77777777" w:rsidR="00E705FE" w:rsidRDefault="00F7423D" w:rsidP="007931F8">
      <w:pPr>
        <w:widowControl w:val="0"/>
        <w:autoSpaceDE w:val="0"/>
        <w:autoSpaceDN w:val="0"/>
        <w:adjustRightInd w:val="0"/>
        <w:spacing w:after="0" w:line="240" w:lineRule="auto"/>
        <w:rPr>
          <w:rFonts w:asciiTheme="minorHAnsi" w:hAnsiTheme="minorHAnsi" w:cs="Arial"/>
          <w:sz w:val="20"/>
          <w:szCs w:val="20"/>
        </w:rPr>
      </w:pPr>
      <w:r w:rsidRPr="004D1EEE">
        <w:rPr>
          <w:rFonts w:asciiTheme="minorHAnsi" w:hAnsiTheme="minorHAnsi" w:cs="Arial"/>
          <w:sz w:val="20"/>
          <w:szCs w:val="20"/>
        </w:rPr>
        <w:t xml:space="preserve">                               </w:t>
      </w:r>
      <w:r w:rsidR="00E705FE">
        <w:rPr>
          <w:rFonts w:asciiTheme="minorHAnsi" w:hAnsiTheme="minorHAnsi" w:cs="Arial"/>
          <w:sz w:val="20"/>
          <w:szCs w:val="20"/>
        </w:rPr>
        <w:t>Function</w:t>
      </w:r>
      <w:r w:rsidR="00E705FE" w:rsidRPr="00842389">
        <w:rPr>
          <w:rFonts w:asciiTheme="minorHAnsi" w:hAnsiTheme="minorHAnsi" w:cs="Arial"/>
          <w:sz w:val="20"/>
          <w:szCs w:val="20"/>
        </w:rPr>
        <w:t xml:space="preserve">: </w:t>
      </w:r>
      <w:r w:rsidR="00E705FE">
        <w:rPr>
          <w:rFonts w:asciiTheme="minorHAnsi" w:hAnsiTheme="minorHAnsi" w:cs="Arial"/>
          <w:sz w:val="20"/>
          <w:szCs w:val="20"/>
        </w:rPr>
        <w:t xml:space="preserve">Load IAE/IAT Files                           </w:t>
      </w:r>
    </w:p>
    <w:p w14:paraId="750B69B6" w14:textId="77777777" w:rsidR="00F7423D" w:rsidRDefault="00E705FE" w:rsidP="007931F8">
      <w:pPr>
        <w:widowControl w:val="0"/>
        <w:autoSpaceDE w:val="0"/>
        <w:autoSpaceDN w:val="0"/>
        <w:adjustRightInd w:val="0"/>
        <w:spacing w:after="0" w:line="240" w:lineRule="auto"/>
        <w:rPr>
          <w:rFonts w:asciiTheme="minorHAnsi" w:hAnsiTheme="minorHAnsi" w:cs="Arial"/>
          <w:sz w:val="20"/>
          <w:szCs w:val="20"/>
        </w:rPr>
      </w:pPr>
      <w:r>
        <w:rPr>
          <w:rFonts w:asciiTheme="minorHAnsi" w:hAnsiTheme="minorHAnsi" w:cs="Arial"/>
          <w:sz w:val="20"/>
          <w:szCs w:val="20"/>
        </w:rPr>
        <w:t xml:space="preserve">                              </w:t>
      </w:r>
      <w:r w:rsidR="00F7423D" w:rsidRPr="004D1EEE">
        <w:rPr>
          <w:rFonts w:asciiTheme="minorHAnsi" w:hAnsiTheme="minorHAnsi" w:cs="Arial"/>
          <w:sz w:val="20"/>
          <w:szCs w:val="20"/>
        </w:rPr>
        <w:t xml:space="preserve"> </w:t>
      </w:r>
      <w:proofErr w:type="spellStart"/>
      <w:r w:rsidR="00F7423D" w:rsidRPr="004D1EEE">
        <w:rPr>
          <w:rFonts w:asciiTheme="minorHAnsi" w:hAnsiTheme="minorHAnsi" w:cs="Arial"/>
          <w:sz w:val="20"/>
          <w:szCs w:val="20"/>
        </w:rPr>
        <w:t>Expresion</w:t>
      </w:r>
      <w:proofErr w:type="spellEnd"/>
      <w:r w:rsidR="00F7423D" w:rsidRPr="004D1EEE">
        <w:rPr>
          <w:rFonts w:asciiTheme="minorHAnsi" w:hAnsiTheme="minorHAnsi" w:cs="Arial"/>
          <w:sz w:val="20"/>
          <w:szCs w:val="20"/>
        </w:rPr>
        <w:t xml:space="preserve">: </w:t>
      </w:r>
      <w:r w:rsidR="00F7423D" w:rsidRPr="00F7423D">
        <w:rPr>
          <w:rFonts w:asciiTheme="minorHAnsi" w:hAnsiTheme="minorHAnsi" w:cs="Arial"/>
          <w:sz w:val="20"/>
          <w:szCs w:val="20"/>
        </w:rPr>
        <w:t>(FINDSTRING(@[</w:t>
      </w:r>
      <w:proofErr w:type="gramStart"/>
      <w:r w:rsidR="00F7423D" w:rsidRPr="00F7423D">
        <w:rPr>
          <w:rFonts w:asciiTheme="minorHAnsi" w:hAnsiTheme="minorHAnsi" w:cs="Arial"/>
          <w:sz w:val="20"/>
          <w:szCs w:val="20"/>
        </w:rPr>
        <w:t>User::</w:t>
      </w:r>
      <w:proofErr w:type="gramEnd"/>
      <w:r w:rsidR="00F7423D" w:rsidRPr="00F7423D">
        <w:rPr>
          <w:rFonts w:asciiTheme="minorHAnsi" w:hAnsiTheme="minorHAnsi" w:cs="Arial"/>
          <w:sz w:val="20"/>
          <w:szCs w:val="20"/>
        </w:rPr>
        <w:t xml:space="preserve">VarFileName],"IAE",1 ) &gt; 0 ) </w:t>
      </w:r>
      <w:r w:rsidR="00F7423D">
        <w:rPr>
          <w:rFonts w:asciiTheme="minorHAnsi" w:hAnsiTheme="minorHAnsi" w:cs="Arial"/>
          <w:sz w:val="20"/>
          <w:szCs w:val="20"/>
        </w:rPr>
        <w:t xml:space="preserve">  </w:t>
      </w:r>
    </w:p>
    <w:p w14:paraId="51E35AC2" w14:textId="77777777" w:rsidR="00F7423D" w:rsidRDefault="00F7423D" w:rsidP="007931F8">
      <w:pPr>
        <w:widowControl w:val="0"/>
        <w:autoSpaceDE w:val="0"/>
        <w:autoSpaceDN w:val="0"/>
        <w:adjustRightInd w:val="0"/>
        <w:spacing w:after="0" w:line="240" w:lineRule="auto"/>
        <w:rPr>
          <w:rFonts w:asciiTheme="minorHAnsi" w:hAnsiTheme="minorHAnsi" w:cs="Arial"/>
          <w:sz w:val="20"/>
          <w:szCs w:val="20"/>
        </w:rPr>
      </w:pPr>
      <w:r>
        <w:rPr>
          <w:rFonts w:asciiTheme="minorHAnsi" w:hAnsiTheme="minorHAnsi" w:cs="Arial"/>
          <w:sz w:val="20"/>
          <w:szCs w:val="20"/>
        </w:rPr>
        <w:t xml:space="preserve">                                                     </w:t>
      </w:r>
      <w:r w:rsidRPr="00F7423D">
        <w:rPr>
          <w:rFonts w:asciiTheme="minorHAnsi" w:hAnsiTheme="minorHAnsi" w:cs="Arial"/>
          <w:sz w:val="20"/>
          <w:szCs w:val="20"/>
        </w:rPr>
        <w:t>||(FINDSTRING(@[</w:t>
      </w:r>
      <w:proofErr w:type="gramStart"/>
      <w:r w:rsidRPr="00F7423D">
        <w:rPr>
          <w:rFonts w:asciiTheme="minorHAnsi" w:hAnsiTheme="minorHAnsi" w:cs="Arial"/>
          <w:sz w:val="20"/>
          <w:szCs w:val="20"/>
        </w:rPr>
        <w:t>User::</w:t>
      </w:r>
      <w:proofErr w:type="gramEnd"/>
      <w:r w:rsidRPr="00F7423D">
        <w:rPr>
          <w:rFonts w:asciiTheme="minorHAnsi" w:hAnsiTheme="minorHAnsi" w:cs="Arial"/>
          <w:sz w:val="20"/>
          <w:szCs w:val="20"/>
        </w:rPr>
        <w:t>VarFileName],"IAT",1 ) &gt; 0 )</w:t>
      </w:r>
    </w:p>
    <w:p w14:paraId="1A1DB732" w14:textId="77777777" w:rsidR="00FF490B" w:rsidRDefault="00FF490B" w:rsidP="007931F8">
      <w:pPr>
        <w:widowControl w:val="0"/>
        <w:autoSpaceDE w:val="0"/>
        <w:autoSpaceDN w:val="0"/>
        <w:adjustRightInd w:val="0"/>
        <w:spacing w:after="0" w:line="240" w:lineRule="auto"/>
        <w:rPr>
          <w:rFonts w:asciiTheme="minorHAnsi" w:hAnsiTheme="minorHAnsi" w:cs="Arial"/>
          <w:sz w:val="20"/>
          <w:szCs w:val="20"/>
        </w:rPr>
      </w:pPr>
    </w:p>
    <w:p w14:paraId="0109B02A" w14:textId="77777777" w:rsidR="00FF490B" w:rsidRPr="0095359C" w:rsidRDefault="00FF490B" w:rsidP="0026146F">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t xml:space="preserve">Foreach </w:t>
      </w:r>
      <w:r w:rsidR="006708E9">
        <w:rPr>
          <w:rFonts w:asciiTheme="minorHAnsi" w:hAnsiTheme="minorHAnsi" w:cs="Arial"/>
          <w:b/>
          <w:sz w:val="20"/>
          <w:szCs w:val="20"/>
        </w:rPr>
        <w:t>ISQ</w:t>
      </w:r>
      <w:r>
        <w:rPr>
          <w:rFonts w:asciiTheme="minorHAnsi" w:hAnsiTheme="minorHAnsi" w:cs="Arial"/>
          <w:b/>
          <w:sz w:val="20"/>
          <w:szCs w:val="20"/>
        </w:rPr>
        <w:t xml:space="preserve"> OMR File</w:t>
      </w:r>
    </w:p>
    <w:p w14:paraId="6BB7FB2B" w14:textId="77777777" w:rsidR="00FF490B" w:rsidRDefault="00FF490B" w:rsidP="00FF490B">
      <w:pPr>
        <w:widowControl w:val="0"/>
        <w:autoSpaceDE w:val="0"/>
        <w:autoSpaceDN w:val="0"/>
        <w:adjustRightInd w:val="0"/>
        <w:spacing w:after="0" w:line="240" w:lineRule="auto"/>
        <w:rPr>
          <w:rFonts w:asciiTheme="minorHAnsi" w:hAnsiTheme="minorHAnsi" w:cs="Arial"/>
          <w:sz w:val="20"/>
          <w:szCs w:val="20"/>
        </w:rPr>
      </w:pPr>
      <w:r w:rsidRPr="00842389">
        <w:rPr>
          <w:rFonts w:asciiTheme="minorHAnsi" w:hAnsiTheme="minorHAnsi" w:cs="Arial"/>
          <w:sz w:val="20"/>
          <w:szCs w:val="20"/>
        </w:rPr>
        <w:t xml:space="preserve">                                 </w:t>
      </w:r>
      <w:r>
        <w:rPr>
          <w:rFonts w:asciiTheme="minorHAnsi" w:hAnsiTheme="minorHAnsi" w:cs="Arial"/>
          <w:sz w:val="20"/>
          <w:szCs w:val="20"/>
        </w:rPr>
        <w:t>Function</w:t>
      </w:r>
      <w:r w:rsidRPr="00842389">
        <w:rPr>
          <w:rFonts w:asciiTheme="minorHAnsi" w:hAnsiTheme="minorHAnsi" w:cs="Arial"/>
          <w:sz w:val="20"/>
          <w:szCs w:val="20"/>
        </w:rPr>
        <w:t xml:space="preserve">: </w:t>
      </w:r>
      <w:r>
        <w:rPr>
          <w:rFonts w:asciiTheme="minorHAnsi" w:hAnsiTheme="minorHAnsi" w:cs="Arial"/>
          <w:sz w:val="20"/>
          <w:szCs w:val="20"/>
        </w:rPr>
        <w:t xml:space="preserve">Load LCS Files                           </w:t>
      </w:r>
    </w:p>
    <w:p w14:paraId="0C2B9E81" w14:textId="77777777" w:rsidR="00FF490B" w:rsidRDefault="00FF490B" w:rsidP="00FF490B">
      <w:pPr>
        <w:widowControl w:val="0"/>
        <w:autoSpaceDE w:val="0"/>
        <w:autoSpaceDN w:val="0"/>
        <w:adjustRightInd w:val="0"/>
        <w:spacing w:after="0" w:line="240" w:lineRule="auto"/>
        <w:rPr>
          <w:rFonts w:asciiTheme="minorHAnsi" w:hAnsiTheme="minorHAnsi" w:cs="Arial"/>
          <w:sz w:val="20"/>
          <w:szCs w:val="20"/>
        </w:rPr>
      </w:pPr>
      <w:r>
        <w:rPr>
          <w:rFonts w:asciiTheme="minorHAnsi" w:hAnsiTheme="minorHAnsi" w:cs="Arial"/>
          <w:sz w:val="20"/>
          <w:szCs w:val="20"/>
        </w:rPr>
        <w:t xml:space="preserve">                                 </w:t>
      </w:r>
      <w:proofErr w:type="spellStart"/>
      <w:r w:rsidRPr="00842389">
        <w:rPr>
          <w:rFonts w:asciiTheme="minorHAnsi" w:hAnsiTheme="minorHAnsi" w:cs="Arial"/>
          <w:sz w:val="20"/>
          <w:szCs w:val="20"/>
        </w:rPr>
        <w:t>Expresion</w:t>
      </w:r>
      <w:proofErr w:type="spellEnd"/>
      <w:r w:rsidRPr="00842389">
        <w:rPr>
          <w:rFonts w:asciiTheme="minorHAnsi" w:hAnsiTheme="minorHAnsi" w:cs="Arial"/>
          <w:sz w:val="20"/>
          <w:szCs w:val="20"/>
        </w:rPr>
        <w:t xml:space="preserve">: </w:t>
      </w:r>
      <w:r w:rsidR="006708E9" w:rsidRPr="006708E9">
        <w:rPr>
          <w:rFonts w:asciiTheme="minorHAnsi" w:hAnsiTheme="minorHAnsi" w:cs="Arial"/>
          <w:sz w:val="20"/>
          <w:szCs w:val="20"/>
        </w:rPr>
        <w:t>FINDSTRING(@[</w:t>
      </w:r>
      <w:proofErr w:type="gramStart"/>
      <w:r w:rsidR="006708E9" w:rsidRPr="006708E9">
        <w:rPr>
          <w:rFonts w:asciiTheme="minorHAnsi" w:hAnsiTheme="minorHAnsi" w:cs="Arial"/>
          <w:sz w:val="20"/>
          <w:szCs w:val="20"/>
        </w:rPr>
        <w:t>User::</w:t>
      </w:r>
      <w:proofErr w:type="gramEnd"/>
      <w:r w:rsidR="006708E9" w:rsidRPr="006708E9">
        <w:rPr>
          <w:rFonts w:asciiTheme="minorHAnsi" w:hAnsiTheme="minorHAnsi" w:cs="Arial"/>
          <w:sz w:val="20"/>
          <w:szCs w:val="20"/>
        </w:rPr>
        <w:t>VarFileName],"ISQ",1 ) &gt; 0</w:t>
      </w:r>
    </w:p>
    <w:p w14:paraId="006C7FE0" w14:textId="77777777" w:rsidR="00F7423D" w:rsidRDefault="00F7423D" w:rsidP="007931F8">
      <w:pPr>
        <w:widowControl w:val="0"/>
        <w:autoSpaceDE w:val="0"/>
        <w:autoSpaceDN w:val="0"/>
        <w:adjustRightInd w:val="0"/>
        <w:spacing w:after="0" w:line="240" w:lineRule="auto"/>
        <w:rPr>
          <w:rFonts w:asciiTheme="minorHAnsi" w:hAnsiTheme="minorHAnsi" w:cs="Arial"/>
          <w:sz w:val="20"/>
          <w:szCs w:val="20"/>
        </w:rPr>
      </w:pPr>
    </w:p>
    <w:p w14:paraId="5D727303" w14:textId="77777777" w:rsidR="00F7423D" w:rsidRPr="0095359C" w:rsidRDefault="00F7423D" w:rsidP="0026146F">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t xml:space="preserve">Foreach OTHER </w:t>
      </w:r>
      <w:r w:rsidR="006708E9">
        <w:rPr>
          <w:rFonts w:asciiTheme="minorHAnsi" w:hAnsiTheme="minorHAnsi" w:cs="Arial"/>
          <w:b/>
          <w:sz w:val="20"/>
          <w:szCs w:val="20"/>
        </w:rPr>
        <w:t xml:space="preserve"> </w:t>
      </w:r>
      <w:r>
        <w:rPr>
          <w:rFonts w:asciiTheme="minorHAnsi" w:hAnsiTheme="minorHAnsi" w:cs="Arial"/>
          <w:b/>
          <w:sz w:val="20"/>
          <w:szCs w:val="20"/>
        </w:rPr>
        <w:t>File</w:t>
      </w:r>
    </w:p>
    <w:p w14:paraId="0AB3349A" w14:textId="77777777" w:rsidR="00E705FE" w:rsidRDefault="00F7423D" w:rsidP="00F7423D">
      <w:pPr>
        <w:widowControl w:val="0"/>
        <w:autoSpaceDE w:val="0"/>
        <w:autoSpaceDN w:val="0"/>
        <w:adjustRightInd w:val="0"/>
        <w:spacing w:after="0" w:line="240" w:lineRule="auto"/>
        <w:rPr>
          <w:rFonts w:asciiTheme="minorHAnsi" w:hAnsiTheme="minorHAnsi" w:cs="Arial"/>
          <w:sz w:val="20"/>
          <w:szCs w:val="20"/>
        </w:rPr>
      </w:pPr>
      <w:r w:rsidRPr="004D1EEE">
        <w:rPr>
          <w:rFonts w:asciiTheme="minorHAnsi" w:hAnsiTheme="minorHAnsi" w:cs="Arial"/>
          <w:sz w:val="20"/>
          <w:szCs w:val="20"/>
        </w:rPr>
        <w:t xml:space="preserve">                                 </w:t>
      </w:r>
      <w:r w:rsidR="00E705FE">
        <w:rPr>
          <w:rFonts w:asciiTheme="minorHAnsi" w:hAnsiTheme="minorHAnsi" w:cs="Arial"/>
          <w:sz w:val="20"/>
          <w:szCs w:val="20"/>
        </w:rPr>
        <w:t>Function</w:t>
      </w:r>
      <w:r w:rsidR="00E705FE" w:rsidRPr="00842389">
        <w:rPr>
          <w:rFonts w:asciiTheme="minorHAnsi" w:hAnsiTheme="minorHAnsi" w:cs="Arial"/>
          <w:sz w:val="20"/>
          <w:szCs w:val="20"/>
        </w:rPr>
        <w:t xml:space="preserve">: </w:t>
      </w:r>
      <w:r w:rsidR="00E705FE">
        <w:rPr>
          <w:rFonts w:asciiTheme="minorHAnsi" w:hAnsiTheme="minorHAnsi" w:cs="Arial"/>
          <w:sz w:val="20"/>
          <w:szCs w:val="20"/>
        </w:rPr>
        <w:t xml:space="preserve">Load all Other Outliers files                           </w:t>
      </w:r>
    </w:p>
    <w:p w14:paraId="17F5B637" w14:textId="77777777" w:rsidR="006708E9" w:rsidRDefault="00E705FE" w:rsidP="0026146F">
      <w:pPr>
        <w:widowControl w:val="0"/>
        <w:autoSpaceDE w:val="0"/>
        <w:autoSpaceDN w:val="0"/>
        <w:adjustRightInd w:val="0"/>
        <w:spacing w:after="0" w:line="240" w:lineRule="auto"/>
        <w:ind w:left="1440"/>
        <w:rPr>
          <w:rFonts w:asciiTheme="minorHAnsi" w:hAnsiTheme="minorHAnsi" w:cs="Arial"/>
          <w:sz w:val="20"/>
          <w:szCs w:val="20"/>
        </w:rPr>
      </w:pPr>
      <w:r>
        <w:rPr>
          <w:rFonts w:asciiTheme="minorHAnsi" w:hAnsiTheme="minorHAnsi" w:cs="Arial"/>
          <w:sz w:val="20"/>
          <w:szCs w:val="20"/>
        </w:rPr>
        <w:t xml:space="preserve"> </w:t>
      </w:r>
      <w:proofErr w:type="spellStart"/>
      <w:r w:rsidR="00F7423D" w:rsidRPr="004D1EEE">
        <w:rPr>
          <w:rFonts w:asciiTheme="minorHAnsi" w:hAnsiTheme="minorHAnsi" w:cs="Arial"/>
          <w:sz w:val="20"/>
          <w:szCs w:val="20"/>
        </w:rPr>
        <w:t>Expresion</w:t>
      </w:r>
      <w:proofErr w:type="spellEnd"/>
      <w:r w:rsidR="00F7423D" w:rsidRPr="004D1EEE">
        <w:rPr>
          <w:rFonts w:asciiTheme="minorHAnsi" w:hAnsiTheme="minorHAnsi" w:cs="Arial"/>
          <w:sz w:val="20"/>
          <w:szCs w:val="20"/>
        </w:rPr>
        <w:t xml:space="preserve">: </w:t>
      </w:r>
    </w:p>
    <w:p w14:paraId="485C0D48" w14:textId="77777777" w:rsidR="006708E9" w:rsidRDefault="006708E9" w:rsidP="0026146F">
      <w:pPr>
        <w:widowControl w:val="0"/>
        <w:autoSpaceDE w:val="0"/>
        <w:autoSpaceDN w:val="0"/>
        <w:adjustRightInd w:val="0"/>
        <w:spacing w:after="0" w:line="240" w:lineRule="auto"/>
        <w:ind w:left="1440"/>
        <w:rPr>
          <w:rFonts w:asciiTheme="minorHAnsi" w:hAnsiTheme="minorHAnsi" w:cs="Arial"/>
          <w:sz w:val="20"/>
          <w:szCs w:val="20"/>
        </w:rPr>
      </w:pPr>
      <w:r w:rsidRPr="006708E9">
        <w:rPr>
          <w:rFonts w:asciiTheme="minorHAnsi" w:hAnsiTheme="minorHAnsi" w:cs="Arial"/>
          <w:sz w:val="20"/>
          <w:szCs w:val="20"/>
        </w:rPr>
        <w:t>(FINDSTRING(@[</w:t>
      </w:r>
      <w:proofErr w:type="gramStart"/>
      <w:r w:rsidRPr="006708E9">
        <w:rPr>
          <w:rFonts w:asciiTheme="minorHAnsi" w:hAnsiTheme="minorHAnsi" w:cs="Arial"/>
          <w:sz w:val="20"/>
          <w:szCs w:val="20"/>
        </w:rPr>
        <w:t>Us</w:t>
      </w:r>
      <w:r>
        <w:rPr>
          <w:rFonts w:asciiTheme="minorHAnsi" w:hAnsiTheme="minorHAnsi" w:cs="Arial"/>
          <w:sz w:val="20"/>
          <w:szCs w:val="20"/>
        </w:rPr>
        <w:t>er::</w:t>
      </w:r>
      <w:proofErr w:type="gramEnd"/>
      <w:r>
        <w:rPr>
          <w:rFonts w:asciiTheme="minorHAnsi" w:hAnsiTheme="minorHAnsi" w:cs="Arial"/>
          <w:sz w:val="20"/>
          <w:szCs w:val="20"/>
        </w:rPr>
        <w:t>VarFileName],"IAE",1 ) == 0)</w:t>
      </w:r>
    </w:p>
    <w:p w14:paraId="0E7670EE" w14:textId="77777777" w:rsidR="00F7423D" w:rsidRPr="00842389" w:rsidRDefault="006708E9" w:rsidP="0026146F">
      <w:pPr>
        <w:widowControl w:val="0"/>
        <w:autoSpaceDE w:val="0"/>
        <w:autoSpaceDN w:val="0"/>
        <w:adjustRightInd w:val="0"/>
        <w:spacing w:after="0" w:line="240" w:lineRule="auto"/>
        <w:ind w:left="1440"/>
        <w:rPr>
          <w:rFonts w:asciiTheme="minorHAnsi" w:hAnsiTheme="minorHAnsi" w:cs="Arial"/>
          <w:sz w:val="20"/>
          <w:szCs w:val="20"/>
        </w:rPr>
      </w:pPr>
      <w:r>
        <w:rPr>
          <w:rFonts w:asciiTheme="minorHAnsi" w:hAnsiTheme="minorHAnsi" w:cs="Arial"/>
          <w:sz w:val="20"/>
          <w:szCs w:val="20"/>
        </w:rPr>
        <w:t>&amp;</w:t>
      </w:r>
      <w:r w:rsidRPr="006708E9">
        <w:rPr>
          <w:rFonts w:asciiTheme="minorHAnsi" w:hAnsiTheme="minorHAnsi" w:cs="Arial"/>
          <w:sz w:val="20"/>
          <w:szCs w:val="20"/>
        </w:rPr>
        <w:t>&amp;(FINDSTRING(@[</w:t>
      </w:r>
      <w:proofErr w:type="gramStart"/>
      <w:r w:rsidRPr="006708E9">
        <w:rPr>
          <w:rFonts w:asciiTheme="minorHAnsi" w:hAnsiTheme="minorHAnsi" w:cs="Arial"/>
          <w:sz w:val="20"/>
          <w:szCs w:val="20"/>
        </w:rPr>
        <w:t>User::</w:t>
      </w:r>
      <w:proofErr w:type="gramEnd"/>
      <w:r w:rsidRPr="006708E9">
        <w:rPr>
          <w:rFonts w:asciiTheme="minorHAnsi" w:hAnsiTheme="minorHAnsi" w:cs="Arial"/>
          <w:sz w:val="20"/>
          <w:szCs w:val="20"/>
        </w:rPr>
        <w:t>VarFileName],"IAT",1 ) == 0</w:t>
      </w:r>
      <w:r>
        <w:rPr>
          <w:rFonts w:asciiTheme="minorHAnsi" w:hAnsiTheme="minorHAnsi" w:cs="Arial"/>
          <w:sz w:val="20"/>
          <w:szCs w:val="20"/>
        </w:rPr>
        <w:t>)</w:t>
      </w:r>
      <w:r w:rsidRPr="006708E9">
        <w:rPr>
          <w:rFonts w:asciiTheme="minorHAnsi" w:hAnsiTheme="minorHAnsi" w:cs="Arial"/>
          <w:sz w:val="20"/>
          <w:szCs w:val="20"/>
        </w:rPr>
        <w:t xml:space="preserve"> &amp;&amp;(FINDSTRING(@[User::VarFileName],"LCS",1 ) == 0</w:t>
      </w:r>
      <w:r>
        <w:rPr>
          <w:rFonts w:asciiTheme="minorHAnsi" w:hAnsiTheme="minorHAnsi" w:cs="Arial"/>
          <w:sz w:val="20"/>
          <w:szCs w:val="20"/>
        </w:rPr>
        <w:t xml:space="preserve">) </w:t>
      </w:r>
      <w:r w:rsidRPr="006708E9">
        <w:rPr>
          <w:rFonts w:asciiTheme="minorHAnsi" w:hAnsiTheme="minorHAnsi" w:cs="Arial"/>
          <w:sz w:val="20"/>
          <w:szCs w:val="20"/>
        </w:rPr>
        <w:t>&amp;&amp;(FINDSTRING(@[User::VarFileName],"ISQ",1 ) == 0 )</w:t>
      </w:r>
      <w:r w:rsidRPr="006708E9" w:rsidDel="006708E9">
        <w:rPr>
          <w:rFonts w:asciiTheme="minorHAnsi" w:hAnsiTheme="minorHAnsi" w:cs="Arial"/>
          <w:sz w:val="20"/>
          <w:szCs w:val="20"/>
        </w:rPr>
        <w:t xml:space="preserve"> </w:t>
      </w:r>
    </w:p>
    <w:p w14:paraId="70D711E8" w14:textId="77777777"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14:paraId="05D6DB02" w14:textId="77777777" w:rsidR="00E705FE" w:rsidRPr="0095359C" w:rsidRDefault="00E705FE" w:rsidP="0026146F">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lastRenderedPageBreak/>
        <w:t>Foreach File</w:t>
      </w:r>
    </w:p>
    <w:p w14:paraId="1E9C9A98" w14:textId="77777777" w:rsidR="00E705FE" w:rsidRDefault="00E705FE" w:rsidP="00E705FE">
      <w:pPr>
        <w:widowControl w:val="0"/>
        <w:autoSpaceDE w:val="0"/>
        <w:autoSpaceDN w:val="0"/>
        <w:adjustRightInd w:val="0"/>
        <w:spacing w:after="0" w:line="240" w:lineRule="auto"/>
        <w:rPr>
          <w:rFonts w:asciiTheme="minorHAnsi" w:hAnsiTheme="minorHAnsi" w:cs="Arial"/>
          <w:sz w:val="20"/>
          <w:szCs w:val="20"/>
        </w:rPr>
      </w:pPr>
      <w:r w:rsidRPr="00842389">
        <w:rPr>
          <w:rFonts w:asciiTheme="minorHAnsi" w:hAnsiTheme="minorHAnsi" w:cs="Arial"/>
          <w:sz w:val="20"/>
          <w:szCs w:val="20"/>
        </w:rPr>
        <w:t xml:space="preserve">                                 </w:t>
      </w:r>
      <w:r>
        <w:rPr>
          <w:rFonts w:asciiTheme="minorHAnsi" w:hAnsiTheme="minorHAnsi" w:cs="Arial"/>
          <w:sz w:val="20"/>
          <w:szCs w:val="20"/>
        </w:rPr>
        <w:t>Function</w:t>
      </w:r>
      <w:r w:rsidRPr="00842389">
        <w:rPr>
          <w:rFonts w:asciiTheme="minorHAnsi" w:hAnsiTheme="minorHAnsi" w:cs="Arial"/>
          <w:sz w:val="20"/>
          <w:szCs w:val="20"/>
        </w:rPr>
        <w:t xml:space="preserve">: </w:t>
      </w:r>
      <w:r>
        <w:rPr>
          <w:rFonts w:asciiTheme="minorHAnsi" w:hAnsiTheme="minorHAnsi" w:cs="Arial"/>
          <w:sz w:val="20"/>
          <w:szCs w:val="20"/>
        </w:rPr>
        <w:t>Encrypt failed files</w:t>
      </w:r>
    </w:p>
    <w:p w14:paraId="78E37BE7" w14:textId="77777777"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14:paraId="4A154015" w14:textId="77777777"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14:paraId="2C484683" w14:textId="77777777"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14:paraId="6BC5E41B" w14:textId="77777777" w:rsidR="008D48D8" w:rsidRPr="00EC75F7" w:rsidRDefault="00EC75F7" w:rsidP="0026146F">
      <w:pPr>
        <w:pStyle w:val="ListParagraph"/>
        <w:widowControl w:val="0"/>
        <w:numPr>
          <w:ilvl w:val="3"/>
          <w:numId w:val="6"/>
        </w:numPr>
        <w:autoSpaceDE w:val="0"/>
        <w:autoSpaceDN w:val="0"/>
        <w:adjustRightInd w:val="0"/>
        <w:spacing w:after="0" w:line="240" w:lineRule="auto"/>
        <w:rPr>
          <w:rFonts w:asciiTheme="minorHAnsi" w:hAnsiTheme="minorHAnsi" w:cs="Arial"/>
          <w:b/>
          <w:sz w:val="20"/>
          <w:szCs w:val="20"/>
        </w:rPr>
      </w:pPr>
      <w:r w:rsidRPr="00EC75F7">
        <w:rPr>
          <w:rFonts w:asciiTheme="minorHAnsi" w:hAnsiTheme="minorHAnsi" w:cs="Arial"/>
          <w:b/>
          <w:sz w:val="20"/>
          <w:szCs w:val="20"/>
        </w:rPr>
        <w:t xml:space="preserve">Workflow </w:t>
      </w:r>
    </w:p>
    <w:p w14:paraId="21CCDBD1" w14:textId="77777777" w:rsidR="00727D43" w:rsidRDefault="00727D43" w:rsidP="0026146F">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r w:rsidRPr="003F421D">
        <w:rPr>
          <w:rFonts w:asciiTheme="minorHAnsi" w:hAnsiTheme="minorHAnsi" w:cs="Arial"/>
          <w:b/>
          <w:sz w:val="20"/>
          <w:szCs w:val="20"/>
        </w:rPr>
        <w:t>Foreach Loop Container ( Decrypt and stage files)</w:t>
      </w:r>
    </w:p>
    <w:p w14:paraId="4B19AC14" w14:textId="77777777" w:rsidR="00727D43" w:rsidRPr="003F421D" w:rsidRDefault="00727D43" w:rsidP="003F421D">
      <w:pPr>
        <w:widowControl w:val="0"/>
        <w:autoSpaceDE w:val="0"/>
        <w:autoSpaceDN w:val="0"/>
        <w:adjustRightInd w:val="0"/>
        <w:spacing w:after="0" w:line="240" w:lineRule="auto"/>
        <w:rPr>
          <w:rFonts w:asciiTheme="minorHAnsi" w:hAnsiTheme="minorHAnsi" w:cs="Arial"/>
          <w:b/>
          <w:sz w:val="20"/>
          <w:szCs w:val="20"/>
        </w:rPr>
      </w:pPr>
    </w:p>
    <w:p w14:paraId="32EB5C39" w14:textId="77777777" w:rsidR="00727D43" w:rsidRPr="003F421D" w:rsidRDefault="00727D43" w:rsidP="00727D43">
      <w:pPr>
        <w:rPr>
          <w:rFonts w:asciiTheme="minorHAnsi" w:hAnsiTheme="minorHAnsi"/>
          <w:b/>
          <w:sz w:val="20"/>
          <w:szCs w:val="20"/>
        </w:rPr>
      </w:pPr>
      <w:r w:rsidRPr="003F421D">
        <w:rPr>
          <w:rFonts w:asciiTheme="minorHAnsi" w:hAnsiTheme="minorHAnsi"/>
          <w:b/>
          <w:sz w:val="20"/>
          <w:szCs w:val="20"/>
        </w:rPr>
        <w:t>Summary of Steps</w:t>
      </w:r>
    </w:p>
    <w:p w14:paraId="0A3DD233" w14:textId="77777777" w:rsidR="00727D43" w:rsidRPr="00CA5EB0" w:rsidRDefault="00727D43" w:rsidP="00727D43">
      <w:pPr>
        <w:pStyle w:val="ListParagraph"/>
        <w:numPr>
          <w:ilvl w:val="0"/>
          <w:numId w:val="11"/>
        </w:numPr>
        <w:rPr>
          <w:rFonts w:ascii="Times New Roman" w:hAnsi="Times New Roman"/>
        </w:rPr>
      </w:pPr>
      <w:r>
        <w:rPr>
          <w:rFonts w:ascii="Times New Roman" w:hAnsi="Times New Roman"/>
        </w:rPr>
        <w:t>File system</w:t>
      </w:r>
      <w:r w:rsidRPr="00CA5EB0">
        <w:rPr>
          <w:rFonts w:ascii="Times New Roman" w:hAnsi="Times New Roman"/>
        </w:rPr>
        <w:t xml:space="preserve"> task – </w:t>
      </w:r>
      <w:r>
        <w:rPr>
          <w:rFonts w:ascii="Times New Roman" w:hAnsi="Times New Roman"/>
        </w:rPr>
        <w:t>Decrypt files</w:t>
      </w:r>
    </w:p>
    <w:p w14:paraId="00B599B1" w14:textId="77777777" w:rsidR="00727D43" w:rsidRPr="00CA5EB0" w:rsidRDefault="00727D43" w:rsidP="00727D43">
      <w:pPr>
        <w:pStyle w:val="ListParagraph"/>
        <w:numPr>
          <w:ilvl w:val="0"/>
          <w:numId w:val="11"/>
        </w:numPr>
        <w:rPr>
          <w:rFonts w:ascii="Times New Roman" w:hAnsi="Times New Roman"/>
        </w:rPr>
      </w:pPr>
      <w:r>
        <w:rPr>
          <w:rFonts w:ascii="Times New Roman" w:hAnsi="Times New Roman"/>
        </w:rPr>
        <w:t>Script task - Pause 10 seconds</w:t>
      </w:r>
    </w:p>
    <w:p w14:paraId="51D5C064" w14:textId="77777777" w:rsidR="00727D43" w:rsidRPr="00CA5EB0" w:rsidRDefault="00727D43" w:rsidP="00727D43">
      <w:pPr>
        <w:pStyle w:val="ListParagraph"/>
        <w:numPr>
          <w:ilvl w:val="0"/>
          <w:numId w:val="11"/>
        </w:numPr>
        <w:rPr>
          <w:rFonts w:ascii="Times New Roman" w:hAnsi="Times New Roman"/>
        </w:rPr>
      </w:pPr>
      <w:r w:rsidRPr="00CA5EB0">
        <w:rPr>
          <w:rFonts w:ascii="Times New Roman" w:hAnsi="Times New Roman"/>
        </w:rPr>
        <w:t xml:space="preserve">File system task – Backup </w:t>
      </w:r>
      <w:r>
        <w:rPr>
          <w:rFonts w:ascii="Times New Roman" w:hAnsi="Times New Roman"/>
        </w:rPr>
        <w:t>encrypted files</w:t>
      </w:r>
    </w:p>
    <w:p w14:paraId="104292CD" w14:textId="77777777" w:rsidR="00727D43" w:rsidRPr="00CA5EB0" w:rsidRDefault="00727D43" w:rsidP="00727D43">
      <w:pPr>
        <w:widowControl w:val="0"/>
        <w:autoSpaceDE w:val="0"/>
        <w:autoSpaceDN w:val="0"/>
        <w:adjustRightInd w:val="0"/>
        <w:spacing w:after="0" w:line="240" w:lineRule="auto"/>
        <w:rPr>
          <w:rFonts w:ascii="Times New Roman" w:hAnsi="Times New Roman"/>
          <w:b/>
          <w:sz w:val="24"/>
          <w:szCs w:val="24"/>
        </w:rPr>
      </w:pPr>
    </w:p>
    <w:p w14:paraId="65067293" w14:textId="77777777" w:rsidR="00727D43" w:rsidRPr="003F421D" w:rsidRDefault="00727D43" w:rsidP="00727D43">
      <w:pPr>
        <w:rPr>
          <w:rFonts w:asciiTheme="minorHAnsi" w:hAnsiTheme="minorHAnsi"/>
          <w:b/>
          <w:sz w:val="20"/>
          <w:szCs w:val="20"/>
        </w:rPr>
      </w:pPr>
      <w:r w:rsidRPr="003F421D">
        <w:rPr>
          <w:rFonts w:asciiTheme="minorHAnsi" w:hAnsiTheme="minorHAnsi"/>
          <w:b/>
          <w:sz w:val="20"/>
          <w:szCs w:val="20"/>
        </w:rPr>
        <w:t>Details</w:t>
      </w:r>
    </w:p>
    <w:p w14:paraId="436662C5" w14:textId="77777777" w:rsidR="00727D43" w:rsidRPr="00CA5EB0" w:rsidRDefault="00727D43" w:rsidP="00727D43">
      <w:pPr>
        <w:spacing w:after="0"/>
        <w:rPr>
          <w:rFonts w:ascii="Times New Roman" w:hAnsi="Times New Roman"/>
        </w:rPr>
      </w:pPr>
      <w:r w:rsidRPr="00CA5EB0">
        <w:rPr>
          <w:rFonts w:ascii="Times New Roman" w:hAnsi="Times New Roman"/>
        </w:rPr>
        <w:t>Container: For</w:t>
      </w:r>
      <w:r>
        <w:rPr>
          <w:rFonts w:ascii="Times New Roman" w:hAnsi="Times New Roman"/>
        </w:rPr>
        <w:t xml:space="preserve"> </w:t>
      </w:r>
      <w:r w:rsidRPr="00CA5EB0">
        <w:rPr>
          <w:rFonts w:ascii="Times New Roman" w:hAnsi="Times New Roman"/>
        </w:rPr>
        <w:t xml:space="preserve">each  File Loop </w:t>
      </w:r>
    </w:p>
    <w:p w14:paraId="49E7F296" w14:textId="2E456ACD" w:rsidR="00727D43" w:rsidRPr="00CA5EB0" w:rsidRDefault="00727D43" w:rsidP="00727D43">
      <w:pPr>
        <w:spacing w:after="0"/>
        <w:ind w:left="1080"/>
        <w:rPr>
          <w:rFonts w:ascii="Times New Roman" w:hAnsi="Times New Roman"/>
        </w:rPr>
      </w:pPr>
      <w:r w:rsidRPr="00CA5EB0">
        <w:rPr>
          <w:rFonts w:ascii="Times New Roman" w:hAnsi="Times New Roman"/>
        </w:rPr>
        <w:t xml:space="preserve">Folder: </w:t>
      </w:r>
      <w:r w:rsidRPr="003B4096">
        <w:rPr>
          <w:rFonts w:ascii="Times New Roman" w:hAnsi="Times New Roman"/>
        </w:rPr>
        <w:t>\\</w:t>
      </w:r>
      <w:del w:id="150" w:author="Palacherla, Susmitha C" w:date="2021-04-20T08:06:00Z">
        <w:r w:rsidRPr="003B4096" w:rsidDel="00D01B11">
          <w:rPr>
            <w:rFonts w:ascii="Times New Roman" w:hAnsi="Times New Roman"/>
          </w:rPr>
          <w:delText>f3420-ecldb</w:delText>
        </w:r>
        <w:r w:rsidDel="00D01B11">
          <w:rPr>
            <w:rFonts w:ascii="Times New Roman" w:hAnsi="Times New Roman"/>
          </w:rPr>
          <w:delText>p</w:delText>
        </w:r>
        <w:r w:rsidRPr="003B4096" w:rsidDel="00D01B11">
          <w:rPr>
            <w:rFonts w:ascii="Times New Roman" w:hAnsi="Times New Roman"/>
          </w:rPr>
          <w:delText>01</w:delText>
        </w:r>
      </w:del>
      <w:ins w:id="151" w:author="Palacherla, Susmitha C" w:date="2021-04-20T08:06:00Z">
        <w:r w:rsidR="00D01B11">
          <w:rPr>
            <w:rFonts w:ascii="Times New Roman" w:hAnsi="Times New Roman"/>
          </w:rPr>
          <w:t>UVAAPADSQL50CCO</w:t>
        </w:r>
      </w:ins>
      <w:r w:rsidRPr="003B4096">
        <w:rPr>
          <w:rFonts w:ascii="Times New Roman" w:hAnsi="Times New Roman"/>
        </w:rPr>
        <w:t>\data\coaching\</w:t>
      </w:r>
      <w:r w:rsidR="00BE2FE1">
        <w:rPr>
          <w:rFonts w:ascii="Times New Roman" w:hAnsi="Times New Roman"/>
        </w:rPr>
        <w:t>Outliers</w:t>
      </w:r>
      <w:r w:rsidRPr="003B4096">
        <w:rPr>
          <w:rFonts w:ascii="Times New Roman" w:hAnsi="Times New Roman"/>
        </w:rPr>
        <w:t>\Encrypt_out\</w:t>
      </w:r>
    </w:p>
    <w:p w14:paraId="62524838" w14:textId="77777777" w:rsidR="00727D43" w:rsidRDefault="00727D43" w:rsidP="00727D43">
      <w:pPr>
        <w:spacing w:after="0"/>
        <w:ind w:left="1080"/>
        <w:rPr>
          <w:rFonts w:ascii="Times New Roman" w:hAnsi="Times New Roman"/>
        </w:rPr>
      </w:pPr>
      <w:r w:rsidRPr="00CA5EB0">
        <w:rPr>
          <w:rFonts w:ascii="Times New Roman" w:hAnsi="Times New Roman"/>
        </w:rPr>
        <w:t xml:space="preserve">Files: </w:t>
      </w:r>
      <w:r w:rsidRPr="003B4096">
        <w:rPr>
          <w:rFonts w:ascii="Times New Roman" w:hAnsi="Times New Roman"/>
        </w:rPr>
        <w:t>eCL*ETS_*.encrypt</w:t>
      </w:r>
    </w:p>
    <w:p w14:paraId="09A9837C" w14:textId="77777777" w:rsidR="00727D43" w:rsidRPr="00CA5EB0" w:rsidRDefault="00727D43" w:rsidP="00727D43">
      <w:pPr>
        <w:spacing w:after="0"/>
        <w:ind w:left="1080"/>
        <w:rPr>
          <w:rFonts w:ascii="Times New Roman" w:hAnsi="Times New Roman"/>
        </w:rPr>
      </w:pPr>
      <w:r>
        <w:rPr>
          <w:rFonts w:ascii="Times New Roman" w:hAnsi="Times New Roman"/>
        </w:rPr>
        <w:t>Retrieve file name: Name and Extension</w:t>
      </w:r>
    </w:p>
    <w:p w14:paraId="4725D82E" w14:textId="77777777" w:rsidR="00727D43" w:rsidRPr="00CA5EB0" w:rsidRDefault="00727D43" w:rsidP="00727D43">
      <w:pPr>
        <w:spacing w:after="0"/>
        <w:ind w:left="1080"/>
        <w:rPr>
          <w:rFonts w:ascii="Times New Roman" w:hAnsi="Times New Roman"/>
        </w:rPr>
      </w:pPr>
    </w:p>
    <w:p w14:paraId="11E33607" w14:textId="77777777" w:rsidR="00727D43" w:rsidRDefault="00727D43" w:rsidP="00727D43">
      <w:pPr>
        <w:spacing w:after="0"/>
        <w:ind w:left="1080"/>
        <w:rPr>
          <w:rFonts w:ascii="Times New Roman" w:hAnsi="Times New Roman"/>
        </w:rPr>
      </w:pPr>
    </w:p>
    <w:p w14:paraId="549C71CD" w14:textId="77777777" w:rsidR="00727D43" w:rsidRPr="00CA5EB0" w:rsidRDefault="00727D43" w:rsidP="00727D43">
      <w:pPr>
        <w:pStyle w:val="ListParagraph"/>
        <w:numPr>
          <w:ilvl w:val="0"/>
          <w:numId w:val="13"/>
        </w:numPr>
        <w:rPr>
          <w:rFonts w:ascii="Times New Roman" w:hAnsi="Times New Roman"/>
        </w:rPr>
      </w:pPr>
      <w:r>
        <w:rPr>
          <w:rFonts w:ascii="Times New Roman" w:hAnsi="Times New Roman"/>
        </w:rPr>
        <w:t>File system</w:t>
      </w:r>
      <w:r w:rsidRPr="00CA5EB0">
        <w:rPr>
          <w:rFonts w:ascii="Times New Roman" w:hAnsi="Times New Roman"/>
        </w:rPr>
        <w:t xml:space="preserve"> task – </w:t>
      </w:r>
      <w:r>
        <w:rPr>
          <w:rFonts w:ascii="Times New Roman" w:hAnsi="Times New Roman"/>
        </w:rPr>
        <w:t>Decrypt files</w:t>
      </w:r>
    </w:p>
    <w:p w14:paraId="10C69559" w14:textId="77777777" w:rsidR="00727D43" w:rsidRPr="00CA5EB0" w:rsidRDefault="00727D43" w:rsidP="00727D43">
      <w:pPr>
        <w:widowControl w:val="0"/>
        <w:autoSpaceDE w:val="0"/>
        <w:autoSpaceDN w:val="0"/>
        <w:adjustRightInd w:val="0"/>
        <w:spacing w:after="0" w:line="240" w:lineRule="auto"/>
        <w:ind w:left="360"/>
        <w:rPr>
          <w:rFonts w:ascii="Times New Roman" w:hAnsi="Times New Roman"/>
          <w:sz w:val="24"/>
          <w:szCs w:val="24"/>
        </w:rPr>
      </w:pPr>
      <w:r w:rsidRPr="003B4096">
        <w:rPr>
          <w:noProof/>
        </w:rPr>
        <w:lastRenderedPageBreak/>
        <w:t xml:space="preserve"> </w:t>
      </w:r>
      <w:r>
        <w:rPr>
          <w:noProof/>
        </w:rPr>
        <w:drawing>
          <wp:inline distT="0" distB="0" distL="0" distR="0" wp14:anchorId="29DEF79E" wp14:editId="69CE27DC">
            <wp:extent cx="5648325" cy="28670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48325" cy="2867025"/>
                    </a:xfrm>
                    <a:prstGeom prst="rect">
                      <a:avLst/>
                    </a:prstGeom>
                  </pic:spPr>
                </pic:pic>
              </a:graphicData>
            </a:graphic>
          </wp:inline>
        </w:drawing>
      </w:r>
    </w:p>
    <w:p w14:paraId="2D5C42F0" w14:textId="77777777" w:rsidR="00727D43" w:rsidRPr="00CA5EB0" w:rsidRDefault="00727D43" w:rsidP="00727D43">
      <w:pPr>
        <w:widowControl w:val="0"/>
        <w:autoSpaceDE w:val="0"/>
        <w:autoSpaceDN w:val="0"/>
        <w:adjustRightInd w:val="0"/>
        <w:spacing w:after="0" w:line="240" w:lineRule="auto"/>
        <w:ind w:left="360"/>
        <w:rPr>
          <w:rFonts w:ascii="Times New Roman" w:hAnsi="Times New Roman"/>
          <w:sz w:val="24"/>
          <w:szCs w:val="24"/>
        </w:rPr>
      </w:pPr>
    </w:p>
    <w:p w14:paraId="4780AF3A" w14:textId="77777777" w:rsidR="00727D43" w:rsidRPr="00CA5EB0" w:rsidRDefault="00727D43" w:rsidP="00727D43">
      <w:pPr>
        <w:widowControl w:val="0"/>
        <w:autoSpaceDE w:val="0"/>
        <w:autoSpaceDN w:val="0"/>
        <w:adjustRightInd w:val="0"/>
        <w:spacing w:after="0" w:line="240" w:lineRule="auto"/>
        <w:ind w:left="360"/>
        <w:rPr>
          <w:rFonts w:ascii="Times New Roman" w:hAnsi="Times New Roman"/>
        </w:rPr>
      </w:pPr>
    </w:p>
    <w:p w14:paraId="2ECF2D32" w14:textId="77777777" w:rsidR="00727D43" w:rsidRPr="00CA5EB0" w:rsidRDefault="00727D43" w:rsidP="00727D43">
      <w:pPr>
        <w:widowControl w:val="0"/>
        <w:autoSpaceDE w:val="0"/>
        <w:autoSpaceDN w:val="0"/>
        <w:adjustRightInd w:val="0"/>
        <w:spacing w:after="0" w:line="240" w:lineRule="auto"/>
        <w:ind w:left="360"/>
        <w:rPr>
          <w:rFonts w:ascii="Times New Roman" w:hAnsi="Times New Roman"/>
          <w:sz w:val="24"/>
          <w:szCs w:val="24"/>
        </w:rPr>
      </w:pPr>
    </w:p>
    <w:p w14:paraId="5D05AAEF" w14:textId="77777777" w:rsidR="00727D43" w:rsidRPr="00CA5EB0" w:rsidRDefault="00727D43" w:rsidP="00727D43">
      <w:pPr>
        <w:widowControl w:val="0"/>
        <w:autoSpaceDE w:val="0"/>
        <w:autoSpaceDN w:val="0"/>
        <w:adjustRightInd w:val="0"/>
        <w:spacing w:after="0" w:line="240" w:lineRule="auto"/>
        <w:ind w:left="360"/>
        <w:rPr>
          <w:rFonts w:ascii="Times New Roman" w:hAnsi="Times New Roman"/>
          <w:sz w:val="24"/>
          <w:szCs w:val="24"/>
        </w:rPr>
      </w:pPr>
    </w:p>
    <w:p w14:paraId="3D7B6F83" w14:textId="77777777" w:rsidR="00727D43" w:rsidRDefault="00727D43" w:rsidP="00727D43">
      <w:pPr>
        <w:pStyle w:val="ListParagraph"/>
        <w:numPr>
          <w:ilvl w:val="0"/>
          <w:numId w:val="13"/>
        </w:numPr>
        <w:rPr>
          <w:rFonts w:ascii="Times New Roman" w:hAnsi="Times New Roman"/>
        </w:rPr>
      </w:pPr>
      <w:r>
        <w:rPr>
          <w:rFonts w:ascii="Times New Roman" w:hAnsi="Times New Roman"/>
        </w:rPr>
        <w:t>Script  task- Pause 10 secs</w:t>
      </w:r>
    </w:p>
    <w:p w14:paraId="4371C284" w14:textId="77777777" w:rsidR="00727D43" w:rsidRDefault="00727D43" w:rsidP="00727D43">
      <w:pPr>
        <w:ind w:left="720"/>
        <w:rPr>
          <w:rFonts w:ascii="Times New Roman" w:hAnsi="Times New Roman"/>
        </w:rPr>
      </w:pPr>
      <w:r>
        <w:rPr>
          <w:noProof/>
        </w:rPr>
        <w:drawing>
          <wp:inline distT="0" distB="0" distL="0" distR="0" wp14:anchorId="24DC1D5B" wp14:editId="2B5EFE42">
            <wp:extent cx="4762500" cy="12382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62500" cy="1238250"/>
                    </a:xfrm>
                    <a:prstGeom prst="rect">
                      <a:avLst/>
                    </a:prstGeom>
                  </pic:spPr>
                </pic:pic>
              </a:graphicData>
            </a:graphic>
          </wp:inline>
        </w:drawing>
      </w:r>
    </w:p>
    <w:p w14:paraId="7E401831" w14:textId="77777777"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7BED129F" w14:textId="77777777"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F063A8" w14:textId="77777777"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TODO: Add your code here</w:t>
      </w:r>
    </w:p>
    <w:p w14:paraId="312C14A6" w14:textId="77777777"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Sleep for 10 seconds  (*1000)</w:t>
      </w:r>
    </w:p>
    <w:p w14:paraId="0320FE5F" w14:textId="77777777"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System.Threading.</w:t>
      </w:r>
      <w:r>
        <w:rPr>
          <w:rFonts w:ascii="Consolas" w:hAnsi="Consolas" w:cs="Consolas"/>
          <w:color w:val="2B91AF"/>
          <w:sz w:val="19"/>
          <w:szCs w:val="19"/>
        </w:rPr>
        <w:t>Thread</w:t>
      </w:r>
      <w:r>
        <w:rPr>
          <w:rFonts w:ascii="Consolas" w:hAnsi="Consolas" w:cs="Consolas"/>
          <w:color w:val="000000"/>
          <w:sz w:val="19"/>
          <w:szCs w:val="19"/>
        </w:rPr>
        <w:t>.Sleep</w:t>
      </w:r>
      <w:proofErr w:type="spellEnd"/>
      <w:r>
        <w:rPr>
          <w:rFonts w:ascii="Consolas" w:hAnsi="Consolas" w:cs="Consolas"/>
          <w:color w:val="000000"/>
          <w:sz w:val="19"/>
          <w:szCs w:val="19"/>
        </w:rPr>
        <w:t>(10000</w:t>
      </w:r>
      <w:proofErr w:type="gramStart"/>
      <w:r>
        <w:rPr>
          <w:rFonts w:ascii="Consolas" w:hAnsi="Consolas" w:cs="Consolas"/>
          <w:color w:val="000000"/>
          <w:sz w:val="19"/>
          <w:szCs w:val="19"/>
        </w:rPr>
        <w:t>);</w:t>
      </w:r>
      <w:proofErr w:type="gramEnd"/>
    </w:p>
    <w:p w14:paraId="23CB42BA" w14:textId="77777777"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Dts.TaskResult</w:t>
      </w:r>
      <w:proofErr w:type="spellEnd"/>
      <w:r>
        <w:rPr>
          <w:rFonts w:ascii="Consolas" w:hAnsi="Consolas" w:cs="Consolas"/>
          <w:color w:val="000000"/>
          <w:sz w:val="19"/>
          <w:szCs w:val="19"/>
        </w:rPr>
        <w:t xml:space="preserve"> = (</w:t>
      </w:r>
      <w:r>
        <w:rPr>
          <w:rFonts w:ascii="Consolas" w:hAnsi="Consolas" w:cs="Consolas"/>
          <w:color w:val="0000FF"/>
          <w:sz w:val="19"/>
          <w:szCs w:val="19"/>
        </w:rPr>
        <w:t>int</w:t>
      </w:r>
      <w:r>
        <w:rPr>
          <w:rFonts w:ascii="Consolas" w:hAnsi="Consolas" w:cs="Consolas"/>
          <w:color w:val="000000"/>
          <w:sz w:val="19"/>
          <w:szCs w:val="19"/>
        </w:rPr>
        <w:t>)</w:t>
      </w:r>
      <w:proofErr w:type="spellStart"/>
      <w:r>
        <w:rPr>
          <w:rFonts w:ascii="Consolas" w:hAnsi="Consolas" w:cs="Consolas"/>
          <w:color w:val="2B91AF"/>
          <w:sz w:val="19"/>
          <w:szCs w:val="19"/>
        </w:rPr>
        <w:t>ScriptResults</w:t>
      </w:r>
      <w:r>
        <w:rPr>
          <w:rFonts w:ascii="Consolas" w:hAnsi="Consolas" w:cs="Consolas"/>
          <w:color w:val="000000"/>
          <w:sz w:val="19"/>
          <w:szCs w:val="19"/>
        </w:rPr>
        <w:t>.</w:t>
      </w:r>
      <w:proofErr w:type="gramStart"/>
      <w:r>
        <w:rPr>
          <w:rFonts w:ascii="Consolas" w:hAnsi="Consolas" w:cs="Consolas"/>
          <w:color w:val="000000"/>
          <w:sz w:val="19"/>
          <w:szCs w:val="19"/>
        </w:rPr>
        <w:t>Success</w:t>
      </w:r>
      <w:proofErr w:type="spellEnd"/>
      <w:r>
        <w:rPr>
          <w:rFonts w:ascii="Consolas" w:hAnsi="Consolas" w:cs="Consolas"/>
          <w:color w:val="000000"/>
          <w:sz w:val="19"/>
          <w:szCs w:val="19"/>
        </w:rPr>
        <w:t>;</w:t>
      </w:r>
      <w:proofErr w:type="gramEnd"/>
    </w:p>
    <w:p w14:paraId="47CBA699" w14:textId="77777777"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C321EF" w14:textId="77777777" w:rsidR="00727D43" w:rsidRPr="00273931" w:rsidRDefault="00727D43" w:rsidP="00727D43">
      <w:pPr>
        <w:rPr>
          <w:rFonts w:ascii="Times New Roman" w:hAnsi="Times New Roman"/>
        </w:rPr>
      </w:pPr>
    </w:p>
    <w:p w14:paraId="5AF9AC4F" w14:textId="77777777" w:rsidR="00727D43" w:rsidRPr="00CA5EB0" w:rsidRDefault="00727D43" w:rsidP="00727D43">
      <w:pPr>
        <w:widowControl w:val="0"/>
        <w:autoSpaceDE w:val="0"/>
        <w:autoSpaceDN w:val="0"/>
        <w:adjustRightInd w:val="0"/>
        <w:spacing w:after="0" w:line="240" w:lineRule="auto"/>
        <w:rPr>
          <w:rFonts w:ascii="Times New Roman" w:hAnsi="Times New Roman"/>
          <w:sz w:val="24"/>
          <w:szCs w:val="24"/>
        </w:rPr>
      </w:pPr>
    </w:p>
    <w:p w14:paraId="37542E6A" w14:textId="77777777" w:rsidR="00727D43" w:rsidRPr="00CA5EB0" w:rsidRDefault="00727D43" w:rsidP="00727D43">
      <w:pPr>
        <w:widowControl w:val="0"/>
        <w:autoSpaceDE w:val="0"/>
        <w:autoSpaceDN w:val="0"/>
        <w:adjustRightInd w:val="0"/>
        <w:spacing w:after="0" w:line="240" w:lineRule="auto"/>
        <w:rPr>
          <w:rFonts w:ascii="Times New Roman" w:hAnsi="Times New Roman"/>
          <w:sz w:val="24"/>
          <w:szCs w:val="24"/>
        </w:rPr>
      </w:pPr>
    </w:p>
    <w:p w14:paraId="33855893" w14:textId="77777777" w:rsidR="00727D43" w:rsidRDefault="00727D43" w:rsidP="00727D43">
      <w:pPr>
        <w:pStyle w:val="ListParagraph"/>
        <w:numPr>
          <w:ilvl w:val="0"/>
          <w:numId w:val="13"/>
        </w:numPr>
        <w:rPr>
          <w:rFonts w:ascii="Times New Roman" w:hAnsi="Times New Roman"/>
        </w:rPr>
      </w:pPr>
      <w:r>
        <w:rPr>
          <w:rFonts w:ascii="Times New Roman" w:hAnsi="Times New Roman"/>
        </w:rPr>
        <w:t>File System task – Backup Encrypted files</w:t>
      </w:r>
    </w:p>
    <w:p w14:paraId="1DA3BE7F" w14:textId="77777777" w:rsidR="00727D43" w:rsidRPr="00273931" w:rsidRDefault="00727D43" w:rsidP="00727D43">
      <w:pPr>
        <w:ind w:left="720"/>
        <w:rPr>
          <w:rFonts w:ascii="Times New Roman" w:hAnsi="Times New Roman"/>
        </w:rPr>
      </w:pPr>
      <w:r>
        <w:rPr>
          <w:noProof/>
        </w:rPr>
        <w:drawing>
          <wp:inline distT="0" distB="0" distL="0" distR="0" wp14:anchorId="764CE76A" wp14:editId="7F56CB9C">
            <wp:extent cx="5734050" cy="26479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4050" cy="2647950"/>
                    </a:xfrm>
                    <a:prstGeom prst="rect">
                      <a:avLst/>
                    </a:prstGeom>
                  </pic:spPr>
                </pic:pic>
              </a:graphicData>
            </a:graphic>
          </wp:inline>
        </w:drawing>
      </w:r>
    </w:p>
    <w:p w14:paraId="2DCFBF5E" w14:textId="77777777" w:rsidR="00727D43" w:rsidRDefault="00727D43" w:rsidP="00727D43">
      <w:pPr>
        <w:widowControl w:val="0"/>
        <w:autoSpaceDE w:val="0"/>
        <w:autoSpaceDN w:val="0"/>
        <w:adjustRightInd w:val="0"/>
        <w:spacing w:after="0" w:line="240" w:lineRule="auto"/>
        <w:rPr>
          <w:rFonts w:ascii="Times New Roman" w:hAnsi="Times New Roman"/>
        </w:rPr>
      </w:pPr>
    </w:p>
    <w:p w14:paraId="15ED3997" w14:textId="77777777" w:rsidR="00727D43" w:rsidRDefault="00727D43" w:rsidP="00727D43">
      <w:pPr>
        <w:widowControl w:val="0"/>
        <w:autoSpaceDE w:val="0"/>
        <w:autoSpaceDN w:val="0"/>
        <w:adjustRightInd w:val="0"/>
        <w:spacing w:after="0" w:line="240" w:lineRule="auto"/>
        <w:rPr>
          <w:rFonts w:ascii="Times New Roman" w:hAnsi="Times New Roman"/>
        </w:rPr>
      </w:pPr>
    </w:p>
    <w:p w14:paraId="48C7116C" w14:textId="77777777" w:rsidR="00727D43" w:rsidRDefault="00727D43" w:rsidP="00727D43">
      <w:pPr>
        <w:widowControl w:val="0"/>
        <w:autoSpaceDE w:val="0"/>
        <w:autoSpaceDN w:val="0"/>
        <w:adjustRightInd w:val="0"/>
        <w:spacing w:after="0" w:line="240" w:lineRule="auto"/>
        <w:rPr>
          <w:rFonts w:ascii="Times New Roman" w:hAnsi="Times New Roman"/>
        </w:rPr>
      </w:pPr>
    </w:p>
    <w:p w14:paraId="17F44596" w14:textId="77777777" w:rsidR="00727D43" w:rsidRDefault="00727D43" w:rsidP="00727D43">
      <w:pPr>
        <w:widowControl w:val="0"/>
        <w:autoSpaceDE w:val="0"/>
        <w:autoSpaceDN w:val="0"/>
        <w:adjustRightInd w:val="0"/>
        <w:spacing w:after="0" w:line="240" w:lineRule="auto"/>
        <w:rPr>
          <w:rFonts w:ascii="Times New Roman" w:hAnsi="Times New Roman"/>
        </w:rPr>
      </w:pPr>
    </w:p>
    <w:p w14:paraId="111E4DCF" w14:textId="77777777" w:rsidR="00727D43" w:rsidRDefault="00727D43" w:rsidP="00727D43">
      <w:pPr>
        <w:widowControl w:val="0"/>
        <w:autoSpaceDE w:val="0"/>
        <w:autoSpaceDN w:val="0"/>
        <w:adjustRightInd w:val="0"/>
        <w:spacing w:after="0" w:line="240" w:lineRule="auto"/>
        <w:rPr>
          <w:rFonts w:ascii="Times New Roman" w:hAnsi="Times New Roman"/>
        </w:rPr>
      </w:pPr>
    </w:p>
    <w:p w14:paraId="529BA829" w14:textId="77777777" w:rsidR="00727D43" w:rsidRDefault="00727D43" w:rsidP="00727D43">
      <w:pPr>
        <w:widowControl w:val="0"/>
        <w:autoSpaceDE w:val="0"/>
        <w:autoSpaceDN w:val="0"/>
        <w:adjustRightInd w:val="0"/>
        <w:spacing w:after="0" w:line="240" w:lineRule="auto"/>
        <w:rPr>
          <w:rFonts w:ascii="Times New Roman" w:hAnsi="Times New Roman"/>
        </w:rPr>
      </w:pPr>
    </w:p>
    <w:p w14:paraId="388EFBF2" w14:textId="77777777" w:rsidR="00727D43" w:rsidRPr="003F421D" w:rsidRDefault="00727D43" w:rsidP="003F421D">
      <w:pPr>
        <w:widowControl w:val="0"/>
        <w:autoSpaceDE w:val="0"/>
        <w:autoSpaceDN w:val="0"/>
        <w:adjustRightInd w:val="0"/>
        <w:spacing w:after="0" w:line="240" w:lineRule="auto"/>
        <w:rPr>
          <w:rFonts w:asciiTheme="minorHAnsi" w:hAnsiTheme="minorHAnsi" w:cs="Arial"/>
          <w:b/>
          <w:sz w:val="20"/>
          <w:szCs w:val="20"/>
        </w:rPr>
      </w:pPr>
    </w:p>
    <w:p w14:paraId="60643E97" w14:textId="77777777" w:rsidR="00494DF0" w:rsidRPr="0095359C" w:rsidRDefault="00494DF0" w:rsidP="007931F8">
      <w:pPr>
        <w:widowControl w:val="0"/>
        <w:autoSpaceDE w:val="0"/>
        <w:autoSpaceDN w:val="0"/>
        <w:adjustRightInd w:val="0"/>
        <w:spacing w:after="0" w:line="240" w:lineRule="auto"/>
        <w:rPr>
          <w:rFonts w:asciiTheme="minorHAnsi" w:hAnsiTheme="minorHAnsi" w:cs="Arial"/>
          <w:b/>
          <w:sz w:val="20"/>
          <w:szCs w:val="20"/>
        </w:rPr>
      </w:pPr>
    </w:p>
    <w:p w14:paraId="00C2123B" w14:textId="77777777" w:rsidR="00657231" w:rsidRPr="0095359C" w:rsidRDefault="0084218D" w:rsidP="0026146F">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 xml:space="preserve">For each </w:t>
      </w:r>
      <w:r w:rsidR="00EC75F7">
        <w:rPr>
          <w:rFonts w:asciiTheme="minorHAnsi" w:hAnsiTheme="minorHAnsi" w:cs="Arial"/>
          <w:b/>
          <w:sz w:val="20"/>
          <w:szCs w:val="20"/>
        </w:rPr>
        <w:t xml:space="preserve">LCS </w:t>
      </w:r>
      <w:r w:rsidRPr="0095359C">
        <w:rPr>
          <w:rFonts w:asciiTheme="minorHAnsi" w:hAnsiTheme="minorHAnsi" w:cs="Arial"/>
          <w:b/>
          <w:sz w:val="20"/>
          <w:szCs w:val="20"/>
        </w:rPr>
        <w:t xml:space="preserve">Outlier file in Staging directory </w:t>
      </w:r>
    </w:p>
    <w:p w14:paraId="30422013" w14:textId="77777777" w:rsidR="0084218D" w:rsidRPr="0095359C" w:rsidRDefault="0084218D" w:rsidP="0084218D">
      <w:pPr>
        <w:widowControl w:val="0"/>
        <w:autoSpaceDE w:val="0"/>
        <w:autoSpaceDN w:val="0"/>
        <w:adjustRightInd w:val="0"/>
        <w:spacing w:after="0" w:line="240" w:lineRule="auto"/>
        <w:rPr>
          <w:rFonts w:asciiTheme="minorHAnsi" w:hAnsiTheme="minorHAnsi" w:cs="Arial"/>
          <w:b/>
          <w:sz w:val="20"/>
          <w:szCs w:val="20"/>
        </w:rPr>
      </w:pPr>
    </w:p>
    <w:p w14:paraId="73D54D0C" w14:textId="77777777" w:rsidR="0084218D" w:rsidRPr="0095359C" w:rsidRDefault="0084218D" w:rsidP="0084218D">
      <w:pPr>
        <w:widowControl w:val="0"/>
        <w:autoSpaceDE w:val="0"/>
        <w:autoSpaceDN w:val="0"/>
        <w:adjustRightInd w:val="0"/>
        <w:spacing w:after="0" w:line="240" w:lineRule="auto"/>
        <w:rPr>
          <w:rFonts w:asciiTheme="minorHAnsi" w:hAnsiTheme="minorHAnsi" w:cs="Arial"/>
          <w:b/>
          <w:sz w:val="20"/>
          <w:szCs w:val="20"/>
        </w:rPr>
      </w:pPr>
    </w:p>
    <w:p w14:paraId="58F9AA06" w14:textId="77777777" w:rsidR="004A6D60" w:rsidRPr="0095359C" w:rsidRDefault="004A6D60" w:rsidP="004A6D60">
      <w:pPr>
        <w:spacing w:after="0"/>
        <w:ind w:left="1080"/>
        <w:rPr>
          <w:rFonts w:asciiTheme="minorHAnsi" w:hAnsiTheme="minorHAnsi"/>
          <w:sz w:val="20"/>
          <w:szCs w:val="20"/>
        </w:rPr>
      </w:pPr>
      <w:r w:rsidRPr="0095359C">
        <w:rPr>
          <w:rFonts w:asciiTheme="minorHAnsi" w:hAnsiTheme="minorHAnsi"/>
          <w:sz w:val="20"/>
          <w:szCs w:val="20"/>
        </w:rPr>
        <w:t>Container: Foreach Loop</w:t>
      </w:r>
    </w:p>
    <w:p w14:paraId="7CFC968C" w14:textId="77777777" w:rsidR="004A6D60" w:rsidRPr="0095359C" w:rsidRDefault="00F56A29" w:rsidP="004A6D60">
      <w:pPr>
        <w:spacing w:after="0"/>
        <w:ind w:left="1080"/>
        <w:rPr>
          <w:rFonts w:asciiTheme="minorHAnsi" w:hAnsiTheme="minorHAnsi"/>
          <w:sz w:val="20"/>
          <w:szCs w:val="20"/>
        </w:rPr>
      </w:pPr>
      <w:r w:rsidRPr="0095359C">
        <w:rPr>
          <w:rFonts w:asciiTheme="minorHAnsi" w:hAnsiTheme="minorHAnsi"/>
          <w:sz w:val="20"/>
          <w:szCs w:val="20"/>
        </w:rPr>
        <w:t>Folder</w:t>
      </w:r>
      <w:r w:rsidR="004A6D60" w:rsidRPr="0095359C">
        <w:rPr>
          <w:rFonts w:asciiTheme="minorHAnsi" w:hAnsiTheme="minorHAnsi"/>
          <w:sz w:val="20"/>
          <w:szCs w:val="20"/>
        </w:rPr>
        <w:t xml:space="preserve">: </w:t>
      </w:r>
      <w:r w:rsidR="00E705FE" w:rsidRPr="00E705FE">
        <w:rPr>
          <w:rFonts w:asciiTheme="minorHAnsi" w:hAnsiTheme="minorHAnsi"/>
          <w:sz w:val="20"/>
          <w:szCs w:val="20"/>
        </w:rPr>
        <w:t>\\f3420-ecldbd01\data\coaching\Outliers\Decrypt_out\</w:t>
      </w:r>
      <w:r w:rsidR="00E705FE" w:rsidRPr="00E705FE" w:rsidDel="00E705FE">
        <w:rPr>
          <w:rFonts w:asciiTheme="minorHAnsi" w:hAnsiTheme="minorHAnsi"/>
          <w:sz w:val="20"/>
          <w:szCs w:val="20"/>
        </w:rPr>
        <w:t xml:space="preserve"> </w:t>
      </w:r>
    </w:p>
    <w:p w14:paraId="0128680F" w14:textId="77777777" w:rsidR="004A6D60" w:rsidRPr="0095359C" w:rsidRDefault="00F56A29" w:rsidP="004A6D60">
      <w:pPr>
        <w:spacing w:after="0"/>
        <w:ind w:left="1080"/>
        <w:rPr>
          <w:rFonts w:asciiTheme="minorHAnsi" w:hAnsiTheme="minorHAnsi"/>
          <w:sz w:val="20"/>
          <w:szCs w:val="20"/>
        </w:rPr>
      </w:pPr>
      <w:r w:rsidRPr="0095359C">
        <w:rPr>
          <w:rFonts w:asciiTheme="minorHAnsi" w:hAnsiTheme="minorHAnsi"/>
          <w:sz w:val="20"/>
          <w:szCs w:val="20"/>
        </w:rPr>
        <w:t>Files</w:t>
      </w:r>
      <w:r w:rsidR="004A6D60" w:rsidRPr="0095359C">
        <w:rPr>
          <w:rFonts w:asciiTheme="minorHAnsi" w:hAnsiTheme="minorHAnsi"/>
          <w:sz w:val="20"/>
          <w:szCs w:val="20"/>
        </w:rPr>
        <w:t>: eCL_Outlier_Feed</w:t>
      </w:r>
      <w:r w:rsidR="001822D4" w:rsidRPr="0095359C">
        <w:rPr>
          <w:rFonts w:asciiTheme="minorHAnsi" w:hAnsiTheme="minorHAnsi"/>
          <w:sz w:val="20"/>
          <w:szCs w:val="20"/>
        </w:rPr>
        <w:t>_LCS</w:t>
      </w:r>
      <w:r w:rsidR="004A6D60" w:rsidRPr="0095359C">
        <w:rPr>
          <w:rFonts w:asciiTheme="minorHAnsi" w:hAnsiTheme="minorHAnsi"/>
          <w:sz w:val="20"/>
          <w:szCs w:val="20"/>
        </w:rPr>
        <w:t>*.csv</w:t>
      </w:r>
    </w:p>
    <w:p w14:paraId="062CA9D8" w14:textId="77777777" w:rsidR="004A6D60" w:rsidRPr="0095359C" w:rsidRDefault="004A6D60" w:rsidP="004A6D60">
      <w:pPr>
        <w:spacing w:after="0"/>
        <w:ind w:left="1080"/>
        <w:rPr>
          <w:rFonts w:asciiTheme="minorHAnsi" w:hAnsiTheme="minorHAnsi"/>
          <w:sz w:val="20"/>
          <w:szCs w:val="20"/>
        </w:rPr>
      </w:pPr>
      <w:r w:rsidRPr="0095359C">
        <w:rPr>
          <w:rFonts w:asciiTheme="minorHAnsi" w:hAnsiTheme="minorHAnsi"/>
          <w:noProof/>
          <w:sz w:val="20"/>
          <w:szCs w:val="20"/>
        </w:rPr>
        <w:lastRenderedPageBreak/>
        <w:drawing>
          <wp:inline distT="0" distB="0" distL="0" distR="0" wp14:anchorId="3FCE147C" wp14:editId="5FF4B9C7">
            <wp:extent cx="3986784" cy="137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86784" cy="1371600"/>
                    </a:xfrm>
                    <a:prstGeom prst="rect">
                      <a:avLst/>
                    </a:prstGeom>
                  </pic:spPr>
                </pic:pic>
              </a:graphicData>
            </a:graphic>
          </wp:inline>
        </w:drawing>
      </w:r>
    </w:p>
    <w:p w14:paraId="7A7C8541" w14:textId="77777777" w:rsidR="004A6D60" w:rsidRPr="0095359C" w:rsidRDefault="004A6D60" w:rsidP="004A6D60">
      <w:pPr>
        <w:spacing w:after="0"/>
        <w:ind w:left="1080"/>
        <w:rPr>
          <w:rFonts w:asciiTheme="minorHAnsi" w:hAnsiTheme="minorHAnsi"/>
          <w:sz w:val="20"/>
          <w:szCs w:val="20"/>
        </w:rPr>
      </w:pPr>
    </w:p>
    <w:p w14:paraId="16110662" w14:textId="77777777" w:rsidR="004A6D60" w:rsidRPr="0095359C" w:rsidRDefault="00E705FE" w:rsidP="004A6D60">
      <w:pPr>
        <w:spacing w:after="0"/>
        <w:ind w:left="1080"/>
        <w:rPr>
          <w:rFonts w:asciiTheme="minorHAnsi" w:hAnsiTheme="minorHAnsi"/>
          <w:sz w:val="20"/>
          <w:szCs w:val="20"/>
        </w:rPr>
      </w:pPr>
      <w:r w:rsidRPr="00E705FE">
        <w:rPr>
          <w:noProof/>
        </w:rPr>
        <w:t xml:space="preserve"> </w:t>
      </w:r>
      <w:r>
        <w:rPr>
          <w:noProof/>
        </w:rPr>
        <w:drawing>
          <wp:inline distT="0" distB="0" distL="0" distR="0" wp14:anchorId="4A87F43D" wp14:editId="5CB1A60B">
            <wp:extent cx="4050792" cy="274320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50792" cy="2743200"/>
                    </a:xfrm>
                    <a:prstGeom prst="rect">
                      <a:avLst/>
                    </a:prstGeom>
                  </pic:spPr>
                </pic:pic>
              </a:graphicData>
            </a:graphic>
          </wp:inline>
        </w:drawing>
      </w:r>
    </w:p>
    <w:p w14:paraId="262EAA41" w14:textId="77777777" w:rsidR="004A6D60" w:rsidRPr="0095359C" w:rsidRDefault="004A6D60" w:rsidP="004A6D60">
      <w:pPr>
        <w:spacing w:after="0"/>
        <w:ind w:left="1080"/>
        <w:rPr>
          <w:rFonts w:asciiTheme="minorHAnsi" w:hAnsiTheme="minorHAnsi"/>
          <w:sz w:val="20"/>
          <w:szCs w:val="20"/>
        </w:rPr>
      </w:pPr>
    </w:p>
    <w:p w14:paraId="6746527B" w14:textId="77777777" w:rsidR="004A6D60" w:rsidRPr="0095359C" w:rsidRDefault="004A6D60" w:rsidP="004A6D60">
      <w:pPr>
        <w:spacing w:after="0"/>
        <w:ind w:left="1080"/>
        <w:rPr>
          <w:rFonts w:asciiTheme="minorHAnsi" w:hAnsiTheme="minorHAnsi"/>
          <w:sz w:val="20"/>
          <w:szCs w:val="20"/>
        </w:rPr>
      </w:pPr>
    </w:p>
    <w:p w14:paraId="0FD734D8" w14:textId="77777777" w:rsidR="004A6D60" w:rsidRPr="0095359C" w:rsidRDefault="004A6D60" w:rsidP="004A6D60">
      <w:pPr>
        <w:spacing w:after="0"/>
        <w:ind w:left="1080"/>
        <w:rPr>
          <w:rFonts w:asciiTheme="minorHAnsi" w:hAnsiTheme="minorHAnsi"/>
          <w:sz w:val="20"/>
          <w:szCs w:val="20"/>
        </w:rPr>
      </w:pPr>
      <w:r w:rsidRPr="0095359C">
        <w:rPr>
          <w:rFonts w:asciiTheme="minorHAnsi" w:hAnsiTheme="minorHAnsi"/>
          <w:noProof/>
          <w:sz w:val="20"/>
          <w:szCs w:val="20"/>
        </w:rPr>
        <w:drawing>
          <wp:inline distT="0" distB="0" distL="0" distR="0" wp14:anchorId="263BE4B1" wp14:editId="62C114F8">
            <wp:extent cx="4233672" cy="1371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233672" cy="1371600"/>
                    </a:xfrm>
                    <a:prstGeom prst="rect">
                      <a:avLst/>
                    </a:prstGeom>
                  </pic:spPr>
                </pic:pic>
              </a:graphicData>
            </a:graphic>
          </wp:inline>
        </w:drawing>
      </w:r>
    </w:p>
    <w:p w14:paraId="4E12F51F" w14:textId="77777777" w:rsidR="004D3B66" w:rsidRPr="0095359C" w:rsidRDefault="004D3B66" w:rsidP="004A6D60">
      <w:pPr>
        <w:spacing w:after="0"/>
        <w:ind w:left="1080"/>
        <w:rPr>
          <w:rFonts w:asciiTheme="minorHAnsi" w:hAnsiTheme="minorHAnsi"/>
          <w:sz w:val="20"/>
          <w:szCs w:val="20"/>
        </w:rPr>
      </w:pPr>
    </w:p>
    <w:p w14:paraId="48527802" w14:textId="77777777" w:rsidR="004D3B66" w:rsidRPr="0095359C" w:rsidRDefault="004D3B66" w:rsidP="004A6D60">
      <w:pPr>
        <w:spacing w:after="0"/>
        <w:ind w:left="1080"/>
        <w:rPr>
          <w:rFonts w:asciiTheme="minorHAnsi" w:hAnsiTheme="minorHAnsi"/>
          <w:sz w:val="20"/>
          <w:szCs w:val="20"/>
        </w:rPr>
      </w:pPr>
    </w:p>
    <w:p w14:paraId="1ED2C516" w14:textId="77777777" w:rsidR="0084218D" w:rsidRPr="0095359C" w:rsidRDefault="0084218D" w:rsidP="0084218D">
      <w:pPr>
        <w:rPr>
          <w:rFonts w:asciiTheme="minorHAnsi" w:hAnsiTheme="minorHAnsi"/>
          <w:b/>
          <w:sz w:val="20"/>
          <w:szCs w:val="20"/>
        </w:rPr>
      </w:pPr>
      <w:r w:rsidRPr="0095359C">
        <w:rPr>
          <w:rFonts w:asciiTheme="minorHAnsi" w:hAnsiTheme="minorHAnsi"/>
          <w:b/>
          <w:sz w:val="20"/>
          <w:szCs w:val="20"/>
        </w:rPr>
        <w:t>Summary of Steps</w:t>
      </w:r>
    </w:p>
    <w:p w14:paraId="16DFA719" w14:textId="77777777" w:rsidR="0084218D" w:rsidRPr="0095359C" w:rsidRDefault="0084218D" w:rsidP="0084218D">
      <w:pPr>
        <w:pStyle w:val="ListParagraph"/>
        <w:numPr>
          <w:ilvl w:val="0"/>
          <w:numId w:val="11"/>
        </w:numPr>
        <w:rPr>
          <w:rFonts w:asciiTheme="minorHAnsi" w:hAnsiTheme="minorHAnsi"/>
          <w:sz w:val="20"/>
          <w:szCs w:val="20"/>
        </w:rPr>
      </w:pPr>
      <w:r w:rsidRPr="0095359C">
        <w:rPr>
          <w:rFonts w:asciiTheme="minorHAnsi" w:hAnsiTheme="minorHAnsi"/>
          <w:sz w:val="20"/>
          <w:szCs w:val="20"/>
        </w:rPr>
        <w:lastRenderedPageBreak/>
        <w:t>SQL task – Truncate Outliers Staging table</w:t>
      </w:r>
    </w:p>
    <w:p w14:paraId="1D1A3636" w14:textId="77777777" w:rsidR="0084218D" w:rsidRPr="0095359C" w:rsidRDefault="0084218D" w:rsidP="0084218D">
      <w:pPr>
        <w:pStyle w:val="ListParagraph"/>
        <w:numPr>
          <w:ilvl w:val="0"/>
          <w:numId w:val="11"/>
        </w:numPr>
        <w:rPr>
          <w:rFonts w:asciiTheme="minorHAnsi" w:hAnsiTheme="minorHAnsi"/>
          <w:sz w:val="20"/>
          <w:szCs w:val="20"/>
        </w:rPr>
      </w:pPr>
      <w:r w:rsidRPr="0095359C">
        <w:rPr>
          <w:rFonts w:asciiTheme="minorHAnsi" w:hAnsiTheme="minorHAnsi"/>
          <w:sz w:val="20"/>
          <w:szCs w:val="20"/>
        </w:rPr>
        <w:t>DFT – Stage Outliers Staging table</w:t>
      </w:r>
    </w:p>
    <w:p w14:paraId="119E7E13" w14:textId="77777777" w:rsidR="0084218D" w:rsidRPr="0095359C" w:rsidRDefault="0084218D" w:rsidP="0084218D">
      <w:pPr>
        <w:pStyle w:val="ListParagraph"/>
        <w:numPr>
          <w:ilvl w:val="0"/>
          <w:numId w:val="11"/>
        </w:numPr>
        <w:rPr>
          <w:rFonts w:asciiTheme="minorHAnsi" w:hAnsiTheme="minorHAnsi"/>
          <w:sz w:val="20"/>
          <w:szCs w:val="20"/>
        </w:rPr>
      </w:pPr>
      <w:r w:rsidRPr="0095359C">
        <w:rPr>
          <w:rFonts w:asciiTheme="minorHAnsi" w:hAnsiTheme="minorHAnsi"/>
          <w:sz w:val="20"/>
          <w:szCs w:val="20"/>
        </w:rPr>
        <w:t xml:space="preserve">SQL task – </w:t>
      </w:r>
      <w:r w:rsidR="000165F3">
        <w:rPr>
          <w:rFonts w:asciiTheme="minorHAnsi" w:hAnsiTheme="minorHAnsi"/>
          <w:sz w:val="20"/>
          <w:szCs w:val="20"/>
        </w:rPr>
        <w:t>Update staging table and reject logs</w:t>
      </w:r>
    </w:p>
    <w:p w14:paraId="08576B2F" w14:textId="77777777" w:rsidR="0084218D" w:rsidRPr="0095359C" w:rsidRDefault="0084218D" w:rsidP="0084218D">
      <w:pPr>
        <w:pStyle w:val="ListParagraph"/>
        <w:numPr>
          <w:ilvl w:val="0"/>
          <w:numId w:val="11"/>
        </w:numPr>
        <w:rPr>
          <w:rFonts w:asciiTheme="minorHAnsi" w:hAnsiTheme="minorHAnsi"/>
          <w:sz w:val="20"/>
          <w:szCs w:val="20"/>
        </w:rPr>
      </w:pPr>
      <w:r w:rsidRPr="0095359C">
        <w:rPr>
          <w:rFonts w:asciiTheme="minorHAnsi" w:hAnsiTheme="minorHAnsi"/>
          <w:sz w:val="20"/>
          <w:szCs w:val="20"/>
        </w:rPr>
        <w:t xml:space="preserve">SQL task Load </w:t>
      </w:r>
      <w:r w:rsidR="000165F3">
        <w:rPr>
          <w:rFonts w:asciiTheme="minorHAnsi" w:hAnsiTheme="minorHAnsi"/>
          <w:sz w:val="20"/>
          <w:szCs w:val="20"/>
        </w:rPr>
        <w:t>C</w:t>
      </w:r>
      <w:r w:rsidRPr="0095359C">
        <w:rPr>
          <w:rFonts w:asciiTheme="minorHAnsi" w:hAnsiTheme="minorHAnsi"/>
          <w:sz w:val="20"/>
          <w:szCs w:val="20"/>
        </w:rPr>
        <w:t>oaching_Log and Coaching_Log_Reason tables</w:t>
      </w:r>
    </w:p>
    <w:p w14:paraId="1CB79A1B" w14:textId="77777777" w:rsidR="0084218D" w:rsidRPr="0095359C" w:rsidRDefault="0084218D" w:rsidP="0084218D">
      <w:pPr>
        <w:pStyle w:val="ListParagraph"/>
        <w:numPr>
          <w:ilvl w:val="0"/>
          <w:numId w:val="11"/>
        </w:numPr>
        <w:rPr>
          <w:rFonts w:asciiTheme="minorHAnsi" w:hAnsiTheme="minorHAnsi"/>
          <w:sz w:val="20"/>
          <w:szCs w:val="20"/>
        </w:rPr>
      </w:pPr>
      <w:r w:rsidRPr="0095359C">
        <w:rPr>
          <w:rFonts w:asciiTheme="minorHAnsi" w:hAnsiTheme="minorHAnsi"/>
          <w:sz w:val="20"/>
          <w:szCs w:val="20"/>
        </w:rPr>
        <w:t>SQL task – Load File list table</w:t>
      </w:r>
    </w:p>
    <w:p w14:paraId="4A9FC1D8" w14:textId="77777777" w:rsidR="0084218D" w:rsidRPr="0095359C" w:rsidRDefault="0084218D" w:rsidP="0084218D">
      <w:pPr>
        <w:pStyle w:val="ListParagraph"/>
        <w:numPr>
          <w:ilvl w:val="0"/>
          <w:numId w:val="11"/>
        </w:numPr>
        <w:rPr>
          <w:rFonts w:asciiTheme="minorHAnsi" w:hAnsiTheme="minorHAnsi"/>
          <w:sz w:val="20"/>
          <w:szCs w:val="20"/>
        </w:rPr>
      </w:pPr>
      <w:r w:rsidRPr="0095359C">
        <w:rPr>
          <w:rFonts w:asciiTheme="minorHAnsi" w:hAnsiTheme="minorHAnsi"/>
          <w:sz w:val="20"/>
          <w:szCs w:val="20"/>
        </w:rPr>
        <w:t xml:space="preserve">File system task </w:t>
      </w:r>
      <w:r w:rsidR="00E705FE">
        <w:rPr>
          <w:rFonts w:asciiTheme="minorHAnsi" w:hAnsiTheme="minorHAnsi"/>
          <w:sz w:val="20"/>
          <w:szCs w:val="20"/>
        </w:rPr>
        <w:t>– Delete file</w:t>
      </w:r>
    </w:p>
    <w:p w14:paraId="6DDC529C" w14:textId="77777777" w:rsidR="004D3B66" w:rsidRPr="0095359C" w:rsidRDefault="004D3B66" w:rsidP="004A6D60">
      <w:pPr>
        <w:spacing w:after="0"/>
        <w:ind w:left="1080"/>
        <w:rPr>
          <w:rFonts w:asciiTheme="minorHAnsi" w:hAnsiTheme="minorHAnsi"/>
          <w:sz w:val="20"/>
          <w:szCs w:val="20"/>
        </w:rPr>
      </w:pPr>
    </w:p>
    <w:p w14:paraId="385A0E07" w14:textId="77777777" w:rsidR="004D3B66" w:rsidRPr="0095359C" w:rsidRDefault="0084218D" w:rsidP="0084218D">
      <w:pPr>
        <w:rPr>
          <w:rFonts w:asciiTheme="minorHAnsi" w:hAnsiTheme="minorHAnsi"/>
          <w:b/>
          <w:sz w:val="20"/>
          <w:szCs w:val="20"/>
        </w:rPr>
      </w:pPr>
      <w:r w:rsidRPr="0095359C">
        <w:rPr>
          <w:rFonts w:asciiTheme="minorHAnsi" w:hAnsiTheme="minorHAnsi"/>
          <w:b/>
          <w:sz w:val="20"/>
          <w:szCs w:val="20"/>
        </w:rPr>
        <w:t>Details of Steps</w:t>
      </w:r>
    </w:p>
    <w:p w14:paraId="71D8F6FC" w14:textId="77777777" w:rsidR="005F0717" w:rsidRPr="0095359C" w:rsidRDefault="005F0717" w:rsidP="0076086A">
      <w:pPr>
        <w:pStyle w:val="ListParagraph"/>
        <w:numPr>
          <w:ilvl w:val="0"/>
          <w:numId w:val="13"/>
        </w:numPr>
        <w:rPr>
          <w:rFonts w:asciiTheme="minorHAnsi" w:hAnsiTheme="minorHAnsi"/>
          <w:sz w:val="20"/>
          <w:szCs w:val="20"/>
        </w:rPr>
      </w:pPr>
      <w:r w:rsidRPr="0095359C">
        <w:rPr>
          <w:rFonts w:asciiTheme="minorHAnsi" w:hAnsiTheme="minorHAnsi"/>
          <w:sz w:val="20"/>
          <w:szCs w:val="20"/>
        </w:rPr>
        <w:t>SQL task – Truncate Outliers Staging table</w:t>
      </w:r>
    </w:p>
    <w:p w14:paraId="2B881696" w14:textId="77777777" w:rsidR="008D48D8" w:rsidRDefault="008D48D8" w:rsidP="0095359C">
      <w:pPr>
        <w:widowControl w:val="0"/>
        <w:autoSpaceDE w:val="0"/>
        <w:autoSpaceDN w:val="0"/>
        <w:adjustRightInd w:val="0"/>
        <w:spacing w:after="0" w:line="240" w:lineRule="auto"/>
        <w:ind w:left="1080"/>
        <w:rPr>
          <w:rFonts w:asciiTheme="minorHAnsi" w:hAnsiTheme="minorHAnsi" w:cs="Arial"/>
          <w:sz w:val="20"/>
          <w:szCs w:val="20"/>
        </w:rPr>
      </w:pPr>
      <w:r>
        <w:rPr>
          <w:rFonts w:asciiTheme="minorHAnsi" w:hAnsiTheme="minorHAnsi" w:cs="Arial"/>
          <w:sz w:val="20"/>
          <w:szCs w:val="20"/>
        </w:rPr>
        <w:t xml:space="preserve">        </w:t>
      </w:r>
      <w:r>
        <w:rPr>
          <w:noProof/>
        </w:rPr>
        <w:drawing>
          <wp:inline distT="0" distB="0" distL="0" distR="0" wp14:anchorId="244E508D" wp14:editId="6B74FE9F">
            <wp:extent cx="2057400" cy="762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57400" cy="762000"/>
                    </a:xfrm>
                    <a:prstGeom prst="rect">
                      <a:avLst/>
                    </a:prstGeom>
                  </pic:spPr>
                </pic:pic>
              </a:graphicData>
            </a:graphic>
          </wp:inline>
        </w:drawing>
      </w:r>
    </w:p>
    <w:p w14:paraId="1ED747D8" w14:textId="77777777" w:rsidR="004D3B66" w:rsidRPr="0095359C" w:rsidRDefault="008D48D8" w:rsidP="0095359C">
      <w:pPr>
        <w:widowControl w:val="0"/>
        <w:autoSpaceDE w:val="0"/>
        <w:autoSpaceDN w:val="0"/>
        <w:adjustRightInd w:val="0"/>
        <w:spacing w:after="0" w:line="240" w:lineRule="auto"/>
        <w:ind w:left="1080"/>
        <w:rPr>
          <w:rFonts w:asciiTheme="minorHAnsi" w:hAnsiTheme="minorHAnsi" w:cs="Arial"/>
          <w:sz w:val="20"/>
          <w:szCs w:val="20"/>
        </w:rPr>
      </w:pPr>
      <w:r>
        <w:rPr>
          <w:rFonts w:asciiTheme="minorHAnsi" w:hAnsiTheme="minorHAnsi" w:cs="Arial"/>
          <w:sz w:val="20"/>
          <w:szCs w:val="20"/>
        </w:rPr>
        <w:t xml:space="preserve">       </w:t>
      </w:r>
      <w:r w:rsidRPr="0095359C">
        <w:rPr>
          <w:rFonts w:asciiTheme="minorHAnsi" w:hAnsiTheme="minorHAnsi" w:cs="Arial"/>
          <w:sz w:val="20"/>
          <w:szCs w:val="20"/>
        </w:rPr>
        <w:t>Truncate Table [EC].[Outlier_Coaching_Stage]</w:t>
      </w:r>
      <w:r w:rsidRPr="0095359C" w:rsidDel="008D48D8">
        <w:rPr>
          <w:rFonts w:asciiTheme="minorHAnsi" w:hAnsiTheme="minorHAnsi" w:cs="Arial"/>
          <w:sz w:val="20"/>
          <w:szCs w:val="20"/>
        </w:rPr>
        <w:t xml:space="preserve"> </w:t>
      </w:r>
    </w:p>
    <w:p w14:paraId="43EBEAA8" w14:textId="77777777"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p>
    <w:p w14:paraId="4C9609EB" w14:textId="77777777" w:rsidR="005F0717" w:rsidRPr="0095359C" w:rsidRDefault="005F0717" w:rsidP="004D3B66">
      <w:pPr>
        <w:widowControl w:val="0"/>
        <w:autoSpaceDE w:val="0"/>
        <w:autoSpaceDN w:val="0"/>
        <w:adjustRightInd w:val="0"/>
        <w:spacing w:after="0" w:line="240" w:lineRule="auto"/>
        <w:ind w:left="360"/>
        <w:rPr>
          <w:rFonts w:asciiTheme="minorHAnsi" w:hAnsiTheme="minorHAnsi" w:cs="Arial"/>
          <w:sz w:val="20"/>
          <w:szCs w:val="20"/>
        </w:rPr>
      </w:pPr>
    </w:p>
    <w:p w14:paraId="330762E0" w14:textId="77777777"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p>
    <w:p w14:paraId="3D68F16F" w14:textId="77777777"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p>
    <w:p w14:paraId="7E0302CA" w14:textId="77777777" w:rsidR="004D3B66" w:rsidRPr="0095359C" w:rsidRDefault="004D3B66" w:rsidP="0076086A">
      <w:pPr>
        <w:pStyle w:val="ListParagraph"/>
        <w:numPr>
          <w:ilvl w:val="0"/>
          <w:numId w:val="13"/>
        </w:numPr>
        <w:rPr>
          <w:rFonts w:asciiTheme="minorHAnsi" w:hAnsiTheme="minorHAnsi"/>
          <w:sz w:val="20"/>
          <w:szCs w:val="20"/>
        </w:rPr>
      </w:pPr>
      <w:r w:rsidRPr="0095359C">
        <w:rPr>
          <w:rFonts w:asciiTheme="minorHAnsi" w:hAnsiTheme="minorHAnsi"/>
          <w:sz w:val="20"/>
          <w:szCs w:val="20"/>
        </w:rPr>
        <w:t>DFT: Load Outliers staging table</w:t>
      </w:r>
    </w:p>
    <w:p w14:paraId="548F0CEC" w14:textId="77777777" w:rsidR="004D3B66" w:rsidRPr="0095359C" w:rsidRDefault="004D3B66" w:rsidP="0095359C">
      <w:pPr>
        <w:widowControl w:val="0"/>
        <w:autoSpaceDE w:val="0"/>
        <w:autoSpaceDN w:val="0"/>
        <w:adjustRightInd w:val="0"/>
        <w:spacing w:after="0" w:line="240" w:lineRule="auto"/>
        <w:ind w:left="1440"/>
        <w:rPr>
          <w:rFonts w:asciiTheme="minorHAnsi" w:hAnsiTheme="minorHAnsi" w:cs="Arial"/>
          <w:sz w:val="20"/>
          <w:szCs w:val="20"/>
        </w:rPr>
      </w:pPr>
      <w:r w:rsidRPr="0095359C">
        <w:rPr>
          <w:rFonts w:asciiTheme="minorHAnsi" w:hAnsiTheme="minorHAnsi"/>
          <w:noProof/>
          <w:sz w:val="20"/>
          <w:szCs w:val="20"/>
        </w:rPr>
        <w:drawing>
          <wp:inline distT="0" distB="0" distL="0" distR="0" wp14:anchorId="02590BF5" wp14:editId="2D2C6296">
            <wp:extent cx="1905000" cy="781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905000" cy="781050"/>
                    </a:xfrm>
                    <a:prstGeom prst="rect">
                      <a:avLst/>
                    </a:prstGeom>
                  </pic:spPr>
                </pic:pic>
              </a:graphicData>
            </a:graphic>
          </wp:inline>
        </w:drawing>
      </w:r>
    </w:p>
    <w:p w14:paraId="0EEF9839"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18AF780F"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1E9D9784"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1ACEF142" wp14:editId="100A3683">
            <wp:extent cx="1920240" cy="27432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920240" cy="2743200"/>
                    </a:xfrm>
                    <a:prstGeom prst="rect">
                      <a:avLst/>
                    </a:prstGeom>
                  </pic:spPr>
                </pic:pic>
              </a:graphicData>
            </a:graphic>
          </wp:inline>
        </w:drawing>
      </w:r>
    </w:p>
    <w:p w14:paraId="1ECA620C"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55201796" w14:textId="77777777" w:rsidR="004D3B66" w:rsidRPr="0095359C" w:rsidRDefault="004D3B66" w:rsidP="0076086A">
      <w:pPr>
        <w:pStyle w:val="ListParagraph"/>
        <w:widowControl w:val="0"/>
        <w:numPr>
          <w:ilvl w:val="0"/>
          <w:numId w:val="14"/>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Flat File source</w:t>
      </w:r>
    </w:p>
    <w:p w14:paraId="4B35BC4B"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67856B2D" w14:textId="77777777" w:rsidR="004D3B66" w:rsidRPr="0095359C" w:rsidRDefault="001822D4"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72DA08A4" wp14:editId="318A7F9A">
            <wp:extent cx="3840480" cy="411480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840480" cy="4114800"/>
                    </a:xfrm>
                    <a:prstGeom prst="rect">
                      <a:avLst/>
                    </a:prstGeom>
                  </pic:spPr>
                </pic:pic>
              </a:graphicData>
            </a:graphic>
          </wp:inline>
        </w:drawing>
      </w:r>
    </w:p>
    <w:p w14:paraId="046D86B3"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294E12E2" wp14:editId="33373D12">
            <wp:extent cx="4251960" cy="1828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251960" cy="1828800"/>
                    </a:xfrm>
                    <a:prstGeom prst="rect">
                      <a:avLst/>
                    </a:prstGeom>
                  </pic:spPr>
                </pic:pic>
              </a:graphicData>
            </a:graphic>
          </wp:inline>
        </w:drawing>
      </w:r>
    </w:p>
    <w:p w14:paraId="78D54356"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288530EE"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692EB4A0" wp14:editId="3FD45D34">
            <wp:extent cx="4041648" cy="36576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041648" cy="3657600"/>
                    </a:xfrm>
                    <a:prstGeom prst="rect">
                      <a:avLst/>
                    </a:prstGeom>
                  </pic:spPr>
                </pic:pic>
              </a:graphicData>
            </a:graphic>
          </wp:inline>
        </w:drawing>
      </w:r>
    </w:p>
    <w:p w14:paraId="18B2E983"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22B51245"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178AA614"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3D120BE8"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785F976C"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064109C4"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08205DAD"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5CB67589"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5EC7F1BE"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3791F239"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75063345"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09E9D19C"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6A1B04BE"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2991DA45" w14:textId="77777777" w:rsidR="004D3B66" w:rsidRPr="0095359C" w:rsidRDefault="004D3B66" w:rsidP="0076086A">
      <w:pPr>
        <w:pStyle w:val="ListParagraph"/>
        <w:widowControl w:val="0"/>
        <w:numPr>
          <w:ilvl w:val="0"/>
          <w:numId w:val="14"/>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Data Conversion</w:t>
      </w:r>
    </w:p>
    <w:p w14:paraId="5B6F5C76" w14:textId="77777777" w:rsidR="004D3B66" w:rsidRPr="0095359C" w:rsidRDefault="001822D4"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51087020" wp14:editId="4BC26C77">
            <wp:extent cx="3913632" cy="3657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913632" cy="3657600"/>
                    </a:xfrm>
                    <a:prstGeom prst="rect">
                      <a:avLst/>
                    </a:prstGeom>
                  </pic:spPr>
                </pic:pic>
              </a:graphicData>
            </a:graphic>
          </wp:inline>
        </w:drawing>
      </w:r>
    </w:p>
    <w:p w14:paraId="5A3AFB13"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23BEEA6F" w14:textId="77777777" w:rsidR="004D3B66" w:rsidRPr="0095359C" w:rsidRDefault="004D3B66" w:rsidP="0076086A">
      <w:pPr>
        <w:pStyle w:val="ListParagraph"/>
        <w:widowControl w:val="0"/>
        <w:numPr>
          <w:ilvl w:val="0"/>
          <w:numId w:val="14"/>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Row Count Transformation</w:t>
      </w:r>
    </w:p>
    <w:p w14:paraId="6E3478B1"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6E070C5E"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7CC80032" wp14:editId="1FBC7EBE">
            <wp:extent cx="3282696" cy="2743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282696" cy="2743200"/>
                    </a:xfrm>
                    <a:prstGeom prst="rect">
                      <a:avLst/>
                    </a:prstGeom>
                  </pic:spPr>
                </pic:pic>
              </a:graphicData>
            </a:graphic>
          </wp:inline>
        </w:drawing>
      </w:r>
    </w:p>
    <w:p w14:paraId="1F726BE9"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03A28391"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0C9E14D1"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27913FD0" w14:textId="77777777" w:rsidR="004D3B66" w:rsidRPr="0095359C" w:rsidRDefault="004D3B66" w:rsidP="0076086A">
      <w:pPr>
        <w:pStyle w:val="ListParagraph"/>
        <w:widowControl w:val="0"/>
        <w:numPr>
          <w:ilvl w:val="0"/>
          <w:numId w:val="14"/>
        </w:numPr>
        <w:autoSpaceDE w:val="0"/>
        <w:autoSpaceDN w:val="0"/>
        <w:adjustRightInd w:val="0"/>
        <w:spacing w:after="0" w:line="240" w:lineRule="auto"/>
        <w:rPr>
          <w:rFonts w:asciiTheme="minorHAnsi" w:hAnsiTheme="minorHAnsi" w:cs="Arial"/>
          <w:sz w:val="20"/>
          <w:szCs w:val="20"/>
        </w:rPr>
      </w:pPr>
      <w:proofErr w:type="spellStart"/>
      <w:r w:rsidRPr="0095359C">
        <w:rPr>
          <w:rFonts w:asciiTheme="minorHAnsi" w:hAnsiTheme="minorHAnsi" w:cs="Arial"/>
          <w:sz w:val="20"/>
          <w:szCs w:val="20"/>
        </w:rPr>
        <w:t>Oledb</w:t>
      </w:r>
      <w:proofErr w:type="spellEnd"/>
      <w:r w:rsidRPr="0095359C">
        <w:rPr>
          <w:rFonts w:asciiTheme="minorHAnsi" w:hAnsiTheme="minorHAnsi" w:cs="Arial"/>
          <w:sz w:val="20"/>
          <w:szCs w:val="20"/>
        </w:rPr>
        <w:t xml:space="preserve"> destination</w:t>
      </w:r>
    </w:p>
    <w:p w14:paraId="0A49D6A6"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1D570D2D" wp14:editId="2FA13C22">
            <wp:extent cx="4059936" cy="27432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059936" cy="2743200"/>
                    </a:xfrm>
                    <a:prstGeom prst="rect">
                      <a:avLst/>
                    </a:prstGeom>
                  </pic:spPr>
                </pic:pic>
              </a:graphicData>
            </a:graphic>
          </wp:inline>
        </w:drawing>
      </w:r>
    </w:p>
    <w:p w14:paraId="4DBC47BD"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4B1908A8" w14:textId="77777777" w:rsidR="004D3B66" w:rsidRPr="0095359C" w:rsidRDefault="00FF1A5D"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578CB473" wp14:editId="4BF38049">
            <wp:extent cx="3776472" cy="41148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776472" cy="4114800"/>
                    </a:xfrm>
                    <a:prstGeom prst="rect">
                      <a:avLst/>
                    </a:prstGeom>
                  </pic:spPr>
                </pic:pic>
              </a:graphicData>
            </a:graphic>
          </wp:inline>
        </w:drawing>
      </w:r>
    </w:p>
    <w:p w14:paraId="1A6DFD8F"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08A51957"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578D488F" wp14:editId="62258032">
            <wp:extent cx="5038344" cy="18288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38344" cy="1828800"/>
                    </a:xfrm>
                    <a:prstGeom prst="rect">
                      <a:avLst/>
                    </a:prstGeom>
                  </pic:spPr>
                </pic:pic>
              </a:graphicData>
            </a:graphic>
          </wp:inline>
        </w:drawing>
      </w:r>
    </w:p>
    <w:p w14:paraId="40C9CF89"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192B85B3"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35B4F015" w14:textId="77777777" w:rsidR="000165F3" w:rsidRDefault="004D3B66" w:rsidP="000165F3">
      <w:pPr>
        <w:pStyle w:val="ListParagraph"/>
        <w:numPr>
          <w:ilvl w:val="0"/>
          <w:numId w:val="13"/>
        </w:numPr>
        <w:rPr>
          <w:rFonts w:asciiTheme="minorHAnsi" w:hAnsiTheme="minorHAnsi"/>
          <w:sz w:val="20"/>
          <w:szCs w:val="20"/>
        </w:rPr>
      </w:pPr>
      <w:r w:rsidRPr="0095359C">
        <w:rPr>
          <w:rFonts w:asciiTheme="minorHAnsi" w:hAnsiTheme="minorHAnsi"/>
          <w:sz w:val="20"/>
          <w:szCs w:val="20"/>
        </w:rPr>
        <w:t xml:space="preserve">SQL Task: </w:t>
      </w:r>
      <w:r w:rsidR="000165F3" w:rsidRPr="000165F3">
        <w:rPr>
          <w:rFonts w:asciiTheme="minorHAnsi" w:hAnsiTheme="minorHAnsi"/>
          <w:sz w:val="20"/>
          <w:szCs w:val="20"/>
        </w:rPr>
        <w:t>Update staging table and reject logs</w:t>
      </w:r>
    </w:p>
    <w:p w14:paraId="796B171D" w14:textId="77777777" w:rsidR="000165F3" w:rsidRDefault="000165F3" w:rsidP="00842389">
      <w:pPr>
        <w:widowControl w:val="0"/>
        <w:autoSpaceDE w:val="0"/>
        <w:autoSpaceDN w:val="0"/>
        <w:adjustRightInd w:val="0"/>
        <w:spacing w:after="0" w:line="240" w:lineRule="auto"/>
        <w:rPr>
          <w:rFonts w:asciiTheme="minorHAnsi" w:hAnsiTheme="minorHAnsi"/>
          <w:sz w:val="20"/>
          <w:szCs w:val="20"/>
        </w:rPr>
      </w:pPr>
      <w:proofErr w:type="spellStart"/>
      <w:r>
        <w:rPr>
          <w:rFonts w:asciiTheme="minorHAnsi" w:hAnsiTheme="minorHAnsi"/>
          <w:sz w:val="20"/>
          <w:szCs w:val="20"/>
        </w:rPr>
        <w:lastRenderedPageBreak/>
        <w:t>SQLStatement</w:t>
      </w:r>
      <w:proofErr w:type="spellEnd"/>
      <w:r>
        <w:rPr>
          <w:rFonts w:asciiTheme="minorHAnsi" w:hAnsiTheme="minorHAnsi"/>
          <w:sz w:val="20"/>
          <w:szCs w:val="20"/>
        </w:rPr>
        <w:t xml:space="preserve">: </w:t>
      </w:r>
      <w:r w:rsidRPr="000165F3">
        <w:rPr>
          <w:rFonts w:asciiTheme="minorHAnsi" w:hAnsiTheme="minorHAnsi"/>
          <w:sz w:val="20"/>
          <w:szCs w:val="20"/>
        </w:rPr>
        <w:t>Exec [EC].[sp_Update_Outlier_Coaching_Stage] ? output</w:t>
      </w:r>
    </w:p>
    <w:p w14:paraId="1C62AA4D" w14:textId="77777777" w:rsidR="000165F3" w:rsidRDefault="000165F3" w:rsidP="00842389">
      <w:pPr>
        <w:widowControl w:val="0"/>
        <w:autoSpaceDE w:val="0"/>
        <w:autoSpaceDN w:val="0"/>
        <w:adjustRightInd w:val="0"/>
        <w:spacing w:after="0" w:line="240" w:lineRule="auto"/>
        <w:rPr>
          <w:rFonts w:asciiTheme="minorHAnsi" w:hAnsiTheme="minorHAnsi"/>
          <w:sz w:val="20"/>
          <w:szCs w:val="20"/>
        </w:rPr>
      </w:pPr>
      <w:r>
        <w:rPr>
          <w:rFonts w:asciiTheme="minorHAnsi" w:hAnsiTheme="minorHAnsi"/>
          <w:sz w:val="20"/>
          <w:szCs w:val="20"/>
        </w:rPr>
        <w:t xml:space="preserve">Parameter Mapping: </w:t>
      </w:r>
    </w:p>
    <w:p w14:paraId="102BFBB5" w14:textId="77777777" w:rsidR="004D3B66" w:rsidRPr="00842389" w:rsidRDefault="000165F3" w:rsidP="00842389">
      <w:pPr>
        <w:ind w:left="1440"/>
        <w:rPr>
          <w:rFonts w:asciiTheme="minorHAnsi" w:hAnsiTheme="minorHAnsi"/>
          <w:sz w:val="20"/>
          <w:szCs w:val="20"/>
        </w:rPr>
      </w:pPr>
      <w:r>
        <w:rPr>
          <w:noProof/>
        </w:rPr>
        <w:drawing>
          <wp:inline distT="0" distB="0" distL="0" distR="0" wp14:anchorId="53B3EDBB" wp14:editId="38B40A88">
            <wp:extent cx="3172968" cy="91440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72968" cy="914400"/>
                    </a:xfrm>
                    <a:prstGeom prst="rect">
                      <a:avLst/>
                    </a:prstGeom>
                  </pic:spPr>
                </pic:pic>
              </a:graphicData>
            </a:graphic>
          </wp:inline>
        </w:drawing>
      </w:r>
    </w:p>
    <w:p w14:paraId="0263F6EB"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500456A2"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517C66B6" w14:textId="77777777" w:rsidR="00FF1A5D" w:rsidRPr="0095359C" w:rsidRDefault="00FF1A5D" w:rsidP="00FF1A5D">
      <w:pPr>
        <w:widowControl w:val="0"/>
        <w:autoSpaceDE w:val="0"/>
        <w:autoSpaceDN w:val="0"/>
        <w:adjustRightInd w:val="0"/>
        <w:spacing w:after="0" w:line="240" w:lineRule="auto"/>
        <w:rPr>
          <w:rFonts w:asciiTheme="minorHAnsi" w:hAnsiTheme="minorHAnsi" w:cs="Arial"/>
          <w:sz w:val="20"/>
          <w:szCs w:val="20"/>
        </w:rPr>
      </w:pPr>
    </w:p>
    <w:p w14:paraId="2C7D2724" w14:textId="77777777" w:rsidR="004D3B66" w:rsidRPr="0095359C" w:rsidRDefault="004D3B66" w:rsidP="001822D4">
      <w:pPr>
        <w:pStyle w:val="ListParagraph"/>
        <w:numPr>
          <w:ilvl w:val="0"/>
          <w:numId w:val="13"/>
        </w:numPr>
        <w:rPr>
          <w:rFonts w:asciiTheme="minorHAnsi" w:hAnsiTheme="minorHAnsi"/>
          <w:sz w:val="20"/>
          <w:szCs w:val="20"/>
        </w:rPr>
      </w:pPr>
      <w:r w:rsidRPr="0095359C">
        <w:rPr>
          <w:rFonts w:asciiTheme="minorHAnsi" w:hAnsiTheme="minorHAnsi"/>
          <w:sz w:val="20"/>
          <w:szCs w:val="20"/>
        </w:rPr>
        <w:t>SQL Task: Load Coaching_Log table</w:t>
      </w:r>
    </w:p>
    <w:p w14:paraId="58534D71"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0ECEDF31"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6E04D6F3" wp14:editId="4AB7166C">
            <wp:extent cx="2143125" cy="11811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43125" cy="1181100"/>
                    </a:xfrm>
                    <a:prstGeom prst="rect">
                      <a:avLst/>
                    </a:prstGeom>
                  </pic:spPr>
                </pic:pic>
              </a:graphicData>
            </a:graphic>
          </wp:inline>
        </w:drawing>
      </w:r>
    </w:p>
    <w:p w14:paraId="315506EF"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25F7D824" w14:textId="77777777" w:rsidR="00EF5B6C" w:rsidRDefault="00EF5B6C" w:rsidP="004D3B66">
      <w:pPr>
        <w:widowControl w:val="0"/>
        <w:autoSpaceDE w:val="0"/>
        <w:autoSpaceDN w:val="0"/>
        <w:adjustRightInd w:val="0"/>
        <w:spacing w:after="0" w:line="240" w:lineRule="auto"/>
        <w:rPr>
          <w:rFonts w:asciiTheme="minorHAnsi" w:hAnsiTheme="minorHAnsi"/>
          <w:sz w:val="20"/>
          <w:szCs w:val="20"/>
        </w:rPr>
      </w:pPr>
      <w:proofErr w:type="spellStart"/>
      <w:r>
        <w:rPr>
          <w:rFonts w:asciiTheme="minorHAnsi" w:hAnsiTheme="minorHAnsi"/>
          <w:sz w:val="20"/>
          <w:szCs w:val="20"/>
        </w:rPr>
        <w:t>SQLStatement</w:t>
      </w:r>
      <w:proofErr w:type="spellEnd"/>
      <w:r>
        <w:rPr>
          <w:rFonts w:asciiTheme="minorHAnsi" w:hAnsiTheme="minorHAnsi"/>
          <w:sz w:val="20"/>
          <w:szCs w:val="20"/>
        </w:rPr>
        <w:t xml:space="preserve">: </w:t>
      </w:r>
      <w:r w:rsidRPr="00EF5B6C">
        <w:rPr>
          <w:rFonts w:asciiTheme="minorHAnsi" w:hAnsiTheme="minorHAnsi"/>
          <w:sz w:val="20"/>
          <w:szCs w:val="20"/>
        </w:rPr>
        <w:t>Exec [EC].[sp_InsertInto_Coaching_Log_Outlier]? Output</w:t>
      </w:r>
    </w:p>
    <w:p w14:paraId="302BA456" w14:textId="77777777" w:rsidR="00EF5B6C" w:rsidRDefault="00EF5B6C" w:rsidP="00842389">
      <w:pPr>
        <w:rPr>
          <w:rFonts w:asciiTheme="minorHAnsi" w:hAnsiTheme="minorHAnsi"/>
          <w:sz w:val="20"/>
          <w:szCs w:val="20"/>
        </w:rPr>
      </w:pPr>
      <w:r>
        <w:rPr>
          <w:rFonts w:asciiTheme="minorHAnsi" w:hAnsiTheme="minorHAnsi"/>
          <w:sz w:val="20"/>
          <w:szCs w:val="20"/>
        </w:rPr>
        <w:t xml:space="preserve">Parameter Mapping: </w:t>
      </w:r>
    </w:p>
    <w:p w14:paraId="154C471E" w14:textId="77777777" w:rsidR="00EF5B6C" w:rsidRDefault="00EF5B6C" w:rsidP="00842389">
      <w:pPr>
        <w:rPr>
          <w:rFonts w:asciiTheme="minorHAnsi" w:hAnsiTheme="minorHAnsi"/>
          <w:sz w:val="20"/>
          <w:szCs w:val="20"/>
        </w:rPr>
      </w:pPr>
      <w:r>
        <w:rPr>
          <w:noProof/>
        </w:rPr>
        <w:drawing>
          <wp:inline distT="0" distB="0" distL="0" distR="0" wp14:anchorId="6CE407AC" wp14:editId="0307348B">
            <wp:extent cx="2560320" cy="914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60320" cy="914400"/>
                    </a:xfrm>
                    <a:prstGeom prst="rect">
                      <a:avLst/>
                    </a:prstGeom>
                  </pic:spPr>
                </pic:pic>
              </a:graphicData>
            </a:graphic>
          </wp:inline>
        </w:drawing>
      </w:r>
    </w:p>
    <w:p w14:paraId="2A511581"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03B2B3E8"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79AC8E0A" w14:textId="77777777" w:rsidR="004D3B66" w:rsidRPr="0095359C" w:rsidRDefault="004D3B66" w:rsidP="001822D4">
      <w:pPr>
        <w:pStyle w:val="ListParagraph"/>
        <w:numPr>
          <w:ilvl w:val="0"/>
          <w:numId w:val="13"/>
        </w:numPr>
        <w:rPr>
          <w:rFonts w:asciiTheme="minorHAnsi" w:hAnsiTheme="minorHAnsi"/>
          <w:sz w:val="20"/>
          <w:szCs w:val="20"/>
        </w:rPr>
      </w:pPr>
      <w:r w:rsidRPr="0095359C">
        <w:rPr>
          <w:rFonts w:asciiTheme="minorHAnsi" w:hAnsiTheme="minorHAnsi"/>
          <w:sz w:val="20"/>
          <w:szCs w:val="20"/>
        </w:rPr>
        <w:t>SQL Task: Load Outliers File List table</w:t>
      </w:r>
    </w:p>
    <w:p w14:paraId="6BD20FC3" w14:textId="77777777"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drawing>
          <wp:inline distT="0" distB="0" distL="0" distR="0" wp14:anchorId="46777111" wp14:editId="6F397856">
            <wp:extent cx="1733550" cy="6667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733550" cy="666750"/>
                    </a:xfrm>
                    <a:prstGeom prst="rect">
                      <a:avLst/>
                    </a:prstGeom>
                  </pic:spPr>
                </pic:pic>
              </a:graphicData>
            </a:graphic>
          </wp:inline>
        </w:drawing>
      </w:r>
    </w:p>
    <w:p w14:paraId="74B3AF09" w14:textId="77777777"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p>
    <w:p w14:paraId="2C4EEE92" w14:textId="77777777"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0ACA5FF3" wp14:editId="10CFA58D">
            <wp:extent cx="3227832" cy="27432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227832" cy="2743200"/>
                    </a:xfrm>
                    <a:prstGeom prst="rect">
                      <a:avLst/>
                    </a:prstGeom>
                  </pic:spPr>
                </pic:pic>
              </a:graphicData>
            </a:graphic>
          </wp:inline>
        </w:drawing>
      </w:r>
    </w:p>
    <w:p w14:paraId="6B232C15" w14:textId="77777777"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p>
    <w:p w14:paraId="3F5F01B0" w14:textId="77777777"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Executes the following sql</w:t>
      </w:r>
    </w:p>
    <w:p w14:paraId="3AD091AF" w14:textId="77777777"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p>
    <w:p w14:paraId="6E71AAC2" w14:textId="77777777"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INSERT INTO [EC].[Outlier_FileList]</w:t>
      </w:r>
    </w:p>
    <w:p w14:paraId="19B0B98F" w14:textId="77777777"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 xml:space="preserve">           ([File_Name]</w:t>
      </w:r>
    </w:p>
    <w:p w14:paraId="2BCB57C6" w14:textId="77777777"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 xml:space="preserve">           ,[File_LoadDate]</w:t>
      </w:r>
    </w:p>
    <w:p w14:paraId="32F322F1" w14:textId="77777777"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 xml:space="preserve">           ,[Count_Staged]</w:t>
      </w:r>
    </w:p>
    <w:p w14:paraId="3490537D" w14:textId="77777777"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 xml:space="preserve">           ,[Count_Loaded]</w:t>
      </w:r>
    </w:p>
    <w:p w14:paraId="1FDFB762" w14:textId="77777777"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 xml:space="preserve">            ,[Count_Rejected])</w:t>
      </w:r>
    </w:p>
    <w:p w14:paraId="648ADD53" w14:textId="77777777"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 xml:space="preserve">  VALUES </w:t>
      </w:r>
      <w:proofErr w:type="gramStart"/>
      <w:r w:rsidRPr="0095359C">
        <w:rPr>
          <w:rFonts w:asciiTheme="minorHAnsi" w:hAnsiTheme="minorHAnsi"/>
          <w:sz w:val="20"/>
          <w:szCs w:val="20"/>
        </w:rPr>
        <w:t>(?,</w:t>
      </w:r>
      <w:proofErr w:type="spellStart"/>
      <w:proofErr w:type="gramEnd"/>
      <w:r w:rsidRPr="0095359C">
        <w:rPr>
          <w:rFonts w:asciiTheme="minorHAnsi" w:hAnsiTheme="minorHAnsi"/>
          <w:sz w:val="20"/>
          <w:szCs w:val="20"/>
        </w:rPr>
        <w:t>GetDate</w:t>
      </w:r>
      <w:proofErr w:type="spellEnd"/>
      <w:r w:rsidRPr="0095359C">
        <w:rPr>
          <w:rFonts w:asciiTheme="minorHAnsi" w:hAnsiTheme="minorHAnsi"/>
          <w:sz w:val="20"/>
          <w:szCs w:val="20"/>
        </w:rPr>
        <w:t>(), ?, ?,?)</w:t>
      </w:r>
    </w:p>
    <w:p w14:paraId="3E59B83B" w14:textId="77777777"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p>
    <w:p w14:paraId="12FD8BAC" w14:textId="77777777"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p>
    <w:p w14:paraId="23E40FF7"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7F453F55" w14:textId="77777777" w:rsidR="004D3B66" w:rsidRPr="0095359C" w:rsidRDefault="004D3B66" w:rsidP="001822D4">
      <w:pPr>
        <w:pStyle w:val="ListParagraph"/>
        <w:numPr>
          <w:ilvl w:val="0"/>
          <w:numId w:val="13"/>
        </w:numPr>
        <w:rPr>
          <w:rFonts w:asciiTheme="minorHAnsi" w:hAnsiTheme="minorHAnsi"/>
          <w:sz w:val="20"/>
          <w:szCs w:val="20"/>
        </w:rPr>
      </w:pPr>
      <w:r w:rsidRPr="0095359C">
        <w:rPr>
          <w:rFonts w:asciiTheme="minorHAnsi" w:hAnsiTheme="minorHAnsi"/>
          <w:sz w:val="20"/>
          <w:szCs w:val="20"/>
        </w:rPr>
        <w:t xml:space="preserve">File System Task: </w:t>
      </w:r>
      <w:r w:rsidR="00E705FE">
        <w:rPr>
          <w:rFonts w:asciiTheme="minorHAnsi" w:hAnsiTheme="minorHAnsi"/>
          <w:sz w:val="20"/>
          <w:szCs w:val="20"/>
        </w:rPr>
        <w:t>Delete file</w:t>
      </w:r>
    </w:p>
    <w:p w14:paraId="1E9BA075"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536776A7"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090ED583" wp14:editId="1921BA6A">
            <wp:extent cx="2381250" cy="8001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81250" cy="800100"/>
                    </a:xfrm>
                    <a:prstGeom prst="rect">
                      <a:avLst/>
                    </a:prstGeom>
                  </pic:spPr>
                </pic:pic>
              </a:graphicData>
            </a:graphic>
          </wp:inline>
        </w:drawing>
      </w:r>
    </w:p>
    <w:p w14:paraId="433FCFD1"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02145507" w14:textId="77777777" w:rsidR="004D3B66" w:rsidRPr="0095359C" w:rsidRDefault="00E705FE" w:rsidP="004D3B66">
      <w:pPr>
        <w:widowControl w:val="0"/>
        <w:autoSpaceDE w:val="0"/>
        <w:autoSpaceDN w:val="0"/>
        <w:adjustRightInd w:val="0"/>
        <w:spacing w:after="0" w:line="240" w:lineRule="auto"/>
        <w:rPr>
          <w:rFonts w:asciiTheme="minorHAnsi" w:hAnsiTheme="minorHAnsi" w:cs="Arial"/>
          <w:sz w:val="20"/>
          <w:szCs w:val="20"/>
        </w:rPr>
      </w:pPr>
      <w:r w:rsidRPr="00E705FE">
        <w:rPr>
          <w:noProof/>
        </w:rPr>
        <w:lastRenderedPageBreak/>
        <w:t xml:space="preserve"> </w:t>
      </w:r>
      <w:r>
        <w:rPr>
          <w:noProof/>
        </w:rPr>
        <w:drawing>
          <wp:inline distT="0" distB="0" distL="0" distR="0" wp14:anchorId="3DF93459" wp14:editId="1C5A0AE2">
            <wp:extent cx="4197096" cy="1828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97096" cy="1828800"/>
                    </a:xfrm>
                    <a:prstGeom prst="rect">
                      <a:avLst/>
                    </a:prstGeom>
                  </pic:spPr>
                </pic:pic>
              </a:graphicData>
            </a:graphic>
          </wp:inline>
        </w:drawing>
      </w:r>
    </w:p>
    <w:p w14:paraId="610EA7B0"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0A43E2FC"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69679212" w14:textId="77777777" w:rsidR="001822D4" w:rsidRPr="0095359C" w:rsidRDefault="001822D4" w:rsidP="004D3B66">
      <w:pPr>
        <w:widowControl w:val="0"/>
        <w:autoSpaceDE w:val="0"/>
        <w:autoSpaceDN w:val="0"/>
        <w:adjustRightInd w:val="0"/>
        <w:spacing w:after="0" w:line="240" w:lineRule="auto"/>
        <w:rPr>
          <w:rFonts w:asciiTheme="minorHAnsi" w:hAnsiTheme="minorHAnsi" w:cs="Arial"/>
          <w:sz w:val="20"/>
          <w:szCs w:val="20"/>
        </w:rPr>
      </w:pPr>
    </w:p>
    <w:p w14:paraId="455BA30A" w14:textId="77777777" w:rsidR="001822D4" w:rsidRPr="0095359C" w:rsidRDefault="001822D4" w:rsidP="004D3B66">
      <w:pPr>
        <w:widowControl w:val="0"/>
        <w:autoSpaceDE w:val="0"/>
        <w:autoSpaceDN w:val="0"/>
        <w:adjustRightInd w:val="0"/>
        <w:spacing w:after="0" w:line="240" w:lineRule="auto"/>
        <w:rPr>
          <w:rFonts w:asciiTheme="minorHAnsi" w:hAnsiTheme="minorHAnsi" w:cs="Arial"/>
          <w:sz w:val="20"/>
          <w:szCs w:val="20"/>
        </w:rPr>
      </w:pPr>
    </w:p>
    <w:p w14:paraId="678AA30D" w14:textId="77777777" w:rsidR="001822D4" w:rsidRPr="0095359C" w:rsidRDefault="001822D4" w:rsidP="004D3B66">
      <w:pPr>
        <w:widowControl w:val="0"/>
        <w:autoSpaceDE w:val="0"/>
        <w:autoSpaceDN w:val="0"/>
        <w:adjustRightInd w:val="0"/>
        <w:spacing w:after="0" w:line="240" w:lineRule="auto"/>
        <w:rPr>
          <w:rFonts w:asciiTheme="minorHAnsi" w:hAnsiTheme="minorHAnsi" w:cs="Arial"/>
          <w:sz w:val="20"/>
          <w:szCs w:val="20"/>
        </w:rPr>
      </w:pPr>
    </w:p>
    <w:p w14:paraId="4C9E238E" w14:textId="77777777" w:rsidR="001822D4" w:rsidRPr="0095359C" w:rsidRDefault="001822D4" w:rsidP="004D3B66">
      <w:pPr>
        <w:widowControl w:val="0"/>
        <w:autoSpaceDE w:val="0"/>
        <w:autoSpaceDN w:val="0"/>
        <w:adjustRightInd w:val="0"/>
        <w:spacing w:after="0" w:line="240" w:lineRule="auto"/>
        <w:rPr>
          <w:rFonts w:asciiTheme="minorHAnsi" w:hAnsiTheme="minorHAnsi" w:cs="Arial"/>
          <w:sz w:val="20"/>
          <w:szCs w:val="20"/>
        </w:rPr>
      </w:pPr>
    </w:p>
    <w:p w14:paraId="69C6E5C3" w14:textId="77777777" w:rsidR="00A93379" w:rsidRPr="0095359C" w:rsidRDefault="000B36BD" w:rsidP="0026146F">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t>F</w:t>
      </w:r>
      <w:r w:rsidR="00A93379" w:rsidRPr="0095359C">
        <w:rPr>
          <w:rFonts w:asciiTheme="minorHAnsi" w:hAnsiTheme="minorHAnsi" w:cs="Arial"/>
          <w:b/>
          <w:sz w:val="20"/>
          <w:szCs w:val="20"/>
        </w:rPr>
        <w:t xml:space="preserve">or each </w:t>
      </w:r>
      <w:r w:rsidR="003B75E1" w:rsidRPr="0095359C">
        <w:rPr>
          <w:rFonts w:asciiTheme="minorHAnsi" w:hAnsiTheme="minorHAnsi" w:cs="Arial"/>
          <w:b/>
          <w:sz w:val="20"/>
          <w:szCs w:val="20"/>
        </w:rPr>
        <w:t>IAT and IAE</w:t>
      </w:r>
      <w:r w:rsidR="00A93379" w:rsidRPr="0095359C">
        <w:rPr>
          <w:rFonts w:asciiTheme="minorHAnsi" w:hAnsiTheme="minorHAnsi" w:cs="Arial"/>
          <w:b/>
          <w:sz w:val="20"/>
          <w:szCs w:val="20"/>
        </w:rPr>
        <w:t xml:space="preserve"> Outlier file in Staging directory  </w:t>
      </w:r>
    </w:p>
    <w:p w14:paraId="0E694841"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b/>
          <w:sz w:val="20"/>
          <w:szCs w:val="20"/>
        </w:rPr>
      </w:pPr>
    </w:p>
    <w:p w14:paraId="780593FE"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b/>
          <w:sz w:val="20"/>
          <w:szCs w:val="20"/>
        </w:rPr>
      </w:pPr>
    </w:p>
    <w:p w14:paraId="090B61D3" w14:textId="77777777" w:rsidR="00A93379" w:rsidRPr="0095359C" w:rsidRDefault="00A93379" w:rsidP="00A93379">
      <w:pPr>
        <w:spacing w:after="0"/>
        <w:ind w:left="1080"/>
        <w:rPr>
          <w:rFonts w:asciiTheme="minorHAnsi" w:hAnsiTheme="minorHAnsi"/>
          <w:sz w:val="20"/>
          <w:szCs w:val="20"/>
        </w:rPr>
      </w:pPr>
      <w:r w:rsidRPr="0095359C">
        <w:rPr>
          <w:rFonts w:asciiTheme="minorHAnsi" w:hAnsiTheme="minorHAnsi"/>
          <w:sz w:val="20"/>
          <w:szCs w:val="20"/>
        </w:rPr>
        <w:t>Container: Foreach Loop</w:t>
      </w:r>
      <w:r w:rsidR="000B36BD">
        <w:rPr>
          <w:rFonts w:asciiTheme="minorHAnsi" w:hAnsiTheme="minorHAnsi"/>
          <w:sz w:val="20"/>
          <w:szCs w:val="20"/>
        </w:rPr>
        <w:t xml:space="preserve"> - </w:t>
      </w:r>
      <w:r w:rsidR="000B36BD" w:rsidRPr="000B36BD">
        <w:rPr>
          <w:rFonts w:asciiTheme="minorHAnsi" w:hAnsiTheme="minorHAnsi"/>
          <w:sz w:val="20"/>
          <w:szCs w:val="20"/>
        </w:rPr>
        <w:t>Foreach IAE_IAT OMR File</w:t>
      </w:r>
    </w:p>
    <w:p w14:paraId="14B49A85" w14:textId="77777777" w:rsidR="00E705FE" w:rsidRDefault="00A93379" w:rsidP="00A93379">
      <w:pPr>
        <w:spacing w:after="0"/>
        <w:ind w:left="1080"/>
        <w:rPr>
          <w:rFonts w:asciiTheme="minorHAnsi" w:hAnsiTheme="minorHAnsi"/>
          <w:sz w:val="20"/>
          <w:szCs w:val="20"/>
        </w:rPr>
      </w:pPr>
      <w:r w:rsidRPr="0095359C">
        <w:rPr>
          <w:rFonts w:asciiTheme="minorHAnsi" w:hAnsiTheme="minorHAnsi"/>
          <w:sz w:val="20"/>
          <w:szCs w:val="20"/>
        </w:rPr>
        <w:t xml:space="preserve">Folder: </w:t>
      </w:r>
      <w:r w:rsidR="00E705FE" w:rsidRPr="00E705FE">
        <w:rPr>
          <w:rFonts w:asciiTheme="minorHAnsi" w:hAnsiTheme="minorHAnsi"/>
          <w:sz w:val="20"/>
          <w:szCs w:val="20"/>
        </w:rPr>
        <w:t>\\f3420-ecldbd01\data\coaching\Outliers\Decrypt_out\</w:t>
      </w:r>
      <w:r w:rsidR="00E705FE" w:rsidRPr="00E705FE" w:rsidDel="00E705FE">
        <w:rPr>
          <w:rFonts w:asciiTheme="minorHAnsi" w:hAnsiTheme="minorHAnsi"/>
          <w:sz w:val="20"/>
          <w:szCs w:val="20"/>
        </w:rPr>
        <w:t xml:space="preserve"> </w:t>
      </w:r>
    </w:p>
    <w:p w14:paraId="6F98A300" w14:textId="77777777" w:rsidR="00A93379" w:rsidRPr="0095359C" w:rsidRDefault="00A93379" w:rsidP="00A93379">
      <w:pPr>
        <w:spacing w:after="0"/>
        <w:ind w:left="1080"/>
        <w:rPr>
          <w:rFonts w:asciiTheme="minorHAnsi" w:hAnsiTheme="minorHAnsi"/>
          <w:sz w:val="20"/>
          <w:szCs w:val="20"/>
        </w:rPr>
      </w:pPr>
      <w:r w:rsidRPr="0095359C">
        <w:rPr>
          <w:rFonts w:asciiTheme="minorHAnsi" w:hAnsiTheme="minorHAnsi"/>
          <w:sz w:val="20"/>
          <w:szCs w:val="20"/>
        </w:rPr>
        <w:t>Files: eCL_Outlier_Feed</w:t>
      </w:r>
      <w:r w:rsidR="003B75E1" w:rsidRPr="0095359C">
        <w:rPr>
          <w:rFonts w:asciiTheme="minorHAnsi" w:hAnsiTheme="minorHAnsi"/>
          <w:sz w:val="20"/>
          <w:szCs w:val="20"/>
        </w:rPr>
        <w:t>_</w:t>
      </w:r>
      <w:r w:rsidRPr="0095359C">
        <w:rPr>
          <w:rFonts w:asciiTheme="minorHAnsi" w:hAnsiTheme="minorHAnsi"/>
          <w:sz w:val="20"/>
          <w:szCs w:val="20"/>
        </w:rPr>
        <w:t>*.csv</w:t>
      </w:r>
    </w:p>
    <w:p w14:paraId="4DB22A2A" w14:textId="77777777" w:rsidR="003B75E1" w:rsidRPr="0095359C" w:rsidRDefault="003B75E1" w:rsidP="00A93379">
      <w:pPr>
        <w:spacing w:after="0"/>
        <w:ind w:left="1080"/>
        <w:rPr>
          <w:rFonts w:asciiTheme="minorHAnsi" w:hAnsiTheme="minorHAnsi"/>
          <w:sz w:val="20"/>
          <w:szCs w:val="20"/>
        </w:rPr>
      </w:pPr>
      <w:r w:rsidRPr="0095359C">
        <w:rPr>
          <w:rFonts w:asciiTheme="minorHAnsi" w:hAnsiTheme="minorHAnsi"/>
          <w:sz w:val="20"/>
          <w:szCs w:val="20"/>
        </w:rPr>
        <w:t>(*Expression used to distinguish from rest of non LCS OMR Files in conditional workflow)</w:t>
      </w:r>
    </w:p>
    <w:p w14:paraId="47086E24" w14:textId="77777777" w:rsidR="00A93379" w:rsidRPr="0095359C" w:rsidRDefault="00A93379" w:rsidP="00A93379">
      <w:pPr>
        <w:spacing w:after="0"/>
        <w:ind w:left="1080"/>
        <w:rPr>
          <w:rFonts w:asciiTheme="minorHAnsi" w:hAnsiTheme="minorHAnsi"/>
          <w:sz w:val="20"/>
          <w:szCs w:val="20"/>
        </w:rPr>
      </w:pPr>
    </w:p>
    <w:p w14:paraId="29762F99" w14:textId="77777777" w:rsidR="00A93379" w:rsidRPr="0095359C" w:rsidRDefault="00A93379" w:rsidP="00A93379">
      <w:pPr>
        <w:rPr>
          <w:rFonts w:asciiTheme="minorHAnsi" w:hAnsiTheme="minorHAnsi"/>
          <w:b/>
          <w:sz w:val="20"/>
          <w:szCs w:val="20"/>
        </w:rPr>
      </w:pPr>
      <w:r w:rsidRPr="0095359C">
        <w:rPr>
          <w:rFonts w:asciiTheme="minorHAnsi" w:hAnsiTheme="minorHAnsi"/>
          <w:b/>
          <w:sz w:val="20"/>
          <w:szCs w:val="20"/>
        </w:rPr>
        <w:t>Summary of Steps</w:t>
      </w:r>
    </w:p>
    <w:p w14:paraId="360CD63A" w14:textId="77777777" w:rsidR="00EC75F7" w:rsidRPr="0095359C" w:rsidRDefault="00EC75F7" w:rsidP="00842389">
      <w:pPr>
        <w:pStyle w:val="ListParagraph"/>
        <w:numPr>
          <w:ilvl w:val="0"/>
          <w:numId w:val="32"/>
        </w:numPr>
        <w:rPr>
          <w:rFonts w:asciiTheme="minorHAnsi" w:hAnsiTheme="minorHAnsi"/>
          <w:sz w:val="20"/>
          <w:szCs w:val="20"/>
        </w:rPr>
      </w:pPr>
      <w:r w:rsidRPr="0095359C">
        <w:rPr>
          <w:rFonts w:asciiTheme="minorHAnsi" w:hAnsiTheme="minorHAnsi"/>
          <w:sz w:val="20"/>
          <w:szCs w:val="20"/>
        </w:rPr>
        <w:t>SQL task – Truncate Outliers Staging table</w:t>
      </w:r>
    </w:p>
    <w:p w14:paraId="25833A27" w14:textId="77777777" w:rsidR="00EC75F7" w:rsidRPr="0095359C" w:rsidRDefault="00EC75F7" w:rsidP="00842389">
      <w:pPr>
        <w:pStyle w:val="ListParagraph"/>
        <w:numPr>
          <w:ilvl w:val="0"/>
          <w:numId w:val="32"/>
        </w:numPr>
        <w:rPr>
          <w:rFonts w:asciiTheme="minorHAnsi" w:hAnsiTheme="minorHAnsi"/>
          <w:sz w:val="20"/>
          <w:szCs w:val="20"/>
        </w:rPr>
      </w:pPr>
      <w:r w:rsidRPr="0095359C">
        <w:rPr>
          <w:rFonts w:asciiTheme="minorHAnsi" w:hAnsiTheme="minorHAnsi"/>
          <w:sz w:val="20"/>
          <w:szCs w:val="20"/>
        </w:rPr>
        <w:t>DFT – Stage Outliers Staging table</w:t>
      </w:r>
    </w:p>
    <w:p w14:paraId="365A9DCB" w14:textId="77777777" w:rsidR="00EC75F7" w:rsidRPr="0095359C" w:rsidRDefault="00EC75F7" w:rsidP="00842389">
      <w:pPr>
        <w:pStyle w:val="ListParagraph"/>
        <w:numPr>
          <w:ilvl w:val="0"/>
          <w:numId w:val="32"/>
        </w:numPr>
        <w:rPr>
          <w:rFonts w:asciiTheme="minorHAnsi" w:hAnsiTheme="minorHAnsi"/>
          <w:sz w:val="20"/>
          <w:szCs w:val="20"/>
        </w:rPr>
      </w:pPr>
      <w:r w:rsidRPr="0095359C">
        <w:rPr>
          <w:rFonts w:asciiTheme="minorHAnsi" w:hAnsiTheme="minorHAnsi"/>
          <w:sz w:val="20"/>
          <w:szCs w:val="20"/>
        </w:rPr>
        <w:t xml:space="preserve">SQL task – </w:t>
      </w:r>
      <w:r>
        <w:rPr>
          <w:rFonts w:asciiTheme="minorHAnsi" w:hAnsiTheme="minorHAnsi"/>
          <w:sz w:val="20"/>
          <w:szCs w:val="20"/>
        </w:rPr>
        <w:t>Update staging table and reject logs</w:t>
      </w:r>
    </w:p>
    <w:p w14:paraId="4D64545B" w14:textId="77777777" w:rsidR="00EC75F7" w:rsidRPr="0095359C" w:rsidRDefault="00EC75F7" w:rsidP="00842389">
      <w:pPr>
        <w:pStyle w:val="ListParagraph"/>
        <w:numPr>
          <w:ilvl w:val="0"/>
          <w:numId w:val="32"/>
        </w:numPr>
        <w:rPr>
          <w:rFonts w:asciiTheme="minorHAnsi" w:hAnsiTheme="minorHAnsi"/>
          <w:sz w:val="20"/>
          <w:szCs w:val="20"/>
        </w:rPr>
      </w:pPr>
      <w:r w:rsidRPr="0095359C">
        <w:rPr>
          <w:rFonts w:asciiTheme="minorHAnsi" w:hAnsiTheme="minorHAnsi"/>
          <w:sz w:val="20"/>
          <w:szCs w:val="20"/>
        </w:rPr>
        <w:t xml:space="preserve">SQL task Load </w:t>
      </w:r>
      <w:r>
        <w:rPr>
          <w:rFonts w:asciiTheme="minorHAnsi" w:hAnsiTheme="minorHAnsi"/>
          <w:sz w:val="20"/>
          <w:szCs w:val="20"/>
        </w:rPr>
        <w:t>C</w:t>
      </w:r>
      <w:r w:rsidRPr="0095359C">
        <w:rPr>
          <w:rFonts w:asciiTheme="minorHAnsi" w:hAnsiTheme="minorHAnsi"/>
          <w:sz w:val="20"/>
          <w:szCs w:val="20"/>
        </w:rPr>
        <w:t>oaching_Log and Coaching_Log_Reason tables</w:t>
      </w:r>
    </w:p>
    <w:p w14:paraId="1D04F835" w14:textId="77777777" w:rsidR="00EC75F7" w:rsidRPr="0095359C" w:rsidRDefault="00EC75F7" w:rsidP="00842389">
      <w:pPr>
        <w:pStyle w:val="ListParagraph"/>
        <w:numPr>
          <w:ilvl w:val="0"/>
          <w:numId w:val="32"/>
        </w:numPr>
        <w:rPr>
          <w:rFonts w:asciiTheme="minorHAnsi" w:hAnsiTheme="minorHAnsi"/>
          <w:sz w:val="20"/>
          <w:szCs w:val="20"/>
        </w:rPr>
      </w:pPr>
      <w:r w:rsidRPr="0095359C">
        <w:rPr>
          <w:rFonts w:asciiTheme="minorHAnsi" w:hAnsiTheme="minorHAnsi"/>
          <w:sz w:val="20"/>
          <w:szCs w:val="20"/>
        </w:rPr>
        <w:t>SQL task – Load File list table</w:t>
      </w:r>
    </w:p>
    <w:p w14:paraId="62B2D83A" w14:textId="77777777" w:rsidR="00EC75F7" w:rsidRPr="0095359C" w:rsidRDefault="00EC75F7" w:rsidP="00842389">
      <w:pPr>
        <w:pStyle w:val="ListParagraph"/>
        <w:numPr>
          <w:ilvl w:val="0"/>
          <w:numId w:val="32"/>
        </w:numPr>
        <w:rPr>
          <w:rFonts w:asciiTheme="minorHAnsi" w:hAnsiTheme="minorHAnsi"/>
          <w:sz w:val="20"/>
          <w:szCs w:val="20"/>
        </w:rPr>
      </w:pPr>
      <w:r w:rsidRPr="0095359C">
        <w:rPr>
          <w:rFonts w:asciiTheme="minorHAnsi" w:hAnsiTheme="minorHAnsi"/>
          <w:sz w:val="20"/>
          <w:szCs w:val="20"/>
        </w:rPr>
        <w:t xml:space="preserve">File system task – Backup files to </w:t>
      </w:r>
      <w:proofErr w:type="gramStart"/>
      <w:r w:rsidRPr="0095359C">
        <w:rPr>
          <w:rFonts w:asciiTheme="minorHAnsi" w:hAnsiTheme="minorHAnsi"/>
          <w:sz w:val="20"/>
          <w:szCs w:val="20"/>
        </w:rPr>
        <w:t>Backups</w:t>
      </w:r>
      <w:proofErr w:type="gramEnd"/>
      <w:r w:rsidRPr="0095359C">
        <w:rPr>
          <w:rFonts w:asciiTheme="minorHAnsi" w:hAnsiTheme="minorHAnsi"/>
          <w:sz w:val="20"/>
          <w:szCs w:val="20"/>
        </w:rPr>
        <w:t xml:space="preserve"> directory</w:t>
      </w:r>
    </w:p>
    <w:p w14:paraId="021E1426" w14:textId="77777777" w:rsidR="00A93379" w:rsidRPr="0095359C" w:rsidRDefault="00A93379" w:rsidP="00A93379">
      <w:pPr>
        <w:spacing w:after="0"/>
        <w:ind w:left="1080"/>
        <w:rPr>
          <w:rFonts w:asciiTheme="minorHAnsi" w:hAnsiTheme="minorHAnsi"/>
          <w:sz w:val="20"/>
          <w:szCs w:val="20"/>
        </w:rPr>
      </w:pPr>
    </w:p>
    <w:p w14:paraId="56F79892" w14:textId="77777777" w:rsidR="00A93379" w:rsidRPr="0095359C" w:rsidRDefault="00A93379" w:rsidP="00A93379">
      <w:pPr>
        <w:rPr>
          <w:rFonts w:asciiTheme="minorHAnsi" w:hAnsiTheme="minorHAnsi"/>
          <w:b/>
          <w:sz w:val="20"/>
          <w:szCs w:val="20"/>
        </w:rPr>
      </w:pPr>
      <w:r w:rsidRPr="0095359C">
        <w:rPr>
          <w:rFonts w:asciiTheme="minorHAnsi" w:hAnsiTheme="minorHAnsi"/>
          <w:b/>
          <w:sz w:val="20"/>
          <w:szCs w:val="20"/>
        </w:rPr>
        <w:t>Details of Steps</w:t>
      </w:r>
    </w:p>
    <w:p w14:paraId="73A4FDAB" w14:textId="77777777" w:rsidR="00A93379" w:rsidRPr="0095359C" w:rsidRDefault="00A93379" w:rsidP="003B75E1">
      <w:pPr>
        <w:pStyle w:val="ListParagraph"/>
        <w:numPr>
          <w:ilvl w:val="0"/>
          <w:numId w:val="19"/>
        </w:numPr>
        <w:rPr>
          <w:rFonts w:asciiTheme="minorHAnsi" w:hAnsiTheme="minorHAnsi"/>
          <w:sz w:val="20"/>
          <w:szCs w:val="20"/>
        </w:rPr>
      </w:pPr>
      <w:r w:rsidRPr="0095359C">
        <w:rPr>
          <w:rFonts w:asciiTheme="minorHAnsi" w:hAnsiTheme="minorHAnsi"/>
          <w:sz w:val="20"/>
          <w:szCs w:val="20"/>
        </w:rPr>
        <w:t>SQL task – Truncate Outliers Staging table</w:t>
      </w:r>
    </w:p>
    <w:p w14:paraId="1BA477CB" w14:textId="77777777" w:rsidR="00A93379" w:rsidRPr="0095359C" w:rsidRDefault="00A93379" w:rsidP="00A93379">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45603DB1" wp14:editId="182B94FB">
            <wp:extent cx="2362200" cy="89535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362200" cy="895350"/>
                    </a:xfrm>
                    <a:prstGeom prst="rect">
                      <a:avLst/>
                    </a:prstGeom>
                  </pic:spPr>
                </pic:pic>
              </a:graphicData>
            </a:graphic>
          </wp:inline>
        </w:drawing>
      </w:r>
    </w:p>
    <w:p w14:paraId="0F94652A" w14:textId="77777777" w:rsidR="00A93379" w:rsidRPr="0095359C" w:rsidRDefault="00A93379" w:rsidP="00A93379">
      <w:pPr>
        <w:widowControl w:val="0"/>
        <w:autoSpaceDE w:val="0"/>
        <w:autoSpaceDN w:val="0"/>
        <w:adjustRightInd w:val="0"/>
        <w:spacing w:after="0" w:line="240" w:lineRule="auto"/>
        <w:ind w:left="360"/>
        <w:rPr>
          <w:rFonts w:asciiTheme="minorHAnsi" w:hAnsiTheme="minorHAnsi" w:cs="Arial"/>
          <w:sz w:val="20"/>
          <w:szCs w:val="20"/>
        </w:rPr>
      </w:pPr>
    </w:p>
    <w:p w14:paraId="4AF9BB7F" w14:textId="77777777" w:rsidR="00A93379" w:rsidRPr="0095359C" w:rsidRDefault="000B36BD" w:rsidP="00A93379">
      <w:pPr>
        <w:widowControl w:val="0"/>
        <w:autoSpaceDE w:val="0"/>
        <w:autoSpaceDN w:val="0"/>
        <w:adjustRightInd w:val="0"/>
        <w:spacing w:after="0" w:line="240" w:lineRule="auto"/>
        <w:ind w:left="360"/>
        <w:rPr>
          <w:rFonts w:asciiTheme="minorHAnsi" w:hAnsiTheme="minorHAnsi" w:cs="Arial"/>
          <w:sz w:val="20"/>
          <w:szCs w:val="20"/>
        </w:rPr>
      </w:pPr>
      <w:r w:rsidRPr="000B36BD">
        <w:rPr>
          <w:rFonts w:asciiTheme="minorHAnsi" w:hAnsiTheme="minorHAnsi" w:cs="Arial"/>
          <w:sz w:val="20"/>
          <w:szCs w:val="20"/>
        </w:rPr>
        <w:t>Truncate Table [EC].[Outlier_Coaching_Stage]</w:t>
      </w:r>
    </w:p>
    <w:p w14:paraId="699ADCAA" w14:textId="77777777" w:rsidR="00A93379" w:rsidRPr="0095359C" w:rsidRDefault="00A93379" w:rsidP="00A93379">
      <w:pPr>
        <w:widowControl w:val="0"/>
        <w:autoSpaceDE w:val="0"/>
        <w:autoSpaceDN w:val="0"/>
        <w:adjustRightInd w:val="0"/>
        <w:spacing w:after="0" w:line="240" w:lineRule="auto"/>
        <w:ind w:left="360"/>
        <w:rPr>
          <w:rFonts w:asciiTheme="minorHAnsi" w:hAnsiTheme="minorHAnsi" w:cs="Arial"/>
          <w:sz w:val="20"/>
          <w:szCs w:val="20"/>
        </w:rPr>
      </w:pPr>
    </w:p>
    <w:p w14:paraId="75104450" w14:textId="77777777" w:rsidR="000B36BD" w:rsidRDefault="000B36BD" w:rsidP="00A93379">
      <w:pPr>
        <w:widowControl w:val="0"/>
        <w:autoSpaceDE w:val="0"/>
        <w:autoSpaceDN w:val="0"/>
        <w:adjustRightInd w:val="0"/>
        <w:spacing w:after="0" w:line="240" w:lineRule="auto"/>
        <w:ind w:left="360"/>
        <w:rPr>
          <w:rFonts w:asciiTheme="minorHAnsi" w:hAnsiTheme="minorHAnsi" w:cs="Arial"/>
          <w:sz w:val="20"/>
          <w:szCs w:val="20"/>
        </w:rPr>
      </w:pPr>
    </w:p>
    <w:p w14:paraId="0C19BA1C" w14:textId="77777777" w:rsidR="000B36BD" w:rsidRPr="0095359C" w:rsidRDefault="000B36BD" w:rsidP="00A93379">
      <w:pPr>
        <w:widowControl w:val="0"/>
        <w:autoSpaceDE w:val="0"/>
        <w:autoSpaceDN w:val="0"/>
        <w:adjustRightInd w:val="0"/>
        <w:spacing w:after="0" w:line="240" w:lineRule="auto"/>
        <w:ind w:left="360"/>
        <w:rPr>
          <w:rFonts w:asciiTheme="minorHAnsi" w:hAnsiTheme="minorHAnsi" w:cs="Arial"/>
          <w:sz w:val="20"/>
          <w:szCs w:val="20"/>
        </w:rPr>
      </w:pPr>
    </w:p>
    <w:p w14:paraId="52058030" w14:textId="77777777" w:rsidR="00A93379" w:rsidRPr="0095359C" w:rsidRDefault="00A93379" w:rsidP="003B75E1">
      <w:pPr>
        <w:pStyle w:val="ListParagraph"/>
        <w:numPr>
          <w:ilvl w:val="0"/>
          <w:numId w:val="19"/>
        </w:numPr>
        <w:rPr>
          <w:rFonts w:asciiTheme="minorHAnsi" w:hAnsiTheme="minorHAnsi"/>
          <w:sz w:val="20"/>
          <w:szCs w:val="20"/>
        </w:rPr>
      </w:pPr>
      <w:r w:rsidRPr="0095359C">
        <w:rPr>
          <w:rFonts w:asciiTheme="minorHAnsi" w:hAnsiTheme="minorHAnsi"/>
          <w:sz w:val="20"/>
          <w:szCs w:val="20"/>
        </w:rPr>
        <w:t>DFT: Load Outliers staging table</w:t>
      </w:r>
    </w:p>
    <w:p w14:paraId="38139E3C" w14:textId="77777777" w:rsidR="00A93379" w:rsidRPr="0095359C" w:rsidRDefault="003B75E1" w:rsidP="00A9337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5AFF2751" wp14:editId="099428DE">
            <wp:extent cx="1914525" cy="1600200"/>
            <wp:effectExtent l="0" t="0" r="952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914525" cy="1600200"/>
                    </a:xfrm>
                    <a:prstGeom prst="rect">
                      <a:avLst/>
                    </a:prstGeom>
                  </pic:spPr>
                </pic:pic>
              </a:graphicData>
            </a:graphic>
          </wp:inline>
        </w:drawing>
      </w:r>
    </w:p>
    <w:p w14:paraId="63AA33BE" w14:textId="77777777" w:rsidR="003B75E1" w:rsidRPr="0095359C" w:rsidRDefault="003B75E1" w:rsidP="00A93379">
      <w:pPr>
        <w:widowControl w:val="0"/>
        <w:autoSpaceDE w:val="0"/>
        <w:autoSpaceDN w:val="0"/>
        <w:adjustRightInd w:val="0"/>
        <w:spacing w:after="0" w:line="240" w:lineRule="auto"/>
        <w:rPr>
          <w:rFonts w:asciiTheme="minorHAnsi" w:hAnsiTheme="minorHAnsi" w:cs="Arial"/>
          <w:sz w:val="20"/>
          <w:szCs w:val="20"/>
        </w:rPr>
      </w:pPr>
    </w:p>
    <w:p w14:paraId="138FF8F6" w14:textId="77777777" w:rsidR="003B75E1" w:rsidRPr="0095359C" w:rsidRDefault="003B75E1" w:rsidP="00A9337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13F08958" wp14:editId="0DD1AD65">
            <wp:extent cx="5943600" cy="4469130"/>
            <wp:effectExtent l="0" t="0" r="0" b="762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4469130"/>
                    </a:xfrm>
                    <a:prstGeom prst="rect">
                      <a:avLst/>
                    </a:prstGeom>
                  </pic:spPr>
                </pic:pic>
              </a:graphicData>
            </a:graphic>
          </wp:inline>
        </w:drawing>
      </w:r>
    </w:p>
    <w:p w14:paraId="154EAF4A" w14:textId="77777777" w:rsidR="003B75E1" w:rsidRPr="0095359C" w:rsidRDefault="003B75E1" w:rsidP="00A93379">
      <w:pPr>
        <w:widowControl w:val="0"/>
        <w:autoSpaceDE w:val="0"/>
        <w:autoSpaceDN w:val="0"/>
        <w:adjustRightInd w:val="0"/>
        <w:spacing w:after="0" w:line="240" w:lineRule="auto"/>
        <w:rPr>
          <w:rFonts w:asciiTheme="minorHAnsi" w:hAnsiTheme="minorHAnsi" w:cs="Arial"/>
          <w:sz w:val="20"/>
          <w:szCs w:val="20"/>
        </w:rPr>
      </w:pPr>
    </w:p>
    <w:p w14:paraId="06A76D06" w14:textId="77777777" w:rsidR="003B75E1" w:rsidRPr="0095359C" w:rsidRDefault="003B75E1" w:rsidP="00A9337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Expression: (FINDSTRING(@[</w:t>
      </w:r>
      <w:proofErr w:type="gramStart"/>
      <w:r w:rsidRPr="0095359C">
        <w:rPr>
          <w:rFonts w:asciiTheme="minorHAnsi" w:hAnsiTheme="minorHAnsi" w:cs="Arial"/>
          <w:sz w:val="20"/>
          <w:szCs w:val="20"/>
        </w:rPr>
        <w:t>User::</w:t>
      </w:r>
      <w:proofErr w:type="gramEnd"/>
      <w:r w:rsidRPr="0095359C">
        <w:rPr>
          <w:rFonts w:asciiTheme="minorHAnsi" w:hAnsiTheme="minorHAnsi" w:cs="Arial"/>
          <w:sz w:val="20"/>
          <w:szCs w:val="20"/>
        </w:rPr>
        <w:t>VarFileName],"IAE",1 ) &gt; 0 ) ||(FINDSTRING(@[User::VarFileName],"IAT",1 ) &gt; 0 )</w:t>
      </w:r>
    </w:p>
    <w:p w14:paraId="600E2910"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1A4A3942"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2C8368C7" w14:textId="77777777" w:rsidR="00A93379" w:rsidRPr="0095359C" w:rsidRDefault="005A64FA" w:rsidP="00A9337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3FF5A68D" wp14:editId="4E03452A">
            <wp:extent cx="1335024" cy="2276856"/>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335024" cy="2276856"/>
                    </a:xfrm>
                    <a:prstGeom prst="rect">
                      <a:avLst/>
                    </a:prstGeom>
                  </pic:spPr>
                </pic:pic>
              </a:graphicData>
            </a:graphic>
          </wp:inline>
        </w:drawing>
      </w:r>
    </w:p>
    <w:p w14:paraId="48575EED"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5AE1929F" w14:textId="77777777" w:rsidR="00A93379" w:rsidRPr="0095359C" w:rsidRDefault="00A93379" w:rsidP="005A64FA">
      <w:pPr>
        <w:pStyle w:val="ListParagraph"/>
        <w:widowControl w:val="0"/>
        <w:numPr>
          <w:ilvl w:val="0"/>
          <w:numId w:val="20"/>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Flat File source</w:t>
      </w:r>
    </w:p>
    <w:p w14:paraId="1AC2C684"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3D4666E2" w14:textId="77777777" w:rsidR="00A93379" w:rsidRPr="0095359C" w:rsidRDefault="005A64FA" w:rsidP="00A9337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6E814335" wp14:editId="6FFC381F">
            <wp:extent cx="4059936" cy="4123944"/>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059936" cy="4123944"/>
                    </a:xfrm>
                    <a:prstGeom prst="rect">
                      <a:avLst/>
                    </a:prstGeom>
                  </pic:spPr>
                </pic:pic>
              </a:graphicData>
            </a:graphic>
          </wp:inline>
        </w:drawing>
      </w:r>
    </w:p>
    <w:p w14:paraId="50E5B707"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17AB79F6"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287293DB"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4E9F08F5"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46277506" w14:textId="77777777" w:rsidR="00A93379" w:rsidRPr="0095359C" w:rsidRDefault="00A93379" w:rsidP="005A64FA">
      <w:pPr>
        <w:pStyle w:val="ListParagraph"/>
        <w:widowControl w:val="0"/>
        <w:numPr>
          <w:ilvl w:val="0"/>
          <w:numId w:val="20"/>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Data Conversion</w:t>
      </w:r>
    </w:p>
    <w:p w14:paraId="72C12EBC"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782ACE0A"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1D2F5DA1"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3D27B70A" w14:textId="77777777" w:rsidR="00A93379" w:rsidRPr="0095359C" w:rsidRDefault="005A64FA" w:rsidP="00A9337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3A01DE72" wp14:editId="74BF8584">
            <wp:extent cx="2898648" cy="41148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898648" cy="4114800"/>
                    </a:xfrm>
                    <a:prstGeom prst="rect">
                      <a:avLst/>
                    </a:prstGeom>
                  </pic:spPr>
                </pic:pic>
              </a:graphicData>
            </a:graphic>
          </wp:inline>
        </w:drawing>
      </w:r>
    </w:p>
    <w:p w14:paraId="37A5D466"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6FD217C1" w14:textId="77777777" w:rsidR="00A93379" w:rsidRPr="0095359C" w:rsidRDefault="00A93379" w:rsidP="005A64FA">
      <w:pPr>
        <w:pStyle w:val="ListParagraph"/>
        <w:widowControl w:val="0"/>
        <w:numPr>
          <w:ilvl w:val="0"/>
          <w:numId w:val="20"/>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Row Count Transformation</w:t>
      </w:r>
    </w:p>
    <w:p w14:paraId="69E64AFC" w14:textId="77777777" w:rsidR="00A93379" w:rsidRPr="0095359C" w:rsidRDefault="005A64FA" w:rsidP="005A64FA">
      <w:pPr>
        <w:widowControl w:val="0"/>
        <w:autoSpaceDE w:val="0"/>
        <w:autoSpaceDN w:val="0"/>
        <w:adjustRightInd w:val="0"/>
        <w:spacing w:after="0" w:line="240" w:lineRule="auto"/>
        <w:ind w:left="1080"/>
        <w:rPr>
          <w:rFonts w:asciiTheme="minorHAnsi" w:hAnsiTheme="minorHAnsi" w:cs="Arial"/>
          <w:sz w:val="20"/>
          <w:szCs w:val="20"/>
        </w:rPr>
      </w:pPr>
      <w:r w:rsidRPr="0095359C">
        <w:rPr>
          <w:rFonts w:asciiTheme="minorHAnsi" w:hAnsiTheme="minorHAnsi"/>
          <w:noProof/>
          <w:sz w:val="20"/>
          <w:szCs w:val="20"/>
        </w:rPr>
        <w:t>Similar to LCS File</w:t>
      </w:r>
    </w:p>
    <w:p w14:paraId="42D799C3"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64329D1D" w14:textId="77777777" w:rsidR="00A93379" w:rsidRPr="0095359C" w:rsidRDefault="00A93379" w:rsidP="005A64FA">
      <w:pPr>
        <w:pStyle w:val="ListParagraph"/>
        <w:widowControl w:val="0"/>
        <w:numPr>
          <w:ilvl w:val="0"/>
          <w:numId w:val="20"/>
        </w:numPr>
        <w:autoSpaceDE w:val="0"/>
        <w:autoSpaceDN w:val="0"/>
        <w:adjustRightInd w:val="0"/>
        <w:spacing w:after="0" w:line="240" w:lineRule="auto"/>
        <w:rPr>
          <w:rFonts w:asciiTheme="minorHAnsi" w:hAnsiTheme="minorHAnsi" w:cs="Arial"/>
          <w:sz w:val="20"/>
          <w:szCs w:val="20"/>
        </w:rPr>
      </w:pPr>
      <w:proofErr w:type="spellStart"/>
      <w:r w:rsidRPr="0095359C">
        <w:rPr>
          <w:rFonts w:asciiTheme="minorHAnsi" w:hAnsiTheme="minorHAnsi" w:cs="Arial"/>
          <w:sz w:val="20"/>
          <w:szCs w:val="20"/>
        </w:rPr>
        <w:t>Oledb</w:t>
      </w:r>
      <w:proofErr w:type="spellEnd"/>
      <w:r w:rsidRPr="0095359C">
        <w:rPr>
          <w:rFonts w:asciiTheme="minorHAnsi" w:hAnsiTheme="minorHAnsi" w:cs="Arial"/>
          <w:sz w:val="20"/>
          <w:szCs w:val="20"/>
        </w:rPr>
        <w:t xml:space="preserve"> destination</w:t>
      </w:r>
    </w:p>
    <w:p w14:paraId="04C2421F" w14:textId="77777777" w:rsidR="005A64FA" w:rsidRPr="0095359C" w:rsidRDefault="005A64FA" w:rsidP="005A64FA">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lastRenderedPageBreak/>
        <w:drawing>
          <wp:inline distT="0" distB="0" distL="0" distR="0" wp14:anchorId="72720B71" wp14:editId="1C2DDCDF">
            <wp:extent cx="3328416" cy="3200400"/>
            <wp:effectExtent l="0" t="0" r="571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328416" cy="3200400"/>
                    </a:xfrm>
                    <a:prstGeom prst="rect">
                      <a:avLst/>
                    </a:prstGeom>
                  </pic:spPr>
                </pic:pic>
              </a:graphicData>
            </a:graphic>
          </wp:inline>
        </w:drawing>
      </w:r>
    </w:p>
    <w:p w14:paraId="2B6F57E9"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698C4568" w14:textId="77777777" w:rsidR="00A93379" w:rsidRPr="0095359C" w:rsidRDefault="00A93379" w:rsidP="005A64FA">
      <w:pPr>
        <w:pStyle w:val="ListParagraph"/>
        <w:numPr>
          <w:ilvl w:val="0"/>
          <w:numId w:val="19"/>
        </w:numPr>
        <w:spacing w:after="0"/>
        <w:rPr>
          <w:rFonts w:asciiTheme="minorHAnsi" w:hAnsiTheme="minorHAnsi"/>
          <w:sz w:val="20"/>
          <w:szCs w:val="20"/>
        </w:rPr>
      </w:pPr>
      <w:r w:rsidRPr="0095359C">
        <w:rPr>
          <w:rFonts w:asciiTheme="minorHAnsi" w:hAnsiTheme="minorHAnsi"/>
          <w:sz w:val="20"/>
          <w:szCs w:val="20"/>
        </w:rPr>
        <w:t xml:space="preserve">SQL Task: </w:t>
      </w:r>
      <w:r w:rsidR="00EC75F7">
        <w:rPr>
          <w:rFonts w:asciiTheme="minorHAnsi" w:hAnsiTheme="minorHAnsi"/>
          <w:sz w:val="20"/>
          <w:szCs w:val="20"/>
        </w:rPr>
        <w:t>Update staging table and reject logs</w:t>
      </w:r>
      <w:r w:rsidR="00EC75F7" w:rsidRPr="0095359C" w:rsidDel="00EC75F7">
        <w:rPr>
          <w:rFonts w:asciiTheme="minorHAnsi" w:hAnsiTheme="minorHAnsi"/>
          <w:sz w:val="20"/>
          <w:szCs w:val="20"/>
        </w:rPr>
        <w:t xml:space="preserve"> </w:t>
      </w:r>
    </w:p>
    <w:p w14:paraId="454F96B9" w14:textId="77777777" w:rsidR="00A93379" w:rsidRPr="0095359C" w:rsidRDefault="005A64FA" w:rsidP="005A64FA">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14:paraId="19561F49" w14:textId="77777777" w:rsidR="00A93379" w:rsidRPr="0095359C" w:rsidRDefault="00A93379" w:rsidP="00A93379">
      <w:pPr>
        <w:widowControl w:val="0"/>
        <w:autoSpaceDE w:val="0"/>
        <w:autoSpaceDN w:val="0"/>
        <w:adjustRightInd w:val="0"/>
        <w:spacing w:after="0" w:line="240" w:lineRule="auto"/>
        <w:ind w:left="360"/>
        <w:rPr>
          <w:rFonts w:asciiTheme="minorHAnsi" w:hAnsiTheme="minorHAnsi" w:cs="Arial"/>
          <w:sz w:val="20"/>
          <w:szCs w:val="20"/>
        </w:rPr>
      </w:pPr>
    </w:p>
    <w:p w14:paraId="17FAF276" w14:textId="77777777" w:rsidR="00A93379" w:rsidRPr="0095359C" w:rsidRDefault="00A93379" w:rsidP="004A51E8">
      <w:pPr>
        <w:pStyle w:val="ListParagraph"/>
        <w:numPr>
          <w:ilvl w:val="0"/>
          <w:numId w:val="19"/>
        </w:numPr>
        <w:spacing w:after="0"/>
        <w:rPr>
          <w:rFonts w:asciiTheme="minorHAnsi" w:hAnsiTheme="minorHAnsi"/>
          <w:sz w:val="20"/>
          <w:szCs w:val="20"/>
        </w:rPr>
      </w:pPr>
      <w:r w:rsidRPr="0095359C">
        <w:rPr>
          <w:rFonts w:asciiTheme="minorHAnsi" w:hAnsiTheme="minorHAnsi"/>
          <w:sz w:val="20"/>
          <w:szCs w:val="20"/>
        </w:rPr>
        <w:t>SQL Task: Load Coaching_Log table</w:t>
      </w:r>
    </w:p>
    <w:p w14:paraId="11346286" w14:textId="77777777" w:rsidR="004A51E8" w:rsidRPr="0095359C" w:rsidRDefault="004A51E8" w:rsidP="004A51E8">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14:paraId="21B4775D"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2353E59B" w14:textId="77777777" w:rsidR="00A93379" w:rsidRPr="0095359C" w:rsidRDefault="00A93379" w:rsidP="004A51E8">
      <w:pPr>
        <w:pStyle w:val="ListParagraph"/>
        <w:numPr>
          <w:ilvl w:val="0"/>
          <w:numId w:val="19"/>
        </w:numPr>
        <w:spacing w:after="0"/>
        <w:rPr>
          <w:rFonts w:asciiTheme="minorHAnsi" w:hAnsiTheme="minorHAnsi"/>
          <w:sz w:val="20"/>
          <w:szCs w:val="20"/>
        </w:rPr>
      </w:pPr>
      <w:r w:rsidRPr="0095359C">
        <w:rPr>
          <w:rFonts w:asciiTheme="minorHAnsi" w:hAnsiTheme="minorHAnsi"/>
          <w:sz w:val="20"/>
          <w:szCs w:val="20"/>
        </w:rPr>
        <w:t>SQL Task: Load Outliers File List table</w:t>
      </w:r>
    </w:p>
    <w:p w14:paraId="649C3556" w14:textId="77777777" w:rsidR="00A93379" w:rsidRPr="0095359C" w:rsidRDefault="004A51E8" w:rsidP="004A51E8">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14:paraId="57B70FC3" w14:textId="77777777" w:rsidR="00A93379" w:rsidRPr="0095359C" w:rsidRDefault="00A93379" w:rsidP="00A93379">
      <w:pPr>
        <w:widowControl w:val="0"/>
        <w:autoSpaceDE w:val="0"/>
        <w:autoSpaceDN w:val="0"/>
        <w:adjustRightInd w:val="0"/>
        <w:spacing w:after="0" w:line="240" w:lineRule="auto"/>
        <w:ind w:left="360"/>
        <w:rPr>
          <w:rFonts w:asciiTheme="minorHAnsi" w:hAnsiTheme="minorHAnsi" w:cs="Arial"/>
          <w:sz w:val="20"/>
          <w:szCs w:val="20"/>
        </w:rPr>
      </w:pPr>
    </w:p>
    <w:p w14:paraId="24E49EC8" w14:textId="77777777" w:rsidR="00A93379" w:rsidRPr="0095359C" w:rsidRDefault="00A93379" w:rsidP="00934089">
      <w:pPr>
        <w:pStyle w:val="ListParagraph"/>
        <w:numPr>
          <w:ilvl w:val="0"/>
          <w:numId w:val="19"/>
        </w:numPr>
        <w:spacing w:after="0"/>
        <w:rPr>
          <w:rFonts w:asciiTheme="minorHAnsi" w:hAnsiTheme="minorHAnsi"/>
          <w:sz w:val="20"/>
          <w:szCs w:val="20"/>
        </w:rPr>
      </w:pPr>
      <w:r w:rsidRPr="0095359C">
        <w:rPr>
          <w:rFonts w:asciiTheme="minorHAnsi" w:hAnsiTheme="minorHAnsi"/>
          <w:sz w:val="20"/>
          <w:szCs w:val="20"/>
        </w:rPr>
        <w:t xml:space="preserve">File System Task: </w:t>
      </w:r>
      <w:r w:rsidR="00E705FE">
        <w:rPr>
          <w:rFonts w:asciiTheme="minorHAnsi" w:hAnsiTheme="minorHAnsi"/>
          <w:sz w:val="20"/>
          <w:szCs w:val="20"/>
        </w:rPr>
        <w:t>Delete file</w:t>
      </w:r>
    </w:p>
    <w:p w14:paraId="71AC2A8E" w14:textId="77777777" w:rsidR="00934089" w:rsidRPr="0095359C" w:rsidRDefault="00934089" w:rsidP="00934089">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14:paraId="74E989DC"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3E5ABBED" w14:textId="77777777" w:rsidR="00A93379" w:rsidRDefault="00A93379" w:rsidP="00A93379">
      <w:pPr>
        <w:widowControl w:val="0"/>
        <w:autoSpaceDE w:val="0"/>
        <w:autoSpaceDN w:val="0"/>
        <w:adjustRightInd w:val="0"/>
        <w:spacing w:after="0" w:line="240" w:lineRule="auto"/>
        <w:rPr>
          <w:rFonts w:asciiTheme="minorHAnsi" w:hAnsiTheme="minorHAnsi" w:cs="Arial"/>
          <w:sz w:val="20"/>
          <w:szCs w:val="20"/>
        </w:rPr>
      </w:pPr>
    </w:p>
    <w:p w14:paraId="39E84871" w14:textId="77777777"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14:paraId="1F2FEC9F" w14:textId="77777777"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14:paraId="0C9553E0" w14:textId="77777777"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14:paraId="57BF701F" w14:textId="77777777"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14:paraId="663D347E" w14:textId="77777777"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14:paraId="5513C0CE" w14:textId="77777777"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14:paraId="71D8826A" w14:textId="77777777"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14:paraId="1A1005B6" w14:textId="77777777"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14:paraId="73B7CB7D" w14:textId="77777777"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14:paraId="6D067956" w14:textId="77777777"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14:paraId="2C69CD0F" w14:textId="77777777"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14:paraId="71EC72D1" w14:textId="77777777"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14:paraId="16FDA8E0" w14:textId="77777777"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14:paraId="1C44510D"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p>
    <w:p w14:paraId="03E611A1" w14:textId="77777777" w:rsidR="006708E9" w:rsidRPr="0095359C" w:rsidRDefault="006708E9" w:rsidP="006708E9">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t>F</w:t>
      </w:r>
      <w:r w:rsidRPr="0095359C">
        <w:rPr>
          <w:rFonts w:asciiTheme="minorHAnsi" w:hAnsiTheme="minorHAnsi" w:cs="Arial"/>
          <w:b/>
          <w:sz w:val="20"/>
          <w:szCs w:val="20"/>
        </w:rPr>
        <w:t xml:space="preserve">or each </w:t>
      </w:r>
      <w:r w:rsidR="004B33EE">
        <w:rPr>
          <w:rFonts w:asciiTheme="minorHAnsi" w:hAnsiTheme="minorHAnsi" w:cs="Arial"/>
          <w:b/>
          <w:sz w:val="20"/>
          <w:szCs w:val="20"/>
        </w:rPr>
        <w:t>ISQ</w:t>
      </w:r>
      <w:r w:rsidRPr="0095359C">
        <w:rPr>
          <w:rFonts w:asciiTheme="minorHAnsi" w:hAnsiTheme="minorHAnsi" w:cs="Arial"/>
          <w:b/>
          <w:sz w:val="20"/>
          <w:szCs w:val="20"/>
        </w:rPr>
        <w:t xml:space="preserve"> Outlier file in Staging directory  </w:t>
      </w:r>
    </w:p>
    <w:p w14:paraId="2C3EFFEB"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b/>
          <w:sz w:val="20"/>
          <w:szCs w:val="20"/>
        </w:rPr>
      </w:pPr>
    </w:p>
    <w:p w14:paraId="07EC9737"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b/>
          <w:sz w:val="20"/>
          <w:szCs w:val="20"/>
        </w:rPr>
      </w:pPr>
    </w:p>
    <w:p w14:paraId="1A71DF57" w14:textId="77777777" w:rsidR="006708E9" w:rsidRPr="0095359C" w:rsidRDefault="006708E9" w:rsidP="006708E9">
      <w:pPr>
        <w:spacing w:after="0"/>
        <w:ind w:left="1080"/>
        <w:rPr>
          <w:rFonts w:asciiTheme="minorHAnsi" w:hAnsiTheme="minorHAnsi"/>
          <w:sz w:val="20"/>
          <w:szCs w:val="20"/>
        </w:rPr>
      </w:pPr>
      <w:r w:rsidRPr="0095359C">
        <w:rPr>
          <w:rFonts w:asciiTheme="minorHAnsi" w:hAnsiTheme="minorHAnsi"/>
          <w:sz w:val="20"/>
          <w:szCs w:val="20"/>
        </w:rPr>
        <w:t>Container: Foreach Loop</w:t>
      </w:r>
      <w:r>
        <w:rPr>
          <w:rFonts w:asciiTheme="minorHAnsi" w:hAnsiTheme="minorHAnsi"/>
          <w:sz w:val="20"/>
          <w:szCs w:val="20"/>
        </w:rPr>
        <w:t xml:space="preserve"> - </w:t>
      </w:r>
      <w:r w:rsidRPr="000B36BD">
        <w:rPr>
          <w:rFonts w:asciiTheme="minorHAnsi" w:hAnsiTheme="minorHAnsi"/>
          <w:sz w:val="20"/>
          <w:szCs w:val="20"/>
        </w:rPr>
        <w:t xml:space="preserve">Foreach </w:t>
      </w:r>
      <w:r w:rsidR="004B33EE">
        <w:rPr>
          <w:rFonts w:asciiTheme="minorHAnsi" w:hAnsiTheme="minorHAnsi"/>
          <w:sz w:val="20"/>
          <w:szCs w:val="20"/>
        </w:rPr>
        <w:t>ISQ</w:t>
      </w:r>
      <w:r w:rsidRPr="000B36BD">
        <w:rPr>
          <w:rFonts w:asciiTheme="minorHAnsi" w:hAnsiTheme="minorHAnsi"/>
          <w:sz w:val="20"/>
          <w:szCs w:val="20"/>
        </w:rPr>
        <w:t>OMR File</w:t>
      </w:r>
    </w:p>
    <w:p w14:paraId="1D91D597" w14:textId="77777777" w:rsidR="006708E9" w:rsidRDefault="006708E9" w:rsidP="006708E9">
      <w:pPr>
        <w:spacing w:after="0"/>
        <w:ind w:left="1080"/>
        <w:rPr>
          <w:rFonts w:asciiTheme="minorHAnsi" w:hAnsiTheme="minorHAnsi"/>
          <w:sz w:val="20"/>
          <w:szCs w:val="20"/>
        </w:rPr>
      </w:pPr>
      <w:r w:rsidRPr="0095359C">
        <w:rPr>
          <w:rFonts w:asciiTheme="minorHAnsi" w:hAnsiTheme="minorHAnsi"/>
          <w:sz w:val="20"/>
          <w:szCs w:val="20"/>
        </w:rPr>
        <w:t xml:space="preserve">Folder: </w:t>
      </w:r>
      <w:r w:rsidRPr="00E705FE">
        <w:rPr>
          <w:rFonts w:asciiTheme="minorHAnsi" w:hAnsiTheme="minorHAnsi"/>
          <w:sz w:val="20"/>
          <w:szCs w:val="20"/>
        </w:rPr>
        <w:t>\\f3420-ecldbd01\data\coaching\Outliers\Decrypt_out\</w:t>
      </w:r>
      <w:r w:rsidRPr="00E705FE" w:rsidDel="00E705FE">
        <w:rPr>
          <w:rFonts w:asciiTheme="minorHAnsi" w:hAnsiTheme="minorHAnsi"/>
          <w:sz w:val="20"/>
          <w:szCs w:val="20"/>
        </w:rPr>
        <w:t xml:space="preserve"> </w:t>
      </w:r>
    </w:p>
    <w:p w14:paraId="7EBBB22E" w14:textId="77777777" w:rsidR="006708E9" w:rsidRPr="0095359C" w:rsidRDefault="006708E9" w:rsidP="006708E9">
      <w:pPr>
        <w:spacing w:after="0"/>
        <w:ind w:left="1080"/>
        <w:rPr>
          <w:rFonts w:asciiTheme="minorHAnsi" w:hAnsiTheme="minorHAnsi"/>
          <w:sz w:val="20"/>
          <w:szCs w:val="20"/>
        </w:rPr>
      </w:pPr>
      <w:r w:rsidRPr="0095359C">
        <w:rPr>
          <w:rFonts w:asciiTheme="minorHAnsi" w:hAnsiTheme="minorHAnsi"/>
          <w:sz w:val="20"/>
          <w:szCs w:val="20"/>
        </w:rPr>
        <w:t>Files: eCL_Outlier_Feed_*.csv</w:t>
      </w:r>
    </w:p>
    <w:p w14:paraId="01AF94FD" w14:textId="77777777" w:rsidR="006708E9" w:rsidRPr="0095359C" w:rsidRDefault="006708E9" w:rsidP="006708E9">
      <w:pPr>
        <w:spacing w:after="0"/>
        <w:ind w:left="1080"/>
        <w:rPr>
          <w:rFonts w:asciiTheme="minorHAnsi" w:hAnsiTheme="minorHAnsi"/>
          <w:sz w:val="20"/>
          <w:szCs w:val="20"/>
        </w:rPr>
      </w:pPr>
      <w:r w:rsidRPr="0095359C">
        <w:rPr>
          <w:rFonts w:asciiTheme="minorHAnsi" w:hAnsiTheme="minorHAnsi"/>
          <w:sz w:val="20"/>
          <w:szCs w:val="20"/>
        </w:rPr>
        <w:t>(*Expression used to distinguish from rest of non LCS OMR Files in conditional workflow)</w:t>
      </w:r>
    </w:p>
    <w:p w14:paraId="47F34E34" w14:textId="77777777" w:rsidR="006708E9" w:rsidRPr="0095359C" w:rsidRDefault="006708E9" w:rsidP="006708E9">
      <w:pPr>
        <w:spacing w:after="0"/>
        <w:ind w:left="1080"/>
        <w:rPr>
          <w:rFonts w:asciiTheme="minorHAnsi" w:hAnsiTheme="minorHAnsi"/>
          <w:sz w:val="20"/>
          <w:szCs w:val="20"/>
        </w:rPr>
      </w:pPr>
    </w:p>
    <w:p w14:paraId="5C0C05BF" w14:textId="77777777" w:rsidR="006708E9" w:rsidRPr="0095359C" w:rsidRDefault="006708E9" w:rsidP="006708E9">
      <w:pPr>
        <w:rPr>
          <w:rFonts w:asciiTheme="minorHAnsi" w:hAnsiTheme="minorHAnsi"/>
          <w:b/>
          <w:sz w:val="20"/>
          <w:szCs w:val="20"/>
        </w:rPr>
      </w:pPr>
      <w:r w:rsidRPr="0095359C">
        <w:rPr>
          <w:rFonts w:asciiTheme="minorHAnsi" w:hAnsiTheme="minorHAnsi"/>
          <w:b/>
          <w:sz w:val="20"/>
          <w:szCs w:val="20"/>
        </w:rPr>
        <w:t>Summary of Steps</w:t>
      </w:r>
    </w:p>
    <w:p w14:paraId="54454D99" w14:textId="77777777" w:rsidR="006708E9" w:rsidRPr="0095359C" w:rsidRDefault="006708E9" w:rsidP="0026146F">
      <w:pPr>
        <w:pStyle w:val="ListParagraph"/>
        <w:numPr>
          <w:ilvl w:val="0"/>
          <w:numId w:val="40"/>
        </w:numPr>
        <w:rPr>
          <w:rFonts w:asciiTheme="minorHAnsi" w:hAnsiTheme="minorHAnsi"/>
          <w:sz w:val="20"/>
          <w:szCs w:val="20"/>
        </w:rPr>
      </w:pPr>
      <w:r w:rsidRPr="0095359C">
        <w:rPr>
          <w:rFonts w:asciiTheme="minorHAnsi" w:hAnsiTheme="minorHAnsi"/>
          <w:sz w:val="20"/>
          <w:szCs w:val="20"/>
        </w:rPr>
        <w:t>SQL task – Truncate Outliers Staging table</w:t>
      </w:r>
    </w:p>
    <w:p w14:paraId="01BEBEED" w14:textId="77777777" w:rsidR="006708E9" w:rsidRPr="0095359C" w:rsidRDefault="006708E9" w:rsidP="0026146F">
      <w:pPr>
        <w:pStyle w:val="ListParagraph"/>
        <w:numPr>
          <w:ilvl w:val="0"/>
          <w:numId w:val="40"/>
        </w:numPr>
        <w:rPr>
          <w:rFonts w:asciiTheme="minorHAnsi" w:hAnsiTheme="minorHAnsi"/>
          <w:sz w:val="20"/>
          <w:szCs w:val="20"/>
        </w:rPr>
      </w:pPr>
      <w:r w:rsidRPr="0095359C">
        <w:rPr>
          <w:rFonts w:asciiTheme="minorHAnsi" w:hAnsiTheme="minorHAnsi"/>
          <w:sz w:val="20"/>
          <w:szCs w:val="20"/>
        </w:rPr>
        <w:t>DFT – Stage Outliers Staging table</w:t>
      </w:r>
    </w:p>
    <w:p w14:paraId="0DAF437F" w14:textId="77777777" w:rsidR="006708E9" w:rsidRPr="0095359C" w:rsidRDefault="006708E9" w:rsidP="0026146F">
      <w:pPr>
        <w:pStyle w:val="ListParagraph"/>
        <w:numPr>
          <w:ilvl w:val="0"/>
          <w:numId w:val="40"/>
        </w:numPr>
        <w:rPr>
          <w:rFonts w:asciiTheme="minorHAnsi" w:hAnsiTheme="minorHAnsi"/>
          <w:sz w:val="20"/>
          <w:szCs w:val="20"/>
        </w:rPr>
      </w:pPr>
      <w:r w:rsidRPr="0095359C">
        <w:rPr>
          <w:rFonts w:asciiTheme="minorHAnsi" w:hAnsiTheme="minorHAnsi"/>
          <w:sz w:val="20"/>
          <w:szCs w:val="20"/>
        </w:rPr>
        <w:t xml:space="preserve">SQL task – </w:t>
      </w:r>
      <w:r>
        <w:rPr>
          <w:rFonts w:asciiTheme="minorHAnsi" w:hAnsiTheme="minorHAnsi"/>
          <w:sz w:val="20"/>
          <w:szCs w:val="20"/>
        </w:rPr>
        <w:t>Update staging table and reject logs</w:t>
      </w:r>
    </w:p>
    <w:p w14:paraId="17BD17DD" w14:textId="77777777" w:rsidR="006708E9" w:rsidRPr="0095359C" w:rsidRDefault="006708E9" w:rsidP="0026146F">
      <w:pPr>
        <w:pStyle w:val="ListParagraph"/>
        <w:numPr>
          <w:ilvl w:val="0"/>
          <w:numId w:val="40"/>
        </w:numPr>
        <w:rPr>
          <w:rFonts w:asciiTheme="minorHAnsi" w:hAnsiTheme="minorHAnsi"/>
          <w:sz w:val="20"/>
          <w:szCs w:val="20"/>
        </w:rPr>
      </w:pPr>
      <w:r w:rsidRPr="0095359C">
        <w:rPr>
          <w:rFonts w:asciiTheme="minorHAnsi" w:hAnsiTheme="minorHAnsi"/>
          <w:sz w:val="20"/>
          <w:szCs w:val="20"/>
        </w:rPr>
        <w:t xml:space="preserve">SQL task Load </w:t>
      </w:r>
      <w:r>
        <w:rPr>
          <w:rFonts w:asciiTheme="minorHAnsi" w:hAnsiTheme="minorHAnsi"/>
          <w:sz w:val="20"/>
          <w:szCs w:val="20"/>
        </w:rPr>
        <w:t>C</w:t>
      </w:r>
      <w:r w:rsidRPr="0095359C">
        <w:rPr>
          <w:rFonts w:asciiTheme="minorHAnsi" w:hAnsiTheme="minorHAnsi"/>
          <w:sz w:val="20"/>
          <w:szCs w:val="20"/>
        </w:rPr>
        <w:t>oaching_Log and Coaching_Log_Reason tables</w:t>
      </w:r>
    </w:p>
    <w:p w14:paraId="4C4930A8" w14:textId="77777777" w:rsidR="006708E9" w:rsidRPr="0095359C" w:rsidRDefault="006708E9" w:rsidP="0026146F">
      <w:pPr>
        <w:pStyle w:val="ListParagraph"/>
        <w:numPr>
          <w:ilvl w:val="0"/>
          <w:numId w:val="40"/>
        </w:numPr>
        <w:rPr>
          <w:rFonts w:asciiTheme="minorHAnsi" w:hAnsiTheme="minorHAnsi"/>
          <w:sz w:val="20"/>
          <w:szCs w:val="20"/>
        </w:rPr>
      </w:pPr>
      <w:r w:rsidRPr="0095359C">
        <w:rPr>
          <w:rFonts w:asciiTheme="minorHAnsi" w:hAnsiTheme="minorHAnsi"/>
          <w:sz w:val="20"/>
          <w:szCs w:val="20"/>
        </w:rPr>
        <w:t>SQL task – Load File list table</w:t>
      </w:r>
    </w:p>
    <w:p w14:paraId="2EDC7FCA" w14:textId="77777777" w:rsidR="006708E9" w:rsidRPr="0095359C" w:rsidRDefault="006708E9" w:rsidP="0026146F">
      <w:pPr>
        <w:pStyle w:val="ListParagraph"/>
        <w:numPr>
          <w:ilvl w:val="0"/>
          <w:numId w:val="40"/>
        </w:numPr>
        <w:rPr>
          <w:rFonts w:asciiTheme="minorHAnsi" w:hAnsiTheme="minorHAnsi"/>
          <w:sz w:val="20"/>
          <w:szCs w:val="20"/>
        </w:rPr>
      </w:pPr>
      <w:r w:rsidRPr="0095359C">
        <w:rPr>
          <w:rFonts w:asciiTheme="minorHAnsi" w:hAnsiTheme="minorHAnsi"/>
          <w:sz w:val="20"/>
          <w:szCs w:val="20"/>
        </w:rPr>
        <w:t xml:space="preserve">File system task – Backup files to </w:t>
      </w:r>
      <w:proofErr w:type="gramStart"/>
      <w:r w:rsidRPr="0095359C">
        <w:rPr>
          <w:rFonts w:asciiTheme="minorHAnsi" w:hAnsiTheme="minorHAnsi"/>
          <w:sz w:val="20"/>
          <w:szCs w:val="20"/>
        </w:rPr>
        <w:t>Backups</w:t>
      </w:r>
      <w:proofErr w:type="gramEnd"/>
      <w:r w:rsidRPr="0095359C">
        <w:rPr>
          <w:rFonts w:asciiTheme="minorHAnsi" w:hAnsiTheme="minorHAnsi"/>
          <w:sz w:val="20"/>
          <w:szCs w:val="20"/>
        </w:rPr>
        <w:t xml:space="preserve"> directory</w:t>
      </w:r>
    </w:p>
    <w:p w14:paraId="5C1F2B4B" w14:textId="77777777" w:rsidR="006708E9" w:rsidRPr="0095359C" w:rsidRDefault="006708E9" w:rsidP="006708E9">
      <w:pPr>
        <w:spacing w:after="0"/>
        <w:ind w:left="1080"/>
        <w:rPr>
          <w:rFonts w:asciiTheme="minorHAnsi" w:hAnsiTheme="minorHAnsi"/>
          <w:sz w:val="20"/>
          <w:szCs w:val="20"/>
        </w:rPr>
      </w:pPr>
    </w:p>
    <w:p w14:paraId="32CCBDF4" w14:textId="77777777" w:rsidR="006708E9" w:rsidRPr="0095359C" w:rsidRDefault="006708E9" w:rsidP="006708E9">
      <w:pPr>
        <w:rPr>
          <w:rFonts w:asciiTheme="minorHAnsi" w:hAnsiTheme="minorHAnsi"/>
          <w:b/>
          <w:sz w:val="20"/>
          <w:szCs w:val="20"/>
        </w:rPr>
      </w:pPr>
      <w:r w:rsidRPr="0095359C">
        <w:rPr>
          <w:rFonts w:asciiTheme="minorHAnsi" w:hAnsiTheme="minorHAnsi"/>
          <w:b/>
          <w:sz w:val="20"/>
          <w:szCs w:val="20"/>
        </w:rPr>
        <w:t>Details of Steps</w:t>
      </w:r>
    </w:p>
    <w:p w14:paraId="73A00E15" w14:textId="77777777" w:rsidR="006708E9" w:rsidRPr="0095359C" w:rsidRDefault="006708E9" w:rsidP="0026146F">
      <w:pPr>
        <w:pStyle w:val="ListParagraph"/>
        <w:numPr>
          <w:ilvl w:val="0"/>
          <w:numId w:val="41"/>
        </w:numPr>
        <w:rPr>
          <w:rFonts w:asciiTheme="minorHAnsi" w:hAnsiTheme="minorHAnsi"/>
          <w:sz w:val="20"/>
          <w:szCs w:val="20"/>
        </w:rPr>
      </w:pPr>
      <w:r w:rsidRPr="0095359C">
        <w:rPr>
          <w:rFonts w:asciiTheme="minorHAnsi" w:hAnsiTheme="minorHAnsi"/>
          <w:sz w:val="20"/>
          <w:szCs w:val="20"/>
        </w:rPr>
        <w:t>SQL task – Truncate Outliers Staging table</w:t>
      </w:r>
    </w:p>
    <w:p w14:paraId="5E4930AA" w14:textId="77777777" w:rsidR="006708E9" w:rsidRPr="0095359C" w:rsidRDefault="006708E9" w:rsidP="006708E9">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drawing>
          <wp:inline distT="0" distB="0" distL="0" distR="0" wp14:anchorId="267F235E" wp14:editId="767C8425">
            <wp:extent cx="2362200" cy="895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362200" cy="895350"/>
                    </a:xfrm>
                    <a:prstGeom prst="rect">
                      <a:avLst/>
                    </a:prstGeom>
                  </pic:spPr>
                </pic:pic>
              </a:graphicData>
            </a:graphic>
          </wp:inline>
        </w:drawing>
      </w:r>
    </w:p>
    <w:p w14:paraId="38DCDF79" w14:textId="77777777" w:rsidR="006708E9" w:rsidRPr="0095359C" w:rsidRDefault="006708E9" w:rsidP="006708E9">
      <w:pPr>
        <w:widowControl w:val="0"/>
        <w:autoSpaceDE w:val="0"/>
        <w:autoSpaceDN w:val="0"/>
        <w:adjustRightInd w:val="0"/>
        <w:spacing w:after="0" w:line="240" w:lineRule="auto"/>
        <w:ind w:left="360"/>
        <w:rPr>
          <w:rFonts w:asciiTheme="minorHAnsi" w:hAnsiTheme="minorHAnsi" w:cs="Arial"/>
          <w:sz w:val="20"/>
          <w:szCs w:val="20"/>
        </w:rPr>
      </w:pPr>
    </w:p>
    <w:p w14:paraId="0C75E626" w14:textId="77777777" w:rsidR="006708E9" w:rsidRPr="0095359C" w:rsidRDefault="006708E9" w:rsidP="006708E9">
      <w:pPr>
        <w:widowControl w:val="0"/>
        <w:autoSpaceDE w:val="0"/>
        <w:autoSpaceDN w:val="0"/>
        <w:adjustRightInd w:val="0"/>
        <w:spacing w:after="0" w:line="240" w:lineRule="auto"/>
        <w:ind w:left="360"/>
        <w:rPr>
          <w:rFonts w:asciiTheme="minorHAnsi" w:hAnsiTheme="minorHAnsi" w:cs="Arial"/>
          <w:sz w:val="20"/>
          <w:szCs w:val="20"/>
        </w:rPr>
      </w:pPr>
      <w:r w:rsidRPr="000B36BD">
        <w:rPr>
          <w:rFonts w:asciiTheme="minorHAnsi" w:hAnsiTheme="minorHAnsi" w:cs="Arial"/>
          <w:sz w:val="20"/>
          <w:szCs w:val="20"/>
        </w:rPr>
        <w:t>Truncate Table [EC].[Outlier_Coaching_Stage]</w:t>
      </w:r>
    </w:p>
    <w:p w14:paraId="220AF455" w14:textId="77777777" w:rsidR="006708E9" w:rsidRPr="0095359C" w:rsidRDefault="006708E9" w:rsidP="006708E9">
      <w:pPr>
        <w:widowControl w:val="0"/>
        <w:autoSpaceDE w:val="0"/>
        <w:autoSpaceDN w:val="0"/>
        <w:adjustRightInd w:val="0"/>
        <w:spacing w:after="0" w:line="240" w:lineRule="auto"/>
        <w:ind w:left="360"/>
        <w:rPr>
          <w:rFonts w:asciiTheme="minorHAnsi" w:hAnsiTheme="minorHAnsi" w:cs="Arial"/>
          <w:sz w:val="20"/>
          <w:szCs w:val="20"/>
        </w:rPr>
      </w:pPr>
    </w:p>
    <w:p w14:paraId="194C2105" w14:textId="77777777" w:rsidR="006708E9" w:rsidRDefault="006708E9" w:rsidP="006708E9">
      <w:pPr>
        <w:widowControl w:val="0"/>
        <w:autoSpaceDE w:val="0"/>
        <w:autoSpaceDN w:val="0"/>
        <w:adjustRightInd w:val="0"/>
        <w:spacing w:after="0" w:line="240" w:lineRule="auto"/>
        <w:ind w:left="360"/>
        <w:rPr>
          <w:rFonts w:asciiTheme="minorHAnsi" w:hAnsiTheme="minorHAnsi" w:cs="Arial"/>
          <w:sz w:val="20"/>
          <w:szCs w:val="20"/>
        </w:rPr>
      </w:pPr>
    </w:p>
    <w:p w14:paraId="189B82E1" w14:textId="77777777" w:rsidR="006708E9" w:rsidRPr="0095359C" w:rsidRDefault="006708E9" w:rsidP="006708E9">
      <w:pPr>
        <w:widowControl w:val="0"/>
        <w:autoSpaceDE w:val="0"/>
        <w:autoSpaceDN w:val="0"/>
        <w:adjustRightInd w:val="0"/>
        <w:spacing w:after="0" w:line="240" w:lineRule="auto"/>
        <w:ind w:left="360"/>
        <w:rPr>
          <w:rFonts w:asciiTheme="minorHAnsi" w:hAnsiTheme="minorHAnsi" w:cs="Arial"/>
          <w:sz w:val="20"/>
          <w:szCs w:val="20"/>
        </w:rPr>
      </w:pPr>
    </w:p>
    <w:p w14:paraId="20F89ED9" w14:textId="77777777" w:rsidR="006708E9" w:rsidRPr="0095359C" w:rsidRDefault="006708E9" w:rsidP="0026146F">
      <w:pPr>
        <w:pStyle w:val="ListParagraph"/>
        <w:numPr>
          <w:ilvl w:val="0"/>
          <w:numId w:val="41"/>
        </w:numPr>
        <w:rPr>
          <w:rFonts w:asciiTheme="minorHAnsi" w:hAnsiTheme="minorHAnsi"/>
          <w:sz w:val="20"/>
          <w:szCs w:val="20"/>
        </w:rPr>
      </w:pPr>
      <w:r w:rsidRPr="0095359C">
        <w:rPr>
          <w:rFonts w:asciiTheme="minorHAnsi" w:hAnsiTheme="minorHAnsi"/>
          <w:sz w:val="20"/>
          <w:szCs w:val="20"/>
        </w:rPr>
        <w:t>DFT: Load Outliers staging table</w:t>
      </w:r>
    </w:p>
    <w:p w14:paraId="7CF2ABA4"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21E665B8" wp14:editId="1ED91B70">
            <wp:extent cx="1914525" cy="1600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914525" cy="1600200"/>
                    </a:xfrm>
                    <a:prstGeom prst="rect">
                      <a:avLst/>
                    </a:prstGeom>
                  </pic:spPr>
                </pic:pic>
              </a:graphicData>
            </a:graphic>
          </wp:inline>
        </w:drawing>
      </w:r>
    </w:p>
    <w:p w14:paraId="04AFB75B"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p>
    <w:p w14:paraId="6419CC70" w14:textId="77777777" w:rsidR="006708E9" w:rsidRPr="0095359C" w:rsidRDefault="004B33EE" w:rsidP="006708E9">
      <w:pPr>
        <w:widowControl w:val="0"/>
        <w:autoSpaceDE w:val="0"/>
        <w:autoSpaceDN w:val="0"/>
        <w:adjustRightInd w:val="0"/>
        <w:spacing w:after="0" w:line="240" w:lineRule="auto"/>
        <w:rPr>
          <w:rFonts w:asciiTheme="minorHAnsi" w:hAnsiTheme="minorHAnsi" w:cs="Arial"/>
          <w:sz w:val="20"/>
          <w:szCs w:val="20"/>
        </w:rPr>
      </w:pPr>
      <w:r>
        <w:rPr>
          <w:noProof/>
        </w:rPr>
        <w:drawing>
          <wp:inline distT="0" distB="0" distL="0" distR="0" wp14:anchorId="09FE5821" wp14:editId="7D87A58E">
            <wp:extent cx="2926080" cy="228600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26080" cy="2286000"/>
                    </a:xfrm>
                    <a:prstGeom prst="rect">
                      <a:avLst/>
                    </a:prstGeom>
                  </pic:spPr>
                </pic:pic>
              </a:graphicData>
            </a:graphic>
          </wp:inline>
        </w:drawing>
      </w:r>
    </w:p>
    <w:p w14:paraId="4CC4CF3C"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p>
    <w:p w14:paraId="354F15E0"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 xml:space="preserve">Expression: </w:t>
      </w:r>
      <w:r w:rsidR="004B33EE" w:rsidRPr="004B33EE">
        <w:rPr>
          <w:rFonts w:asciiTheme="minorHAnsi" w:hAnsiTheme="minorHAnsi" w:cs="Arial"/>
          <w:sz w:val="20"/>
          <w:szCs w:val="20"/>
        </w:rPr>
        <w:t>FINDSTRING(@[</w:t>
      </w:r>
      <w:proofErr w:type="gramStart"/>
      <w:r w:rsidR="004B33EE" w:rsidRPr="004B33EE">
        <w:rPr>
          <w:rFonts w:asciiTheme="minorHAnsi" w:hAnsiTheme="minorHAnsi" w:cs="Arial"/>
          <w:sz w:val="20"/>
          <w:szCs w:val="20"/>
        </w:rPr>
        <w:t>User::</w:t>
      </w:r>
      <w:proofErr w:type="gramEnd"/>
      <w:r w:rsidR="004B33EE" w:rsidRPr="004B33EE">
        <w:rPr>
          <w:rFonts w:asciiTheme="minorHAnsi" w:hAnsiTheme="minorHAnsi" w:cs="Arial"/>
          <w:sz w:val="20"/>
          <w:szCs w:val="20"/>
        </w:rPr>
        <w:t>VarFileName],"ISQ",1 ) &gt; 0</w:t>
      </w:r>
    </w:p>
    <w:p w14:paraId="36070D7D"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p>
    <w:p w14:paraId="479D4974" w14:textId="77777777" w:rsidR="006708E9" w:rsidRPr="0095359C" w:rsidRDefault="004B33EE" w:rsidP="006708E9">
      <w:pPr>
        <w:widowControl w:val="0"/>
        <w:autoSpaceDE w:val="0"/>
        <w:autoSpaceDN w:val="0"/>
        <w:adjustRightInd w:val="0"/>
        <w:spacing w:after="0" w:line="240" w:lineRule="auto"/>
        <w:rPr>
          <w:rFonts w:asciiTheme="minorHAnsi" w:hAnsiTheme="minorHAnsi" w:cs="Arial"/>
          <w:sz w:val="20"/>
          <w:szCs w:val="20"/>
        </w:rPr>
      </w:pPr>
      <w:r>
        <w:rPr>
          <w:noProof/>
        </w:rPr>
        <w:lastRenderedPageBreak/>
        <w:drawing>
          <wp:inline distT="0" distB="0" distL="0" distR="0" wp14:anchorId="57E721EF" wp14:editId="590DB6A6">
            <wp:extent cx="1408176" cy="2743200"/>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08176" cy="2743200"/>
                    </a:xfrm>
                    <a:prstGeom prst="rect">
                      <a:avLst/>
                    </a:prstGeom>
                  </pic:spPr>
                </pic:pic>
              </a:graphicData>
            </a:graphic>
          </wp:inline>
        </w:drawing>
      </w:r>
    </w:p>
    <w:p w14:paraId="7817C732"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p>
    <w:p w14:paraId="4341C41F" w14:textId="77777777" w:rsidR="006708E9" w:rsidRPr="0095359C" w:rsidRDefault="006708E9" w:rsidP="0026146F">
      <w:pPr>
        <w:pStyle w:val="ListParagraph"/>
        <w:widowControl w:val="0"/>
        <w:numPr>
          <w:ilvl w:val="0"/>
          <w:numId w:val="42"/>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Flat File source</w:t>
      </w:r>
    </w:p>
    <w:p w14:paraId="4D0DB5F3"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p>
    <w:p w14:paraId="2209F934" w14:textId="77777777" w:rsidR="006708E9" w:rsidRPr="0095359C" w:rsidRDefault="004B33EE" w:rsidP="006708E9">
      <w:pPr>
        <w:widowControl w:val="0"/>
        <w:autoSpaceDE w:val="0"/>
        <w:autoSpaceDN w:val="0"/>
        <w:adjustRightInd w:val="0"/>
        <w:spacing w:after="0" w:line="240" w:lineRule="auto"/>
        <w:rPr>
          <w:rFonts w:asciiTheme="minorHAnsi" w:hAnsiTheme="minorHAnsi" w:cs="Arial"/>
          <w:sz w:val="20"/>
          <w:szCs w:val="20"/>
        </w:rPr>
      </w:pPr>
      <w:r>
        <w:rPr>
          <w:noProof/>
        </w:rPr>
        <w:drawing>
          <wp:inline distT="0" distB="0" distL="0" distR="0" wp14:anchorId="7E24DC90" wp14:editId="672E6D7B">
            <wp:extent cx="2633472" cy="2743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33472" cy="2743200"/>
                    </a:xfrm>
                    <a:prstGeom prst="rect">
                      <a:avLst/>
                    </a:prstGeom>
                  </pic:spPr>
                </pic:pic>
              </a:graphicData>
            </a:graphic>
          </wp:inline>
        </w:drawing>
      </w:r>
    </w:p>
    <w:p w14:paraId="73AA1621"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p>
    <w:p w14:paraId="5F1FF2D0"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p>
    <w:p w14:paraId="67B2F518" w14:textId="77777777" w:rsidR="006708E9" w:rsidRPr="0095359C" w:rsidRDefault="006708E9" w:rsidP="0026146F">
      <w:pPr>
        <w:pStyle w:val="ListParagraph"/>
        <w:widowControl w:val="0"/>
        <w:numPr>
          <w:ilvl w:val="0"/>
          <w:numId w:val="42"/>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Data Conversion</w:t>
      </w:r>
    </w:p>
    <w:p w14:paraId="57718A43"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p>
    <w:p w14:paraId="39D1FF70" w14:textId="77777777" w:rsidR="006708E9" w:rsidRPr="0095359C" w:rsidRDefault="004B33EE" w:rsidP="006708E9">
      <w:pPr>
        <w:widowControl w:val="0"/>
        <w:autoSpaceDE w:val="0"/>
        <w:autoSpaceDN w:val="0"/>
        <w:adjustRightInd w:val="0"/>
        <w:spacing w:after="0" w:line="240" w:lineRule="auto"/>
        <w:rPr>
          <w:rFonts w:asciiTheme="minorHAnsi" w:hAnsiTheme="minorHAnsi" w:cs="Arial"/>
          <w:sz w:val="20"/>
          <w:szCs w:val="20"/>
        </w:rPr>
      </w:pPr>
      <w:r>
        <w:rPr>
          <w:noProof/>
        </w:rPr>
        <w:lastRenderedPageBreak/>
        <w:drawing>
          <wp:inline distT="0" distB="0" distL="0" distR="0" wp14:anchorId="7B2AFA8C" wp14:editId="3ADAB828">
            <wp:extent cx="3602736" cy="2743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02736" cy="2743200"/>
                    </a:xfrm>
                    <a:prstGeom prst="rect">
                      <a:avLst/>
                    </a:prstGeom>
                  </pic:spPr>
                </pic:pic>
              </a:graphicData>
            </a:graphic>
          </wp:inline>
        </w:drawing>
      </w:r>
    </w:p>
    <w:p w14:paraId="48413006"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p>
    <w:p w14:paraId="07DC22D6" w14:textId="77777777" w:rsidR="006708E9" w:rsidRPr="0095359C" w:rsidRDefault="006708E9" w:rsidP="0026146F">
      <w:pPr>
        <w:pStyle w:val="ListParagraph"/>
        <w:widowControl w:val="0"/>
        <w:numPr>
          <w:ilvl w:val="0"/>
          <w:numId w:val="42"/>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Row Count Transformation</w:t>
      </w:r>
    </w:p>
    <w:p w14:paraId="23311840" w14:textId="77777777" w:rsidR="006708E9" w:rsidRDefault="004B33EE" w:rsidP="006708E9">
      <w:pPr>
        <w:widowControl w:val="0"/>
        <w:autoSpaceDE w:val="0"/>
        <w:autoSpaceDN w:val="0"/>
        <w:adjustRightInd w:val="0"/>
        <w:spacing w:after="0" w:line="240" w:lineRule="auto"/>
        <w:rPr>
          <w:rFonts w:asciiTheme="minorHAnsi" w:hAnsiTheme="minorHAnsi" w:cs="Arial"/>
          <w:sz w:val="20"/>
          <w:szCs w:val="20"/>
        </w:rPr>
      </w:pPr>
      <w:r>
        <w:rPr>
          <w:noProof/>
        </w:rPr>
        <w:drawing>
          <wp:inline distT="0" distB="0" distL="0" distR="0" wp14:anchorId="73D7B490" wp14:editId="3536F6F1">
            <wp:extent cx="1892808" cy="914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92808" cy="914400"/>
                    </a:xfrm>
                    <a:prstGeom prst="rect">
                      <a:avLst/>
                    </a:prstGeom>
                  </pic:spPr>
                </pic:pic>
              </a:graphicData>
            </a:graphic>
          </wp:inline>
        </w:drawing>
      </w:r>
    </w:p>
    <w:p w14:paraId="2D7C250B" w14:textId="77777777" w:rsidR="004B33EE" w:rsidRPr="0095359C" w:rsidRDefault="004B33EE" w:rsidP="006708E9">
      <w:pPr>
        <w:widowControl w:val="0"/>
        <w:autoSpaceDE w:val="0"/>
        <w:autoSpaceDN w:val="0"/>
        <w:adjustRightInd w:val="0"/>
        <w:spacing w:after="0" w:line="240" w:lineRule="auto"/>
        <w:rPr>
          <w:rFonts w:asciiTheme="minorHAnsi" w:hAnsiTheme="minorHAnsi" w:cs="Arial"/>
          <w:sz w:val="20"/>
          <w:szCs w:val="20"/>
        </w:rPr>
      </w:pPr>
    </w:p>
    <w:p w14:paraId="0EA5F004" w14:textId="77777777" w:rsidR="006708E9" w:rsidRPr="0095359C" w:rsidRDefault="006708E9" w:rsidP="0026146F">
      <w:pPr>
        <w:pStyle w:val="ListParagraph"/>
        <w:widowControl w:val="0"/>
        <w:numPr>
          <w:ilvl w:val="0"/>
          <w:numId w:val="42"/>
        </w:numPr>
        <w:autoSpaceDE w:val="0"/>
        <w:autoSpaceDN w:val="0"/>
        <w:adjustRightInd w:val="0"/>
        <w:spacing w:after="0" w:line="240" w:lineRule="auto"/>
        <w:rPr>
          <w:rFonts w:asciiTheme="minorHAnsi" w:hAnsiTheme="minorHAnsi" w:cs="Arial"/>
          <w:sz w:val="20"/>
          <w:szCs w:val="20"/>
        </w:rPr>
      </w:pPr>
      <w:proofErr w:type="spellStart"/>
      <w:r w:rsidRPr="0095359C">
        <w:rPr>
          <w:rFonts w:asciiTheme="minorHAnsi" w:hAnsiTheme="minorHAnsi" w:cs="Arial"/>
          <w:sz w:val="20"/>
          <w:szCs w:val="20"/>
        </w:rPr>
        <w:t>Oledb</w:t>
      </w:r>
      <w:proofErr w:type="spellEnd"/>
      <w:r w:rsidRPr="0095359C">
        <w:rPr>
          <w:rFonts w:asciiTheme="minorHAnsi" w:hAnsiTheme="minorHAnsi" w:cs="Arial"/>
          <w:sz w:val="20"/>
          <w:szCs w:val="20"/>
        </w:rPr>
        <w:t xml:space="preserve"> destination</w:t>
      </w:r>
    </w:p>
    <w:p w14:paraId="0EF574D7" w14:textId="77777777" w:rsidR="006708E9" w:rsidRPr="0095359C" w:rsidRDefault="004B33EE" w:rsidP="006708E9">
      <w:pPr>
        <w:widowControl w:val="0"/>
        <w:autoSpaceDE w:val="0"/>
        <w:autoSpaceDN w:val="0"/>
        <w:adjustRightInd w:val="0"/>
        <w:spacing w:after="0" w:line="240" w:lineRule="auto"/>
        <w:ind w:left="1080"/>
        <w:rPr>
          <w:rFonts w:asciiTheme="minorHAnsi" w:hAnsiTheme="minorHAnsi"/>
          <w:noProof/>
          <w:sz w:val="20"/>
          <w:szCs w:val="20"/>
        </w:rPr>
      </w:pPr>
      <w:r>
        <w:rPr>
          <w:noProof/>
        </w:rPr>
        <w:lastRenderedPageBreak/>
        <w:drawing>
          <wp:inline distT="0" distB="0" distL="0" distR="0" wp14:anchorId="18AC547E" wp14:editId="2632308E">
            <wp:extent cx="3090672" cy="27432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90672" cy="2743200"/>
                    </a:xfrm>
                    <a:prstGeom prst="rect">
                      <a:avLst/>
                    </a:prstGeom>
                  </pic:spPr>
                </pic:pic>
              </a:graphicData>
            </a:graphic>
          </wp:inline>
        </w:drawing>
      </w:r>
    </w:p>
    <w:p w14:paraId="79901619" w14:textId="77777777" w:rsidR="006708E9" w:rsidRDefault="006708E9" w:rsidP="006708E9">
      <w:pPr>
        <w:widowControl w:val="0"/>
        <w:autoSpaceDE w:val="0"/>
        <w:autoSpaceDN w:val="0"/>
        <w:adjustRightInd w:val="0"/>
        <w:spacing w:after="0" w:line="240" w:lineRule="auto"/>
        <w:rPr>
          <w:rFonts w:asciiTheme="minorHAnsi" w:hAnsiTheme="minorHAnsi" w:cs="Arial"/>
          <w:sz w:val="20"/>
          <w:szCs w:val="20"/>
        </w:rPr>
      </w:pPr>
    </w:p>
    <w:p w14:paraId="27ACAD8D" w14:textId="77777777" w:rsidR="004B33EE" w:rsidRDefault="004B33EE" w:rsidP="006708E9">
      <w:pPr>
        <w:widowControl w:val="0"/>
        <w:autoSpaceDE w:val="0"/>
        <w:autoSpaceDN w:val="0"/>
        <w:adjustRightInd w:val="0"/>
        <w:spacing w:after="0" w:line="240" w:lineRule="auto"/>
        <w:rPr>
          <w:rFonts w:asciiTheme="minorHAnsi" w:hAnsiTheme="minorHAnsi" w:cs="Arial"/>
          <w:sz w:val="20"/>
          <w:szCs w:val="20"/>
        </w:rPr>
      </w:pPr>
    </w:p>
    <w:p w14:paraId="268AC66D" w14:textId="77777777" w:rsidR="004B33EE" w:rsidRDefault="004B33EE" w:rsidP="006708E9">
      <w:pPr>
        <w:widowControl w:val="0"/>
        <w:autoSpaceDE w:val="0"/>
        <w:autoSpaceDN w:val="0"/>
        <w:adjustRightInd w:val="0"/>
        <w:spacing w:after="0" w:line="240" w:lineRule="auto"/>
        <w:rPr>
          <w:rFonts w:asciiTheme="minorHAnsi" w:hAnsiTheme="minorHAnsi" w:cs="Arial"/>
          <w:sz w:val="20"/>
          <w:szCs w:val="20"/>
        </w:rPr>
      </w:pPr>
    </w:p>
    <w:p w14:paraId="34EB1306" w14:textId="77777777" w:rsidR="004B33EE" w:rsidRDefault="004B33EE" w:rsidP="006708E9">
      <w:pPr>
        <w:widowControl w:val="0"/>
        <w:autoSpaceDE w:val="0"/>
        <w:autoSpaceDN w:val="0"/>
        <w:adjustRightInd w:val="0"/>
        <w:spacing w:after="0" w:line="240" w:lineRule="auto"/>
        <w:rPr>
          <w:rFonts w:asciiTheme="minorHAnsi" w:hAnsiTheme="minorHAnsi" w:cs="Arial"/>
          <w:sz w:val="20"/>
          <w:szCs w:val="20"/>
        </w:rPr>
      </w:pPr>
      <w:r>
        <w:rPr>
          <w:noProof/>
        </w:rPr>
        <w:drawing>
          <wp:inline distT="0" distB="0" distL="0" distR="0" wp14:anchorId="6E7D75B3" wp14:editId="5E19441E">
            <wp:extent cx="2624328" cy="2743200"/>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24328" cy="2743200"/>
                    </a:xfrm>
                    <a:prstGeom prst="rect">
                      <a:avLst/>
                    </a:prstGeom>
                  </pic:spPr>
                </pic:pic>
              </a:graphicData>
            </a:graphic>
          </wp:inline>
        </w:drawing>
      </w:r>
    </w:p>
    <w:p w14:paraId="39459556" w14:textId="77777777" w:rsidR="004B33EE" w:rsidRPr="0095359C" w:rsidRDefault="004B33EE" w:rsidP="006708E9">
      <w:pPr>
        <w:widowControl w:val="0"/>
        <w:autoSpaceDE w:val="0"/>
        <w:autoSpaceDN w:val="0"/>
        <w:adjustRightInd w:val="0"/>
        <w:spacing w:after="0" w:line="240" w:lineRule="auto"/>
        <w:rPr>
          <w:rFonts w:asciiTheme="minorHAnsi" w:hAnsiTheme="minorHAnsi" w:cs="Arial"/>
          <w:sz w:val="20"/>
          <w:szCs w:val="20"/>
        </w:rPr>
      </w:pPr>
    </w:p>
    <w:p w14:paraId="3D7EDB02" w14:textId="77777777" w:rsidR="006708E9" w:rsidRPr="0095359C" w:rsidRDefault="006708E9" w:rsidP="0026146F">
      <w:pPr>
        <w:pStyle w:val="ListParagraph"/>
        <w:numPr>
          <w:ilvl w:val="0"/>
          <w:numId w:val="41"/>
        </w:numPr>
        <w:spacing w:after="0"/>
        <w:rPr>
          <w:rFonts w:asciiTheme="minorHAnsi" w:hAnsiTheme="minorHAnsi"/>
          <w:sz w:val="20"/>
          <w:szCs w:val="20"/>
        </w:rPr>
      </w:pPr>
      <w:r w:rsidRPr="0095359C">
        <w:rPr>
          <w:rFonts w:asciiTheme="minorHAnsi" w:hAnsiTheme="minorHAnsi"/>
          <w:sz w:val="20"/>
          <w:szCs w:val="20"/>
        </w:rPr>
        <w:t xml:space="preserve">SQL Task: </w:t>
      </w:r>
      <w:r>
        <w:rPr>
          <w:rFonts w:asciiTheme="minorHAnsi" w:hAnsiTheme="minorHAnsi"/>
          <w:sz w:val="20"/>
          <w:szCs w:val="20"/>
        </w:rPr>
        <w:t>Update staging table and reject logs</w:t>
      </w:r>
      <w:r w:rsidRPr="0095359C" w:rsidDel="00EC75F7">
        <w:rPr>
          <w:rFonts w:asciiTheme="minorHAnsi" w:hAnsiTheme="minorHAnsi"/>
          <w:sz w:val="20"/>
          <w:szCs w:val="20"/>
        </w:rPr>
        <w:t xml:space="preserve"> </w:t>
      </w:r>
    </w:p>
    <w:p w14:paraId="46A4C29A" w14:textId="77777777" w:rsidR="006708E9" w:rsidRPr="0095359C" w:rsidRDefault="006708E9" w:rsidP="006708E9">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w:t>
      </w:r>
      <w:r w:rsidR="004B33EE" w:rsidRPr="004B33EE">
        <w:rPr>
          <w:rFonts w:asciiTheme="minorHAnsi" w:hAnsiTheme="minorHAnsi"/>
          <w:noProof/>
          <w:sz w:val="20"/>
          <w:szCs w:val="20"/>
        </w:rPr>
        <w:t>Exec [EC].[sp_Update_Outlier_Coaching_Stage] ? output</w:t>
      </w:r>
    </w:p>
    <w:p w14:paraId="39CA76D8" w14:textId="77777777" w:rsidR="006708E9" w:rsidRPr="0095359C" w:rsidRDefault="006708E9" w:rsidP="006708E9">
      <w:pPr>
        <w:widowControl w:val="0"/>
        <w:autoSpaceDE w:val="0"/>
        <w:autoSpaceDN w:val="0"/>
        <w:adjustRightInd w:val="0"/>
        <w:spacing w:after="0" w:line="240" w:lineRule="auto"/>
        <w:ind w:left="360"/>
        <w:rPr>
          <w:rFonts w:asciiTheme="minorHAnsi" w:hAnsiTheme="minorHAnsi" w:cs="Arial"/>
          <w:sz w:val="20"/>
          <w:szCs w:val="20"/>
        </w:rPr>
      </w:pPr>
    </w:p>
    <w:p w14:paraId="273E21B3" w14:textId="77777777" w:rsidR="006708E9" w:rsidRPr="0095359C" w:rsidRDefault="006708E9" w:rsidP="0026146F">
      <w:pPr>
        <w:pStyle w:val="ListParagraph"/>
        <w:numPr>
          <w:ilvl w:val="0"/>
          <w:numId w:val="41"/>
        </w:numPr>
        <w:spacing w:after="0"/>
        <w:rPr>
          <w:rFonts w:asciiTheme="minorHAnsi" w:hAnsiTheme="minorHAnsi"/>
          <w:sz w:val="20"/>
          <w:szCs w:val="20"/>
        </w:rPr>
      </w:pPr>
      <w:r w:rsidRPr="0095359C">
        <w:rPr>
          <w:rFonts w:asciiTheme="minorHAnsi" w:hAnsiTheme="minorHAnsi"/>
          <w:sz w:val="20"/>
          <w:szCs w:val="20"/>
        </w:rPr>
        <w:t>SQL Task: Load Coaching_Log table</w:t>
      </w:r>
    </w:p>
    <w:p w14:paraId="159F92B7" w14:textId="77777777" w:rsidR="006708E9" w:rsidRPr="0095359C" w:rsidRDefault="006708E9" w:rsidP="006708E9">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lastRenderedPageBreak/>
        <w:t xml:space="preserve">       </w:t>
      </w:r>
      <w:r w:rsidR="004B33EE" w:rsidRPr="004B33EE">
        <w:rPr>
          <w:rFonts w:asciiTheme="minorHAnsi" w:hAnsiTheme="minorHAnsi"/>
          <w:noProof/>
          <w:sz w:val="20"/>
          <w:szCs w:val="20"/>
        </w:rPr>
        <w:t>Exec [EC].[sp_InsertInto_Coaching_Log_Outlier_ShortCalls]? output</w:t>
      </w:r>
    </w:p>
    <w:p w14:paraId="25CC4349"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p>
    <w:p w14:paraId="283E01F7" w14:textId="77777777" w:rsidR="006708E9" w:rsidRPr="0095359C" w:rsidRDefault="006708E9" w:rsidP="0026146F">
      <w:pPr>
        <w:pStyle w:val="ListParagraph"/>
        <w:numPr>
          <w:ilvl w:val="0"/>
          <w:numId w:val="41"/>
        </w:numPr>
        <w:spacing w:after="0"/>
        <w:rPr>
          <w:rFonts w:asciiTheme="minorHAnsi" w:hAnsiTheme="minorHAnsi"/>
          <w:sz w:val="20"/>
          <w:szCs w:val="20"/>
        </w:rPr>
      </w:pPr>
      <w:r w:rsidRPr="0095359C">
        <w:rPr>
          <w:rFonts w:asciiTheme="minorHAnsi" w:hAnsiTheme="minorHAnsi"/>
          <w:sz w:val="20"/>
          <w:szCs w:val="20"/>
        </w:rPr>
        <w:t>SQL Task: Load Outliers File List table</w:t>
      </w:r>
    </w:p>
    <w:p w14:paraId="6DDE2E47" w14:textId="77777777" w:rsidR="004B33EE" w:rsidRPr="004B33EE" w:rsidRDefault="006708E9" w:rsidP="004B33EE">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w:t>
      </w:r>
      <w:r w:rsidR="004B33EE" w:rsidRPr="004B33EE">
        <w:rPr>
          <w:rFonts w:asciiTheme="minorHAnsi" w:hAnsiTheme="minorHAnsi"/>
          <w:noProof/>
          <w:sz w:val="20"/>
          <w:szCs w:val="20"/>
        </w:rPr>
        <w:t>INSERT INTO [EC].[Outlier_FileList]</w:t>
      </w:r>
    </w:p>
    <w:p w14:paraId="7FA259EB" w14:textId="77777777" w:rsidR="004B33EE" w:rsidRPr="004B33EE" w:rsidRDefault="004B33EE" w:rsidP="004B33EE">
      <w:pPr>
        <w:widowControl w:val="0"/>
        <w:autoSpaceDE w:val="0"/>
        <w:autoSpaceDN w:val="0"/>
        <w:adjustRightInd w:val="0"/>
        <w:spacing w:after="0" w:line="240" w:lineRule="auto"/>
        <w:ind w:left="1080"/>
        <w:rPr>
          <w:rFonts w:asciiTheme="minorHAnsi" w:hAnsiTheme="minorHAnsi"/>
          <w:noProof/>
          <w:sz w:val="20"/>
          <w:szCs w:val="20"/>
        </w:rPr>
      </w:pPr>
      <w:r w:rsidRPr="004B33EE">
        <w:rPr>
          <w:rFonts w:asciiTheme="minorHAnsi" w:hAnsiTheme="minorHAnsi"/>
          <w:noProof/>
          <w:sz w:val="20"/>
          <w:szCs w:val="20"/>
        </w:rPr>
        <w:t xml:space="preserve">           ([File_Name]</w:t>
      </w:r>
    </w:p>
    <w:p w14:paraId="12607D97" w14:textId="77777777" w:rsidR="004B33EE" w:rsidRPr="004B33EE" w:rsidRDefault="004B33EE" w:rsidP="004B33EE">
      <w:pPr>
        <w:widowControl w:val="0"/>
        <w:autoSpaceDE w:val="0"/>
        <w:autoSpaceDN w:val="0"/>
        <w:adjustRightInd w:val="0"/>
        <w:spacing w:after="0" w:line="240" w:lineRule="auto"/>
        <w:ind w:left="1080"/>
        <w:rPr>
          <w:rFonts w:asciiTheme="minorHAnsi" w:hAnsiTheme="minorHAnsi"/>
          <w:noProof/>
          <w:sz w:val="20"/>
          <w:szCs w:val="20"/>
        </w:rPr>
      </w:pPr>
      <w:r w:rsidRPr="004B33EE">
        <w:rPr>
          <w:rFonts w:asciiTheme="minorHAnsi" w:hAnsiTheme="minorHAnsi"/>
          <w:noProof/>
          <w:sz w:val="20"/>
          <w:szCs w:val="20"/>
        </w:rPr>
        <w:t xml:space="preserve">           ,[File_LoadDate]</w:t>
      </w:r>
    </w:p>
    <w:p w14:paraId="1ABECF04" w14:textId="77777777" w:rsidR="004B33EE" w:rsidRPr="004B33EE" w:rsidRDefault="004B33EE" w:rsidP="004B33EE">
      <w:pPr>
        <w:widowControl w:val="0"/>
        <w:autoSpaceDE w:val="0"/>
        <w:autoSpaceDN w:val="0"/>
        <w:adjustRightInd w:val="0"/>
        <w:spacing w:after="0" w:line="240" w:lineRule="auto"/>
        <w:ind w:left="1080"/>
        <w:rPr>
          <w:rFonts w:asciiTheme="minorHAnsi" w:hAnsiTheme="minorHAnsi"/>
          <w:noProof/>
          <w:sz w:val="20"/>
          <w:szCs w:val="20"/>
        </w:rPr>
      </w:pPr>
      <w:r w:rsidRPr="004B33EE">
        <w:rPr>
          <w:rFonts w:asciiTheme="minorHAnsi" w:hAnsiTheme="minorHAnsi"/>
          <w:noProof/>
          <w:sz w:val="20"/>
          <w:szCs w:val="20"/>
        </w:rPr>
        <w:t xml:space="preserve">           ,[Count_Staged]</w:t>
      </w:r>
    </w:p>
    <w:p w14:paraId="25189908" w14:textId="77777777" w:rsidR="004B33EE" w:rsidRPr="004B33EE" w:rsidRDefault="004B33EE" w:rsidP="004B33EE">
      <w:pPr>
        <w:widowControl w:val="0"/>
        <w:autoSpaceDE w:val="0"/>
        <w:autoSpaceDN w:val="0"/>
        <w:adjustRightInd w:val="0"/>
        <w:spacing w:after="0" w:line="240" w:lineRule="auto"/>
        <w:ind w:left="1080"/>
        <w:rPr>
          <w:rFonts w:asciiTheme="minorHAnsi" w:hAnsiTheme="minorHAnsi"/>
          <w:noProof/>
          <w:sz w:val="20"/>
          <w:szCs w:val="20"/>
        </w:rPr>
      </w:pPr>
      <w:r w:rsidRPr="004B33EE">
        <w:rPr>
          <w:rFonts w:asciiTheme="minorHAnsi" w:hAnsiTheme="minorHAnsi"/>
          <w:noProof/>
          <w:sz w:val="20"/>
          <w:szCs w:val="20"/>
        </w:rPr>
        <w:t xml:space="preserve">           ,[Count_Loaded]</w:t>
      </w:r>
    </w:p>
    <w:p w14:paraId="3BB393CF" w14:textId="77777777" w:rsidR="004B33EE" w:rsidRPr="004B33EE" w:rsidRDefault="004B33EE" w:rsidP="004B33EE">
      <w:pPr>
        <w:widowControl w:val="0"/>
        <w:autoSpaceDE w:val="0"/>
        <w:autoSpaceDN w:val="0"/>
        <w:adjustRightInd w:val="0"/>
        <w:spacing w:after="0" w:line="240" w:lineRule="auto"/>
        <w:ind w:left="1080"/>
        <w:rPr>
          <w:rFonts w:asciiTheme="minorHAnsi" w:hAnsiTheme="minorHAnsi"/>
          <w:noProof/>
          <w:sz w:val="20"/>
          <w:szCs w:val="20"/>
        </w:rPr>
      </w:pPr>
      <w:r w:rsidRPr="004B33EE">
        <w:rPr>
          <w:rFonts w:asciiTheme="minorHAnsi" w:hAnsiTheme="minorHAnsi"/>
          <w:noProof/>
          <w:sz w:val="20"/>
          <w:szCs w:val="20"/>
        </w:rPr>
        <w:t xml:space="preserve">            ,[Count_Rejected])</w:t>
      </w:r>
    </w:p>
    <w:p w14:paraId="733A461C" w14:textId="77777777" w:rsidR="006708E9" w:rsidRPr="0095359C" w:rsidRDefault="004B33EE" w:rsidP="004B33EE">
      <w:pPr>
        <w:widowControl w:val="0"/>
        <w:autoSpaceDE w:val="0"/>
        <w:autoSpaceDN w:val="0"/>
        <w:adjustRightInd w:val="0"/>
        <w:spacing w:after="0" w:line="240" w:lineRule="auto"/>
        <w:ind w:left="1080"/>
        <w:rPr>
          <w:rFonts w:asciiTheme="minorHAnsi" w:hAnsiTheme="minorHAnsi"/>
          <w:noProof/>
          <w:sz w:val="20"/>
          <w:szCs w:val="20"/>
        </w:rPr>
      </w:pPr>
      <w:r w:rsidRPr="004B33EE">
        <w:rPr>
          <w:rFonts w:asciiTheme="minorHAnsi" w:hAnsiTheme="minorHAnsi"/>
          <w:noProof/>
          <w:sz w:val="20"/>
          <w:szCs w:val="20"/>
        </w:rPr>
        <w:t xml:space="preserve">  VALUES (?,GetDate(), ?, ?,?)</w:t>
      </w:r>
    </w:p>
    <w:p w14:paraId="1DA09F2E" w14:textId="77777777" w:rsidR="006708E9" w:rsidRPr="0095359C" w:rsidRDefault="006708E9" w:rsidP="006708E9">
      <w:pPr>
        <w:widowControl w:val="0"/>
        <w:autoSpaceDE w:val="0"/>
        <w:autoSpaceDN w:val="0"/>
        <w:adjustRightInd w:val="0"/>
        <w:spacing w:after="0" w:line="240" w:lineRule="auto"/>
        <w:ind w:left="360"/>
        <w:rPr>
          <w:rFonts w:asciiTheme="minorHAnsi" w:hAnsiTheme="minorHAnsi" w:cs="Arial"/>
          <w:sz w:val="20"/>
          <w:szCs w:val="20"/>
        </w:rPr>
      </w:pPr>
    </w:p>
    <w:p w14:paraId="360756B1" w14:textId="77777777" w:rsidR="006708E9" w:rsidRPr="0095359C" w:rsidRDefault="006708E9" w:rsidP="0026146F">
      <w:pPr>
        <w:pStyle w:val="ListParagraph"/>
        <w:numPr>
          <w:ilvl w:val="0"/>
          <w:numId w:val="41"/>
        </w:numPr>
        <w:spacing w:after="0"/>
        <w:rPr>
          <w:rFonts w:asciiTheme="minorHAnsi" w:hAnsiTheme="minorHAnsi"/>
          <w:sz w:val="20"/>
          <w:szCs w:val="20"/>
        </w:rPr>
      </w:pPr>
      <w:r w:rsidRPr="0095359C">
        <w:rPr>
          <w:rFonts w:asciiTheme="minorHAnsi" w:hAnsiTheme="minorHAnsi"/>
          <w:sz w:val="20"/>
          <w:szCs w:val="20"/>
        </w:rPr>
        <w:t xml:space="preserve">File System Task: </w:t>
      </w:r>
      <w:r>
        <w:rPr>
          <w:rFonts w:asciiTheme="minorHAnsi" w:hAnsiTheme="minorHAnsi"/>
          <w:sz w:val="20"/>
          <w:szCs w:val="20"/>
        </w:rPr>
        <w:t>Delete file</w:t>
      </w:r>
    </w:p>
    <w:p w14:paraId="529599DE" w14:textId="77777777" w:rsidR="006708E9" w:rsidRPr="0095359C" w:rsidRDefault="006708E9" w:rsidP="006708E9">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w:t>
      </w:r>
      <w:r w:rsidR="004B33EE">
        <w:rPr>
          <w:noProof/>
        </w:rPr>
        <w:drawing>
          <wp:inline distT="0" distB="0" distL="0" distR="0" wp14:anchorId="0A5728EA" wp14:editId="4CC94FB4">
            <wp:extent cx="2029968" cy="914400"/>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29968" cy="914400"/>
                    </a:xfrm>
                    <a:prstGeom prst="rect">
                      <a:avLst/>
                    </a:prstGeom>
                  </pic:spPr>
                </pic:pic>
              </a:graphicData>
            </a:graphic>
          </wp:inline>
        </w:drawing>
      </w:r>
    </w:p>
    <w:p w14:paraId="503CC41F" w14:textId="77777777"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14:paraId="463CB75F" w14:textId="77777777" w:rsidR="006708E9" w:rsidRPr="0095359C" w:rsidRDefault="006708E9" w:rsidP="00A93379">
      <w:pPr>
        <w:widowControl w:val="0"/>
        <w:autoSpaceDE w:val="0"/>
        <w:autoSpaceDN w:val="0"/>
        <w:adjustRightInd w:val="0"/>
        <w:spacing w:after="0" w:line="240" w:lineRule="auto"/>
        <w:rPr>
          <w:rFonts w:asciiTheme="minorHAnsi" w:hAnsiTheme="minorHAnsi" w:cs="Arial"/>
          <w:sz w:val="20"/>
          <w:szCs w:val="20"/>
        </w:rPr>
      </w:pPr>
    </w:p>
    <w:p w14:paraId="225396BF" w14:textId="77777777" w:rsidR="00DF2948" w:rsidRPr="0095359C" w:rsidRDefault="00DF2948" w:rsidP="0026146F">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For each NON LCS, IAT and IAE Outlier file in Staging directory  Workflow</w:t>
      </w:r>
    </w:p>
    <w:p w14:paraId="7BCAF20D" w14:textId="77777777" w:rsidR="00DF2948" w:rsidRPr="0095359C" w:rsidRDefault="00DF2948" w:rsidP="00DF2948">
      <w:pPr>
        <w:widowControl w:val="0"/>
        <w:autoSpaceDE w:val="0"/>
        <w:autoSpaceDN w:val="0"/>
        <w:adjustRightInd w:val="0"/>
        <w:spacing w:after="0" w:line="240" w:lineRule="auto"/>
        <w:rPr>
          <w:rFonts w:asciiTheme="minorHAnsi" w:hAnsiTheme="minorHAnsi" w:cs="Arial"/>
          <w:b/>
          <w:sz w:val="20"/>
          <w:szCs w:val="20"/>
        </w:rPr>
      </w:pPr>
    </w:p>
    <w:p w14:paraId="33B4E6AB" w14:textId="77777777" w:rsidR="00DF2948" w:rsidRPr="0095359C" w:rsidRDefault="00DF2948" w:rsidP="00DF2948">
      <w:pPr>
        <w:spacing w:after="0"/>
        <w:ind w:left="1080"/>
        <w:rPr>
          <w:rFonts w:asciiTheme="minorHAnsi" w:hAnsiTheme="minorHAnsi"/>
          <w:sz w:val="20"/>
          <w:szCs w:val="20"/>
        </w:rPr>
      </w:pPr>
      <w:r w:rsidRPr="0095359C">
        <w:rPr>
          <w:rFonts w:asciiTheme="minorHAnsi" w:hAnsiTheme="minorHAnsi"/>
          <w:sz w:val="20"/>
          <w:szCs w:val="20"/>
        </w:rPr>
        <w:t>Container: Foreach Loop</w:t>
      </w:r>
      <w:r w:rsidR="00A1537D" w:rsidRPr="0095359C">
        <w:rPr>
          <w:rFonts w:asciiTheme="minorHAnsi" w:hAnsiTheme="minorHAnsi"/>
          <w:sz w:val="20"/>
          <w:szCs w:val="20"/>
        </w:rPr>
        <w:t xml:space="preserve"> – Foreach OTHER OMR File</w:t>
      </w:r>
    </w:p>
    <w:p w14:paraId="3E01F108" w14:textId="77777777" w:rsidR="00DF2948" w:rsidRPr="0095359C" w:rsidRDefault="00DF2948" w:rsidP="00DF2948">
      <w:pPr>
        <w:spacing w:after="0"/>
        <w:ind w:left="1080"/>
        <w:rPr>
          <w:rFonts w:asciiTheme="minorHAnsi" w:hAnsiTheme="minorHAnsi"/>
          <w:sz w:val="20"/>
          <w:szCs w:val="20"/>
        </w:rPr>
      </w:pPr>
      <w:r w:rsidRPr="0095359C">
        <w:rPr>
          <w:rFonts w:asciiTheme="minorHAnsi" w:hAnsiTheme="minorHAnsi"/>
          <w:sz w:val="20"/>
          <w:szCs w:val="20"/>
        </w:rPr>
        <w:t xml:space="preserve">Folder: </w:t>
      </w:r>
      <w:r w:rsidR="00E705FE" w:rsidRPr="00E705FE">
        <w:rPr>
          <w:rFonts w:asciiTheme="minorHAnsi" w:hAnsiTheme="minorHAnsi"/>
          <w:sz w:val="20"/>
          <w:szCs w:val="20"/>
        </w:rPr>
        <w:t>\\f3420-ecldbd01\data\coaching\Outliers\Decrypt_out\</w:t>
      </w:r>
      <w:r w:rsidR="00E705FE" w:rsidRPr="00E705FE" w:rsidDel="00E705FE">
        <w:rPr>
          <w:rFonts w:asciiTheme="minorHAnsi" w:hAnsiTheme="minorHAnsi"/>
          <w:sz w:val="20"/>
          <w:szCs w:val="20"/>
        </w:rPr>
        <w:t xml:space="preserve"> </w:t>
      </w:r>
      <w:r w:rsidRPr="0095359C">
        <w:rPr>
          <w:rFonts w:asciiTheme="minorHAnsi" w:hAnsiTheme="minorHAnsi"/>
          <w:sz w:val="20"/>
          <w:szCs w:val="20"/>
        </w:rPr>
        <w:t>Files: eCL_Outlier_Feed_*.csv</w:t>
      </w:r>
    </w:p>
    <w:p w14:paraId="6B88A19C" w14:textId="77777777" w:rsidR="00A76B23" w:rsidRPr="0095359C" w:rsidRDefault="00A76B23" w:rsidP="00A76B23">
      <w:pPr>
        <w:spacing w:after="0"/>
        <w:ind w:left="1080"/>
        <w:rPr>
          <w:rFonts w:asciiTheme="minorHAnsi" w:hAnsiTheme="minorHAnsi"/>
          <w:sz w:val="20"/>
          <w:szCs w:val="20"/>
        </w:rPr>
      </w:pPr>
    </w:p>
    <w:p w14:paraId="73ACD87A" w14:textId="77777777" w:rsidR="00DF2948" w:rsidRPr="0095359C" w:rsidRDefault="00DF2948" w:rsidP="00DF2948">
      <w:pPr>
        <w:ind w:left="360"/>
        <w:rPr>
          <w:rFonts w:asciiTheme="minorHAnsi" w:hAnsiTheme="minorHAnsi"/>
          <w:b/>
          <w:sz w:val="20"/>
          <w:szCs w:val="20"/>
        </w:rPr>
      </w:pPr>
      <w:r w:rsidRPr="0095359C">
        <w:rPr>
          <w:rFonts w:asciiTheme="minorHAnsi" w:hAnsiTheme="minorHAnsi"/>
          <w:b/>
          <w:sz w:val="20"/>
          <w:szCs w:val="20"/>
        </w:rPr>
        <w:t>Summary of Steps</w:t>
      </w:r>
    </w:p>
    <w:p w14:paraId="48F9B56F" w14:textId="77777777" w:rsidR="00EC75F7" w:rsidRPr="0095359C" w:rsidRDefault="00EC75F7" w:rsidP="00EC75F7">
      <w:pPr>
        <w:pStyle w:val="ListParagraph"/>
        <w:numPr>
          <w:ilvl w:val="0"/>
          <w:numId w:val="22"/>
        </w:numPr>
        <w:rPr>
          <w:rFonts w:asciiTheme="minorHAnsi" w:hAnsiTheme="minorHAnsi"/>
          <w:sz w:val="20"/>
          <w:szCs w:val="20"/>
        </w:rPr>
      </w:pPr>
      <w:r w:rsidRPr="0095359C">
        <w:rPr>
          <w:rFonts w:asciiTheme="minorHAnsi" w:hAnsiTheme="minorHAnsi"/>
          <w:sz w:val="20"/>
          <w:szCs w:val="20"/>
        </w:rPr>
        <w:t>SQL task – Truncate Outliers Staging table</w:t>
      </w:r>
    </w:p>
    <w:p w14:paraId="2EB23991" w14:textId="77777777" w:rsidR="00EC75F7" w:rsidRPr="0095359C" w:rsidRDefault="00EC75F7" w:rsidP="00EC75F7">
      <w:pPr>
        <w:pStyle w:val="ListParagraph"/>
        <w:numPr>
          <w:ilvl w:val="0"/>
          <w:numId w:val="22"/>
        </w:numPr>
        <w:rPr>
          <w:rFonts w:asciiTheme="minorHAnsi" w:hAnsiTheme="minorHAnsi"/>
          <w:sz w:val="20"/>
          <w:szCs w:val="20"/>
        </w:rPr>
      </w:pPr>
      <w:r w:rsidRPr="0095359C">
        <w:rPr>
          <w:rFonts w:asciiTheme="minorHAnsi" w:hAnsiTheme="minorHAnsi"/>
          <w:sz w:val="20"/>
          <w:szCs w:val="20"/>
        </w:rPr>
        <w:t>DFT – Stage Outliers Staging table</w:t>
      </w:r>
    </w:p>
    <w:p w14:paraId="06574C24" w14:textId="77777777" w:rsidR="00EC75F7" w:rsidRPr="0095359C" w:rsidRDefault="00EC75F7" w:rsidP="00EC75F7">
      <w:pPr>
        <w:pStyle w:val="ListParagraph"/>
        <w:numPr>
          <w:ilvl w:val="0"/>
          <w:numId w:val="22"/>
        </w:numPr>
        <w:rPr>
          <w:rFonts w:asciiTheme="minorHAnsi" w:hAnsiTheme="minorHAnsi"/>
          <w:sz w:val="20"/>
          <w:szCs w:val="20"/>
        </w:rPr>
      </w:pPr>
      <w:r w:rsidRPr="0095359C">
        <w:rPr>
          <w:rFonts w:asciiTheme="minorHAnsi" w:hAnsiTheme="minorHAnsi"/>
          <w:sz w:val="20"/>
          <w:szCs w:val="20"/>
        </w:rPr>
        <w:t xml:space="preserve">SQL task – </w:t>
      </w:r>
      <w:r>
        <w:rPr>
          <w:rFonts w:asciiTheme="minorHAnsi" w:hAnsiTheme="minorHAnsi"/>
          <w:sz w:val="20"/>
          <w:szCs w:val="20"/>
        </w:rPr>
        <w:t>Update staging table and reject logs</w:t>
      </w:r>
    </w:p>
    <w:p w14:paraId="5E10BA19" w14:textId="77777777" w:rsidR="00EC75F7" w:rsidRPr="0095359C" w:rsidRDefault="00EC75F7" w:rsidP="00EC75F7">
      <w:pPr>
        <w:pStyle w:val="ListParagraph"/>
        <w:numPr>
          <w:ilvl w:val="0"/>
          <w:numId w:val="22"/>
        </w:numPr>
        <w:rPr>
          <w:rFonts w:asciiTheme="minorHAnsi" w:hAnsiTheme="minorHAnsi"/>
          <w:sz w:val="20"/>
          <w:szCs w:val="20"/>
        </w:rPr>
      </w:pPr>
      <w:r w:rsidRPr="0095359C">
        <w:rPr>
          <w:rFonts w:asciiTheme="minorHAnsi" w:hAnsiTheme="minorHAnsi"/>
          <w:sz w:val="20"/>
          <w:szCs w:val="20"/>
        </w:rPr>
        <w:t xml:space="preserve">SQL task Load </w:t>
      </w:r>
      <w:r>
        <w:rPr>
          <w:rFonts w:asciiTheme="minorHAnsi" w:hAnsiTheme="minorHAnsi"/>
          <w:sz w:val="20"/>
          <w:szCs w:val="20"/>
        </w:rPr>
        <w:t>C</w:t>
      </w:r>
      <w:r w:rsidRPr="0095359C">
        <w:rPr>
          <w:rFonts w:asciiTheme="minorHAnsi" w:hAnsiTheme="minorHAnsi"/>
          <w:sz w:val="20"/>
          <w:szCs w:val="20"/>
        </w:rPr>
        <w:t>oaching_Log and Coaching_Log_Reason tables</w:t>
      </w:r>
    </w:p>
    <w:p w14:paraId="42C033B0" w14:textId="77777777" w:rsidR="00EC75F7" w:rsidRPr="0095359C" w:rsidRDefault="00EC75F7" w:rsidP="00EC75F7">
      <w:pPr>
        <w:pStyle w:val="ListParagraph"/>
        <w:numPr>
          <w:ilvl w:val="0"/>
          <w:numId w:val="22"/>
        </w:numPr>
        <w:rPr>
          <w:rFonts w:asciiTheme="minorHAnsi" w:hAnsiTheme="minorHAnsi"/>
          <w:sz w:val="20"/>
          <w:szCs w:val="20"/>
        </w:rPr>
      </w:pPr>
      <w:r w:rsidRPr="0095359C">
        <w:rPr>
          <w:rFonts w:asciiTheme="minorHAnsi" w:hAnsiTheme="minorHAnsi"/>
          <w:sz w:val="20"/>
          <w:szCs w:val="20"/>
        </w:rPr>
        <w:t>SQL task – Load File list table</w:t>
      </w:r>
    </w:p>
    <w:p w14:paraId="628BC246" w14:textId="77777777" w:rsidR="00EC75F7" w:rsidRPr="0095359C" w:rsidRDefault="00EC75F7" w:rsidP="00EC75F7">
      <w:pPr>
        <w:pStyle w:val="ListParagraph"/>
        <w:numPr>
          <w:ilvl w:val="0"/>
          <w:numId w:val="22"/>
        </w:numPr>
        <w:rPr>
          <w:rFonts w:asciiTheme="minorHAnsi" w:hAnsiTheme="minorHAnsi"/>
          <w:sz w:val="20"/>
          <w:szCs w:val="20"/>
        </w:rPr>
      </w:pPr>
      <w:r w:rsidRPr="0095359C">
        <w:rPr>
          <w:rFonts w:asciiTheme="minorHAnsi" w:hAnsiTheme="minorHAnsi"/>
          <w:sz w:val="20"/>
          <w:szCs w:val="20"/>
        </w:rPr>
        <w:t xml:space="preserve">File system task – Backup files to </w:t>
      </w:r>
      <w:proofErr w:type="gramStart"/>
      <w:r w:rsidRPr="0095359C">
        <w:rPr>
          <w:rFonts w:asciiTheme="minorHAnsi" w:hAnsiTheme="minorHAnsi"/>
          <w:sz w:val="20"/>
          <w:szCs w:val="20"/>
        </w:rPr>
        <w:t>Backups</w:t>
      </w:r>
      <w:proofErr w:type="gramEnd"/>
      <w:r w:rsidRPr="0095359C">
        <w:rPr>
          <w:rFonts w:asciiTheme="minorHAnsi" w:hAnsiTheme="minorHAnsi"/>
          <w:sz w:val="20"/>
          <w:szCs w:val="20"/>
        </w:rPr>
        <w:t xml:space="preserve"> directory</w:t>
      </w:r>
    </w:p>
    <w:p w14:paraId="26A8E161" w14:textId="77777777" w:rsidR="003B16DA" w:rsidRDefault="003B16DA" w:rsidP="00A76B23">
      <w:pPr>
        <w:spacing w:after="0"/>
        <w:ind w:left="1080"/>
        <w:rPr>
          <w:rFonts w:asciiTheme="minorHAnsi" w:hAnsiTheme="minorHAnsi"/>
          <w:sz w:val="20"/>
          <w:szCs w:val="20"/>
        </w:rPr>
      </w:pPr>
    </w:p>
    <w:p w14:paraId="37DB19EF" w14:textId="77777777" w:rsidR="003B16DA" w:rsidRPr="0095359C" w:rsidRDefault="003B16DA" w:rsidP="00A76B23">
      <w:pPr>
        <w:spacing w:after="0"/>
        <w:ind w:left="1080"/>
        <w:rPr>
          <w:rFonts w:asciiTheme="minorHAnsi" w:hAnsiTheme="minorHAnsi"/>
          <w:sz w:val="20"/>
          <w:szCs w:val="20"/>
        </w:rPr>
      </w:pPr>
    </w:p>
    <w:p w14:paraId="6B7EBB8A" w14:textId="77777777" w:rsidR="00A76B23" w:rsidRPr="0095359C" w:rsidRDefault="00DF2948" w:rsidP="00DF2948">
      <w:pPr>
        <w:ind w:left="360"/>
        <w:rPr>
          <w:rFonts w:asciiTheme="minorHAnsi" w:hAnsiTheme="minorHAnsi"/>
          <w:b/>
          <w:sz w:val="20"/>
          <w:szCs w:val="20"/>
        </w:rPr>
      </w:pPr>
      <w:r w:rsidRPr="0095359C">
        <w:rPr>
          <w:rFonts w:asciiTheme="minorHAnsi" w:hAnsiTheme="minorHAnsi"/>
          <w:b/>
          <w:sz w:val="20"/>
          <w:szCs w:val="20"/>
        </w:rPr>
        <w:t>Details</w:t>
      </w:r>
    </w:p>
    <w:p w14:paraId="77ED958A" w14:textId="77777777" w:rsidR="00A76B23" w:rsidRPr="0095359C" w:rsidRDefault="00A76B23" w:rsidP="00DF2948">
      <w:pPr>
        <w:pStyle w:val="ListParagraph"/>
        <w:numPr>
          <w:ilvl w:val="0"/>
          <w:numId w:val="23"/>
        </w:numPr>
        <w:rPr>
          <w:rFonts w:asciiTheme="minorHAnsi" w:hAnsiTheme="minorHAnsi"/>
          <w:sz w:val="20"/>
          <w:szCs w:val="20"/>
        </w:rPr>
      </w:pPr>
      <w:r w:rsidRPr="0095359C">
        <w:rPr>
          <w:rFonts w:asciiTheme="minorHAnsi" w:hAnsiTheme="minorHAnsi"/>
          <w:sz w:val="20"/>
          <w:szCs w:val="20"/>
        </w:rPr>
        <w:t>SQL task – Truncate Outliers Staging table</w:t>
      </w:r>
    </w:p>
    <w:p w14:paraId="708ECB70" w14:textId="77777777" w:rsidR="00A76B23" w:rsidRPr="0095359C" w:rsidRDefault="00A76B23" w:rsidP="00A76B23">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62039D28" wp14:editId="3FB0EF88">
            <wp:extent cx="2019300" cy="8724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19300" cy="872490"/>
                    </a:xfrm>
                    <a:prstGeom prst="rect">
                      <a:avLst/>
                    </a:prstGeom>
                  </pic:spPr>
                </pic:pic>
              </a:graphicData>
            </a:graphic>
          </wp:inline>
        </w:drawing>
      </w:r>
    </w:p>
    <w:p w14:paraId="311F6EB7" w14:textId="77777777" w:rsidR="00A76B23" w:rsidRPr="0095359C" w:rsidRDefault="00A76B23" w:rsidP="00A76B23">
      <w:pPr>
        <w:widowControl w:val="0"/>
        <w:autoSpaceDE w:val="0"/>
        <w:autoSpaceDN w:val="0"/>
        <w:adjustRightInd w:val="0"/>
        <w:spacing w:after="0" w:line="240" w:lineRule="auto"/>
        <w:ind w:left="360"/>
        <w:rPr>
          <w:rFonts w:asciiTheme="minorHAnsi" w:hAnsiTheme="minorHAnsi" w:cs="Arial"/>
          <w:sz w:val="20"/>
          <w:szCs w:val="20"/>
        </w:rPr>
      </w:pPr>
    </w:p>
    <w:p w14:paraId="1DE73308" w14:textId="77777777" w:rsidR="00A76B23" w:rsidRPr="0095359C" w:rsidRDefault="000773D5" w:rsidP="00A76B23">
      <w:pPr>
        <w:widowControl w:val="0"/>
        <w:autoSpaceDE w:val="0"/>
        <w:autoSpaceDN w:val="0"/>
        <w:adjustRightInd w:val="0"/>
        <w:spacing w:after="0" w:line="240" w:lineRule="auto"/>
        <w:ind w:left="360"/>
        <w:rPr>
          <w:rFonts w:asciiTheme="minorHAnsi" w:hAnsiTheme="minorHAnsi" w:cs="Arial"/>
          <w:sz w:val="20"/>
          <w:szCs w:val="20"/>
        </w:rPr>
      </w:pPr>
      <w:r w:rsidRPr="000773D5">
        <w:rPr>
          <w:rFonts w:asciiTheme="minorHAnsi" w:hAnsiTheme="minorHAnsi" w:cs="Arial"/>
          <w:sz w:val="20"/>
          <w:szCs w:val="20"/>
        </w:rPr>
        <w:t>Truncate Table [EC].[Outlier_Coaching_Stage]</w:t>
      </w:r>
    </w:p>
    <w:p w14:paraId="499D777F" w14:textId="77777777" w:rsidR="00A76B23" w:rsidRPr="0095359C" w:rsidRDefault="00A76B23" w:rsidP="00A76B23">
      <w:pPr>
        <w:widowControl w:val="0"/>
        <w:autoSpaceDE w:val="0"/>
        <w:autoSpaceDN w:val="0"/>
        <w:adjustRightInd w:val="0"/>
        <w:spacing w:after="0" w:line="240" w:lineRule="auto"/>
        <w:ind w:left="360"/>
        <w:rPr>
          <w:rFonts w:asciiTheme="minorHAnsi" w:hAnsiTheme="minorHAnsi" w:cs="Arial"/>
          <w:sz w:val="20"/>
          <w:szCs w:val="20"/>
        </w:rPr>
      </w:pPr>
    </w:p>
    <w:p w14:paraId="38FE28D1" w14:textId="77777777" w:rsidR="00A76B23" w:rsidRPr="0095359C" w:rsidRDefault="00A76B23" w:rsidP="00DF2948">
      <w:pPr>
        <w:pStyle w:val="ListParagraph"/>
        <w:numPr>
          <w:ilvl w:val="0"/>
          <w:numId w:val="23"/>
        </w:numPr>
        <w:rPr>
          <w:rFonts w:asciiTheme="minorHAnsi" w:hAnsiTheme="minorHAnsi"/>
          <w:sz w:val="20"/>
          <w:szCs w:val="20"/>
        </w:rPr>
      </w:pPr>
      <w:r w:rsidRPr="0095359C">
        <w:rPr>
          <w:rFonts w:asciiTheme="minorHAnsi" w:hAnsiTheme="minorHAnsi"/>
          <w:sz w:val="20"/>
          <w:szCs w:val="20"/>
        </w:rPr>
        <w:t>DFT: Load Outliers staging table</w:t>
      </w:r>
    </w:p>
    <w:p w14:paraId="0970A010" w14:textId="77777777" w:rsidR="00A76B23" w:rsidRPr="0095359C" w:rsidRDefault="00A76B23" w:rsidP="0095359C">
      <w:pPr>
        <w:widowControl w:val="0"/>
        <w:autoSpaceDE w:val="0"/>
        <w:autoSpaceDN w:val="0"/>
        <w:adjustRightInd w:val="0"/>
        <w:spacing w:after="0" w:line="240" w:lineRule="auto"/>
        <w:ind w:left="720"/>
        <w:rPr>
          <w:rFonts w:asciiTheme="minorHAnsi" w:hAnsiTheme="minorHAnsi" w:cs="Arial"/>
          <w:sz w:val="20"/>
          <w:szCs w:val="20"/>
        </w:rPr>
      </w:pPr>
      <w:r w:rsidRPr="0095359C">
        <w:rPr>
          <w:rFonts w:asciiTheme="minorHAnsi" w:hAnsiTheme="minorHAnsi"/>
          <w:noProof/>
          <w:sz w:val="20"/>
          <w:szCs w:val="20"/>
        </w:rPr>
        <w:drawing>
          <wp:inline distT="0" distB="0" distL="0" distR="0" wp14:anchorId="01E212BF" wp14:editId="58F5D0CC">
            <wp:extent cx="1905000" cy="781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905000" cy="781050"/>
                    </a:xfrm>
                    <a:prstGeom prst="rect">
                      <a:avLst/>
                    </a:prstGeom>
                  </pic:spPr>
                </pic:pic>
              </a:graphicData>
            </a:graphic>
          </wp:inline>
        </w:drawing>
      </w:r>
    </w:p>
    <w:p w14:paraId="40B939E3" w14:textId="77777777" w:rsidR="00A76B23" w:rsidRPr="0095359C" w:rsidRDefault="009F5C5D"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695810C7" wp14:editId="72889DFF">
            <wp:extent cx="3401568" cy="2743200"/>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01568" cy="2743200"/>
                    </a:xfrm>
                    <a:prstGeom prst="rect">
                      <a:avLst/>
                    </a:prstGeom>
                  </pic:spPr>
                </pic:pic>
              </a:graphicData>
            </a:graphic>
          </wp:inline>
        </w:drawing>
      </w:r>
    </w:p>
    <w:p w14:paraId="1CEE9C86" w14:textId="77777777" w:rsidR="000773D5" w:rsidRDefault="000773D5" w:rsidP="00A76B23">
      <w:pPr>
        <w:widowControl w:val="0"/>
        <w:autoSpaceDE w:val="0"/>
        <w:autoSpaceDN w:val="0"/>
        <w:adjustRightInd w:val="0"/>
        <w:spacing w:after="0" w:line="240" w:lineRule="auto"/>
        <w:rPr>
          <w:rFonts w:asciiTheme="minorHAnsi" w:hAnsiTheme="minorHAnsi"/>
          <w:sz w:val="20"/>
          <w:szCs w:val="20"/>
        </w:rPr>
      </w:pPr>
    </w:p>
    <w:p w14:paraId="08F7791B" w14:textId="77777777" w:rsidR="000773D5" w:rsidRPr="0095359C" w:rsidRDefault="00EC75F7" w:rsidP="00A76B23">
      <w:pPr>
        <w:widowControl w:val="0"/>
        <w:autoSpaceDE w:val="0"/>
        <w:autoSpaceDN w:val="0"/>
        <w:adjustRightInd w:val="0"/>
        <w:spacing w:after="0" w:line="240" w:lineRule="auto"/>
        <w:rPr>
          <w:rFonts w:asciiTheme="minorHAnsi" w:hAnsiTheme="minorHAnsi"/>
          <w:sz w:val="20"/>
          <w:szCs w:val="20"/>
        </w:rPr>
      </w:pPr>
      <w:r w:rsidRPr="00EC75F7">
        <w:rPr>
          <w:rFonts w:asciiTheme="minorHAnsi" w:hAnsiTheme="minorHAnsi"/>
          <w:sz w:val="20"/>
          <w:szCs w:val="20"/>
        </w:rPr>
        <w:t>(FINDSTRING(@[</w:t>
      </w:r>
      <w:proofErr w:type="gramStart"/>
      <w:r w:rsidRPr="00EC75F7">
        <w:rPr>
          <w:rFonts w:asciiTheme="minorHAnsi" w:hAnsiTheme="minorHAnsi"/>
          <w:sz w:val="20"/>
          <w:szCs w:val="20"/>
        </w:rPr>
        <w:t>User::</w:t>
      </w:r>
      <w:proofErr w:type="gramEnd"/>
      <w:r w:rsidRPr="00EC75F7">
        <w:rPr>
          <w:rFonts w:asciiTheme="minorHAnsi" w:hAnsiTheme="minorHAnsi"/>
          <w:sz w:val="20"/>
          <w:szCs w:val="20"/>
        </w:rPr>
        <w:t>VarFileName],"IAE",1 ) == 0 )&amp;&amp;(FINDSTRING(@[User::VarFileName],"IAT",1 ) == 0 )&amp;&amp;(FINDSTRING(@[User::VarFileName],"LCS",1 ) == 0 )</w:t>
      </w:r>
      <w:r w:rsidRPr="00EC75F7" w:rsidDel="00EC75F7">
        <w:rPr>
          <w:rFonts w:asciiTheme="minorHAnsi" w:hAnsiTheme="minorHAnsi"/>
          <w:sz w:val="20"/>
          <w:szCs w:val="20"/>
        </w:rPr>
        <w:t xml:space="preserve"> </w:t>
      </w:r>
    </w:p>
    <w:p w14:paraId="18EDABAC"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7E223B91" wp14:editId="0254144E">
            <wp:extent cx="1920240" cy="274320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920240" cy="2743200"/>
                    </a:xfrm>
                    <a:prstGeom prst="rect">
                      <a:avLst/>
                    </a:prstGeom>
                  </pic:spPr>
                </pic:pic>
              </a:graphicData>
            </a:graphic>
          </wp:inline>
        </w:drawing>
      </w:r>
    </w:p>
    <w:p w14:paraId="70DF9510" w14:textId="77777777" w:rsidR="00A76B23" w:rsidRDefault="00A76B23" w:rsidP="00A76B23">
      <w:pPr>
        <w:widowControl w:val="0"/>
        <w:autoSpaceDE w:val="0"/>
        <w:autoSpaceDN w:val="0"/>
        <w:adjustRightInd w:val="0"/>
        <w:spacing w:after="0" w:line="240" w:lineRule="auto"/>
        <w:rPr>
          <w:rFonts w:asciiTheme="minorHAnsi" w:hAnsiTheme="minorHAnsi" w:cs="Arial"/>
          <w:sz w:val="20"/>
          <w:szCs w:val="20"/>
        </w:rPr>
      </w:pPr>
    </w:p>
    <w:p w14:paraId="4C666DC3" w14:textId="77777777" w:rsidR="00A76B23" w:rsidRPr="0095359C" w:rsidRDefault="00A76B23" w:rsidP="0026146F">
      <w:pPr>
        <w:pStyle w:val="ListParagraph"/>
        <w:widowControl w:val="0"/>
        <w:numPr>
          <w:ilvl w:val="0"/>
          <w:numId w:val="42"/>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Flat File source</w:t>
      </w:r>
    </w:p>
    <w:p w14:paraId="108DC1DC"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2952DD9B"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6E9B93BA" wp14:editId="617F4AE5">
            <wp:extent cx="3493008" cy="3657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493008" cy="3657600"/>
                    </a:xfrm>
                    <a:prstGeom prst="rect">
                      <a:avLst/>
                    </a:prstGeom>
                  </pic:spPr>
                </pic:pic>
              </a:graphicData>
            </a:graphic>
          </wp:inline>
        </w:drawing>
      </w:r>
    </w:p>
    <w:p w14:paraId="6B0C3E20"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6B691B90" wp14:editId="3A53647D">
            <wp:extent cx="4251960" cy="1828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251960" cy="1828800"/>
                    </a:xfrm>
                    <a:prstGeom prst="rect">
                      <a:avLst/>
                    </a:prstGeom>
                  </pic:spPr>
                </pic:pic>
              </a:graphicData>
            </a:graphic>
          </wp:inline>
        </w:drawing>
      </w:r>
    </w:p>
    <w:p w14:paraId="4FB84204"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6AC97EF9"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2C42EEF2" wp14:editId="1ED58418">
            <wp:extent cx="3026664" cy="274320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026664" cy="2743200"/>
                    </a:xfrm>
                    <a:prstGeom prst="rect">
                      <a:avLst/>
                    </a:prstGeom>
                  </pic:spPr>
                </pic:pic>
              </a:graphicData>
            </a:graphic>
          </wp:inline>
        </w:drawing>
      </w:r>
    </w:p>
    <w:p w14:paraId="4F190965" w14:textId="77777777" w:rsidR="00A76B23" w:rsidRDefault="00A76B23" w:rsidP="00A76B23">
      <w:pPr>
        <w:widowControl w:val="0"/>
        <w:autoSpaceDE w:val="0"/>
        <w:autoSpaceDN w:val="0"/>
        <w:adjustRightInd w:val="0"/>
        <w:spacing w:after="0" w:line="240" w:lineRule="auto"/>
        <w:rPr>
          <w:rFonts w:asciiTheme="minorHAnsi" w:hAnsiTheme="minorHAnsi" w:cs="Arial"/>
          <w:sz w:val="20"/>
          <w:szCs w:val="20"/>
        </w:rPr>
      </w:pPr>
    </w:p>
    <w:p w14:paraId="0E8A5A1C"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6CAFA5A8"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297314CB"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3EF185D7"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52A857A1"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1F36A31E"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0E1C7165"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7436EBB5"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79FD6B8C"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0A13D02D"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3525FAA2"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0D0CD9BE"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410A0D0A"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39A30942"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3EA6ED89"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24F38254"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2CDB9706" w14:textId="77777777" w:rsidR="003B16DA" w:rsidRPr="0095359C" w:rsidRDefault="003B16DA" w:rsidP="00A76B23">
      <w:pPr>
        <w:widowControl w:val="0"/>
        <w:autoSpaceDE w:val="0"/>
        <w:autoSpaceDN w:val="0"/>
        <w:adjustRightInd w:val="0"/>
        <w:spacing w:after="0" w:line="240" w:lineRule="auto"/>
        <w:rPr>
          <w:rFonts w:asciiTheme="minorHAnsi" w:hAnsiTheme="minorHAnsi" w:cs="Arial"/>
          <w:sz w:val="20"/>
          <w:szCs w:val="20"/>
        </w:rPr>
      </w:pPr>
    </w:p>
    <w:p w14:paraId="7F3D9818" w14:textId="77777777" w:rsidR="00A76B23" w:rsidRPr="0095359C" w:rsidRDefault="00A76B23" w:rsidP="0026146F">
      <w:pPr>
        <w:pStyle w:val="ListParagraph"/>
        <w:widowControl w:val="0"/>
        <w:numPr>
          <w:ilvl w:val="0"/>
          <w:numId w:val="42"/>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Data Conversion</w:t>
      </w:r>
    </w:p>
    <w:p w14:paraId="7900C587"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00395FD2" wp14:editId="341D9943">
            <wp:extent cx="3474720" cy="3657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474720" cy="3657600"/>
                    </a:xfrm>
                    <a:prstGeom prst="rect">
                      <a:avLst/>
                    </a:prstGeom>
                  </pic:spPr>
                </pic:pic>
              </a:graphicData>
            </a:graphic>
          </wp:inline>
        </w:drawing>
      </w:r>
    </w:p>
    <w:p w14:paraId="2DA6D324"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73FED2BC"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11E75B27" w14:textId="77777777" w:rsidR="00A76B23" w:rsidRPr="0095359C" w:rsidRDefault="00A76B23" w:rsidP="0026146F">
      <w:pPr>
        <w:pStyle w:val="ListParagraph"/>
        <w:widowControl w:val="0"/>
        <w:numPr>
          <w:ilvl w:val="0"/>
          <w:numId w:val="42"/>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Row Count Transformation</w:t>
      </w:r>
    </w:p>
    <w:p w14:paraId="73A0AD86"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762DDD05"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6E8D6BFE" wp14:editId="4274D088">
            <wp:extent cx="3282696" cy="27432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282696" cy="2743200"/>
                    </a:xfrm>
                    <a:prstGeom prst="rect">
                      <a:avLst/>
                    </a:prstGeom>
                  </pic:spPr>
                </pic:pic>
              </a:graphicData>
            </a:graphic>
          </wp:inline>
        </w:drawing>
      </w:r>
    </w:p>
    <w:p w14:paraId="58850605"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0244DBBE"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26AEA70C" w14:textId="77777777" w:rsidR="00A76B23" w:rsidRPr="0095359C" w:rsidRDefault="00A76B23" w:rsidP="0026146F">
      <w:pPr>
        <w:pStyle w:val="ListParagraph"/>
        <w:widowControl w:val="0"/>
        <w:numPr>
          <w:ilvl w:val="0"/>
          <w:numId w:val="42"/>
        </w:numPr>
        <w:autoSpaceDE w:val="0"/>
        <w:autoSpaceDN w:val="0"/>
        <w:adjustRightInd w:val="0"/>
        <w:spacing w:after="0" w:line="240" w:lineRule="auto"/>
        <w:rPr>
          <w:rFonts w:asciiTheme="minorHAnsi" w:hAnsiTheme="minorHAnsi" w:cs="Arial"/>
          <w:sz w:val="20"/>
          <w:szCs w:val="20"/>
        </w:rPr>
      </w:pPr>
      <w:proofErr w:type="spellStart"/>
      <w:r w:rsidRPr="0095359C">
        <w:rPr>
          <w:rFonts w:asciiTheme="minorHAnsi" w:hAnsiTheme="minorHAnsi" w:cs="Arial"/>
          <w:sz w:val="20"/>
          <w:szCs w:val="20"/>
        </w:rPr>
        <w:t>Oledb</w:t>
      </w:r>
      <w:proofErr w:type="spellEnd"/>
      <w:r w:rsidRPr="0095359C">
        <w:rPr>
          <w:rFonts w:asciiTheme="minorHAnsi" w:hAnsiTheme="minorHAnsi" w:cs="Arial"/>
          <w:sz w:val="20"/>
          <w:szCs w:val="20"/>
        </w:rPr>
        <w:t xml:space="preserve"> destination</w:t>
      </w:r>
    </w:p>
    <w:p w14:paraId="154B327C"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1670C28E" wp14:editId="7EE4908F">
            <wp:extent cx="5413248" cy="36576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13248" cy="3657600"/>
                    </a:xfrm>
                    <a:prstGeom prst="rect">
                      <a:avLst/>
                    </a:prstGeom>
                  </pic:spPr>
                </pic:pic>
              </a:graphicData>
            </a:graphic>
          </wp:inline>
        </w:drawing>
      </w:r>
    </w:p>
    <w:p w14:paraId="00DC6F3B"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23A3D60B"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218AA906" wp14:editId="5F831462">
            <wp:extent cx="3273552" cy="3657600"/>
            <wp:effectExtent l="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273552" cy="3657600"/>
                    </a:xfrm>
                    <a:prstGeom prst="rect">
                      <a:avLst/>
                    </a:prstGeom>
                  </pic:spPr>
                </pic:pic>
              </a:graphicData>
            </a:graphic>
          </wp:inline>
        </w:drawing>
      </w:r>
    </w:p>
    <w:p w14:paraId="5F5732E5"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2F486ACC"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42B1DF33" wp14:editId="3CCC7B13">
            <wp:extent cx="3776472" cy="1371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776472" cy="1371600"/>
                    </a:xfrm>
                    <a:prstGeom prst="rect">
                      <a:avLst/>
                    </a:prstGeom>
                  </pic:spPr>
                </pic:pic>
              </a:graphicData>
            </a:graphic>
          </wp:inline>
        </w:drawing>
      </w:r>
    </w:p>
    <w:p w14:paraId="0835EFFA"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1843F176" w14:textId="77777777" w:rsidR="00EC75F7" w:rsidRPr="0095359C" w:rsidRDefault="00EC75F7" w:rsidP="00EC75F7">
      <w:pPr>
        <w:pStyle w:val="ListParagraph"/>
        <w:numPr>
          <w:ilvl w:val="0"/>
          <w:numId w:val="23"/>
        </w:numPr>
        <w:spacing w:after="0"/>
        <w:rPr>
          <w:rFonts w:asciiTheme="minorHAnsi" w:hAnsiTheme="minorHAnsi"/>
          <w:sz w:val="20"/>
          <w:szCs w:val="20"/>
        </w:rPr>
      </w:pPr>
      <w:r w:rsidRPr="0095359C">
        <w:rPr>
          <w:rFonts w:asciiTheme="minorHAnsi" w:hAnsiTheme="minorHAnsi"/>
          <w:sz w:val="20"/>
          <w:szCs w:val="20"/>
        </w:rPr>
        <w:t xml:space="preserve">SQL Task: </w:t>
      </w:r>
      <w:r>
        <w:rPr>
          <w:rFonts w:asciiTheme="minorHAnsi" w:hAnsiTheme="minorHAnsi"/>
          <w:sz w:val="20"/>
          <w:szCs w:val="20"/>
        </w:rPr>
        <w:t>Update staging table and reject logs</w:t>
      </w:r>
      <w:r w:rsidRPr="0095359C" w:rsidDel="00EC75F7">
        <w:rPr>
          <w:rFonts w:asciiTheme="minorHAnsi" w:hAnsiTheme="minorHAnsi"/>
          <w:sz w:val="20"/>
          <w:szCs w:val="20"/>
        </w:rPr>
        <w:t xml:space="preserve"> </w:t>
      </w:r>
    </w:p>
    <w:p w14:paraId="0192F2B8" w14:textId="77777777" w:rsidR="00EC75F7" w:rsidRPr="0095359C" w:rsidRDefault="00EC75F7" w:rsidP="00EC75F7">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14:paraId="7D762ED1" w14:textId="77777777" w:rsidR="00EC75F7" w:rsidRPr="0095359C" w:rsidRDefault="00EC75F7" w:rsidP="00EC75F7">
      <w:pPr>
        <w:widowControl w:val="0"/>
        <w:autoSpaceDE w:val="0"/>
        <w:autoSpaceDN w:val="0"/>
        <w:adjustRightInd w:val="0"/>
        <w:spacing w:after="0" w:line="240" w:lineRule="auto"/>
        <w:ind w:left="360"/>
        <w:rPr>
          <w:rFonts w:asciiTheme="minorHAnsi" w:hAnsiTheme="minorHAnsi" w:cs="Arial"/>
          <w:sz w:val="20"/>
          <w:szCs w:val="20"/>
        </w:rPr>
      </w:pPr>
    </w:p>
    <w:p w14:paraId="39EF0E0D" w14:textId="77777777" w:rsidR="00EC75F7" w:rsidRPr="0095359C" w:rsidRDefault="00EC75F7" w:rsidP="00EC75F7">
      <w:pPr>
        <w:pStyle w:val="ListParagraph"/>
        <w:numPr>
          <w:ilvl w:val="0"/>
          <w:numId w:val="23"/>
        </w:numPr>
        <w:spacing w:after="0"/>
        <w:rPr>
          <w:rFonts w:asciiTheme="minorHAnsi" w:hAnsiTheme="minorHAnsi"/>
          <w:sz w:val="20"/>
          <w:szCs w:val="20"/>
        </w:rPr>
      </w:pPr>
      <w:r w:rsidRPr="0095359C">
        <w:rPr>
          <w:rFonts w:asciiTheme="minorHAnsi" w:hAnsiTheme="minorHAnsi"/>
          <w:sz w:val="20"/>
          <w:szCs w:val="20"/>
        </w:rPr>
        <w:t>SQL Task: Load Coaching_Log table</w:t>
      </w:r>
    </w:p>
    <w:p w14:paraId="22FACCFC" w14:textId="77777777" w:rsidR="00EC75F7" w:rsidRPr="0095359C" w:rsidRDefault="00EC75F7" w:rsidP="00EC75F7">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14:paraId="0A96A53C" w14:textId="77777777" w:rsidR="00EC75F7" w:rsidRPr="0095359C" w:rsidRDefault="00EC75F7" w:rsidP="00EC75F7">
      <w:pPr>
        <w:widowControl w:val="0"/>
        <w:autoSpaceDE w:val="0"/>
        <w:autoSpaceDN w:val="0"/>
        <w:adjustRightInd w:val="0"/>
        <w:spacing w:after="0" w:line="240" w:lineRule="auto"/>
        <w:rPr>
          <w:rFonts w:asciiTheme="minorHAnsi" w:hAnsiTheme="minorHAnsi" w:cs="Arial"/>
          <w:sz w:val="20"/>
          <w:szCs w:val="20"/>
        </w:rPr>
      </w:pPr>
    </w:p>
    <w:p w14:paraId="504D9F6D" w14:textId="77777777" w:rsidR="00EC75F7" w:rsidRPr="0095359C" w:rsidRDefault="00EC75F7" w:rsidP="00EC75F7">
      <w:pPr>
        <w:pStyle w:val="ListParagraph"/>
        <w:numPr>
          <w:ilvl w:val="0"/>
          <w:numId w:val="23"/>
        </w:numPr>
        <w:spacing w:after="0"/>
        <w:rPr>
          <w:rFonts w:asciiTheme="minorHAnsi" w:hAnsiTheme="minorHAnsi"/>
          <w:sz w:val="20"/>
          <w:szCs w:val="20"/>
        </w:rPr>
      </w:pPr>
      <w:r w:rsidRPr="0095359C">
        <w:rPr>
          <w:rFonts w:asciiTheme="minorHAnsi" w:hAnsiTheme="minorHAnsi"/>
          <w:sz w:val="20"/>
          <w:szCs w:val="20"/>
        </w:rPr>
        <w:t>SQL Task: Load Outliers File List table</w:t>
      </w:r>
    </w:p>
    <w:p w14:paraId="4CE9EE04" w14:textId="77777777" w:rsidR="00EC75F7" w:rsidRPr="0095359C" w:rsidRDefault="00EC75F7" w:rsidP="00EC75F7">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14:paraId="455CEBFD" w14:textId="77777777" w:rsidR="00EC75F7" w:rsidRPr="0095359C" w:rsidRDefault="00EC75F7" w:rsidP="00EC75F7">
      <w:pPr>
        <w:widowControl w:val="0"/>
        <w:autoSpaceDE w:val="0"/>
        <w:autoSpaceDN w:val="0"/>
        <w:adjustRightInd w:val="0"/>
        <w:spacing w:after="0" w:line="240" w:lineRule="auto"/>
        <w:ind w:left="360"/>
        <w:rPr>
          <w:rFonts w:asciiTheme="minorHAnsi" w:hAnsiTheme="minorHAnsi" w:cs="Arial"/>
          <w:sz w:val="20"/>
          <w:szCs w:val="20"/>
        </w:rPr>
      </w:pPr>
    </w:p>
    <w:p w14:paraId="18D62F44" w14:textId="77777777" w:rsidR="00EC75F7" w:rsidRPr="0095359C" w:rsidRDefault="00EC75F7" w:rsidP="00EC75F7">
      <w:pPr>
        <w:pStyle w:val="ListParagraph"/>
        <w:numPr>
          <w:ilvl w:val="0"/>
          <w:numId w:val="23"/>
        </w:numPr>
        <w:spacing w:after="0"/>
        <w:rPr>
          <w:rFonts w:asciiTheme="minorHAnsi" w:hAnsiTheme="minorHAnsi"/>
          <w:sz w:val="20"/>
          <w:szCs w:val="20"/>
        </w:rPr>
      </w:pPr>
      <w:r w:rsidRPr="0095359C">
        <w:rPr>
          <w:rFonts w:asciiTheme="minorHAnsi" w:hAnsiTheme="minorHAnsi"/>
          <w:sz w:val="20"/>
          <w:szCs w:val="20"/>
        </w:rPr>
        <w:lastRenderedPageBreak/>
        <w:t xml:space="preserve">File System Task: </w:t>
      </w:r>
      <w:r w:rsidR="00E705FE">
        <w:rPr>
          <w:rFonts w:asciiTheme="minorHAnsi" w:hAnsiTheme="minorHAnsi"/>
          <w:sz w:val="20"/>
          <w:szCs w:val="20"/>
        </w:rPr>
        <w:t>Delete file</w:t>
      </w:r>
    </w:p>
    <w:p w14:paraId="6BDFFBD2" w14:textId="77777777" w:rsidR="00EC75F7" w:rsidRPr="0095359C" w:rsidRDefault="00EC75F7" w:rsidP="00EC75F7">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14:paraId="0ACCA95E"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688A3B36"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1A0E6C13" w14:textId="77777777" w:rsidR="00A76B23" w:rsidRPr="0095359C" w:rsidRDefault="00727D43" w:rsidP="0026146F">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b/>
          <w:sz w:val="20"/>
          <w:szCs w:val="20"/>
        </w:rPr>
        <w:t xml:space="preserve">For each </w:t>
      </w:r>
      <w:r>
        <w:rPr>
          <w:rFonts w:asciiTheme="minorHAnsi" w:hAnsiTheme="minorHAnsi" w:cs="Arial"/>
          <w:b/>
          <w:sz w:val="20"/>
          <w:szCs w:val="20"/>
        </w:rPr>
        <w:t xml:space="preserve">failed file </w:t>
      </w:r>
      <w:r w:rsidRPr="003F421D">
        <w:rPr>
          <w:rFonts w:asciiTheme="minorHAnsi" w:hAnsiTheme="minorHAnsi" w:cs="Arial"/>
          <w:b/>
          <w:sz w:val="20"/>
          <w:szCs w:val="20"/>
        </w:rPr>
        <w:t>(Encrypt failed files)</w:t>
      </w:r>
      <w:r w:rsidRPr="0095359C">
        <w:rPr>
          <w:rFonts w:asciiTheme="minorHAnsi" w:hAnsiTheme="minorHAnsi" w:cs="Arial"/>
          <w:sz w:val="20"/>
          <w:szCs w:val="20"/>
        </w:rPr>
        <w:t xml:space="preserve"> </w:t>
      </w:r>
    </w:p>
    <w:p w14:paraId="3654C622"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6D41C6CA"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0F741551" w14:textId="77777777" w:rsidR="00727D43" w:rsidRPr="003F421D" w:rsidRDefault="00727D43" w:rsidP="00727D43">
      <w:pPr>
        <w:rPr>
          <w:rFonts w:asciiTheme="minorHAnsi" w:hAnsiTheme="minorHAnsi" w:cs="Arial"/>
          <w:b/>
          <w:sz w:val="20"/>
          <w:szCs w:val="20"/>
        </w:rPr>
      </w:pPr>
      <w:r w:rsidRPr="003F421D">
        <w:rPr>
          <w:rFonts w:asciiTheme="minorHAnsi" w:hAnsiTheme="minorHAnsi" w:cs="Arial"/>
          <w:b/>
          <w:sz w:val="20"/>
          <w:szCs w:val="20"/>
        </w:rPr>
        <w:t>Summary of Steps</w:t>
      </w:r>
    </w:p>
    <w:p w14:paraId="7362877C" w14:textId="77777777" w:rsidR="00727D43" w:rsidRPr="00CA5EB0" w:rsidRDefault="00727D43" w:rsidP="00727D43">
      <w:pPr>
        <w:pStyle w:val="ListParagraph"/>
        <w:numPr>
          <w:ilvl w:val="0"/>
          <w:numId w:val="37"/>
        </w:numPr>
        <w:rPr>
          <w:rFonts w:ascii="Times New Roman" w:hAnsi="Times New Roman"/>
        </w:rPr>
      </w:pPr>
      <w:r>
        <w:rPr>
          <w:rFonts w:ascii="Times New Roman" w:hAnsi="Times New Roman"/>
        </w:rPr>
        <w:t>File system</w:t>
      </w:r>
      <w:r w:rsidRPr="00CA5EB0">
        <w:rPr>
          <w:rFonts w:ascii="Times New Roman" w:hAnsi="Times New Roman"/>
        </w:rPr>
        <w:t xml:space="preserve"> task – </w:t>
      </w:r>
      <w:r>
        <w:rPr>
          <w:rFonts w:ascii="Times New Roman" w:hAnsi="Times New Roman"/>
        </w:rPr>
        <w:t xml:space="preserve">Encrypt failed files </w:t>
      </w:r>
    </w:p>
    <w:p w14:paraId="25F48FB1" w14:textId="77777777" w:rsidR="00727D43" w:rsidRPr="00CA5EB0" w:rsidRDefault="00727D43" w:rsidP="00727D43">
      <w:pPr>
        <w:pStyle w:val="ListParagraph"/>
        <w:numPr>
          <w:ilvl w:val="0"/>
          <w:numId w:val="37"/>
        </w:numPr>
        <w:rPr>
          <w:rFonts w:ascii="Times New Roman" w:hAnsi="Times New Roman"/>
        </w:rPr>
      </w:pPr>
      <w:r>
        <w:rPr>
          <w:rFonts w:ascii="Times New Roman" w:hAnsi="Times New Roman"/>
        </w:rPr>
        <w:t>Script task - Pause 10 seconds</w:t>
      </w:r>
    </w:p>
    <w:p w14:paraId="323945A7" w14:textId="77777777" w:rsidR="00727D43" w:rsidRPr="003F421D" w:rsidRDefault="00727D43" w:rsidP="00727D43">
      <w:pPr>
        <w:rPr>
          <w:rFonts w:asciiTheme="minorHAnsi" w:hAnsiTheme="minorHAnsi" w:cs="Arial"/>
          <w:b/>
          <w:sz w:val="20"/>
          <w:szCs w:val="20"/>
        </w:rPr>
      </w:pPr>
      <w:r w:rsidRPr="003F421D">
        <w:rPr>
          <w:rFonts w:asciiTheme="minorHAnsi" w:hAnsiTheme="minorHAnsi" w:cs="Arial"/>
          <w:b/>
          <w:sz w:val="20"/>
          <w:szCs w:val="20"/>
        </w:rPr>
        <w:t>Details</w:t>
      </w:r>
    </w:p>
    <w:p w14:paraId="5A31F507" w14:textId="77777777" w:rsidR="00727D43" w:rsidRDefault="00727D43" w:rsidP="00727D43">
      <w:pPr>
        <w:spacing w:after="0"/>
        <w:rPr>
          <w:rFonts w:ascii="Times New Roman" w:hAnsi="Times New Roman"/>
        </w:rPr>
      </w:pPr>
      <w:r w:rsidRPr="00CA5EB0">
        <w:rPr>
          <w:rFonts w:ascii="Times New Roman" w:hAnsi="Times New Roman"/>
        </w:rPr>
        <w:t>Container: For</w:t>
      </w:r>
      <w:r>
        <w:rPr>
          <w:rFonts w:ascii="Times New Roman" w:hAnsi="Times New Roman"/>
        </w:rPr>
        <w:t xml:space="preserve"> </w:t>
      </w:r>
      <w:r w:rsidRPr="00CA5EB0">
        <w:rPr>
          <w:rFonts w:ascii="Times New Roman" w:hAnsi="Times New Roman"/>
        </w:rPr>
        <w:t xml:space="preserve">each  File Loop </w:t>
      </w:r>
    </w:p>
    <w:p w14:paraId="4991F3D2" w14:textId="77777777" w:rsidR="00727D43" w:rsidRPr="00CA5EB0" w:rsidRDefault="00727D43" w:rsidP="00727D43">
      <w:pPr>
        <w:spacing w:after="0"/>
        <w:rPr>
          <w:rFonts w:ascii="Times New Roman" w:hAnsi="Times New Roman"/>
        </w:rPr>
      </w:pPr>
      <w:r>
        <w:rPr>
          <w:rFonts w:ascii="Times New Roman" w:hAnsi="Times New Roman"/>
        </w:rPr>
        <w:t xml:space="preserve">                   Precedence Constraint - Completion</w:t>
      </w:r>
    </w:p>
    <w:p w14:paraId="7F4396CD" w14:textId="381F16C9" w:rsidR="00727D43" w:rsidRPr="00CA5EB0" w:rsidRDefault="00727D43" w:rsidP="00727D43">
      <w:pPr>
        <w:spacing w:after="0"/>
        <w:ind w:left="1080"/>
        <w:rPr>
          <w:rFonts w:ascii="Times New Roman" w:hAnsi="Times New Roman"/>
        </w:rPr>
      </w:pPr>
      <w:r w:rsidRPr="00CA5EB0">
        <w:rPr>
          <w:rFonts w:ascii="Times New Roman" w:hAnsi="Times New Roman"/>
        </w:rPr>
        <w:t xml:space="preserve">Folder: </w:t>
      </w:r>
      <w:r w:rsidRPr="003B4096">
        <w:rPr>
          <w:rFonts w:ascii="Times New Roman" w:hAnsi="Times New Roman"/>
        </w:rPr>
        <w:t>\\</w:t>
      </w:r>
      <w:del w:id="152" w:author="Palacherla, Susmitha C" w:date="2021-04-20T08:06:00Z">
        <w:r w:rsidRPr="003B4096" w:rsidDel="00D01B11">
          <w:rPr>
            <w:rFonts w:ascii="Times New Roman" w:hAnsi="Times New Roman"/>
          </w:rPr>
          <w:delText>f3420-ecldb</w:delText>
        </w:r>
        <w:r w:rsidDel="00D01B11">
          <w:rPr>
            <w:rFonts w:ascii="Times New Roman" w:hAnsi="Times New Roman"/>
          </w:rPr>
          <w:delText>p</w:delText>
        </w:r>
        <w:r w:rsidRPr="003B4096" w:rsidDel="00D01B11">
          <w:rPr>
            <w:rFonts w:ascii="Times New Roman" w:hAnsi="Times New Roman"/>
          </w:rPr>
          <w:delText>01</w:delText>
        </w:r>
      </w:del>
      <w:ins w:id="153" w:author="Palacherla, Susmitha C" w:date="2021-04-20T08:06:00Z">
        <w:r w:rsidR="00D01B11">
          <w:rPr>
            <w:rFonts w:ascii="Times New Roman" w:hAnsi="Times New Roman"/>
          </w:rPr>
          <w:t>UVAAPADSQL50CCO</w:t>
        </w:r>
      </w:ins>
      <w:r w:rsidRPr="003B4096">
        <w:rPr>
          <w:rFonts w:ascii="Times New Roman" w:hAnsi="Times New Roman"/>
        </w:rPr>
        <w:t>\data\coaching\</w:t>
      </w:r>
      <w:r w:rsidR="00BE2FE1">
        <w:rPr>
          <w:rFonts w:ascii="Times New Roman" w:hAnsi="Times New Roman"/>
        </w:rPr>
        <w:t>Outliers</w:t>
      </w:r>
      <w:r w:rsidRPr="003B4096">
        <w:rPr>
          <w:rFonts w:ascii="Times New Roman" w:hAnsi="Times New Roman"/>
        </w:rPr>
        <w:t>\</w:t>
      </w:r>
      <w:r>
        <w:rPr>
          <w:rFonts w:ascii="Times New Roman" w:hAnsi="Times New Roman"/>
        </w:rPr>
        <w:t>Decrypt</w:t>
      </w:r>
      <w:r w:rsidRPr="003B4096">
        <w:rPr>
          <w:rFonts w:ascii="Times New Roman" w:hAnsi="Times New Roman"/>
        </w:rPr>
        <w:t>_out\</w:t>
      </w:r>
    </w:p>
    <w:p w14:paraId="5EFD3CAB" w14:textId="77777777" w:rsidR="00727D43" w:rsidRDefault="00727D43" w:rsidP="00727D43">
      <w:pPr>
        <w:spacing w:after="0"/>
        <w:ind w:left="1080"/>
        <w:rPr>
          <w:rFonts w:ascii="Times New Roman" w:hAnsi="Times New Roman"/>
        </w:rPr>
      </w:pPr>
      <w:r w:rsidRPr="00CA5EB0">
        <w:rPr>
          <w:rFonts w:ascii="Times New Roman" w:hAnsi="Times New Roman"/>
        </w:rPr>
        <w:t xml:space="preserve">Files: </w:t>
      </w:r>
      <w:r w:rsidRPr="00776274">
        <w:rPr>
          <w:rFonts w:ascii="Times New Roman" w:hAnsi="Times New Roman"/>
        </w:rPr>
        <w:t>eCL*.csv</w:t>
      </w:r>
    </w:p>
    <w:p w14:paraId="340D5240" w14:textId="77777777" w:rsidR="00727D43" w:rsidRPr="00CA5EB0" w:rsidRDefault="00727D43" w:rsidP="00727D43">
      <w:pPr>
        <w:spacing w:after="0"/>
        <w:ind w:left="1080"/>
        <w:rPr>
          <w:rFonts w:ascii="Times New Roman" w:hAnsi="Times New Roman"/>
        </w:rPr>
      </w:pPr>
      <w:r>
        <w:rPr>
          <w:rFonts w:ascii="Times New Roman" w:hAnsi="Times New Roman"/>
        </w:rPr>
        <w:t>Retrieve file name: Name and Extension</w:t>
      </w:r>
    </w:p>
    <w:p w14:paraId="7E192AD3" w14:textId="77777777" w:rsidR="00727D43" w:rsidRDefault="00727D43" w:rsidP="00727D43">
      <w:pPr>
        <w:spacing w:after="0"/>
        <w:ind w:left="1080"/>
        <w:rPr>
          <w:rFonts w:ascii="Times New Roman" w:hAnsi="Times New Roman"/>
        </w:rPr>
      </w:pPr>
    </w:p>
    <w:p w14:paraId="268CEF18" w14:textId="77777777" w:rsidR="00727D43" w:rsidRPr="00CA5EB0" w:rsidRDefault="00727D43" w:rsidP="00727D43">
      <w:pPr>
        <w:pStyle w:val="ListParagraph"/>
        <w:numPr>
          <w:ilvl w:val="0"/>
          <w:numId w:val="38"/>
        </w:numPr>
        <w:rPr>
          <w:rFonts w:ascii="Times New Roman" w:hAnsi="Times New Roman"/>
        </w:rPr>
      </w:pPr>
      <w:r>
        <w:rPr>
          <w:rFonts w:ascii="Times New Roman" w:hAnsi="Times New Roman"/>
        </w:rPr>
        <w:t>File system</w:t>
      </w:r>
      <w:r w:rsidRPr="00CA5EB0">
        <w:rPr>
          <w:rFonts w:ascii="Times New Roman" w:hAnsi="Times New Roman"/>
        </w:rPr>
        <w:t xml:space="preserve"> task – </w:t>
      </w:r>
      <w:r>
        <w:rPr>
          <w:rFonts w:ascii="Times New Roman" w:hAnsi="Times New Roman"/>
        </w:rPr>
        <w:t>Encrypt files</w:t>
      </w:r>
    </w:p>
    <w:p w14:paraId="07BD2ABD" w14:textId="77777777" w:rsidR="00727D43" w:rsidRPr="00CA5EB0" w:rsidRDefault="00727D43" w:rsidP="00727D43">
      <w:pPr>
        <w:widowControl w:val="0"/>
        <w:autoSpaceDE w:val="0"/>
        <w:autoSpaceDN w:val="0"/>
        <w:adjustRightInd w:val="0"/>
        <w:spacing w:after="0" w:line="240" w:lineRule="auto"/>
        <w:ind w:left="360"/>
        <w:rPr>
          <w:rFonts w:ascii="Times New Roman" w:hAnsi="Times New Roman"/>
          <w:sz w:val="24"/>
          <w:szCs w:val="24"/>
        </w:rPr>
      </w:pPr>
      <w:r w:rsidRPr="003B4096">
        <w:rPr>
          <w:noProof/>
        </w:rPr>
        <w:t xml:space="preserve"> </w:t>
      </w:r>
      <w:r>
        <w:rPr>
          <w:noProof/>
        </w:rPr>
        <w:drawing>
          <wp:inline distT="0" distB="0" distL="0" distR="0" wp14:anchorId="0B9A4FB0" wp14:editId="39EFC6DD">
            <wp:extent cx="5686425" cy="29813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86425" cy="2981325"/>
                    </a:xfrm>
                    <a:prstGeom prst="rect">
                      <a:avLst/>
                    </a:prstGeom>
                  </pic:spPr>
                </pic:pic>
              </a:graphicData>
            </a:graphic>
          </wp:inline>
        </w:drawing>
      </w:r>
    </w:p>
    <w:p w14:paraId="7F1D3EEB" w14:textId="77777777" w:rsidR="00727D43" w:rsidRPr="00CA5EB0" w:rsidRDefault="00727D43" w:rsidP="00727D43">
      <w:pPr>
        <w:widowControl w:val="0"/>
        <w:autoSpaceDE w:val="0"/>
        <w:autoSpaceDN w:val="0"/>
        <w:adjustRightInd w:val="0"/>
        <w:spacing w:after="0" w:line="240" w:lineRule="auto"/>
        <w:ind w:left="360"/>
        <w:rPr>
          <w:rFonts w:ascii="Times New Roman" w:hAnsi="Times New Roman"/>
          <w:sz w:val="24"/>
          <w:szCs w:val="24"/>
        </w:rPr>
      </w:pPr>
    </w:p>
    <w:p w14:paraId="2003A84C" w14:textId="77777777" w:rsidR="00727D43" w:rsidRPr="00CA5EB0" w:rsidRDefault="00727D43" w:rsidP="00727D43">
      <w:pPr>
        <w:widowControl w:val="0"/>
        <w:autoSpaceDE w:val="0"/>
        <w:autoSpaceDN w:val="0"/>
        <w:adjustRightInd w:val="0"/>
        <w:spacing w:after="0" w:line="240" w:lineRule="auto"/>
        <w:ind w:left="360"/>
        <w:rPr>
          <w:rFonts w:ascii="Times New Roman" w:hAnsi="Times New Roman"/>
        </w:rPr>
      </w:pPr>
    </w:p>
    <w:p w14:paraId="475C26E1" w14:textId="77777777" w:rsidR="00727D43" w:rsidRDefault="00727D43" w:rsidP="00727D43">
      <w:pPr>
        <w:widowControl w:val="0"/>
        <w:autoSpaceDE w:val="0"/>
        <w:autoSpaceDN w:val="0"/>
        <w:adjustRightInd w:val="0"/>
        <w:spacing w:after="0" w:line="240" w:lineRule="auto"/>
        <w:ind w:left="360"/>
        <w:rPr>
          <w:rFonts w:ascii="Times New Roman" w:hAnsi="Times New Roman"/>
          <w:sz w:val="24"/>
          <w:szCs w:val="24"/>
        </w:rPr>
      </w:pPr>
    </w:p>
    <w:p w14:paraId="354C5337" w14:textId="77777777" w:rsidR="00727D43" w:rsidRDefault="00727D43" w:rsidP="00727D43">
      <w:pPr>
        <w:widowControl w:val="0"/>
        <w:autoSpaceDE w:val="0"/>
        <w:autoSpaceDN w:val="0"/>
        <w:adjustRightInd w:val="0"/>
        <w:spacing w:after="0" w:line="240" w:lineRule="auto"/>
        <w:ind w:left="360"/>
        <w:rPr>
          <w:rFonts w:ascii="Times New Roman" w:hAnsi="Times New Roman"/>
          <w:sz w:val="24"/>
          <w:szCs w:val="24"/>
        </w:rPr>
      </w:pPr>
    </w:p>
    <w:p w14:paraId="4C2137C7" w14:textId="77777777" w:rsidR="00727D43" w:rsidRDefault="00727D43" w:rsidP="00727D43">
      <w:pPr>
        <w:widowControl w:val="0"/>
        <w:autoSpaceDE w:val="0"/>
        <w:autoSpaceDN w:val="0"/>
        <w:adjustRightInd w:val="0"/>
        <w:spacing w:after="0" w:line="240" w:lineRule="auto"/>
        <w:ind w:left="360"/>
        <w:rPr>
          <w:rFonts w:ascii="Times New Roman" w:hAnsi="Times New Roman"/>
          <w:sz w:val="24"/>
          <w:szCs w:val="24"/>
        </w:rPr>
      </w:pPr>
    </w:p>
    <w:p w14:paraId="31659C1E" w14:textId="77777777" w:rsidR="00727D43" w:rsidRDefault="00727D43" w:rsidP="00727D43">
      <w:pPr>
        <w:widowControl w:val="0"/>
        <w:autoSpaceDE w:val="0"/>
        <w:autoSpaceDN w:val="0"/>
        <w:adjustRightInd w:val="0"/>
        <w:spacing w:after="0" w:line="240" w:lineRule="auto"/>
        <w:ind w:left="360"/>
        <w:rPr>
          <w:rFonts w:ascii="Times New Roman" w:hAnsi="Times New Roman"/>
          <w:sz w:val="24"/>
          <w:szCs w:val="24"/>
        </w:rPr>
      </w:pPr>
    </w:p>
    <w:p w14:paraId="22230809" w14:textId="77777777" w:rsidR="00727D43" w:rsidRPr="00CA5EB0" w:rsidRDefault="00727D43" w:rsidP="00727D43">
      <w:pPr>
        <w:widowControl w:val="0"/>
        <w:autoSpaceDE w:val="0"/>
        <w:autoSpaceDN w:val="0"/>
        <w:adjustRightInd w:val="0"/>
        <w:spacing w:after="0" w:line="240" w:lineRule="auto"/>
        <w:ind w:left="360"/>
        <w:rPr>
          <w:rFonts w:ascii="Times New Roman" w:hAnsi="Times New Roman"/>
          <w:sz w:val="24"/>
          <w:szCs w:val="24"/>
        </w:rPr>
      </w:pPr>
    </w:p>
    <w:p w14:paraId="34F812A5" w14:textId="77777777" w:rsidR="00727D43" w:rsidRPr="00CA5EB0" w:rsidRDefault="00727D43" w:rsidP="00727D43">
      <w:pPr>
        <w:widowControl w:val="0"/>
        <w:autoSpaceDE w:val="0"/>
        <w:autoSpaceDN w:val="0"/>
        <w:adjustRightInd w:val="0"/>
        <w:spacing w:after="0" w:line="240" w:lineRule="auto"/>
        <w:ind w:left="360"/>
        <w:rPr>
          <w:rFonts w:ascii="Times New Roman" w:hAnsi="Times New Roman"/>
          <w:sz w:val="24"/>
          <w:szCs w:val="24"/>
        </w:rPr>
      </w:pPr>
    </w:p>
    <w:p w14:paraId="2BF00176" w14:textId="77777777" w:rsidR="00727D43" w:rsidRDefault="00727D43" w:rsidP="00727D43">
      <w:pPr>
        <w:pStyle w:val="ListParagraph"/>
        <w:numPr>
          <w:ilvl w:val="0"/>
          <w:numId w:val="38"/>
        </w:numPr>
        <w:rPr>
          <w:rFonts w:ascii="Times New Roman" w:hAnsi="Times New Roman"/>
        </w:rPr>
      </w:pPr>
      <w:r>
        <w:rPr>
          <w:rFonts w:ascii="Times New Roman" w:hAnsi="Times New Roman"/>
        </w:rPr>
        <w:t>Script  task- Pause 10 secs</w:t>
      </w:r>
    </w:p>
    <w:p w14:paraId="3174C437" w14:textId="77777777" w:rsidR="00727D43" w:rsidRDefault="00727D43" w:rsidP="00727D43">
      <w:pPr>
        <w:ind w:left="720"/>
        <w:rPr>
          <w:rFonts w:ascii="Times New Roman" w:hAnsi="Times New Roman"/>
        </w:rPr>
      </w:pPr>
      <w:r>
        <w:rPr>
          <w:noProof/>
        </w:rPr>
        <w:drawing>
          <wp:inline distT="0" distB="0" distL="0" distR="0" wp14:anchorId="3EACE167" wp14:editId="09501373">
            <wp:extent cx="4762500" cy="1238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62500" cy="1238250"/>
                    </a:xfrm>
                    <a:prstGeom prst="rect">
                      <a:avLst/>
                    </a:prstGeom>
                  </pic:spPr>
                </pic:pic>
              </a:graphicData>
            </a:graphic>
          </wp:inline>
        </w:drawing>
      </w:r>
    </w:p>
    <w:p w14:paraId="67983C3B" w14:textId="77777777"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564BA3DC" w14:textId="77777777"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DA1580" w14:textId="77777777"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TODO: Add your code here</w:t>
      </w:r>
    </w:p>
    <w:p w14:paraId="7F779C86" w14:textId="77777777"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Sleep for 10 seconds  (*1000)</w:t>
      </w:r>
    </w:p>
    <w:p w14:paraId="2ABCB665" w14:textId="77777777"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System.Threading.</w:t>
      </w:r>
      <w:r>
        <w:rPr>
          <w:rFonts w:ascii="Consolas" w:hAnsi="Consolas" w:cs="Consolas"/>
          <w:color w:val="2B91AF"/>
          <w:sz w:val="19"/>
          <w:szCs w:val="19"/>
        </w:rPr>
        <w:t>Thread</w:t>
      </w:r>
      <w:r>
        <w:rPr>
          <w:rFonts w:ascii="Consolas" w:hAnsi="Consolas" w:cs="Consolas"/>
          <w:color w:val="000000"/>
          <w:sz w:val="19"/>
          <w:szCs w:val="19"/>
        </w:rPr>
        <w:t>.Sleep</w:t>
      </w:r>
      <w:proofErr w:type="spellEnd"/>
      <w:r>
        <w:rPr>
          <w:rFonts w:ascii="Consolas" w:hAnsi="Consolas" w:cs="Consolas"/>
          <w:color w:val="000000"/>
          <w:sz w:val="19"/>
          <w:szCs w:val="19"/>
        </w:rPr>
        <w:t>(10000</w:t>
      </w:r>
      <w:proofErr w:type="gramStart"/>
      <w:r>
        <w:rPr>
          <w:rFonts w:ascii="Consolas" w:hAnsi="Consolas" w:cs="Consolas"/>
          <w:color w:val="000000"/>
          <w:sz w:val="19"/>
          <w:szCs w:val="19"/>
        </w:rPr>
        <w:t>);</w:t>
      </w:r>
      <w:proofErr w:type="gramEnd"/>
    </w:p>
    <w:p w14:paraId="24AE01F5" w14:textId="77777777"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Dts.TaskResult</w:t>
      </w:r>
      <w:proofErr w:type="spellEnd"/>
      <w:r>
        <w:rPr>
          <w:rFonts w:ascii="Consolas" w:hAnsi="Consolas" w:cs="Consolas"/>
          <w:color w:val="000000"/>
          <w:sz w:val="19"/>
          <w:szCs w:val="19"/>
        </w:rPr>
        <w:t xml:space="preserve"> = (</w:t>
      </w:r>
      <w:r>
        <w:rPr>
          <w:rFonts w:ascii="Consolas" w:hAnsi="Consolas" w:cs="Consolas"/>
          <w:color w:val="0000FF"/>
          <w:sz w:val="19"/>
          <w:szCs w:val="19"/>
        </w:rPr>
        <w:t>int</w:t>
      </w:r>
      <w:r>
        <w:rPr>
          <w:rFonts w:ascii="Consolas" w:hAnsi="Consolas" w:cs="Consolas"/>
          <w:color w:val="000000"/>
          <w:sz w:val="19"/>
          <w:szCs w:val="19"/>
        </w:rPr>
        <w:t>)</w:t>
      </w:r>
      <w:proofErr w:type="spellStart"/>
      <w:r>
        <w:rPr>
          <w:rFonts w:ascii="Consolas" w:hAnsi="Consolas" w:cs="Consolas"/>
          <w:color w:val="2B91AF"/>
          <w:sz w:val="19"/>
          <w:szCs w:val="19"/>
        </w:rPr>
        <w:t>ScriptResults</w:t>
      </w:r>
      <w:r>
        <w:rPr>
          <w:rFonts w:ascii="Consolas" w:hAnsi="Consolas" w:cs="Consolas"/>
          <w:color w:val="000000"/>
          <w:sz w:val="19"/>
          <w:szCs w:val="19"/>
        </w:rPr>
        <w:t>.</w:t>
      </w:r>
      <w:proofErr w:type="gramStart"/>
      <w:r>
        <w:rPr>
          <w:rFonts w:ascii="Consolas" w:hAnsi="Consolas" w:cs="Consolas"/>
          <w:color w:val="000000"/>
          <w:sz w:val="19"/>
          <w:szCs w:val="19"/>
        </w:rPr>
        <w:t>Success</w:t>
      </w:r>
      <w:proofErr w:type="spellEnd"/>
      <w:r>
        <w:rPr>
          <w:rFonts w:ascii="Consolas" w:hAnsi="Consolas" w:cs="Consolas"/>
          <w:color w:val="000000"/>
          <w:sz w:val="19"/>
          <w:szCs w:val="19"/>
        </w:rPr>
        <w:t>;</w:t>
      </w:r>
      <w:proofErr w:type="gramEnd"/>
    </w:p>
    <w:p w14:paraId="428DCF7F" w14:textId="77777777"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5E1D84"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169F3DC0"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7610BEB2"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7B70AB98" w14:textId="77777777" w:rsidR="00BE2E93" w:rsidRPr="0095359C" w:rsidRDefault="00BE2E93" w:rsidP="0026146F">
      <w:pPr>
        <w:pStyle w:val="ListParagraph"/>
        <w:widowControl w:val="0"/>
        <w:numPr>
          <w:ilvl w:val="3"/>
          <w:numId w:val="6"/>
        </w:numPr>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Package Content(Event Handlers)</w:t>
      </w:r>
    </w:p>
    <w:p w14:paraId="2C73ED04" w14:textId="77777777" w:rsidR="004D3B66" w:rsidRPr="0095359C" w:rsidRDefault="004D3B66" w:rsidP="004A6D60">
      <w:pPr>
        <w:spacing w:after="0"/>
        <w:ind w:left="1080"/>
        <w:rPr>
          <w:rFonts w:asciiTheme="minorHAnsi" w:hAnsiTheme="minorHAnsi"/>
          <w:sz w:val="20"/>
          <w:szCs w:val="20"/>
        </w:rPr>
      </w:pPr>
    </w:p>
    <w:p w14:paraId="76588399" w14:textId="77777777" w:rsidR="007931F8" w:rsidRPr="0095359C" w:rsidRDefault="007931F8" w:rsidP="007931F8">
      <w:pPr>
        <w:widowControl w:val="0"/>
        <w:autoSpaceDE w:val="0"/>
        <w:autoSpaceDN w:val="0"/>
        <w:adjustRightInd w:val="0"/>
        <w:spacing w:after="0" w:line="240" w:lineRule="auto"/>
        <w:ind w:left="360"/>
        <w:rPr>
          <w:rFonts w:asciiTheme="minorHAnsi" w:hAnsiTheme="minorHAnsi" w:cs="Arial"/>
          <w:sz w:val="20"/>
          <w:szCs w:val="20"/>
        </w:rPr>
      </w:pPr>
    </w:p>
    <w:p w14:paraId="3CBD79EC" w14:textId="77777777" w:rsidR="0095088D" w:rsidRPr="0095359C" w:rsidRDefault="0095088D" w:rsidP="0095088D">
      <w:pPr>
        <w:widowControl w:val="0"/>
        <w:autoSpaceDE w:val="0"/>
        <w:autoSpaceDN w:val="0"/>
        <w:adjustRightInd w:val="0"/>
        <w:spacing w:after="0" w:line="240" w:lineRule="auto"/>
        <w:ind w:left="1728"/>
        <w:rPr>
          <w:rFonts w:asciiTheme="minorHAnsi" w:hAnsiTheme="minorHAnsi" w:cs="Arial"/>
          <w:sz w:val="20"/>
          <w:szCs w:val="20"/>
        </w:rPr>
      </w:pPr>
      <w:r w:rsidRPr="0095359C">
        <w:rPr>
          <w:rFonts w:asciiTheme="minorHAnsi" w:hAnsiTheme="minorHAnsi" w:cs="Arial"/>
          <w:sz w:val="20"/>
          <w:szCs w:val="20"/>
        </w:rPr>
        <w:t xml:space="preserve">Executables: </w:t>
      </w:r>
      <w:proofErr w:type="spellStart"/>
      <w:r w:rsidR="00E44A57" w:rsidRPr="0095359C">
        <w:rPr>
          <w:rFonts w:asciiTheme="minorHAnsi" w:hAnsiTheme="minorHAnsi" w:cs="Arial"/>
          <w:sz w:val="20"/>
          <w:szCs w:val="20"/>
        </w:rPr>
        <w:t>Outlier_Coaching</w:t>
      </w:r>
      <w:proofErr w:type="spellEnd"/>
    </w:p>
    <w:p w14:paraId="4BFB1798" w14:textId="77777777" w:rsidR="0095088D" w:rsidRPr="0095359C" w:rsidRDefault="0095088D" w:rsidP="0095088D">
      <w:pPr>
        <w:widowControl w:val="0"/>
        <w:autoSpaceDE w:val="0"/>
        <w:autoSpaceDN w:val="0"/>
        <w:adjustRightInd w:val="0"/>
        <w:spacing w:after="0" w:line="240" w:lineRule="auto"/>
        <w:ind w:left="1728"/>
        <w:rPr>
          <w:rFonts w:asciiTheme="minorHAnsi" w:hAnsiTheme="minorHAnsi" w:cs="Arial"/>
          <w:sz w:val="20"/>
          <w:szCs w:val="20"/>
        </w:rPr>
      </w:pPr>
      <w:proofErr w:type="spellStart"/>
      <w:r w:rsidRPr="0095359C">
        <w:rPr>
          <w:rFonts w:asciiTheme="minorHAnsi" w:hAnsiTheme="minorHAnsi" w:cs="Arial"/>
          <w:sz w:val="20"/>
          <w:szCs w:val="20"/>
        </w:rPr>
        <w:t>EventHandler</w:t>
      </w:r>
      <w:proofErr w:type="spellEnd"/>
      <w:r w:rsidRPr="0095359C">
        <w:rPr>
          <w:rFonts w:asciiTheme="minorHAnsi" w:hAnsiTheme="minorHAnsi" w:cs="Arial"/>
          <w:sz w:val="20"/>
          <w:szCs w:val="20"/>
        </w:rPr>
        <w:t xml:space="preserve">: </w:t>
      </w:r>
      <w:proofErr w:type="spellStart"/>
      <w:r w:rsidRPr="0095359C">
        <w:rPr>
          <w:rFonts w:asciiTheme="minorHAnsi" w:hAnsiTheme="minorHAnsi" w:cs="Arial"/>
          <w:sz w:val="20"/>
          <w:szCs w:val="20"/>
        </w:rPr>
        <w:t>OntaskFailed</w:t>
      </w:r>
      <w:proofErr w:type="spellEnd"/>
    </w:p>
    <w:p w14:paraId="7AC4F948" w14:textId="77777777" w:rsidR="0095088D" w:rsidRPr="0095359C" w:rsidRDefault="0095088D" w:rsidP="0095088D">
      <w:pPr>
        <w:widowControl w:val="0"/>
        <w:autoSpaceDE w:val="0"/>
        <w:autoSpaceDN w:val="0"/>
        <w:adjustRightInd w:val="0"/>
        <w:spacing w:after="0" w:line="240" w:lineRule="auto"/>
        <w:ind w:left="360"/>
        <w:rPr>
          <w:rFonts w:asciiTheme="minorHAnsi" w:hAnsiTheme="minorHAnsi" w:cs="Arial"/>
          <w:sz w:val="20"/>
          <w:szCs w:val="20"/>
        </w:rPr>
      </w:pPr>
    </w:p>
    <w:p w14:paraId="719C41E7" w14:textId="77777777" w:rsidR="00E44A57" w:rsidRPr="0095359C" w:rsidRDefault="00E44A57" w:rsidP="0095088D">
      <w:pPr>
        <w:widowControl w:val="0"/>
        <w:autoSpaceDE w:val="0"/>
        <w:autoSpaceDN w:val="0"/>
        <w:adjustRightInd w:val="0"/>
        <w:spacing w:after="0" w:line="240" w:lineRule="auto"/>
        <w:ind w:left="360"/>
        <w:rPr>
          <w:rFonts w:asciiTheme="minorHAnsi" w:hAnsiTheme="minorHAnsi" w:cs="Arial"/>
          <w:sz w:val="20"/>
          <w:szCs w:val="20"/>
        </w:rPr>
      </w:pPr>
    </w:p>
    <w:p w14:paraId="129939C6" w14:textId="77777777" w:rsidR="00E44A57" w:rsidRPr="0095359C" w:rsidRDefault="00E44A57" w:rsidP="0095088D">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6006CCE3" wp14:editId="7FEEFD73">
            <wp:extent cx="3276600" cy="27241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276600" cy="2724150"/>
                    </a:xfrm>
                    <a:prstGeom prst="rect">
                      <a:avLst/>
                    </a:prstGeom>
                  </pic:spPr>
                </pic:pic>
              </a:graphicData>
            </a:graphic>
          </wp:inline>
        </w:drawing>
      </w:r>
    </w:p>
    <w:p w14:paraId="1B4A2857" w14:textId="77777777" w:rsidR="0095088D" w:rsidRPr="0095359C" w:rsidRDefault="00E44A57" w:rsidP="0095088D">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drawing>
          <wp:inline distT="0" distB="0" distL="0" distR="0" wp14:anchorId="0E7E0E94" wp14:editId="15020987">
            <wp:extent cx="4133088" cy="137160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133088" cy="1371600"/>
                    </a:xfrm>
                    <a:prstGeom prst="rect">
                      <a:avLst/>
                    </a:prstGeom>
                  </pic:spPr>
                </pic:pic>
              </a:graphicData>
            </a:graphic>
          </wp:inline>
        </w:drawing>
      </w:r>
    </w:p>
    <w:p w14:paraId="06FA490E" w14:textId="77777777" w:rsidR="0095088D" w:rsidRPr="0095359C" w:rsidRDefault="0095088D" w:rsidP="0095088D">
      <w:pPr>
        <w:widowControl w:val="0"/>
        <w:autoSpaceDE w:val="0"/>
        <w:autoSpaceDN w:val="0"/>
        <w:adjustRightInd w:val="0"/>
        <w:spacing w:after="0" w:line="240" w:lineRule="auto"/>
        <w:ind w:left="360"/>
        <w:rPr>
          <w:rFonts w:asciiTheme="minorHAnsi" w:hAnsiTheme="minorHAnsi" w:cs="Arial"/>
          <w:sz w:val="20"/>
          <w:szCs w:val="20"/>
        </w:rPr>
      </w:pPr>
    </w:p>
    <w:p w14:paraId="4AD16172" w14:textId="77777777" w:rsidR="0095088D" w:rsidRPr="0095359C" w:rsidRDefault="0095088D" w:rsidP="0095088D">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noProof/>
          <w:sz w:val="20"/>
          <w:szCs w:val="20"/>
        </w:rPr>
        <w:t xml:space="preserve"> </w:t>
      </w:r>
    </w:p>
    <w:p w14:paraId="5D943791" w14:textId="77777777"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14:paraId="1A2497C2" w14:textId="77777777"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14:paraId="08DEBE67" w14:textId="77777777"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0A3437A5" wp14:editId="10475FE1">
            <wp:extent cx="3849624" cy="1371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849624" cy="1371600"/>
                    </a:xfrm>
                    <a:prstGeom prst="rect">
                      <a:avLst/>
                    </a:prstGeom>
                  </pic:spPr>
                </pic:pic>
              </a:graphicData>
            </a:graphic>
          </wp:inline>
        </w:drawing>
      </w:r>
    </w:p>
    <w:p w14:paraId="643B2F7C" w14:textId="77777777"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14:paraId="4D999F7B" w14:textId="77777777" w:rsidR="0095088D" w:rsidRPr="0095359C" w:rsidRDefault="00E44A57"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1D35F14A" wp14:editId="3976605A">
            <wp:extent cx="3730752" cy="182880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730752" cy="1828800"/>
                    </a:xfrm>
                    <a:prstGeom prst="rect">
                      <a:avLst/>
                    </a:prstGeom>
                  </pic:spPr>
                </pic:pic>
              </a:graphicData>
            </a:graphic>
          </wp:inline>
        </w:drawing>
      </w:r>
    </w:p>
    <w:p w14:paraId="1988200E" w14:textId="77777777"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14:paraId="164281EB" w14:textId="77777777"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14:paraId="107EDD21" w14:textId="77777777"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14:paraId="6DF5FCC6" w14:textId="77777777"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14:paraId="10EF2434" w14:textId="77777777"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14:paraId="414CA480" w14:textId="77777777"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14:paraId="344F9286" w14:textId="77777777"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14:paraId="6BB4F837" w14:textId="77777777"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14:paraId="18A35882" w14:textId="77777777"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14:paraId="4D8736E3" w14:textId="77777777" w:rsidR="0095088D" w:rsidRPr="0095359C" w:rsidRDefault="0095088D" w:rsidP="0095088D">
      <w:pPr>
        <w:widowControl w:val="0"/>
        <w:autoSpaceDE w:val="0"/>
        <w:autoSpaceDN w:val="0"/>
        <w:adjustRightInd w:val="0"/>
        <w:spacing w:after="0" w:line="240" w:lineRule="auto"/>
        <w:ind w:left="360"/>
        <w:rPr>
          <w:rFonts w:asciiTheme="minorHAnsi" w:hAnsiTheme="minorHAnsi" w:cs="Arial"/>
          <w:sz w:val="20"/>
          <w:szCs w:val="20"/>
        </w:rPr>
      </w:pPr>
    </w:p>
    <w:p w14:paraId="57517D21" w14:textId="77777777" w:rsidR="0095088D" w:rsidRPr="0095359C" w:rsidRDefault="0095088D" w:rsidP="0095088D">
      <w:pPr>
        <w:widowControl w:val="0"/>
        <w:autoSpaceDE w:val="0"/>
        <w:autoSpaceDN w:val="0"/>
        <w:adjustRightInd w:val="0"/>
        <w:spacing w:after="0" w:line="240" w:lineRule="auto"/>
        <w:ind w:left="360"/>
        <w:rPr>
          <w:rFonts w:asciiTheme="minorHAnsi" w:hAnsiTheme="minorHAnsi" w:cs="Arial"/>
          <w:sz w:val="20"/>
          <w:szCs w:val="20"/>
        </w:rPr>
      </w:pPr>
    </w:p>
    <w:p w14:paraId="6C3A2C95" w14:textId="77777777"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14:paraId="0ECD48EB" w14:textId="77777777"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14:paraId="74730B5A" w14:textId="77777777"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14:paraId="7C876D6F" w14:textId="77777777"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14:paraId="727E3155" w14:textId="77777777"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14:paraId="6E378D60" w14:textId="77777777"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14:paraId="643793AF" w14:textId="77777777"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14:paraId="43298B7F" w14:textId="77777777"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14:paraId="2BD968B2" w14:textId="77777777"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14:paraId="4E923B2C" w14:textId="77777777" w:rsidR="002326CC" w:rsidRPr="0095359C" w:rsidRDefault="002326CC" w:rsidP="007931F8">
      <w:pPr>
        <w:widowControl w:val="0"/>
        <w:autoSpaceDE w:val="0"/>
        <w:autoSpaceDN w:val="0"/>
        <w:adjustRightInd w:val="0"/>
        <w:spacing w:after="0" w:line="240" w:lineRule="auto"/>
        <w:rPr>
          <w:rFonts w:asciiTheme="minorHAnsi" w:hAnsiTheme="minorHAnsi"/>
          <w:noProof/>
          <w:sz w:val="20"/>
          <w:szCs w:val="20"/>
        </w:rPr>
      </w:pPr>
    </w:p>
    <w:p w14:paraId="5AF4DDE6" w14:textId="77777777" w:rsidR="002326CC" w:rsidRPr="0095359C" w:rsidRDefault="002326CC" w:rsidP="007931F8">
      <w:pPr>
        <w:widowControl w:val="0"/>
        <w:autoSpaceDE w:val="0"/>
        <w:autoSpaceDN w:val="0"/>
        <w:adjustRightInd w:val="0"/>
        <w:spacing w:after="0" w:line="240" w:lineRule="auto"/>
        <w:rPr>
          <w:rFonts w:asciiTheme="minorHAnsi" w:hAnsiTheme="minorHAnsi"/>
          <w:noProof/>
          <w:sz w:val="20"/>
          <w:szCs w:val="20"/>
        </w:rPr>
      </w:pPr>
    </w:p>
    <w:p w14:paraId="7EF1B55D" w14:textId="77777777" w:rsidR="002326CC" w:rsidRPr="0095359C" w:rsidRDefault="002326CC" w:rsidP="007931F8">
      <w:pPr>
        <w:widowControl w:val="0"/>
        <w:autoSpaceDE w:val="0"/>
        <w:autoSpaceDN w:val="0"/>
        <w:adjustRightInd w:val="0"/>
        <w:spacing w:after="0" w:line="240" w:lineRule="auto"/>
        <w:rPr>
          <w:rFonts w:asciiTheme="minorHAnsi" w:hAnsiTheme="minorHAnsi"/>
          <w:noProof/>
          <w:sz w:val="20"/>
          <w:szCs w:val="20"/>
        </w:rPr>
      </w:pPr>
    </w:p>
    <w:p w14:paraId="19C7B7CF" w14:textId="77777777" w:rsidR="002326CC" w:rsidRPr="0095359C" w:rsidRDefault="002326CC" w:rsidP="007931F8">
      <w:pPr>
        <w:widowControl w:val="0"/>
        <w:autoSpaceDE w:val="0"/>
        <w:autoSpaceDN w:val="0"/>
        <w:adjustRightInd w:val="0"/>
        <w:spacing w:after="0" w:line="240" w:lineRule="auto"/>
        <w:rPr>
          <w:rFonts w:asciiTheme="minorHAnsi" w:hAnsiTheme="minorHAnsi"/>
          <w:noProof/>
          <w:sz w:val="20"/>
          <w:szCs w:val="20"/>
        </w:rPr>
      </w:pPr>
    </w:p>
    <w:p w14:paraId="1DE33FF7" w14:textId="77777777" w:rsidR="002326CC" w:rsidRPr="0095359C" w:rsidRDefault="002326CC" w:rsidP="0076086A">
      <w:pPr>
        <w:pStyle w:val="Heading3"/>
        <w:numPr>
          <w:ilvl w:val="2"/>
          <w:numId w:val="9"/>
        </w:numPr>
        <w:rPr>
          <w:rFonts w:asciiTheme="minorHAnsi" w:hAnsiTheme="minorHAnsi" w:cs="Times New Roman"/>
          <w:color w:val="auto"/>
          <w:sz w:val="20"/>
          <w:szCs w:val="20"/>
        </w:rPr>
      </w:pPr>
      <w:bookmarkStart w:id="154" w:name="_Toc503949786"/>
      <w:r w:rsidRPr="0095359C">
        <w:rPr>
          <w:rFonts w:asciiTheme="minorHAnsi" w:hAnsiTheme="minorHAnsi" w:cs="Times New Roman"/>
          <w:color w:val="auto"/>
          <w:sz w:val="20"/>
          <w:szCs w:val="20"/>
        </w:rPr>
        <w:lastRenderedPageBreak/>
        <w:t>Tables</w:t>
      </w:r>
      <w:bookmarkEnd w:id="154"/>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2326CC" w:rsidRPr="0095359C" w14:paraId="3F2BBD79" w14:textId="77777777" w:rsidTr="00A71CC9">
        <w:trPr>
          <w:trHeight w:val="396"/>
          <w:tblHeader/>
          <w:jc w:val="center"/>
        </w:trPr>
        <w:tc>
          <w:tcPr>
            <w:tcW w:w="745" w:type="dxa"/>
            <w:shd w:val="clear" w:color="auto" w:fill="E6E6E6"/>
          </w:tcPr>
          <w:p w14:paraId="3219B050" w14:textId="77777777" w:rsidR="002326CC" w:rsidRPr="0095359C" w:rsidRDefault="002326CC" w:rsidP="00A71CC9">
            <w:pPr>
              <w:keepNext/>
              <w:keepLines/>
              <w:spacing w:line="240" w:lineRule="auto"/>
              <w:rPr>
                <w:rFonts w:asciiTheme="minorHAnsi" w:hAnsiTheme="minorHAnsi" w:cs="Arial"/>
                <w:b/>
                <w:bCs/>
                <w:sz w:val="20"/>
                <w:szCs w:val="20"/>
              </w:rPr>
            </w:pPr>
          </w:p>
        </w:tc>
        <w:tc>
          <w:tcPr>
            <w:tcW w:w="4209" w:type="dxa"/>
            <w:shd w:val="clear" w:color="auto" w:fill="E6E6E6"/>
            <w:noWrap/>
            <w:vAlign w:val="center"/>
          </w:tcPr>
          <w:p w14:paraId="1E8DAEC7" w14:textId="77777777" w:rsidR="002326CC" w:rsidRPr="0095359C" w:rsidRDefault="002326CC" w:rsidP="00A71CC9">
            <w:pPr>
              <w:keepNext/>
              <w:keepLines/>
              <w:spacing w:line="240" w:lineRule="auto"/>
              <w:rPr>
                <w:rFonts w:asciiTheme="minorHAnsi" w:hAnsiTheme="minorHAnsi" w:cs="Arial"/>
                <w:b/>
                <w:bCs/>
                <w:sz w:val="20"/>
                <w:szCs w:val="20"/>
              </w:rPr>
            </w:pPr>
            <w:r w:rsidRPr="0095359C">
              <w:rPr>
                <w:rFonts w:asciiTheme="minorHAnsi" w:hAnsiTheme="minorHAnsi" w:cs="Arial"/>
                <w:b/>
                <w:bCs/>
                <w:sz w:val="20"/>
                <w:szCs w:val="20"/>
              </w:rPr>
              <w:t>Table Name</w:t>
            </w:r>
          </w:p>
          <w:p w14:paraId="3C76C73C" w14:textId="77777777" w:rsidR="002326CC" w:rsidRPr="0095359C" w:rsidRDefault="002326CC" w:rsidP="00A71CC9">
            <w:pPr>
              <w:keepNext/>
              <w:keepLines/>
              <w:spacing w:line="240" w:lineRule="auto"/>
              <w:jc w:val="center"/>
              <w:rPr>
                <w:rFonts w:asciiTheme="minorHAnsi" w:hAnsiTheme="minorHAnsi" w:cs="Arial"/>
                <w:b/>
                <w:sz w:val="20"/>
                <w:szCs w:val="20"/>
              </w:rPr>
            </w:pPr>
          </w:p>
        </w:tc>
        <w:tc>
          <w:tcPr>
            <w:tcW w:w="4456" w:type="dxa"/>
            <w:shd w:val="clear" w:color="auto" w:fill="E6E6E6"/>
            <w:noWrap/>
            <w:vAlign w:val="center"/>
          </w:tcPr>
          <w:p w14:paraId="33C61274" w14:textId="77777777" w:rsidR="002326CC" w:rsidRPr="0095359C" w:rsidRDefault="002326CC" w:rsidP="00A71CC9">
            <w:pPr>
              <w:keepNext/>
              <w:keepLines/>
              <w:spacing w:line="240" w:lineRule="auto"/>
              <w:rPr>
                <w:rFonts w:asciiTheme="minorHAnsi" w:hAnsiTheme="minorHAnsi" w:cs="Arial"/>
                <w:b/>
                <w:bCs/>
                <w:sz w:val="20"/>
                <w:szCs w:val="20"/>
              </w:rPr>
            </w:pPr>
            <w:r w:rsidRPr="0095359C">
              <w:rPr>
                <w:rFonts w:asciiTheme="minorHAnsi" w:hAnsiTheme="minorHAnsi" w:cs="Arial"/>
                <w:b/>
                <w:bCs/>
                <w:sz w:val="20"/>
                <w:szCs w:val="20"/>
              </w:rPr>
              <w:t>Table Description</w:t>
            </w:r>
          </w:p>
          <w:p w14:paraId="50BEB4D2" w14:textId="77777777" w:rsidR="002326CC" w:rsidRPr="0095359C" w:rsidRDefault="002326CC" w:rsidP="00A71CC9">
            <w:pPr>
              <w:keepNext/>
              <w:keepLines/>
              <w:spacing w:line="240" w:lineRule="auto"/>
              <w:jc w:val="center"/>
              <w:rPr>
                <w:rFonts w:asciiTheme="minorHAnsi" w:hAnsiTheme="minorHAnsi" w:cs="Arial"/>
                <w:b/>
                <w:sz w:val="20"/>
                <w:szCs w:val="20"/>
              </w:rPr>
            </w:pPr>
          </w:p>
        </w:tc>
      </w:tr>
      <w:tr w:rsidR="00C006AB" w:rsidRPr="0095359C" w14:paraId="3F7DB8F3" w14:textId="77777777"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0C1094FD" w14:textId="77777777" w:rsidR="00C006AB" w:rsidRPr="0095359C" w:rsidRDefault="00C006AB" w:rsidP="00A71CC9">
            <w:pPr>
              <w:keepNext/>
              <w:keepLines/>
              <w:spacing w:line="240" w:lineRule="auto"/>
              <w:rPr>
                <w:rFonts w:asciiTheme="minorHAnsi" w:hAnsiTheme="minorHAnsi" w:cs="Arial"/>
                <w:sz w:val="20"/>
                <w:szCs w:val="20"/>
              </w:rPr>
            </w:pPr>
            <w:r w:rsidRPr="0095359C">
              <w:rPr>
                <w:rFonts w:asciiTheme="minorHAnsi" w:hAnsiTheme="minorHAnsi" w:cs="Arial"/>
                <w:sz w:val="20"/>
                <w:szCs w:val="20"/>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14:paraId="73307311" w14:textId="77777777"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Outlier_Coaching_Stage</w:t>
            </w: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24BB461E" w14:textId="77777777"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Table used for staging the OMR records during the insert into Coaching_Log table.</w:t>
            </w:r>
          </w:p>
        </w:tc>
      </w:tr>
      <w:tr w:rsidR="00C006AB" w:rsidRPr="0095359C" w14:paraId="3B7ECE1B" w14:textId="77777777"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552D2A21" w14:textId="77777777" w:rsidR="00C006AB" w:rsidRPr="0095359C" w:rsidRDefault="00C006AB" w:rsidP="00A71CC9">
            <w:pPr>
              <w:keepNext/>
              <w:keepLines/>
              <w:spacing w:line="240" w:lineRule="auto"/>
              <w:rPr>
                <w:rFonts w:asciiTheme="minorHAnsi" w:hAnsiTheme="minorHAnsi" w:cs="Arial"/>
                <w:sz w:val="20"/>
                <w:szCs w:val="20"/>
              </w:rPr>
            </w:pPr>
            <w:r w:rsidRPr="0095359C">
              <w:rPr>
                <w:rFonts w:asciiTheme="minorHAnsi" w:hAnsiTheme="minorHAnsi" w:cs="Arial"/>
                <w:sz w:val="20"/>
                <w:szCs w:val="20"/>
              </w:rPr>
              <w:t>2.</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14:paraId="40B60463" w14:textId="77777777"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Outlier_Coaching_Rejected</w:t>
            </w: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21D31FFC" w14:textId="77777777"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Table used for storing the rejected OMR records during the insert into Coaching_Log table. Logs are rejected when an incoming Lan ID does not exist in the Employee_Hierarchy table.</w:t>
            </w:r>
          </w:p>
        </w:tc>
      </w:tr>
      <w:tr w:rsidR="00C006AB" w:rsidRPr="0095359C" w14:paraId="73C40E7C" w14:textId="77777777"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0AB5A732" w14:textId="77777777" w:rsidR="00C006AB" w:rsidRPr="0095359C" w:rsidRDefault="00C006AB" w:rsidP="00A71CC9">
            <w:pPr>
              <w:spacing w:line="240" w:lineRule="auto"/>
              <w:rPr>
                <w:rFonts w:asciiTheme="minorHAnsi" w:hAnsiTheme="minorHAnsi" w:cs="Arial"/>
                <w:sz w:val="20"/>
                <w:szCs w:val="20"/>
              </w:rPr>
            </w:pPr>
            <w:r w:rsidRPr="0095359C">
              <w:rPr>
                <w:rFonts w:asciiTheme="minorHAnsi" w:hAnsiTheme="minorHAnsi" w:cs="Arial"/>
                <w:sz w:val="20"/>
                <w:szCs w:val="20"/>
              </w:rPr>
              <w:t>3.</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14:paraId="75DBE448" w14:textId="77777777" w:rsidR="00C006AB" w:rsidRPr="0095359C" w:rsidRDefault="00C006AB" w:rsidP="0095088D">
            <w:pPr>
              <w:spacing w:line="240" w:lineRule="auto"/>
              <w:rPr>
                <w:rFonts w:asciiTheme="minorHAnsi" w:hAnsiTheme="minorHAnsi" w:cs="Arial"/>
                <w:sz w:val="20"/>
                <w:szCs w:val="20"/>
              </w:rPr>
            </w:pPr>
            <w:proofErr w:type="spellStart"/>
            <w:r w:rsidRPr="0095359C">
              <w:rPr>
                <w:rFonts w:asciiTheme="minorHAnsi" w:hAnsiTheme="minorHAnsi" w:cs="Arial"/>
                <w:sz w:val="20"/>
                <w:szCs w:val="20"/>
              </w:rPr>
              <w:t>Outlier_Coaching_Fact</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0FD18410" w14:textId="77777777"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 xml:space="preserve">Table used for storing </w:t>
            </w:r>
            <w:proofErr w:type="gramStart"/>
            <w:r w:rsidRPr="0095359C">
              <w:rPr>
                <w:rFonts w:asciiTheme="minorHAnsi" w:hAnsiTheme="minorHAnsi" w:cs="Arial"/>
                <w:sz w:val="20"/>
                <w:szCs w:val="20"/>
              </w:rPr>
              <w:t>Outliers</w:t>
            </w:r>
            <w:proofErr w:type="gramEnd"/>
            <w:r w:rsidRPr="0095359C">
              <w:rPr>
                <w:rFonts w:asciiTheme="minorHAnsi" w:hAnsiTheme="minorHAnsi" w:cs="Arial"/>
                <w:sz w:val="20"/>
                <w:szCs w:val="20"/>
              </w:rPr>
              <w:t xml:space="preserve"> source records loaded into the Coaching Log table.</w:t>
            </w:r>
          </w:p>
        </w:tc>
      </w:tr>
      <w:tr w:rsidR="00C006AB" w:rsidRPr="0095359C" w14:paraId="099637CD" w14:textId="77777777"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436C9F7C" w14:textId="77777777" w:rsidR="00C006AB" w:rsidRPr="0095359C" w:rsidRDefault="00C006AB" w:rsidP="00A71CC9">
            <w:pPr>
              <w:spacing w:line="240" w:lineRule="auto"/>
              <w:rPr>
                <w:rFonts w:asciiTheme="minorHAnsi" w:hAnsiTheme="minorHAnsi" w:cs="Arial"/>
                <w:sz w:val="20"/>
                <w:szCs w:val="20"/>
              </w:rPr>
            </w:pPr>
            <w:r w:rsidRPr="0095359C">
              <w:rPr>
                <w:rFonts w:asciiTheme="minorHAnsi" w:hAnsiTheme="minorHAnsi" w:cs="Arial"/>
                <w:sz w:val="20"/>
                <w:szCs w:val="20"/>
              </w:rPr>
              <w:t>4.</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14:paraId="392F3C60" w14:textId="77777777"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Outlier_FileList</w:t>
            </w: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642C1107" w14:textId="77777777"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Table used for storing the OMR file names and Load dates.</w:t>
            </w:r>
          </w:p>
        </w:tc>
      </w:tr>
    </w:tbl>
    <w:p w14:paraId="62E7696B" w14:textId="77777777" w:rsidR="002326CC" w:rsidRPr="0095359C" w:rsidRDefault="002326CC" w:rsidP="002326CC">
      <w:pPr>
        <w:widowControl w:val="0"/>
        <w:autoSpaceDE w:val="0"/>
        <w:autoSpaceDN w:val="0"/>
        <w:adjustRightInd w:val="0"/>
        <w:spacing w:after="0" w:line="240" w:lineRule="auto"/>
        <w:rPr>
          <w:rFonts w:asciiTheme="minorHAnsi" w:hAnsiTheme="minorHAnsi"/>
          <w:noProof/>
          <w:sz w:val="20"/>
          <w:szCs w:val="20"/>
        </w:rPr>
      </w:pPr>
      <w:r w:rsidRPr="0095359C">
        <w:rPr>
          <w:rFonts w:asciiTheme="minorHAnsi" w:hAnsiTheme="minorHAnsi"/>
          <w:noProof/>
          <w:sz w:val="20"/>
          <w:szCs w:val="20"/>
        </w:rPr>
        <w:t>Table structure and details  in document: eCoaching_Database_DD.docx</w:t>
      </w:r>
    </w:p>
    <w:p w14:paraId="62C425AE" w14:textId="77777777" w:rsidR="002326CC" w:rsidRPr="0095359C" w:rsidRDefault="002326CC" w:rsidP="009F2A51">
      <w:pPr>
        <w:widowControl w:val="0"/>
        <w:autoSpaceDE w:val="0"/>
        <w:autoSpaceDN w:val="0"/>
        <w:adjustRightInd w:val="0"/>
        <w:spacing w:after="0" w:line="240" w:lineRule="auto"/>
        <w:rPr>
          <w:rFonts w:asciiTheme="minorHAnsi" w:hAnsiTheme="minorHAnsi"/>
          <w:noProof/>
          <w:sz w:val="20"/>
          <w:szCs w:val="20"/>
        </w:rPr>
      </w:pPr>
    </w:p>
    <w:p w14:paraId="19E66F10" w14:textId="77777777" w:rsidR="005E5CD7" w:rsidRPr="0095359C" w:rsidRDefault="00360E8C" w:rsidP="0076086A">
      <w:pPr>
        <w:pStyle w:val="Heading3"/>
        <w:numPr>
          <w:ilvl w:val="2"/>
          <w:numId w:val="9"/>
        </w:numPr>
        <w:rPr>
          <w:rFonts w:asciiTheme="minorHAnsi" w:hAnsiTheme="minorHAnsi" w:cs="Times New Roman"/>
          <w:color w:val="auto"/>
          <w:sz w:val="20"/>
          <w:szCs w:val="20"/>
        </w:rPr>
      </w:pPr>
      <w:bookmarkStart w:id="155" w:name="_Toc503949787"/>
      <w:r w:rsidRPr="0095359C">
        <w:rPr>
          <w:rFonts w:asciiTheme="minorHAnsi" w:hAnsiTheme="minorHAnsi" w:cs="Times New Roman"/>
          <w:color w:val="auto"/>
          <w:sz w:val="20"/>
          <w:szCs w:val="20"/>
        </w:rPr>
        <w:lastRenderedPageBreak/>
        <w:t>Procedures</w:t>
      </w:r>
      <w:bookmarkEnd w:id="155"/>
      <w:r w:rsidRPr="0095359C">
        <w:rPr>
          <w:rFonts w:asciiTheme="minorHAnsi" w:hAnsiTheme="minorHAnsi" w:cs="Times New Roman"/>
          <w:color w:val="auto"/>
          <w:sz w:val="20"/>
          <w:szCs w:val="20"/>
        </w:rPr>
        <w:t xml:space="preserve"> </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5E5CD7" w:rsidRPr="0095359C" w14:paraId="2A2A9478" w14:textId="77777777" w:rsidTr="00A71CC9">
        <w:trPr>
          <w:trHeight w:val="396"/>
          <w:tblHeader/>
          <w:jc w:val="center"/>
        </w:trPr>
        <w:tc>
          <w:tcPr>
            <w:tcW w:w="745" w:type="dxa"/>
            <w:shd w:val="clear" w:color="auto" w:fill="E6E6E6"/>
          </w:tcPr>
          <w:p w14:paraId="383F6D0A" w14:textId="77777777" w:rsidR="005E5CD7" w:rsidRPr="0095359C" w:rsidRDefault="005E5CD7" w:rsidP="00A71CC9">
            <w:pPr>
              <w:keepNext/>
              <w:keepLines/>
              <w:spacing w:line="240" w:lineRule="auto"/>
              <w:rPr>
                <w:rFonts w:asciiTheme="minorHAnsi" w:hAnsiTheme="minorHAnsi" w:cs="Arial"/>
                <w:b/>
                <w:bCs/>
                <w:sz w:val="20"/>
                <w:szCs w:val="20"/>
              </w:rPr>
            </w:pPr>
          </w:p>
        </w:tc>
        <w:tc>
          <w:tcPr>
            <w:tcW w:w="4209" w:type="dxa"/>
            <w:shd w:val="clear" w:color="auto" w:fill="E6E6E6"/>
            <w:noWrap/>
            <w:vAlign w:val="center"/>
          </w:tcPr>
          <w:p w14:paraId="7446E342" w14:textId="77777777" w:rsidR="005E5CD7" w:rsidRPr="0095359C" w:rsidRDefault="005E5CD7" w:rsidP="00A71CC9">
            <w:pPr>
              <w:keepNext/>
              <w:keepLines/>
              <w:spacing w:line="240" w:lineRule="auto"/>
              <w:rPr>
                <w:rFonts w:asciiTheme="minorHAnsi" w:hAnsiTheme="minorHAnsi" w:cs="Arial"/>
                <w:b/>
                <w:bCs/>
                <w:sz w:val="20"/>
                <w:szCs w:val="20"/>
              </w:rPr>
            </w:pPr>
            <w:r w:rsidRPr="0095359C">
              <w:rPr>
                <w:rFonts w:asciiTheme="minorHAnsi" w:hAnsiTheme="minorHAnsi" w:cs="Arial"/>
                <w:b/>
                <w:bCs/>
                <w:sz w:val="20"/>
                <w:szCs w:val="20"/>
              </w:rPr>
              <w:t>Procedure Name</w:t>
            </w:r>
          </w:p>
          <w:p w14:paraId="5E8957E1" w14:textId="77777777" w:rsidR="005E5CD7" w:rsidRPr="0095359C" w:rsidRDefault="005E5CD7" w:rsidP="00A71CC9">
            <w:pPr>
              <w:keepNext/>
              <w:keepLines/>
              <w:spacing w:line="240" w:lineRule="auto"/>
              <w:jc w:val="center"/>
              <w:rPr>
                <w:rFonts w:asciiTheme="minorHAnsi" w:hAnsiTheme="minorHAnsi" w:cs="Arial"/>
                <w:b/>
                <w:sz w:val="20"/>
                <w:szCs w:val="20"/>
              </w:rPr>
            </w:pPr>
          </w:p>
        </w:tc>
        <w:tc>
          <w:tcPr>
            <w:tcW w:w="4456" w:type="dxa"/>
            <w:shd w:val="clear" w:color="auto" w:fill="E6E6E6"/>
            <w:noWrap/>
            <w:vAlign w:val="center"/>
          </w:tcPr>
          <w:p w14:paraId="55FD4B26" w14:textId="77777777" w:rsidR="005E5CD7" w:rsidRPr="0095359C" w:rsidRDefault="005E5CD7" w:rsidP="00A71CC9">
            <w:pPr>
              <w:keepNext/>
              <w:keepLines/>
              <w:spacing w:line="240" w:lineRule="auto"/>
              <w:rPr>
                <w:rFonts w:asciiTheme="minorHAnsi" w:hAnsiTheme="minorHAnsi" w:cs="Arial"/>
                <w:b/>
                <w:bCs/>
                <w:sz w:val="20"/>
                <w:szCs w:val="20"/>
              </w:rPr>
            </w:pPr>
            <w:r w:rsidRPr="0095359C">
              <w:rPr>
                <w:rFonts w:asciiTheme="minorHAnsi" w:hAnsiTheme="minorHAnsi" w:cs="Arial"/>
                <w:b/>
                <w:bCs/>
                <w:sz w:val="20"/>
                <w:szCs w:val="20"/>
              </w:rPr>
              <w:t>Usage</w:t>
            </w:r>
          </w:p>
          <w:p w14:paraId="7138C6AB" w14:textId="77777777" w:rsidR="005E5CD7" w:rsidRPr="0095359C" w:rsidRDefault="005E5CD7" w:rsidP="00A71CC9">
            <w:pPr>
              <w:keepNext/>
              <w:keepLines/>
              <w:spacing w:line="240" w:lineRule="auto"/>
              <w:jc w:val="center"/>
              <w:rPr>
                <w:rFonts w:asciiTheme="minorHAnsi" w:hAnsiTheme="minorHAnsi" w:cs="Arial"/>
                <w:b/>
                <w:sz w:val="20"/>
                <w:szCs w:val="20"/>
              </w:rPr>
            </w:pPr>
          </w:p>
        </w:tc>
      </w:tr>
      <w:tr w:rsidR="00C006AB" w:rsidRPr="0095359C" w14:paraId="0B073200" w14:textId="77777777"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3E8E8D4B" w14:textId="77777777" w:rsidR="00C006AB" w:rsidRPr="0095359C" w:rsidRDefault="00C006AB" w:rsidP="00A71CC9">
            <w:pPr>
              <w:keepNext/>
              <w:keepLines/>
              <w:spacing w:line="240" w:lineRule="auto"/>
              <w:rPr>
                <w:rFonts w:asciiTheme="minorHAnsi" w:hAnsiTheme="minorHAnsi" w:cs="Arial"/>
                <w:sz w:val="20"/>
                <w:szCs w:val="20"/>
              </w:rPr>
            </w:pPr>
            <w:r w:rsidRPr="0095359C">
              <w:rPr>
                <w:rFonts w:asciiTheme="minorHAnsi" w:hAnsiTheme="minorHAnsi" w:cs="Arial"/>
                <w:sz w:val="20"/>
                <w:szCs w:val="20"/>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14:paraId="7DCF5DF2" w14:textId="77777777" w:rsidR="00C006AB" w:rsidRPr="0095359C" w:rsidRDefault="00C006AB" w:rsidP="0095088D">
            <w:pPr>
              <w:rPr>
                <w:rFonts w:asciiTheme="minorHAnsi" w:hAnsiTheme="minorHAnsi"/>
                <w:color w:val="000000"/>
                <w:sz w:val="20"/>
                <w:szCs w:val="20"/>
              </w:rPr>
            </w:pPr>
            <w:r w:rsidRPr="0095359C">
              <w:rPr>
                <w:rFonts w:asciiTheme="minorHAnsi" w:hAnsiTheme="minorHAnsi"/>
                <w:color w:val="000000"/>
                <w:sz w:val="20"/>
                <w:szCs w:val="20"/>
              </w:rPr>
              <w:t>sp_InsertInto_Coaching_Log_Outlier</w:t>
            </w: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1753F5BE" w14:textId="77777777"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Load: Outliers Data</w:t>
            </w:r>
            <w:r w:rsidR="00941768">
              <w:rPr>
                <w:rFonts w:asciiTheme="minorHAnsi" w:hAnsiTheme="minorHAnsi" w:cs="Arial"/>
                <w:sz w:val="20"/>
                <w:szCs w:val="20"/>
              </w:rPr>
              <w:t xml:space="preserve"> into Coaching_Log and Coaching_Log_Reason log tables from staging table</w:t>
            </w:r>
          </w:p>
        </w:tc>
      </w:tr>
      <w:tr w:rsidR="00200405" w:rsidRPr="0095359C" w14:paraId="02316E57" w14:textId="77777777"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2E15D16A" w14:textId="77777777" w:rsidR="00200405" w:rsidRPr="0095359C" w:rsidRDefault="00200405" w:rsidP="00A71CC9">
            <w:pPr>
              <w:keepNext/>
              <w:keepLines/>
              <w:spacing w:line="240" w:lineRule="auto"/>
              <w:rPr>
                <w:rFonts w:asciiTheme="minorHAnsi" w:hAnsiTheme="minorHAnsi" w:cs="Arial"/>
                <w:sz w:val="20"/>
                <w:szCs w:val="20"/>
              </w:rPr>
            </w:pPr>
            <w:r>
              <w:rPr>
                <w:rFonts w:asciiTheme="minorHAnsi" w:hAnsiTheme="minorHAnsi" w:cs="Arial"/>
                <w:sz w:val="20"/>
                <w:szCs w:val="20"/>
              </w:rPr>
              <w:t>2.</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14:paraId="160F97D1" w14:textId="77777777" w:rsidR="00200405" w:rsidRPr="0095359C" w:rsidRDefault="00200405" w:rsidP="0095088D">
            <w:pPr>
              <w:rPr>
                <w:rFonts w:asciiTheme="minorHAnsi" w:hAnsiTheme="minorHAnsi"/>
                <w:color w:val="000000"/>
                <w:sz w:val="20"/>
                <w:szCs w:val="20"/>
              </w:rPr>
            </w:pPr>
            <w:r w:rsidRPr="00200405">
              <w:rPr>
                <w:rFonts w:asciiTheme="minorHAnsi" w:hAnsiTheme="minorHAnsi"/>
                <w:color w:val="000000"/>
                <w:sz w:val="20"/>
                <w:szCs w:val="20"/>
              </w:rPr>
              <w:t>sp_Update_Outlier_Coaching_Stage</w:t>
            </w: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6F3FEB43" w14:textId="77777777" w:rsidR="00200405" w:rsidRPr="0095359C" w:rsidRDefault="00941768" w:rsidP="0095088D">
            <w:pPr>
              <w:spacing w:line="240" w:lineRule="auto"/>
              <w:rPr>
                <w:rFonts w:asciiTheme="minorHAnsi" w:hAnsiTheme="minorHAnsi" w:cs="Arial"/>
                <w:sz w:val="20"/>
                <w:szCs w:val="20"/>
              </w:rPr>
            </w:pPr>
            <w:r>
              <w:rPr>
                <w:rFonts w:asciiTheme="minorHAnsi" w:hAnsiTheme="minorHAnsi" w:cs="Arial"/>
                <w:sz w:val="20"/>
                <w:szCs w:val="20"/>
              </w:rPr>
              <w:t>Load: Update attributes like Emp ID, Lan ID m program and site in outlier staging table</w:t>
            </w:r>
          </w:p>
        </w:tc>
      </w:tr>
      <w:tr w:rsidR="00200405" w:rsidRPr="0095359C" w14:paraId="79F7064A" w14:textId="77777777"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3D62C2F7" w14:textId="77777777" w:rsidR="00200405" w:rsidRPr="0095359C" w:rsidRDefault="00941768" w:rsidP="00A71CC9">
            <w:pPr>
              <w:keepNext/>
              <w:keepLines/>
              <w:spacing w:line="240" w:lineRule="auto"/>
              <w:rPr>
                <w:rFonts w:asciiTheme="minorHAnsi" w:hAnsiTheme="minorHAnsi" w:cs="Arial"/>
                <w:sz w:val="20"/>
                <w:szCs w:val="20"/>
              </w:rPr>
            </w:pPr>
            <w:r>
              <w:rPr>
                <w:rFonts w:asciiTheme="minorHAnsi" w:hAnsiTheme="minorHAnsi" w:cs="Arial"/>
                <w:sz w:val="20"/>
                <w:szCs w:val="20"/>
              </w:rPr>
              <w:t>3.</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14:paraId="10DE62E4" w14:textId="77777777" w:rsidR="00200405" w:rsidRPr="0095359C" w:rsidRDefault="00941768" w:rsidP="0095088D">
            <w:pPr>
              <w:rPr>
                <w:rFonts w:asciiTheme="minorHAnsi" w:hAnsiTheme="minorHAnsi"/>
                <w:color w:val="000000"/>
                <w:sz w:val="20"/>
                <w:szCs w:val="20"/>
              </w:rPr>
            </w:pPr>
            <w:r w:rsidRPr="00941768">
              <w:rPr>
                <w:rFonts w:asciiTheme="minorHAnsi" w:hAnsiTheme="minorHAnsi"/>
                <w:color w:val="000000"/>
                <w:sz w:val="20"/>
                <w:szCs w:val="20"/>
              </w:rPr>
              <w:t>sp_InsertInto_Outlier_Rejected</w:t>
            </w: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3E847130" w14:textId="77777777" w:rsidR="00200405" w:rsidRPr="0095359C" w:rsidRDefault="00941768" w:rsidP="0095088D">
            <w:pPr>
              <w:spacing w:line="240" w:lineRule="auto"/>
              <w:rPr>
                <w:rFonts w:asciiTheme="minorHAnsi" w:hAnsiTheme="minorHAnsi" w:cs="Arial"/>
                <w:sz w:val="20"/>
                <w:szCs w:val="20"/>
              </w:rPr>
            </w:pPr>
            <w:r>
              <w:rPr>
                <w:rFonts w:asciiTheme="minorHAnsi" w:hAnsiTheme="minorHAnsi" w:cs="Arial"/>
                <w:sz w:val="20"/>
                <w:szCs w:val="20"/>
              </w:rPr>
              <w:t>Load: Rejection logic for OMR records</w:t>
            </w:r>
          </w:p>
        </w:tc>
      </w:tr>
    </w:tbl>
    <w:p w14:paraId="14B94C82" w14:textId="77777777" w:rsidR="008A093F" w:rsidRPr="0095359C" w:rsidRDefault="008A093F" w:rsidP="008A093F">
      <w:pPr>
        <w:pStyle w:val="Heading3"/>
        <w:numPr>
          <w:ilvl w:val="2"/>
          <w:numId w:val="9"/>
        </w:numPr>
        <w:rPr>
          <w:rFonts w:asciiTheme="minorHAnsi" w:hAnsiTheme="minorHAnsi" w:cs="Times New Roman"/>
          <w:color w:val="auto"/>
          <w:sz w:val="20"/>
          <w:szCs w:val="20"/>
        </w:rPr>
      </w:pPr>
      <w:bookmarkStart w:id="156" w:name="_Toc503949788"/>
      <w:r w:rsidRPr="0095359C">
        <w:rPr>
          <w:rFonts w:asciiTheme="minorHAnsi" w:hAnsiTheme="minorHAnsi" w:cs="Times New Roman"/>
          <w:color w:val="auto"/>
          <w:sz w:val="20"/>
          <w:szCs w:val="20"/>
        </w:rPr>
        <w:t>Functions</w:t>
      </w:r>
      <w:bookmarkEnd w:id="156"/>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8A093F" w:rsidRPr="0095359C" w14:paraId="53BFF4F2" w14:textId="77777777" w:rsidTr="00365238">
        <w:trPr>
          <w:trHeight w:val="396"/>
          <w:tblHeader/>
          <w:jc w:val="center"/>
        </w:trPr>
        <w:tc>
          <w:tcPr>
            <w:tcW w:w="745" w:type="dxa"/>
            <w:shd w:val="clear" w:color="auto" w:fill="E6E6E6"/>
          </w:tcPr>
          <w:p w14:paraId="23B8C203" w14:textId="77777777" w:rsidR="008A093F" w:rsidRPr="0095359C" w:rsidRDefault="008A093F" w:rsidP="00365238">
            <w:pPr>
              <w:keepNext/>
              <w:keepLines/>
              <w:spacing w:line="240" w:lineRule="auto"/>
              <w:rPr>
                <w:rFonts w:asciiTheme="minorHAnsi" w:hAnsiTheme="minorHAnsi" w:cs="Arial"/>
                <w:b/>
                <w:bCs/>
                <w:sz w:val="20"/>
                <w:szCs w:val="20"/>
              </w:rPr>
            </w:pPr>
          </w:p>
        </w:tc>
        <w:tc>
          <w:tcPr>
            <w:tcW w:w="4209" w:type="dxa"/>
            <w:shd w:val="clear" w:color="auto" w:fill="E6E6E6"/>
            <w:noWrap/>
            <w:vAlign w:val="center"/>
          </w:tcPr>
          <w:p w14:paraId="01F7BC12" w14:textId="77777777" w:rsidR="008A093F" w:rsidRPr="0095359C" w:rsidRDefault="008A093F" w:rsidP="00365238">
            <w:pPr>
              <w:keepNext/>
              <w:keepLines/>
              <w:spacing w:line="240" w:lineRule="auto"/>
              <w:rPr>
                <w:rFonts w:asciiTheme="minorHAnsi" w:hAnsiTheme="minorHAnsi" w:cs="Arial"/>
                <w:b/>
                <w:bCs/>
                <w:sz w:val="20"/>
                <w:szCs w:val="20"/>
              </w:rPr>
            </w:pPr>
            <w:proofErr w:type="spellStart"/>
            <w:r w:rsidRPr="0095359C">
              <w:rPr>
                <w:rFonts w:asciiTheme="minorHAnsi" w:hAnsiTheme="minorHAnsi" w:cs="Arial"/>
                <w:b/>
                <w:bCs/>
                <w:sz w:val="20"/>
                <w:szCs w:val="20"/>
              </w:rPr>
              <w:t>FunctionName</w:t>
            </w:r>
            <w:proofErr w:type="spellEnd"/>
          </w:p>
          <w:p w14:paraId="17F69CE3" w14:textId="77777777" w:rsidR="008A093F" w:rsidRPr="0095359C" w:rsidRDefault="008A093F" w:rsidP="00365238">
            <w:pPr>
              <w:keepNext/>
              <w:keepLines/>
              <w:spacing w:line="240" w:lineRule="auto"/>
              <w:jc w:val="center"/>
              <w:rPr>
                <w:rFonts w:asciiTheme="minorHAnsi" w:hAnsiTheme="minorHAnsi" w:cs="Arial"/>
                <w:b/>
                <w:sz w:val="20"/>
                <w:szCs w:val="20"/>
              </w:rPr>
            </w:pPr>
          </w:p>
        </w:tc>
        <w:tc>
          <w:tcPr>
            <w:tcW w:w="4456" w:type="dxa"/>
            <w:shd w:val="clear" w:color="auto" w:fill="E6E6E6"/>
            <w:noWrap/>
            <w:vAlign w:val="center"/>
          </w:tcPr>
          <w:p w14:paraId="6AED7998" w14:textId="77777777" w:rsidR="008A093F" w:rsidRPr="0095359C" w:rsidRDefault="008A093F" w:rsidP="00365238">
            <w:pPr>
              <w:keepNext/>
              <w:keepLines/>
              <w:spacing w:line="240" w:lineRule="auto"/>
              <w:rPr>
                <w:rFonts w:asciiTheme="minorHAnsi" w:hAnsiTheme="minorHAnsi" w:cs="Arial"/>
                <w:b/>
                <w:bCs/>
                <w:sz w:val="20"/>
                <w:szCs w:val="20"/>
              </w:rPr>
            </w:pPr>
            <w:r w:rsidRPr="0095359C">
              <w:rPr>
                <w:rFonts w:asciiTheme="minorHAnsi" w:hAnsiTheme="minorHAnsi" w:cs="Arial"/>
                <w:b/>
                <w:bCs/>
                <w:sz w:val="20"/>
                <w:szCs w:val="20"/>
              </w:rPr>
              <w:t>Usage</w:t>
            </w:r>
          </w:p>
          <w:p w14:paraId="335EB7DA" w14:textId="77777777" w:rsidR="008A093F" w:rsidRPr="0095359C" w:rsidRDefault="008A093F" w:rsidP="00365238">
            <w:pPr>
              <w:keepNext/>
              <w:keepLines/>
              <w:spacing w:line="240" w:lineRule="auto"/>
              <w:jc w:val="center"/>
              <w:rPr>
                <w:rFonts w:asciiTheme="minorHAnsi" w:hAnsiTheme="minorHAnsi" w:cs="Arial"/>
                <w:b/>
                <w:sz w:val="20"/>
                <w:szCs w:val="20"/>
              </w:rPr>
            </w:pPr>
          </w:p>
        </w:tc>
      </w:tr>
      <w:tr w:rsidR="008A093F" w:rsidRPr="0095359C" w14:paraId="48BB726F" w14:textId="77777777" w:rsidTr="00365238">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0624BE16" w14:textId="77777777" w:rsidR="008A093F" w:rsidRPr="0095359C" w:rsidRDefault="008A093F" w:rsidP="00365238">
            <w:pPr>
              <w:keepNext/>
              <w:keepLines/>
              <w:spacing w:line="240" w:lineRule="auto"/>
              <w:rPr>
                <w:rFonts w:asciiTheme="minorHAnsi" w:hAnsiTheme="minorHAnsi" w:cs="Arial"/>
                <w:sz w:val="20"/>
                <w:szCs w:val="20"/>
              </w:rPr>
            </w:pPr>
            <w:r w:rsidRPr="0095359C">
              <w:rPr>
                <w:rFonts w:asciiTheme="minorHAnsi" w:hAnsiTheme="minorHAnsi" w:cs="Arial"/>
                <w:sz w:val="20"/>
                <w:szCs w:val="20"/>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14:paraId="4A9D011F" w14:textId="77777777" w:rsidR="008A093F" w:rsidRPr="0095359C" w:rsidRDefault="008A093F" w:rsidP="00365238">
            <w:pPr>
              <w:rPr>
                <w:rFonts w:asciiTheme="minorHAnsi" w:hAnsiTheme="minorHAnsi"/>
                <w:color w:val="000000"/>
                <w:sz w:val="20"/>
                <w:szCs w:val="20"/>
              </w:rPr>
            </w:pPr>
            <w:r w:rsidRPr="0095359C">
              <w:rPr>
                <w:rFonts w:asciiTheme="minorHAnsi" w:hAnsiTheme="minorHAnsi"/>
                <w:color w:val="000000"/>
                <w:sz w:val="20"/>
                <w:szCs w:val="20"/>
              </w:rPr>
              <w:t>fn_intSubCoachReasonIDFromRptCode</w:t>
            </w: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0440E5C5" w14:textId="77777777" w:rsidR="008A093F" w:rsidRPr="0095359C" w:rsidRDefault="008A093F" w:rsidP="00365238">
            <w:pPr>
              <w:spacing w:line="240" w:lineRule="auto"/>
              <w:rPr>
                <w:rFonts w:asciiTheme="minorHAnsi" w:hAnsiTheme="minorHAnsi" w:cs="Arial"/>
                <w:sz w:val="20"/>
                <w:szCs w:val="20"/>
              </w:rPr>
            </w:pPr>
            <w:r w:rsidRPr="0095359C">
              <w:rPr>
                <w:rFonts w:asciiTheme="minorHAnsi" w:hAnsiTheme="minorHAnsi" w:cs="Arial"/>
                <w:sz w:val="20"/>
                <w:szCs w:val="20"/>
              </w:rPr>
              <w:t>Load: Outliers Data</w:t>
            </w:r>
            <w:r w:rsidR="00C64067">
              <w:rPr>
                <w:rFonts w:asciiTheme="minorHAnsi" w:hAnsiTheme="minorHAnsi" w:cs="Arial"/>
                <w:sz w:val="20"/>
                <w:szCs w:val="20"/>
              </w:rPr>
              <w:t xml:space="preserve">: Assign </w:t>
            </w:r>
            <w:proofErr w:type="spellStart"/>
            <w:r w:rsidR="00C64067">
              <w:rPr>
                <w:rFonts w:asciiTheme="minorHAnsi" w:hAnsiTheme="minorHAnsi" w:cs="Arial"/>
                <w:sz w:val="20"/>
                <w:szCs w:val="20"/>
              </w:rPr>
              <w:t>subCoaching</w:t>
            </w:r>
            <w:proofErr w:type="spellEnd"/>
            <w:r w:rsidR="00C64067">
              <w:rPr>
                <w:rFonts w:asciiTheme="minorHAnsi" w:hAnsiTheme="minorHAnsi" w:cs="Arial"/>
                <w:sz w:val="20"/>
                <w:szCs w:val="20"/>
              </w:rPr>
              <w:t xml:space="preserve"> Reason ID based on report code.</w:t>
            </w:r>
          </w:p>
        </w:tc>
      </w:tr>
    </w:tbl>
    <w:p w14:paraId="5A21EB2F" w14:textId="77777777" w:rsidR="0017605E" w:rsidRPr="0095359C" w:rsidRDefault="0017605E" w:rsidP="009F2A51">
      <w:pPr>
        <w:widowControl w:val="0"/>
        <w:autoSpaceDE w:val="0"/>
        <w:autoSpaceDN w:val="0"/>
        <w:adjustRightInd w:val="0"/>
        <w:spacing w:after="0" w:line="240" w:lineRule="auto"/>
        <w:rPr>
          <w:rFonts w:asciiTheme="minorHAnsi" w:hAnsiTheme="minorHAnsi"/>
          <w:noProof/>
          <w:sz w:val="20"/>
          <w:szCs w:val="20"/>
        </w:rPr>
      </w:pPr>
    </w:p>
    <w:p w14:paraId="62484243"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0922FC87"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1E3E8802" w14:textId="77777777" w:rsidR="0028710A" w:rsidRPr="0095359C" w:rsidRDefault="0028710A" w:rsidP="009F2A51">
      <w:pPr>
        <w:widowControl w:val="0"/>
        <w:autoSpaceDE w:val="0"/>
        <w:autoSpaceDN w:val="0"/>
        <w:adjustRightInd w:val="0"/>
        <w:spacing w:after="0" w:line="240" w:lineRule="auto"/>
        <w:rPr>
          <w:rFonts w:asciiTheme="minorHAnsi" w:hAnsiTheme="minorHAnsi" w:cs="Arial"/>
          <w:sz w:val="20"/>
          <w:szCs w:val="20"/>
        </w:rPr>
      </w:pPr>
    </w:p>
    <w:p w14:paraId="5FF47AB5"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4114649F"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4664ECB2"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28D946B3"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327A194B"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11292B0A"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7364DB79"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7F449DAD" w14:textId="77777777" w:rsidR="00D4079B" w:rsidRPr="0095359C" w:rsidRDefault="00D4079B" w:rsidP="009F2A51">
      <w:pPr>
        <w:widowControl w:val="0"/>
        <w:autoSpaceDE w:val="0"/>
        <w:autoSpaceDN w:val="0"/>
        <w:adjustRightInd w:val="0"/>
        <w:spacing w:after="0" w:line="240" w:lineRule="auto"/>
        <w:rPr>
          <w:rFonts w:asciiTheme="minorHAnsi" w:hAnsiTheme="minorHAnsi" w:cs="Arial"/>
          <w:sz w:val="20"/>
          <w:szCs w:val="20"/>
        </w:rPr>
      </w:pPr>
    </w:p>
    <w:p w14:paraId="0661E545" w14:textId="77777777" w:rsidR="00D4079B" w:rsidRPr="0095359C" w:rsidRDefault="00D4079B" w:rsidP="009F2A51">
      <w:pPr>
        <w:widowControl w:val="0"/>
        <w:autoSpaceDE w:val="0"/>
        <w:autoSpaceDN w:val="0"/>
        <w:adjustRightInd w:val="0"/>
        <w:spacing w:after="0" w:line="240" w:lineRule="auto"/>
        <w:rPr>
          <w:rFonts w:asciiTheme="minorHAnsi" w:hAnsiTheme="minorHAnsi" w:cs="Arial"/>
          <w:sz w:val="20"/>
          <w:szCs w:val="20"/>
        </w:rPr>
      </w:pPr>
    </w:p>
    <w:p w14:paraId="74A53F6F" w14:textId="77777777" w:rsidR="00D4079B" w:rsidRPr="0095359C" w:rsidRDefault="00D4079B" w:rsidP="009F2A51">
      <w:pPr>
        <w:widowControl w:val="0"/>
        <w:autoSpaceDE w:val="0"/>
        <w:autoSpaceDN w:val="0"/>
        <w:adjustRightInd w:val="0"/>
        <w:spacing w:after="0" w:line="240" w:lineRule="auto"/>
        <w:rPr>
          <w:rFonts w:asciiTheme="minorHAnsi" w:hAnsiTheme="minorHAnsi" w:cs="Arial"/>
          <w:sz w:val="20"/>
          <w:szCs w:val="20"/>
        </w:rPr>
      </w:pPr>
    </w:p>
    <w:p w14:paraId="027F8E72" w14:textId="77777777" w:rsidR="00D4079B" w:rsidRPr="0095359C" w:rsidRDefault="00D4079B" w:rsidP="009F2A51">
      <w:pPr>
        <w:widowControl w:val="0"/>
        <w:autoSpaceDE w:val="0"/>
        <w:autoSpaceDN w:val="0"/>
        <w:adjustRightInd w:val="0"/>
        <w:spacing w:after="0" w:line="240" w:lineRule="auto"/>
        <w:rPr>
          <w:rFonts w:asciiTheme="minorHAnsi" w:hAnsiTheme="minorHAnsi" w:cs="Arial"/>
          <w:sz w:val="20"/>
          <w:szCs w:val="20"/>
        </w:rPr>
      </w:pPr>
    </w:p>
    <w:p w14:paraId="72886E79" w14:textId="77777777" w:rsidR="00D4079B" w:rsidRPr="0095359C" w:rsidRDefault="00D4079B" w:rsidP="009F2A51">
      <w:pPr>
        <w:widowControl w:val="0"/>
        <w:autoSpaceDE w:val="0"/>
        <w:autoSpaceDN w:val="0"/>
        <w:adjustRightInd w:val="0"/>
        <w:spacing w:after="0" w:line="240" w:lineRule="auto"/>
        <w:rPr>
          <w:rFonts w:asciiTheme="minorHAnsi" w:hAnsiTheme="minorHAnsi" w:cs="Arial"/>
          <w:sz w:val="20"/>
          <w:szCs w:val="20"/>
        </w:rPr>
      </w:pPr>
    </w:p>
    <w:p w14:paraId="77030799"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4A47823A"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345BB879"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3DC0C5C9"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277082F8"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225D1A7E"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68CE28AA"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47FAFA3E"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025EF95D"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10911A4A"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29AA3086"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01145289" w14:textId="77777777"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14:paraId="03AEFAAF" w14:textId="77777777" w:rsidR="00D74D2B" w:rsidRPr="0095359C" w:rsidRDefault="00D74D2B" w:rsidP="009F2A51">
      <w:pPr>
        <w:widowControl w:val="0"/>
        <w:autoSpaceDE w:val="0"/>
        <w:autoSpaceDN w:val="0"/>
        <w:adjustRightInd w:val="0"/>
        <w:spacing w:after="0" w:line="240" w:lineRule="auto"/>
        <w:rPr>
          <w:rFonts w:asciiTheme="minorHAnsi" w:hAnsiTheme="minorHAnsi" w:cs="Arial"/>
          <w:sz w:val="20"/>
          <w:szCs w:val="20"/>
        </w:rPr>
      </w:pPr>
    </w:p>
    <w:p w14:paraId="6AD3C5CB" w14:textId="77777777" w:rsidR="00D74D2B" w:rsidRPr="0095359C" w:rsidRDefault="00D74D2B" w:rsidP="009F2A51">
      <w:pPr>
        <w:widowControl w:val="0"/>
        <w:autoSpaceDE w:val="0"/>
        <w:autoSpaceDN w:val="0"/>
        <w:adjustRightInd w:val="0"/>
        <w:spacing w:after="0" w:line="240" w:lineRule="auto"/>
        <w:rPr>
          <w:rFonts w:asciiTheme="minorHAnsi" w:hAnsiTheme="minorHAnsi" w:cs="Arial"/>
          <w:sz w:val="20"/>
          <w:szCs w:val="20"/>
        </w:rPr>
      </w:pPr>
    </w:p>
    <w:p w14:paraId="5957E740" w14:textId="77777777" w:rsidR="00D74D2B" w:rsidRPr="0095359C" w:rsidRDefault="00D74D2B" w:rsidP="009F2A51">
      <w:pPr>
        <w:widowControl w:val="0"/>
        <w:autoSpaceDE w:val="0"/>
        <w:autoSpaceDN w:val="0"/>
        <w:adjustRightInd w:val="0"/>
        <w:spacing w:after="0" w:line="240" w:lineRule="auto"/>
        <w:rPr>
          <w:rFonts w:asciiTheme="minorHAnsi" w:hAnsiTheme="minorHAnsi" w:cs="Arial"/>
          <w:sz w:val="20"/>
          <w:szCs w:val="20"/>
        </w:rPr>
      </w:pPr>
    </w:p>
    <w:p w14:paraId="1C4F6F6C" w14:textId="77777777"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14:paraId="2E724EAA" w14:textId="77777777"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14:paraId="72408DB9" w14:textId="77777777"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14:paraId="3189D45D" w14:textId="77777777"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14:paraId="0FA4CBD4" w14:textId="77777777"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14:paraId="402C47E7" w14:textId="77777777"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14:paraId="7DCF321F" w14:textId="77777777"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14:paraId="10C2BADD" w14:textId="77777777"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14:paraId="19875D78" w14:textId="77777777"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14:paraId="79198C5F" w14:textId="77777777"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14:paraId="642B1929" w14:textId="77777777"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14:paraId="64713573" w14:textId="77777777"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14:paraId="661C6AC5" w14:textId="77777777"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14:paraId="6B38FA48" w14:textId="77777777"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14:paraId="03E67985" w14:textId="77777777"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14:paraId="3BD0A361" w14:textId="77777777"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14:paraId="4E18A5B1" w14:textId="77777777"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14:paraId="22994EE5" w14:textId="77777777"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14:paraId="6E7467A1" w14:textId="77777777"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14:paraId="02B86D6C" w14:textId="77777777"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14:paraId="784A8B4B" w14:textId="77777777"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14:paraId="5ECEABE4" w14:textId="77777777"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14:paraId="39A52D1C" w14:textId="77777777"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14:paraId="10C05880" w14:textId="77777777"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14:paraId="3E0FEB5C" w14:textId="77777777"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14:paraId="03C4FF7E" w14:textId="77777777"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14:paraId="378A3ACC" w14:textId="77777777"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14:paraId="4CFE7C86" w14:textId="77777777"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14:paraId="59FC0768" w14:textId="77777777"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14:paraId="34B4FBBF" w14:textId="77777777" w:rsidR="007D2F58" w:rsidRPr="0095359C" w:rsidRDefault="007D2F58" w:rsidP="009F2A51">
      <w:pPr>
        <w:widowControl w:val="0"/>
        <w:autoSpaceDE w:val="0"/>
        <w:autoSpaceDN w:val="0"/>
        <w:adjustRightInd w:val="0"/>
        <w:spacing w:after="0" w:line="240" w:lineRule="auto"/>
        <w:rPr>
          <w:rFonts w:asciiTheme="minorHAnsi" w:hAnsiTheme="minorHAnsi" w:cs="Arial"/>
          <w:sz w:val="20"/>
          <w:szCs w:val="20"/>
        </w:rPr>
      </w:pPr>
    </w:p>
    <w:p w14:paraId="1E2A957F" w14:textId="77777777" w:rsidR="007D2F58" w:rsidRPr="0095359C" w:rsidRDefault="007D2F58" w:rsidP="009F2A51">
      <w:pPr>
        <w:widowControl w:val="0"/>
        <w:autoSpaceDE w:val="0"/>
        <w:autoSpaceDN w:val="0"/>
        <w:adjustRightInd w:val="0"/>
        <w:spacing w:after="0" w:line="240" w:lineRule="auto"/>
        <w:rPr>
          <w:rFonts w:asciiTheme="minorHAnsi" w:hAnsiTheme="minorHAnsi" w:cs="Arial"/>
          <w:sz w:val="20"/>
          <w:szCs w:val="20"/>
        </w:rPr>
      </w:pPr>
    </w:p>
    <w:p w14:paraId="62B5EB12" w14:textId="77777777" w:rsidR="008705BE" w:rsidRPr="0095359C" w:rsidRDefault="008705BE" w:rsidP="009F2A51">
      <w:pPr>
        <w:widowControl w:val="0"/>
        <w:autoSpaceDE w:val="0"/>
        <w:autoSpaceDN w:val="0"/>
        <w:adjustRightInd w:val="0"/>
        <w:spacing w:after="0" w:line="240" w:lineRule="auto"/>
        <w:rPr>
          <w:rFonts w:asciiTheme="minorHAnsi" w:hAnsiTheme="minorHAnsi" w:cs="Arial"/>
          <w:sz w:val="20"/>
          <w:szCs w:val="20"/>
        </w:rPr>
      </w:pPr>
    </w:p>
    <w:p w14:paraId="78080BBE" w14:textId="77777777" w:rsidR="00D93C14" w:rsidRPr="0095359C" w:rsidRDefault="00D93C14" w:rsidP="009F2A51">
      <w:pPr>
        <w:widowControl w:val="0"/>
        <w:autoSpaceDE w:val="0"/>
        <w:autoSpaceDN w:val="0"/>
        <w:adjustRightInd w:val="0"/>
        <w:spacing w:after="0" w:line="240" w:lineRule="auto"/>
        <w:rPr>
          <w:rFonts w:asciiTheme="minorHAnsi" w:hAnsiTheme="minorHAnsi" w:cs="Arial"/>
          <w:sz w:val="20"/>
          <w:szCs w:val="20"/>
        </w:rPr>
      </w:pPr>
    </w:p>
    <w:sectPr w:rsidR="00D93C14" w:rsidRPr="0095359C" w:rsidSect="00D47089">
      <w:headerReference w:type="default" r:id="rId58"/>
      <w:footerReference w:type="default" r:id="rId59"/>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5D41C4" w14:textId="77777777" w:rsidR="009930C9" w:rsidRDefault="009930C9" w:rsidP="009F2A51">
      <w:pPr>
        <w:spacing w:after="0" w:line="240" w:lineRule="auto"/>
      </w:pPr>
      <w:r>
        <w:separator/>
      </w:r>
    </w:p>
  </w:endnote>
  <w:endnote w:type="continuationSeparator" w:id="0">
    <w:p w14:paraId="687CEE39" w14:textId="77777777" w:rsidR="009930C9" w:rsidRDefault="009930C9" w:rsidP="009F2A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G Times">
    <w:altName w:val="Times New Roman"/>
    <w:panose1 w:val="00000000000000000000"/>
    <w:charset w:val="00"/>
    <w:family w:val="roman"/>
    <w:notTrueType/>
    <w:pitch w:val="variable"/>
    <w:sig w:usb0="00000003" w:usb1="00000000" w:usb2="00000000" w:usb3="00000000" w:csb0="00000001" w:csb1="00000000"/>
  </w:font>
  <w:font w:name="Vrinda">
    <w:panose1 w:val="00000400000000000000"/>
    <w:charset w:val="00"/>
    <w:family w:val="swiss"/>
    <w:pitch w:val="variable"/>
    <w:sig w:usb0="0001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imes New Roman (PCL6)">
    <w:altName w:val="Times New Roman"/>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EB370" w14:textId="77777777" w:rsidR="00136019" w:rsidRDefault="00136019" w:rsidP="00136019">
    <w:pPr>
      <w:pStyle w:val="Footertext1"/>
      <w:rPr>
        <w:color w:val="FFFFFF"/>
      </w:rPr>
    </w:pPr>
    <w:r>
      <w:t>This document contains confidential and proprietary information,</w:t>
    </w:r>
  </w:p>
  <w:p w14:paraId="1AB6BBD0" w14:textId="06BF7D57" w:rsidR="00136019" w:rsidRDefault="00136019" w:rsidP="00136019">
    <w:pPr>
      <w:pStyle w:val="Footertext2"/>
      <w:rPr>
        <w:color w:val="FFFFFF"/>
      </w:rPr>
    </w:pPr>
    <w:r>
      <w:t xml:space="preserve">Which shall not be used, disclosed, or reproduced for any purpose other than the conduct of </w:t>
    </w:r>
    <w:r w:rsidR="00532E05">
      <w:t xml:space="preserve">company </w:t>
    </w:r>
    <w:r>
      <w:t>business affairs.</w:t>
    </w:r>
  </w:p>
  <w:p w14:paraId="6F4FD228" w14:textId="627B0754" w:rsidR="00136019" w:rsidRPr="000C47F2" w:rsidRDefault="00136019" w:rsidP="00136019">
    <w:pPr>
      <w:pStyle w:val="Footer"/>
    </w:pPr>
    <w:r w:rsidRPr="000C47F2">
      <w:t xml:space="preserve">Revised </w:t>
    </w:r>
    <w:r>
      <w:fldChar w:fldCharType="begin"/>
    </w:r>
    <w:r>
      <w:instrText xml:space="preserve"> DATE \@ "M/d/yyyy" </w:instrText>
    </w:r>
    <w:r>
      <w:fldChar w:fldCharType="separate"/>
    </w:r>
    <w:ins w:id="157" w:author="Palacherla, Susmitha C" w:date="2021-04-20T08:06:00Z">
      <w:r w:rsidR="00D01B11">
        <w:rPr>
          <w:noProof/>
        </w:rPr>
        <w:t>4/20/2021</w:t>
      </w:r>
    </w:ins>
    <w:del w:id="158" w:author="Palacherla, Susmitha C" w:date="2021-04-20T08:06:00Z">
      <w:r w:rsidR="00450174" w:rsidDel="00D01B11">
        <w:rPr>
          <w:noProof/>
        </w:rPr>
        <w:delText>4/19/2021</w:delText>
      </w:r>
    </w:del>
    <w:r>
      <w:fldChar w:fldCharType="end"/>
    </w:r>
    <w:r>
      <w:tab/>
    </w:r>
    <w:r>
      <w:tab/>
    </w:r>
    <w:r w:rsidRPr="000C47F2">
      <w:t xml:space="preserve">Page </w:t>
    </w:r>
    <w:r w:rsidRPr="000C47F2">
      <w:rPr>
        <w:rStyle w:val="PageNumber"/>
      </w:rPr>
      <w:fldChar w:fldCharType="begin"/>
    </w:r>
    <w:r w:rsidRPr="000C47F2">
      <w:rPr>
        <w:rStyle w:val="PageNumber"/>
      </w:rPr>
      <w:instrText xml:space="preserve"> PAGE </w:instrText>
    </w:r>
    <w:r w:rsidRPr="000C47F2">
      <w:rPr>
        <w:rStyle w:val="PageNumber"/>
      </w:rPr>
      <w:fldChar w:fldCharType="separate"/>
    </w:r>
    <w:r w:rsidR="00532E05">
      <w:rPr>
        <w:rStyle w:val="PageNumber"/>
        <w:noProof/>
      </w:rPr>
      <w:t>2</w:t>
    </w:r>
    <w:r w:rsidRPr="000C47F2">
      <w:rPr>
        <w:rStyle w:val="PageNumber"/>
      </w:rPr>
      <w:fldChar w:fldCharType="end"/>
    </w:r>
    <w:r w:rsidRPr="000C47F2">
      <w:rPr>
        <w:rStyle w:val="PageNumber"/>
      </w:rPr>
      <w:t xml:space="preserve"> of </w:t>
    </w:r>
    <w:r w:rsidRPr="000C47F2">
      <w:rPr>
        <w:rStyle w:val="PageNumber"/>
      </w:rPr>
      <w:fldChar w:fldCharType="begin"/>
    </w:r>
    <w:r w:rsidRPr="000C47F2">
      <w:rPr>
        <w:rStyle w:val="PageNumber"/>
      </w:rPr>
      <w:instrText xml:space="preserve"> NUMPAGES </w:instrText>
    </w:r>
    <w:r w:rsidRPr="000C47F2">
      <w:rPr>
        <w:rStyle w:val="PageNumber"/>
      </w:rPr>
      <w:fldChar w:fldCharType="separate"/>
    </w:r>
    <w:r w:rsidR="00532E05">
      <w:rPr>
        <w:rStyle w:val="PageNumber"/>
        <w:noProof/>
      </w:rPr>
      <w:t>52</w:t>
    </w:r>
    <w:r w:rsidRPr="000C47F2">
      <w:rPr>
        <w:rStyle w:val="PageNumber"/>
      </w:rPr>
      <w:fldChar w:fldCharType="end"/>
    </w:r>
  </w:p>
  <w:p w14:paraId="643E4031" w14:textId="77777777" w:rsidR="00136019" w:rsidRDefault="00136019">
    <w:pPr>
      <w:pStyle w:val="Footer"/>
    </w:pPr>
  </w:p>
  <w:p w14:paraId="433174C9" w14:textId="77777777" w:rsidR="00136019" w:rsidRDefault="00136019" w:rsidP="009F2A51">
    <w:pPr>
      <w:pStyle w:val="Footer"/>
      <w:tabs>
        <w:tab w:val="clear" w:pos="9360"/>
        <w:tab w:val="right" w:pos="9630"/>
      </w:tabs>
      <w:rPr>
        <w:rFonts w:ascii="Arial Black" w:hAnsi="Arial Black"/>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CA13F5" w14:textId="77777777" w:rsidR="009930C9" w:rsidRDefault="009930C9" w:rsidP="009F2A51">
      <w:pPr>
        <w:spacing w:after="0" w:line="240" w:lineRule="auto"/>
      </w:pPr>
      <w:r>
        <w:separator/>
      </w:r>
    </w:p>
  </w:footnote>
  <w:footnote w:type="continuationSeparator" w:id="0">
    <w:p w14:paraId="3569E039" w14:textId="77777777" w:rsidR="009930C9" w:rsidRDefault="009930C9" w:rsidP="009F2A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CDB0C" w14:textId="77777777" w:rsidR="00136019" w:rsidRDefault="00136019" w:rsidP="00136019">
    <w:pPr>
      <w:pStyle w:val="Header"/>
    </w:pPr>
    <w:r>
      <w:t>eCoaching Log System</w:t>
    </w:r>
  </w:p>
  <w:p w14:paraId="2F3C2B89" w14:textId="77777777" w:rsidR="00136019" w:rsidRDefault="00136019">
    <w:pPr>
      <w:pStyle w:val="Header"/>
    </w:pPr>
  </w:p>
  <w:p w14:paraId="325EE7E2" w14:textId="77777777" w:rsidR="00136019" w:rsidRDefault="0013601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C2CB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89864D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C4F54DA"/>
    <w:multiLevelType w:val="hybridMultilevel"/>
    <w:tmpl w:val="FE9C5CDC"/>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D966BCD"/>
    <w:multiLevelType w:val="hybridMultilevel"/>
    <w:tmpl w:val="F808E082"/>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DF80470"/>
    <w:multiLevelType w:val="hybridMultilevel"/>
    <w:tmpl w:val="F808E082"/>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FD91B5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0D026DA"/>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6211682"/>
    <w:multiLevelType w:val="multilevel"/>
    <w:tmpl w:val="7326081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8860771"/>
    <w:multiLevelType w:val="hybridMultilevel"/>
    <w:tmpl w:val="65087C8A"/>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9" w15:restartNumberingAfterBreak="0">
    <w:nsid w:val="1F63621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16A064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65138D1"/>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74716CE"/>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8575E7D"/>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C672DC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1C5076A"/>
    <w:multiLevelType w:val="hybridMultilevel"/>
    <w:tmpl w:val="95FEB0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2232265"/>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41AB007E"/>
    <w:multiLevelType w:val="hybridMultilevel"/>
    <w:tmpl w:val="25466094"/>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18" w15:restartNumberingAfterBreak="0">
    <w:nsid w:val="4B4A13C6"/>
    <w:multiLevelType w:val="hybridMultilevel"/>
    <w:tmpl w:val="6E64957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EF66D0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FBE6D4F"/>
    <w:multiLevelType w:val="hybridMultilevel"/>
    <w:tmpl w:val="F808E082"/>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566C3F6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9072125"/>
    <w:multiLevelType w:val="hybridMultilevel"/>
    <w:tmpl w:val="55A046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CA87072"/>
    <w:multiLevelType w:val="hybridMultilevel"/>
    <w:tmpl w:val="1C96EF6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FA80D3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61B05B7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3DC43DB"/>
    <w:multiLevelType w:val="hybridMultilevel"/>
    <w:tmpl w:val="FE9C5CDC"/>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49F65D1"/>
    <w:multiLevelType w:val="hybridMultilevel"/>
    <w:tmpl w:val="B9EE4FD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66C777E"/>
    <w:multiLevelType w:val="hybridMultilevel"/>
    <w:tmpl w:val="C822718E"/>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66FA4FB6"/>
    <w:multiLevelType w:val="hybridMultilevel"/>
    <w:tmpl w:val="6E64957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7353255"/>
    <w:multiLevelType w:val="hybridMultilevel"/>
    <w:tmpl w:val="F808E082"/>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68705E08"/>
    <w:multiLevelType w:val="hybridMultilevel"/>
    <w:tmpl w:val="FE9C5CDC"/>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8AF4C11"/>
    <w:multiLevelType w:val="hybridMultilevel"/>
    <w:tmpl w:val="3D241A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B613F4D"/>
    <w:multiLevelType w:val="hybridMultilevel"/>
    <w:tmpl w:val="5FD4D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D162D6C"/>
    <w:multiLevelType w:val="multilevel"/>
    <w:tmpl w:val="90F81DA2"/>
    <w:lvl w:ilvl="0">
      <w:start w:val="1"/>
      <w:numFmt w:val="bullet"/>
      <w:lvlText w:val=""/>
      <w:lvlJc w:val="left"/>
      <w:pPr>
        <w:ind w:left="1800" w:hanging="360"/>
      </w:pPr>
      <w:rPr>
        <w:rFonts w:ascii="Symbol" w:hAnsi="Symbol" w:hint="default"/>
      </w:rPr>
    </w:lvl>
    <w:lvl w:ilvl="1">
      <w:start w:val="1"/>
      <w:numFmt w:val="decimal"/>
      <w:lvlText w:val="%1.%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35" w15:restartNumberingAfterBreak="0">
    <w:nsid w:val="6E1023D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6E2B385A"/>
    <w:multiLevelType w:val="hybridMultilevel"/>
    <w:tmpl w:val="F808E082"/>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710F285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750F13D4"/>
    <w:multiLevelType w:val="hybridMultilevel"/>
    <w:tmpl w:val="6E64957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77520D0"/>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7ACA5C9F"/>
    <w:multiLevelType w:val="hybridMultilevel"/>
    <w:tmpl w:val="F808E082"/>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7F0D5DB7"/>
    <w:multiLevelType w:val="hybridMultilevel"/>
    <w:tmpl w:val="0FE8B334"/>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2"/>
  </w:num>
  <w:num w:numId="2">
    <w:abstractNumId w:val="23"/>
  </w:num>
  <w:num w:numId="3">
    <w:abstractNumId w:val="8"/>
  </w:num>
  <w:num w:numId="4">
    <w:abstractNumId w:val="17"/>
  </w:num>
  <w:num w:numId="5">
    <w:abstractNumId w:val="15"/>
  </w:num>
  <w:num w:numId="6">
    <w:abstractNumId w:val="35"/>
  </w:num>
  <w:num w:numId="7">
    <w:abstractNumId w:val="34"/>
  </w:num>
  <w:num w:numId="8">
    <w:abstractNumId w:val="1"/>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3"/>
  </w:num>
  <w:num w:numId="11">
    <w:abstractNumId w:val="13"/>
  </w:num>
  <w:num w:numId="12">
    <w:abstractNumId w:val="32"/>
  </w:num>
  <w:num w:numId="13">
    <w:abstractNumId w:val="2"/>
  </w:num>
  <w:num w:numId="14">
    <w:abstractNumId w:val="18"/>
  </w:num>
  <w:num w:numId="15">
    <w:abstractNumId w:val="27"/>
  </w:num>
  <w:num w:numId="16">
    <w:abstractNumId w:val="16"/>
  </w:num>
  <w:num w:numId="17">
    <w:abstractNumId w:val="20"/>
  </w:num>
  <w:num w:numId="18">
    <w:abstractNumId w:val="12"/>
  </w:num>
  <w:num w:numId="19">
    <w:abstractNumId w:val="3"/>
  </w:num>
  <w:num w:numId="20">
    <w:abstractNumId w:val="29"/>
  </w:num>
  <w:num w:numId="21">
    <w:abstractNumId w:val="25"/>
  </w:num>
  <w:num w:numId="22">
    <w:abstractNumId w:val="11"/>
  </w:num>
  <w:num w:numId="23">
    <w:abstractNumId w:val="28"/>
  </w:num>
  <w:num w:numId="24">
    <w:abstractNumId w:val="24"/>
  </w:num>
  <w:num w:numId="25">
    <w:abstractNumId w:val="30"/>
  </w:num>
  <w:num w:numId="26">
    <w:abstractNumId w:val="40"/>
  </w:num>
  <w:num w:numId="27">
    <w:abstractNumId w:val="14"/>
  </w:num>
  <w:num w:numId="28">
    <w:abstractNumId w:val="0"/>
  </w:num>
  <w:num w:numId="29">
    <w:abstractNumId w:val="19"/>
  </w:num>
  <w:num w:numId="30">
    <w:abstractNumId w:val="10"/>
  </w:num>
  <w:num w:numId="31">
    <w:abstractNumId w:val="39"/>
  </w:num>
  <w:num w:numId="32">
    <w:abstractNumId w:val="31"/>
  </w:num>
  <w:num w:numId="33">
    <w:abstractNumId w:val="4"/>
  </w:num>
  <w:num w:numId="34">
    <w:abstractNumId w:val="21"/>
  </w:num>
  <w:num w:numId="35">
    <w:abstractNumId w:val="5"/>
  </w:num>
  <w:num w:numId="36">
    <w:abstractNumId w:val="37"/>
  </w:num>
  <w:num w:numId="37">
    <w:abstractNumId w:val="6"/>
  </w:num>
  <w:num w:numId="38">
    <w:abstractNumId w:val="41"/>
  </w:num>
  <w:num w:numId="39">
    <w:abstractNumId w:val="9"/>
  </w:num>
  <w:num w:numId="40">
    <w:abstractNumId w:val="26"/>
  </w:num>
  <w:num w:numId="41">
    <w:abstractNumId w:val="36"/>
  </w:num>
  <w:num w:numId="42">
    <w:abstractNumId w:val="38"/>
  </w:num>
  <w:num w:numId="43">
    <w:abstractNumId w:val="7"/>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lacherla, Susmitha C">
    <w15:presenceInfo w15:providerId="AD" w15:userId="S::susmithacpalacherla@maximus.com::aca56eee-8690-4e75-b830-7830b36a59a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trackRevision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D2977"/>
    <w:rsid w:val="000165F3"/>
    <w:rsid w:val="00022CCE"/>
    <w:rsid w:val="00024AB2"/>
    <w:rsid w:val="00026033"/>
    <w:rsid w:val="00026536"/>
    <w:rsid w:val="0004360A"/>
    <w:rsid w:val="00060E62"/>
    <w:rsid w:val="000773D5"/>
    <w:rsid w:val="00096C08"/>
    <w:rsid w:val="000A4186"/>
    <w:rsid w:val="000B36BD"/>
    <w:rsid w:val="000B5EF7"/>
    <w:rsid w:val="000C1C25"/>
    <w:rsid w:val="000C3865"/>
    <w:rsid w:val="000E074D"/>
    <w:rsid w:val="000E23FA"/>
    <w:rsid w:val="000E56D1"/>
    <w:rsid w:val="000E616C"/>
    <w:rsid w:val="001009FB"/>
    <w:rsid w:val="00111203"/>
    <w:rsid w:val="00122711"/>
    <w:rsid w:val="00123944"/>
    <w:rsid w:val="00133126"/>
    <w:rsid w:val="00135920"/>
    <w:rsid w:val="00136019"/>
    <w:rsid w:val="00141B19"/>
    <w:rsid w:val="00142481"/>
    <w:rsid w:val="00144DAD"/>
    <w:rsid w:val="0015168F"/>
    <w:rsid w:val="00153371"/>
    <w:rsid w:val="0015614B"/>
    <w:rsid w:val="00157107"/>
    <w:rsid w:val="0016044C"/>
    <w:rsid w:val="00166258"/>
    <w:rsid w:val="00170D44"/>
    <w:rsid w:val="0017605E"/>
    <w:rsid w:val="001767C6"/>
    <w:rsid w:val="001822D4"/>
    <w:rsid w:val="001B35F6"/>
    <w:rsid w:val="001B4454"/>
    <w:rsid w:val="001B4BE1"/>
    <w:rsid w:val="001E1452"/>
    <w:rsid w:val="00200405"/>
    <w:rsid w:val="00202048"/>
    <w:rsid w:val="002074EC"/>
    <w:rsid w:val="00213A1B"/>
    <w:rsid w:val="00217802"/>
    <w:rsid w:val="00217E7F"/>
    <w:rsid w:val="002326CC"/>
    <w:rsid w:val="002431EB"/>
    <w:rsid w:val="00260C5D"/>
    <w:rsid w:val="0026146F"/>
    <w:rsid w:val="00263314"/>
    <w:rsid w:val="00265092"/>
    <w:rsid w:val="00265A6D"/>
    <w:rsid w:val="00266B0C"/>
    <w:rsid w:val="0027630C"/>
    <w:rsid w:val="0028710A"/>
    <w:rsid w:val="00290CD1"/>
    <w:rsid w:val="002B2931"/>
    <w:rsid w:val="002B6EC8"/>
    <w:rsid w:val="002C3B04"/>
    <w:rsid w:val="002C7772"/>
    <w:rsid w:val="002D1C91"/>
    <w:rsid w:val="002D5D3B"/>
    <w:rsid w:val="002F47D9"/>
    <w:rsid w:val="002F5746"/>
    <w:rsid w:val="003011AB"/>
    <w:rsid w:val="00304EEA"/>
    <w:rsid w:val="00315996"/>
    <w:rsid w:val="00320E41"/>
    <w:rsid w:val="00323C43"/>
    <w:rsid w:val="003376CE"/>
    <w:rsid w:val="00350946"/>
    <w:rsid w:val="00350C1F"/>
    <w:rsid w:val="00360E8C"/>
    <w:rsid w:val="00360EAA"/>
    <w:rsid w:val="00365238"/>
    <w:rsid w:val="0038466D"/>
    <w:rsid w:val="0039003A"/>
    <w:rsid w:val="00392241"/>
    <w:rsid w:val="003B16DA"/>
    <w:rsid w:val="003B75E1"/>
    <w:rsid w:val="003D2977"/>
    <w:rsid w:val="003F421D"/>
    <w:rsid w:val="00401F64"/>
    <w:rsid w:val="004020EE"/>
    <w:rsid w:val="004150EA"/>
    <w:rsid w:val="00450174"/>
    <w:rsid w:val="00452D84"/>
    <w:rsid w:val="00481F6E"/>
    <w:rsid w:val="00490C4F"/>
    <w:rsid w:val="0049254A"/>
    <w:rsid w:val="00494DF0"/>
    <w:rsid w:val="004A132D"/>
    <w:rsid w:val="004A51E8"/>
    <w:rsid w:val="004A6695"/>
    <w:rsid w:val="004A6D60"/>
    <w:rsid w:val="004B13B0"/>
    <w:rsid w:val="004B33EE"/>
    <w:rsid w:val="004C48CE"/>
    <w:rsid w:val="004D3B66"/>
    <w:rsid w:val="004E3D97"/>
    <w:rsid w:val="004F7CB4"/>
    <w:rsid w:val="00504005"/>
    <w:rsid w:val="00514612"/>
    <w:rsid w:val="00532E05"/>
    <w:rsid w:val="0053330A"/>
    <w:rsid w:val="0054008E"/>
    <w:rsid w:val="00572F34"/>
    <w:rsid w:val="00574DF5"/>
    <w:rsid w:val="005858ED"/>
    <w:rsid w:val="00587171"/>
    <w:rsid w:val="005A139D"/>
    <w:rsid w:val="005A64FA"/>
    <w:rsid w:val="005A6695"/>
    <w:rsid w:val="005B36FF"/>
    <w:rsid w:val="005C3398"/>
    <w:rsid w:val="005C34A1"/>
    <w:rsid w:val="005C5900"/>
    <w:rsid w:val="005E5CD7"/>
    <w:rsid w:val="005E7200"/>
    <w:rsid w:val="005F0717"/>
    <w:rsid w:val="00605458"/>
    <w:rsid w:val="00623B88"/>
    <w:rsid w:val="00632F9F"/>
    <w:rsid w:val="00634B03"/>
    <w:rsid w:val="006411BC"/>
    <w:rsid w:val="00657231"/>
    <w:rsid w:val="006633D7"/>
    <w:rsid w:val="006708E9"/>
    <w:rsid w:val="00681BE6"/>
    <w:rsid w:val="006913F0"/>
    <w:rsid w:val="00695E80"/>
    <w:rsid w:val="006A5813"/>
    <w:rsid w:val="006A7BC3"/>
    <w:rsid w:val="006F770C"/>
    <w:rsid w:val="00714708"/>
    <w:rsid w:val="00720707"/>
    <w:rsid w:val="00723F14"/>
    <w:rsid w:val="00727D43"/>
    <w:rsid w:val="00732F3C"/>
    <w:rsid w:val="00736BF7"/>
    <w:rsid w:val="00743901"/>
    <w:rsid w:val="0074547D"/>
    <w:rsid w:val="00750891"/>
    <w:rsid w:val="00756BEE"/>
    <w:rsid w:val="0076086A"/>
    <w:rsid w:val="00780774"/>
    <w:rsid w:val="00780B5B"/>
    <w:rsid w:val="007931F8"/>
    <w:rsid w:val="00794A10"/>
    <w:rsid w:val="007A2AFC"/>
    <w:rsid w:val="007B18A0"/>
    <w:rsid w:val="007B21AB"/>
    <w:rsid w:val="007B3C9C"/>
    <w:rsid w:val="007B5133"/>
    <w:rsid w:val="007B6A67"/>
    <w:rsid w:val="007C480A"/>
    <w:rsid w:val="007D2F58"/>
    <w:rsid w:val="007E4ABC"/>
    <w:rsid w:val="007E660F"/>
    <w:rsid w:val="007F0FE6"/>
    <w:rsid w:val="007F36E6"/>
    <w:rsid w:val="008212C1"/>
    <w:rsid w:val="00835C80"/>
    <w:rsid w:val="00836621"/>
    <w:rsid w:val="0084218D"/>
    <w:rsid w:val="00842389"/>
    <w:rsid w:val="00853A50"/>
    <w:rsid w:val="008576A7"/>
    <w:rsid w:val="00860DD5"/>
    <w:rsid w:val="008705BE"/>
    <w:rsid w:val="00876FE2"/>
    <w:rsid w:val="00881025"/>
    <w:rsid w:val="00883C77"/>
    <w:rsid w:val="00894FF0"/>
    <w:rsid w:val="008A093F"/>
    <w:rsid w:val="008C2FA7"/>
    <w:rsid w:val="008C584B"/>
    <w:rsid w:val="008D184D"/>
    <w:rsid w:val="008D48D8"/>
    <w:rsid w:val="008E5151"/>
    <w:rsid w:val="009152BD"/>
    <w:rsid w:val="00917A1A"/>
    <w:rsid w:val="00926339"/>
    <w:rsid w:val="00932115"/>
    <w:rsid w:val="009330C3"/>
    <w:rsid w:val="00934089"/>
    <w:rsid w:val="00941768"/>
    <w:rsid w:val="00946573"/>
    <w:rsid w:val="0095088D"/>
    <w:rsid w:val="00950B2C"/>
    <w:rsid w:val="0095359C"/>
    <w:rsid w:val="009773E7"/>
    <w:rsid w:val="009832DD"/>
    <w:rsid w:val="00987C80"/>
    <w:rsid w:val="009930C9"/>
    <w:rsid w:val="00997A45"/>
    <w:rsid w:val="009A4223"/>
    <w:rsid w:val="009C2A99"/>
    <w:rsid w:val="009D1884"/>
    <w:rsid w:val="009D447D"/>
    <w:rsid w:val="009E6009"/>
    <w:rsid w:val="009F2A51"/>
    <w:rsid w:val="009F5C5D"/>
    <w:rsid w:val="009F77F3"/>
    <w:rsid w:val="00A038E4"/>
    <w:rsid w:val="00A1321B"/>
    <w:rsid w:val="00A1537D"/>
    <w:rsid w:val="00A204D3"/>
    <w:rsid w:val="00A34C11"/>
    <w:rsid w:val="00A42A27"/>
    <w:rsid w:val="00A45C57"/>
    <w:rsid w:val="00A47122"/>
    <w:rsid w:val="00A51C37"/>
    <w:rsid w:val="00A52549"/>
    <w:rsid w:val="00A67A9C"/>
    <w:rsid w:val="00A71CC9"/>
    <w:rsid w:val="00A76B23"/>
    <w:rsid w:val="00A912FD"/>
    <w:rsid w:val="00A925C9"/>
    <w:rsid w:val="00A93379"/>
    <w:rsid w:val="00A96E41"/>
    <w:rsid w:val="00AC3ED7"/>
    <w:rsid w:val="00AC6E0C"/>
    <w:rsid w:val="00AE6907"/>
    <w:rsid w:val="00B148DC"/>
    <w:rsid w:val="00B15619"/>
    <w:rsid w:val="00B15CC1"/>
    <w:rsid w:val="00B167BA"/>
    <w:rsid w:val="00B17252"/>
    <w:rsid w:val="00B41F6B"/>
    <w:rsid w:val="00B7425F"/>
    <w:rsid w:val="00B853DF"/>
    <w:rsid w:val="00B94B3A"/>
    <w:rsid w:val="00B97A0A"/>
    <w:rsid w:val="00BA7B09"/>
    <w:rsid w:val="00BD2C9B"/>
    <w:rsid w:val="00BE2E93"/>
    <w:rsid w:val="00BE2FE1"/>
    <w:rsid w:val="00C006AB"/>
    <w:rsid w:val="00C103E4"/>
    <w:rsid w:val="00C1092A"/>
    <w:rsid w:val="00C17305"/>
    <w:rsid w:val="00C20D15"/>
    <w:rsid w:val="00C228D9"/>
    <w:rsid w:val="00C3167F"/>
    <w:rsid w:val="00C35E45"/>
    <w:rsid w:val="00C478C6"/>
    <w:rsid w:val="00C53166"/>
    <w:rsid w:val="00C5412A"/>
    <w:rsid w:val="00C55BF9"/>
    <w:rsid w:val="00C57C3E"/>
    <w:rsid w:val="00C64067"/>
    <w:rsid w:val="00C66923"/>
    <w:rsid w:val="00C74EEA"/>
    <w:rsid w:val="00C84DC7"/>
    <w:rsid w:val="00C86D30"/>
    <w:rsid w:val="00C87602"/>
    <w:rsid w:val="00CC4682"/>
    <w:rsid w:val="00CD2559"/>
    <w:rsid w:val="00CD7CE3"/>
    <w:rsid w:val="00CE328F"/>
    <w:rsid w:val="00D01B11"/>
    <w:rsid w:val="00D1047C"/>
    <w:rsid w:val="00D2382E"/>
    <w:rsid w:val="00D30317"/>
    <w:rsid w:val="00D329A1"/>
    <w:rsid w:val="00D37C04"/>
    <w:rsid w:val="00D4079B"/>
    <w:rsid w:val="00D43FD1"/>
    <w:rsid w:val="00D47089"/>
    <w:rsid w:val="00D52B53"/>
    <w:rsid w:val="00D62E27"/>
    <w:rsid w:val="00D63E6E"/>
    <w:rsid w:val="00D74D2B"/>
    <w:rsid w:val="00D74FAF"/>
    <w:rsid w:val="00D82A66"/>
    <w:rsid w:val="00D93C14"/>
    <w:rsid w:val="00DA3001"/>
    <w:rsid w:val="00DC43BA"/>
    <w:rsid w:val="00DD0B27"/>
    <w:rsid w:val="00DD749A"/>
    <w:rsid w:val="00DE6B33"/>
    <w:rsid w:val="00DF2948"/>
    <w:rsid w:val="00E012D4"/>
    <w:rsid w:val="00E25F26"/>
    <w:rsid w:val="00E26657"/>
    <w:rsid w:val="00E3438D"/>
    <w:rsid w:val="00E3461D"/>
    <w:rsid w:val="00E36F9D"/>
    <w:rsid w:val="00E42C88"/>
    <w:rsid w:val="00E44A57"/>
    <w:rsid w:val="00E5171C"/>
    <w:rsid w:val="00E527C0"/>
    <w:rsid w:val="00E55462"/>
    <w:rsid w:val="00E64317"/>
    <w:rsid w:val="00E654C3"/>
    <w:rsid w:val="00E66759"/>
    <w:rsid w:val="00E67201"/>
    <w:rsid w:val="00E705FE"/>
    <w:rsid w:val="00E83C44"/>
    <w:rsid w:val="00E97561"/>
    <w:rsid w:val="00EA5B9C"/>
    <w:rsid w:val="00EA7EB2"/>
    <w:rsid w:val="00EC642C"/>
    <w:rsid w:val="00EC75F7"/>
    <w:rsid w:val="00EE06FD"/>
    <w:rsid w:val="00EE25CC"/>
    <w:rsid w:val="00EF5B6C"/>
    <w:rsid w:val="00F00100"/>
    <w:rsid w:val="00F056A7"/>
    <w:rsid w:val="00F441C0"/>
    <w:rsid w:val="00F50BAE"/>
    <w:rsid w:val="00F56A29"/>
    <w:rsid w:val="00F7423D"/>
    <w:rsid w:val="00F8420E"/>
    <w:rsid w:val="00F85550"/>
    <w:rsid w:val="00F94DAF"/>
    <w:rsid w:val="00FA6FC3"/>
    <w:rsid w:val="00FB1E19"/>
    <w:rsid w:val="00FB4D2F"/>
    <w:rsid w:val="00FC3DCF"/>
    <w:rsid w:val="00FE0A8B"/>
    <w:rsid w:val="00FE56FB"/>
    <w:rsid w:val="00FE6FB0"/>
    <w:rsid w:val="00FF1A5D"/>
    <w:rsid w:val="00FF490B"/>
    <w:rsid w:val="00FF57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D4E6716"/>
  <w15:docId w15:val="{0F3B2F1B-9BD5-4178-AC0D-3D33AEC8E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7089"/>
    <w:pPr>
      <w:spacing w:after="200" w:line="276" w:lineRule="auto"/>
    </w:pPr>
    <w:rPr>
      <w:sz w:val="22"/>
      <w:szCs w:val="22"/>
    </w:rPr>
  </w:style>
  <w:style w:type="paragraph" w:styleId="Heading1">
    <w:name w:val="heading 1"/>
    <w:basedOn w:val="Normal"/>
    <w:next w:val="Normal"/>
    <w:link w:val="Heading1Char"/>
    <w:uiPriority w:val="9"/>
    <w:qFormat/>
    <w:rsid w:val="00C86D30"/>
    <w:pPr>
      <w:keepNext/>
      <w:keepLines/>
      <w:numPr>
        <w:numId w:val="8"/>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1F6E"/>
    <w:pPr>
      <w:keepNext/>
      <w:keepLines/>
      <w:numPr>
        <w:ilvl w:val="1"/>
        <w:numId w:val="8"/>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86D30"/>
    <w:pPr>
      <w:keepNext/>
      <w:keepLines/>
      <w:numPr>
        <w:ilvl w:val="2"/>
        <w:numId w:val="8"/>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81F6E"/>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81F6E"/>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81F6E"/>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81F6E"/>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81F6E"/>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81F6E"/>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376CE"/>
    <w:rPr>
      <w:sz w:val="22"/>
      <w:szCs w:val="22"/>
    </w:rPr>
  </w:style>
  <w:style w:type="character" w:styleId="Hyperlink">
    <w:name w:val="Hyperlink"/>
    <w:basedOn w:val="DefaultParagraphFont"/>
    <w:uiPriority w:val="99"/>
    <w:unhideWhenUsed/>
    <w:rsid w:val="003376CE"/>
    <w:rPr>
      <w:rFonts w:cs="Times New Roman"/>
      <w:color w:val="0000FF"/>
      <w:u w:val="single"/>
    </w:rPr>
  </w:style>
  <w:style w:type="paragraph" w:styleId="BodyText">
    <w:name w:val="Body Text"/>
    <w:basedOn w:val="Normal"/>
    <w:link w:val="BodyTextChar"/>
    <w:uiPriority w:val="99"/>
    <w:rsid w:val="009F2A51"/>
    <w:pPr>
      <w:spacing w:after="0" w:line="240" w:lineRule="auto"/>
    </w:pPr>
    <w:rPr>
      <w:rFonts w:ascii="Times New Roman" w:hAnsi="Times New Roman"/>
      <w:szCs w:val="20"/>
    </w:rPr>
  </w:style>
  <w:style w:type="character" w:customStyle="1" w:styleId="BodyTextChar">
    <w:name w:val="Body Text Char"/>
    <w:basedOn w:val="DefaultParagraphFont"/>
    <w:link w:val="BodyText"/>
    <w:uiPriority w:val="99"/>
    <w:locked/>
    <w:rsid w:val="009F2A51"/>
    <w:rPr>
      <w:rFonts w:ascii="Times New Roman" w:hAnsi="Times New Roman" w:cs="Times New Roman"/>
      <w:sz w:val="20"/>
      <w:szCs w:val="20"/>
    </w:rPr>
  </w:style>
  <w:style w:type="paragraph" w:customStyle="1" w:styleId="Title1">
    <w:name w:val="Title1"/>
    <w:basedOn w:val="Normal"/>
    <w:rsid w:val="009F2A51"/>
    <w:pPr>
      <w:spacing w:after="0" w:line="240" w:lineRule="auto"/>
      <w:jc w:val="right"/>
    </w:pPr>
    <w:rPr>
      <w:rFonts w:ascii="Garamond" w:hAnsi="Garamond"/>
      <w:b/>
      <w:sz w:val="72"/>
      <w:szCs w:val="20"/>
    </w:rPr>
  </w:style>
  <w:style w:type="paragraph" w:customStyle="1" w:styleId="hd1">
    <w:name w:val="hd1"/>
    <w:basedOn w:val="Header"/>
    <w:next w:val="Normal"/>
    <w:rsid w:val="009F2A51"/>
    <w:pPr>
      <w:tabs>
        <w:tab w:val="clear" w:pos="4680"/>
        <w:tab w:val="clear" w:pos="9360"/>
        <w:tab w:val="center" w:pos="4320"/>
        <w:tab w:val="right" w:pos="8640"/>
      </w:tabs>
      <w:spacing w:before="360" w:after="120" w:line="240" w:lineRule="auto"/>
      <w:jc w:val="both"/>
    </w:pPr>
    <w:rPr>
      <w:rFonts w:ascii="Century Schoolbook" w:hAnsi="Century Schoolbook"/>
      <w:b/>
      <w:sz w:val="28"/>
      <w:szCs w:val="20"/>
    </w:rPr>
  </w:style>
  <w:style w:type="paragraph" w:styleId="Header">
    <w:name w:val="header"/>
    <w:basedOn w:val="Normal"/>
    <w:link w:val="HeaderChar"/>
    <w:uiPriority w:val="99"/>
    <w:unhideWhenUsed/>
    <w:rsid w:val="009F2A51"/>
    <w:pPr>
      <w:tabs>
        <w:tab w:val="center" w:pos="4680"/>
        <w:tab w:val="right" w:pos="9360"/>
      </w:tabs>
    </w:pPr>
  </w:style>
  <w:style w:type="character" w:customStyle="1" w:styleId="HeaderChar">
    <w:name w:val="Header Char"/>
    <w:basedOn w:val="DefaultParagraphFont"/>
    <w:link w:val="Header"/>
    <w:uiPriority w:val="99"/>
    <w:locked/>
    <w:rsid w:val="009F2A51"/>
    <w:rPr>
      <w:rFonts w:cs="Times New Roman"/>
    </w:rPr>
  </w:style>
  <w:style w:type="paragraph" w:customStyle="1" w:styleId="hdr1">
    <w:name w:val="hdr1"/>
    <w:basedOn w:val="Normal"/>
    <w:rsid w:val="009F2A51"/>
    <w:pPr>
      <w:spacing w:before="60" w:after="0" w:line="240" w:lineRule="auto"/>
      <w:ind w:left="540"/>
      <w:jc w:val="both"/>
    </w:pPr>
    <w:rPr>
      <w:rFonts w:ascii="Times New Roman" w:hAnsi="Times New Roman"/>
      <w:sz w:val="24"/>
      <w:szCs w:val="20"/>
    </w:rPr>
  </w:style>
  <w:style w:type="paragraph" w:styleId="Footer">
    <w:name w:val="footer"/>
    <w:basedOn w:val="Normal"/>
    <w:link w:val="FooterChar"/>
    <w:unhideWhenUsed/>
    <w:rsid w:val="009F2A51"/>
    <w:pPr>
      <w:tabs>
        <w:tab w:val="center" w:pos="4680"/>
        <w:tab w:val="right" w:pos="9360"/>
      </w:tabs>
    </w:pPr>
  </w:style>
  <w:style w:type="character" w:customStyle="1" w:styleId="FooterChar">
    <w:name w:val="Footer Char"/>
    <w:basedOn w:val="DefaultParagraphFont"/>
    <w:link w:val="Footer"/>
    <w:uiPriority w:val="99"/>
    <w:locked/>
    <w:rsid w:val="009F2A51"/>
    <w:rPr>
      <w:rFonts w:cs="Times New Roman"/>
    </w:rPr>
  </w:style>
  <w:style w:type="character" w:styleId="PageNumber">
    <w:name w:val="page number"/>
    <w:basedOn w:val="DefaultParagraphFont"/>
    <w:rsid w:val="009F2A51"/>
    <w:rPr>
      <w:rFonts w:cs="Times New Roman"/>
    </w:rPr>
  </w:style>
  <w:style w:type="paragraph" w:styleId="BalloonText">
    <w:name w:val="Balloon Text"/>
    <w:basedOn w:val="Normal"/>
    <w:link w:val="BalloonTextChar"/>
    <w:uiPriority w:val="99"/>
    <w:semiHidden/>
    <w:unhideWhenUsed/>
    <w:rsid w:val="009F2A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F2A51"/>
    <w:rPr>
      <w:rFonts w:ascii="Tahoma" w:hAnsi="Tahoma" w:cs="Tahoma"/>
      <w:sz w:val="16"/>
      <w:szCs w:val="16"/>
    </w:rPr>
  </w:style>
  <w:style w:type="paragraph" w:styleId="ListParagraph">
    <w:name w:val="List Paragraph"/>
    <w:basedOn w:val="Normal"/>
    <w:uiPriority w:val="34"/>
    <w:qFormat/>
    <w:rsid w:val="008C584B"/>
    <w:pPr>
      <w:ind w:left="720"/>
      <w:contextualSpacing/>
    </w:pPr>
  </w:style>
  <w:style w:type="table" w:styleId="TableGrid">
    <w:name w:val="Table Grid"/>
    <w:basedOn w:val="TableNormal"/>
    <w:uiPriority w:val="59"/>
    <w:rsid w:val="007454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86D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1F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86D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unhideWhenUsed/>
    <w:qFormat/>
    <w:rsid w:val="00A96E41"/>
    <w:pPr>
      <w:outlineLvl w:val="9"/>
    </w:pPr>
    <w:rPr>
      <w:lang w:eastAsia="ja-JP"/>
    </w:rPr>
  </w:style>
  <w:style w:type="paragraph" w:styleId="TOC1">
    <w:name w:val="toc 1"/>
    <w:basedOn w:val="Normal"/>
    <w:next w:val="Normal"/>
    <w:autoRedefine/>
    <w:uiPriority w:val="39"/>
    <w:unhideWhenUsed/>
    <w:qFormat/>
    <w:rsid w:val="00A96E41"/>
    <w:pPr>
      <w:spacing w:after="100"/>
    </w:pPr>
  </w:style>
  <w:style w:type="paragraph" w:styleId="TOC2">
    <w:name w:val="toc 2"/>
    <w:basedOn w:val="Normal"/>
    <w:next w:val="Normal"/>
    <w:autoRedefine/>
    <w:uiPriority w:val="39"/>
    <w:unhideWhenUsed/>
    <w:qFormat/>
    <w:rsid w:val="00481F6E"/>
    <w:pPr>
      <w:spacing w:after="100"/>
      <w:ind w:left="220"/>
    </w:pPr>
    <w:rPr>
      <w:rFonts w:asciiTheme="minorHAnsi" w:eastAsiaTheme="minorEastAsia" w:hAnsiTheme="minorHAnsi" w:cstheme="minorBidi"/>
      <w:lang w:eastAsia="ja-JP"/>
    </w:rPr>
  </w:style>
  <w:style w:type="paragraph" w:styleId="TOC3">
    <w:name w:val="toc 3"/>
    <w:basedOn w:val="Normal"/>
    <w:next w:val="Normal"/>
    <w:autoRedefine/>
    <w:uiPriority w:val="39"/>
    <w:unhideWhenUsed/>
    <w:qFormat/>
    <w:rsid w:val="00481F6E"/>
    <w:pPr>
      <w:spacing w:after="100"/>
      <w:ind w:left="440"/>
    </w:pPr>
    <w:rPr>
      <w:rFonts w:asciiTheme="minorHAnsi" w:eastAsiaTheme="minorEastAsia" w:hAnsiTheme="minorHAnsi" w:cstheme="minorBidi"/>
      <w:lang w:eastAsia="ja-JP"/>
    </w:rPr>
  </w:style>
  <w:style w:type="character" w:customStyle="1" w:styleId="Heading4Char">
    <w:name w:val="Heading 4 Char"/>
    <w:basedOn w:val="DefaultParagraphFont"/>
    <w:link w:val="Heading4"/>
    <w:uiPriority w:val="9"/>
    <w:rsid w:val="00481F6E"/>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481F6E"/>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481F6E"/>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481F6E"/>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481F6E"/>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481F6E"/>
    <w:rPr>
      <w:rFonts w:asciiTheme="majorHAnsi" w:eastAsiaTheme="majorEastAsia" w:hAnsiTheme="majorHAnsi" w:cstheme="majorBidi"/>
      <w:i/>
      <w:iCs/>
      <w:color w:val="404040" w:themeColor="text1" w:themeTint="BF"/>
    </w:rPr>
  </w:style>
  <w:style w:type="character" w:customStyle="1" w:styleId="question1">
    <w:name w:val="question1"/>
    <w:basedOn w:val="DefaultParagraphFont"/>
    <w:rsid w:val="0053330A"/>
    <w:rPr>
      <w:rFonts w:ascii="Calibri" w:hAnsi="Calibri" w:cs="Calibri" w:hint="default"/>
      <w:b/>
      <w:bCs/>
      <w:color w:val="000000"/>
      <w:sz w:val="24"/>
      <w:szCs w:val="24"/>
    </w:rPr>
  </w:style>
  <w:style w:type="paragraph" w:customStyle="1" w:styleId="Footertext1">
    <w:name w:val="Footer text 1"/>
    <w:basedOn w:val="Footer"/>
    <w:rsid w:val="00136019"/>
    <w:pPr>
      <w:tabs>
        <w:tab w:val="clear" w:pos="4680"/>
        <w:tab w:val="clear" w:pos="9360"/>
      </w:tabs>
      <w:spacing w:before="120" w:after="0" w:line="240" w:lineRule="auto"/>
      <w:jc w:val="center"/>
    </w:pPr>
    <w:rPr>
      <w:rFonts w:ascii="CG Times" w:hAnsi="CG Times" w:cs="Vrinda"/>
      <w:sz w:val="18"/>
      <w:szCs w:val="18"/>
    </w:rPr>
  </w:style>
  <w:style w:type="paragraph" w:customStyle="1" w:styleId="Footertext2">
    <w:name w:val="Footer text 2"/>
    <w:basedOn w:val="Footer"/>
    <w:rsid w:val="00136019"/>
    <w:pPr>
      <w:tabs>
        <w:tab w:val="clear" w:pos="4680"/>
        <w:tab w:val="clear" w:pos="9360"/>
      </w:tabs>
      <w:spacing w:after="0" w:line="240" w:lineRule="auto"/>
      <w:jc w:val="center"/>
    </w:pPr>
    <w:rPr>
      <w:rFonts w:ascii="CG Times" w:hAnsi="CG Times" w:cs="Vrinda"/>
      <w:sz w:val="18"/>
      <w:szCs w:val="18"/>
    </w:rPr>
  </w:style>
  <w:style w:type="character" w:styleId="UnresolvedMention">
    <w:name w:val="Unresolved Mention"/>
    <w:basedOn w:val="DefaultParagraphFont"/>
    <w:uiPriority w:val="99"/>
    <w:semiHidden/>
    <w:unhideWhenUsed/>
    <w:rsid w:val="004501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D1D084-BA66-4BA3-B836-61FEF73AC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TotalTime>
  <Pages>1</Pages>
  <Words>3162</Words>
  <Characters>18025</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Vangent, Inc</Company>
  <LinksUpToDate>false</LinksUpToDate>
  <CharactersWithSpaces>21145</CharactersWithSpaces>
  <SharedDoc>false</SharedDoc>
  <HLinks>
    <vt:vector size="6" baseType="variant">
      <vt:variant>
        <vt:i4>4325449</vt:i4>
      </vt:variant>
      <vt:variant>
        <vt:i4>0</vt:i4>
      </vt:variant>
      <vt:variant>
        <vt:i4>0</vt:i4>
      </vt:variant>
      <vt:variant>
        <vt:i4>5</vt:i4>
      </vt:variant>
      <vt:variant>
        <vt:lpwstr>\\VACMSMAPP01\apps\diffMerge\CVP_QCM\QCM_Int_files\GentranBackup\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hinmda</dc:creator>
  <cp:lastModifiedBy>Palacherla, Susmitha C</cp:lastModifiedBy>
  <cp:revision>77</cp:revision>
  <dcterms:created xsi:type="dcterms:W3CDTF">2014-05-14T02:00:00Z</dcterms:created>
  <dcterms:modified xsi:type="dcterms:W3CDTF">2021-04-20T12:07:00Z</dcterms:modified>
</cp:coreProperties>
</file>