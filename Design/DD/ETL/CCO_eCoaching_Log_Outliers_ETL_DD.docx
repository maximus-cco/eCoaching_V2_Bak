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2A51" w:rsidRPr="002431EB" w:rsidRDefault="009F2A51" w:rsidP="009F2A51">
      <w:pPr>
        <w:ind w:right="-270"/>
        <w:rPr>
          <w:rFonts w:ascii="Century Schoolbook" w:hAnsi="Century Schoolbook"/>
        </w:rPr>
      </w:pPr>
    </w:p>
    <w:p w:rsidR="00136019" w:rsidRPr="007665CA" w:rsidRDefault="00136019" w:rsidP="00532E05">
      <w:pPr>
        <w:ind w:right="-270"/>
        <w:jc w:val="center"/>
        <w:rPr>
          <w:b/>
          <w:bCs/>
          <w:sz w:val="56"/>
          <w:szCs w:val="56"/>
        </w:rPr>
      </w:pPr>
      <w:r w:rsidRPr="007665CA">
        <w:rPr>
          <w:b/>
          <w:bCs/>
          <w:noProof/>
          <w:sz w:val="56"/>
          <w:szCs w:val="56"/>
        </w:rPr>
        <w:t>eCoac</w:t>
      </w:r>
      <w:r>
        <w:rPr>
          <w:b/>
          <w:bCs/>
          <w:noProof/>
          <w:sz w:val="56"/>
          <w:szCs w:val="56"/>
        </w:rPr>
        <w:t>h</w:t>
      </w:r>
      <w:r w:rsidRPr="007665CA">
        <w:rPr>
          <w:b/>
          <w:bCs/>
          <w:noProof/>
          <w:sz w:val="56"/>
          <w:szCs w:val="56"/>
        </w:rPr>
        <w:t>ing Log System</w:t>
      </w:r>
    </w:p>
    <w:p w:rsidR="009F2A51" w:rsidRPr="002431EB" w:rsidRDefault="009F2A51" w:rsidP="009F2A51">
      <w:pPr>
        <w:ind w:right="-270"/>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r>
        <w:rPr>
          <w:rFonts w:ascii="Arial" w:hAnsi="Arial" w:cs="Arial"/>
          <w:b/>
          <w:sz w:val="32"/>
        </w:rPr>
        <w:t>eCoaching_Outliers_Load</w:t>
      </w:r>
    </w:p>
    <w:p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95359C" w:rsidRDefault="009F2A51" w:rsidP="009F2A51">
      <w:pPr>
        <w:ind w:right="-270"/>
        <w:rPr>
          <w:rFonts w:asciiTheme="minorHAnsi" w:hAnsiTheme="minorHAnsi"/>
          <w:sz w:val="20"/>
          <w:szCs w:val="20"/>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4410"/>
      </w:tblGrid>
      <w:tr w:rsidR="009F2A51" w:rsidRPr="0095359C" w:rsidTr="00E25F26">
        <w:trPr>
          <w:cantSplit/>
          <w:trHeight w:val="282"/>
        </w:trPr>
        <w:tc>
          <w:tcPr>
            <w:tcW w:w="1530" w:type="dxa"/>
            <w:tcBorders>
              <w:top w:val="single" w:sz="6" w:space="0" w:color="auto"/>
              <w:left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Revision</w:t>
            </w:r>
          </w:p>
        </w:tc>
        <w:tc>
          <w:tcPr>
            <w:tcW w:w="1620" w:type="dxa"/>
            <w:tcBorders>
              <w:top w:val="single" w:sz="6" w:space="0" w:color="auto"/>
              <w:left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Review</w:t>
            </w:r>
          </w:p>
        </w:tc>
        <w:tc>
          <w:tcPr>
            <w:tcW w:w="4410" w:type="dxa"/>
            <w:tcBorders>
              <w:top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Description</w:t>
            </w:r>
          </w:p>
        </w:tc>
      </w:tr>
      <w:tr w:rsidR="00E25F26" w:rsidRPr="0095359C" w:rsidTr="00E25F26">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E25F26" w:rsidRPr="00532E05" w:rsidRDefault="00FF490B" w:rsidP="00532E05">
            <w:pPr>
              <w:ind w:right="-270"/>
              <w:jc w:val="center"/>
              <w:rPr>
                <w:rFonts w:asciiTheme="minorHAnsi" w:hAnsiTheme="minorHAnsi"/>
                <w:sz w:val="20"/>
                <w:szCs w:val="20"/>
                <w:rPrChange w:id="0" w:author="Palacherla, Susmitha C (NE)" w:date="2020-07-31T16:31:00Z">
                  <w:rPr>
                    <w:rFonts w:ascii="Times New Roman (PCL6)" w:hAnsi="Times New Roman (PCL6)"/>
                  </w:rPr>
                </w:rPrChange>
              </w:rPr>
              <w:pPrChange w:id="1" w:author="Palacherla, Susmitha C (NE)" w:date="2020-07-31T16:31:00Z">
                <w:pPr>
                  <w:ind w:left="-12" w:right="-270"/>
                  <w:jc w:val="center"/>
                </w:pPr>
              </w:pPrChange>
            </w:pPr>
            <w:r w:rsidRPr="00532E05">
              <w:rPr>
                <w:rFonts w:asciiTheme="minorHAnsi" w:hAnsiTheme="minorHAnsi"/>
                <w:sz w:val="20"/>
                <w:szCs w:val="20"/>
                <w:rPrChange w:id="2" w:author="Palacherla, Susmitha C (NE)" w:date="2020-07-31T16:31:00Z">
                  <w:rPr>
                    <w:rFonts w:ascii="Times New Roman (PCL6)" w:hAnsi="Times New Roman (PCL6)"/>
                  </w:rPr>
                </w:rPrChange>
              </w:rPr>
              <w:t>07</w:t>
            </w:r>
            <w:r w:rsidR="0026146F" w:rsidRPr="00532E05">
              <w:rPr>
                <w:rFonts w:asciiTheme="minorHAnsi" w:hAnsiTheme="minorHAnsi"/>
                <w:sz w:val="20"/>
                <w:szCs w:val="20"/>
                <w:rPrChange w:id="3" w:author="Palacherla, Susmitha C (NE)" w:date="2020-07-31T16:31:00Z">
                  <w:rPr>
                    <w:rFonts w:ascii="Times New Roman (PCL6)" w:hAnsi="Times New Roman (PCL6)"/>
                  </w:rPr>
                </w:rPrChange>
              </w:rPr>
              <w:t>/</w:t>
            </w:r>
            <w:del w:id="4" w:author="Palacherla, Susmitha C (NE)" w:date="2020-07-31T16:31:00Z">
              <w:r w:rsidR="0026146F" w:rsidRPr="00532E05" w:rsidDel="00532E05">
                <w:rPr>
                  <w:rFonts w:asciiTheme="minorHAnsi" w:hAnsiTheme="minorHAnsi"/>
                  <w:sz w:val="20"/>
                  <w:szCs w:val="20"/>
                  <w:rPrChange w:id="5" w:author="Palacherla, Susmitha C (NE)" w:date="2020-07-31T16:31:00Z">
                    <w:rPr>
                      <w:rFonts w:ascii="Times New Roman (PCL6)" w:hAnsi="Times New Roman (PCL6)"/>
                    </w:rPr>
                  </w:rPrChange>
                </w:rPr>
                <w:delText>10</w:delText>
              </w:r>
              <w:r w:rsidRPr="00532E05" w:rsidDel="00532E05">
                <w:rPr>
                  <w:rFonts w:asciiTheme="minorHAnsi" w:hAnsiTheme="minorHAnsi"/>
                  <w:sz w:val="20"/>
                  <w:szCs w:val="20"/>
                  <w:rPrChange w:id="6" w:author="Palacherla, Susmitha C (NE)" w:date="2020-07-31T16:31:00Z">
                    <w:rPr>
                      <w:rFonts w:ascii="Times New Roman (PCL6)" w:hAnsi="Times New Roman (PCL6)"/>
                    </w:rPr>
                  </w:rPrChange>
                </w:rPr>
                <w:delText>/2019</w:delText>
              </w:r>
            </w:del>
            <w:ins w:id="7" w:author="Palacherla, Susmitha C (NE)" w:date="2020-07-31T16:31:00Z">
              <w:r w:rsidR="00532E05" w:rsidRPr="00532E05">
                <w:rPr>
                  <w:rFonts w:asciiTheme="minorHAnsi" w:hAnsiTheme="minorHAnsi"/>
                  <w:sz w:val="20"/>
                  <w:szCs w:val="20"/>
                  <w:rPrChange w:id="8" w:author="Palacherla, Susmitha C (NE)" w:date="2020-07-31T16:31:00Z">
                    <w:rPr>
                      <w:rFonts w:ascii="Times New Roman (PCL6)" w:hAnsi="Times New Roman (PCL6)"/>
                    </w:rPr>
                  </w:rPrChange>
                </w:rPr>
                <w:t>31/2020</w:t>
              </w:r>
            </w:ins>
          </w:p>
        </w:tc>
        <w:tc>
          <w:tcPr>
            <w:tcW w:w="1620" w:type="dxa"/>
            <w:tcBorders>
              <w:top w:val="single" w:sz="12" w:space="0" w:color="auto"/>
              <w:left w:val="single" w:sz="6" w:space="0" w:color="auto"/>
              <w:bottom w:val="single" w:sz="12" w:space="0" w:color="auto"/>
              <w:right w:val="single" w:sz="6" w:space="0" w:color="auto"/>
            </w:tcBorders>
          </w:tcPr>
          <w:p w:rsidR="00E25F26" w:rsidRPr="00532E05" w:rsidRDefault="00E25F26" w:rsidP="00532E05">
            <w:pPr>
              <w:ind w:right="-270"/>
              <w:jc w:val="center"/>
              <w:rPr>
                <w:rFonts w:asciiTheme="minorHAnsi" w:hAnsiTheme="minorHAnsi"/>
                <w:sz w:val="20"/>
                <w:szCs w:val="20"/>
                <w:rPrChange w:id="9" w:author="Palacherla, Susmitha C (NE)" w:date="2020-07-31T16:31:00Z">
                  <w:rPr>
                    <w:rFonts w:ascii="Times New Roman (PCL6)" w:hAnsi="Times New Roman (PCL6)"/>
                  </w:rPr>
                </w:rPrChange>
              </w:rPr>
              <w:pPrChange w:id="10" w:author="Palacherla, Susmitha C (NE)" w:date="2020-07-31T16:31:00Z">
                <w:pPr>
                  <w:ind w:left="-12" w:right="-270"/>
                  <w:jc w:val="center"/>
                </w:pPr>
              </w:pPrChange>
            </w:pPr>
          </w:p>
        </w:tc>
        <w:tc>
          <w:tcPr>
            <w:tcW w:w="4410" w:type="dxa"/>
            <w:tcBorders>
              <w:top w:val="single" w:sz="12" w:space="0" w:color="auto"/>
              <w:bottom w:val="single" w:sz="12" w:space="0" w:color="auto"/>
              <w:right w:val="single" w:sz="6" w:space="0" w:color="auto"/>
            </w:tcBorders>
          </w:tcPr>
          <w:p w:rsidR="00E25F26" w:rsidRPr="00532E05" w:rsidRDefault="00532E05" w:rsidP="00532E05">
            <w:pPr>
              <w:ind w:right="-270"/>
              <w:rPr>
                <w:rFonts w:asciiTheme="minorHAnsi" w:hAnsiTheme="minorHAnsi"/>
                <w:sz w:val="20"/>
                <w:szCs w:val="20"/>
                <w:rPrChange w:id="11" w:author="Palacherla, Susmitha C (NE)" w:date="2020-07-31T16:31:00Z">
                  <w:rPr>
                    <w:rFonts w:ascii="Times New Roman (PCL6)" w:hAnsi="Times New Roman (PCL6)"/>
                  </w:rPr>
                </w:rPrChange>
              </w:rPr>
              <w:pPrChange w:id="12" w:author="Palacherla, Susmitha C (NE)" w:date="2020-07-31T16:31:00Z">
                <w:pPr>
                  <w:ind w:right="-270"/>
                </w:pPr>
              </w:pPrChange>
            </w:pPr>
            <w:ins w:id="13" w:author="Palacherla, Susmitha C (NE)" w:date="2020-07-31T16:31:00Z">
              <w:r w:rsidRPr="00532E05">
                <w:rPr>
                  <w:rFonts w:asciiTheme="minorHAnsi" w:hAnsiTheme="minorHAnsi"/>
                  <w:sz w:val="20"/>
                  <w:szCs w:val="20"/>
                  <w:rPrChange w:id="14" w:author="Palacherla, Susmitha C (NE)" w:date="2020-07-31T16:31:00Z">
                    <w:rPr>
                      <w:sz w:val="24"/>
                    </w:rPr>
                  </w:rPrChange>
                </w:rPr>
                <w:t>TFS 17716 - Removed company specific references</w:t>
              </w:r>
            </w:ins>
            <w:del w:id="15" w:author="Palacherla, Susmitha C (NE)" w:date="2020-07-31T16:31:00Z">
              <w:r w:rsidR="0026146F" w:rsidRPr="00532E05" w:rsidDel="00532E05">
                <w:rPr>
                  <w:rFonts w:asciiTheme="minorHAnsi" w:hAnsiTheme="minorHAnsi"/>
                  <w:sz w:val="20"/>
                  <w:szCs w:val="20"/>
                  <w:rPrChange w:id="16" w:author="Palacherla, Susmitha C (NE)" w:date="2020-07-31T16:31:00Z">
                    <w:rPr>
                      <w:rFonts w:ascii="Times New Roman (PCL6)" w:hAnsi="Times New Roman (PCL6)"/>
                    </w:rPr>
                  </w:rPrChange>
                </w:rPr>
                <w:delText>TFS 14706 - Switch smtpout.gdit.com to ironport.maximus.com</w:delText>
              </w:r>
            </w:del>
          </w:p>
        </w:tc>
      </w:tr>
    </w:tbl>
    <w:p w:rsidR="009F2A51" w:rsidRPr="0095359C" w:rsidRDefault="009F2A51" w:rsidP="009F2A51">
      <w:pPr>
        <w:pStyle w:val="hd1"/>
        <w:tabs>
          <w:tab w:val="clear" w:pos="4320"/>
          <w:tab w:val="clear" w:pos="8640"/>
          <w:tab w:val="left" w:pos="1980"/>
          <w:tab w:val="left" w:pos="6750"/>
        </w:tabs>
        <w:ind w:right="-270"/>
        <w:rPr>
          <w:rFonts w:asciiTheme="minorHAnsi" w:hAnsiTheme="minorHAnsi"/>
          <w:b w:val="0"/>
          <w:sz w:val="20"/>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59776"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4DB42"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465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81CF6"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Prepared by:</w:t>
      </w:r>
      <w:r w:rsidR="009F2A51" w:rsidRPr="0095359C">
        <w:rPr>
          <w:rFonts w:asciiTheme="minorHAnsi" w:hAnsiTheme="minorHAnsi"/>
          <w:b w:val="0"/>
          <w:sz w:val="20"/>
        </w:rPr>
        <w:tab/>
      </w:r>
      <w:r w:rsidR="00202048" w:rsidRPr="0095359C">
        <w:rPr>
          <w:rFonts w:asciiTheme="minorHAnsi" w:hAnsiTheme="minorHAnsi"/>
          <w:b w:val="0"/>
          <w:sz w:val="20"/>
        </w:rPr>
        <w:t>Susmitha Palacherla</w:t>
      </w:r>
      <w:r w:rsidR="009F2A51" w:rsidRPr="0095359C">
        <w:rPr>
          <w:rFonts w:asciiTheme="minorHAnsi" w:hAnsiTheme="minorHAnsi"/>
          <w:b w:val="0"/>
          <w:sz w:val="20"/>
        </w:rPr>
        <w:tab/>
        <w:t xml:space="preserve">Date:  </w:t>
      </w:r>
      <w:r w:rsidR="00FF578D" w:rsidRPr="0095359C">
        <w:rPr>
          <w:rFonts w:asciiTheme="minorHAnsi" w:hAnsiTheme="minorHAnsi"/>
          <w:b w:val="0"/>
          <w:sz w:val="20"/>
        </w:rPr>
        <w:t>12/04/2013</w:t>
      </w:r>
    </w:p>
    <w:p w:rsidR="009F2A51" w:rsidRPr="0095359C" w:rsidRDefault="009F2A51" w:rsidP="009F2A51">
      <w:pPr>
        <w:tabs>
          <w:tab w:val="left" w:pos="1980"/>
          <w:tab w:val="left" w:pos="6750"/>
        </w:tabs>
        <w:ind w:left="1440" w:right="-270" w:firstLine="720"/>
        <w:rPr>
          <w:rFonts w:asciiTheme="minorHAnsi" w:hAnsiTheme="minorHAnsi"/>
          <w:sz w:val="20"/>
          <w:szCs w:val="20"/>
        </w:rPr>
      </w:pPr>
    </w:p>
    <w:p w:rsidR="009F2A51" w:rsidRPr="0095359C" w:rsidRDefault="009F2A51" w:rsidP="009F2A51">
      <w:pPr>
        <w:pStyle w:val="BodyText"/>
        <w:rPr>
          <w:rFonts w:asciiTheme="minorHAnsi" w:hAnsiTheme="minorHAnsi"/>
          <w:sz w:val="20"/>
        </w:rPr>
      </w:pPr>
      <w:r w:rsidRPr="0095359C">
        <w:rPr>
          <w:rFonts w:asciiTheme="minorHAnsi" w:hAnsiTheme="minorHAnsi"/>
          <w:sz w:val="20"/>
        </w:rPr>
        <w:t xml:space="preserve">Department, Location: </w:t>
      </w:r>
      <w:r w:rsidRPr="0095359C">
        <w:rPr>
          <w:rFonts w:asciiTheme="minorHAnsi" w:hAnsiTheme="minorHAnsi"/>
          <w:sz w:val="20"/>
        </w:rPr>
        <w:tab/>
      </w:r>
      <w:r w:rsidRPr="0095359C">
        <w:rPr>
          <w:rFonts w:asciiTheme="minorHAnsi" w:hAnsiTheme="minorHAnsi"/>
          <w:sz w:val="20"/>
        </w:rPr>
        <w:tab/>
      </w:r>
      <w:r w:rsidR="00202048" w:rsidRPr="0095359C">
        <w:rPr>
          <w:rFonts w:asciiTheme="minorHAnsi" w:hAnsiTheme="minorHAnsi"/>
          <w:sz w:val="20"/>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6704"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230C1" id="Line 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0800"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55231" id="Line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30F04B"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Approved by:</w:t>
      </w:r>
      <w:r w:rsidR="009F2A51" w:rsidRPr="0095359C">
        <w:rPr>
          <w:rFonts w:asciiTheme="minorHAnsi" w:hAnsiTheme="minorHAnsi"/>
          <w:b w:val="0"/>
          <w:sz w:val="20"/>
        </w:rPr>
        <w:tab/>
      </w:r>
      <w:r w:rsidR="009F2A51" w:rsidRPr="0095359C">
        <w:rPr>
          <w:rFonts w:asciiTheme="minorHAnsi" w:hAnsiTheme="minorHAnsi"/>
          <w:b w:val="0"/>
          <w:sz w:val="20"/>
        </w:rPr>
        <w:tab/>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95359C" w:rsidRDefault="00FF578D" w:rsidP="00213A1B">
            <w:pPr>
              <w:pStyle w:val="hdr1"/>
              <w:ind w:left="0"/>
              <w:jc w:val="left"/>
              <w:rPr>
                <w:rFonts w:asciiTheme="minorHAnsi" w:hAnsiTheme="minorHAnsi"/>
                <w:sz w:val="20"/>
              </w:rPr>
            </w:pPr>
            <w:r w:rsidRPr="0095359C">
              <w:rPr>
                <w:rFonts w:asciiTheme="minorHAnsi" w:hAnsiTheme="minorHAnsi"/>
                <w:sz w:val="20"/>
              </w:rPr>
              <w:t>12/04/2013</w:t>
            </w:r>
          </w:p>
        </w:tc>
        <w:tc>
          <w:tcPr>
            <w:tcW w:w="5238" w:type="dxa"/>
          </w:tcPr>
          <w:p w:rsidR="009F2A51" w:rsidRPr="0095359C" w:rsidRDefault="00A67A9C" w:rsidP="009330C3">
            <w:pPr>
              <w:pStyle w:val="hdr1"/>
              <w:ind w:left="0"/>
              <w:jc w:val="left"/>
              <w:rPr>
                <w:rFonts w:asciiTheme="minorHAnsi" w:hAnsiTheme="minorHAnsi"/>
                <w:sz w:val="20"/>
              </w:rPr>
            </w:pPr>
            <w:r w:rsidRPr="0095359C">
              <w:rPr>
                <w:rFonts w:asciiTheme="minorHAnsi" w:hAnsiTheme="minorHAnsi"/>
                <w:sz w:val="20"/>
              </w:rPr>
              <w:t xml:space="preserve">1.0 </w:t>
            </w:r>
            <w:r w:rsidR="00202048" w:rsidRPr="0095359C">
              <w:rPr>
                <w:rFonts w:asciiTheme="minorHAnsi" w:hAnsiTheme="minorHAnsi"/>
                <w:sz w:val="20"/>
              </w:rPr>
              <w:t>Initial revision</w:t>
            </w:r>
          </w:p>
        </w:tc>
        <w:tc>
          <w:tcPr>
            <w:tcW w:w="2790" w:type="dxa"/>
          </w:tcPr>
          <w:p w:rsidR="009F2A51" w:rsidRPr="0095359C" w:rsidRDefault="00202048"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05/01/2015</w:t>
            </w:r>
          </w:p>
        </w:tc>
        <w:tc>
          <w:tcPr>
            <w:tcW w:w="5238"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2.0 SMTP server change. SCR 14803.</w:t>
            </w:r>
          </w:p>
        </w:tc>
        <w:tc>
          <w:tcPr>
            <w:tcW w:w="2790" w:type="dxa"/>
          </w:tcPr>
          <w:p w:rsidR="009F2A51" w:rsidRPr="0095359C" w:rsidRDefault="00A67A9C"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05/26/2015</w:t>
            </w:r>
          </w:p>
        </w:tc>
        <w:tc>
          <w:tcPr>
            <w:tcW w:w="5238"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3.0 LSAT feed Addition. SCR 14818.</w:t>
            </w:r>
          </w:p>
        </w:tc>
        <w:tc>
          <w:tcPr>
            <w:tcW w:w="2790" w:type="dxa"/>
            <w:vAlign w:val="bottom"/>
          </w:tcPr>
          <w:p w:rsidR="009F2A51" w:rsidRPr="0095359C" w:rsidRDefault="00F50BAE"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09/21/2015</w:t>
            </w:r>
          </w:p>
        </w:tc>
        <w:tc>
          <w:tcPr>
            <w:tcW w:w="5238"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4.0 IAT and IAE feed(s) Addition. TFS 644.</w:t>
            </w:r>
          </w:p>
          <w:p w:rsidR="00C5412A" w:rsidRPr="0095359C" w:rsidRDefault="00C5412A" w:rsidP="00C57C3E">
            <w:pPr>
              <w:pStyle w:val="hdr1"/>
              <w:ind w:left="0"/>
              <w:jc w:val="left"/>
              <w:rPr>
                <w:rFonts w:asciiTheme="minorHAnsi" w:hAnsiTheme="minorHAnsi"/>
                <w:sz w:val="20"/>
              </w:rPr>
            </w:pPr>
            <w:r w:rsidRPr="0095359C">
              <w:rPr>
                <w:rFonts w:asciiTheme="minorHAnsi" w:hAnsiTheme="minorHAnsi"/>
                <w:sz w:val="20"/>
              </w:rPr>
              <w:t>Added IAT file to Section 1.3 and checked IAE as Active.</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2.2.2.3.2</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2.2.5 (Functions)</w:t>
            </w:r>
          </w:p>
          <w:p w:rsidR="00997A45" w:rsidRPr="0095359C" w:rsidRDefault="00C5412A" w:rsidP="00997A45">
            <w:pPr>
              <w:pStyle w:val="hdr1"/>
              <w:ind w:left="0"/>
              <w:jc w:val="left"/>
              <w:rPr>
                <w:rFonts w:asciiTheme="minorHAnsi" w:hAnsiTheme="minorHAnsi"/>
                <w:sz w:val="20"/>
              </w:rPr>
            </w:pPr>
            <w:r w:rsidRPr="0095359C">
              <w:rPr>
                <w:rFonts w:asciiTheme="minorHAnsi" w:hAnsiTheme="minorHAnsi"/>
                <w:sz w:val="20"/>
              </w:rPr>
              <w:t>General updates to LCS and General OMR workflow sections for consistency.</w:t>
            </w:r>
          </w:p>
        </w:tc>
        <w:tc>
          <w:tcPr>
            <w:tcW w:w="2790" w:type="dxa"/>
          </w:tcPr>
          <w:p w:rsidR="009F2A51" w:rsidRPr="0095359C" w:rsidRDefault="0065723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B15CC1" w:rsidP="00C57C3E">
            <w:pPr>
              <w:pStyle w:val="hdr1"/>
              <w:ind w:left="0"/>
              <w:jc w:val="left"/>
              <w:rPr>
                <w:rFonts w:asciiTheme="minorHAnsi" w:hAnsiTheme="minorHAnsi"/>
                <w:sz w:val="20"/>
              </w:rPr>
            </w:pPr>
            <w:r w:rsidRPr="0095359C">
              <w:rPr>
                <w:rFonts w:asciiTheme="minorHAnsi" w:hAnsiTheme="minorHAnsi"/>
                <w:sz w:val="20"/>
              </w:rPr>
              <w:t>04/13/2017</w:t>
            </w:r>
          </w:p>
        </w:tc>
        <w:tc>
          <w:tcPr>
            <w:tcW w:w="5238" w:type="dxa"/>
          </w:tcPr>
          <w:p w:rsidR="009F2A51" w:rsidRDefault="00B15CC1" w:rsidP="00A45C57">
            <w:pPr>
              <w:pStyle w:val="hdr1"/>
              <w:ind w:left="0"/>
              <w:jc w:val="left"/>
              <w:rPr>
                <w:rFonts w:asciiTheme="minorHAnsi" w:hAnsiTheme="minorHAnsi"/>
                <w:sz w:val="20"/>
              </w:rPr>
            </w:pPr>
            <w:r w:rsidRPr="0095359C">
              <w:rPr>
                <w:rFonts w:asciiTheme="minorHAnsi" w:hAnsiTheme="minorHAnsi"/>
                <w:sz w:val="20"/>
              </w:rPr>
              <w:t>5.0 BRL and BRN feeds added. TFS 6145.</w:t>
            </w:r>
          </w:p>
          <w:p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1.3 - Added 2 new files #21 and #22</w:t>
            </w:r>
          </w:p>
          <w:p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2.2.2.3 -Replaced package flow screen capture </w:t>
            </w:r>
          </w:p>
          <w:p w:rsidR="003B16DA" w:rsidRPr="0095359C" w:rsidRDefault="003B16DA" w:rsidP="003B16DA">
            <w:pPr>
              <w:pStyle w:val="hdr1"/>
              <w:ind w:left="0"/>
              <w:jc w:val="left"/>
              <w:rPr>
                <w:rFonts w:asciiTheme="minorHAnsi" w:hAnsiTheme="minorHAnsi"/>
                <w:sz w:val="20"/>
              </w:rPr>
            </w:pPr>
            <w:r w:rsidRPr="003B16DA">
              <w:rPr>
                <w:rFonts w:asciiTheme="minorHAnsi" w:hAnsiTheme="minorHAnsi"/>
                <w:sz w:val="20"/>
              </w:rPr>
              <w:t>2.2.2.3.3 - Added new step III</w:t>
            </w:r>
          </w:p>
        </w:tc>
        <w:tc>
          <w:tcPr>
            <w:tcW w:w="2790" w:type="dxa"/>
          </w:tcPr>
          <w:p w:rsidR="009F2A51" w:rsidRPr="0095359C" w:rsidRDefault="00B15CC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04/25/2017</w:t>
            </w:r>
          </w:p>
        </w:tc>
        <w:tc>
          <w:tcPr>
            <w:tcW w:w="5238" w:type="dxa"/>
          </w:tcPr>
          <w:p w:rsidR="009F2A51" w:rsidRDefault="000165F3" w:rsidP="00A45C57">
            <w:pPr>
              <w:pStyle w:val="hdr1"/>
              <w:ind w:left="0"/>
              <w:jc w:val="left"/>
              <w:rPr>
                <w:rFonts w:asciiTheme="minorHAnsi" w:hAnsiTheme="minorHAnsi"/>
                <w:sz w:val="20"/>
              </w:rPr>
            </w:pPr>
            <w:r>
              <w:rPr>
                <w:rFonts w:asciiTheme="minorHAnsi" w:hAnsiTheme="minorHAnsi"/>
                <w:sz w:val="20"/>
              </w:rPr>
              <w:t xml:space="preserve">6.0 </w:t>
            </w:r>
            <w:r w:rsidRPr="0095359C">
              <w:rPr>
                <w:rFonts w:asciiTheme="minorHAnsi" w:hAnsiTheme="minorHAnsi"/>
                <w:sz w:val="20"/>
              </w:rPr>
              <w:t>BRL and BRN feeds</w:t>
            </w:r>
            <w:r>
              <w:rPr>
                <w:rFonts w:asciiTheme="minorHAnsi" w:hAnsiTheme="minorHAnsi"/>
                <w:sz w:val="20"/>
              </w:rPr>
              <w:t xml:space="preserve"> for Quality and Sup </w:t>
            </w:r>
            <w:r w:rsidRPr="0095359C">
              <w:rPr>
                <w:rFonts w:asciiTheme="minorHAnsi" w:hAnsiTheme="minorHAnsi"/>
                <w:sz w:val="20"/>
              </w:rPr>
              <w:t xml:space="preserve"> </w:t>
            </w:r>
            <w:r>
              <w:rPr>
                <w:rFonts w:asciiTheme="minorHAnsi" w:hAnsiTheme="minorHAnsi"/>
                <w:sz w:val="20"/>
              </w:rPr>
              <w:t xml:space="preserve">Modules </w:t>
            </w:r>
            <w:r w:rsidRPr="0095359C">
              <w:rPr>
                <w:rFonts w:asciiTheme="minorHAnsi" w:hAnsiTheme="minorHAnsi"/>
                <w:sz w:val="20"/>
              </w:rPr>
              <w:t>– TFS 6</w:t>
            </w:r>
            <w:r>
              <w:rPr>
                <w:rFonts w:asciiTheme="minorHAnsi" w:hAnsiTheme="minorHAnsi"/>
                <w:sz w:val="20"/>
              </w:rPr>
              <w:t>377</w:t>
            </w:r>
          </w:p>
          <w:p w:rsidR="000165F3" w:rsidRDefault="000165F3" w:rsidP="00A45C57">
            <w:pPr>
              <w:pStyle w:val="hdr1"/>
              <w:ind w:left="0"/>
              <w:jc w:val="left"/>
              <w:rPr>
                <w:rFonts w:asciiTheme="minorHAnsi" w:hAnsiTheme="minorHAnsi"/>
                <w:sz w:val="20"/>
              </w:rPr>
            </w:pPr>
            <w:r>
              <w:rPr>
                <w:rFonts w:asciiTheme="minorHAnsi" w:hAnsiTheme="minorHAnsi"/>
                <w:sz w:val="20"/>
              </w:rPr>
              <w:t xml:space="preserve">2.2.2.1 – </w:t>
            </w:r>
            <w:r w:rsidR="00587171">
              <w:rPr>
                <w:rFonts w:asciiTheme="minorHAnsi" w:hAnsiTheme="minorHAnsi"/>
                <w:sz w:val="20"/>
              </w:rPr>
              <w:t>Variables</w:t>
            </w:r>
            <w:r>
              <w:rPr>
                <w:rFonts w:asciiTheme="minorHAnsi" w:hAnsiTheme="minorHAnsi"/>
                <w:sz w:val="20"/>
              </w:rPr>
              <w:t xml:space="preserve"> – updated expression for FailMessage to add file name.</w:t>
            </w:r>
          </w:p>
          <w:p w:rsidR="00EA5B9C" w:rsidRPr="003B16DA" w:rsidRDefault="00EA5B9C" w:rsidP="00EA5B9C">
            <w:pPr>
              <w:pStyle w:val="hdr1"/>
              <w:ind w:left="0"/>
              <w:rPr>
                <w:rFonts w:asciiTheme="minorHAnsi" w:hAnsiTheme="minorHAnsi"/>
                <w:sz w:val="20"/>
              </w:rPr>
            </w:pPr>
            <w:r w:rsidRPr="003B16DA">
              <w:rPr>
                <w:rFonts w:asciiTheme="minorHAnsi" w:hAnsiTheme="minorHAnsi"/>
                <w:sz w:val="20"/>
              </w:rPr>
              <w:t xml:space="preserve">2.2.2.3 -Replaced package flow screen capture </w:t>
            </w:r>
          </w:p>
          <w:p w:rsidR="00EA5B9C" w:rsidRDefault="00EA5B9C" w:rsidP="00A45C57">
            <w:pPr>
              <w:pStyle w:val="hdr1"/>
              <w:ind w:left="0"/>
              <w:jc w:val="left"/>
              <w:rPr>
                <w:rFonts w:asciiTheme="minorHAnsi" w:hAnsiTheme="minorHAnsi"/>
                <w:sz w:val="20"/>
              </w:rPr>
            </w:pPr>
            <w:r>
              <w:rPr>
                <w:rFonts w:asciiTheme="minorHAnsi" w:hAnsiTheme="minorHAnsi"/>
                <w:sz w:val="20"/>
              </w:rPr>
              <w:t>2.2.2.4 Added new section describing containers</w:t>
            </w:r>
          </w:p>
          <w:p w:rsidR="00EA5B9C" w:rsidRDefault="00EA5B9C" w:rsidP="00A45C57">
            <w:pPr>
              <w:pStyle w:val="hdr1"/>
              <w:ind w:left="0"/>
              <w:jc w:val="left"/>
              <w:rPr>
                <w:rFonts w:asciiTheme="minorHAnsi" w:hAnsiTheme="minorHAnsi"/>
                <w:sz w:val="20"/>
              </w:rPr>
            </w:pPr>
            <w:r>
              <w:rPr>
                <w:rFonts w:asciiTheme="minorHAnsi" w:hAnsiTheme="minorHAnsi"/>
                <w:sz w:val="20"/>
              </w:rPr>
              <w:t>2.2.2.5 updated workflow to remove additional steps that were replaced with consolidated stored procedure</w:t>
            </w:r>
          </w:p>
          <w:p w:rsidR="00EA5B9C" w:rsidRDefault="00EA5B9C" w:rsidP="00A45C57">
            <w:pPr>
              <w:pStyle w:val="hdr1"/>
              <w:ind w:left="0"/>
              <w:jc w:val="left"/>
              <w:rPr>
                <w:rFonts w:asciiTheme="minorHAnsi" w:hAnsiTheme="minorHAnsi"/>
                <w:sz w:val="20"/>
              </w:rPr>
            </w:pPr>
            <w:r>
              <w:rPr>
                <w:rFonts w:asciiTheme="minorHAnsi" w:hAnsiTheme="minorHAnsi"/>
                <w:sz w:val="20"/>
              </w:rPr>
              <w:t>2.2.4 Added 2 new stored procedures and updated description</w:t>
            </w:r>
          </w:p>
          <w:p w:rsidR="00EA5B9C" w:rsidRPr="00842389" w:rsidRDefault="00EA5B9C" w:rsidP="00A45C57">
            <w:pPr>
              <w:pStyle w:val="hdr1"/>
              <w:ind w:left="0"/>
              <w:jc w:val="left"/>
              <w:rPr>
                <w:rFonts w:asciiTheme="minorHAnsi" w:hAnsiTheme="minorHAnsi"/>
                <w:sz w:val="20"/>
              </w:rPr>
            </w:pPr>
            <w:r>
              <w:rPr>
                <w:rFonts w:asciiTheme="minorHAnsi" w:hAnsiTheme="minorHAnsi"/>
                <w:sz w:val="20"/>
              </w:rPr>
              <w:t>2.2.5 Updated description on function</w:t>
            </w:r>
          </w:p>
        </w:tc>
        <w:tc>
          <w:tcPr>
            <w:tcW w:w="2790" w:type="dxa"/>
          </w:tcPr>
          <w:p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Susmitha Palacherla</w:t>
            </w:r>
          </w:p>
        </w:tc>
      </w:tr>
      <w:tr w:rsidR="00917A1A" w:rsidRPr="00D37C04" w:rsidTr="00A45C57">
        <w:tc>
          <w:tcPr>
            <w:tcW w:w="1440" w:type="dxa"/>
          </w:tcPr>
          <w:p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8/14/2017</w:t>
            </w:r>
          </w:p>
        </w:tc>
        <w:tc>
          <w:tcPr>
            <w:tcW w:w="5238" w:type="dxa"/>
          </w:tcPr>
          <w:p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TFS 7105 – Upgrade to SQL Server 2012</w:t>
            </w:r>
          </w:p>
        </w:tc>
        <w:tc>
          <w:tcPr>
            <w:tcW w:w="2790" w:type="dxa"/>
          </w:tcPr>
          <w:p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Susmitha Palacherla</w:t>
            </w:r>
          </w:p>
        </w:tc>
      </w:tr>
      <w:tr w:rsidR="0054008E" w:rsidRPr="00D37C04" w:rsidTr="00A45C57">
        <w:tc>
          <w:tcPr>
            <w:tcW w:w="1440" w:type="dxa"/>
          </w:tcPr>
          <w:p w:rsidR="0054008E" w:rsidRPr="0054008E" w:rsidRDefault="0054008E" w:rsidP="0054008E">
            <w:pPr>
              <w:pStyle w:val="hdr1"/>
              <w:ind w:left="0"/>
              <w:jc w:val="left"/>
              <w:rPr>
                <w:rFonts w:asciiTheme="minorHAnsi" w:hAnsiTheme="minorHAnsi"/>
                <w:sz w:val="20"/>
              </w:rPr>
            </w:pPr>
            <w:r>
              <w:rPr>
                <w:rFonts w:asciiTheme="minorHAnsi" w:hAnsiTheme="minorHAnsi"/>
                <w:sz w:val="20"/>
              </w:rPr>
              <w:t>12/29/</w:t>
            </w:r>
            <w:r w:rsidRPr="00EA2F09">
              <w:rPr>
                <w:rFonts w:asciiTheme="minorHAnsi" w:hAnsiTheme="minorHAnsi"/>
                <w:sz w:val="20"/>
              </w:rPr>
              <w:t>2017</w:t>
            </w:r>
          </w:p>
        </w:tc>
        <w:tc>
          <w:tcPr>
            <w:tcW w:w="5238" w:type="dxa"/>
          </w:tcPr>
          <w:p w:rsidR="0054008E" w:rsidRPr="0054008E" w:rsidRDefault="0054008E">
            <w:pPr>
              <w:pStyle w:val="hdr1"/>
              <w:ind w:left="0"/>
              <w:jc w:val="left"/>
              <w:rPr>
                <w:rFonts w:asciiTheme="minorHAnsi" w:hAnsiTheme="minorHAnsi"/>
                <w:sz w:val="20"/>
              </w:rPr>
            </w:pPr>
            <w:r w:rsidRPr="00EA2F09">
              <w:rPr>
                <w:rFonts w:asciiTheme="minorHAnsi" w:hAnsiTheme="minorHAnsi"/>
                <w:sz w:val="20"/>
              </w:rPr>
              <w:t xml:space="preserve">TFS </w:t>
            </w:r>
            <w:r>
              <w:rPr>
                <w:rFonts w:asciiTheme="minorHAnsi" w:hAnsiTheme="minorHAnsi"/>
                <w:sz w:val="20"/>
              </w:rPr>
              <w:t>9451</w:t>
            </w:r>
            <w:r w:rsidRPr="00EA2F09">
              <w:rPr>
                <w:rFonts w:asciiTheme="minorHAnsi" w:hAnsiTheme="minorHAnsi"/>
                <w:sz w:val="20"/>
              </w:rPr>
              <w:t xml:space="preserve"> – </w:t>
            </w:r>
            <w:r w:rsidRPr="0054008E">
              <w:rPr>
                <w:rFonts w:asciiTheme="minorHAnsi" w:hAnsiTheme="minorHAnsi"/>
                <w:sz w:val="20"/>
              </w:rPr>
              <w:t xml:space="preserve"> update documentation to show new OMR report code IAEF</w:t>
            </w:r>
          </w:p>
        </w:tc>
        <w:tc>
          <w:tcPr>
            <w:tcW w:w="2790" w:type="dxa"/>
          </w:tcPr>
          <w:p w:rsidR="0054008E" w:rsidRPr="0054008E" w:rsidRDefault="0054008E" w:rsidP="0054008E">
            <w:pPr>
              <w:pStyle w:val="hdr1"/>
              <w:ind w:left="0"/>
              <w:jc w:val="left"/>
              <w:rPr>
                <w:rFonts w:asciiTheme="minorHAnsi" w:hAnsiTheme="minorHAnsi"/>
                <w:sz w:val="20"/>
              </w:rPr>
            </w:pPr>
            <w:r w:rsidRPr="00EA2F09">
              <w:rPr>
                <w:rFonts w:asciiTheme="minorHAnsi" w:hAnsiTheme="minorHAnsi"/>
                <w:sz w:val="20"/>
              </w:rPr>
              <w:t>Susmitha Palacherla</w:t>
            </w:r>
          </w:p>
        </w:tc>
      </w:tr>
      <w:tr w:rsidR="00E25F26" w:rsidRPr="00D37C04" w:rsidTr="00A45C57">
        <w:tc>
          <w:tcPr>
            <w:tcW w:w="1440" w:type="dxa"/>
          </w:tcPr>
          <w:p w:rsidR="00E25F26" w:rsidRDefault="00E25F26" w:rsidP="00E25F26">
            <w:pPr>
              <w:pStyle w:val="hdr1"/>
              <w:ind w:left="0"/>
              <w:jc w:val="left"/>
              <w:rPr>
                <w:rFonts w:asciiTheme="minorHAnsi" w:hAnsiTheme="minorHAnsi"/>
                <w:sz w:val="20"/>
              </w:rPr>
            </w:pPr>
            <w:r>
              <w:rPr>
                <w:rFonts w:asciiTheme="minorHAnsi" w:hAnsiTheme="minorHAnsi"/>
                <w:sz w:val="20"/>
              </w:rPr>
              <w:t>01/02/2018</w:t>
            </w:r>
          </w:p>
        </w:tc>
        <w:tc>
          <w:tcPr>
            <w:tcW w:w="5238" w:type="dxa"/>
          </w:tcPr>
          <w:p w:rsidR="00E25F26" w:rsidRPr="00EA2F09" w:rsidRDefault="00E25F26" w:rsidP="00E25F26">
            <w:pPr>
              <w:pStyle w:val="hdr1"/>
              <w:ind w:left="0"/>
              <w:jc w:val="left"/>
              <w:rPr>
                <w:rFonts w:asciiTheme="minorHAnsi" w:hAnsiTheme="minorHAnsi"/>
                <w:sz w:val="20"/>
              </w:rPr>
            </w:pPr>
            <w:r w:rsidRPr="003F421D">
              <w:rPr>
                <w:rFonts w:asciiTheme="minorHAnsi" w:hAnsiTheme="minorHAnsi"/>
                <w:sz w:val="20"/>
              </w:rPr>
              <w:t xml:space="preserve">TFS 7854 – Encryption related changes for feed files and </w:t>
            </w:r>
            <w:r w:rsidRPr="003F421D">
              <w:rPr>
                <w:rFonts w:asciiTheme="minorHAnsi" w:hAnsiTheme="minorHAnsi"/>
                <w:sz w:val="20"/>
              </w:rPr>
              <w:lastRenderedPageBreak/>
              <w:t>staging tables</w:t>
            </w:r>
          </w:p>
        </w:tc>
        <w:tc>
          <w:tcPr>
            <w:tcW w:w="2790" w:type="dxa"/>
          </w:tcPr>
          <w:p w:rsidR="00E25F26" w:rsidRPr="00EA2F09" w:rsidRDefault="00E25F26" w:rsidP="00E25F26">
            <w:pPr>
              <w:pStyle w:val="hdr1"/>
              <w:ind w:left="0"/>
              <w:jc w:val="left"/>
              <w:rPr>
                <w:rFonts w:asciiTheme="minorHAnsi" w:hAnsiTheme="minorHAnsi"/>
                <w:sz w:val="20"/>
              </w:rPr>
            </w:pPr>
            <w:r w:rsidRPr="00EA2F09">
              <w:rPr>
                <w:rFonts w:asciiTheme="minorHAnsi" w:hAnsiTheme="minorHAnsi"/>
                <w:sz w:val="20"/>
              </w:rPr>
              <w:lastRenderedPageBreak/>
              <w:t>Susmitha Palacherla</w:t>
            </w:r>
          </w:p>
        </w:tc>
      </w:tr>
      <w:tr w:rsidR="00C55BF9" w:rsidRPr="00D37C04" w:rsidTr="00A45C57">
        <w:tc>
          <w:tcPr>
            <w:tcW w:w="1440" w:type="dxa"/>
          </w:tcPr>
          <w:p w:rsidR="00C55BF9" w:rsidRDefault="00FF490B" w:rsidP="00E25F26">
            <w:pPr>
              <w:pStyle w:val="hdr1"/>
              <w:ind w:left="0"/>
              <w:jc w:val="left"/>
              <w:rPr>
                <w:rFonts w:asciiTheme="minorHAnsi" w:hAnsiTheme="minorHAnsi"/>
                <w:sz w:val="20"/>
              </w:rPr>
            </w:pPr>
            <w:r>
              <w:rPr>
                <w:rFonts w:asciiTheme="minorHAnsi" w:hAnsiTheme="minorHAnsi"/>
                <w:sz w:val="20"/>
              </w:rPr>
              <w:t>7/31/2018</w:t>
            </w:r>
          </w:p>
        </w:tc>
        <w:tc>
          <w:tcPr>
            <w:tcW w:w="5238" w:type="dxa"/>
          </w:tcPr>
          <w:p w:rsidR="00C55BF9" w:rsidRDefault="00C55BF9" w:rsidP="00E25F26">
            <w:pPr>
              <w:pStyle w:val="hdr1"/>
              <w:ind w:left="0"/>
              <w:jc w:val="left"/>
              <w:rPr>
                <w:rFonts w:asciiTheme="minorHAnsi" w:hAnsiTheme="minorHAnsi"/>
                <w:sz w:val="20"/>
              </w:rPr>
            </w:pPr>
            <w:r>
              <w:rPr>
                <w:rFonts w:asciiTheme="minorHAnsi" w:hAnsiTheme="minorHAnsi"/>
                <w:sz w:val="20"/>
              </w:rPr>
              <w:t>TFS 11451 – Section 1.3 Source Files</w:t>
            </w:r>
          </w:p>
          <w:p w:rsidR="00C55BF9" w:rsidRDefault="00C55BF9" w:rsidP="00E25F26">
            <w:pPr>
              <w:pStyle w:val="hdr1"/>
              <w:ind w:left="0"/>
              <w:jc w:val="left"/>
              <w:rPr>
                <w:rFonts w:asciiTheme="minorHAnsi" w:hAnsiTheme="minorHAnsi"/>
                <w:sz w:val="20"/>
              </w:rPr>
            </w:pPr>
            <w:r>
              <w:rPr>
                <w:rFonts w:asciiTheme="minorHAnsi" w:hAnsiTheme="minorHAnsi"/>
                <w:sz w:val="20"/>
              </w:rPr>
              <w:t>Added # 25 for PBH Feed.</w:t>
            </w:r>
          </w:p>
          <w:p w:rsidR="00C55BF9" w:rsidRPr="003F421D" w:rsidRDefault="00C55BF9" w:rsidP="00E25F26">
            <w:pPr>
              <w:pStyle w:val="hdr1"/>
              <w:ind w:left="0"/>
              <w:jc w:val="left"/>
              <w:rPr>
                <w:rFonts w:asciiTheme="minorHAnsi" w:hAnsiTheme="minorHAnsi"/>
                <w:sz w:val="20"/>
              </w:rPr>
            </w:pPr>
            <w:r>
              <w:rPr>
                <w:rFonts w:asciiTheme="minorHAnsi" w:hAnsiTheme="minorHAnsi"/>
                <w:sz w:val="20"/>
              </w:rPr>
              <w:t>(Also added missing #23 and #24 for MSR and MSRS and fixed coaching Reason for older entries)</w:t>
            </w:r>
          </w:p>
        </w:tc>
        <w:tc>
          <w:tcPr>
            <w:tcW w:w="2790" w:type="dxa"/>
          </w:tcPr>
          <w:p w:rsidR="00C55BF9" w:rsidRPr="00EA2F09" w:rsidRDefault="00C55BF9"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FF490B" w:rsidRPr="00D37C04" w:rsidTr="00A45C57">
        <w:tc>
          <w:tcPr>
            <w:tcW w:w="1440" w:type="dxa"/>
          </w:tcPr>
          <w:p w:rsidR="00FF490B" w:rsidRDefault="00FF490B" w:rsidP="00E25F26">
            <w:pPr>
              <w:pStyle w:val="hdr1"/>
              <w:ind w:left="0"/>
              <w:jc w:val="left"/>
              <w:rPr>
                <w:rFonts w:asciiTheme="minorHAnsi" w:hAnsiTheme="minorHAnsi"/>
                <w:sz w:val="20"/>
              </w:rPr>
            </w:pPr>
            <w:r>
              <w:rPr>
                <w:rFonts w:asciiTheme="minorHAnsi" w:hAnsiTheme="minorHAnsi"/>
                <w:sz w:val="20"/>
              </w:rPr>
              <w:t>7/8/2019</w:t>
            </w:r>
          </w:p>
        </w:tc>
        <w:tc>
          <w:tcPr>
            <w:tcW w:w="5238" w:type="dxa"/>
          </w:tcPr>
          <w:p w:rsidR="00FF490B" w:rsidRDefault="00FF490B" w:rsidP="00E25F26">
            <w:pPr>
              <w:pStyle w:val="hdr1"/>
              <w:ind w:left="0"/>
              <w:jc w:val="left"/>
              <w:rPr>
                <w:rFonts w:asciiTheme="minorHAnsi" w:hAnsiTheme="minorHAnsi"/>
                <w:sz w:val="20"/>
              </w:rPr>
            </w:pPr>
            <w:r w:rsidRPr="0026146F">
              <w:rPr>
                <w:rFonts w:asciiTheme="minorHAnsi" w:hAnsiTheme="minorHAnsi"/>
                <w:sz w:val="20"/>
              </w:rPr>
              <w:t>TFS 14108 – New process for OMR Short Calls handling</w:t>
            </w:r>
          </w:p>
        </w:tc>
        <w:tc>
          <w:tcPr>
            <w:tcW w:w="2790" w:type="dxa"/>
          </w:tcPr>
          <w:p w:rsidR="00FF490B" w:rsidRPr="00EA2F09" w:rsidRDefault="00FF490B"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26146F" w:rsidRPr="00D37C04" w:rsidTr="00A45C57">
        <w:tc>
          <w:tcPr>
            <w:tcW w:w="1440" w:type="dxa"/>
          </w:tcPr>
          <w:p w:rsidR="0026146F" w:rsidRDefault="0026146F" w:rsidP="0026146F">
            <w:pPr>
              <w:pStyle w:val="hdr1"/>
              <w:ind w:left="0"/>
              <w:jc w:val="left"/>
              <w:rPr>
                <w:rFonts w:asciiTheme="minorHAnsi" w:hAnsiTheme="minorHAnsi"/>
                <w:sz w:val="20"/>
              </w:rPr>
            </w:pPr>
            <w:r w:rsidRPr="00532E05">
              <w:rPr>
                <w:rFonts w:asciiTheme="minorHAnsi" w:hAnsiTheme="minorHAnsi"/>
                <w:sz w:val="20"/>
                <w:rPrChange w:id="17" w:author="Palacherla, Susmitha C (NE)" w:date="2020-07-31T16:32:00Z">
                  <w:rPr/>
                </w:rPrChange>
              </w:rPr>
              <w:t>07/10/2019</w:t>
            </w:r>
          </w:p>
        </w:tc>
        <w:tc>
          <w:tcPr>
            <w:tcW w:w="5238" w:type="dxa"/>
          </w:tcPr>
          <w:p w:rsidR="0026146F" w:rsidRPr="0026146F" w:rsidRDefault="0026146F" w:rsidP="0026146F">
            <w:pPr>
              <w:pStyle w:val="hdr1"/>
              <w:ind w:left="0"/>
              <w:jc w:val="left"/>
              <w:rPr>
                <w:rFonts w:asciiTheme="minorHAnsi" w:hAnsiTheme="minorHAnsi"/>
                <w:sz w:val="20"/>
              </w:rPr>
            </w:pPr>
            <w:r w:rsidRPr="00532E05">
              <w:rPr>
                <w:rFonts w:asciiTheme="minorHAnsi" w:hAnsiTheme="minorHAnsi"/>
                <w:sz w:val="20"/>
                <w:rPrChange w:id="18" w:author="Palacherla, Susmitha C (NE)" w:date="2020-07-31T16:32:00Z">
                  <w:rPr/>
                </w:rPrChange>
              </w:rPr>
              <w:t>TFS 14706 - Switch smtpout.gdit.com to ironport.maximus.com</w:t>
            </w:r>
          </w:p>
        </w:tc>
        <w:tc>
          <w:tcPr>
            <w:tcW w:w="2790" w:type="dxa"/>
          </w:tcPr>
          <w:p w:rsidR="0026146F" w:rsidRPr="00EA2F09" w:rsidRDefault="0026146F" w:rsidP="0026146F">
            <w:pPr>
              <w:pStyle w:val="hdr1"/>
              <w:ind w:left="0"/>
              <w:jc w:val="left"/>
              <w:rPr>
                <w:rFonts w:asciiTheme="minorHAnsi" w:hAnsiTheme="minorHAnsi"/>
                <w:sz w:val="20"/>
              </w:rPr>
            </w:pPr>
            <w:r w:rsidRPr="00532E05">
              <w:rPr>
                <w:rFonts w:asciiTheme="minorHAnsi" w:hAnsiTheme="minorHAnsi"/>
                <w:sz w:val="20"/>
                <w:rPrChange w:id="19" w:author="Palacherla, Susmitha C (NE)" w:date="2020-07-31T16:32:00Z">
                  <w:rPr/>
                </w:rPrChange>
              </w:rPr>
              <w:t>Susmitha Palacherla</w:t>
            </w:r>
          </w:p>
        </w:tc>
      </w:tr>
      <w:tr w:rsidR="00136019" w:rsidRPr="00D37C04" w:rsidTr="00A45C57">
        <w:tc>
          <w:tcPr>
            <w:tcW w:w="1440" w:type="dxa"/>
          </w:tcPr>
          <w:p w:rsidR="00136019" w:rsidRPr="00532E05" w:rsidRDefault="00136019" w:rsidP="00136019">
            <w:pPr>
              <w:pStyle w:val="hdr1"/>
              <w:ind w:left="0"/>
              <w:jc w:val="left"/>
              <w:rPr>
                <w:rFonts w:asciiTheme="minorHAnsi" w:hAnsiTheme="minorHAnsi"/>
                <w:sz w:val="20"/>
                <w:rPrChange w:id="20" w:author="Palacherla, Susmitha C (NE)" w:date="2020-07-31T16:32:00Z">
                  <w:rPr/>
                </w:rPrChange>
              </w:rPr>
            </w:pPr>
            <w:r w:rsidRPr="00532E05">
              <w:rPr>
                <w:rFonts w:asciiTheme="minorHAnsi" w:hAnsiTheme="minorHAnsi"/>
                <w:sz w:val="20"/>
                <w:rPrChange w:id="21" w:author="Palacherla, Susmitha C (NE)" w:date="2020-07-31T16:32:00Z">
                  <w:rPr/>
                </w:rPrChange>
              </w:rPr>
              <w:t>7/29/2020</w:t>
            </w:r>
          </w:p>
        </w:tc>
        <w:tc>
          <w:tcPr>
            <w:tcW w:w="5238" w:type="dxa"/>
          </w:tcPr>
          <w:p w:rsidR="00136019" w:rsidRPr="00532E05" w:rsidRDefault="00136019" w:rsidP="00532E05">
            <w:pPr>
              <w:pStyle w:val="hdr1"/>
              <w:ind w:left="0"/>
              <w:jc w:val="left"/>
              <w:rPr>
                <w:rFonts w:asciiTheme="minorHAnsi" w:hAnsiTheme="minorHAnsi"/>
                <w:sz w:val="20"/>
                <w:rPrChange w:id="22" w:author="Palacherla, Susmitha C (NE)" w:date="2020-07-31T16:32:00Z">
                  <w:rPr/>
                </w:rPrChange>
              </w:rPr>
              <w:pPrChange w:id="23" w:author="Palacherla, Susmitha C (NE)" w:date="2020-07-31T16:32:00Z">
                <w:pPr>
                  <w:pStyle w:val="hdr1"/>
                  <w:ind w:left="0"/>
                  <w:jc w:val="left"/>
                </w:pPr>
              </w:pPrChange>
            </w:pPr>
            <w:r w:rsidRPr="00532E05">
              <w:rPr>
                <w:rFonts w:asciiTheme="minorHAnsi" w:hAnsiTheme="minorHAnsi"/>
                <w:sz w:val="20"/>
                <w:rPrChange w:id="24" w:author="Palacherla, Susmitha C (NE)" w:date="2020-07-31T16:32:00Z">
                  <w:rPr/>
                </w:rPrChange>
              </w:rPr>
              <w:t xml:space="preserve">TFS 17716 - Removed company specific references </w:t>
            </w:r>
            <w:del w:id="25" w:author="Palacherla, Susmitha C (NE)" w:date="2020-07-31T16:32:00Z">
              <w:r w:rsidRPr="00532E05" w:rsidDel="00532E05">
                <w:rPr>
                  <w:rFonts w:asciiTheme="minorHAnsi" w:hAnsiTheme="minorHAnsi"/>
                  <w:sz w:val="20"/>
                  <w:rPrChange w:id="26" w:author="Palacherla, Susmitha C (NE)" w:date="2020-07-31T16:32:00Z">
                    <w:rPr/>
                  </w:rPrChange>
                </w:rPr>
                <w:delText>like GDIT</w:delText>
              </w:r>
            </w:del>
          </w:p>
        </w:tc>
        <w:tc>
          <w:tcPr>
            <w:tcW w:w="2790" w:type="dxa"/>
          </w:tcPr>
          <w:p w:rsidR="00136019" w:rsidRPr="00532E05" w:rsidRDefault="00136019" w:rsidP="00136019">
            <w:pPr>
              <w:pStyle w:val="hdr1"/>
              <w:ind w:left="0"/>
              <w:jc w:val="left"/>
              <w:rPr>
                <w:rFonts w:asciiTheme="minorHAnsi" w:hAnsiTheme="minorHAnsi"/>
                <w:sz w:val="20"/>
                <w:rPrChange w:id="27" w:author="Palacherla, Susmitha C (NE)" w:date="2020-07-31T16:32:00Z">
                  <w:rPr/>
                </w:rPrChange>
              </w:rPr>
            </w:pPr>
            <w:r w:rsidRPr="00532E05">
              <w:rPr>
                <w:rFonts w:asciiTheme="minorHAnsi" w:hAnsiTheme="minorHAnsi"/>
                <w:sz w:val="20"/>
                <w:rPrChange w:id="28" w:author="Palacherla, Susmitha C (NE)" w:date="2020-07-31T16:32:00Z">
                  <w:rPr/>
                </w:rPrChange>
              </w:rPr>
              <w:t>Susmitha Palacherla</w:t>
            </w:r>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29" w:name="_Toc434743870"/>
      <w:r w:rsidRPr="002431EB">
        <w:br w:type="page"/>
      </w:r>
      <w:bookmarkStart w:id="30" w:name="_GoBack"/>
      <w:bookmarkEnd w:id="29"/>
      <w:bookmarkEnd w:id="30"/>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BE2FE1"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03949770" w:history="1">
            <w:r w:rsidR="00BE2FE1" w:rsidRPr="00117F1C">
              <w:rPr>
                <w:rStyle w:val="Hyperlink"/>
                <w:noProof/>
              </w:rPr>
              <w:t>1.</w:t>
            </w:r>
            <w:r w:rsidR="00BE2FE1">
              <w:rPr>
                <w:rFonts w:asciiTheme="minorHAnsi" w:eastAsiaTheme="minorEastAsia" w:hAnsiTheme="minorHAnsi" w:cstheme="minorBidi"/>
                <w:noProof/>
              </w:rPr>
              <w:tab/>
            </w:r>
            <w:r w:rsidR="00BE2FE1" w:rsidRPr="00117F1C">
              <w:rPr>
                <w:rStyle w:val="Hyperlink"/>
                <w:noProof/>
              </w:rPr>
              <w:t>Overview</w:t>
            </w:r>
            <w:r w:rsidR="00BE2FE1">
              <w:rPr>
                <w:noProof/>
                <w:webHidden/>
              </w:rPr>
              <w:tab/>
            </w:r>
            <w:r w:rsidR="00BE2FE1">
              <w:rPr>
                <w:noProof/>
                <w:webHidden/>
              </w:rPr>
              <w:fldChar w:fldCharType="begin"/>
            </w:r>
            <w:r w:rsidR="00BE2FE1">
              <w:rPr>
                <w:noProof/>
                <w:webHidden/>
              </w:rPr>
              <w:instrText xml:space="preserve"> PAGEREF _Toc503949770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rsidR="00BE2FE1" w:rsidRDefault="002D1C91">
          <w:pPr>
            <w:pStyle w:val="TOC2"/>
            <w:tabs>
              <w:tab w:val="left" w:pos="880"/>
              <w:tab w:val="right" w:leader="dot" w:pos="9350"/>
            </w:tabs>
            <w:rPr>
              <w:noProof/>
              <w:lang w:eastAsia="en-US"/>
            </w:rPr>
          </w:pPr>
          <w:hyperlink w:anchor="_Toc503949771" w:history="1">
            <w:r w:rsidR="00BE2FE1" w:rsidRPr="00117F1C">
              <w:rPr>
                <w:rStyle w:val="Hyperlink"/>
                <w:rFonts w:ascii="Calibri" w:hAnsi="Calibri"/>
                <w:noProof/>
              </w:rPr>
              <w:t>1.1</w:t>
            </w:r>
            <w:r w:rsidR="00BE2FE1">
              <w:rPr>
                <w:noProof/>
                <w:lang w:eastAsia="en-US"/>
              </w:rPr>
              <w:tab/>
            </w:r>
            <w:r w:rsidR="00BE2FE1" w:rsidRPr="00117F1C">
              <w:rPr>
                <w:rStyle w:val="Hyperlink"/>
                <w:rFonts w:ascii="Calibri" w:hAnsi="Calibri"/>
                <w:noProof/>
              </w:rPr>
              <w:t>Project Description</w:t>
            </w:r>
            <w:r w:rsidR="00BE2FE1">
              <w:rPr>
                <w:noProof/>
                <w:webHidden/>
              </w:rPr>
              <w:tab/>
            </w:r>
            <w:r w:rsidR="00BE2FE1">
              <w:rPr>
                <w:noProof/>
                <w:webHidden/>
              </w:rPr>
              <w:fldChar w:fldCharType="begin"/>
            </w:r>
            <w:r w:rsidR="00BE2FE1">
              <w:rPr>
                <w:noProof/>
                <w:webHidden/>
              </w:rPr>
              <w:instrText xml:space="preserve"> PAGEREF _Toc503949771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rsidR="00BE2FE1" w:rsidRDefault="002D1C91">
          <w:pPr>
            <w:pStyle w:val="TOC2"/>
            <w:tabs>
              <w:tab w:val="left" w:pos="880"/>
              <w:tab w:val="right" w:leader="dot" w:pos="9350"/>
            </w:tabs>
            <w:rPr>
              <w:noProof/>
              <w:lang w:eastAsia="en-US"/>
            </w:rPr>
          </w:pPr>
          <w:hyperlink w:anchor="_Toc503949772" w:history="1">
            <w:r w:rsidR="00BE2FE1" w:rsidRPr="00117F1C">
              <w:rPr>
                <w:rStyle w:val="Hyperlink"/>
                <w:rFonts w:ascii="Calibri" w:hAnsi="Calibri"/>
                <w:noProof/>
              </w:rPr>
              <w:t>1.2</w:t>
            </w:r>
            <w:r w:rsidR="00BE2FE1">
              <w:rPr>
                <w:noProof/>
                <w:lang w:eastAsia="en-US"/>
              </w:rPr>
              <w:tab/>
            </w:r>
            <w:r w:rsidR="00BE2FE1" w:rsidRPr="00117F1C">
              <w:rPr>
                <w:rStyle w:val="Hyperlink"/>
                <w:rFonts w:ascii="Calibri" w:hAnsi="Calibri"/>
                <w:noProof/>
              </w:rPr>
              <w:t>Document Scope</w:t>
            </w:r>
            <w:r w:rsidR="00BE2FE1">
              <w:rPr>
                <w:noProof/>
                <w:webHidden/>
              </w:rPr>
              <w:tab/>
            </w:r>
            <w:r w:rsidR="00BE2FE1">
              <w:rPr>
                <w:noProof/>
                <w:webHidden/>
              </w:rPr>
              <w:fldChar w:fldCharType="begin"/>
            </w:r>
            <w:r w:rsidR="00BE2FE1">
              <w:rPr>
                <w:noProof/>
                <w:webHidden/>
              </w:rPr>
              <w:instrText xml:space="preserve"> PAGEREF _Toc503949772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rsidR="00BE2FE1" w:rsidRDefault="002D1C91">
          <w:pPr>
            <w:pStyle w:val="TOC2"/>
            <w:tabs>
              <w:tab w:val="left" w:pos="880"/>
              <w:tab w:val="right" w:leader="dot" w:pos="9350"/>
            </w:tabs>
            <w:rPr>
              <w:noProof/>
              <w:lang w:eastAsia="en-US"/>
            </w:rPr>
          </w:pPr>
          <w:hyperlink w:anchor="_Toc503949773" w:history="1">
            <w:r w:rsidR="00BE2FE1" w:rsidRPr="00117F1C">
              <w:rPr>
                <w:rStyle w:val="Hyperlink"/>
                <w:rFonts w:ascii="Calibri" w:hAnsi="Calibri"/>
                <w:noProof/>
              </w:rPr>
              <w:t>1.3</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_Toc503949773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rsidR="00BE2FE1" w:rsidRDefault="002D1C91">
          <w:pPr>
            <w:pStyle w:val="TOC2"/>
            <w:tabs>
              <w:tab w:val="left" w:pos="880"/>
              <w:tab w:val="right" w:leader="dot" w:pos="9350"/>
            </w:tabs>
            <w:rPr>
              <w:noProof/>
              <w:lang w:eastAsia="en-US"/>
            </w:rPr>
          </w:pPr>
          <w:hyperlink w:anchor="_Toc503949774" w:history="1">
            <w:r w:rsidR="00BE2FE1" w:rsidRPr="00117F1C">
              <w:rPr>
                <w:rStyle w:val="Hyperlink"/>
                <w:rFonts w:ascii="Calibri" w:hAnsi="Calibri"/>
                <w:noProof/>
              </w:rPr>
              <w:t>1.4</w:t>
            </w:r>
            <w:r w:rsidR="00BE2FE1">
              <w:rPr>
                <w:noProof/>
                <w:lang w:eastAsia="en-US"/>
              </w:rPr>
              <w:tab/>
            </w:r>
            <w:r w:rsidR="00BE2FE1" w:rsidRPr="00117F1C">
              <w:rPr>
                <w:rStyle w:val="Hyperlink"/>
                <w:rFonts w:ascii="Calibri" w:hAnsi="Calibri"/>
                <w:noProof/>
              </w:rPr>
              <w:t>Module List</w:t>
            </w:r>
            <w:r w:rsidR="00BE2FE1">
              <w:rPr>
                <w:noProof/>
                <w:webHidden/>
              </w:rPr>
              <w:tab/>
            </w:r>
            <w:r w:rsidR="00BE2FE1">
              <w:rPr>
                <w:noProof/>
                <w:webHidden/>
              </w:rPr>
              <w:fldChar w:fldCharType="begin"/>
            </w:r>
            <w:r w:rsidR="00BE2FE1">
              <w:rPr>
                <w:noProof/>
                <w:webHidden/>
              </w:rPr>
              <w:instrText xml:space="preserve"> PAGEREF _Toc503949774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rsidR="00BE2FE1" w:rsidRDefault="002D1C91">
          <w:pPr>
            <w:pStyle w:val="TOC2"/>
            <w:tabs>
              <w:tab w:val="left" w:pos="880"/>
              <w:tab w:val="right" w:leader="dot" w:pos="9350"/>
            </w:tabs>
            <w:rPr>
              <w:noProof/>
              <w:lang w:eastAsia="en-US"/>
            </w:rPr>
          </w:pPr>
          <w:hyperlink w:anchor="_Toc503949775" w:history="1">
            <w:r w:rsidR="00BE2FE1" w:rsidRPr="00117F1C">
              <w:rPr>
                <w:rStyle w:val="Hyperlink"/>
                <w:rFonts w:ascii="Calibri" w:hAnsi="Calibri"/>
                <w:noProof/>
              </w:rPr>
              <w:t>1.5</w:t>
            </w:r>
            <w:r w:rsidR="00BE2FE1">
              <w:rPr>
                <w:noProof/>
                <w:lang w:eastAsia="en-US"/>
              </w:rPr>
              <w:tab/>
            </w:r>
            <w:r w:rsidR="00BE2FE1" w:rsidRPr="00117F1C">
              <w:rPr>
                <w:rStyle w:val="Hyperlink"/>
                <w:rFonts w:ascii="Calibri" w:hAnsi="Calibri"/>
                <w:noProof/>
              </w:rPr>
              <w:t>Software and Hardware Interfaces</w:t>
            </w:r>
            <w:r w:rsidR="00BE2FE1">
              <w:rPr>
                <w:noProof/>
                <w:webHidden/>
              </w:rPr>
              <w:tab/>
            </w:r>
            <w:r w:rsidR="00BE2FE1">
              <w:rPr>
                <w:noProof/>
                <w:webHidden/>
              </w:rPr>
              <w:fldChar w:fldCharType="begin"/>
            </w:r>
            <w:r w:rsidR="00BE2FE1">
              <w:rPr>
                <w:noProof/>
                <w:webHidden/>
              </w:rPr>
              <w:instrText xml:space="preserve"> PAGEREF _Toc503949775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rsidR="00BE2FE1" w:rsidRDefault="002D1C91">
          <w:pPr>
            <w:pStyle w:val="TOC3"/>
            <w:tabs>
              <w:tab w:val="left" w:pos="1320"/>
              <w:tab w:val="right" w:leader="dot" w:pos="9350"/>
            </w:tabs>
            <w:rPr>
              <w:noProof/>
              <w:lang w:eastAsia="en-US"/>
            </w:rPr>
          </w:pPr>
          <w:hyperlink w:anchor="_Toc503949776" w:history="1">
            <w:r w:rsidR="00BE2FE1" w:rsidRPr="00117F1C">
              <w:rPr>
                <w:rStyle w:val="Hyperlink"/>
                <w:noProof/>
              </w:rPr>
              <w:t>1.5.1</w:t>
            </w:r>
            <w:r w:rsidR="00BE2FE1">
              <w:rPr>
                <w:noProof/>
                <w:lang w:eastAsia="en-US"/>
              </w:rPr>
              <w:tab/>
            </w:r>
            <w:r w:rsidR="00BE2FE1" w:rsidRPr="00117F1C">
              <w:rPr>
                <w:rStyle w:val="Hyperlink"/>
                <w:noProof/>
              </w:rPr>
              <w:t>Software</w:t>
            </w:r>
            <w:r w:rsidR="00BE2FE1">
              <w:rPr>
                <w:noProof/>
                <w:webHidden/>
              </w:rPr>
              <w:tab/>
            </w:r>
            <w:r w:rsidR="00BE2FE1">
              <w:rPr>
                <w:noProof/>
                <w:webHidden/>
              </w:rPr>
              <w:fldChar w:fldCharType="begin"/>
            </w:r>
            <w:r w:rsidR="00BE2FE1">
              <w:rPr>
                <w:noProof/>
                <w:webHidden/>
              </w:rPr>
              <w:instrText xml:space="preserve"> PAGEREF _Toc503949776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rsidR="00BE2FE1" w:rsidRDefault="002D1C91">
          <w:pPr>
            <w:pStyle w:val="TOC3"/>
            <w:tabs>
              <w:tab w:val="left" w:pos="1320"/>
              <w:tab w:val="right" w:leader="dot" w:pos="9350"/>
            </w:tabs>
            <w:rPr>
              <w:noProof/>
              <w:lang w:eastAsia="en-US"/>
            </w:rPr>
          </w:pPr>
          <w:hyperlink w:anchor="_Toc503949777" w:history="1">
            <w:r w:rsidR="00BE2FE1" w:rsidRPr="00117F1C">
              <w:rPr>
                <w:rStyle w:val="Hyperlink"/>
                <w:noProof/>
              </w:rPr>
              <w:t>1.5.2</w:t>
            </w:r>
            <w:r w:rsidR="00BE2FE1">
              <w:rPr>
                <w:noProof/>
                <w:lang w:eastAsia="en-US"/>
              </w:rPr>
              <w:tab/>
            </w:r>
            <w:r w:rsidR="00BE2FE1" w:rsidRPr="00117F1C">
              <w:rPr>
                <w:rStyle w:val="Hyperlink"/>
                <w:noProof/>
              </w:rPr>
              <w:t>Hardware</w:t>
            </w:r>
            <w:r w:rsidR="00BE2FE1">
              <w:rPr>
                <w:noProof/>
                <w:webHidden/>
              </w:rPr>
              <w:tab/>
            </w:r>
            <w:r w:rsidR="00BE2FE1">
              <w:rPr>
                <w:noProof/>
                <w:webHidden/>
              </w:rPr>
              <w:fldChar w:fldCharType="begin"/>
            </w:r>
            <w:r w:rsidR="00BE2FE1">
              <w:rPr>
                <w:noProof/>
                <w:webHidden/>
              </w:rPr>
              <w:instrText xml:space="preserve"> PAGEREF _Toc503949777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rsidR="00BE2FE1" w:rsidRDefault="002D1C91">
          <w:pPr>
            <w:pStyle w:val="TOC2"/>
            <w:tabs>
              <w:tab w:val="left" w:pos="880"/>
              <w:tab w:val="right" w:leader="dot" w:pos="9350"/>
            </w:tabs>
            <w:rPr>
              <w:noProof/>
              <w:lang w:eastAsia="en-US"/>
            </w:rPr>
          </w:pPr>
          <w:hyperlink w:anchor="_Toc503949778" w:history="1">
            <w:r w:rsidR="00BE2FE1" w:rsidRPr="00117F1C">
              <w:rPr>
                <w:rStyle w:val="Hyperlink"/>
                <w:rFonts w:ascii="Calibri" w:hAnsi="Calibri"/>
                <w:noProof/>
              </w:rPr>
              <w:t>1.6</w:t>
            </w:r>
            <w:r w:rsidR="00BE2FE1">
              <w:rPr>
                <w:noProof/>
                <w:lang w:eastAsia="en-US"/>
              </w:rPr>
              <w:tab/>
            </w:r>
            <w:r w:rsidR="00BE2FE1" w:rsidRPr="00117F1C">
              <w:rPr>
                <w:rStyle w:val="Hyperlink"/>
                <w:rFonts w:ascii="Calibri" w:hAnsi="Calibri"/>
                <w:noProof/>
              </w:rPr>
              <w:t>Users</w:t>
            </w:r>
            <w:r w:rsidR="00BE2FE1">
              <w:rPr>
                <w:noProof/>
                <w:webHidden/>
              </w:rPr>
              <w:tab/>
            </w:r>
            <w:r w:rsidR="00BE2FE1">
              <w:rPr>
                <w:noProof/>
                <w:webHidden/>
              </w:rPr>
              <w:fldChar w:fldCharType="begin"/>
            </w:r>
            <w:r w:rsidR="00BE2FE1">
              <w:rPr>
                <w:noProof/>
                <w:webHidden/>
              </w:rPr>
              <w:instrText xml:space="preserve"> PAGEREF _Toc503949778 \h </w:instrText>
            </w:r>
            <w:r w:rsidR="00BE2FE1">
              <w:rPr>
                <w:noProof/>
                <w:webHidden/>
              </w:rPr>
            </w:r>
            <w:r w:rsidR="00BE2FE1">
              <w:rPr>
                <w:noProof/>
                <w:webHidden/>
              </w:rPr>
              <w:fldChar w:fldCharType="separate"/>
            </w:r>
            <w:r w:rsidR="00BE2FE1">
              <w:rPr>
                <w:noProof/>
                <w:webHidden/>
              </w:rPr>
              <w:t>6</w:t>
            </w:r>
            <w:r w:rsidR="00BE2FE1">
              <w:rPr>
                <w:noProof/>
                <w:webHidden/>
              </w:rPr>
              <w:fldChar w:fldCharType="end"/>
            </w:r>
          </w:hyperlink>
        </w:p>
        <w:p w:rsidR="00BE2FE1" w:rsidRDefault="002D1C91">
          <w:pPr>
            <w:pStyle w:val="TOC1"/>
            <w:tabs>
              <w:tab w:val="left" w:pos="440"/>
              <w:tab w:val="right" w:leader="dot" w:pos="9350"/>
            </w:tabs>
            <w:rPr>
              <w:rFonts w:asciiTheme="minorHAnsi" w:eastAsiaTheme="minorEastAsia" w:hAnsiTheme="minorHAnsi" w:cstheme="minorBidi"/>
              <w:noProof/>
            </w:rPr>
          </w:pPr>
          <w:hyperlink w:anchor="_Toc503949779" w:history="1">
            <w:r w:rsidR="00BE2FE1" w:rsidRPr="00117F1C">
              <w:rPr>
                <w:rStyle w:val="Hyperlink"/>
                <w:noProof/>
              </w:rPr>
              <w:t>2.</w:t>
            </w:r>
            <w:r w:rsidR="00BE2FE1">
              <w:rPr>
                <w:rFonts w:asciiTheme="minorHAnsi" w:eastAsiaTheme="minorEastAsia" w:hAnsiTheme="minorHAnsi" w:cstheme="minorBidi"/>
                <w:noProof/>
              </w:rPr>
              <w:tab/>
            </w:r>
            <w:r w:rsidR="00BE2FE1" w:rsidRPr="00117F1C">
              <w:rPr>
                <w:rStyle w:val="Hyperlink"/>
                <w:noProof/>
              </w:rPr>
              <w:t>Details</w:t>
            </w:r>
            <w:r w:rsidR="00BE2FE1">
              <w:rPr>
                <w:noProof/>
                <w:webHidden/>
              </w:rPr>
              <w:tab/>
            </w:r>
            <w:r w:rsidR="00BE2FE1">
              <w:rPr>
                <w:noProof/>
                <w:webHidden/>
              </w:rPr>
              <w:fldChar w:fldCharType="begin"/>
            </w:r>
            <w:r w:rsidR="00BE2FE1">
              <w:rPr>
                <w:noProof/>
                <w:webHidden/>
              </w:rPr>
              <w:instrText xml:space="preserve"> PAGEREF _Toc503949779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rsidR="00BE2FE1" w:rsidRDefault="002D1C91">
          <w:pPr>
            <w:pStyle w:val="TOC2"/>
            <w:tabs>
              <w:tab w:val="left" w:pos="880"/>
              <w:tab w:val="right" w:leader="dot" w:pos="9350"/>
            </w:tabs>
            <w:rPr>
              <w:noProof/>
              <w:lang w:eastAsia="en-US"/>
            </w:rPr>
          </w:pPr>
          <w:hyperlink w:anchor="_Toc503949782" w:history="1">
            <w:r w:rsidR="00BE2FE1" w:rsidRPr="00117F1C">
              <w:rPr>
                <w:rStyle w:val="Hyperlink"/>
                <w:rFonts w:ascii="Calibri" w:hAnsi="Calibri"/>
                <w:noProof/>
              </w:rPr>
              <w:t>2.1</w:t>
            </w:r>
            <w:r w:rsidR="00BE2FE1">
              <w:rPr>
                <w:noProof/>
                <w:lang w:eastAsia="en-US"/>
              </w:rPr>
              <w:tab/>
            </w:r>
            <w:r w:rsidR="00BE2FE1" w:rsidRPr="00117F1C">
              <w:rPr>
                <w:rStyle w:val="Hyperlink"/>
                <w:rFonts w:ascii="Calibri" w:hAnsi="Calibri"/>
                <w:noProof/>
              </w:rPr>
              <w:t>Source Files</w:t>
            </w:r>
            <w:r w:rsidR="00BE2FE1">
              <w:rPr>
                <w:noProof/>
                <w:webHidden/>
              </w:rPr>
              <w:tab/>
            </w:r>
            <w:r w:rsidR="00BE2FE1">
              <w:rPr>
                <w:noProof/>
                <w:webHidden/>
              </w:rPr>
              <w:fldChar w:fldCharType="begin"/>
            </w:r>
            <w:r w:rsidR="00BE2FE1">
              <w:rPr>
                <w:noProof/>
                <w:webHidden/>
              </w:rPr>
              <w:instrText xml:space="preserve"> PAGEREF _Toc503949782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rsidR="00BE2FE1" w:rsidRDefault="002D1C91">
          <w:pPr>
            <w:pStyle w:val="TOC2"/>
            <w:tabs>
              <w:tab w:val="left" w:pos="880"/>
              <w:tab w:val="right" w:leader="dot" w:pos="9350"/>
            </w:tabs>
            <w:rPr>
              <w:noProof/>
              <w:lang w:eastAsia="en-US"/>
            </w:rPr>
          </w:pPr>
          <w:hyperlink w:anchor="_Toc503949783" w:history="1">
            <w:r w:rsidR="00BE2FE1" w:rsidRPr="00117F1C">
              <w:rPr>
                <w:rStyle w:val="Hyperlink"/>
                <w:rFonts w:ascii="Calibri" w:hAnsi="Calibri"/>
                <w:noProof/>
              </w:rPr>
              <w:t>2.2</w:t>
            </w:r>
            <w:r w:rsidR="00BE2FE1">
              <w:rPr>
                <w:noProof/>
                <w:lang w:eastAsia="en-US"/>
              </w:rPr>
              <w:tab/>
            </w:r>
            <w:r w:rsidR="00BE2FE1" w:rsidRPr="00117F1C">
              <w:rPr>
                <w:rStyle w:val="Hyperlink"/>
                <w:rFonts w:ascii="Calibri" w:hAnsi="Calibri"/>
                <w:noProof/>
              </w:rPr>
              <w:t>Module Details</w:t>
            </w:r>
            <w:r w:rsidR="00BE2FE1">
              <w:rPr>
                <w:noProof/>
                <w:webHidden/>
              </w:rPr>
              <w:tab/>
            </w:r>
            <w:r w:rsidR="00BE2FE1">
              <w:rPr>
                <w:noProof/>
                <w:webHidden/>
              </w:rPr>
              <w:fldChar w:fldCharType="begin"/>
            </w:r>
            <w:r w:rsidR="00BE2FE1">
              <w:rPr>
                <w:noProof/>
                <w:webHidden/>
              </w:rPr>
              <w:instrText xml:space="preserve"> PAGEREF _Toc503949783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rsidR="00BE2FE1" w:rsidRDefault="002D1C91">
          <w:pPr>
            <w:pStyle w:val="TOC3"/>
            <w:tabs>
              <w:tab w:val="left" w:pos="1320"/>
              <w:tab w:val="right" w:leader="dot" w:pos="9350"/>
            </w:tabs>
            <w:rPr>
              <w:noProof/>
              <w:lang w:eastAsia="en-US"/>
            </w:rPr>
          </w:pPr>
          <w:hyperlink w:anchor="_Toc503949784" w:history="1">
            <w:r w:rsidR="00BE2FE1" w:rsidRPr="00117F1C">
              <w:rPr>
                <w:rStyle w:val="Hyperlink"/>
                <w:rFonts w:ascii="Calibri" w:hAnsi="Calibri"/>
                <w:noProof/>
              </w:rPr>
              <w:t>2.2.1</w:t>
            </w:r>
            <w:r w:rsidR="00BE2FE1">
              <w:rPr>
                <w:noProof/>
                <w:lang w:eastAsia="en-US"/>
              </w:rPr>
              <w:tab/>
            </w:r>
            <w:r w:rsidR="00BE2FE1" w:rsidRPr="00117F1C">
              <w:rPr>
                <w:rStyle w:val="Hyperlink"/>
                <w:rFonts w:ascii="Calibri" w:hAnsi="Calibri"/>
                <w:noProof/>
              </w:rPr>
              <w:t>SQL agent job</w:t>
            </w:r>
            <w:r w:rsidR="00BE2FE1">
              <w:rPr>
                <w:noProof/>
                <w:webHidden/>
              </w:rPr>
              <w:tab/>
            </w:r>
            <w:r w:rsidR="00BE2FE1">
              <w:rPr>
                <w:noProof/>
                <w:webHidden/>
              </w:rPr>
              <w:fldChar w:fldCharType="begin"/>
            </w:r>
            <w:r w:rsidR="00BE2FE1">
              <w:rPr>
                <w:noProof/>
                <w:webHidden/>
              </w:rPr>
              <w:instrText xml:space="preserve"> PAGEREF _Toc503949784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rsidR="00BE2FE1" w:rsidRDefault="002D1C91">
          <w:pPr>
            <w:pStyle w:val="TOC3"/>
            <w:tabs>
              <w:tab w:val="left" w:pos="1320"/>
              <w:tab w:val="right" w:leader="dot" w:pos="9350"/>
            </w:tabs>
            <w:rPr>
              <w:noProof/>
              <w:lang w:eastAsia="en-US"/>
            </w:rPr>
          </w:pPr>
          <w:hyperlink w:anchor="_Toc503949785" w:history="1">
            <w:r w:rsidR="00BE2FE1" w:rsidRPr="00117F1C">
              <w:rPr>
                <w:rStyle w:val="Hyperlink"/>
                <w:noProof/>
              </w:rPr>
              <w:t>2.2.2</w:t>
            </w:r>
            <w:r w:rsidR="00BE2FE1">
              <w:rPr>
                <w:noProof/>
                <w:lang w:eastAsia="en-US"/>
              </w:rPr>
              <w:tab/>
            </w:r>
            <w:r w:rsidR="00BE2FE1" w:rsidRPr="00117F1C">
              <w:rPr>
                <w:rStyle w:val="Hyperlink"/>
                <w:noProof/>
              </w:rPr>
              <w:t>SSIS Package</w:t>
            </w:r>
            <w:r w:rsidR="00BE2FE1">
              <w:rPr>
                <w:noProof/>
                <w:webHidden/>
              </w:rPr>
              <w:tab/>
            </w:r>
            <w:r w:rsidR="00BE2FE1">
              <w:rPr>
                <w:noProof/>
                <w:webHidden/>
              </w:rPr>
              <w:fldChar w:fldCharType="begin"/>
            </w:r>
            <w:r w:rsidR="00BE2FE1">
              <w:rPr>
                <w:noProof/>
                <w:webHidden/>
              </w:rPr>
              <w:instrText xml:space="preserve"> PAGEREF _Toc503949785 \h </w:instrText>
            </w:r>
            <w:r w:rsidR="00BE2FE1">
              <w:rPr>
                <w:noProof/>
                <w:webHidden/>
              </w:rPr>
            </w:r>
            <w:r w:rsidR="00BE2FE1">
              <w:rPr>
                <w:noProof/>
                <w:webHidden/>
              </w:rPr>
              <w:fldChar w:fldCharType="separate"/>
            </w:r>
            <w:r w:rsidR="00BE2FE1">
              <w:rPr>
                <w:noProof/>
                <w:webHidden/>
              </w:rPr>
              <w:t>7</w:t>
            </w:r>
            <w:r w:rsidR="00BE2FE1">
              <w:rPr>
                <w:noProof/>
                <w:webHidden/>
              </w:rPr>
              <w:fldChar w:fldCharType="end"/>
            </w:r>
          </w:hyperlink>
        </w:p>
        <w:p w:rsidR="00BE2FE1" w:rsidRDefault="002D1C91">
          <w:pPr>
            <w:pStyle w:val="TOC3"/>
            <w:tabs>
              <w:tab w:val="left" w:pos="1320"/>
              <w:tab w:val="right" w:leader="dot" w:pos="9350"/>
            </w:tabs>
            <w:rPr>
              <w:noProof/>
              <w:lang w:eastAsia="en-US"/>
            </w:rPr>
          </w:pPr>
          <w:hyperlink w:anchor="_Toc503949786" w:history="1">
            <w:r w:rsidR="00BE2FE1" w:rsidRPr="00117F1C">
              <w:rPr>
                <w:rStyle w:val="Hyperlink"/>
                <w:noProof/>
              </w:rPr>
              <w:t>2.2.3</w:t>
            </w:r>
            <w:r w:rsidR="00BE2FE1">
              <w:rPr>
                <w:noProof/>
                <w:lang w:eastAsia="en-US"/>
              </w:rPr>
              <w:tab/>
            </w:r>
            <w:r w:rsidR="00BE2FE1" w:rsidRPr="00117F1C">
              <w:rPr>
                <w:rStyle w:val="Hyperlink"/>
                <w:noProof/>
              </w:rPr>
              <w:t>Tables</w:t>
            </w:r>
            <w:r w:rsidR="00BE2FE1">
              <w:rPr>
                <w:noProof/>
                <w:webHidden/>
              </w:rPr>
              <w:tab/>
            </w:r>
            <w:r w:rsidR="00BE2FE1">
              <w:rPr>
                <w:noProof/>
                <w:webHidden/>
              </w:rPr>
              <w:fldChar w:fldCharType="begin"/>
            </w:r>
            <w:r w:rsidR="00BE2FE1">
              <w:rPr>
                <w:noProof/>
                <w:webHidden/>
              </w:rPr>
              <w:instrText xml:space="preserve"> PAGEREF _Toc503949786 \h </w:instrText>
            </w:r>
            <w:r w:rsidR="00BE2FE1">
              <w:rPr>
                <w:noProof/>
                <w:webHidden/>
              </w:rPr>
            </w:r>
            <w:r w:rsidR="00BE2FE1">
              <w:rPr>
                <w:noProof/>
                <w:webHidden/>
              </w:rPr>
              <w:fldChar w:fldCharType="separate"/>
            </w:r>
            <w:r w:rsidR="00BE2FE1">
              <w:rPr>
                <w:noProof/>
                <w:webHidden/>
              </w:rPr>
              <w:t>35</w:t>
            </w:r>
            <w:r w:rsidR="00BE2FE1">
              <w:rPr>
                <w:noProof/>
                <w:webHidden/>
              </w:rPr>
              <w:fldChar w:fldCharType="end"/>
            </w:r>
          </w:hyperlink>
        </w:p>
        <w:p w:rsidR="00BE2FE1" w:rsidRDefault="002D1C91">
          <w:pPr>
            <w:pStyle w:val="TOC3"/>
            <w:tabs>
              <w:tab w:val="left" w:pos="1320"/>
              <w:tab w:val="right" w:leader="dot" w:pos="9350"/>
            </w:tabs>
            <w:rPr>
              <w:noProof/>
              <w:lang w:eastAsia="en-US"/>
            </w:rPr>
          </w:pPr>
          <w:hyperlink w:anchor="_Toc503949787" w:history="1">
            <w:r w:rsidR="00BE2FE1" w:rsidRPr="00117F1C">
              <w:rPr>
                <w:rStyle w:val="Hyperlink"/>
                <w:noProof/>
              </w:rPr>
              <w:t>2.2.4</w:t>
            </w:r>
            <w:r w:rsidR="00BE2FE1">
              <w:rPr>
                <w:noProof/>
                <w:lang w:eastAsia="en-US"/>
              </w:rPr>
              <w:tab/>
            </w:r>
            <w:r w:rsidR="00BE2FE1" w:rsidRPr="00117F1C">
              <w:rPr>
                <w:rStyle w:val="Hyperlink"/>
                <w:noProof/>
              </w:rPr>
              <w:t>Procedures</w:t>
            </w:r>
            <w:r w:rsidR="00BE2FE1">
              <w:rPr>
                <w:noProof/>
                <w:webHidden/>
              </w:rPr>
              <w:tab/>
            </w:r>
            <w:r w:rsidR="00BE2FE1">
              <w:rPr>
                <w:noProof/>
                <w:webHidden/>
              </w:rPr>
              <w:fldChar w:fldCharType="begin"/>
            </w:r>
            <w:r w:rsidR="00BE2FE1">
              <w:rPr>
                <w:noProof/>
                <w:webHidden/>
              </w:rPr>
              <w:instrText xml:space="preserve"> PAGEREF _Toc503949787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rsidR="00BE2FE1" w:rsidRDefault="002D1C91">
          <w:pPr>
            <w:pStyle w:val="TOC3"/>
            <w:tabs>
              <w:tab w:val="left" w:pos="1320"/>
              <w:tab w:val="right" w:leader="dot" w:pos="9350"/>
            </w:tabs>
            <w:rPr>
              <w:noProof/>
              <w:lang w:eastAsia="en-US"/>
            </w:rPr>
          </w:pPr>
          <w:hyperlink w:anchor="_Toc503949788" w:history="1">
            <w:r w:rsidR="00BE2FE1" w:rsidRPr="00117F1C">
              <w:rPr>
                <w:rStyle w:val="Hyperlink"/>
                <w:noProof/>
              </w:rPr>
              <w:t>2.2.5</w:t>
            </w:r>
            <w:r w:rsidR="00BE2FE1">
              <w:rPr>
                <w:noProof/>
                <w:lang w:eastAsia="en-US"/>
              </w:rPr>
              <w:tab/>
            </w:r>
            <w:r w:rsidR="00BE2FE1" w:rsidRPr="00117F1C">
              <w:rPr>
                <w:rStyle w:val="Hyperlink"/>
                <w:noProof/>
              </w:rPr>
              <w:t>Functions</w:t>
            </w:r>
            <w:r w:rsidR="00BE2FE1">
              <w:rPr>
                <w:noProof/>
                <w:webHidden/>
              </w:rPr>
              <w:tab/>
            </w:r>
            <w:r w:rsidR="00BE2FE1">
              <w:rPr>
                <w:noProof/>
                <w:webHidden/>
              </w:rPr>
              <w:fldChar w:fldCharType="begin"/>
            </w:r>
            <w:r w:rsidR="00BE2FE1">
              <w:rPr>
                <w:noProof/>
                <w:webHidden/>
              </w:rPr>
              <w:instrText xml:space="preserve"> PAGEREF _Toc503949788 \h </w:instrText>
            </w:r>
            <w:r w:rsidR="00BE2FE1">
              <w:rPr>
                <w:noProof/>
                <w:webHidden/>
              </w:rPr>
            </w:r>
            <w:r w:rsidR="00BE2FE1">
              <w:rPr>
                <w:noProof/>
                <w:webHidden/>
              </w:rPr>
              <w:fldChar w:fldCharType="separate"/>
            </w:r>
            <w:r w:rsidR="00BE2FE1">
              <w:rPr>
                <w:noProof/>
                <w:webHidden/>
              </w:rPr>
              <w:t>36</w:t>
            </w:r>
            <w:r w:rsidR="00BE2FE1">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76086A">
      <w:pPr>
        <w:pStyle w:val="Heading1"/>
        <w:numPr>
          <w:ilvl w:val="0"/>
          <w:numId w:val="1"/>
        </w:numPr>
        <w:rPr>
          <w:color w:val="auto"/>
        </w:rPr>
      </w:pPr>
      <w:bookmarkStart w:id="31" w:name="_Toc503949770"/>
      <w:r w:rsidRPr="0027630C">
        <w:rPr>
          <w:color w:val="auto"/>
        </w:rPr>
        <w:lastRenderedPageBreak/>
        <w:t>Overview</w:t>
      </w:r>
      <w:bookmarkEnd w:id="31"/>
    </w:p>
    <w:p w:rsidR="00A47122" w:rsidRPr="0027630C" w:rsidRDefault="009D1884" w:rsidP="00481F6E">
      <w:pPr>
        <w:pStyle w:val="Heading2"/>
        <w:rPr>
          <w:rFonts w:ascii="Calibri" w:hAnsi="Calibri" w:cs="Times New Roman"/>
          <w:color w:val="auto"/>
          <w:sz w:val="22"/>
          <w:szCs w:val="22"/>
        </w:rPr>
      </w:pPr>
      <w:bookmarkStart w:id="32" w:name="_Toc503949771"/>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32"/>
    </w:p>
    <w:p w:rsidR="001B4454" w:rsidRPr="0095359C" w:rsidRDefault="00A47122" w:rsidP="001B4454">
      <w:pPr>
        <w:rPr>
          <w:rFonts w:asciiTheme="minorHAnsi" w:hAnsiTheme="minorHAnsi"/>
          <w:sz w:val="20"/>
          <w:szCs w:val="20"/>
        </w:rPr>
      </w:pPr>
      <w:r w:rsidRPr="00736BF7">
        <w:rPr>
          <w:rFonts w:asciiTheme="minorHAnsi" w:hAnsiTheme="minorHAnsi" w:cs="Segoe UI"/>
          <w:color w:val="000000" w:themeColor="text1"/>
        </w:rPr>
        <w:t xml:space="preserve"> </w:t>
      </w:r>
      <w:r w:rsidR="00026536" w:rsidRPr="0095359C">
        <w:rPr>
          <w:rFonts w:asciiTheme="minorHAnsi" w:hAnsiTheme="minorHAnsi" w:cs="Segoe UI"/>
          <w:color w:val="000000" w:themeColor="text1"/>
          <w:sz w:val="20"/>
          <w:szCs w:val="20"/>
        </w:rPr>
        <w:t xml:space="preserve">The </w:t>
      </w:r>
      <w:r w:rsidR="001B4454" w:rsidRPr="0095359C">
        <w:rPr>
          <w:rFonts w:asciiTheme="minorHAnsi" w:hAnsiTheme="minorHAnsi" w:cs="Segoe UI"/>
          <w:color w:val="000000" w:themeColor="text1"/>
          <w:sz w:val="20"/>
          <w:szCs w:val="20"/>
        </w:rPr>
        <w:t>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Outlier reports are created by the</w:t>
      </w:r>
      <w:r w:rsidR="00026536" w:rsidRPr="0095359C">
        <w:rPr>
          <w:rFonts w:asciiTheme="minorHAnsi" w:hAnsiTheme="minorHAnsi" w:cs="Segoe UI"/>
          <w:color w:val="000000" w:themeColor="text1"/>
          <w:sz w:val="20"/>
          <w:szCs w:val="20"/>
        </w:rPr>
        <w:t xml:space="preserve"> CCO </w:t>
      </w:r>
      <w:r w:rsidR="001B4454" w:rsidRPr="0095359C">
        <w:rPr>
          <w:rFonts w:asciiTheme="minorHAnsi" w:hAnsiTheme="minorHAnsi" w:cs="Segoe UI"/>
          <w:color w:val="000000" w:themeColor="text1"/>
          <w:sz w:val="20"/>
          <w:szCs w:val="20"/>
        </w:rPr>
        <w:t xml:space="preserve">Analytics team which </w:t>
      </w:r>
      <w:r w:rsidR="00026536" w:rsidRPr="0095359C">
        <w:rPr>
          <w:rFonts w:asciiTheme="minorHAnsi" w:hAnsiTheme="minorHAnsi" w:cs="Segoe UI"/>
          <w:color w:val="000000" w:themeColor="text1"/>
          <w:sz w:val="20"/>
          <w:szCs w:val="20"/>
        </w:rPr>
        <w:t>identifies</w:t>
      </w:r>
      <w:r w:rsidR="001B4454" w:rsidRPr="0095359C">
        <w:rPr>
          <w:rFonts w:asciiTheme="minorHAnsi" w:hAnsiTheme="minorHAnsi" w:cs="Segoe UI"/>
          <w:color w:val="000000" w:themeColor="text1"/>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33" w:name="_Toc503949772"/>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33"/>
    </w:p>
    <w:p w:rsidR="00A47122" w:rsidRPr="0095359C" w:rsidRDefault="00A47122" w:rsidP="00A47122">
      <w:pPr>
        <w:widowControl w:val="0"/>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This document describes the </w:t>
      </w:r>
      <w:r w:rsidR="001B4454" w:rsidRPr="0095359C">
        <w:rPr>
          <w:rFonts w:asciiTheme="minorHAnsi" w:hAnsiTheme="minorHAnsi" w:cs="Segoe UI"/>
          <w:color w:val="000000" w:themeColor="text1"/>
          <w:sz w:val="20"/>
          <w:szCs w:val="20"/>
        </w:rPr>
        <w:t>load of the Outliers reports provided by the Analytics team into the eCoaching database. Once the reports are loaded into the database the logs are tracked through the workflow like any Coaching log entered from the web interface.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34" w:name="_Toc503949773"/>
      <w:r w:rsidRPr="0027630C">
        <w:rPr>
          <w:rFonts w:ascii="Calibri" w:hAnsi="Calibri" w:cs="Times New Roman"/>
          <w:color w:val="auto"/>
          <w:sz w:val="22"/>
          <w:szCs w:val="22"/>
        </w:rPr>
        <w:t>Source Files</w:t>
      </w:r>
      <w:bookmarkEnd w:id="34"/>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The table below shows all of the outlier report types that can arrive as feeds. Currently active feeds are marked by an ‘X’ in the table below.</w:t>
      </w:r>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Files have a naming convention eCL_Outlier_Feed_XXX</w:t>
      </w:r>
      <w:r w:rsidR="00F56A29" w:rsidRPr="0095359C">
        <w:rPr>
          <w:rFonts w:asciiTheme="minorHAnsi" w:hAnsiTheme="minorHAnsi" w:cs="Segoe UI"/>
          <w:color w:val="000000" w:themeColor="text1"/>
          <w:sz w:val="20"/>
          <w:szCs w:val="20"/>
        </w:rPr>
        <w:t>yyyymmdd</w:t>
      </w:r>
      <w:r w:rsidRPr="0095359C">
        <w:rPr>
          <w:rFonts w:asciiTheme="minorHAnsi" w:hAnsiTheme="minorHAnsi" w:cs="Segoe UI"/>
          <w:color w:val="000000" w:themeColor="text1"/>
          <w:sz w:val="20"/>
          <w:szCs w:val="20"/>
        </w:rPr>
        <w:t>.csv where XXX stands for the 3 letter acronym used by the report as shown in the ‘Code’ column below.</w:t>
      </w:r>
    </w:p>
    <w:p w:rsidR="0053330A" w:rsidRDefault="0053330A" w:rsidP="0053330A">
      <w:pPr>
        <w:rPr>
          <w:rFonts w:asciiTheme="minorHAnsi" w:hAnsiTheme="minorHAnsi" w:cs="Segoe UI"/>
          <w:sz w:val="20"/>
          <w:szCs w:val="20"/>
        </w:rPr>
      </w:pPr>
      <w:r w:rsidRPr="0095359C">
        <w:rPr>
          <w:rFonts w:asciiTheme="minorHAnsi" w:hAnsiTheme="minorHAnsi" w:cs="Segoe UI"/>
          <w:color w:val="000000" w:themeColor="text1"/>
          <w:sz w:val="20"/>
          <w:szCs w:val="20"/>
        </w:rPr>
        <w:t xml:space="preserve">Files are staged at </w:t>
      </w:r>
      <w:hyperlink r:id="rId8" w:history="1">
        <w:r w:rsidR="00E25F26" w:rsidRPr="00700164">
          <w:rPr>
            <w:rStyle w:val="Hyperlink"/>
            <w:rFonts w:asciiTheme="minorHAnsi" w:hAnsiTheme="minorHAnsi" w:cs="Segoe UI"/>
            <w:sz w:val="20"/>
            <w:szCs w:val="20"/>
          </w:rPr>
          <w:t>\\f3420-ecldbp01\data\Coaching\Outliers\Encrypt_Out\</w:t>
        </w:r>
      </w:hyperlink>
    </w:p>
    <w:tbl>
      <w:tblPr>
        <w:tblW w:w="9555" w:type="dxa"/>
        <w:tblInd w:w="93" w:type="dxa"/>
        <w:tblLook w:val="04A0" w:firstRow="1" w:lastRow="0" w:firstColumn="1" w:lastColumn="0" w:noHBand="0" w:noVBand="1"/>
      </w:tblPr>
      <w:tblGrid>
        <w:gridCol w:w="419"/>
        <w:gridCol w:w="4435"/>
        <w:gridCol w:w="659"/>
        <w:gridCol w:w="680"/>
        <w:gridCol w:w="948"/>
        <w:gridCol w:w="612"/>
        <w:gridCol w:w="1802"/>
      </w:tblGrid>
      <w:tr w:rsidR="0053330A" w:rsidRPr="007E2C75" w:rsidTr="00C55BF9">
        <w:trPr>
          <w:trHeight w:val="450"/>
        </w:trPr>
        <w:tc>
          <w:tcPr>
            <w:tcW w:w="419" w:type="dxa"/>
            <w:tcBorders>
              <w:top w:val="single" w:sz="8" w:space="0" w:color="F2F2F2"/>
              <w:left w:val="single" w:sz="8" w:space="0" w:color="7297BD"/>
              <w:bottom w:val="nil"/>
              <w:right w:val="single" w:sz="8" w:space="0" w:color="F2F2F2"/>
            </w:tcBorders>
            <w:shd w:val="clear" w:color="000000" w:fill="7297BD"/>
            <w:vAlign w:val="center"/>
            <w:hideMark/>
          </w:tcPr>
          <w:p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659"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680"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948"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eCL Workflow</w:t>
            </w:r>
          </w:p>
        </w:tc>
        <w:tc>
          <w:tcPr>
            <w:tcW w:w="612"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802"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3F421D" w:rsidRPr="007E2C75" w:rsidTr="00FF490B">
        <w:trPr>
          <w:trHeight w:val="690"/>
        </w:trPr>
        <w:tc>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ACO Escalation</w:t>
            </w:r>
          </w:p>
        </w:tc>
        <w:tc>
          <w:tcPr>
            <w:tcW w:w="659" w:type="dxa"/>
            <w:tcBorders>
              <w:top w:val="single" w:sz="4" w:space="0" w:color="auto"/>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single" w:sz="4" w:space="0" w:color="auto"/>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ACO</w:t>
            </w:r>
          </w:p>
        </w:tc>
        <w:tc>
          <w:tcPr>
            <w:tcW w:w="948" w:type="dxa"/>
            <w:tcBorders>
              <w:top w:val="single" w:sz="4" w:space="0" w:color="auto"/>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single" w:sz="4" w:space="0" w:color="auto"/>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ACW</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ACW</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AHT</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AHT</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4</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Cancelled Calls</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CAN</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B45A9D">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Default Qualifiers</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DFQ</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6</w:t>
            </w:r>
            <w:r>
              <w:rPr>
                <w:rFonts w:cstheme="minorHAnsi"/>
                <w:color w:val="000000"/>
                <w:sz w:val="16"/>
                <w:szCs w:val="16"/>
              </w:rPr>
              <w:t>a</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IAE</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tcPr>
          <w:p w:rsidR="003F421D" w:rsidRPr="007E2C75" w:rsidRDefault="003F421D" w:rsidP="003F421D">
            <w:pPr>
              <w:spacing w:after="0" w:line="240" w:lineRule="auto"/>
              <w:jc w:val="right"/>
              <w:rPr>
                <w:rFonts w:cstheme="minorHAnsi"/>
                <w:color w:val="000000"/>
                <w:sz w:val="16"/>
                <w:szCs w:val="16"/>
              </w:rPr>
            </w:pPr>
            <w:r w:rsidRPr="007E2C75">
              <w:rPr>
                <w:rFonts w:cstheme="minorHAnsi"/>
                <w:color w:val="000000"/>
                <w:sz w:val="16"/>
                <w:szCs w:val="16"/>
              </w:rPr>
              <w:t>6</w:t>
            </w:r>
            <w:r>
              <w:rPr>
                <w:rFonts w:cstheme="minorHAnsi"/>
                <w:color w:val="000000"/>
                <w:sz w:val="16"/>
                <w:szCs w:val="16"/>
              </w:rPr>
              <w:t>b</w:t>
            </w:r>
          </w:p>
        </w:tc>
        <w:tc>
          <w:tcPr>
            <w:tcW w:w="4435" w:type="dxa"/>
            <w:tcBorders>
              <w:top w:val="nil"/>
              <w:left w:val="nil"/>
              <w:bottom w:val="single" w:sz="4" w:space="0" w:color="auto"/>
              <w:right w:val="single" w:sz="4" w:space="0" w:color="auto"/>
            </w:tcBorders>
            <w:shd w:val="clear" w:color="000000" w:fill="C5D9F1"/>
            <w:noWrap/>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r>
              <w:rPr>
                <w:rFonts w:asciiTheme="minorHAnsi" w:hAnsiTheme="minorHAnsi"/>
                <w:color w:val="000000"/>
                <w:sz w:val="20"/>
                <w:szCs w:val="20"/>
              </w:rPr>
              <w:t xml:space="preserve"> FFM</w:t>
            </w:r>
          </w:p>
        </w:tc>
        <w:tc>
          <w:tcPr>
            <w:tcW w:w="659" w:type="dxa"/>
            <w:tcBorders>
              <w:top w:val="nil"/>
              <w:left w:val="nil"/>
              <w:bottom w:val="single" w:sz="4" w:space="0" w:color="auto"/>
              <w:right w:val="single" w:sz="4" w:space="0" w:color="auto"/>
            </w:tcBorders>
            <w:shd w:val="clear" w:color="000000" w:fill="C5D9F1"/>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IAE</w:t>
            </w:r>
            <w:r>
              <w:rPr>
                <w:rFonts w:asciiTheme="minorHAnsi" w:hAnsiTheme="minorHAnsi" w:cstheme="minorHAnsi"/>
                <w:color w:val="000000"/>
                <w:sz w:val="20"/>
                <w:szCs w:val="20"/>
              </w:rPr>
              <w:t>F</w:t>
            </w:r>
          </w:p>
        </w:tc>
        <w:tc>
          <w:tcPr>
            <w:tcW w:w="948" w:type="dxa"/>
            <w:tcBorders>
              <w:top w:val="nil"/>
              <w:left w:val="nil"/>
              <w:bottom w:val="single" w:sz="4" w:space="0" w:color="auto"/>
              <w:right w:val="single" w:sz="4" w:space="0" w:color="auto"/>
            </w:tcBorders>
            <w:shd w:val="clear" w:color="000000" w:fill="C5D9F1"/>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tcPr>
          <w:p w:rsidR="003F421D" w:rsidRPr="0095359C" w:rsidRDefault="003F421D" w:rsidP="003F421D">
            <w:pPr>
              <w:spacing w:after="0" w:line="240" w:lineRule="auto"/>
              <w:rPr>
                <w:rFonts w:asciiTheme="minorHAnsi" w:hAnsiTheme="minorHAnsi" w:cstheme="minorHAnsi"/>
                <w:color w:val="000000"/>
                <w:sz w:val="20"/>
                <w:szCs w:val="20"/>
              </w:rPr>
            </w:pPr>
            <w:r w:rsidRPr="00E77055">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DME Escalation</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IDE</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EE/MM Escalation</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IEE</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E77055">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NGD Feedback</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INF</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ISG Consults</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ISG</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Inbound</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ISQ</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Low CSAT</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LCS</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Scripts Logged</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SLG</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NGD Inappropriate Transfer</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NIT</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Open Calls</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OPN</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Outbound</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OSC</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Returned MAC Escalation</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RME</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90"/>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18</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BCC Security and Privacy Incident Coaching</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SPI</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POC </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75"/>
        </w:trPr>
        <w:tc>
          <w:tcPr>
            <w:tcW w:w="419" w:type="dxa"/>
            <w:tcBorders>
              <w:top w:val="nil"/>
              <w:left w:val="single" w:sz="4" w:space="0" w:color="auto"/>
              <w:bottom w:val="single" w:sz="4" w:space="0" w:color="auto"/>
              <w:right w:val="single" w:sz="4" w:space="0" w:color="auto"/>
            </w:tcBorders>
            <w:shd w:val="clear" w:color="000000" w:fill="C5D9F1"/>
            <w:vAlign w:val="center"/>
            <w:hideMark/>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Transfers</w:t>
            </w:r>
          </w:p>
        </w:tc>
        <w:tc>
          <w:tcPr>
            <w:tcW w:w="659"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TRN</w:t>
            </w:r>
          </w:p>
        </w:tc>
        <w:tc>
          <w:tcPr>
            <w:tcW w:w="948"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3F421D" w:rsidRPr="007E2C75" w:rsidTr="00FF490B">
        <w:trPr>
          <w:trHeight w:val="675"/>
        </w:trPr>
        <w:tc>
          <w:tcPr>
            <w:tcW w:w="419" w:type="dxa"/>
            <w:tcBorders>
              <w:top w:val="single" w:sz="4" w:space="0" w:color="auto"/>
              <w:left w:val="single" w:sz="4" w:space="0" w:color="auto"/>
              <w:bottom w:val="single" w:sz="4" w:space="0" w:color="auto"/>
              <w:right w:val="single" w:sz="6" w:space="0" w:color="auto"/>
            </w:tcBorders>
            <w:shd w:val="clear" w:color="000000" w:fill="C5D9F1"/>
            <w:vAlign w:val="center"/>
          </w:tcPr>
          <w:p w:rsidR="003F421D" w:rsidRPr="007E2C75" w:rsidRDefault="003F421D" w:rsidP="003F421D">
            <w:pPr>
              <w:spacing w:after="0" w:line="240" w:lineRule="auto"/>
              <w:jc w:val="right"/>
              <w:rPr>
                <w:color w:val="000000"/>
                <w:sz w:val="16"/>
                <w:szCs w:val="16"/>
              </w:rPr>
            </w:pPr>
            <w:r>
              <w:rPr>
                <w:rFonts w:cstheme="minorHAnsi"/>
                <w:color w:val="000000"/>
                <w:sz w:val="16"/>
                <w:szCs w:val="16"/>
              </w:rPr>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Transfer</w:t>
            </w:r>
          </w:p>
        </w:tc>
        <w:tc>
          <w:tcPr>
            <w:tcW w:w="659" w:type="dxa"/>
            <w:tcBorders>
              <w:top w:val="single" w:sz="4" w:space="0" w:color="auto"/>
              <w:left w:val="single" w:sz="6" w:space="0" w:color="auto"/>
              <w:bottom w:val="single" w:sz="4" w:space="0" w:color="auto"/>
              <w:right w:val="single" w:sz="6" w:space="0" w:color="auto"/>
            </w:tcBorders>
            <w:shd w:val="clear" w:color="000000" w:fill="C5D9F1"/>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single" w:sz="4" w:space="0" w:color="auto"/>
              <w:left w:val="single" w:sz="6" w:space="0" w:color="auto"/>
              <w:bottom w:val="single" w:sz="4" w:space="0" w:color="auto"/>
              <w:right w:val="single" w:sz="6" w:space="0" w:color="auto"/>
            </w:tcBorders>
            <w:shd w:val="clear" w:color="000000" w:fill="C5D9F1"/>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IAT</w:t>
            </w:r>
          </w:p>
        </w:tc>
        <w:tc>
          <w:tcPr>
            <w:tcW w:w="948" w:type="dxa"/>
            <w:tcBorders>
              <w:top w:val="single" w:sz="4" w:space="0" w:color="auto"/>
              <w:left w:val="single" w:sz="6" w:space="0" w:color="auto"/>
              <w:bottom w:val="single" w:sz="4" w:space="0" w:color="auto"/>
              <w:right w:val="single" w:sz="6" w:space="0" w:color="auto"/>
            </w:tcBorders>
            <w:shd w:val="clear" w:color="000000" w:fill="C5D9F1"/>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000000" w:fill="C5D9F1"/>
            <w:vAlign w:val="center"/>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000000" w:fill="C5D9F1"/>
          </w:tcPr>
          <w:p w:rsidR="003F421D" w:rsidRPr="0095359C" w:rsidRDefault="003F421D" w:rsidP="003F421D">
            <w:pPr>
              <w:spacing w:after="0" w:line="240" w:lineRule="auto"/>
              <w:rPr>
                <w:rFonts w:asciiTheme="minorHAnsi" w:hAnsiTheme="minorHAnsi"/>
                <w:color w:val="000000"/>
                <w:sz w:val="20"/>
                <w:szCs w:val="20"/>
              </w:rPr>
            </w:pPr>
            <w:r w:rsidRPr="00D94FD2">
              <w:t>OMR / Exceptions</w:t>
            </w:r>
          </w:p>
        </w:tc>
      </w:tr>
      <w:tr w:rsidR="00B15CC1"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657231">
            <w:pPr>
              <w:spacing w:after="0" w:line="240" w:lineRule="auto"/>
              <w:jc w:val="right"/>
              <w:rPr>
                <w:rFonts w:cstheme="minorHAnsi"/>
                <w:color w:val="000000"/>
                <w:sz w:val="16"/>
                <w:szCs w:val="16"/>
              </w:rPr>
            </w:pPr>
            <w:r>
              <w:rPr>
                <w:rFonts w:cstheme="minorHAnsi"/>
                <w:color w:val="000000"/>
                <w:sz w:val="16"/>
                <w:szCs w:val="16"/>
              </w:rPr>
              <w:t>21.</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Number of Breaks</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3B16DA" w:rsidP="0065723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BRN</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B15CC1"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B15CC1">
            <w:pPr>
              <w:spacing w:after="0" w:line="240" w:lineRule="auto"/>
              <w:jc w:val="right"/>
              <w:rPr>
                <w:rFonts w:cstheme="minorHAnsi"/>
                <w:color w:val="000000"/>
                <w:sz w:val="16"/>
                <w:szCs w:val="16"/>
              </w:rPr>
            </w:pPr>
            <w:r>
              <w:rPr>
                <w:rFonts w:cstheme="minorHAnsi"/>
                <w:color w:val="000000"/>
                <w:sz w:val="16"/>
                <w:szCs w:val="16"/>
              </w:rPr>
              <w:t>22.</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B15CC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Break Length</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3B16DA" w:rsidP="00B15CC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BRL</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C55BF9"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23.</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C55BF9" w:rsidRPr="0095359C" w:rsidRDefault="00C55BF9" w:rsidP="00C55BF9">
            <w:pPr>
              <w:spacing w:after="0" w:line="240" w:lineRule="auto"/>
              <w:rPr>
                <w:rFonts w:asciiTheme="minorHAnsi" w:hAnsiTheme="minorHAnsi"/>
                <w:color w:val="000000"/>
                <w:sz w:val="20"/>
                <w:szCs w:val="20"/>
              </w:rPr>
            </w:pPr>
            <w:r w:rsidRPr="00967F21">
              <w:t>Monthly Scorecard Review</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C55BF9"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C55BF9" w:rsidRDefault="00C55BF9" w:rsidP="00C55BF9">
            <w:pPr>
              <w:spacing w:after="0" w:line="240" w:lineRule="auto"/>
              <w:jc w:val="right"/>
              <w:rPr>
                <w:rFonts w:cstheme="minorHAnsi"/>
                <w:color w:val="000000"/>
                <w:sz w:val="16"/>
                <w:szCs w:val="16"/>
              </w:rPr>
            </w:pPr>
            <w:r>
              <w:rPr>
                <w:rFonts w:cstheme="minorHAnsi"/>
                <w:color w:val="000000"/>
                <w:sz w:val="16"/>
                <w:szCs w:val="16"/>
              </w:rPr>
              <w:t>24.</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C55BF9" w:rsidRPr="0095359C" w:rsidRDefault="00C55BF9" w:rsidP="00C55BF9">
            <w:pPr>
              <w:spacing w:after="0" w:line="240" w:lineRule="auto"/>
              <w:rPr>
                <w:rFonts w:asciiTheme="minorHAnsi" w:hAnsiTheme="minorHAnsi"/>
                <w:color w:val="000000"/>
                <w:sz w:val="20"/>
                <w:szCs w:val="20"/>
              </w:rPr>
            </w:pPr>
            <w:r>
              <w:rPr>
                <w:rFonts w:eastAsia="Calibri"/>
                <w:color w:val="000000"/>
              </w:rPr>
              <w:t>Monthly Scorecard Review – Supervisor</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MSRS</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C55BF9" w:rsidRPr="0095359C" w:rsidRDefault="00C55BF9" w:rsidP="00C55BF9">
            <w:pPr>
              <w:spacing w:after="0" w:line="240" w:lineRule="auto"/>
              <w:rPr>
                <w:rFonts w:asciiTheme="minorHAnsi" w:hAnsiTheme="minorHAnsi" w:cstheme="minorHAnsi"/>
                <w:color w:val="000000"/>
                <w:sz w:val="20"/>
                <w:szCs w:val="20"/>
              </w:rPr>
            </w:pPr>
            <w:r w:rsidRPr="00572313">
              <w:t>Current Coaching Initiatives</w:t>
            </w:r>
          </w:p>
        </w:tc>
      </w:tr>
      <w:tr w:rsidR="003F421D"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3F421D" w:rsidRDefault="003F421D">
            <w:pPr>
              <w:spacing w:after="0" w:line="240" w:lineRule="auto"/>
              <w:jc w:val="right"/>
              <w:rPr>
                <w:rFonts w:cstheme="minorHAnsi"/>
                <w:color w:val="000000"/>
                <w:sz w:val="16"/>
                <w:szCs w:val="16"/>
              </w:rPr>
            </w:pPr>
            <w:r>
              <w:rPr>
                <w:rFonts w:cstheme="minorHAnsi"/>
                <w:color w:val="000000"/>
                <w:sz w:val="16"/>
                <w:szCs w:val="16"/>
              </w:rPr>
              <w:t>2</w:t>
            </w:r>
            <w:r w:rsidR="00C55BF9">
              <w:rPr>
                <w:rFonts w:cstheme="minorHAnsi"/>
                <w:color w:val="000000"/>
                <w:sz w:val="16"/>
                <w:szCs w:val="16"/>
              </w:rPr>
              <w:t>5</w:t>
            </w:r>
            <w:r>
              <w:rPr>
                <w:rFonts w:cstheme="minorHAnsi"/>
                <w:color w:val="000000"/>
                <w:sz w:val="16"/>
                <w:szCs w:val="16"/>
              </w:rPr>
              <w:t>.</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3F421D" w:rsidRPr="0095359C" w:rsidRDefault="003F421D" w:rsidP="003F421D">
            <w:pPr>
              <w:spacing w:after="0" w:line="240" w:lineRule="auto"/>
              <w:rPr>
                <w:rFonts w:asciiTheme="minorHAnsi" w:hAnsiTheme="minorHAnsi"/>
                <w:color w:val="000000"/>
                <w:sz w:val="20"/>
                <w:szCs w:val="20"/>
              </w:rPr>
            </w:pPr>
            <w:r w:rsidRPr="00967F21">
              <w:t>OMR: Potential Hardship</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3F421D" w:rsidRDefault="003F421D"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3F421D" w:rsidRPr="0095359C" w:rsidRDefault="003F421D" w:rsidP="003F421D">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PBH</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3F421D" w:rsidRPr="0095359C" w:rsidRDefault="003F421D" w:rsidP="003F421D">
            <w:pPr>
              <w:spacing w:after="0" w:line="240" w:lineRule="auto"/>
              <w:rPr>
                <w:rFonts w:asciiTheme="minorHAnsi" w:hAnsiTheme="minorHAnsi" w:cstheme="minorHAnsi"/>
                <w:color w:val="000000"/>
                <w:sz w:val="20"/>
                <w:szCs w:val="20"/>
              </w:rPr>
            </w:pPr>
            <w:r w:rsidRPr="00D94FD2">
              <w:t>OMR / Exceptions</w:t>
            </w:r>
          </w:p>
        </w:tc>
      </w:tr>
    </w:tbl>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35" w:name="_Toc503949774"/>
      <w:r w:rsidRPr="0027630C">
        <w:rPr>
          <w:rFonts w:ascii="Calibri" w:hAnsi="Calibri" w:cs="Times New Roman"/>
          <w:color w:val="auto"/>
          <w:sz w:val="22"/>
          <w:szCs w:val="22"/>
        </w:rPr>
        <w:t>Module List</w:t>
      </w:r>
      <w:bookmarkEnd w:id="35"/>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agent job</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SSIS Package</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Tables</w:t>
      </w:r>
    </w:p>
    <w:p w:rsidR="009D1884" w:rsidRPr="0095359C" w:rsidRDefault="006913F0"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36" w:name="_Toc503949775"/>
      <w:r w:rsidRPr="0027630C">
        <w:rPr>
          <w:rFonts w:ascii="Calibri" w:hAnsi="Calibri" w:cs="Times New Roman"/>
          <w:color w:val="auto"/>
          <w:sz w:val="22"/>
          <w:szCs w:val="22"/>
        </w:rPr>
        <w:t>Software and Hardware Interfaces</w:t>
      </w:r>
      <w:bookmarkEnd w:id="36"/>
    </w:p>
    <w:p w:rsidR="009D1884" w:rsidRPr="0027630C" w:rsidRDefault="009D1884" w:rsidP="0027630C">
      <w:pPr>
        <w:pStyle w:val="Heading3"/>
        <w:rPr>
          <w:color w:val="auto"/>
        </w:rPr>
      </w:pPr>
      <w:bookmarkStart w:id="37" w:name="_Toc503949776"/>
      <w:r w:rsidRPr="0027630C">
        <w:rPr>
          <w:color w:val="auto"/>
        </w:rPr>
        <w:t>Software</w:t>
      </w:r>
      <w:bookmarkEnd w:id="37"/>
    </w:p>
    <w:p w:rsidR="009D1884" w:rsidRPr="0095359C" w:rsidRDefault="00917A1A" w:rsidP="0076086A">
      <w:pPr>
        <w:pStyle w:val="ListParagraph"/>
        <w:widowControl w:val="0"/>
        <w:numPr>
          <w:ilvl w:val="0"/>
          <w:numId w:val="3"/>
        </w:numPr>
        <w:autoSpaceDE w:val="0"/>
        <w:autoSpaceDN w:val="0"/>
        <w:adjustRightInd w:val="0"/>
        <w:spacing w:after="0" w:line="240" w:lineRule="auto"/>
        <w:rPr>
          <w:rFonts w:asciiTheme="minorHAnsi" w:hAnsiTheme="minorHAnsi" w:cs="Segoe UI"/>
          <w:color w:val="000000" w:themeColor="text1"/>
          <w:sz w:val="20"/>
          <w:szCs w:val="20"/>
        </w:rPr>
      </w:pPr>
      <w:r w:rsidRPr="00257251">
        <w:rPr>
          <w:rFonts w:ascii="Times New Roman" w:hAnsi="Times New Roman"/>
          <w:color w:val="000000" w:themeColor="text1"/>
          <w:sz w:val="20"/>
          <w:szCs w:val="20"/>
        </w:rPr>
        <w:t>SQL Server 20</w:t>
      </w:r>
      <w:r>
        <w:rPr>
          <w:rFonts w:ascii="Times New Roman" w:hAnsi="Times New Roman"/>
          <w:color w:val="000000" w:themeColor="text1"/>
          <w:sz w:val="20"/>
          <w:szCs w:val="20"/>
        </w:rPr>
        <w:t>12</w:t>
      </w:r>
      <w:r w:rsidRPr="00257251">
        <w:rPr>
          <w:rFonts w:ascii="Times New Roman" w:hAnsi="Times New Roman"/>
          <w:color w:val="000000" w:themeColor="text1"/>
          <w:sz w:val="20"/>
          <w:szCs w:val="20"/>
        </w:rPr>
        <w:t xml:space="preserve"> SP</w:t>
      </w:r>
      <w:r>
        <w:rPr>
          <w:rFonts w:ascii="Times New Roman" w:hAnsi="Times New Roman"/>
          <w:color w:val="000000" w:themeColor="text1"/>
          <w:sz w:val="20"/>
          <w:szCs w:val="20"/>
        </w:rPr>
        <w:t>3</w:t>
      </w:r>
      <w:r w:rsidRPr="00257251">
        <w:rPr>
          <w:rFonts w:ascii="Times New Roman" w:hAnsi="Times New Roman"/>
          <w:color w:val="000000" w:themeColor="text1"/>
          <w:sz w:val="20"/>
          <w:szCs w:val="20"/>
        </w:rPr>
        <w:t xml:space="preserve"> Suite</w:t>
      </w:r>
      <w:r w:rsidRPr="0095359C">
        <w:rPr>
          <w:rFonts w:asciiTheme="minorHAnsi" w:hAnsiTheme="minorHAnsi" w:cs="Segoe UI"/>
          <w:color w:val="000000" w:themeColor="text1"/>
          <w:sz w:val="20"/>
          <w:szCs w:val="20"/>
        </w:rPr>
        <w:t xml:space="preserve"> </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38" w:name="_Toc503949777"/>
      <w:r w:rsidRPr="0027630C">
        <w:rPr>
          <w:color w:val="auto"/>
        </w:rPr>
        <w:t>Hardware</w:t>
      </w:r>
      <w:bookmarkEnd w:id="38"/>
    </w:p>
    <w:p w:rsidR="00917A1A" w:rsidRPr="00810310"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810310">
        <w:rPr>
          <w:rFonts w:ascii="Arial" w:hAnsi="Arial" w:cs="Arial"/>
          <w:color w:val="000000"/>
          <w:sz w:val="20"/>
          <w:szCs w:val="20"/>
        </w:rPr>
        <w:t>F3420-ECLDBD01</w:t>
      </w:r>
      <w:r w:rsidRPr="00810310" w:rsidDel="00810310">
        <w:rPr>
          <w:rFonts w:ascii="Times New Roman" w:hAnsi="Times New Roman"/>
          <w:color w:val="000000" w:themeColor="text1"/>
          <w:sz w:val="20"/>
          <w:szCs w:val="20"/>
        </w:rPr>
        <w:t xml:space="preserve"> </w:t>
      </w:r>
      <w:r w:rsidRPr="00810310">
        <w:rPr>
          <w:rFonts w:ascii="Times New Roman" w:hAnsi="Times New Roman"/>
          <w:color w:val="000000" w:themeColor="text1"/>
          <w:sz w:val="20"/>
          <w:szCs w:val="20"/>
        </w:rPr>
        <w:t xml:space="preserve">– Dev DB </w:t>
      </w:r>
      <w:r>
        <w:rPr>
          <w:rFonts w:ascii="Times New Roman" w:hAnsi="Times New Roman"/>
          <w:color w:val="000000" w:themeColor="text1"/>
          <w:sz w:val="20"/>
          <w:szCs w:val="20"/>
        </w:rPr>
        <w:t>Server</w:t>
      </w:r>
    </w:p>
    <w:p w:rsidR="00917A1A" w:rsidRPr="00257251"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2A21C8">
        <w:rPr>
          <w:rFonts w:ascii="Arial" w:hAnsi="Arial" w:cs="Arial"/>
          <w:color w:val="000000"/>
          <w:sz w:val="20"/>
          <w:szCs w:val="20"/>
        </w:rPr>
        <w:t>F3420-ECLDB</w:t>
      </w:r>
      <w:r>
        <w:rPr>
          <w:rFonts w:ascii="Arial" w:hAnsi="Arial" w:cs="Arial"/>
          <w:color w:val="000000"/>
          <w:sz w:val="20"/>
          <w:szCs w:val="20"/>
        </w:rPr>
        <w:t>T</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 Test DB </w:t>
      </w:r>
      <w:r>
        <w:rPr>
          <w:rFonts w:ascii="Times New Roman" w:hAnsi="Times New Roman"/>
          <w:color w:val="000000" w:themeColor="text1"/>
          <w:sz w:val="20"/>
          <w:szCs w:val="20"/>
        </w:rPr>
        <w:t>Server</w:t>
      </w:r>
    </w:p>
    <w:p w:rsidR="00917A1A"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Arial" w:hAnsi="Arial" w:cs="Arial"/>
          <w:color w:val="000000"/>
          <w:sz w:val="20"/>
          <w:szCs w:val="20"/>
        </w:rPr>
        <w:lastRenderedPageBreak/>
        <w:t>F3420-ECLDBP</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 </w:t>
      </w:r>
      <w:r>
        <w:rPr>
          <w:rFonts w:ascii="Times New Roman" w:hAnsi="Times New Roman"/>
          <w:color w:val="000000" w:themeColor="text1"/>
          <w:sz w:val="20"/>
          <w:szCs w:val="20"/>
        </w:rPr>
        <w:t>Prod Server</w:t>
      </w:r>
    </w:p>
    <w:p w:rsidR="00917A1A" w:rsidRDefault="002D1C91"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917A1A">
          <w:rPr>
            <w:rStyle w:val="Hyperlink"/>
            <w:rFonts w:ascii="Arial" w:hAnsi="Arial" w:cs="Arial"/>
            <w:sz w:val="20"/>
            <w:szCs w:val="20"/>
          </w:rPr>
          <w:t>\\F3420-ECLDBD01\data\</w:t>
        </w:r>
      </w:hyperlink>
      <w:r w:rsidR="00917A1A" w:rsidRPr="00257251" w:rsidDel="00810310">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 xml:space="preserve"> - Dev File staging share</w:t>
      </w:r>
    </w:p>
    <w:p w:rsidR="00917A1A" w:rsidRPr="00257251" w:rsidRDefault="002D1C91"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917A1A">
          <w:rPr>
            <w:rStyle w:val="Hyperlink"/>
            <w:rFonts w:ascii="Arial" w:hAnsi="Arial" w:cs="Arial"/>
            <w:sz w:val="20"/>
            <w:szCs w:val="20"/>
          </w:rPr>
          <w:t>\\F3420-ECLDBT01\data\</w:t>
        </w:r>
      </w:hyperlink>
      <w:r w:rsidR="00917A1A" w:rsidRPr="00257251" w:rsidDel="00810310">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 xml:space="preserve"> - Test</w:t>
      </w:r>
      <w:r w:rsidR="00917A1A" w:rsidRPr="00810310">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File staging share</w:t>
      </w:r>
      <w:r w:rsidR="00917A1A" w:rsidRPr="00257251" w:rsidDel="00810310">
        <w:rPr>
          <w:rFonts w:ascii="Times New Roman" w:hAnsi="Times New Roman"/>
          <w:color w:val="000000" w:themeColor="text1"/>
          <w:sz w:val="20"/>
          <w:szCs w:val="20"/>
        </w:rPr>
        <w:t xml:space="preserve"> </w:t>
      </w:r>
    </w:p>
    <w:p w:rsidR="00917A1A" w:rsidRPr="00257251" w:rsidRDefault="002D1C91"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1" w:history="1">
        <w:r w:rsidR="00E25F26" w:rsidRPr="00700164">
          <w:rPr>
            <w:rStyle w:val="Hyperlink"/>
            <w:rFonts w:ascii="Arial" w:hAnsi="Arial" w:cs="Arial"/>
            <w:sz w:val="20"/>
            <w:szCs w:val="20"/>
          </w:rPr>
          <w:t>\\F3420-ECLDBP01\data\</w:t>
        </w:r>
      </w:hyperlink>
      <w:r w:rsidR="00E25F26" w:rsidRPr="00257251" w:rsidDel="00810310">
        <w:rPr>
          <w:rFonts w:ascii="Times New Roman" w:hAnsi="Times New Roman"/>
          <w:color w:val="000000" w:themeColor="text1"/>
          <w:sz w:val="20"/>
          <w:szCs w:val="20"/>
        </w:rPr>
        <w:t xml:space="preserve"> </w:t>
      </w:r>
      <w:r w:rsidR="00E25F26">
        <w:rPr>
          <w:rFonts w:ascii="Times New Roman" w:hAnsi="Times New Roman"/>
          <w:color w:val="000000" w:themeColor="text1"/>
          <w:sz w:val="20"/>
          <w:szCs w:val="20"/>
        </w:rPr>
        <w:t xml:space="preserve"> </w:t>
      </w:r>
      <w:r w:rsidR="00917A1A" w:rsidRPr="00257251">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 xml:space="preserve">Prod </w:t>
      </w:r>
      <w:r w:rsidR="00917A1A" w:rsidRPr="00257251">
        <w:rPr>
          <w:rFonts w:ascii="Times New Roman" w:hAnsi="Times New Roman"/>
          <w:color w:val="000000" w:themeColor="text1"/>
          <w:sz w:val="20"/>
          <w:szCs w:val="20"/>
        </w:rPr>
        <w:t>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39" w:name="_Toc503949778"/>
      <w:r w:rsidRPr="0027630C">
        <w:rPr>
          <w:rFonts w:ascii="Calibri" w:hAnsi="Calibri" w:cs="Times New Roman"/>
          <w:color w:val="auto"/>
          <w:sz w:val="22"/>
          <w:szCs w:val="22"/>
        </w:rPr>
        <w:t>Users</w:t>
      </w:r>
      <w:bookmarkEnd w:id="39"/>
      <w:r w:rsidRPr="0027630C">
        <w:rPr>
          <w:rFonts w:ascii="Calibri" w:hAnsi="Calibri" w:cs="Times New Roman"/>
          <w:color w:val="auto"/>
          <w:sz w:val="22"/>
          <w:szCs w:val="22"/>
        </w:rPr>
        <w:t xml:space="preserve"> </w:t>
      </w:r>
    </w:p>
    <w:p w:rsidR="00C86D30" w:rsidRPr="0095359C" w:rsidRDefault="00A71CC9"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first </w:t>
      </w:r>
      <w:r w:rsidR="00B41F6B" w:rsidRPr="0095359C">
        <w:rPr>
          <w:rFonts w:asciiTheme="minorHAnsi" w:hAnsiTheme="minorHAnsi" w:cs="Segoe UI"/>
          <w:color w:val="000000" w:themeColor="text1"/>
          <w:sz w:val="20"/>
          <w:szCs w:val="20"/>
        </w:rPr>
        <w:t xml:space="preserve">set of </w:t>
      </w:r>
      <w:r w:rsidRPr="0095359C">
        <w:rPr>
          <w:rFonts w:asciiTheme="minorHAnsi" w:hAnsiTheme="minorHAnsi" w:cs="Segoe UI"/>
          <w:color w:val="000000" w:themeColor="text1"/>
          <w:sz w:val="20"/>
          <w:szCs w:val="20"/>
        </w:rPr>
        <w:t>user</w:t>
      </w:r>
      <w:r w:rsidR="00B41F6B" w:rsidRPr="0095359C">
        <w:rPr>
          <w:rFonts w:asciiTheme="minorHAnsi" w:hAnsiTheme="minorHAnsi" w:cs="Segoe UI"/>
          <w:color w:val="000000" w:themeColor="text1"/>
          <w:sz w:val="20"/>
          <w:szCs w:val="20"/>
        </w:rPr>
        <w:t>s</w:t>
      </w:r>
      <w:r w:rsidRPr="0095359C">
        <w:rPr>
          <w:rFonts w:asciiTheme="minorHAnsi" w:hAnsiTheme="minorHAnsi" w:cs="Segoe UI"/>
          <w:color w:val="000000" w:themeColor="text1"/>
          <w:sz w:val="20"/>
          <w:szCs w:val="20"/>
        </w:rPr>
        <w:t xml:space="preserve"> for the OMR records loaded into </w:t>
      </w:r>
      <w:r w:rsidR="00B41F6B" w:rsidRPr="0095359C">
        <w:rPr>
          <w:rFonts w:asciiTheme="minorHAnsi" w:hAnsiTheme="minorHAnsi" w:cs="Segoe UI"/>
          <w:color w:val="000000" w:themeColor="text1"/>
          <w:sz w:val="20"/>
          <w:szCs w:val="20"/>
        </w:rPr>
        <w:t>the eCL database are the CCO Managers as all records have default state of ‘Pending Manager Review’ at the time of the load.</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After a Manager reviews the log and determines that a Coaching is required the log gets assigned to the CSRs and they become the users.</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CCO Supervisors will be able to access the logs from the historical Dashboards.</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95359C" w:rsidRDefault="006F770C" w:rsidP="0076086A">
      <w:pPr>
        <w:pStyle w:val="Heading1"/>
        <w:numPr>
          <w:ilvl w:val="0"/>
          <w:numId w:val="1"/>
        </w:numPr>
        <w:rPr>
          <w:color w:val="auto"/>
          <w:sz w:val="20"/>
          <w:szCs w:val="20"/>
        </w:rPr>
      </w:pPr>
      <w:bookmarkStart w:id="40" w:name="_Toc503949779"/>
      <w:r w:rsidRPr="0095359C">
        <w:rPr>
          <w:color w:val="auto"/>
          <w:sz w:val="20"/>
          <w:szCs w:val="20"/>
        </w:rPr>
        <w:t>Details</w:t>
      </w:r>
      <w:bookmarkEnd w:id="40"/>
    </w:p>
    <w:p w:rsidR="006F770C" w:rsidRPr="006F770C" w:rsidRDefault="006F770C" w:rsidP="0076086A">
      <w:pPr>
        <w:pStyle w:val="ListParagraph"/>
        <w:numPr>
          <w:ilvl w:val="0"/>
          <w:numId w:val="6"/>
        </w:numPr>
        <w:rPr>
          <w:vanish/>
        </w:rPr>
      </w:pPr>
    </w:p>
    <w:p w:rsidR="006F770C" w:rsidRPr="006F770C" w:rsidRDefault="006F770C" w:rsidP="0076086A">
      <w:pPr>
        <w:pStyle w:val="ListParagraph"/>
        <w:numPr>
          <w:ilvl w:val="0"/>
          <w:numId w:val="6"/>
        </w:numPr>
        <w:rPr>
          <w:vanish/>
        </w:rPr>
      </w:pPr>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41" w:name="_Toc387654370"/>
      <w:bookmarkStart w:id="42" w:name="_Toc387758815"/>
      <w:bookmarkStart w:id="43" w:name="_Toc387821326"/>
      <w:bookmarkStart w:id="44" w:name="_Toc387821375"/>
      <w:bookmarkStart w:id="45" w:name="_Toc430607220"/>
      <w:bookmarkStart w:id="46" w:name="_Toc430607321"/>
      <w:bookmarkStart w:id="47" w:name="_Toc430607359"/>
      <w:bookmarkStart w:id="48" w:name="_Toc503948379"/>
      <w:bookmarkStart w:id="49" w:name="_Toc503949780"/>
      <w:bookmarkEnd w:id="41"/>
      <w:bookmarkEnd w:id="42"/>
      <w:bookmarkEnd w:id="43"/>
      <w:bookmarkEnd w:id="44"/>
      <w:bookmarkEnd w:id="45"/>
      <w:bookmarkEnd w:id="46"/>
      <w:bookmarkEnd w:id="47"/>
      <w:bookmarkEnd w:id="48"/>
      <w:bookmarkEnd w:id="49"/>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50" w:name="_Toc387654371"/>
      <w:bookmarkStart w:id="51" w:name="_Toc387758816"/>
      <w:bookmarkStart w:id="52" w:name="_Toc387821327"/>
      <w:bookmarkStart w:id="53" w:name="_Toc387821376"/>
      <w:bookmarkStart w:id="54" w:name="_Toc430607221"/>
      <w:bookmarkStart w:id="55" w:name="_Toc430607322"/>
      <w:bookmarkStart w:id="56" w:name="_Toc430607360"/>
      <w:bookmarkStart w:id="57" w:name="_Toc503948380"/>
      <w:bookmarkStart w:id="58" w:name="_Toc503949781"/>
      <w:bookmarkEnd w:id="50"/>
      <w:bookmarkEnd w:id="51"/>
      <w:bookmarkEnd w:id="52"/>
      <w:bookmarkEnd w:id="53"/>
      <w:bookmarkEnd w:id="54"/>
      <w:bookmarkEnd w:id="55"/>
      <w:bookmarkEnd w:id="56"/>
      <w:bookmarkEnd w:id="57"/>
      <w:bookmarkEnd w:id="58"/>
    </w:p>
    <w:p w:rsidR="006F770C" w:rsidRPr="0027630C" w:rsidRDefault="006F770C" w:rsidP="0076086A">
      <w:pPr>
        <w:pStyle w:val="Heading2"/>
        <w:numPr>
          <w:ilvl w:val="1"/>
          <w:numId w:val="9"/>
        </w:numPr>
        <w:rPr>
          <w:rFonts w:ascii="Calibri" w:hAnsi="Calibri" w:cs="Times New Roman"/>
          <w:color w:val="auto"/>
          <w:sz w:val="22"/>
          <w:szCs w:val="22"/>
        </w:rPr>
      </w:pPr>
      <w:bookmarkStart w:id="59" w:name="_Toc503949782"/>
      <w:r w:rsidRPr="0027630C">
        <w:rPr>
          <w:rFonts w:ascii="Calibri" w:hAnsi="Calibri" w:cs="Times New Roman"/>
          <w:color w:val="auto"/>
          <w:sz w:val="22"/>
          <w:szCs w:val="22"/>
        </w:rPr>
        <w:t>Source Files</w:t>
      </w:r>
      <w:bookmarkEnd w:id="59"/>
    </w:p>
    <w:p w:rsidR="006F770C" w:rsidRPr="0095359C" w:rsidRDefault="00E64317" w:rsidP="00C5412A">
      <w:pPr>
        <w:spacing w:after="0"/>
        <w:rPr>
          <w:sz w:val="20"/>
          <w:szCs w:val="20"/>
        </w:rPr>
      </w:pPr>
      <w:r w:rsidRPr="0095359C">
        <w:rPr>
          <w:sz w:val="20"/>
          <w:szCs w:val="20"/>
        </w:rPr>
        <w:t>eCL_Outliers_Feed_XXX</w:t>
      </w:r>
      <w:r w:rsidR="00F56A29" w:rsidRPr="0095359C">
        <w:rPr>
          <w:sz w:val="20"/>
          <w:szCs w:val="20"/>
        </w:rPr>
        <w:t>yyyymmdd</w:t>
      </w:r>
      <w:r w:rsidRPr="0095359C">
        <w:rPr>
          <w:sz w:val="20"/>
          <w:szCs w:val="20"/>
        </w:rPr>
        <w:t>.csv where XXX is the 3 letter acronym for the Report Type.</w:t>
      </w:r>
    </w:p>
    <w:p w:rsidR="00C74EEA" w:rsidRPr="0095359C" w:rsidRDefault="00C74EEA" w:rsidP="00C5412A">
      <w:pPr>
        <w:spacing w:after="0"/>
        <w:rPr>
          <w:sz w:val="20"/>
          <w:szCs w:val="20"/>
        </w:rPr>
      </w:pPr>
      <w:r w:rsidRPr="0095359C">
        <w:rPr>
          <w:sz w:val="20"/>
          <w:szCs w:val="20"/>
        </w:rPr>
        <w:t xml:space="preserve">Description: </w:t>
      </w:r>
      <w:r w:rsidR="00E64317" w:rsidRPr="0095359C">
        <w:rPr>
          <w:sz w:val="20"/>
          <w:szCs w:val="20"/>
        </w:rPr>
        <w:t xml:space="preserve">A file containing records </w:t>
      </w:r>
      <w:r w:rsidR="00F56A29" w:rsidRPr="0095359C">
        <w:rPr>
          <w:sz w:val="20"/>
          <w:szCs w:val="20"/>
        </w:rPr>
        <w:t>for agents that exceed a certain</w:t>
      </w:r>
      <w:r w:rsidR="00E64317" w:rsidRPr="0095359C">
        <w:rPr>
          <w:sz w:val="20"/>
          <w:szCs w:val="20"/>
        </w:rPr>
        <w:t xml:space="preserve"> threshold for each of the identified metrics. The Analytics team captures records that meet the Outlier thresh</w:t>
      </w:r>
      <w:r w:rsidR="00F56A29" w:rsidRPr="0095359C">
        <w:rPr>
          <w:sz w:val="20"/>
          <w:szCs w:val="20"/>
        </w:rPr>
        <w:t xml:space="preserve">olds </w:t>
      </w:r>
      <w:r w:rsidR="00E64317" w:rsidRPr="0095359C">
        <w:rPr>
          <w:sz w:val="20"/>
          <w:szCs w:val="20"/>
        </w:rPr>
        <w:t xml:space="preserve">and generate </w:t>
      </w:r>
      <w:r w:rsidR="00F56A29" w:rsidRPr="0095359C">
        <w:rPr>
          <w:sz w:val="20"/>
          <w:szCs w:val="20"/>
        </w:rPr>
        <w:t>a</w:t>
      </w:r>
      <w:r w:rsidR="00E64317" w:rsidRPr="0095359C">
        <w:rPr>
          <w:sz w:val="20"/>
          <w:szCs w:val="20"/>
        </w:rPr>
        <w:t xml:space="preserve"> feed. Once the feed is loaded into eCL the Managers have the opportunity to determine if a Coaching is needed or additional research is needed.</w:t>
      </w:r>
    </w:p>
    <w:p w:rsidR="00C74EEA" w:rsidRPr="0095359C" w:rsidRDefault="00C74EEA" w:rsidP="00C5412A">
      <w:pPr>
        <w:spacing w:after="0"/>
        <w:rPr>
          <w:sz w:val="20"/>
          <w:szCs w:val="20"/>
        </w:rPr>
      </w:pPr>
      <w:r w:rsidRPr="0095359C">
        <w:rPr>
          <w:sz w:val="20"/>
          <w:szCs w:val="20"/>
        </w:rPr>
        <w:t>Source s</w:t>
      </w:r>
      <w:r w:rsidR="00E64317" w:rsidRPr="0095359C">
        <w:rPr>
          <w:sz w:val="20"/>
          <w:szCs w:val="20"/>
        </w:rPr>
        <w:t>ystem: CCO Analytics</w:t>
      </w:r>
    </w:p>
    <w:p w:rsidR="00E25F26" w:rsidRDefault="00C74EEA" w:rsidP="00E25F26">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Staging location: </w:t>
      </w:r>
      <w:hyperlink r:id="rId12" w:history="1">
        <w:r w:rsidR="00E25F26" w:rsidRPr="00700164">
          <w:rPr>
            <w:rStyle w:val="Hyperlink"/>
            <w:sz w:val="20"/>
            <w:szCs w:val="20"/>
          </w:rPr>
          <w:t>\\f3420-ecldbp01\data\Coaching\Outliers\Encrypt_Out\</w:t>
        </w:r>
      </w:hyperlink>
    </w:p>
    <w:p w:rsidR="00E64317"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name</w:t>
      </w:r>
      <w:r w:rsidR="00E64317" w:rsidRPr="0095359C">
        <w:rPr>
          <w:sz w:val="20"/>
          <w:szCs w:val="20"/>
        </w:rPr>
        <w:t xml:space="preserve"> eCL_Outliers_Feed_XXX</w:t>
      </w:r>
      <w:r w:rsidR="00F56A29" w:rsidRPr="0095359C">
        <w:rPr>
          <w:sz w:val="20"/>
          <w:szCs w:val="20"/>
        </w:rPr>
        <w:t>yyyymmdd</w:t>
      </w:r>
      <w:r w:rsidR="00E64317" w:rsidRPr="0095359C">
        <w:rPr>
          <w:sz w:val="20"/>
          <w:szCs w:val="20"/>
        </w:rPr>
        <w:t xml:space="preserve">.csv </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Frequency: </w:t>
      </w:r>
      <w:r w:rsidR="00E64317" w:rsidRPr="0095359C">
        <w:rPr>
          <w:sz w:val="20"/>
          <w:szCs w:val="20"/>
        </w:rPr>
        <w:t>N/A No regular schedule. Files are sent at random intervals.</w:t>
      </w:r>
    </w:p>
    <w:p w:rsidR="00C74EEA" w:rsidRPr="0095359C" w:rsidRDefault="004A6695"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arrival time: NA</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Destination Table: </w:t>
      </w:r>
      <w:r w:rsidR="00E64317" w:rsidRPr="0095359C">
        <w:rPr>
          <w:sz w:val="20"/>
          <w:szCs w:val="20"/>
        </w:rPr>
        <w:t>Coaching_Log and Coaching_Log_Reason</w:t>
      </w:r>
    </w:p>
    <w:p w:rsidR="00C74EEA" w:rsidRDefault="00C74EEA" w:rsidP="00C74EEA">
      <w:pPr>
        <w:autoSpaceDE w:val="0"/>
        <w:autoSpaceDN w:val="0"/>
        <w:adjustRightInd w:val="0"/>
        <w:spacing w:after="0" w:line="240" w:lineRule="auto"/>
      </w:pPr>
    </w:p>
    <w:p w:rsidR="006F770C" w:rsidRPr="006F770C" w:rsidRDefault="006F770C" w:rsidP="006F770C"/>
    <w:p w:rsidR="007B5133" w:rsidRPr="0095359C" w:rsidRDefault="007B5133" w:rsidP="0076086A">
      <w:pPr>
        <w:pStyle w:val="Heading2"/>
        <w:numPr>
          <w:ilvl w:val="1"/>
          <w:numId w:val="9"/>
        </w:numPr>
        <w:rPr>
          <w:rFonts w:ascii="Calibri" w:hAnsi="Calibri" w:cs="Times New Roman"/>
          <w:color w:val="auto"/>
          <w:sz w:val="20"/>
          <w:szCs w:val="20"/>
        </w:rPr>
      </w:pPr>
      <w:bookmarkStart w:id="60" w:name="_Toc503949783"/>
      <w:r w:rsidRPr="0095359C">
        <w:rPr>
          <w:rFonts w:ascii="Calibri" w:hAnsi="Calibri" w:cs="Times New Roman"/>
          <w:color w:val="auto"/>
          <w:sz w:val="20"/>
          <w:szCs w:val="20"/>
        </w:rPr>
        <w:t>Module Details</w:t>
      </w:r>
      <w:bookmarkEnd w:id="60"/>
    </w:p>
    <w:p w:rsidR="007B5133" w:rsidRPr="0095359C" w:rsidRDefault="007B5133" w:rsidP="0076086A">
      <w:pPr>
        <w:pStyle w:val="Heading3"/>
        <w:numPr>
          <w:ilvl w:val="2"/>
          <w:numId w:val="9"/>
        </w:numPr>
        <w:rPr>
          <w:rFonts w:ascii="Calibri" w:hAnsi="Calibri" w:cs="Times New Roman"/>
          <w:color w:val="auto"/>
          <w:sz w:val="20"/>
          <w:szCs w:val="20"/>
        </w:rPr>
      </w:pPr>
      <w:bookmarkStart w:id="61" w:name="_Toc503949784"/>
      <w:r w:rsidRPr="0095359C">
        <w:rPr>
          <w:rFonts w:ascii="Calibri" w:hAnsi="Calibri" w:cs="Times New Roman"/>
          <w:color w:val="auto"/>
          <w:sz w:val="20"/>
          <w:szCs w:val="20"/>
        </w:rPr>
        <w:t>SQL agent job</w:t>
      </w:r>
      <w:bookmarkEnd w:id="61"/>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Instance : </w:t>
      </w:r>
      <w:r w:rsidR="00917A1A">
        <w:rPr>
          <w:rFonts w:ascii="Times New Roman" w:hAnsi="Times New Roman"/>
        </w:rPr>
        <w:t>F3420-ECLDBP01</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Job:  </w:t>
      </w:r>
      <w:r w:rsidR="00141B19" w:rsidRPr="0095359C">
        <w:rPr>
          <w:sz w:val="20"/>
          <w:szCs w:val="20"/>
        </w:rPr>
        <w:t>Coaching</w:t>
      </w:r>
      <w:r w:rsidR="00F441C0">
        <w:rPr>
          <w:sz w:val="20"/>
          <w:szCs w:val="20"/>
        </w:rPr>
        <w:t>OutlierLoad</w:t>
      </w:r>
    </w:p>
    <w:p w:rsidR="005C5900" w:rsidRPr="0095359C" w:rsidRDefault="005C5900" w:rsidP="00917A1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Package: </w:t>
      </w:r>
      <w:hyperlink r:id="rId13" w:history="1">
        <w:r w:rsidR="00917A1A" w:rsidRPr="00917A1A">
          <w:rPr>
            <w:rStyle w:val="Hyperlink"/>
            <w:sz w:val="20"/>
            <w:szCs w:val="20"/>
          </w:rPr>
          <w:t>\\F3420-ECLDBP01\ssis\Coaching\Packages\</w:t>
        </w:r>
        <w:r w:rsidR="00141B19" w:rsidRPr="0095359C">
          <w:rPr>
            <w:rStyle w:val="Hyperlink"/>
            <w:sz w:val="20"/>
            <w:szCs w:val="20"/>
          </w:rPr>
          <w:t>Outlier_Coaching.dtsx</w:t>
        </w:r>
      </w:hyperlink>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Production Config File: Prod_</w:t>
      </w:r>
      <w:r w:rsidR="00141B19" w:rsidRPr="0095359C">
        <w:rPr>
          <w:sz w:val="20"/>
          <w:szCs w:val="20"/>
        </w:rPr>
        <w:t>Outlier_Coaching</w:t>
      </w:r>
      <w:r w:rsidRPr="0095359C">
        <w:rPr>
          <w:sz w:val="20"/>
          <w:szCs w:val="20"/>
        </w:rPr>
        <w:t>.dtsConfig</w:t>
      </w:r>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Owner: </w:t>
      </w:r>
      <w:r w:rsidR="00917A1A">
        <w:rPr>
          <w:sz w:val="20"/>
          <w:szCs w:val="20"/>
        </w:rPr>
        <w:t>ecljobowner</w:t>
      </w:r>
    </w:p>
    <w:p w:rsidR="00917A1A" w:rsidRPr="00257251" w:rsidRDefault="00634B03" w:rsidP="00917A1A">
      <w:pPr>
        <w:pStyle w:val="ListParagraph"/>
        <w:numPr>
          <w:ilvl w:val="0"/>
          <w:numId w:val="5"/>
        </w:numPr>
        <w:autoSpaceDE w:val="0"/>
        <w:autoSpaceDN w:val="0"/>
        <w:adjustRightInd w:val="0"/>
        <w:spacing w:after="0" w:line="240" w:lineRule="auto"/>
        <w:rPr>
          <w:rFonts w:ascii="Times New Roman" w:hAnsi="Times New Roman"/>
        </w:rPr>
      </w:pPr>
      <w:r w:rsidRPr="0095359C">
        <w:rPr>
          <w:sz w:val="20"/>
          <w:szCs w:val="20"/>
        </w:rPr>
        <w:lastRenderedPageBreak/>
        <w:t xml:space="preserve">Run As: </w:t>
      </w:r>
      <w:r w:rsidR="00917A1A" w:rsidRPr="003F421D">
        <w:rPr>
          <w:sz w:val="20"/>
          <w:szCs w:val="20"/>
        </w:rPr>
        <w:t>ECLProxy (ECL Credential using application service account VNGT\SVC-SQLECLP01</w:t>
      </w:r>
    </w:p>
    <w:p w:rsidR="005C5900" w:rsidRPr="00917A1A" w:rsidRDefault="005C5900">
      <w:pPr>
        <w:pStyle w:val="ListParagraph"/>
        <w:numPr>
          <w:ilvl w:val="0"/>
          <w:numId w:val="5"/>
        </w:numPr>
        <w:autoSpaceDE w:val="0"/>
        <w:autoSpaceDN w:val="0"/>
        <w:adjustRightInd w:val="0"/>
        <w:spacing w:after="0" w:line="240" w:lineRule="auto"/>
        <w:rPr>
          <w:sz w:val="20"/>
          <w:szCs w:val="20"/>
        </w:rPr>
      </w:pPr>
      <w:r w:rsidRPr="00917A1A">
        <w:rPr>
          <w:sz w:val="20"/>
          <w:szCs w:val="20"/>
        </w:rPr>
        <w:t xml:space="preserve">Schedule: Daily  </w:t>
      </w:r>
      <w:r w:rsidR="00F441C0" w:rsidRPr="00917A1A">
        <w:rPr>
          <w:sz w:val="20"/>
          <w:szCs w:val="20"/>
        </w:rPr>
        <w:t>8</w:t>
      </w:r>
      <w:r w:rsidR="004A6695" w:rsidRPr="00917A1A">
        <w:rPr>
          <w:sz w:val="20"/>
          <w:szCs w:val="20"/>
        </w:rPr>
        <w:t xml:space="preserve">:30 </w:t>
      </w:r>
      <w:r w:rsidR="00F441C0" w:rsidRPr="00917A1A">
        <w:rPr>
          <w:sz w:val="20"/>
          <w:szCs w:val="20"/>
        </w:rPr>
        <w:t xml:space="preserve">PM </w:t>
      </w:r>
      <w:r w:rsidR="004A6695" w:rsidRPr="00917A1A">
        <w:rPr>
          <w:sz w:val="20"/>
          <w:szCs w:val="20"/>
        </w:rPr>
        <w:t>EST</w:t>
      </w:r>
      <w:r w:rsidR="00917A1A">
        <w:rPr>
          <w:sz w:val="20"/>
          <w:szCs w:val="20"/>
        </w:rPr>
        <w:t xml:space="preserve"> daily</w:t>
      </w:r>
      <w:r w:rsidR="004A6695" w:rsidRPr="00917A1A">
        <w:rPr>
          <w:sz w:val="20"/>
          <w:szCs w:val="20"/>
        </w:rPr>
        <w:t xml:space="preserve"> IF Files exist to be loaded</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Destination File Location: N/A</w:t>
      </w:r>
    </w:p>
    <w:p w:rsidR="00E42C88" w:rsidRPr="005C5900" w:rsidRDefault="00E42C88" w:rsidP="00E42C88">
      <w:pPr>
        <w:autoSpaceDE w:val="0"/>
        <w:autoSpaceDN w:val="0"/>
        <w:adjustRightInd w:val="0"/>
        <w:spacing w:after="0" w:line="240" w:lineRule="auto"/>
      </w:pPr>
    </w:p>
    <w:p w:rsidR="007B5133" w:rsidRPr="0095359C" w:rsidRDefault="007B5133" w:rsidP="0076086A">
      <w:pPr>
        <w:pStyle w:val="Heading3"/>
        <w:numPr>
          <w:ilvl w:val="2"/>
          <w:numId w:val="9"/>
        </w:numPr>
        <w:rPr>
          <w:rFonts w:asciiTheme="minorHAnsi" w:hAnsiTheme="minorHAnsi" w:cs="Times New Roman"/>
          <w:color w:val="auto"/>
          <w:sz w:val="20"/>
          <w:szCs w:val="20"/>
        </w:rPr>
      </w:pPr>
      <w:bookmarkStart w:id="62" w:name="_Toc503949785"/>
      <w:r w:rsidRPr="0095359C">
        <w:rPr>
          <w:rFonts w:asciiTheme="minorHAnsi" w:hAnsiTheme="minorHAnsi" w:cs="Times New Roman"/>
          <w:color w:val="auto"/>
          <w:sz w:val="20"/>
          <w:szCs w:val="20"/>
        </w:rPr>
        <w:t>SSIS Package</w:t>
      </w:r>
      <w:bookmarkEnd w:id="62"/>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654C3" w:rsidRPr="0095359C"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Variables</w:t>
      </w:r>
    </w:p>
    <w:tbl>
      <w:tblPr>
        <w:tblStyle w:val="TableGrid"/>
        <w:tblW w:w="0" w:type="auto"/>
        <w:tblLook w:val="04A0" w:firstRow="1" w:lastRow="0" w:firstColumn="1" w:lastColumn="0" w:noHBand="0" w:noVBand="1"/>
      </w:tblPr>
      <w:tblGrid>
        <w:gridCol w:w="2082"/>
        <w:gridCol w:w="2189"/>
        <w:gridCol w:w="1011"/>
        <w:gridCol w:w="4294"/>
      </w:tblGrid>
      <w:tr w:rsidR="00E42C88" w:rsidRPr="0095359C" w:rsidTr="00E25F26">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Name</w:t>
            </w:r>
          </w:p>
        </w:tc>
        <w:tc>
          <w:tcPr>
            <w:tcW w:w="2309"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Scope </w:t>
            </w: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DataType</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Value</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DecryptedOut</w:t>
            </w:r>
            <w:r w:rsidRPr="00CA5EB0">
              <w:rPr>
                <w:rFonts w:ascii="Times New Roman" w:hAnsi="Times New Roman"/>
                <w:sz w:val="20"/>
                <w:szCs w:val="20"/>
              </w:rPr>
              <w:t>Path</w:t>
            </w:r>
          </w:p>
        </w:tc>
        <w:tc>
          <w:tcPr>
            <w:tcW w:w="2309"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E9648D">
              <w:rPr>
                <w:rFonts w:asciiTheme="minorHAnsi" w:hAnsiTheme="minorHAnsi" w:cs="Arial"/>
                <w:sz w:val="20"/>
                <w:szCs w:val="20"/>
              </w:rPr>
              <w:t>Outlier_Coaching</w:t>
            </w:r>
          </w:p>
        </w:tc>
        <w:tc>
          <w:tcPr>
            <w:tcW w:w="932"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CA5EB0">
              <w:rPr>
                <w:rFonts w:ascii="Times New Roman" w:hAnsi="Times New Roman"/>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\\f3420-ecldb</w:t>
            </w:r>
            <w:r>
              <w:rPr>
                <w:rFonts w:ascii="Times New Roman" w:hAnsi="Times New Roman"/>
                <w:sz w:val="20"/>
                <w:szCs w:val="20"/>
              </w:rPr>
              <w:t>p</w:t>
            </w:r>
            <w:r w:rsidRPr="007362D2">
              <w:rPr>
                <w:rFonts w:ascii="Times New Roman" w:hAnsi="Times New Roman"/>
                <w:sz w:val="20"/>
                <w:szCs w:val="20"/>
              </w:rPr>
              <w:t>01\data\coaching\</w:t>
            </w:r>
            <w:r>
              <w:rPr>
                <w:rFonts w:ascii="Times New Roman" w:hAnsi="Times New Roman"/>
                <w:sz w:val="20"/>
                <w:szCs w:val="20"/>
              </w:rPr>
              <w:t>OUTLIERS</w:t>
            </w:r>
            <w:r w:rsidRPr="007362D2">
              <w:rPr>
                <w:rFonts w:ascii="Times New Roman" w:hAnsi="Times New Roman"/>
                <w:sz w:val="20"/>
                <w:szCs w:val="20"/>
              </w:rPr>
              <w:t>\Decrypt_out\</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DecryptIn</w:t>
            </w:r>
            <w:r w:rsidRPr="00CA5EB0">
              <w:rPr>
                <w:rFonts w:ascii="Times New Roman" w:hAnsi="Times New Roman"/>
                <w:sz w:val="20"/>
                <w:szCs w:val="20"/>
              </w:rPr>
              <w:t>Path</w:t>
            </w:r>
          </w:p>
        </w:tc>
        <w:tc>
          <w:tcPr>
            <w:tcW w:w="2309" w:type="dxa"/>
          </w:tcPr>
          <w:p w:rsidR="00E25F26" w:rsidRPr="0095359C" w:rsidRDefault="00E25F26" w:rsidP="00E25F26">
            <w:pPr>
              <w:rPr>
                <w:rFonts w:asciiTheme="minorHAnsi" w:hAnsiTheme="minorHAnsi"/>
                <w:sz w:val="20"/>
                <w:szCs w:val="20"/>
              </w:rPr>
            </w:pPr>
            <w:r w:rsidRPr="00E9648D">
              <w:rPr>
                <w:rFonts w:asciiTheme="minorHAnsi" w:hAnsiTheme="minorHAnsi" w:cs="Arial"/>
                <w:sz w:val="20"/>
                <w:szCs w:val="20"/>
              </w:rPr>
              <w:t>Outlier_Coaching</w:t>
            </w:r>
          </w:p>
        </w:tc>
        <w:tc>
          <w:tcPr>
            <w:tcW w:w="932" w:type="dxa"/>
          </w:tcPr>
          <w:p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\\f3420-ecldb</w:t>
            </w:r>
            <w:r>
              <w:rPr>
                <w:rFonts w:ascii="Times New Roman" w:hAnsi="Times New Roman"/>
                <w:sz w:val="20"/>
                <w:szCs w:val="20"/>
              </w:rPr>
              <w:t>p01\data\coaching\OUTLIERS\Decrypt_in</w:t>
            </w:r>
            <w:r w:rsidRPr="007362D2">
              <w:rPr>
                <w:rFonts w:ascii="Times New Roman" w:hAnsi="Times New Roman"/>
                <w:sz w:val="20"/>
                <w:szCs w:val="20"/>
              </w:rPr>
              <w:t>\</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EncryptedBackupPath</w:t>
            </w:r>
          </w:p>
        </w:tc>
        <w:tc>
          <w:tcPr>
            <w:tcW w:w="2309" w:type="dxa"/>
          </w:tcPr>
          <w:p w:rsidR="00E25F26" w:rsidRPr="0095359C" w:rsidRDefault="00E25F26" w:rsidP="00E25F26">
            <w:pPr>
              <w:rPr>
                <w:rFonts w:asciiTheme="minorHAnsi" w:hAnsiTheme="minorHAnsi"/>
                <w:sz w:val="20"/>
                <w:szCs w:val="20"/>
              </w:rPr>
            </w:pPr>
            <w:r w:rsidRPr="00E9648D">
              <w:rPr>
                <w:rFonts w:asciiTheme="minorHAnsi" w:hAnsiTheme="minorHAnsi" w:cs="Arial"/>
                <w:sz w:val="20"/>
                <w:szCs w:val="20"/>
              </w:rPr>
              <w:t>Outlier_Coaching</w:t>
            </w:r>
          </w:p>
        </w:tc>
        <w:tc>
          <w:tcPr>
            <w:tcW w:w="932" w:type="dxa"/>
          </w:tcPr>
          <w:p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\\f3420-ecldb</w:t>
            </w:r>
            <w:r>
              <w:rPr>
                <w:rFonts w:ascii="Times New Roman" w:hAnsi="Times New Roman"/>
                <w:sz w:val="20"/>
                <w:szCs w:val="20"/>
              </w:rPr>
              <w:t>p</w:t>
            </w:r>
            <w:r w:rsidRPr="005E52B7">
              <w:rPr>
                <w:rFonts w:ascii="Times New Roman" w:hAnsi="Times New Roman"/>
                <w:sz w:val="20"/>
                <w:szCs w:val="20"/>
              </w:rPr>
              <w:t>01\data\coaching\</w:t>
            </w:r>
            <w:r>
              <w:rPr>
                <w:rFonts w:ascii="Times New Roman" w:hAnsi="Times New Roman"/>
                <w:sz w:val="20"/>
                <w:szCs w:val="20"/>
              </w:rPr>
              <w:t>OUTLIERS</w:t>
            </w:r>
            <w:r w:rsidRPr="005E52B7">
              <w:rPr>
                <w:rFonts w:ascii="Times New Roman" w:hAnsi="Times New Roman"/>
                <w:sz w:val="20"/>
                <w:szCs w:val="20"/>
              </w:rPr>
              <w:t>\Backups\</w:t>
            </w:r>
          </w:p>
        </w:tc>
      </w:tr>
      <w:tr w:rsidR="00E25F26" w:rsidRPr="0095359C" w:rsidTr="00E25F26">
        <w:trPr>
          <w:trHeight w:val="368"/>
        </w:trPr>
        <w:tc>
          <w:tcPr>
            <w:tcW w:w="2031" w:type="dxa"/>
          </w:tcPr>
          <w:p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EncryptedOutPath</w:t>
            </w:r>
          </w:p>
        </w:tc>
        <w:tc>
          <w:tcPr>
            <w:tcW w:w="2309" w:type="dxa"/>
          </w:tcPr>
          <w:p w:rsidR="00E25F26" w:rsidRPr="0095359C" w:rsidDel="00E25F26" w:rsidRDefault="00E25F26" w:rsidP="00E25F26">
            <w:pPr>
              <w:rPr>
                <w:rFonts w:asciiTheme="minorHAnsi" w:hAnsiTheme="minorHAnsi" w:cs="Arial"/>
                <w:sz w:val="20"/>
                <w:szCs w:val="20"/>
              </w:rPr>
            </w:pPr>
            <w:r w:rsidRPr="00E9648D">
              <w:rPr>
                <w:rFonts w:asciiTheme="minorHAnsi" w:hAnsiTheme="minorHAnsi" w:cs="Arial"/>
                <w:sz w:val="20"/>
                <w:szCs w:val="20"/>
              </w:rPr>
              <w:t>Outlier_Coaching</w:t>
            </w:r>
          </w:p>
        </w:tc>
        <w:tc>
          <w:tcPr>
            <w:tcW w:w="932" w:type="dxa"/>
          </w:tcPr>
          <w:p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304" w:type="dxa"/>
          </w:tcPr>
          <w:p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\\f3420-ecldb</w:t>
            </w:r>
            <w:r>
              <w:rPr>
                <w:rFonts w:ascii="Times New Roman" w:hAnsi="Times New Roman"/>
                <w:sz w:val="20"/>
                <w:szCs w:val="20"/>
              </w:rPr>
              <w:t>p</w:t>
            </w:r>
            <w:r w:rsidRPr="005E52B7">
              <w:rPr>
                <w:rFonts w:ascii="Times New Roman" w:hAnsi="Times New Roman"/>
                <w:sz w:val="20"/>
                <w:szCs w:val="20"/>
              </w:rPr>
              <w:t>01\data\coaching\</w:t>
            </w:r>
            <w:r>
              <w:rPr>
                <w:rFonts w:ascii="Times New Roman" w:hAnsi="Times New Roman"/>
                <w:sz w:val="20"/>
                <w:szCs w:val="20"/>
              </w:rPr>
              <w:t>OUTLIERS</w:t>
            </w:r>
            <w:r w:rsidRPr="005E52B7">
              <w:rPr>
                <w:rFonts w:ascii="Times New Roman" w:hAnsi="Times New Roman"/>
                <w:sz w:val="20"/>
                <w:szCs w:val="20"/>
              </w:rPr>
              <w:t>\Encrypt_out\</w:t>
            </w:r>
          </w:p>
        </w:tc>
      </w:tr>
      <w:tr w:rsidR="00E25F26" w:rsidRPr="0095359C" w:rsidTr="00E25F26">
        <w:trPr>
          <w:trHeight w:val="368"/>
        </w:trPr>
        <w:tc>
          <w:tcPr>
            <w:tcW w:w="2031" w:type="dxa"/>
          </w:tcPr>
          <w:p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EncryptInPath</w:t>
            </w:r>
          </w:p>
        </w:tc>
        <w:tc>
          <w:tcPr>
            <w:tcW w:w="2309" w:type="dxa"/>
          </w:tcPr>
          <w:p w:rsidR="00E25F26" w:rsidRPr="0095359C" w:rsidDel="00E25F26" w:rsidRDefault="00E25F26" w:rsidP="00E25F26">
            <w:pPr>
              <w:rPr>
                <w:rFonts w:asciiTheme="minorHAnsi" w:hAnsiTheme="minorHAnsi" w:cs="Arial"/>
                <w:sz w:val="20"/>
                <w:szCs w:val="20"/>
              </w:rPr>
            </w:pPr>
            <w:r w:rsidRPr="00E9648D">
              <w:rPr>
                <w:rFonts w:asciiTheme="minorHAnsi" w:hAnsiTheme="minorHAnsi" w:cs="Arial"/>
                <w:sz w:val="20"/>
                <w:szCs w:val="20"/>
              </w:rPr>
              <w:t>Outlier_Coaching</w:t>
            </w:r>
          </w:p>
        </w:tc>
        <w:tc>
          <w:tcPr>
            <w:tcW w:w="932" w:type="dxa"/>
          </w:tcPr>
          <w:p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304" w:type="dxa"/>
          </w:tcPr>
          <w:p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\\f3420-ecldb</w:t>
            </w:r>
            <w:r>
              <w:rPr>
                <w:rFonts w:ascii="Times New Roman" w:hAnsi="Times New Roman"/>
                <w:sz w:val="20"/>
                <w:szCs w:val="20"/>
              </w:rPr>
              <w:t>p</w:t>
            </w:r>
            <w:r w:rsidRPr="005E52B7">
              <w:rPr>
                <w:rFonts w:ascii="Times New Roman" w:hAnsi="Times New Roman"/>
                <w:sz w:val="20"/>
                <w:szCs w:val="20"/>
              </w:rPr>
              <w:t>01\data\coaching\</w:t>
            </w:r>
            <w:r>
              <w:rPr>
                <w:rFonts w:ascii="Times New Roman" w:hAnsi="Times New Roman"/>
                <w:sz w:val="20"/>
                <w:szCs w:val="20"/>
              </w:rPr>
              <w:t>OUTLIERS</w:t>
            </w:r>
            <w:r w:rsidRPr="005E52B7">
              <w:rPr>
                <w:rFonts w:ascii="Times New Roman" w:hAnsi="Times New Roman"/>
                <w:sz w:val="20"/>
                <w:szCs w:val="20"/>
              </w:rPr>
              <w:t>\Encrypt_in\</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varDBName</w:t>
            </w:r>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CA5EB0">
              <w:rPr>
                <w:rFonts w:ascii="Times New Roman" w:hAnsi="Times New Roman"/>
                <w:sz w:val="20"/>
                <w:szCs w:val="20"/>
              </w:rPr>
              <w:t>var</w:t>
            </w:r>
            <w:r>
              <w:rPr>
                <w:rFonts w:ascii="Times New Roman" w:hAnsi="Times New Roman"/>
                <w:sz w:val="20"/>
                <w:szCs w:val="20"/>
              </w:rPr>
              <w:t>Encrypted</w:t>
            </w:r>
            <w:r w:rsidRPr="00CA5EB0">
              <w:rPr>
                <w:rFonts w:ascii="Times New Roman" w:hAnsi="Times New Roman"/>
                <w:sz w:val="20"/>
                <w:szCs w:val="20"/>
              </w:rPr>
              <w:t>FileName</w:t>
            </w:r>
          </w:p>
        </w:tc>
        <w:tc>
          <w:tcPr>
            <w:tcW w:w="2309" w:type="dxa"/>
          </w:tcPr>
          <w:p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Outlier_Coaching</w:t>
            </w:r>
          </w:p>
        </w:tc>
        <w:tc>
          <w:tcPr>
            <w:tcW w:w="932" w:type="dxa"/>
          </w:tcPr>
          <w:p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Pr>
                <w:rFonts w:ascii="Times New Roman" w:hAnsi="Times New Roman"/>
                <w:sz w:val="20"/>
                <w:szCs w:val="20"/>
              </w:rPr>
              <w:t>varFailedFile</w:t>
            </w:r>
          </w:p>
        </w:tc>
        <w:tc>
          <w:tcPr>
            <w:tcW w:w="2309" w:type="dxa"/>
          </w:tcPr>
          <w:p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Outlier_Coaching</w:t>
            </w:r>
          </w:p>
        </w:tc>
        <w:tc>
          <w:tcPr>
            <w:tcW w:w="932" w:type="dxa"/>
          </w:tcPr>
          <w:p w:rsidR="00E25F26" w:rsidRPr="0095359C" w:rsidRDefault="00E25F26" w:rsidP="00E25F26">
            <w:pPr>
              <w:rPr>
                <w:rFonts w:asciiTheme="minorHAnsi" w:hAnsiTheme="minorHAnsi" w:cs="Arial"/>
                <w:sz w:val="20"/>
                <w:szCs w:val="20"/>
              </w:rPr>
            </w:pPr>
            <w:r w:rsidRPr="0095359C">
              <w:rPr>
                <w:rFonts w:asciiTheme="minorHAnsi" w:hAnsiTheme="minorHAnsi"/>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varFileName</w:t>
            </w:r>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FailMessage</w:t>
            </w:r>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rPr>
                <w:rFonts w:asciiTheme="minorHAnsi" w:hAnsiTheme="minorHAnsi"/>
                <w:sz w:val="20"/>
                <w:szCs w:val="20"/>
              </w:rPr>
            </w:pPr>
            <w:r w:rsidRPr="0095359C">
              <w:rPr>
                <w:rFonts w:asciiTheme="minorHAnsi" w:hAnsiTheme="minorHAnsi"/>
                <w:sz w:val="20"/>
                <w:szCs w:val="20"/>
              </w:rPr>
              <w:t>String</w:t>
            </w:r>
          </w:p>
        </w:tc>
        <w:tc>
          <w:tcPr>
            <w:tcW w:w="4304" w:type="dxa"/>
          </w:tcPr>
          <w:p w:rsidR="00E42C88" w:rsidRPr="0095359C" w:rsidRDefault="00E25F26" w:rsidP="0095088D">
            <w:pPr>
              <w:widowControl w:val="0"/>
              <w:autoSpaceDE w:val="0"/>
              <w:autoSpaceDN w:val="0"/>
              <w:adjustRightInd w:val="0"/>
              <w:spacing w:after="0" w:line="240" w:lineRule="auto"/>
              <w:rPr>
                <w:rFonts w:asciiTheme="minorHAnsi" w:hAnsiTheme="minorHAnsi" w:cs="Arial"/>
                <w:sz w:val="20"/>
                <w:szCs w:val="20"/>
              </w:rPr>
            </w:pPr>
            <w:r w:rsidRPr="00E25F26">
              <w:rPr>
                <w:rFonts w:asciiTheme="minorHAnsi" w:hAnsiTheme="minorHAnsi" w:cs="Arial"/>
                <w:sz w:val="20"/>
                <w:szCs w:val="20"/>
              </w:rPr>
              <w:t>"Ouliers Coaching file \"" + @[User::VarFileName] + "\"  failed in " +  @[User::VarDBName]</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StagedCount</w:t>
            </w:r>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RejectedCount</w:t>
            </w:r>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LoadedCount</w:t>
            </w:r>
          </w:p>
        </w:tc>
        <w:tc>
          <w:tcPr>
            <w:tcW w:w="2309"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Outlier_Coaching</w:t>
            </w: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2309"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bl>
    <w:p w:rsidR="00E654C3" w:rsidRPr="0095359C" w:rsidRDefault="00E654C3" w:rsidP="00E654C3">
      <w:pPr>
        <w:rPr>
          <w:rFonts w:asciiTheme="minorHAnsi" w:hAnsiTheme="minorHAnsi"/>
          <w:b/>
          <w:sz w:val="20"/>
          <w:szCs w:val="20"/>
        </w:rPr>
      </w:pPr>
    </w:p>
    <w:p w:rsidR="00E654C3" w:rsidRPr="0095359C"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Connection Manager Entries</w:t>
      </w:r>
    </w:p>
    <w:p w:rsidR="00E654C3" w:rsidRPr="0095359C"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Destinationdb</w:t>
      </w:r>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Pr>
          <w:rFonts w:ascii="Times New Roman" w:hAnsi="Times New Roman"/>
        </w:rPr>
        <w:t>F3420-ECLDBD01</w:t>
      </w:r>
      <w:r w:rsidRPr="00257251">
        <w:rPr>
          <w:rFonts w:ascii="Times New Roman" w:hAnsi="Times New Roman"/>
        </w:rPr>
        <w:t xml:space="preserve"> DB – eCoachingdev</w:t>
      </w:r>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Pr>
          <w:rFonts w:ascii="Times New Roman" w:hAnsi="Times New Roman"/>
        </w:rPr>
        <w:t>F3420-ECLDBT01</w:t>
      </w:r>
      <w:r w:rsidRPr="00257251">
        <w:rPr>
          <w:rFonts w:ascii="Times New Roman" w:hAnsi="Times New Roman"/>
        </w:rPr>
        <w:t xml:space="preserve"> DB – eCoachingtest</w:t>
      </w:r>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Pr>
          <w:rFonts w:ascii="Times New Roman" w:hAnsi="Times New Roman"/>
        </w:rPr>
        <w:t>F3420-ECLDBP01</w:t>
      </w:r>
      <w:r w:rsidRPr="00257251">
        <w:rPr>
          <w:rFonts w:ascii="Times New Roman" w:hAnsi="Times New Roman"/>
        </w:rPr>
        <w:t xml:space="preserve"> – eCoaching</w:t>
      </w: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Outlier_File</w:t>
      </w:r>
    </w:p>
    <w:p w:rsidR="00E654C3" w:rsidRPr="0095359C" w:rsidRDefault="00E25F26" w:rsidP="00E25F26">
      <w:pPr>
        <w:pStyle w:val="ListParagraph"/>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p>
    <w:p w:rsidR="00E654C3" w:rsidRPr="0095359C" w:rsidRDefault="00E25F26" w:rsidP="00E654C3">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D6A3730" wp14:editId="4883E90B">
            <wp:extent cx="53340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1781175"/>
                    </a:xfrm>
                    <a:prstGeom prst="rect">
                      <a:avLst/>
                    </a:prstGeom>
                  </pic:spPr>
                </pic:pic>
              </a:graphicData>
            </a:graphic>
          </wp:inline>
        </w:drawing>
      </w: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SMTP Connection Manager</w:t>
      </w:r>
    </w:p>
    <w:p w:rsidR="0026146F" w:rsidRPr="00C57F4D" w:rsidRDefault="0026146F" w:rsidP="00532E05">
      <w:pPr>
        <w:ind w:left="2160"/>
      </w:pPr>
      <w:r>
        <w:t>ironport.maximus.com</w:t>
      </w:r>
    </w:p>
    <w:p w:rsidR="00A67A9C" w:rsidRPr="0095359C" w:rsidRDefault="00A67A9C" w:rsidP="009F2A51">
      <w:pPr>
        <w:widowControl w:val="0"/>
        <w:autoSpaceDE w:val="0"/>
        <w:autoSpaceDN w:val="0"/>
        <w:adjustRightInd w:val="0"/>
        <w:spacing w:after="0" w:line="240" w:lineRule="auto"/>
        <w:rPr>
          <w:rFonts w:asciiTheme="minorHAnsi" w:hAnsiTheme="minorHAnsi"/>
          <w:noProof/>
          <w:sz w:val="20"/>
          <w:szCs w:val="20"/>
        </w:rPr>
      </w:pPr>
    </w:p>
    <w:p w:rsidR="00EE06FD" w:rsidRPr="0095359C" w:rsidRDefault="00EE06FD" w:rsidP="009F2A51">
      <w:pPr>
        <w:widowControl w:val="0"/>
        <w:autoSpaceDE w:val="0"/>
        <w:autoSpaceDN w:val="0"/>
        <w:adjustRightInd w:val="0"/>
        <w:spacing w:after="0" w:line="240" w:lineRule="auto"/>
        <w:rPr>
          <w:rFonts w:asciiTheme="minorHAnsi" w:hAnsiTheme="minorHAnsi" w:cs="Arial"/>
          <w:b/>
          <w:sz w:val="20"/>
          <w:szCs w:val="20"/>
        </w:rPr>
      </w:pPr>
    </w:p>
    <w:p w:rsidR="001009FB" w:rsidRPr="0095359C"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LCS_File</w:t>
      </w:r>
    </w:p>
    <w:p w:rsidR="001009FB" w:rsidRPr="0095359C" w:rsidRDefault="00E25F26" w:rsidP="00657231">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r w:rsidR="001009FB" w:rsidRPr="0095359C">
        <w:rPr>
          <w:rFonts w:asciiTheme="minorHAnsi" w:hAnsiTheme="minorHAnsi" w:cs="Arial"/>
          <w:sz w:val="20"/>
          <w:szCs w:val="20"/>
        </w:rPr>
        <w:t xml:space="preserve"> </w:t>
      </w:r>
    </w:p>
    <w:p w:rsidR="00657231" w:rsidRPr="0095359C" w:rsidRDefault="00657231" w:rsidP="00657231">
      <w:pPr>
        <w:widowControl w:val="0"/>
        <w:autoSpaceDE w:val="0"/>
        <w:autoSpaceDN w:val="0"/>
        <w:adjustRightInd w:val="0"/>
        <w:spacing w:after="0" w:line="240" w:lineRule="auto"/>
        <w:rPr>
          <w:rFonts w:asciiTheme="minorHAnsi" w:hAnsiTheme="minorHAnsi" w:cs="Arial"/>
          <w:sz w:val="20"/>
          <w:szCs w:val="20"/>
        </w:rPr>
      </w:pPr>
    </w:p>
    <w:p w:rsidR="00657231" w:rsidRPr="0095359C"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ARC_File</w:t>
      </w:r>
    </w:p>
    <w:p w:rsidR="00657231" w:rsidRDefault="00E25F26"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p>
    <w:p w:rsidR="00FF490B"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rsidR="00FF490B" w:rsidRPr="0095359C" w:rsidRDefault="00FF490B" w:rsidP="00FF490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ISQ</w:t>
      </w:r>
      <w:r w:rsidRPr="0095359C">
        <w:rPr>
          <w:rFonts w:asciiTheme="minorHAnsi" w:hAnsiTheme="minorHAnsi" w:cs="Arial"/>
          <w:sz w:val="20"/>
          <w:szCs w:val="20"/>
        </w:rPr>
        <w:t>_File</w:t>
      </w:r>
    </w:p>
    <w:p w:rsidR="00FF490B" w:rsidRPr="0095359C" w:rsidRDefault="00FF490B" w:rsidP="00FF490B">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+@[User::VarFileName]</w:t>
      </w:r>
    </w:p>
    <w:p w:rsidR="00FF490B" w:rsidRPr="0095359C" w:rsidRDefault="00FF490B" w:rsidP="00657231">
      <w:pPr>
        <w:widowControl w:val="0"/>
        <w:autoSpaceDE w:val="0"/>
        <w:autoSpaceDN w:val="0"/>
        <w:adjustRightInd w:val="0"/>
        <w:spacing w:after="0" w:line="240" w:lineRule="auto"/>
        <w:ind w:left="1440"/>
        <w:contextualSpacing/>
        <w:rPr>
          <w:rFonts w:asciiTheme="minorHAnsi" w:hAnsiTheme="minorHAnsi" w:cs="Arial"/>
          <w:sz w:val="20"/>
          <w:szCs w:val="20"/>
        </w:rPr>
      </w:pPr>
    </w:p>
    <w:p w:rsidR="001009FB" w:rsidRPr="0095359C" w:rsidRDefault="001009FB" w:rsidP="00657231">
      <w:pPr>
        <w:widowControl w:val="0"/>
        <w:autoSpaceDE w:val="0"/>
        <w:autoSpaceDN w:val="0"/>
        <w:adjustRightInd w:val="0"/>
        <w:spacing w:after="0" w:line="240" w:lineRule="auto"/>
        <w:ind w:left="720"/>
        <w:rPr>
          <w:rFonts w:asciiTheme="minorHAnsi" w:hAnsiTheme="minorHAnsi" w:cs="Arial"/>
          <w:sz w:val="20"/>
          <w:szCs w:val="20"/>
        </w:rPr>
      </w:pPr>
    </w:p>
    <w:p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Encrypted</w:t>
      </w:r>
      <w:r w:rsidRPr="0095359C">
        <w:rPr>
          <w:rFonts w:asciiTheme="minorHAnsi" w:hAnsiTheme="minorHAnsi" w:cs="Arial"/>
          <w:sz w:val="20"/>
          <w:szCs w:val="20"/>
        </w:rPr>
        <w:t>_File</w:t>
      </w:r>
    </w:p>
    <w:p w:rsidR="00E25F26"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@[User::EncryptedOutPath] +  @[User::varEncryptedFileName]</w:t>
      </w:r>
    </w:p>
    <w:p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p>
    <w:p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Failed</w:t>
      </w:r>
      <w:r w:rsidRPr="0095359C">
        <w:rPr>
          <w:rFonts w:asciiTheme="minorHAnsi" w:hAnsiTheme="minorHAnsi" w:cs="Arial"/>
          <w:sz w:val="20"/>
          <w:szCs w:val="20"/>
        </w:rPr>
        <w:t>_File</w:t>
      </w:r>
    </w:p>
    <w:p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r w:rsidRPr="00E25F26">
        <w:rPr>
          <w:rFonts w:asciiTheme="minorHAnsi" w:hAnsiTheme="minorHAnsi" w:cs="Arial"/>
          <w:sz w:val="20"/>
          <w:szCs w:val="20"/>
        </w:rPr>
        <w:t>@[User::DecryptedOutPath]+ @[User::varFailedFile]</w:t>
      </w: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E25F26" w:rsidRDefault="00E25F26" w:rsidP="009F2A51">
      <w:pPr>
        <w:widowControl w:val="0"/>
        <w:autoSpaceDE w:val="0"/>
        <w:autoSpaceDN w:val="0"/>
        <w:adjustRightInd w:val="0"/>
        <w:spacing w:after="0" w:line="240" w:lineRule="auto"/>
        <w:rPr>
          <w:rFonts w:asciiTheme="minorHAnsi" w:hAnsiTheme="minorHAnsi" w:cs="Arial"/>
          <w:b/>
          <w:sz w:val="20"/>
          <w:szCs w:val="20"/>
        </w:rPr>
      </w:pPr>
    </w:p>
    <w:p w:rsidR="00E25F26" w:rsidRPr="0095359C" w:rsidRDefault="00E25F26"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8C584B" w:rsidRDefault="008C584B"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202048" w:rsidRPr="0095359C" w:rsidRDefault="008D48D8"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P</w:t>
      </w:r>
      <w:r w:rsidR="00932115" w:rsidRPr="0095359C">
        <w:rPr>
          <w:rFonts w:asciiTheme="minorHAnsi" w:hAnsiTheme="minorHAnsi" w:cs="Arial"/>
          <w:b/>
          <w:sz w:val="20"/>
          <w:szCs w:val="20"/>
        </w:rPr>
        <w:t>ackage Content</w:t>
      </w:r>
    </w:p>
    <w:p w:rsidR="00F94DAF" w:rsidRPr="0095359C" w:rsidRDefault="00F94DAF" w:rsidP="009F2A51">
      <w:pPr>
        <w:widowControl w:val="0"/>
        <w:autoSpaceDE w:val="0"/>
        <w:autoSpaceDN w:val="0"/>
        <w:adjustRightInd w:val="0"/>
        <w:spacing w:after="0" w:line="240" w:lineRule="auto"/>
        <w:rPr>
          <w:rFonts w:asciiTheme="minorHAnsi" w:hAnsiTheme="minorHAnsi" w:cs="Arial"/>
          <w:b/>
          <w:sz w:val="20"/>
          <w:szCs w:val="20"/>
        </w:rPr>
      </w:pPr>
    </w:p>
    <w:p w:rsidR="00A52549" w:rsidRPr="0095359C" w:rsidRDefault="00A52549"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0165F3" w:rsidP="007931F8">
      <w:pPr>
        <w:widowControl w:val="0"/>
        <w:autoSpaceDE w:val="0"/>
        <w:autoSpaceDN w:val="0"/>
        <w:adjustRightInd w:val="0"/>
        <w:spacing w:after="0" w:line="240" w:lineRule="auto"/>
        <w:rPr>
          <w:rFonts w:asciiTheme="minorHAnsi" w:hAnsiTheme="minorHAnsi" w:cs="Arial"/>
          <w:b/>
          <w:sz w:val="20"/>
          <w:szCs w:val="20"/>
        </w:rPr>
      </w:pPr>
      <w:r w:rsidRPr="000165F3">
        <w:rPr>
          <w:noProof/>
        </w:rPr>
        <w:t xml:space="preserve"> </w:t>
      </w:r>
      <w:r w:rsidR="00E25F26" w:rsidRPr="00E25F26">
        <w:rPr>
          <w:noProof/>
        </w:rPr>
        <w:t xml:space="preserve"> </w:t>
      </w:r>
      <w:r w:rsidR="00FF490B">
        <w:rPr>
          <w:noProof/>
        </w:rPr>
        <w:drawing>
          <wp:inline distT="0" distB="0" distL="0" distR="0" wp14:anchorId="18669C08" wp14:editId="58060DB1">
            <wp:extent cx="5943600" cy="2386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86965"/>
                    </a:xfrm>
                    <a:prstGeom prst="rect">
                      <a:avLst/>
                    </a:prstGeom>
                  </pic:spPr>
                </pic:pic>
              </a:graphicData>
            </a:graphic>
          </wp:inline>
        </w:drawing>
      </w: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EF5B6C" w:rsidRDefault="00EF5B6C" w:rsidP="00EF5B6C">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Containers</w:t>
      </w:r>
    </w:p>
    <w:p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 Foreach File</w:t>
      </w:r>
    </w:p>
    <w:p w:rsidR="008D48D8" w:rsidRDefault="00F7423D" w:rsidP="007931F8">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sidR="00E705FE">
        <w:rPr>
          <w:rFonts w:asciiTheme="minorHAnsi" w:hAnsiTheme="minorHAnsi" w:cs="Arial"/>
          <w:sz w:val="20"/>
          <w:szCs w:val="20"/>
        </w:rPr>
        <w:t>Function</w:t>
      </w:r>
      <w:r w:rsidRPr="00842389">
        <w:rPr>
          <w:rFonts w:asciiTheme="minorHAnsi" w:hAnsiTheme="minorHAnsi" w:cs="Arial"/>
          <w:sz w:val="20"/>
          <w:szCs w:val="20"/>
        </w:rPr>
        <w:t xml:space="preserve">: </w:t>
      </w:r>
      <w:r w:rsidR="00E705FE">
        <w:rPr>
          <w:rFonts w:asciiTheme="minorHAnsi" w:hAnsiTheme="minorHAnsi" w:cs="Arial"/>
          <w:sz w:val="20"/>
          <w:szCs w:val="20"/>
        </w:rPr>
        <w:t>Decrypt and backup Encrypted Files</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rsidR="00E705FE" w:rsidRPr="0095359C" w:rsidRDefault="00E705FE"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LCS OMR File</w:t>
      </w:r>
    </w:p>
    <w:p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p>
    <w:p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842389">
        <w:rPr>
          <w:rFonts w:asciiTheme="minorHAnsi" w:hAnsiTheme="minorHAnsi" w:cs="Arial"/>
          <w:sz w:val="20"/>
          <w:szCs w:val="20"/>
        </w:rPr>
        <w:t>Expresion: FINDSTRING(@[User::VarFileName],"LCS",1 ) &gt; 1</w:t>
      </w:r>
    </w:p>
    <w:p w:rsidR="00E705FE" w:rsidRDefault="00E705FE" w:rsidP="007931F8">
      <w:pPr>
        <w:widowControl w:val="0"/>
        <w:autoSpaceDE w:val="0"/>
        <w:autoSpaceDN w:val="0"/>
        <w:adjustRightInd w:val="0"/>
        <w:spacing w:after="0" w:line="240" w:lineRule="auto"/>
        <w:rPr>
          <w:rFonts w:asciiTheme="minorHAnsi" w:hAnsiTheme="minorHAnsi" w:cs="Arial"/>
          <w:sz w:val="20"/>
          <w:szCs w:val="20"/>
        </w:rPr>
      </w:pPr>
    </w:p>
    <w:p w:rsidR="00F7423D" w:rsidRPr="0095359C" w:rsidRDefault="00F7423D"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IAE_IAT OMR File</w:t>
      </w:r>
    </w:p>
    <w:p w:rsidR="00E705FE" w:rsidRDefault="00F7423D" w:rsidP="007931F8">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IAE/IAT Files                           </w:t>
      </w:r>
    </w:p>
    <w:p w:rsidR="00F7423D" w:rsidRDefault="00E705FE"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00F7423D" w:rsidRPr="004D1EEE">
        <w:rPr>
          <w:rFonts w:asciiTheme="minorHAnsi" w:hAnsiTheme="minorHAnsi" w:cs="Arial"/>
          <w:sz w:val="20"/>
          <w:szCs w:val="20"/>
        </w:rPr>
        <w:t xml:space="preserve"> Expresion: </w:t>
      </w:r>
      <w:r w:rsidR="00F7423D" w:rsidRPr="00F7423D">
        <w:rPr>
          <w:rFonts w:asciiTheme="minorHAnsi" w:hAnsiTheme="minorHAnsi" w:cs="Arial"/>
          <w:sz w:val="20"/>
          <w:szCs w:val="20"/>
        </w:rPr>
        <w:t xml:space="preserve">(FINDSTRING(@[User::VarFileName],"IAE",1 ) &gt; 0 ) </w:t>
      </w:r>
      <w:r w:rsidR="00F7423D">
        <w:rPr>
          <w:rFonts w:asciiTheme="minorHAnsi" w:hAnsiTheme="minorHAnsi" w:cs="Arial"/>
          <w:sz w:val="20"/>
          <w:szCs w:val="20"/>
        </w:rPr>
        <w:t xml:space="preserve">  </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F7423D">
        <w:rPr>
          <w:rFonts w:asciiTheme="minorHAnsi" w:hAnsiTheme="minorHAnsi" w:cs="Arial"/>
          <w:sz w:val="20"/>
          <w:szCs w:val="20"/>
        </w:rPr>
        <w:t>||(FINDSTRING(@[User::VarFileName],"IAT",1 ) &gt; 0 )</w:t>
      </w:r>
    </w:p>
    <w:p w:rsidR="00FF490B" w:rsidRDefault="00FF490B" w:rsidP="007931F8">
      <w:pPr>
        <w:widowControl w:val="0"/>
        <w:autoSpaceDE w:val="0"/>
        <w:autoSpaceDN w:val="0"/>
        <w:adjustRightInd w:val="0"/>
        <w:spacing w:after="0" w:line="240" w:lineRule="auto"/>
        <w:rPr>
          <w:rFonts w:asciiTheme="minorHAnsi" w:hAnsiTheme="minorHAnsi" w:cs="Arial"/>
          <w:sz w:val="20"/>
          <w:szCs w:val="20"/>
        </w:rPr>
      </w:pPr>
    </w:p>
    <w:p w:rsidR="00FF490B" w:rsidRPr="0095359C" w:rsidRDefault="00FF490B"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Foreach </w:t>
      </w:r>
      <w:r w:rsidR="006708E9">
        <w:rPr>
          <w:rFonts w:asciiTheme="minorHAnsi" w:hAnsiTheme="minorHAnsi" w:cs="Arial"/>
          <w:b/>
          <w:sz w:val="20"/>
          <w:szCs w:val="20"/>
        </w:rPr>
        <w:t>ISQ</w:t>
      </w:r>
      <w:r>
        <w:rPr>
          <w:rFonts w:asciiTheme="minorHAnsi" w:hAnsiTheme="minorHAnsi" w:cs="Arial"/>
          <w:b/>
          <w:sz w:val="20"/>
          <w:szCs w:val="20"/>
        </w:rPr>
        <w:t xml:space="preserve"> OMR File</w:t>
      </w:r>
    </w:p>
    <w:p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p>
    <w:p w:rsidR="00FF490B" w:rsidRDefault="00FF490B" w:rsidP="00FF490B">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842389">
        <w:rPr>
          <w:rFonts w:asciiTheme="minorHAnsi" w:hAnsiTheme="minorHAnsi" w:cs="Arial"/>
          <w:sz w:val="20"/>
          <w:szCs w:val="20"/>
        </w:rPr>
        <w:t xml:space="preserve">Expresion: </w:t>
      </w:r>
      <w:r w:rsidR="006708E9" w:rsidRPr="006708E9">
        <w:rPr>
          <w:rFonts w:asciiTheme="minorHAnsi" w:hAnsiTheme="minorHAnsi" w:cs="Arial"/>
          <w:sz w:val="20"/>
          <w:szCs w:val="20"/>
        </w:rPr>
        <w:t>FINDSTRING(@[User::VarFileName],"ISQ",1 ) &gt; 0</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rsidR="00F7423D" w:rsidRPr="0095359C" w:rsidRDefault="00F7423D"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Foreach OTHER </w:t>
      </w:r>
      <w:r w:rsidR="006708E9">
        <w:rPr>
          <w:rFonts w:asciiTheme="minorHAnsi" w:hAnsiTheme="minorHAnsi" w:cs="Arial"/>
          <w:b/>
          <w:sz w:val="20"/>
          <w:szCs w:val="20"/>
        </w:rPr>
        <w:t xml:space="preserve"> </w:t>
      </w:r>
      <w:r>
        <w:rPr>
          <w:rFonts w:asciiTheme="minorHAnsi" w:hAnsiTheme="minorHAnsi" w:cs="Arial"/>
          <w:b/>
          <w:sz w:val="20"/>
          <w:szCs w:val="20"/>
        </w:rPr>
        <w:t>File</w:t>
      </w:r>
    </w:p>
    <w:p w:rsidR="00E705FE" w:rsidRDefault="00F7423D" w:rsidP="00F7423D">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all Other Outliers files                           </w:t>
      </w:r>
    </w:p>
    <w:p w:rsidR="006708E9" w:rsidRDefault="00E705FE"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 </w:t>
      </w:r>
      <w:r w:rsidR="00F7423D" w:rsidRPr="004D1EEE">
        <w:rPr>
          <w:rFonts w:asciiTheme="minorHAnsi" w:hAnsiTheme="minorHAnsi" w:cs="Arial"/>
          <w:sz w:val="20"/>
          <w:szCs w:val="20"/>
        </w:rPr>
        <w:t xml:space="preserve">Expresion: </w:t>
      </w:r>
    </w:p>
    <w:p w:rsidR="006708E9"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sidRPr="006708E9">
        <w:rPr>
          <w:rFonts w:asciiTheme="minorHAnsi" w:hAnsiTheme="minorHAnsi" w:cs="Arial"/>
          <w:sz w:val="20"/>
          <w:szCs w:val="20"/>
        </w:rPr>
        <w:t>(FINDSTRING(@[Us</w:t>
      </w:r>
      <w:r>
        <w:rPr>
          <w:rFonts w:asciiTheme="minorHAnsi" w:hAnsiTheme="minorHAnsi" w:cs="Arial"/>
          <w:sz w:val="20"/>
          <w:szCs w:val="20"/>
        </w:rPr>
        <w:t>er::VarFileName],"IAE",1 ) == 0)</w:t>
      </w:r>
    </w:p>
    <w:p w:rsidR="00F7423D" w:rsidRPr="00842389" w:rsidRDefault="006708E9" w:rsidP="0026146F">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&amp;</w:t>
      </w:r>
      <w:r w:rsidRPr="006708E9">
        <w:rPr>
          <w:rFonts w:asciiTheme="minorHAnsi" w:hAnsiTheme="minorHAnsi" w:cs="Arial"/>
          <w:sz w:val="20"/>
          <w:szCs w:val="20"/>
        </w:rPr>
        <w:t>&amp;(FINDSTRING(@[User::VarFileName],"IAT",1 ) == 0</w:t>
      </w:r>
      <w:r>
        <w:rPr>
          <w:rFonts w:asciiTheme="minorHAnsi" w:hAnsiTheme="minorHAnsi" w:cs="Arial"/>
          <w:sz w:val="20"/>
          <w:szCs w:val="20"/>
        </w:rPr>
        <w:t>)</w:t>
      </w:r>
      <w:r w:rsidRPr="006708E9">
        <w:rPr>
          <w:rFonts w:asciiTheme="minorHAnsi" w:hAnsiTheme="minorHAnsi" w:cs="Arial"/>
          <w:sz w:val="20"/>
          <w:szCs w:val="20"/>
        </w:rPr>
        <w:t xml:space="preserve"> &amp;&amp;(FINDSTRING(@[User::VarFileName],"LCS",1 ) == 0</w:t>
      </w:r>
      <w:r>
        <w:rPr>
          <w:rFonts w:asciiTheme="minorHAnsi" w:hAnsiTheme="minorHAnsi" w:cs="Arial"/>
          <w:sz w:val="20"/>
          <w:szCs w:val="20"/>
        </w:rPr>
        <w:t xml:space="preserve">) </w:t>
      </w:r>
      <w:r w:rsidRPr="006708E9">
        <w:rPr>
          <w:rFonts w:asciiTheme="minorHAnsi" w:hAnsiTheme="minorHAnsi" w:cs="Arial"/>
          <w:sz w:val="20"/>
          <w:szCs w:val="20"/>
        </w:rPr>
        <w:t>&amp;&amp;(FINDSTRING(@[User::VarFileName],"ISQ",1 ) == 0 )</w:t>
      </w:r>
      <w:r w:rsidRPr="006708E9" w:rsidDel="006708E9">
        <w:rPr>
          <w:rFonts w:asciiTheme="minorHAnsi" w:hAnsiTheme="minorHAnsi" w:cs="Arial"/>
          <w:sz w:val="20"/>
          <w:szCs w:val="20"/>
        </w:rPr>
        <w:t xml:space="preserve"> </w:t>
      </w: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E705FE" w:rsidRPr="0095359C" w:rsidRDefault="00E705FE"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Foreach File</w:t>
      </w:r>
    </w:p>
    <w:p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Encrypt failed files</w:t>
      </w: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Pr="00EC75F7" w:rsidRDefault="00EC75F7" w:rsidP="0026146F">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EC75F7">
        <w:rPr>
          <w:rFonts w:asciiTheme="minorHAnsi" w:hAnsiTheme="minorHAnsi" w:cs="Arial"/>
          <w:b/>
          <w:sz w:val="20"/>
          <w:szCs w:val="20"/>
        </w:rPr>
        <w:t xml:space="preserve">Workflow </w:t>
      </w:r>
    </w:p>
    <w:p w:rsidR="00727D43" w:rsidRDefault="00727D43"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3F421D">
        <w:rPr>
          <w:rFonts w:asciiTheme="minorHAnsi" w:hAnsiTheme="minorHAnsi" w:cs="Arial"/>
          <w:b/>
          <w:sz w:val="20"/>
          <w:szCs w:val="20"/>
        </w:rPr>
        <w:t>Foreach Loop Container ( Decrypt and stage files)</w:t>
      </w:r>
    </w:p>
    <w:p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Summary of Steps</w:t>
      </w:r>
    </w:p>
    <w:p w:rsidR="00727D43" w:rsidRPr="00CA5EB0" w:rsidRDefault="00727D43" w:rsidP="00727D43">
      <w:pPr>
        <w:pStyle w:val="ListParagraph"/>
        <w:numPr>
          <w:ilvl w:val="0"/>
          <w:numId w:val="11"/>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rsidR="00727D43" w:rsidRPr="00CA5EB0" w:rsidRDefault="00727D43" w:rsidP="00727D43">
      <w:pPr>
        <w:pStyle w:val="ListParagraph"/>
        <w:numPr>
          <w:ilvl w:val="0"/>
          <w:numId w:val="11"/>
        </w:numPr>
        <w:rPr>
          <w:rFonts w:ascii="Times New Roman" w:hAnsi="Times New Roman"/>
        </w:rPr>
      </w:pPr>
      <w:r>
        <w:rPr>
          <w:rFonts w:ascii="Times New Roman" w:hAnsi="Times New Roman"/>
        </w:rPr>
        <w:t>Script task - Pause 10 seconds</w:t>
      </w:r>
    </w:p>
    <w:p w:rsidR="00727D43" w:rsidRPr="00CA5EB0" w:rsidRDefault="00727D43" w:rsidP="00727D43">
      <w:pPr>
        <w:pStyle w:val="ListParagraph"/>
        <w:numPr>
          <w:ilvl w:val="0"/>
          <w:numId w:val="11"/>
        </w:numPr>
        <w:rPr>
          <w:rFonts w:ascii="Times New Roman" w:hAnsi="Times New Roman"/>
        </w:rPr>
      </w:pPr>
      <w:r w:rsidRPr="00CA5EB0">
        <w:rPr>
          <w:rFonts w:ascii="Times New Roman" w:hAnsi="Times New Roman"/>
        </w:rPr>
        <w:t xml:space="preserve">File system task – Backup </w:t>
      </w:r>
      <w:r>
        <w:rPr>
          <w:rFonts w:ascii="Times New Roman" w:hAnsi="Times New Roman"/>
        </w:rPr>
        <w:t>encrypted files</w:t>
      </w:r>
    </w:p>
    <w:p w:rsidR="00727D43" w:rsidRPr="00CA5EB0" w:rsidRDefault="00727D43" w:rsidP="00727D43">
      <w:pPr>
        <w:widowControl w:val="0"/>
        <w:autoSpaceDE w:val="0"/>
        <w:autoSpaceDN w:val="0"/>
        <w:adjustRightInd w:val="0"/>
        <w:spacing w:after="0" w:line="240" w:lineRule="auto"/>
        <w:rPr>
          <w:rFonts w:ascii="Times New Roman" w:hAnsi="Times New Roman"/>
          <w:b/>
          <w:sz w:val="24"/>
          <w:szCs w:val="24"/>
        </w:rPr>
      </w:pPr>
    </w:p>
    <w:p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Details</w:t>
      </w:r>
    </w:p>
    <w:p w:rsidR="00727D43" w:rsidRPr="00CA5EB0" w:rsidRDefault="00727D43" w:rsidP="00727D43">
      <w:pPr>
        <w:spacing w:after="0"/>
        <w:rPr>
          <w:rFonts w:ascii="Times New Roman" w:hAnsi="Times New Roman"/>
        </w:rPr>
      </w:pPr>
      <w:r w:rsidRPr="00CA5EB0">
        <w:rPr>
          <w:rFonts w:ascii="Times New Roman" w:hAnsi="Times New Roman"/>
        </w:rPr>
        <w:lastRenderedPageBreak/>
        <w:t>Container: For</w:t>
      </w:r>
      <w:r>
        <w:rPr>
          <w:rFonts w:ascii="Times New Roman" w:hAnsi="Times New Roman"/>
        </w:rPr>
        <w:t xml:space="preserve"> </w:t>
      </w:r>
      <w:r w:rsidRPr="00CA5EB0">
        <w:rPr>
          <w:rFonts w:ascii="Times New Roman" w:hAnsi="Times New Roman"/>
        </w:rPr>
        <w:t xml:space="preserve">each  File Loop </w:t>
      </w:r>
    </w:p>
    <w:p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\\f3420-ecldb</w:t>
      </w:r>
      <w:r>
        <w:rPr>
          <w:rFonts w:ascii="Times New Roman" w:hAnsi="Times New Roman"/>
        </w:rPr>
        <w:t>p</w:t>
      </w:r>
      <w:r w:rsidRPr="003B4096">
        <w:rPr>
          <w:rFonts w:ascii="Times New Roman" w:hAnsi="Times New Roman"/>
        </w:rPr>
        <w:t>01\data\coaching\</w:t>
      </w:r>
      <w:r w:rsidR="00BE2FE1">
        <w:rPr>
          <w:rFonts w:ascii="Times New Roman" w:hAnsi="Times New Roman"/>
        </w:rPr>
        <w:t>Outliers</w:t>
      </w:r>
      <w:r w:rsidRPr="003B4096">
        <w:rPr>
          <w:rFonts w:ascii="Times New Roman" w:hAnsi="Times New Roman"/>
        </w:rPr>
        <w:t>\Encrypt_out\</w:t>
      </w:r>
    </w:p>
    <w:p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3B4096">
        <w:rPr>
          <w:rFonts w:ascii="Times New Roman" w:hAnsi="Times New Roman"/>
        </w:rPr>
        <w:t>eCL*ETS_*.encrypt</w:t>
      </w:r>
    </w:p>
    <w:p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rsidR="00727D43" w:rsidRPr="00CA5EB0" w:rsidRDefault="00727D43" w:rsidP="00727D43">
      <w:pPr>
        <w:spacing w:after="0"/>
        <w:ind w:left="1080"/>
        <w:rPr>
          <w:rFonts w:ascii="Times New Roman" w:hAnsi="Times New Roman"/>
        </w:rPr>
      </w:pPr>
    </w:p>
    <w:p w:rsidR="00727D43" w:rsidRDefault="00727D43" w:rsidP="00727D43">
      <w:pPr>
        <w:spacing w:after="0"/>
        <w:ind w:left="1080"/>
        <w:rPr>
          <w:rFonts w:ascii="Times New Roman" w:hAnsi="Times New Roman"/>
        </w:rPr>
      </w:pPr>
    </w:p>
    <w:p w:rsidR="00727D43" w:rsidRPr="00CA5EB0" w:rsidRDefault="00727D43" w:rsidP="00727D43">
      <w:pPr>
        <w:pStyle w:val="ListParagraph"/>
        <w:numPr>
          <w:ilvl w:val="0"/>
          <w:numId w:val="13"/>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t xml:space="preserve"> </w:t>
      </w:r>
      <w:r>
        <w:rPr>
          <w:noProof/>
        </w:rPr>
        <w:drawing>
          <wp:inline distT="0" distB="0" distL="0" distR="0" wp14:anchorId="63D4D035" wp14:editId="764467AE">
            <wp:extent cx="5648325" cy="2867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8325" cy="2867025"/>
                    </a:xfrm>
                    <a:prstGeom prst="rect">
                      <a:avLst/>
                    </a:prstGeom>
                  </pic:spPr>
                </pic:pic>
              </a:graphicData>
            </a:graphic>
          </wp:inline>
        </w:drawing>
      </w: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pStyle w:val="ListParagraph"/>
        <w:numPr>
          <w:ilvl w:val="0"/>
          <w:numId w:val="13"/>
        </w:numPr>
        <w:rPr>
          <w:rFonts w:ascii="Times New Roman" w:hAnsi="Times New Roman"/>
        </w:rPr>
      </w:pPr>
      <w:r>
        <w:rPr>
          <w:rFonts w:ascii="Times New Roman" w:hAnsi="Times New Roman"/>
        </w:rPr>
        <w:t>Script  task- Pause 10 secs</w:t>
      </w:r>
    </w:p>
    <w:p w:rsidR="00727D43" w:rsidRDefault="00727D43" w:rsidP="00727D43">
      <w:pPr>
        <w:ind w:left="720"/>
        <w:rPr>
          <w:rFonts w:ascii="Times New Roman" w:hAnsi="Times New Roman"/>
        </w:rPr>
      </w:pPr>
      <w:r>
        <w:rPr>
          <w:noProof/>
        </w:rPr>
        <w:drawing>
          <wp:inline distT="0" distB="0" distL="0" distR="0" wp14:anchorId="394A63AA" wp14:editId="75DE487F">
            <wp:extent cx="47625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1238250"/>
                    </a:xfrm>
                    <a:prstGeom prst="rect">
                      <a:avLst/>
                    </a:prstGeom>
                  </pic:spPr>
                </pic:pic>
              </a:graphicData>
            </a:graphic>
          </wp:inline>
        </w:drawing>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System.Threading.</w:t>
      </w:r>
      <w:r>
        <w:rPr>
          <w:rFonts w:ascii="Consolas" w:hAnsi="Consolas" w:cs="Consolas"/>
          <w:color w:val="2B91AF"/>
          <w:sz w:val="19"/>
          <w:szCs w:val="19"/>
        </w:rPr>
        <w:t>Thread</w:t>
      </w:r>
      <w:r>
        <w:rPr>
          <w:rFonts w:ascii="Consolas" w:hAnsi="Consolas" w:cs="Consolas"/>
          <w:color w:val="000000"/>
          <w:sz w:val="19"/>
          <w:szCs w:val="19"/>
        </w:rPr>
        <w:t>.Sleep(10000);</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Dts.TaskResult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ScriptResults</w:t>
      </w:r>
      <w:r>
        <w:rPr>
          <w:rFonts w:ascii="Consolas" w:hAnsi="Consolas" w:cs="Consolas"/>
          <w:color w:val="000000"/>
          <w:sz w:val="19"/>
          <w:szCs w:val="19"/>
        </w:rPr>
        <w:t>.Success;</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27D43" w:rsidRPr="00273931" w:rsidRDefault="00727D43" w:rsidP="00727D43">
      <w:pPr>
        <w:rPr>
          <w:rFonts w:ascii="Times New Roman" w:hAnsi="Times New Roman"/>
        </w:rPr>
      </w:pPr>
    </w:p>
    <w:p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rsidR="00727D43" w:rsidRDefault="00727D43" w:rsidP="00727D43">
      <w:pPr>
        <w:pStyle w:val="ListParagraph"/>
        <w:numPr>
          <w:ilvl w:val="0"/>
          <w:numId w:val="13"/>
        </w:numPr>
        <w:rPr>
          <w:rFonts w:ascii="Times New Roman" w:hAnsi="Times New Roman"/>
        </w:rPr>
      </w:pPr>
      <w:r>
        <w:rPr>
          <w:rFonts w:ascii="Times New Roman" w:hAnsi="Times New Roman"/>
        </w:rPr>
        <w:t>File System task – Backup Encrypted files</w:t>
      </w:r>
    </w:p>
    <w:p w:rsidR="00727D43" w:rsidRPr="00273931" w:rsidRDefault="00727D43" w:rsidP="00727D43">
      <w:pPr>
        <w:ind w:left="720"/>
        <w:rPr>
          <w:rFonts w:ascii="Times New Roman" w:hAnsi="Times New Roman"/>
        </w:rPr>
      </w:pPr>
      <w:r>
        <w:rPr>
          <w:noProof/>
        </w:rPr>
        <w:drawing>
          <wp:inline distT="0" distB="0" distL="0" distR="0" wp14:anchorId="321BEFE7" wp14:editId="74CF4655">
            <wp:extent cx="5734050" cy="2647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050" cy="2647950"/>
                    </a:xfrm>
                    <a:prstGeom prst="rect">
                      <a:avLst/>
                    </a:prstGeom>
                  </pic:spPr>
                </pic:pic>
              </a:graphicData>
            </a:graphic>
          </wp:inline>
        </w:drawing>
      </w: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rsidR="00494DF0" w:rsidRPr="0095359C" w:rsidRDefault="00494DF0" w:rsidP="007931F8">
      <w:pPr>
        <w:widowControl w:val="0"/>
        <w:autoSpaceDE w:val="0"/>
        <w:autoSpaceDN w:val="0"/>
        <w:adjustRightInd w:val="0"/>
        <w:spacing w:after="0" w:line="240" w:lineRule="auto"/>
        <w:rPr>
          <w:rFonts w:asciiTheme="minorHAnsi" w:hAnsiTheme="minorHAnsi" w:cs="Arial"/>
          <w:b/>
          <w:sz w:val="20"/>
          <w:szCs w:val="20"/>
        </w:rPr>
      </w:pPr>
    </w:p>
    <w:p w:rsidR="00657231" w:rsidRPr="0095359C" w:rsidRDefault="0084218D"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For each </w:t>
      </w:r>
      <w:r w:rsidR="00EC75F7">
        <w:rPr>
          <w:rFonts w:asciiTheme="minorHAnsi" w:hAnsiTheme="minorHAnsi" w:cs="Arial"/>
          <w:b/>
          <w:sz w:val="20"/>
          <w:szCs w:val="20"/>
        </w:rPr>
        <w:t xml:space="preserve">LCS </w:t>
      </w:r>
      <w:r w:rsidRPr="0095359C">
        <w:rPr>
          <w:rFonts w:asciiTheme="minorHAnsi" w:hAnsiTheme="minorHAnsi" w:cs="Arial"/>
          <w:b/>
          <w:sz w:val="20"/>
          <w:szCs w:val="20"/>
        </w:rPr>
        <w:t xml:space="preserve">Outlier file in Staging directory </w:t>
      </w: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sz w:val="20"/>
          <w:szCs w:val="20"/>
        </w:rPr>
        <w:t>Container: Foreach Loop</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Folder</w:t>
      </w:r>
      <w:r w:rsidR="004A6D60" w:rsidRPr="0095359C">
        <w:rPr>
          <w:rFonts w:asciiTheme="minorHAnsi" w:hAnsiTheme="minorHAnsi"/>
          <w:sz w:val="20"/>
          <w:szCs w:val="20"/>
        </w:rPr>
        <w:t xml:space="preserve">: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lastRenderedPageBreak/>
        <w:t>Files</w:t>
      </w:r>
      <w:r w:rsidR="004A6D60" w:rsidRPr="0095359C">
        <w:rPr>
          <w:rFonts w:asciiTheme="minorHAnsi" w:hAnsiTheme="minorHAnsi"/>
          <w:sz w:val="20"/>
          <w:szCs w:val="20"/>
        </w:rPr>
        <w:t>: eCL_Outlier_Feed</w:t>
      </w:r>
      <w:r w:rsidR="001822D4" w:rsidRPr="0095359C">
        <w:rPr>
          <w:rFonts w:asciiTheme="minorHAnsi" w:hAnsiTheme="minorHAnsi"/>
          <w:sz w:val="20"/>
          <w:szCs w:val="20"/>
        </w:rPr>
        <w:t>_LCS</w:t>
      </w:r>
      <w:r w:rsidR="004A6D60" w:rsidRPr="0095359C">
        <w:rPr>
          <w:rFonts w:asciiTheme="minorHAnsi" w:hAnsiTheme="minorHAnsi"/>
          <w:sz w:val="20"/>
          <w:szCs w:val="20"/>
        </w:rPr>
        <w:t>*.csv</w:t>
      </w: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07CCD0B2" wp14:editId="576EE86C">
            <wp:extent cx="3986784"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86784" cy="1371600"/>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E705FE" w:rsidP="004A6D60">
      <w:pPr>
        <w:spacing w:after="0"/>
        <w:ind w:left="1080"/>
        <w:rPr>
          <w:rFonts w:asciiTheme="minorHAnsi" w:hAnsiTheme="minorHAnsi"/>
          <w:sz w:val="20"/>
          <w:szCs w:val="20"/>
        </w:rPr>
      </w:pPr>
      <w:r w:rsidRPr="00E705FE">
        <w:rPr>
          <w:noProof/>
        </w:rPr>
        <w:t xml:space="preserve"> </w:t>
      </w:r>
      <w:r>
        <w:rPr>
          <w:noProof/>
        </w:rPr>
        <w:drawing>
          <wp:inline distT="0" distB="0" distL="0" distR="0" wp14:anchorId="07FE8472" wp14:editId="3817AA0C">
            <wp:extent cx="4050792" cy="27432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0792" cy="2743200"/>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00EBC76C" wp14:editId="704E3114">
            <wp:extent cx="423367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33672" cy="1371600"/>
                    </a:xfrm>
                    <a:prstGeom prst="rect">
                      <a:avLst/>
                    </a:prstGeom>
                  </pic:spPr>
                </pic:pic>
              </a:graphicData>
            </a:graphic>
          </wp:inline>
        </w:drawing>
      </w:r>
    </w:p>
    <w:p w:rsidR="004D3B66" w:rsidRPr="0095359C" w:rsidRDefault="004D3B66" w:rsidP="004A6D60">
      <w:pPr>
        <w:spacing w:after="0"/>
        <w:ind w:left="1080"/>
        <w:rPr>
          <w:rFonts w:asciiTheme="minorHAnsi" w:hAnsiTheme="minorHAnsi"/>
          <w:sz w:val="20"/>
          <w:szCs w:val="20"/>
        </w:rPr>
      </w:pPr>
    </w:p>
    <w:p w:rsidR="004D3B66" w:rsidRPr="0095359C" w:rsidRDefault="004D3B66" w:rsidP="004A6D60">
      <w:pPr>
        <w:spacing w:after="0"/>
        <w:ind w:left="1080"/>
        <w:rPr>
          <w:rFonts w:asciiTheme="minorHAnsi" w:hAnsiTheme="minorHAnsi"/>
          <w:sz w:val="20"/>
          <w:szCs w:val="20"/>
        </w:rPr>
      </w:pPr>
    </w:p>
    <w:p w:rsidR="0084218D" w:rsidRPr="0095359C" w:rsidRDefault="0084218D" w:rsidP="0084218D">
      <w:pPr>
        <w:rPr>
          <w:rFonts w:asciiTheme="minorHAnsi" w:hAnsiTheme="minorHAnsi"/>
          <w:b/>
          <w:sz w:val="20"/>
          <w:szCs w:val="20"/>
        </w:rPr>
      </w:pPr>
      <w:r w:rsidRPr="0095359C">
        <w:rPr>
          <w:rFonts w:asciiTheme="minorHAnsi" w:hAnsiTheme="minorHAnsi"/>
          <w:b/>
          <w:sz w:val="20"/>
          <w:szCs w:val="20"/>
        </w:rPr>
        <w:t>Summary of Steps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lastRenderedPageBreak/>
        <w:t>SQL task – Truncate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DFT – Stage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 </w:t>
      </w:r>
      <w:r w:rsidR="000165F3">
        <w:rPr>
          <w:rFonts w:asciiTheme="minorHAnsi" w:hAnsiTheme="minorHAnsi"/>
          <w:sz w:val="20"/>
          <w:szCs w:val="20"/>
        </w:rPr>
        <w:t>Update staging table and reject logs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Load </w:t>
      </w:r>
      <w:r w:rsidR="000165F3">
        <w:rPr>
          <w:rFonts w:asciiTheme="minorHAnsi" w:hAnsiTheme="minorHAnsi"/>
          <w:sz w:val="20"/>
          <w:szCs w:val="20"/>
        </w:rPr>
        <w:t>C</w:t>
      </w:r>
      <w:r w:rsidRPr="0095359C">
        <w:rPr>
          <w:rFonts w:asciiTheme="minorHAnsi" w:hAnsiTheme="minorHAnsi"/>
          <w:sz w:val="20"/>
          <w:szCs w:val="20"/>
        </w:rPr>
        <w:t>oaching_Log and Coaching_Log_Reason tables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File list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 Delete file</w:t>
      </w:r>
    </w:p>
    <w:p w:rsidR="004D3B66" w:rsidRPr="0095359C" w:rsidRDefault="004D3B66" w:rsidP="004A6D60">
      <w:pPr>
        <w:spacing w:after="0"/>
        <w:ind w:left="1080"/>
        <w:rPr>
          <w:rFonts w:asciiTheme="minorHAnsi" w:hAnsiTheme="minorHAnsi"/>
          <w:sz w:val="20"/>
          <w:szCs w:val="20"/>
        </w:rPr>
      </w:pPr>
    </w:p>
    <w:p w:rsidR="004D3B66" w:rsidRPr="0095359C" w:rsidRDefault="0084218D" w:rsidP="0084218D">
      <w:pPr>
        <w:rPr>
          <w:rFonts w:asciiTheme="minorHAnsi" w:hAnsiTheme="minorHAnsi"/>
          <w:b/>
          <w:sz w:val="20"/>
          <w:szCs w:val="20"/>
        </w:rPr>
      </w:pPr>
      <w:r w:rsidRPr="0095359C">
        <w:rPr>
          <w:rFonts w:asciiTheme="minorHAnsi" w:hAnsiTheme="minorHAnsi"/>
          <w:b/>
          <w:sz w:val="20"/>
          <w:szCs w:val="20"/>
        </w:rPr>
        <w:t>Details of Steps</w:t>
      </w:r>
    </w:p>
    <w:p w:rsidR="005F0717" w:rsidRPr="0095359C" w:rsidRDefault="005F0717"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 Truncate Outliers Staging table</w:t>
      </w:r>
    </w:p>
    <w:p w:rsidR="008D48D8"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Pr>
          <w:noProof/>
        </w:rPr>
        <w:drawing>
          <wp:inline distT="0" distB="0" distL="0" distR="0" wp14:anchorId="3B862DB3" wp14:editId="398414E6">
            <wp:extent cx="2057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7400" cy="762000"/>
                    </a:xfrm>
                    <a:prstGeom prst="rect">
                      <a:avLst/>
                    </a:prstGeom>
                  </pic:spPr>
                </pic:pic>
              </a:graphicData>
            </a:graphic>
          </wp:inline>
        </w:drawing>
      </w:r>
    </w:p>
    <w:p w:rsidR="004D3B66" w:rsidRPr="0095359C"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sidRPr="0095359C">
        <w:rPr>
          <w:rFonts w:asciiTheme="minorHAnsi" w:hAnsiTheme="minorHAnsi" w:cs="Arial"/>
          <w:sz w:val="20"/>
          <w:szCs w:val="20"/>
        </w:rPr>
        <w:t>Truncate Table [EC].[Outlier_Coaching_Stage]</w:t>
      </w:r>
      <w:r w:rsidRPr="0095359C" w:rsidDel="008D48D8">
        <w:rPr>
          <w:rFonts w:asciiTheme="minorHAnsi" w:hAnsiTheme="minorHAnsi" w:cs="Arial"/>
          <w:sz w:val="20"/>
          <w:szCs w:val="20"/>
        </w:rPr>
        <w:t xml:space="preserve">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5F0717" w:rsidRPr="0095359C" w:rsidRDefault="005F0717"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DFT: Load Outliers staging table</w:t>
      </w:r>
    </w:p>
    <w:p w:rsidR="004D3B66" w:rsidRPr="0095359C" w:rsidRDefault="004D3B66" w:rsidP="0095359C">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noProof/>
          <w:sz w:val="20"/>
          <w:szCs w:val="20"/>
        </w:rPr>
        <w:drawing>
          <wp:inline distT="0" distB="0" distL="0" distR="0" wp14:anchorId="6693F53C" wp14:editId="5533E9F2">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0" cy="7810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3A2B903" wp14:editId="54A08899">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20240"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DA52DA0" wp14:editId="34D41703">
            <wp:extent cx="3840480" cy="4114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40480"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783974B" wp14:editId="1E5003D8">
            <wp:extent cx="425196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1960"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7EB04903" wp14:editId="4BEDE63C">
            <wp:extent cx="4041648"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41648"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0A6663D" wp14:editId="0AACEEDB">
            <wp:extent cx="3913632"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13632"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753FFFC" wp14:editId="5C901CE8">
            <wp:extent cx="32826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8269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B1D4E0" wp14:editId="0440566B">
            <wp:extent cx="4059936"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5993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33FED76" wp14:editId="36859040">
            <wp:extent cx="3776472"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76472"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CFBAC8F" wp14:editId="1E17C477">
            <wp:extent cx="5038344"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38344"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0165F3" w:rsidRDefault="004D3B66" w:rsidP="000165F3">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SQL Task: </w:t>
      </w:r>
      <w:r w:rsidR="000165F3" w:rsidRPr="000165F3">
        <w:rPr>
          <w:rFonts w:asciiTheme="minorHAnsi" w:hAnsiTheme="minorHAnsi"/>
          <w:sz w:val="20"/>
          <w:szCs w:val="20"/>
        </w:rPr>
        <w:t>Update staging table and reject logs</w:t>
      </w:r>
    </w:p>
    <w:p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lastRenderedPageBreak/>
        <w:t xml:space="preserve">SQLStatement: </w:t>
      </w:r>
      <w:r w:rsidRPr="000165F3">
        <w:rPr>
          <w:rFonts w:asciiTheme="minorHAnsi" w:hAnsiTheme="minorHAnsi"/>
          <w:sz w:val="20"/>
          <w:szCs w:val="20"/>
        </w:rPr>
        <w:t>Exec [EC].[sp_Update_Outlier_Coaching_Stage] ? output</w:t>
      </w:r>
    </w:p>
    <w:p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Parameter Mapping: </w:t>
      </w:r>
    </w:p>
    <w:p w:rsidR="004D3B66" w:rsidRPr="00842389" w:rsidRDefault="000165F3" w:rsidP="00842389">
      <w:pPr>
        <w:ind w:left="1440"/>
        <w:rPr>
          <w:rFonts w:asciiTheme="minorHAnsi" w:hAnsiTheme="minorHAnsi"/>
          <w:sz w:val="20"/>
          <w:szCs w:val="20"/>
        </w:rPr>
      </w:pPr>
      <w:r>
        <w:rPr>
          <w:noProof/>
        </w:rPr>
        <w:drawing>
          <wp:inline distT="0" distB="0" distL="0" distR="0" wp14:anchorId="457074AB" wp14:editId="44EA9F5C">
            <wp:extent cx="3172968" cy="914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2968" cy="9144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Coaching_Log table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A2628F" wp14:editId="33ABD6ED">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3125" cy="1181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EF5B6C" w:rsidRDefault="00EF5B6C" w:rsidP="004D3B66">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SQLStatement: </w:t>
      </w:r>
      <w:r w:rsidRPr="00EF5B6C">
        <w:rPr>
          <w:rFonts w:asciiTheme="minorHAnsi" w:hAnsiTheme="minorHAnsi"/>
          <w:sz w:val="20"/>
          <w:szCs w:val="20"/>
        </w:rPr>
        <w:t>Exec [EC].[sp_InsertInto_Coaching_Log_Outlier]? Output</w:t>
      </w:r>
    </w:p>
    <w:p w:rsidR="00EF5B6C" w:rsidRDefault="00EF5B6C" w:rsidP="00842389">
      <w:pPr>
        <w:rPr>
          <w:rFonts w:asciiTheme="minorHAnsi" w:hAnsiTheme="minorHAnsi"/>
          <w:sz w:val="20"/>
          <w:szCs w:val="20"/>
        </w:rPr>
      </w:pPr>
      <w:r>
        <w:rPr>
          <w:rFonts w:asciiTheme="minorHAnsi" w:hAnsiTheme="minorHAnsi"/>
          <w:sz w:val="20"/>
          <w:szCs w:val="20"/>
        </w:rPr>
        <w:t xml:space="preserve">Parameter Mapping: </w:t>
      </w:r>
    </w:p>
    <w:p w:rsidR="00EF5B6C" w:rsidRDefault="00EF5B6C" w:rsidP="00842389">
      <w:pPr>
        <w:rPr>
          <w:rFonts w:asciiTheme="minorHAnsi" w:hAnsiTheme="minorHAnsi"/>
          <w:sz w:val="20"/>
          <w:szCs w:val="20"/>
        </w:rPr>
      </w:pPr>
      <w:r>
        <w:rPr>
          <w:noProof/>
        </w:rPr>
        <w:drawing>
          <wp:inline distT="0" distB="0" distL="0" distR="0" wp14:anchorId="7D319D7E" wp14:editId="17E8FDE0">
            <wp:extent cx="256032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0320" cy="9144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File List table</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D61720" wp14:editId="1C420BDB">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33550" cy="6667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F38D4BE" wp14:editId="224670F1">
            <wp:extent cx="3227832"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27832" cy="2743200"/>
                    </a:xfrm>
                    <a:prstGeom prst="rect">
                      <a:avLst/>
                    </a:prstGeom>
                  </pic:spPr>
                </pic:pic>
              </a:graphicData>
            </a:graphic>
          </wp:inline>
        </w:drawing>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Executes the following sql</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INSERT INTO [EC].[Outlier_FileList]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([File_Name]</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,[File_LoadDate]</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,[Count_Staged]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,[Count_Loaded]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,[Count_Rejected])</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VALUES (?,GetDate(), ?,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36780F5" wp14:editId="34CADB58">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0" cy="800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E705FE" w:rsidP="004D3B66">
      <w:pPr>
        <w:widowControl w:val="0"/>
        <w:autoSpaceDE w:val="0"/>
        <w:autoSpaceDN w:val="0"/>
        <w:adjustRightInd w:val="0"/>
        <w:spacing w:after="0" w:line="240" w:lineRule="auto"/>
        <w:rPr>
          <w:rFonts w:asciiTheme="minorHAnsi" w:hAnsiTheme="minorHAnsi" w:cs="Arial"/>
          <w:sz w:val="20"/>
          <w:szCs w:val="20"/>
        </w:rPr>
      </w:pPr>
      <w:r w:rsidRPr="00E705FE">
        <w:rPr>
          <w:noProof/>
        </w:rPr>
        <w:lastRenderedPageBreak/>
        <w:t xml:space="preserve"> </w:t>
      </w:r>
      <w:r>
        <w:rPr>
          <w:noProof/>
        </w:rPr>
        <w:drawing>
          <wp:inline distT="0" distB="0" distL="0" distR="0" wp14:anchorId="2356F415" wp14:editId="42F47B7D">
            <wp:extent cx="4197096"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7096"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A93379" w:rsidRPr="0095359C" w:rsidRDefault="000B36BD"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w:t>
      </w:r>
      <w:r w:rsidR="00A93379" w:rsidRPr="0095359C">
        <w:rPr>
          <w:rFonts w:asciiTheme="minorHAnsi" w:hAnsiTheme="minorHAnsi" w:cs="Arial"/>
          <w:b/>
          <w:sz w:val="20"/>
          <w:szCs w:val="20"/>
        </w:rPr>
        <w:t xml:space="preserve">or each </w:t>
      </w:r>
      <w:r w:rsidR="003B75E1" w:rsidRPr="0095359C">
        <w:rPr>
          <w:rFonts w:asciiTheme="minorHAnsi" w:hAnsiTheme="minorHAnsi" w:cs="Arial"/>
          <w:b/>
          <w:sz w:val="20"/>
          <w:szCs w:val="20"/>
        </w:rPr>
        <w:t>IAT and IAE</w:t>
      </w:r>
      <w:r w:rsidR="00A93379" w:rsidRPr="0095359C">
        <w:rPr>
          <w:rFonts w:asciiTheme="minorHAnsi" w:hAnsiTheme="minorHAnsi" w:cs="Arial"/>
          <w:b/>
          <w:sz w:val="20"/>
          <w:szCs w:val="20"/>
        </w:rPr>
        <w:t xml:space="preserve"> Outlier file in Staging directory  </w:t>
      </w: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Container: Foreach Loop</w:t>
      </w:r>
      <w:r w:rsidR="000B36BD">
        <w:rPr>
          <w:rFonts w:asciiTheme="minorHAnsi" w:hAnsiTheme="minorHAnsi"/>
          <w:sz w:val="20"/>
          <w:szCs w:val="20"/>
        </w:rPr>
        <w:t xml:space="preserve"> - </w:t>
      </w:r>
      <w:r w:rsidR="000B36BD" w:rsidRPr="000B36BD">
        <w:rPr>
          <w:rFonts w:asciiTheme="minorHAnsi" w:hAnsiTheme="minorHAnsi"/>
          <w:sz w:val="20"/>
          <w:szCs w:val="20"/>
        </w:rPr>
        <w:t>Foreach IAE_IAT OMR File</w:t>
      </w:r>
    </w:p>
    <w:p w:rsidR="00E705FE" w:rsidRDefault="00A93379" w:rsidP="00A93379">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Files: eCL_Outlier_Feed</w:t>
      </w:r>
      <w:r w:rsidR="003B75E1" w:rsidRPr="0095359C">
        <w:rPr>
          <w:rFonts w:asciiTheme="minorHAnsi" w:hAnsiTheme="minorHAnsi"/>
          <w:sz w:val="20"/>
          <w:szCs w:val="20"/>
        </w:rPr>
        <w:t>_</w:t>
      </w:r>
      <w:r w:rsidRPr="0095359C">
        <w:rPr>
          <w:rFonts w:asciiTheme="minorHAnsi" w:hAnsiTheme="minorHAnsi"/>
          <w:sz w:val="20"/>
          <w:szCs w:val="20"/>
        </w:rPr>
        <w:t>*.csv</w:t>
      </w:r>
    </w:p>
    <w:p w:rsidR="003B75E1" w:rsidRPr="0095359C" w:rsidRDefault="003B75E1" w:rsidP="00A9337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Summary of Steps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Truncate Outliers Staging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DFT – Stage Outliers Staging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File list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File system task – Backup files to Backups directory</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Details of Steps</w:t>
      </w: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C5ED7E2" wp14:editId="3D8CF269">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62200" cy="89535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DFT: Load Outliers staging table</w:t>
      </w:r>
    </w:p>
    <w:p w:rsidR="00A93379"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33C82E7" wp14:editId="2376D32D">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14525" cy="160020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0903779" wp14:editId="57ACD36E">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6913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Expression: (FINDSTRING(@[User::VarFileName],"IAE",1 ) &gt; 0 ) ||(FINDSTRING(@[User::VarFileName],"IAT",1 ) &gt; 0 )</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C37FED3" wp14:editId="2B37B2A7">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35024" cy="2276856"/>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2CD8DE2" wp14:editId="72C8C913">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9936" cy="4123944"/>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1BD6E407" wp14:editId="1DF6996A">
            <wp:extent cx="2898648" cy="4114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98648" cy="41148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93379" w:rsidRPr="0095359C" w:rsidRDefault="005A64FA" w:rsidP="005A64FA">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drawing>
          <wp:inline distT="0" distB="0" distL="0" distR="0" wp14:anchorId="18684C2E" wp14:editId="743F3DED">
            <wp:extent cx="3328416" cy="320040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28416" cy="32004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w:t>
      </w:r>
      <w:r w:rsidR="00EC75F7">
        <w:rPr>
          <w:rFonts w:asciiTheme="minorHAnsi" w:hAnsiTheme="minorHAnsi"/>
          <w:sz w:val="20"/>
          <w:szCs w:val="20"/>
        </w:rPr>
        <w:t>Update staging table and reject logs</w:t>
      </w:r>
      <w:r w:rsidR="00EC75F7" w:rsidRPr="0095359C" w:rsidDel="00EC75F7">
        <w:rPr>
          <w:rFonts w:asciiTheme="minorHAnsi" w:hAnsiTheme="minorHAnsi"/>
          <w:sz w:val="20"/>
          <w:szCs w:val="20"/>
        </w:rPr>
        <w:t xml:space="preserve"> </w:t>
      </w:r>
    </w:p>
    <w:p w:rsidR="00A93379"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Coaching_Log table</w:t>
      </w:r>
    </w:p>
    <w:p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934089">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rsidR="00934089" w:rsidRPr="0095359C" w:rsidRDefault="00934089" w:rsidP="0093408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Default="00A9337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6708E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w:t>
      </w:r>
      <w:r w:rsidRPr="0095359C">
        <w:rPr>
          <w:rFonts w:asciiTheme="minorHAnsi" w:hAnsiTheme="minorHAnsi" w:cs="Arial"/>
          <w:b/>
          <w:sz w:val="20"/>
          <w:szCs w:val="20"/>
        </w:rPr>
        <w:t xml:space="preserve">or each </w:t>
      </w:r>
      <w:r w:rsidR="004B33EE">
        <w:rPr>
          <w:rFonts w:asciiTheme="minorHAnsi" w:hAnsiTheme="minorHAnsi" w:cs="Arial"/>
          <w:b/>
          <w:sz w:val="20"/>
          <w:szCs w:val="20"/>
        </w:rPr>
        <w:t>ISQ</w:t>
      </w:r>
      <w:r w:rsidRPr="0095359C">
        <w:rPr>
          <w:rFonts w:asciiTheme="minorHAnsi" w:hAnsiTheme="minorHAnsi" w:cs="Arial"/>
          <w:b/>
          <w:sz w:val="20"/>
          <w:szCs w:val="20"/>
        </w:rPr>
        <w:t xml:space="preserve"> Outlier file in Staging directory  </w:t>
      </w:r>
    </w:p>
    <w:p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rsidR="006708E9" w:rsidRPr="0095359C" w:rsidRDefault="006708E9" w:rsidP="006708E9">
      <w:pPr>
        <w:widowControl w:val="0"/>
        <w:autoSpaceDE w:val="0"/>
        <w:autoSpaceDN w:val="0"/>
        <w:adjustRightInd w:val="0"/>
        <w:spacing w:after="0" w:line="240" w:lineRule="auto"/>
        <w:rPr>
          <w:rFonts w:asciiTheme="minorHAnsi" w:hAnsiTheme="minorHAnsi" w:cs="Arial"/>
          <w:b/>
          <w:sz w:val="20"/>
          <w:szCs w:val="20"/>
        </w:rPr>
      </w:pPr>
    </w:p>
    <w:p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Container: Foreach Loop</w:t>
      </w:r>
      <w:r>
        <w:rPr>
          <w:rFonts w:asciiTheme="minorHAnsi" w:hAnsiTheme="minorHAnsi"/>
          <w:sz w:val="20"/>
          <w:szCs w:val="20"/>
        </w:rPr>
        <w:t xml:space="preserve"> - </w:t>
      </w:r>
      <w:r w:rsidRPr="000B36BD">
        <w:rPr>
          <w:rFonts w:asciiTheme="minorHAnsi" w:hAnsiTheme="minorHAnsi"/>
          <w:sz w:val="20"/>
          <w:szCs w:val="20"/>
        </w:rPr>
        <w:t xml:space="preserve">Foreach </w:t>
      </w:r>
      <w:r w:rsidR="004B33EE">
        <w:rPr>
          <w:rFonts w:asciiTheme="minorHAnsi" w:hAnsiTheme="minorHAnsi"/>
          <w:sz w:val="20"/>
          <w:szCs w:val="20"/>
        </w:rPr>
        <w:t>ISQ</w:t>
      </w:r>
      <w:r w:rsidRPr="000B36BD">
        <w:rPr>
          <w:rFonts w:asciiTheme="minorHAnsi" w:hAnsiTheme="minorHAnsi"/>
          <w:sz w:val="20"/>
          <w:szCs w:val="20"/>
        </w:rPr>
        <w:t>OMR File</w:t>
      </w:r>
    </w:p>
    <w:p w:rsidR="006708E9" w:rsidRDefault="006708E9" w:rsidP="006708E9">
      <w:pPr>
        <w:spacing w:after="0"/>
        <w:ind w:left="1080"/>
        <w:rPr>
          <w:rFonts w:asciiTheme="minorHAnsi" w:hAnsiTheme="minorHAnsi"/>
          <w:sz w:val="20"/>
          <w:szCs w:val="20"/>
        </w:rPr>
      </w:pPr>
      <w:r w:rsidRPr="0095359C">
        <w:rPr>
          <w:rFonts w:asciiTheme="minorHAnsi" w:hAnsiTheme="minorHAnsi"/>
          <w:sz w:val="20"/>
          <w:szCs w:val="20"/>
        </w:rPr>
        <w:t xml:space="preserve">Folder: </w:t>
      </w:r>
      <w:r w:rsidRPr="00E705FE">
        <w:rPr>
          <w:rFonts w:asciiTheme="minorHAnsi" w:hAnsiTheme="minorHAnsi"/>
          <w:sz w:val="20"/>
          <w:szCs w:val="20"/>
        </w:rPr>
        <w:t>\\f3420-ecldbd01\data\coaching\Outliers\Decrypt_out\</w:t>
      </w:r>
      <w:r w:rsidRPr="00E705FE" w:rsidDel="00E705FE">
        <w:rPr>
          <w:rFonts w:asciiTheme="minorHAnsi" w:hAnsiTheme="minorHAnsi"/>
          <w:sz w:val="20"/>
          <w:szCs w:val="20"/>
        </w:rPr>
        <w:t xml:space="preserve"> </w:t>
      </w:r>
    </w:p>
    <w:p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Files: eCL_Outlier_Feed_*.csv</w:t>
      </w:r>
    </w:p>
    <w:p w:rsidR="006708E9" w:rsidRPr="0095359C" w:rsidRDefault="006708E9" w:rsidP="006708E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rsidR="006708E9" w:rsidRPr="0095359C" w:rsidRDefault="006708E9" w:rsidP="006708E9">
      <w:pPr>
        <w:spacing w:after="0"/>
        <w:ind w:left="1080"/>
        <w:rPr>
          <w:rFonts w:asciiTheme="minorHAnsi" w:hAnsiTheme="minorHAnsi"/>
          <w:sz w:val="20"/>
          <w:szCs w:val="20"/>
        </w:rPr>
      </w:pPr>
    </w:p>
    <w:p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Summary of Steps</w:t>
      </w:r>
    </w:p>
    <w:p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Truncate Outliers Staging table</w:t>
      </w:r>
    </w:p>
    <w:p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DFT – Stage Outliers Staging table</w:t>
      </w:r>
    </w:p>
    <w:p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SQL task – Load File list table</w:t>
      </w:r>
    </w:p>
    <w:p w:rsidR="006708E9" w:rsidRPr="0095359C" w:rsidRDefault="006708E9" w:rsidP="0026146F">
      <w:pPr>
        <w:pStyle w:val="ListParagraph"/>
        <w:numPr>
          <w:ilvl w:val="0"/>
          <w:numId w:val="40"/>
        </w:numPr>
        <w:rPr>
          <w:rFonts w:asciiTheme="minorHAnsi" w:hAnsiTheme="minorHAnsi"/>
          <w:sz w:val="20"/>
          <w:szCs w:val="20"/>
        </w:rPr>
      </w:pPr>
      <w:r w:rsidRPr="0095359C">
        <w:rPr>
          <w:rFonts w:asciiTheme="minorHAnsi" w:hAnsiTheme="minorHAnsi"/>
          <w:sz w:val="20"/>
          <w:szCs w:val="20"/>
        </w:rPr>
        <w:t>File system task – Backup files to Backups directory</w:t>
      </w:r>
    </w:p>
    <w:p w:rsidR="006708E9" w:rsidRPr="0095359C" w:rsidRDefault="006708E9" w:rsidP="006708E9">
      <w:pPr>
        <w:spacing w:after="0"/>
        <w:ind w:left="1080"/>
        <w:rPr>
          <w:rFonts w:asciiTheme="minorHAnsi" w:hAnsiTheme="minorHAnsi"/>
          <w:sz w:val="20"/>
          <w:szCs w:val="20"/>
        </w:rPr>
      </w:pPr>
    </w:p>
    <w:p w:rsidR="006708E9" w:rsidRPr="0095359C" w:rsidRDefault="006708E9" w:rsidP="006708E9">
      <w:pPr>
        <w:rPr>
          <w:rFonts w:asciiTheme="minorHAnsi" w:hAnsiTheme="minorHAnsi"/>
          <w:b/>
          <w:sz w:val="20"/>
          <w:szCs w:val="20"/>
        </w:rPr>
      </w:pPr>
      <w:r w:rsidRPr="0095359C">
        <w:rPr>
          <w:rFonts w:asciiTheme="minorHAnsi" w:hAnsiTheme="minorHAnsi"/>
          <w:b/>
          <w:sz w:val="20"/>
          <w:szCs w:val="20"/>
        </w:rPr>
        <w:t>Details of Steps</w:t>
      </w:r>
    </w:p>
    <w:p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SQL task – Truncate Outliers Staging table</w:t>
      </w:r>
    </w:p>
    <w:p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26E0728C" wp14:editId="0B971A23">
            <wp:extent cx="2362200" cy="895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62200" cy="895350"/>
                    </a:xfrm>
                    <a:prstGeom prst="rect">
                      <a:avLst/>
                    </a:prstGeom>
                  </pic:spPr>
                </pic:pic>
              </a:graphicData>
            </a:graphic>
          </wp:inline>
        </w:drawing>
      </w:r>
    </w:p>
    <w:p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[EC].[Outlier_Coaching_Stage]</w:t>
      </w:r>
    </w:p>
    <w:p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rsidR="006708E9"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rsidR="006708E9" w:rsidRPr="0095359C" w:rsidRDefault="006708E9" w:rsidP="0026146F">
      <w:pPr>
        <w:pStyle w:val="ListParagraph"/>
        <w:numPr>
          <w:ilvl w:val="0"/>
          <w:numId w:val="41"/>
        </w:numPr>
        <w:rPr>
          <w:rFonts w:asciiTheme="minorHAnsi" w:hAnsiTheme="minorHAnsi"/>
          <w:sz w:val="20"/>
          <w:szCs w:val="20"/>
        </w:rPr>
      </w:pPr>
      <w:r w:rsidRPr="0095359C">
        <w:rPr>
          <w:rFonts w:asciiTheme="minorHAnsi" w:hAnsiTheme="minorHAnsi"/>
          <w:sz w:val="20"/>
          <w:szCs w:val="20"/>
        </w:rPr>
        <w:t>DFT: Load Outliers staging table</w:t>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ED269D0" wp14:editId="293213C6">
            <wp:extent cx="1914525" cy="160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14525" cy="1600200"/>
                    </a:xfrm>
                    <a:prstGeom prst="rect">
                      <a:avLst/>
                    </a:prstGeom>
                  </pic:spPr>
                </pic:pic>
              </a:graphicData>
            </a:graphic>
          </wp:inline>
        </w:drawing>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548EA003" wp14:editId="1B2318F7">
            <wp:extent cx="2926080" cy="22860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6080" cy="2286000"/>
                    </a:xfrm>
                    <a:prstGeom prst="rect">
                      <a:avLst/>
                    </a:prstGeom>
                  </pic:spPr>
                </pic:pic>
              </a:graphicData>
            </a:graphic>
          </wp:inline>
        </w:drawing>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 xml:space="preserve">Expression: </w:t>
      </w:r>
      <w:r w:rsidR="004B33EE" w:rsidRPr="004B33EE">
        <w:rPr>
          <w:rFonts w:asciiTheme="minorHAnsi" w:hAnsiTheme="minorHAnsi" w:cs="Arial"/>
          <w:sz w:val="20"/>
          <w:szCs w:val="20"/>
        </w:rPr>
        <w:t>FINDSTRING(@[User::VarFileName],"ISQ",1 ) &gt; 0</w:t>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60632DB8" wp14:editId="5CA65B7B">
            <wp:extent cx="1408176" cy="27432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08176" cy="2743200"/>
                    </a:xfrm>
                    <a:prstGeom prst="rect">
                      <a:avLst/>
                    </a:prstGeom>
                  </pic:spPr>
                </pic:pic>
              </a:graphicData>
            </a:graphic>
          </wp:inline>
        </w:drawing>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400EC0B" wp14:editId="11B1088B">
            <wp:extent cx="2633472"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3472" cy="2743200"/>
                    </a:xfrm>
                    <a:prstGeom prst="rect">
                      <a:avLst/>
                    </a:prstGeom>
                  </pic:spPr>
                </pic:pic>
              </a:graphicData>
            </a:graphic>
          </wp:inline>
        </w:drawing>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lastRenderedPageBreak/>
        <w:drawing>
          <wp:inline distT="0" distB="0" distL="0" distR="0" wp14:anchorId="6393FA06" wp14:editId="79D2A8E3">
            <wp:extent cx="3602736"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2736" cy="2743200"/>
                    </a:xfrm>
                    <a:prstGeom prst="rect">
                      <a:avLst/>
                    </a:prstGeom>
                  </pic:spPr>
                </pic:pic>
              </a:graphicData>
            </a:graphic>
          </wp:inline>
        </w:drawing>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6708E9"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151F7FF6" wp14:editId="69AEF3BF">
            <wp:extent cx="1892808" cy="91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92808" cy="914400"/>
                    </a:xfrm>
                    <a:prstGeom prst="rect">
                      <a:avLst/>
                    </a:prstGeom>
                  </pic:spPr>
                </pic:pic>
              </a:graphicData>
            </a:graphic>
          </wp:inline>
        </w:drawing>
      </w:r>
    </w:p>
    <w:p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6708E9" w:rsidRPr="0095359C" w:rsidRDefault="004B33EE" w:rsidP="006708E9">
      <w:pPr>
        <w:widowControl w:val="0"/>
        <w:autoSpaceDE w:val="0"/>
        <w:autoSpaceDN w:val="0"/>
        <w:adjustRightInd w:val="0"/>
        <w:spacing w:after="0" w:line="240" w:lineRule="auto"/>
        <w:ind w:left="1080"/>
        <w:rPr>
          <w:rFonts w:asciiTheme="minorHAnsi" w:hAnsiTheme="minorHAnsi"/>
          <w:noProof/>
          <w:sz w:val="20"/>
          <w:szCs w:val="20"/>
        </w:rPr>
      </w:pPr>
      <w:r>
        <w:rPr>
          <w:noProof/>
        </w:rPr>
        <w:lastRenderedPageBreak/>
        <w:drawing>
          <wp:inline distT="0" distB="0" distL="0" distR="0" wp14:anchorId="2621F5EA" wp14:editId="703FECF6">
            <wp:extent cx="309067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0672" cy="2743200"/>
                    </a:xfrm>
                    <a:prstGeom prst="rect">
                      <a:avLst/>
                    </a:prstGeom>
                  </pic:spPr>
                </pic:pic>
              </a:graphicData>
            </a:graphic>
          </wp:inline>
        </w:drawing>
      </w:r>
    </w:p>
    <w:p w:rsidR="006708E9" w:rsidRDefault="006708E9" w:rsidP="006708E9">
      <w:pPr>
        <w:widowControl w:val="0"/>
        <w:autoSpaceDE w:val="0"/>
        <w:autoSpaceDN w:val="0"/>
        <w:adjustRightInd w:val="0"/>
        <w:spacing w:after="0" w:line="240" w:lineRule="auto"/>
        <w:rPr>
          <w:rFonts w:asciiTheme="minorHAnsi" w:hAnsiTheme="minorHAnsi" w:cs="Arial"/>
          <w:sz w:val="20"/>
          <w:szCs w:val="20"/>
        </w:rPr>
      </w:pPr>
    </w:p>
    <w:p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rsidR="004B33EE" w:rsidRDefault="004B33EE" w:rsidP="006708E9">
      <w:pPr>
        <w:widowControl w:val="0"/>
        <w:autoSpaceDE w:val="0"/>
        <w:autoSpaceDN w:val="0"/>
        <w:adjustRightInd w:val="0"/>
        <w:spacing w:after="0" w:line="240" w:lineRule="auto"/>
        <w:rPr>
          <w:rFonts w:asciiTheme="minorHAnsi" w:hAnsiTheme="minorHAnsi" w:cs="Arial"/>
          <w:sz w:val="20"/>
          <w:szCs w:val="20"/>
        </w:rPr>
      </w:pPr>
    </w:p>
    <w:p w:rsidR="004B33EE" w:rsidRDefault="004B33EE" w:rsidP="006708E9">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45DD9B32" wp14:editId="2A39766E">
            <wp:extent cx="2624328" cy="27432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4328" cy="2743200"/>
                    </a:xfrm>
                    <a:prstGeom prst="rect">
                      <a:avLst/>
                    </a:prstGeom>
                  </pic:spPr>
                </pic:pic>
              </a:graphicData>
            </a:graphic>
          </wp:inline>
        </w:drawing>
      </w:r>
    </w:p>
    <w:p w:rsidR="004B33EE" w:rsidRPr="0095359C" w:rsidRDefault="004B33EE"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Exec [EC].[sp_Update_Outlier_Coaching_Stage] ? output</w:t>
      </w:r>
    </w:p>
    <w:p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Coaching_Log table</w:t>
      </w:r>
    </w:p>
    <w:p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t xml:space="preserve">       </w:t>
      </w:r>
      <w:r w:rsidR="004B33EE" w:rsidRPr="004B33EE">
        <w:rPr>
          <w:rFonts w:asciiTheme="minorHAnsi" w:hAnsiTheme="minorHAnsi"/>
          <w:noProof/>
          <w:sz w:val="20"/>
          <w:szCs w:val="20"/>
        </w:rPr>
        <w:t>Exec [EC].[sp_InsertInto_Coaching_Log_Outlier_ShortCalls]? output</w:t>
      </w:r>
    </w:p>
    <w:p w:rsidR="006708E9" w:rsidRPr="0095359C" w:rsidRDefault="006708E9" w:rsidP="006708E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4B33EE" w:rsidRPr="004B33EE" w:rsidRDefault="006708E9" w:rsidP="004B33EE">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sidRPr="004B33EE">
        <w:rPr>
          <w:rFonts w:asciiTheme="minorHAnsi" w:hAnsiTheme="minorHAnsi"/>
          <w:noProof/>
          <w:sz w:val="20"/>
          <w:szCs w:val="20"/>
        </w:rPr>
        <w:t>INSERT INTO [EC].[Outlier_FileList]</w:t>
      </w:r>
    </w:p>
    <w:p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([File_Name]</w:t>
      </w:r>
    </w:p>
    <w:p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,[File_LoadDate]</w:t>
      </w:r>
    </w:p>
    <w:p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,[Count_Staged]</w:t>
      </w:r>
    </w:p>
    <w:p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,[Count_Loaded]</w:t>
      </w:r>
    </w:p>
    <w:p w:rsidR="004B33EE" w:rsidRPr="004B33EE"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,[Count_Rejected])</w:t>
      </w:r>
    </w:p>
    <w:p w:rsidR="006708E9" w:rsidRPr="0095359C" w:rsidRDefault="004B33EE" w:rsidP="004B33EE">
      <w:pPr>
        <w:widowControl w:val="0"/>
        <w:autoSpaceDE w:val="0"/>
        <w:autoSpaceDN w:val="0"/>
        <w:adjustRightInd w:val="0"/>
        <w:spacing w:after="0" w:line="240" w:lineRule="auto"/>
        <w:ind w:left="1080"/>
        <w:rPr>
          <w:rFonts w:asciiTheme="minorHAnsi" w:hAnsiTheme="minorHAnsi"/>
          <w:noProof/>
          <w:sz w:val="20"/>
          <w:szCs w:val="20"/>
        </w:rPr>
      </w:pPr>
      <w:r w:rsidRPr="004B33EE">
        <w:rPr>
          <w:rFonts w:asciiTheme="minorHAnsi" w:hAnsiTheme="minorHAnsi"/>
          <w:noProof/>
          <w:sz w:val="20"/>
          <w:szCs w:val="20"/>
        </w:rPr>
        <w:t xml:space="preserve">  VALUES (?,GetDate(), ?, ?,?)</w:t>
      </w:r>
    </w:p>
    <w:p w:rsidR="006708E9" w:rsidRPr="0095359C" w:rsidRDefault="006708E9" w:rsidP="006708E9">
      <w:pPr>
        <w:widowControl w:val="0"/>
        <w:autoSpaceDE w:val="0"/>
        <w:autoSpaceDN w:val="0"/>
        <w:adjustRightInd w:val="0"/>
        <w:spacing w:after="0" w:line="240" w:lineRule="auto"/>
        <w:ind w:left="360"/>
        <w:rPr>
          <w:rFonts w:asciiTheme="minorHAnsi" w:hAnsiTheme="minorHAnsi" w:cs="Arial"/>
          <w:sz w:val="20"/>
          <w:szCs w:val="20"/>
        </w:rPr>
      </w:pPr>
    </w:p>
    <w:p w:rsidR="006708E9" w:rsidRPr="0095359C" w:rsidRDefault="006708E9" w:rsidP="0026146F">
      <w:pPr>
        <w:pStyle w:val="ListParagraph"/>
        <w:numPr>
          <w:ilvl w:val="0"/>
          <w:numId w:val="41"/>
        </w:numPr>
        <w:spacing w:after="0"/>
        <w:rPr>
          <w:rFonts w:asciiTheme="minorHAnsi" w:hAnsiTheme="minorHAnsi"/>
          <w:sz w:val="20"/>
          <w:szCs w:val="20"/>
        </w:rPr>
      </w:pPr>
      <w:r w:rsidRPr="0095359C">
        <w:rPr>
          <w:rFonts w:asciiTheme="minorHAnsi" w:hAnsiTheme="minorHAnsi"/>
          <w:sz w:val="20"/>
          <w:szCs w:val="20"/>
        </w:rPr>
        <w:t xml:space="preserve">File System Task: </w:t>
      </w:r>
      <w:r>
        <w:rPr>
          <w:rFonts w:asciiTheme="minorHAnsi" w:hAnsiTheme="minorHAnsi"/>
          <w:sz w:val="20"/>
          <w:szCs w:val="20"/>
        </w:rPr>
        <w:t>Delete file</w:t>
      </w:r>
    </w:p>
    <w:p w:rsidR="006708E9" w:rsidRPr="0095359C" w:rsidRDefault="006708E9" w:rsidP="006708E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w:t>
      </w:r>
      <w:r w:rsidR="004B33EE">
        <w:rPr>
          <w:noProof/>
        </w:rPr>
        <w:drawing>
          <wp:inline distT="0" distB="0" distL="0" distR="0" wp14:anchorId="04FED926" wp14:editId="43D161E4">
            <wp:extent cx="2029968" cy="91440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29968" cy="914400"/>
                    </a:xfrm>
                    <a:prstGeom prst="rect">
                      <a:avLst/>
                    </a:prstGeom>
                  </pic:spPr>
                </pic:pic>
              </a:graphicData>
            </a:graphic>
          </wp:inline>
        </w:drawing>
      </w:r>
    </w:p>
    <w:p w:rsidR="006708E9" w:rsidRDefault="006708E9" w:rsidP="00A93379">
      <w:pPr>
        <w:widowControl w:val="0"/>
        <w:autoSpaceDE w:val="0"/>
        <w:autoSpaceDN w:val="0"/>
        <w:adjustRightInd w:val="0"/>
        <w:spacing w:after="0" w:line="240" w:lineRule="auto"/>
        <w:rPr>
          <w:rFonts w:asciiTheme="minorHAnsi" w:hAnsiTheme="minorHAnsi" w:cs="Arial"/>
          <w:sz w:val="20"/>
          <w:szCs w:val="20"/>
        </w:rPr>
      </w:pPr>
    </w:p>
    <w:p w:rsidR="006708E9" w:rsidRPr="0095359C" w:rsidRDefault="006708E9" w:rsidP="00A93379">
      <w:pPr>
        <w:widowControl w:val="0"/>
        <w:autoSpaceDE w:val="0"/>
        <w:autoSpaceDN w:val="0"/>
        <w:adjustRightInd w:val="0"/>
        <w:spacing w:after="0" w:line="240" w:lineRule="auto"/>
        <w:rPr>
          <w:rFonts w:asciiTheme="minorHAnsi" w:hAnsiTheme="minorHAnsi" w:cs="Arial"/>
          <w:sz w:val="20"/>
          <w:szCs w:val="20"/>
        </w:rPr>
      </w:pPr>
    </w:p>
    <w:p w:rsidR="00DF2948" w:rsidRPr="0095359C" w:rsidRDefault="00DF2948" w:rsidP="0026146F">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For each NON LCS, IAT and IAE Outlier file in Staging directory  Workflow</w:t>
      </w:r>
    </w:p>
    <w:p w:rsidR="00DF2948" w:rsidRPr="0095359C" w:rsidRDefault="00DF2948" w:rsidP="00DF2948">
      <w:pPr>
        <w:widowControl w:val="0"/>
        <w:autoSpaceDE w:val="0"/>
        <w:autoSpaceDN w:val="0"/>
        <w:adjustRightInd w:val="0"/>
        <w:spacing w:after="0" w:line="240" w:lineRule="auto"/>
        <w:rPr>
          <w:rFonts w:asciiTheme="minorHAnsi" w:hAnsiTheme="minorHAnsi" w:cs="Arial"/>
          <w:b/>
          <w:sz w:val="20"/>
          <w:szCs w:val="20"/>
        </w:rPr>
      </w:pP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Container: Foreach Loop</w:t>
      </w:r>
      <w:r w:rsidR="00A1537D" w:rsidRPr="0095359C">
        <w:rPr>
          <w:rFonts w:asciiTheme="minorHAnsi" w:hAnsiTheme="minorHAnsi"/>
          <w:sz w:val="20"/>
          <w:szCs w:val="20"/>
        </w:rPr>
        <w:t xml:space="preserve"> – Foreach OTHER OMR File</w:t>
      </w: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r w:rsidRPr="0095359C">
        <w:rPr>
          <w:rFonts w:asciiTheme="minorHAnsi" w:hAnsiTheme="minorHAnsi"/>
          <w:sz w:val="20"/>
          <w:szCs w:val="20"/>
        </w:rPr>
        <w:t>Files: eCL_Outlier_Feed_*.csv</w:t>
      </w:r>
    </w:p>
    <w:p w:rsidR="00A76B23" w:rsidRPr="0095359C" w:rsidRDefault="00A76B23" w:rsidP="00A76B23">
      <w:pPr>
        <w:spacing w:after="0"/>
        <w:ind w:left="1080"/>
        <w:rPr>
          <w:rFonts w:asciiTheme="minorHAnsi" w:hAnsiTheme="minorHAnsi"/>
          <w:sz w:val="20"/>
          <w:szCs w:val="20"/>
        </w:rPr>
      </w:pPr>
    </w:p>
    <w:p w:rsidR="00DF2948" w:rsidRPr="0095359C" w:rsidRDefault="00DF2948" w:rsidP="00DF2948">
      <w:pPr>
        <w:ind w:left="360"/>
        <w:rPr>
          <w:rFonts w:asciiTheme="minorHAnsi" w:hAnsiTheme="minorHAnsi"/>
          <w:b/>
          <w:sz w:val="20"/>
          <w:szCs w:val="20"/>
        </w:rPr>
      </w:pPr>
      <w:r w:rsidRPr="0095359C">
        <w:rPr>
          <w:rFonts w:asciiTheme="minorHAnsi" w:hAnsiTheme="minorHAnsi"/>
          <w:b/>
          <w:sz w:val="20"/>
          <w:szCs w:val="20"/>
        </w:rPr>
        <w:t>Summary of Steps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Truncate Outliers Staging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DFT – Stage Outliers Staging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File list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File system task – Backup files to Backups directory</w:t>
      </w:r>
    </w:p>
    <w:p w:rsidR="003B16DA" w:rsidRDefault="003B16DA" w:rsidP="00A76B23">
      <w:pPr>
        <w:spacing w:after="0"/>
        <w:ind w:left="1080"/>
        <w:rPr>
          <w:rFonts w:asciiTheme="minorHAnsi" w:hAnsiTheme="minorHAnsi"/>
          <w:sz w:val="20"/>
          <w:szCs w:val="20"/>
        </w:rPr>
      </w:pPr>
    </w:p>
    <w:p w:rsidR="003B16DA" w:rsidRPr="0095359C" w:rsidRDefault="003B16DA" w:rsidP="00A76B23">
      <w:pPr>
        <w:spacing w:after="0"/>
        <w:ind w:left="1080"/>
        <w:rPr>
          <w:rFonts w:asciiTheme="minorHAnsi" w:hAnsiTheme="minorHAnsi"/>
          <w:sz w:val="20"/>
          <w:szCs w:val="20"/>
        </w:rPr>
      </w:pPr>
    </w:p>
    <w:p w:rsidR="00A76B23" w:rsidRPr="0095359C" w:rsidRDefault="00DF2948" w:rsidP="00DF2948">
      <w:pPr>
        <w:ind w:left="360"/>
        <w:rPr>
          <w:rFonts w:asciiTheme="minorHAnsi" w:hAnsiTheme="minorHAnsi"/>
          <w:b/>
          <w:sz w:val="20"/>
          <w:szCs w:val="20"/>
        </w:rPr>
      </w:pPr>
      <w:r w:rsidRPr="0095359C">
        <w:rPr>
          <w:rFonts w:asciiTheme="minorHAnsi" w:hAnsiTheme="minorHAnsi"/>
          <w:b/>
          <w:sz w:val="20"/>
          <w:szCs w:val="20"/>
        </w:rPr>
        <w:t>Details</w:t>
      </w: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 Truncate Outliers Staging table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9A41C8C" wp14:editId="07E80A98">
            <wp:extent cx="20193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19300" cy="87249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0773D5" w:rsidP="00A76B23">
      <w:pPr>
        <w:widowControl w:val="0"/>
        <w:autoSpaceDE w:val="0"/>
        <w:autoSpaceDN w:val="0"/>
        <w:adjustRightInd w:val="0"/>
        <w:spacing w:after="0" w:line="240" w:lineRule="auto"/>
        <w:ind w:left="360"/>
        <w:rPr>
          <w:rFonts w:asciiTheme="minorHAnsi" w:hAnsiTheme="minorHAnsi" w:cs="Arial"/>
          <w:sz w:val="20"/>
          <w:szCs w:val="20"/>
        </w:rPr>
      </w:pPr>
      <w:r w:rsidRPr="000773D5">
        <w:rPr>
          <w:rFonts w:asciiTheme="minorHAnsi" w:hAnsiTheme="minorHAnsi" w:cs="Arial"/>
          <w:sz w:val="20"/>
          <w:szCs w:val="20"/>
        </w:rPr>
        <w:t>Truncate Table [EC].[Outlier_Coaching_Stage]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DFT: Load Outliers staging table</w:t>
      </w:r>
    </w:p>
    <w:p w:rsidR="00A76B23" w:rsidRPr="0095359C" w:rsidRDefault="00A76B23" w:rsidP="0095359C">
      <w:pPr>
        <w:widowControl w:val="0"/>
        <w:autoSpaceDE w:val="0"/>
        <w:autoSpaceDN w:val="0"/>
        <w:adjustRightInd w:val="0"/>
        <w:spacing w:after="0" w:line="240" w:lineRule="auto"/>
        <w:ind w:left="720"/>
        <w:rPr>
          <w:rFonts w:asciiTheme="minorHAnsi" w:hAnsiTheme="minorHAnsi" w:cs="Arial"/>
          <w:sz w:val="20"/>
          <w:szCs w:val="20"/>
        </w:rPr>
      </w:pPr>
      <w:r w:rsidRPr="0095359C">
        <w:rPr>
          <w:rFonts w:asciiTheme="minorHAnsi" w:hAnsiTheme="minorHAnsi"/>
          <w:noProof/>
          <w:sz w:val="20"/>
          <w:szCs w:val="20"/>
        </w:rPr>
        <w:drawing>
          <wp:inline distT="0" distB="0" distL="0" distR="0" wp14:anchorId="1ACC0C10" wp14:editId="20F79163">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0" cy="781050"/>
                    </a:xfrm>
                    <a:prstGeom prst="rect">
                      <a:avLst/>
                    </a:prstGeom>
                  </pic:spPr>
                </pic:pic>
              </a:graphicData>
            </a:graphic>
          </wp:inline>
        </w:drawing>
      </w:r>
    </w:p>
    <w:p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ED74401" wp14:editId="678FBDE3">
            <wp:extent cx="3401568" cy="27432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1568" cy="2743200"/>
                    </a:xfrm>
                    <a:prstGeom prst="rect">
                      <a:avLst/>
                    </a:prstGeom>
                  </pic:spPr>
                </pic:pic>
              </a:graphicData>
            </a:graphic>
          </wp:inline>
        </w:drawing>
      </w:r>
    </w:p>
    <w:p w:rsidR="000773D5" w:rsidRDefault="000773D5" w:rsidP="00A76B23">
      <w:pPr>
        <w:widowControl w:val="0"/>
        <w:autoSpaceDE w:val="0"/>
        <w:autoSpaceDN w:val="0"/>
        <w:adjustRightInd w:val="0"/>
        <w:spacing w:after="0" w:line="240" w:lineRule="auto"/>
        <w:rPr>
          <w:rFonts w:asciiTheme="minorHAnsi" w:hAnsiTheme="minorHAnsi"/>
          <w:sz w:val="20"/>
          <w:szCs w:val="20"/>
        </w:rPr>
      </w:pPr>
    </w:p>
    <w:p w:rsidR="000773D5" w:rsidRPr="0095359C" w:rsidRDefault="00EC75F7" w:rsidP="00A76B23">
      <w:pPr>
        <w:widowControl w:val="0"/>
        <w:autoSpaceDE w:val="0"/>
        <w:autoSpaceDN w:val="0"/>
        <w:adjustRightInd w:val="0"/>
        <w:spacing w:after="0" w:line="240" w:lineRule="auto"/>
        <w:rPr>
          <w:rFonts w:asciiTheme="minorHAnsi" w:hAnsiTheme="minorHAnsi"/>
          <w:sz w:val="20"/>
          <w:szCs w:val="20"/>
        </w:rPr>
      </w:pPr>
      <w:r w:rsidRPr="00EC75F7">
        <w:rPr>
          <w:rFonts w:asciiTheme="minorHAnsi" w:hAnsiTheme="minorHAnsi"/>
          <w:sz w:val="20"/>
          <w:szCs w:val="20"/>
        </w:rPr>
        <w:t>(FINDSTRING(@[User::VarFileName],"IAE",1 ) == 0 )&amp;&amp;(FINDSTRING(@[User::VarFileName],"IAT",1 ) == 0 )&amp;&amp;(FINDSTRING(@[User::VarFileName],"LCS",1 ) == 0 )</w:t>
      </w:r>
      <w:r w:rsidRPr="00EC75F7" w:rsidDel="00EC75F7">
        <w:rPr>
          <w:rFonts w:asciiTheme="minorHAnsi" w:hAnsiTheme="minorHAnsi"/>
          <w:sz w:val="20"/>
          <w:szCs w:val="20"/>
        </w:rPr>
        <w:t xml:space="preserve">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491590E" wp14:editId="671262F9">
            <wp:extent cx="1920240"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20240"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76BD215" wp14:editId="0E67517D">
            <wp:extent cx="3493008"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9300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CADE46E" wp14:editId="26211665">
            <wp:extent cx="425196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1960" cy="18288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E64F0A3" wp14:editId="61709626">
            <wp:extent cx="3026664" cy="27432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26664"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Pr="0095359C" w:rsidRDefault="003B16DA"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73D1017" wp14:editId="3C9F057E">
            <wp:extent cx="347472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74720"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BA28306" wp14:editId="64894542">
            <wp:extent cx="3282696"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82696" cy="27432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26146F">
      <w:pPr>
        <w:pStyle w:val="ListParagraph"/>
        <w:widowControl w:val="0"/>
        <w:numPr>
          <w:ilvl w:val="0"/>
          <w:numId w:val="42"/>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Oledb destination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132EB25" wp14:editId="197388B7">
            <wp:extent cx="5413248"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1324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05096A6" wp14:editId="2EB005D5">
            <wp:extent cx="3273552" cy="36576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73552"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1DC7BF5" wp14:editId="728C3FBA">
            <wp:extent cx="3776472"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76472" cy="1371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Coaching_Log table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lastRenderedPageBreak/>
        <w:t xml:space="preserve">File System Task: </w:t>
      </w:r>
      <w:r w:rsidR="00E705FE">
        <w:rPr>
          <w:rFonts w:asciiTheme="minorHAnsi" w:hAnsiTheme="minorHAnsi"/>
          <w:sz w:val="20"/>
          <w:szCs w:val="20"/>
        </w:rPr>
        <w:t>Delete file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727D43" w:rsidP="0026146F">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b/>
          <w:sz w:val="20"/>
          <w:szCs w:val="20"/>
        </w:rPr>
        <w:t xml:space="preserve">For each </w:t>
      </w:r>
      <w:r>
        <w:rPr>
          <w:rFonts w:asciiTheme="minorHAnsi" w:hAnsiTheme="minorHAnsi" w:cs="Arial"/>
          <w:b/>
          <w:sz w:val="20"/>
          <w:szCs w:val="20"/>
        </w:rPr>
        <w:t xml:space="preserve">failed file </w:t>
      </w:r>
      <w:r w:rsidRPr="003F421D">
        <w:rPr>
          <w:rFonts w:asciiTheme="minorHAnsi" w:hAnsiTheme="minorHAnsi" w:cs="Arial"/>
          <w:b/>
          <w:sz w:val="20"/>
          <w:szCs w:val="20"/>
        </w:rPr>
        <w:t>(Encrypt failed files)</w:t>
      </w:r>
      <w:r w:rsidRPr="0095359C">
        <w:rPr>
          <w:rFonts w:asciiTheme="minorHAnsi" w:hAnsiTheme="minorHAnsi" w:cs="Arial"/>
          <w:sz w:val="20"/>
          <w:szCs w:val="20"/>
        </w:rPr>
        <w:t xml:space="preserve">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Summary of Steps</w:t>
      </w:r>
    </w:p>
    <w:p w:rsidR="00727D43" w:rsidRPr="00CA5EB0" w:rsidRDefault="00727D43" w:rsidP="00727D43">
      <w:pPr>
        <w:pStyle w:val="ListParagraph"/>
        <w:numPr>
          <w:ilvl w:val="0"/>
          <w:numId w:val="37"/>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 xml:space="preserve">Encrypt failed files </w:t>
      </w:r>
    </w:p>
    <w:p w:rsidR="00727D43" w:rsidRPr="00CA5EB0" w:rsidRDefault="00727D43" w:rsidP="00727D43">
      <w:pPr>
        <w:pStyle w:val="ListParagraph"/>
        <w:numPr>
          <w:ilvl w:val="0"/>
          <w:numId w:val="37"/>
        </w:numPr>
        <w:rPr>
          <w:rFonts w:ascii="Times New Roman" w:hAnsi="Times New Roman"/>
        </w:rPr>
      </w:pPr>
      <w:r>
        <w:rPr>
          <w:rFonts w:ascii="Times New Roman" w:hAnsi="Times New Roman"/>
        </w:rPr>
        <w:t>Script task - Pause 10 seconds</w:t>
      </w:r>
    </w:p>
    <w:p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Details</w:t>
      </w:r>
    </w:p>
    <w:p w:rsidR="00727D43"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r w:rsidRPr="00CA5EB0">
        <w:rPr>
          <w:rFonts w:ascii="Times New Roman" w:hAnsi="Times New Roman"/>
        </w:rPr>
        <w:t xml:space="preserve">each  File Loop </w:t>
      </w:r>
    </w:p>
    <w:p w:rsidR="00727D43" w:rsidRPr="00CA5EB0" w:rsidRDefault="00727D43" w:rsidP="00727D43">
      <w:pPr>
        <w:spacing w:after="0"/>
        <w:rPr>
          <w:rFonts w:ascii="Times New Roman" w:hAnsi="Times New Roman"/>
        </w:rPr>
      </w:pPr>
      <w:r>
        <w:rPr>
          <w:rFonts w:ascii="Times New Roman" w:hAnsi="Times New Roman"/>
        </w:rPr>
        <w:t xml:space="preserve">                   Precedence Constraint - Completion</w:t>
      </w:r>
    </w:p>
    <w:p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\\f3420-ecldb</w:t>
      </w:r>
      <w:r>
        <w:rPr>
          <w:rFonts w:ascii="Times New Roman" w:hAnsi="Times New Roman"/>
        </w:rPr>
        <w:t>p</w:t>
      </w:r>
      <w:r w:rsidRPr="003B4096">
        <w:rPr>
          <w:rFonts w:ascii="Times New Roman" w:hAnsi="Times New Roman"/>
        </w:rPr>
        <w:t>01\data\coaching\</w:t>
      </w:r>
      <w:r w:rsidR="00BE2FE1">
        <w:rPr>
          <w:rFonts w:ascii="Times New Roman" w:hAnsi="Times New Roman"/>
        </w:rPr>
        <w:t>Outliers</w:t>
      </w:r>
      <w:r w:rsidRPr="003B4096">
        <w:rPr>
          <w:rFonts w:ascii="Times New Roman" w:hAnsi="Times New Roman"/>
        </w:rPr>
        <w:t>\</w:t>
      </w:r>
      <w:r>
        <w:rPr>
          <w:rFonts w:ascii="Times New Roman" w:hAnsi="Times New Roman"/>
        </w:rPr>
        <w:t>Decrypt</w:t>
      </w:r>
      <w:r w:rsidRPr="003B4096">
        <w:rPr>
          <w:rFonts w:ascii="Times New Roman" w:hAnsi="Times New Roman"/>
        </w:rPr>
        <w:t>_out\</w:t>
      </w:r>
    </w:p>
    <w:p w:rsidR="00727D43" w:rsidRDefault="00727D43" w:rsidP="00727D43">
      <w:pPr>
        <w:spacing w:after="0"/>
        <w:ind w:left="1080"/>
        <w:rPr>
          <w:rFonts w:ascii="Times New Roman" w:hAnsi="Times New Roman"/>
        </w:rPr>
      </w:pPr>
      <w:r w:rsidRPr="00CA5EB0">
        <w:rPr>
          <w:rFonts w:ascii="Times New Roman" w:hAnsi="Times New Roman"/>
        </w:rPr>
        <w:t xml:space="preserve">Files: </w:t>
      </w:r>
      <w:r w:rsidRPr="00776274">
        <w:rPr>
          <w:rFonts w:ascii="Times New Roman" w:hAnsi="Times New Roman"/>
        </w:rPr>
        <w:t>eCL*.csv</w:t>
      </w:r>
    </w:p>
    <w:p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rsidR="00727D43" w:rsidRDefault="00727D43" w:rsidP="00727D43">
      <w:pPr>
        <w:spacing w:after="0"/>
        <w:ind w:left="1080"/>
        <w:rPr>
          <w:rFonts w:ascii="Times New Roman" w:hAnsi="Times New Roman"/>
        </w:rPr>
      </w:pPr>
    </w:p>
    <w:p w:rsidR="00727D43" w:rsidRPr="00CA5EB0" w:rsidRDefault="00727D43" w:rsidP="00727D43">
      <w:pPr>
        <w:pStyle w:val="ListParagraph"/>
        <w:numPr>
          <w:ilvl w:val="0"/>
          <w:numId w:val="38"/>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Encrypt files</w:t>
      </w: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t xml:space="preserve"> </w:t>
      </w:r>
      <w:r>
        <w:rPr>
          <w:noProof/>
        </w:rPr>
        <w:drawing>
          <wp:inline distT="0" distB="0" distL="0" distR="0" wp14:anchorId="096FDF82" wp14:editId="23DE40FD">
            <wp:extent cx="568642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6425" cy="2981325"/>
                    </a:xfrm>
                    <a:prstGeom prst="rect">
                      <a:avLst/>
                    </a:prstGeom>
                  </pic:spPr>
                </pic:pic>
              </a:graphicData>
            </a:graphic>
          </wp:inline>
        </w:drawing>
      </w: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pStyle w:val="ListParagraph"/>
        <w:numPr>
          <w:ilvl w:val="0"/>
          <w:numId w:val="38"/>
        </w:numPr>
        <w:rPr>
          <w:rFonts w:ascii="Times New Roman" w:hAnsi="Times New Roman"/>
        </w:rPr>
      </w:pPr>
      <w:r>
        <w:rPr>
          <w:rFonts w:ascii="Times New Roman" w:hAnsi="Times New Roman"/>
        </w:rPr>
        <w:t>Script  task- Pause 10 secs</w:t>
      </w:r>
    </w:p>
    <w:p w:rsidR="00727D43" w:rsidRDefault="00727D43" w:rsidP="00727D43">
      <w:pPr>
        <w:ind w:left="720"/>
        <w:rPr>
          <w:rFonts w:ascii="Times New Roman" w:hAnsi="Times New Roman"/>
        </w:rPr>
      </w:pPr>
      <w:r>
        <w:rPr>
          <w:noProof/>
        </w:rPr>
        <w:drawing>
          <wp:inline distT="0" distB="0" distL="0" distR="0" wp14:anchorId="206FFDAF" wp14:editId="0363D8E7">
            <wp:extent cx="4762500"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1238250"/>
                    </a:xfrm>
                    <a:prstGeom prst="rect">
                      <a:avLst/>
                    </a:prstGeom>
                  </pic:spPr>
                </pic:pic>
              </a:graphicData>
            </a:graphic>
          </wp:inline>
        </w:drawing>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10 seconds  (*1000)</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System.Threading.</w:t>
      </w:r>
      <w:r>
        <w:rPr>
          <w:rFonts w:ascii="Consolas" w:hAnsi="Consolas" w:cs="Consolas"/>
          <w:color w:val="2B91AF"/>
          <w:sz w:val="19"/>
          <w:szCs w:val="19"/>
        </w:rPr>
        <w:t>Thread</w:t>
      </w:r>
      <w:r>
        <w:rPr>
          <w:rFonts w:ascii="Consolas" w:hAnsi="Consolas" w:cs="Consolas"/>
          <w:color w:val="000000"/>
          <w:sz w:val="19"/>
          <w:szCs w:val="19"/>
        </w:rPr>
        <w:t>.Sleep(10000);</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Dts.TaskResult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2B91AF"/>
          <w:sz w:val="19"/>
          <w:szCs w:val="19"/>
        </w:rPr>
        <w:t>ScriptResults</w:t>
      </w:r>
      <w:r>
        <w:rPr>
          <w:rFonts w:ascii="Consolas" w:hAnsi="Consolas" w:cs="Consolas"/>
          <w:color w:val="000000"/>
          <w:sz w:val="19"/>
          <w:szCs w:val="19"/>
        </w:rPr>
        <w:t>.Success;</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BE2E93" w:rsidRPr="0095359C" w:rsidRDefault="00BE2E93" w:rsidP="0026146F">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Package Content(Event Handlers)</w:t>
      </w:r>
    </w:p>
    <w:p w:rsidR="004D3B66" w:rsidRPr="0095359C" w:rsidRDefault="004D3B66" w:rsidP="004A6D60">
      <w:pPr>
        <w:spacing w:after="0"/>
        <w:ind w:left="1080"/>
        <w:rPr>
          <w:rFonts w:asciiTheme="minorHAnsi" w:hAnsiTheme="minorHAnsi"/>
          <w:sz w:val="20"/>
          <w:szCs w:val="20"/>
        </w:rPr>
      </w:pPr>
    </w:p>
    <w:p w:rsidR="007931F8" w:rsidRPr="0095359C" w:rsidRDefault="007931F8" w:rsidP="007931F8">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 xml:space="preserve">Executables: </w:t>
      </w:r>
      <w:r w:rsidR="00E44A57" w:rsidRPr="0095359C">
        <w:rPr>
          <w:rFonts w:asciiTheme="minorHAnsi" w:hAnsiTheme="minorHAnsi" w:cs="Arial"/>
          <w:sz w:val="20"/>
          <w:szCs w:val="20"/>
        </w:rPr>
        <w:t>Outlier_Coaching</w:t>
      </w:r>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EventHandler: OntaskFailed</w:t>
      </w: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347211A" wp14:editId="6ACDC14D">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76600" cy="2724150"/>
                    </a:xfrm>
                    <a:prstGeom prst="rect">
                      <a:avLst/>
                    </a:prstGeom>
                  </pic:spPr>
                </pic:pic>
              </a:graphicData>
            </a:graphic>
          </wp:inline>
        </w:drawing>
      </w:r>
    </w:p>
    <w:p w:rsidR="0095088D"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32C79176" wp14:editId="66A27861">
            <wp:extent cx="4133088" cy="137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33088"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noProof/>
          <w:sz w:val="20"/>
          <w:szCs w:val="20"/>
        </w:rPr>
        <w:t xml:space="preserve"> </w:t>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F0E4BAA" wp14:editId="32796A49">
            <wp:extent cx="3849624"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49624"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E44A57"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638C8284" wp14:editId="16AB7A20">
            <wp:extent cx="3730752"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730752" cy="18288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6086A">
      <w:pPr>
        <w:pStyle w:val="Heading3"/>
        <w:numPr>
          <w:ilvl w:val="2"/>
          <w:numId w:val="9"/>
        </w:numPr>
        <w:rPr>
          <w:rFonts w:asciiTheme="minorHAnsi" w:hAnsiTheme="minorHAnsi" w:cs="Times New Roman"/>
          <w:color w:val="auto"/>
          <w:sz w:val="20"/>
          <w:szCs w:val="20"/>
        </w:rPr>
      </w:pPr>
      <w:bookmarkStart w:id="63" w:name="_Toc503949786"/>
      <w:r w:rsidRPr="0095359C">
        <w:rPr>
          <w:rFonts w:asciiTheme="minorHAnsi" w:hAnsiTheme="minorHAnsi" w:cs="Times New Roman"/>
          <w:color w:val="auto"/>
          <w:sz w:val="20"/>
          <w:szCs w:val="20"/>
        </w:rPr>
        <w:lastRenderedPageBreak/>
        <w:t>Tables</w:t>
      </w:r>
      <w:bookmarkEnd w:id="6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95359C" w:rsidTr="00A71CC9">
        <w:trPr>
          <w:trHeight w:val="396"/>
          <w:tblHeader/>
          <w:jc w:val="center"/>
        </w:trPr>
        <w:tc>
          <w:tcPr>
            <w:tcW w:w="745" w:type="dxa"/>
            <w:shd w:val="clear" w:color="auto" w:fill="E6E6E6"/>
          </w:tcPr>
          <w:p w:rsidR="002326CC" w:rsidRPr="0095359C" w:rsidRDefault="002326CC"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Name</w:t>
            </w:r>
          </w:p>
          <w:p w:rsidR="002326CC" w:rsidRPr="0095359C" w:rsidRDefault="002326CC"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Description</w:t>
            </w:r>
          </w:p>
          <w:p w:rsidR="002326CC" w:rsidRPr="0095359C" w:rsidRDefault="002326CC"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staging the OMR records during the insert into Coaching_Log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rejected OMR records during the insert into Coaching_Log table. Logs are rejected when an incoming Lan ID does not exist in the Employee_Hierarchy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Outliers source records loaded into the Coaching 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OMR file names and Load dates.</w:t>
            </w:r>
          </w:p>
        </w:tc>
      </w:tr>
    </w:tbl>
    <w:p w:rsidR="002326CC" w:rsidRPr="0095359C" w:rsidRDefault="002326CC" w:rsidP="002326CC">
      <w:pPr>
        <w:widowControl w:val="0"/>
        <w:autoSpaceDE w:val="0"/>
        <w:autoSpaceDN w:val="0"/>
        <w:adjustRightInd w:val="0"/>
        <w:spacing w:after="0" w:line="240" w:lineRule="auto"/>
        <w:rPr>
          <w:rFonts w:asciiTheme="minorHAnsi" w:hAnsiTheme="minorHAnsi"/>
          <w:noProof/>
          <w:sz w:val="20"/>
          <w:szCs w:val="20"/>
        </w:rPr>
      </w:pPr>
      <w:r w:rsidRPr="0095359C">
        <w:rPr>
          <w:rFonts w:asciiTheme="minorHAnsi" w:hAnsiTheme="minorHAnsi"/>
          <w:noProof/>
          <w:sz w:val="20"/>
          <w:szCs w:val="20"/>
        </w:rPr>
        <w:t>Table structure and details  in document: eCoaching_Database_DD.docx</w:t>
      </w:r>
    </w:p>
    <w:p w:rsidR="002326CC" w:rsidRPr="0095359C" w:rsidRDefault="002326CC" w:rsidP="009F2A51">
      <w:pPr>
        <w:widowControl w:val="0"/>
        <w:autoSpaceDE w:val="0"/>
        <w:autoSpaceDN w:val="0"/>
        <w:adjustRightInd w:val="0"/>
        <w:spacing w:after="0" w:line="240" w:lineRule="auto"/>
        <w:rPr>
          <w:rFonts w:asciiTheme="minorHAnsi" w:hAnsiTheme="minorHAnsi"/>
          <w:noProof/>
          <w:sz w:val="20"/>
          <w:szCs w:val="20"/>
        </w:rPr>
      </w:pPr>
    </w:p>
    <w:p w:rsidR="005E5CD7" w:rsidRPr="0095359C" w:rsidRDefault="00360E8C" w:rsidP="0076086A">
      <w:pPr>
        <w:pStyle w:val="Heading3"/>
        <w:numPr>
          <w:ilvl w:val="2"/>
          <w:numId w:val="9"/>
        </w:numPr>
        <w:rPr>
          <w:rFonts w:asciiTheme="minorHAnsi" w:hAnsiTheme="minorHAnsi" w:cs="Times New Roman"/>
          <w:color w:val="auto"/>
          <w:sz w:val="20"/>
          <w:szCs w:val="20"/>
        </w:rPr>
      </w:pPr>
      <w:bookmarkStart w:id="64" w:name="_Toc503949787"/>
      <w:r w:rsidRPr="0095359C">
        <w:rPr>
          <w:rFonts w:asciiTheme="minorHAnsi" w:hAnsiTheme="minorHAnsi" w:cs="Times New Roman"/>
          <w:color w:val="auto"/>
          <w:sz w:val="20"/>
          <w:szCs w:val="20"/>
        </w:rPr>
        <w:lastRenderedPageBreak/>
        <w:t>Procedures</w:t>
      </w:r>
      <w:bookmarkEnd w:id="64"/>
      <w:r w:rsidRPr="0095359C">
        <w:rPr>
          <w:rFonts w:asciiTheme="minorHAnsi" w:hAnsiTheme="minorHAnsi" w:cs="Times New Roman"/>
          <w:color w:val="auto"/>
          <w:sz w:val="20"/>
          <w:szCs w:val="20"/>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95359C" w:rsidTr="00A71CC9">
        <w:trPr>
          <w:trHeight w:val="396"/>
          <w:tblHeader/>
          <w:jc w:val="center"/>
        </w:trPr>
        <w:tc>
          <w:tcPr>
            <w:tcW w:w="745" w:type="dxa"/>
            <w:shd w:val="clear" w:color="auto" w:fill="E6E6E6"/>
          </w:tcPr>
          <w:p w:rsidR="005E5CD7" w:rsidRPr="0095359C" w:rsidRDefault="005E5CD7"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Procedure Name</w:t>
            </w:r>
          </w:p>
          <w:p w:rsidR="005E5CD7" w:rsidRPr="0095359C" w:rsidRDefault="005E5CD7"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5E5CD7" w:rsidRPr="0095359C" w:rsidRDefault="005E5CD7"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C006AB" w:rsidRPr="0095359C" w:rsidRDefault="00C006AB" w:rsidP="0095088D">
            <w:pPr>
              <w:rPr>
                <w:rFonts w:asciiTheme="minorHAnsi" w:hAnsiTheme="minorHAnsi"/>
                <w:color w:val="000000"/>
                <w:sz w:val="20"/>
                <w:szCs w:val="20"/>
              </w:rPr>
            </w:pPr>
            <w:r w:rsidRPr="0095359C">
              <w:rPr>
                <w:rFonts w:asciiTheme="minorHAnsi" w:hAnsiTheme="minorHAnsi"/>
                <w:color w:val="000000"/>
                <w:sz w:val="20"/>
                <w:szCs w:val="20"/>
              </w:rPr>
              <w:t>sp_InsertInto_Coaching_Log_Outlier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941768">
              <w:rPr>
                <w:rFonts w:asciiTheme="minorHAnsi" w:hAnsiTheme="minorHAnsi" w:cs="Arial"/>
                <w:sz w:val="20"/>
                <w:szCs w:val="20"/>
              </w:rPr>
              <w:t xml:space="preserve"> into Coaching_Log and Coaching_Log_Reason log tables from staging table</w:t>
            </w:r>
          </w:p>
        </w:tc>
      </w:tr>
      <w:tr w:rsidR="00200405"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00405" w:rsidRPr="0095359C" w:rsidRDefault="00200405" w:rsidP="00A71CC9">
            <w:pPr>
              <w:keepNext/>
              <w:keepLines/>
              <w:spacing w:line="240" w:lineRule="auto"/>
              <w:rPr>
                <w:rFonts w:asciiTheme="minorHAnsi" w:hAnsiTheme="minorHAnsi" w:cs="Arial"/>
                <w:sz w:val="20"/>
                <w:szCs w:val="20"/>
              </w:rPr>
            </w:pPr>
            <w:r>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00405" w:rsidRPr="0095359C" w:rsidRDefault="00200405" w:rsidP="0095088D">
            <w:pPr>
              <w:rPr>
                <w:rFonts w:asciiTheme="minorHAnsi" w:hAnsiTheme="minorHAnsi"/>
                <w:color w:val="000000"/>
                <w:sz w:val="20"/>
                <w:szCs w:val="20"/>
              </w:rPr>
            </w:pPr>
            <w:r w:rsidRPr="00200405">
              <w:rPr>
                <w:rFonts w:asciiTheme="minorHAnsi" w:hAnsiTheme="minorHAnsi"/>
                <w:color w:val="000000"/>
                <w:sz w:val="20"/>
                <w:szCs w:val="20"/>
              </w:rPr>
              <w:t>sp_Update_Outlier_Coaching_Stage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Update attributes like Emp ID, Lan ID m program and site in outlier staging table</w:t>
            </w:r>
          </w:p>
        </w:tc>
      </w:tr>
      <w:tr w:rsidR="00200405"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00405" w:rsidRPr="0095359C" w:rsidRDefault="00941768" w:rsidP="00A71CC9">
            <w:pPr>
              <w:keepNext/>
              <w:keepLines/>
              <w:spacing w:line="240" w:lineRule="auto"/>
              <w:rPr>
                <w:rFonts w:asciiTheme="minorHAnsi" w:hAnsiTheme="minorHAnsi" w:cs="Arial"/>
                <w:sz w:val="20"/>
                <w:szCs w:val="20"/>
              </w:rPr>
            </w:pPr>
            <w:r>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00405" w:rsidRPr="0095359C" w:rsidRDefault="00941768" w:rsidP="0095088D">
            <w:pPr>
              <w:rPr>
                <w:rFonts w:asciiTheme="minorHAnsi" w:hAnsiTheme="minorHAnsi"/>
                <w:color w:val="000000"/>
                <w:sz w:val="20"/>
                <w:szCs w:val="20"/>
              </w:rPr>
            </w:pPr>
            <w:r w:rsidRPr="00941768">
              <w:rPr>
                <w:rFonts w:asciiTheme="minorHAnsi" w:hAnsiTheme="minorHAnsi"/>
                <w:color w:val="000000"/>
                <w:sz w:val="20"/>
                <w:szCs w:val="20"/>
              </w:rPr>
              <w:t>sp_InsertInto_Outlier_Rejected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Rejection logic for OMR records</w:t>
            </w:r>
          </w:p>
        </w:tc>
      </w:tr>
    </w:tbl>
    <w:p w:rsidR="008A093F" w:rsidRPr="0095359C" w:rsidRDefault="008A093F" w:rsidP="008A093F">
      <w:pPr>
        <w:pStyle w:val="Heading3"/>
        <w:numPr>
          <w:ilvl w:val="2"/>
          <w:numId w:val="9"/>
        </w:numPr>
        <w:rPr>
          <w:rFonts w:asciiTheme="minorHAnsi" w:hAnsiTheme="minorHAnsi" w:cs="Times New Roman"/>
          <w:color w:val="auto"/>
          <w:sz w:val="20"/>
          <w:szCs w:val="20"/>
        </w:rPr>
      </w:pPr>
      <w:bookmarkStart w:id="65" w:name="_Toc503949788"/>
      <w:r w:rsidRPr="0095359C">
        <w:rPr>
          <w:rFonts w:asciiTheme="minorHAnsi" w:hAnsiTheme="minorHAnsi" w:cs="Times New Roman"/>
          <w:color w:val="auto"/>
          <w:sz w:val="20"/>
          <w:szCs w:val="20"/>
        </w:rPr>
        <w:t>Functions</w:t>
      </w:r>
      <w:bookmarkEnd w:id="65"/>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95359C" w:rsidTr="00365238">
        <w:trPr>
          <w:trHeight w:val="396"/>
          <w:tblHeader/>
          <w:jc w:val="center"/>
        </w:trPr>
        <w:tc>
          <w:tcPr>
            <w:tcW w:w="745" w:type="dxa"/>
            <w:shd w:val="clear" w:color="auto" w:fill="E6E6E6"/>
          </w:tcPr>
          <w:p w:rsidR="008A093F" w:rsidRPr="0095359C" w:rsidRDefault="008A093F" w:rsidP="00365238">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FunctionName</w:t>
            </w:r>
          </w:p>
          <w:p w:rsidR="008A093F" w:rsidRPr="0095359C" w:rsidRDefault="008A093F" w:rsidP="00365238">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8A093F" w:rsidRPr="0095359C" w:rsidRDefault="008A093F" w:rsidP="00365238">
            <w:pPr>
              <w:keepNext/>
              <w:keepLines/>
              <w:spacing w:line="240" w:lineRule="auto"/>
              <w:jc w:val="center"/>
              <w:rPr>
                <w:rFonts w:asciiTheme="minorHAnsi" w:hAnsiTheme="minorHAnsi" w:cs="Arial"/>
                <w:b/>
                <w:sz w:val="20"/>
                <w:szCs w:val="20"/>
              </w:rPr>
            </w:pPr>
          </w:p>
        </w:tc>
      </w:tr>
      <w:tr w:rsidR="008A093F" w:rsidRPr="0095359C" w:rsidTr="00365238">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8A093F" w:rsidRPr="0095359C" w:rsidRDefault="008A093F" w:rsidP="00365238">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8A093F" w:rsidRPr="0095359C" w:rsidRDefault="008A093F" w:rsidP="00365238">
            <w:pPr>
              <w:rPr>
                <w:rFonts w:asciiTheme="minorHAnsi" w:hAnsiTheme="minorHAnsi"/>
                <w:color w:val="000000"/>
                <w:sz w:val="20"/>
                <w:szCs w:val="20"/>
              </w:rPr>
            </w:pPr>
            <w:r w:rsidRPr="0095359C">
              <w:rPr>
                <w:rFonts w:asciiTheme="minorHAnsi" w:hAnsiTheme="minorHAnsi"/>
                <w:color w:val="000000"/>
                <w:sz w:val="20"/>
                <w:szCs w:val="20"/>
              </w:rPr>
              <w:t>fn_intSubCoachReasonIDFromRptCode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8A093F" w:rsidRPr="0095359C" w:rsidRDefault="008A093F" w:rsidP="00365238">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C64067">
              <w:rPr>
                <w:rFonts w:asciiTheme="minorHAnsi" w:hAnsiTheme="minorHAnsi" w:cs="Arial"/>
                <w:sz w:val="20"/>
                <w:szCs w:val="20"/>
              </w:rPr>
              <w:t>: Assign subCoaching Reason ID based on report code.</w:t>
            </w:r>
          </w:p>
        </w:tc>
      </w:tr>
    </w:tbl>
    <w:p w:rsidR="0017605E" w:rsidRPr="0095359C" w:rsidRDefault="0017605E" w:rsidP="009F2A51">
      <w:pPr>
        <w:widowControl w:val="0"/>
        <w:autoSpaceDE w:val="0"/>
        <w:autoSpaceDN w:val="0"/>
        <w:adjustRightInd w:val="0"/>
        <w:spacing w:after="0" w:line="240" w:lineRule="auto"/>
        <w:rPr>
          <w:rFonts w:asciiTheme="minorHAnsi" w:hAnsiTheme="minorHAnsi"/>
          <w:noProof/>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28710A" w:rsidRPr="0095359C" w:rsidRDefault="0028710A"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8705BE" w:rsidRPr="0095359C" w:rsidRDefault="008705BE" w:rsidP="009F2A51">
      <w:pPr>
        <w:widowControl w:val="0"/>
        <w:autoSpaceDE w:val="0"/>
        <w:autoSpaceDN w:val="0"/>
        <w:adjustRightInd w:val="0"/>
        <w:spacing w:after="0" w:line="240" w:lineRule="auto"/>
        <w:rPr>
          <w:rFonts w:asciiTheme="minorHAnsi" w:hAnsiTheme="minorHAnsi" w:cs="Arial"/>
          <w:sz w:val="20"/>
          <w:szCs w:val="20"/>
        </w:rPr>
      </w:pPr>
    </w:p>
    <w:p w:rsidR="00D93C14" w:rsidRPr="0095359C" w:rsidRDefault="00D93C14" w:rsidP="009F2A51">
      <w:pPr>
        <w:widowControl w:val="0"/>
        <w:autoSpaceDE w:val="0"/>
        <w:autoSpaceDN w:val="0"/>
        <w:adjustRightInd w:val="0"/>
        <w:spacing w:after="0" w:line="240" w:lineRule="auto"/>
        <w:rPr>
          <w:rFonts w:asciiTheme="minorHAnsi" w:hAnsiTheme="minorHAnsi" w:cs="Arial"/>
          <w:sz w:val="20"/>
          <w:szCs w:val="20"/>
        </w:rPr>
      </w:pPr>
    </w:p>
    <w:sectPr w:rsidR="00D93C14" w:rsidRPr="0095359C" w:rsidSect="00D47089">
      <w:headerReference w:type="default" r:id="rId64"/>
      <w:footerReference w:type="default" r:id="rId6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C91" w:rsidRDefault="002D1C91" w:rsidP="009F2A51">
      <w:pPr>
        <w:spacing w:after="0" w:line="240" w:lineRule="auto"/>
      </w:pPr>
      <w:r>
        <w:separator/>
      </w:r>
    </w:p>
  </w:endnote>
  <w:endnote w:type="continuationSeparator" w:id="0">
    <w:p w:rsidR="002D1C91" w:rsidRDefault="002D1C91"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019" w:rsidRDefault="00136019" w:rsidP="00136019">
    <w:pPr>
      <w:pStyle w:val="Footertext1"/>
      <w:rPr>
        <w:color w:val="FFFFFF"/>
      </w:rPr>
    </w:pPr>
    <w:r>
      <w:t>This document contains confidential and proprietary information,</w:t>
    </w:r>
  </w:p>
  <w:p w:rsidR="00136019" w:rsidRDefault="00136019" w:rsidP="00136019">
    <w:pPr>
      <w:pStyle w:val="Footertext2"/>
      <w:rPr>
        <w:color w:val="FFFFFF"/>
      </w:rPr>
    </w:pPr>
    <w:r>
      <w:t xml:space="preserve">Which shall not be used, disclosed, or reproduced for any purpose other than the conduct of </w:t>
    </w:r>
    <w:ins w:id="66" w:author="Palacherla, Susmitha C (NE)" w:date="2020-07-31T16:32:00Z">
      <w:r w:rsidR="00532E05">
        <w:t xml:space="preserve">company </w:t>
      </w:r>
    </w:ins>
    <w:del w:id="67" w:author="Palacherla, Susmitha C (NE)" w:date="2020-07-31T16:32:00Z">
      <w:r w:rsidDel="00532E05">
        <w:delText xml:space="preserve">GDIT </w:delText>
      </w:r>
    </w:del>
    <w:r>
      <w:t>business affairs.</w:t>
    </w:r>
  </w:p>
  <w:p w:rsidR="00136019" w:rsidRPr="000C47F2" w:rsidRDefault="00136019" w:rsidP="00136019">
    <w:pPr>
      <w:pStyle w:val="Footer"/>
    </w:pPr>
    <w:r w:rsidRPr="000C47F2">
      <w:t xml:space="preserve">Revised </w:t>
    </w:r>
    <w:r>
      <w:fldChar w:fldCharType="begin"/>
    </w:r>
    <w:r>
      <w:instrText xml:space="preserve"> DATE \@ "M/d/yyyy" </w:instrText>
    </w:r>
    <w:r>
      <w:fldChar w:fldCharType="separate"/>
    </w:r>
    <w:r w:rsidR="00532E05">
      <w:rPr>
        <w:noProof/>
      </w:rPr>
      <w:t>7/31/2020</w:t>
    </w:r>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sidR="00532E05">
      <w:rPr>
        <w:rStyle w:val="PageNumber"/>
        <w:noProof/>
      </w:rPr>
      <w:t>2</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sidR="00532E05">
      <w:rPr>
        <w:rStyle w:val="PageNumber"/>
        <w:noProof/>
      </w:rPr>
      <w:t>52</w:t>
    </w:r>
    <w:r w:rsidRPr="000C47F2">
      <w:rPr>
        <w:rStyle w:val="PageNumber"/>
      </w:rPr>
      <w:fldChar w:fldCharType="end"/>
    </w:r>
  </w:p>
  <w:p w:rsidR="00136019" w:rsidRDefault="00136019">
    <w:pPr>
      <w:pStyle w:val="Footer"/>
    </w:pPr>
  </w:p>
  <w:p w:rsidR="00136019" w:rsidRDefault="00136019" w:rsidP="009F2A51">
    <w:pPr>
      <w:pStyle w:val="Footer"/>
      <w:tabs>
        <w:tab w:val="clear" w:pos="9360"/>
        <w:tab w:val="right" w:pos="9630"/>
      </w:tabs>
      <w:rPr>
        <w:rFonts w:ascii="Arial Black" w:hAnsi="Arial Black"/>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C91" w:rsidRDefault="002D1C91" w:rsidP="009F2A51">
      <w:pPr>
        <w:spacing w:after="0" w:line="240" w:lineRule="auto"/>
      </w:pPr>
      <w:r>
        <w:separator/>
      </w:r>
    </w:p>
  </w:footnote>
  <w:footnote w:type="continuationSeparator" w:id="0">
    <w:p w:rsidR="002D1C91" w:rsidRDefault="002D1C91"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019" w:rsidRDefault="00136019" w:rsidP="00136019">
    <w:pPr>
      <w:pStyle w:val="Header"/>
    </w:pPr>
    <w:r>
      <w:t>eCoaching Log System</w:t>
    </w:r>
  </w:p>
  <w:p w:rsidR="00136019" w:rsidRDefault="00136019">
    <w:pPr>
      <w:pStyle w:val="Header"/>
    </w:pPr>
  </w:p>
  <w:p w:rsidR="00136019" w:rsidRDefault="001360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C2C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4F54DA"/>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F80470"/>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D9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D026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211682"/>
    <w:multiLevelType w:val="multilevel"/>
    <w:tmpl w:val="7326081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1F636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6A064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C672D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8"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F66D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66C3F6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3DC43DB"/>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6C777E"/>
    <w:multiLevelType w:val="hybridMultilevel"/>
    <w:tmpl w:val="C822718E"/>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7353255"/>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8705E08"/>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5"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E2B385A"/>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10F285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50F13D4"/>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77520D0"/>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ACA5C9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F0D5DB7"/>
    <w:multiLevelType w:val="hybridMultilevel"/>
    <w:tmpl w:val="0FE8B334"/>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2"/>
  </w:num>
  <w:num w:numId="2">
    <w:abstractNumId w:val="23"/>
  </w:num>
  <w:num w:numId="3">
    <w:abstractNumId w:val="8"/>
  </w:num>
  <w:num w:numId="4">
    <w:abstractNumId w:val="17"/>
  </w:num>
  <w:num w:numId="5">
    <w:abstractNumId w:val="15"/>
  </w:num>
  <w:num w:numId="6">
    <w:abstractNumId w:val="35"/>
  </w:num>
  <w:num w:numId="7">
    <w:abstractNumId w:val="34"/>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num>
  <w:num w:numId="11">
    <w:abstractNumId w:val="13"/>
  </w:num>
  <w:num w:numId="12">
    <w:abstractNumId w:val="32"/>
  </w:num>
  <w:num w:numId="13">
    <w:abstractNumId w:val="2"/>
  </w:num>
  <w:num w:numId="14">
    <w:abstractNumId w:val="18"/>
  </w:num>
  <w:num w:numId="15">
    <w:abstractNumId w:val="27"/>
  </w:num>
  <w:num w:numId="16">
    <w:abstractNumId w:val="16"/>
  </w:num>
  <w:num w:numId="17">
    <w:abstractNumId w:val="20"/>
  </w:num>
  <w:num w:numId="18">
    <w:abstractNumId w:val="12"/>
  </w:num>
  <w:num w:numId="19">
    <w:abstractNumId w:val="3"/>
  </w:num>
  <w:num w:numId="20">
    <w:abstractNumId w:val="29"/>
  </w:num>
  <w:num w:numId="21">
    <w:abstractNumId w:val="25"/>
  </w:num>
  <w:num w:numId="22">
    <w:abstractNumId w:val="11"/>
  </w:num>
  <w:num w:numId="23">
    <w:abstractNumId w:val="28"/>
  </w:num>
  <w:num w:numId="24">
    <w:abstractNumId w:val="24"/>
  </w:num>
  <w:num w:numId="25">
    <w:abstractNumId w:val="30"/>
  </w:num>
  <w:num w:numId="26">
    <w:abstractNumId w:val="40"/>
  </w:num>
  <w:num w:numId="27">
    <w:abstractNumId w:val="14"/>
  </w:num>
  <w:num w:numId="28">
    <w:abstractNumId w:val="0"/>
  </w:num>
  <w:num w:numId="29">
    <w:abstractNumId w:val="19"/>
  </w:num>
  <w:num w:numId="30">
    <w:abstractNumId w:val="10"/>
  </w:num>
  <w:num w:numId="31">
    <w:abstractNumId w:val="39"/>
  </w:num>
  <w:num w:numId="32">
    <w:abstractNumId w:val="31"/>
  </w:num>
  <w:num w:numId="33">
    <w:abstractNumId w:val="4"/>
  </w:num>
  <w:num w:numId="34">
    <w:abstractNumId w:val="21"/>
  </w:num>
  <w:num w:numId="35">
    <w:abstractNumId w:val="5"/>
  </w:num>
  <w:num w:numId="36">
    <w:abstractNumId w:val="37"/>
  </w:num>
  <w:num w:numId="37">
    <w:abstractNumId w:val="6"/>
  </w:num>
  <w:num w:numId="38">
    <w:abstractNumId w:val="41"/>
  </w:num>
  <w:num w:numId="39">
    <w:abstractNumId w:val="9"/>
  </w:num>
  <w:num w:numId="40">
    <w:abstractNumId w:val="26"/>
  </w:num>
  <w:num w:numId="41">
    <w:abstractNumId w:val="36"/>
  </w:num>
  <w:num w:numId="42">
    <w:abstractNumId w:val="38"/>
  </w:num>
  <w:num w:numId="43">
    <w:abstractNumId w:val="7"/>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lacherla, Susmitha C (NE)">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embedSystemFonts/>
  <w:bordersDoNotSurroundHeader/>
  <w:bordersDoNotSurroundFooter/>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165F3"/>
    <w:rsid w:val="00022CCE"/>
    <w:rsid w:val="00024AB2"/>
    <w:rsid w:val="00026033"/>
    <w:rsid w:val="00026536"/>
    <w:rsid w:val="0004360A"/>
    <w:rsid w:val="00060E62"/>
    <w:rsid w:val="000773D5"/>
    <w:rsid w:val="00096C08"/>
    <w:rsid w:val="000B36BD"/>
    <w:rsid w:val="000B5EF7"/>
    <w:rsid w:val="000C1C25"/>
    <w:rsid w:val="000C3865"/>
    <w:rsid w:val="000E074D"/>
    <w:rsid w:val="000E23FA"/>
    <w:rsid w:val="000E56D1"/>
    <w:rsid w:val="000E616C"/>
    <w:rsid w:val="001009FB"/>
    <w:rsid w:val="00111203"/>
    <w:rsid w:val="00122711"/>
    <w:rsid w:val="00123944"/>
    <w:rsid w:val="00133126"/>
    <w:rsid w:val="00135920"/>
    <w:rsid w:val="00136019"/>
    <w:rsid w:val="00141B19"/>
    <w:rsid w:val="00142481"/>
    <w:rsid w:val="00144DAD"/>
    <w:rsid w:val="0015168F"/>
    <w:rsid w:val="00153371"/>
    <w:rsid w:val="0015614B"/>
    <w:rsid w:val="00157107"/>
    <w:rsid w:val="0016044C"/>
    <w:rsid w:val="00166258"/>
    <w:rsid w:val="00170D44"/>
    <w:rsid w:val="0017605E"/>
    <w:rsid w:val="001767C6"/>
    <w:rsid w:val="001822D4"/>
    <w:rsid w:val="001B35F6"/>
    <w:rsid w:val="001B4454"/>
    <w:rsid w:val="001B4BE1"/>
    <w:rsid w:val="001E1452"/>
    <w:rsid w:val="00200405"/>
    <w:rsid w:val="00202048"/>
    <w:rsid w:val="002074EC"/>
    <w:rsid w:val="00213A1B"/>
    <w:rsid w:val="00217802"/>
    <w:rsid w:val="00217E7F"/>
    <w:rsid w:val="002326CC"/>
    <w:rsid w:val="002431EB"/>
    <w:rsid w:val="00260C5D"/>
    <w:rsid w:val="0026146F"/>
    <w:rsid w:val="00263314"/>
    <w:rsid w:val="00265092"/>
    <w:rsid w:val="00265A6D"/>
    <w:rsid w:val="00266B0C"/>
    <w:rsid w:val="0027630C"/>
    <w:rsid w:val="0028710A"/>
    <w:rsid w:val="00290CD1"/>
    <w:rsid w:val="002B2931"/>
    <w:rsid w:val="002B6EC8"/>
    <w:rsid w:val="002C3B04"/>
    <w:rsid w:val="002C7772"/>
    <w:rsid w:val="002D1C91"/>
    <w:rsid w:val="002D5D3B"/>
    <w:rsid w:val="002F47D9"/>
    <w:rsid w:val="002F5746"/>
    <w:rsid w:val="003011AB"/>
    <w:rsid w:val="00304EEA"/>
    <w:rsid w:val="00315996"/>
    <w:rsid w:val="00320E41"/>
    <w:rsid w:val="00323C43"/>
    <w:rsid w:val="003376CE"/>
    <w:rsid w:val="00350946"/>
    <w:rsid w:val="00350C1F"/>
    <w:rsid w:val="00360E8C"/>
    <w:rsid w:val="00360EAA"/>
    <w:rsid w:val="00365238"/>
    <w:rsid w:val="0038466D"/>
    <w:rsid w:val="0039003A"/>
    <w:rsid w:val="00392241"/>
    <w:rsid w:val="003B16DA"/>
    <w:rsid w:val="003B75E1"/>
    <w:rsid w:val="003D2977"/>
    <w:rsid w:val="003F421D"/>
    <w:rsid w:val="00401F64"/>
    <w:rsid w:val="004020EE"/>
    <w:rsid w:val="004150EA"/>
    <w:rsid w:val="00452D84"/>
    <w:rsid w:val="00481F6E"/>
    <w:rsid w:val="00490C4F"/>
    <w:rsid w:val="0049254A"/>
    <w:rsid w:val="00494DF0"/>
    <w:rsid w:val="004A132D"/>
    <w:rsid w:val="004A51E8"/>
    <w:rsid w:val="004A6695"/>
    <w:rsid w:val="004A6D60"/>
    <w:rsid w:val="004B13B0"/>
    <w:rsid w:val="004B33EE"/>
    <w:rsid w:val="004C48CE"/>
    <w:rsid w:val="004D3B66"/>
    <w:rsid w:val="004E3D97"/>
    <w:rsid w:val="004F7CB4"/>
    <w:rsid w:val="00504005"/>
    <w:rsid w:val="00514612"/>
    <w:rsid w:val="00532E05"/>
    <w:rsid w:val="0053330A"/>
    <w:rsid w:val="0054008E"/>
    <w:rsid w:val="00572F34"/>
    <w:rsid w:val="00574DF5"/>
    <w:rsid w:val="005858ED"/>
    <w:rsid w:val="00587171"/>
    <w:rsid w:val="005A139D"/>
    <w:rsid w:val="005A64FA"/>
    <w:rsid w:val="005A6695"/>
    <w:rsid w:val="005B36FF"/>
    <w:rsid w:val="005C3398"/>
    <w:rsid w:val="005C34A1"/>
    <w:rsid w:val="005C5900"/>
    <w:rsid w:val="005E5CD7"/>
    <w:rsid w:val="005E7200"/>
    <w:rsid w:val="005F0717"/>
    <w:rsid w:val="00605458"/>
    <w:rsid w:val="00623B88"/>
    <w:rsid w:val="00632F9F"/>
    <w:rsid w:val="00634B03"/>
    <w:rsid w:val="006411BC"/>
    <w:rsid w:val="00657231"/>
    <w:rsid w:val="006633D7"/>
    <w:rsid w:val="006708E9"/>
    <w:rsid w:val="00681BE6"/>
    <w:rsid w:val="006913F0"/>
    <w:rsid w:val="00695E80"/>
    <w:rsid w:val="006A5813"/>
    <w:rsid w:val="006A7BC3"/>
    <w:rsid w:val="006F770C"/>
    <w:rsid w:val="00714708"/>
    <w:rsid w:val="00720707"/>
    <w:rsid w:val="00723F14"/>
    <w:rsid w:val="00727D43"/>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212C1"/>
    <w:rsid w:val="00835C80"/>
    <w:rsid w:val="00836621"/>
    <w:rsid w:val="0084218D"/>
    <w:rsid w:val="00842389"/>
    <w:rsid w:val="00853A50"/>
    <w:rsid w:val="008576A7"/>
    <w:rsid w:val="00860DD5"/>
    <w:rsid w:val="008705BE"/>
    <w:rsid w:val="00876FE2"/>
    <w:rsid w:val="00881025"/>
    <w:rsid w:val="00883C77"/>
    <w:rsid w:val="00894FF0"/>
    <w:rsid w:val="008A093F"/>
    <w:rsid w:val="008C2FA7"/>
    <w:rsid w:val="008C584B"/>
    <w:rsid w:val="008D184D"/>
    <w:rsid w:val="008D48D8"/>
    <w:rsid w:val="008E5151"/>
    <w:rsid w:val="009152BD"/>
    <w:rsid w:val="00917A1A"/>
    <w:rsid w:val="00926339"/>
    <w:rsid w:val="00932115"/>
    <w:rsid w:val="009330C3"/>
    <w:rsid w:val="00934089"/>
    <w:rsid w:val="00941768"/>
    <w:rsid w:val="00946573"/>
    <w:rsid w:val="0095088D"/>
    <w:rsid w:val="00950B2C"/>
    <w:rsid w:val="0095359C"/>
    <w:rsid w:val="009773E7"/>
    <w:rsid w:val="009832DD"/>
    <w:rsid w:val="00987C80"/>
    <w:rsid w:val="00997A45"/>
    <w:rsid w:val="009A4223"/>
    <w:rsid w:val="009C2A99"/>
    <w:rsid w:val="009D1884"/>
    <w:rsid w:val="009D447D"/>
    <w:rsid w:val="009E6009"/>
    <w:rsid w:val="009F2A51"/>
    <w:rsid w:val="009F5C5D"/>
    <w:rsid w:val="009F77F3"/>
    <w:rsid w:val="00A1321B"/>
    <w:rsid w:val="00A1537D"/>
    <w:rsid w:val="00A204D3"/>
    <w:rsid w:val="00A34C11"/>
    <w:rsid w:val="00A42A27"/>
    <w:rsid w:val="00A45C57"/>
    <w:rsid w:val="00A47122"/>
    <w:rsid w:val="00A51C37"/>
    <w:rsid w:val="00A52549"/>
    <w:rsid w:val="00A67A9C"/>
    <w:rsid w:val="00A71CC9"/>
    <w:rsid w:val="00A76B23"/>
    <w:rsid w:val="00A912FD"/>
    <w:rsid w:val="00A925C9"/>
    <w:rsid w:val="00A93379"/>
    <w:rsid w:val="00A96E41"/>
    <w:rsid w:val="00AC3ED7"/>
    <w:rsid w:val="00AC6E0C"/>
    <w:rsid w:val="00AE6907"/>
    <w:rsid w:val="00B148DC"/>
    <w:rsid w:val="00B15619"/>
    <w:rsid w:val="00B15CC1"/>
    <w:rsid w:val="00B167BA"/>
    <w:rsid w:val="00B17252"/>
    <w:rsid w:val="00B41F6B"/>
    <w:rsid w:val="00B7425F"/>
    <w:rsid w:val="00B853DF"/>
    <w:rsid w:val="00B94B3A"/>
    <w:rsid w:val="00B97A0A"/>
    <w:rsid w:val="00BA7B09"/>
    <w:rsid w:val="00BD2C9B"/>
    <w:rsid w:val="00BE2E93"/>
    <w:rsid w:val="00BE2FE1"/>
    <w:rsid w:val="00C006AB"/>
    <w:rsid w:val="00C103E4"/>
    <w:rsid w:val="00C1092A"/>
    <w:rsid w:val="00C17305"/>
    <w:rsid w:val="00C20D15"/>
    <w:rsid w:val="00C228D9"/>
    <w:rsid w:val="00C3167F"/>
    <w:rsid w:val="00C35E45"/>
    <w:rsid w:val="00C478C6"/>
    <w:rsid w:val="00C53166"/>
    <w:rsid w:val="00C5412A"/>
    <w:rsid w:val="00C55BF9"/>
    <w:rsid w:val="00C57C3E"/>
    <w:rsid w:val="00C64067"/>
    <w:rsid w:val="00C66923"/>
    <w:rsid w:val="00C74EEA"/>
    <w:rsid w:val="00C84DC7"/>
    <w:rsid w:val="00C86D30"/>
    <w:rsid w:val="00C87602"/>
    <w:rsid w:val="00CC4682"/>
    <w:rsid w:val="00CD2559"/>
    <w:rsid w:val="00CD7CE3"/>
    <w:rsid w:val="00CE328F"/>
    <w:rsid w:val="00D1047C"/>
    <w:rsid w:val="00D2382E"/>
    <w:rsid w:val="00D30317"/>
    <w:rsid w:val="00D329A1"/>
    <w:rsid w:val="00D37C04"/>
    <w:rsid w:val="00D4079B"/>
    <w:rsid w:val="00D43FD1"/>
    <w:rsid w:val="00D47089"/>
    <w:rsid w:val="00D52B53"/>
    <w:rsid w:val="00D62E27"/>
    <w:rsid w:val="00D63E6E"/>
    <w:rsid w:val="00D74D2B"/>
    <w:rsid w:val="00D74FAF"/>
    <w:rsid w:val="00D82A66"/>
    <w:rsid w:val="00D93C14"/>
    <w:rsid w:val="00DA3001"/>
    <w:rsid w:val="00DC43BA"/>
    <w:rsid w:val="00DD0B27"/>
    <w:rsid w:val="00DD749A"/>
    <w:rsid w:val="00DE6B33"/>
    <w:rsid w:val="00DF2948"/>
    <w:rsid w:val="00E012D4"/>
    <w:rsid w:val="00E25F26"/>
    <w:rsid w:val="00E26657"/>
    <w:rsid w:val="00E3438D"/>
    <w:rsid w:val="00E3461D"/>
    <w:rsid w:val="00E36F9D"/>
    <w:rsid w:val="00E42C88"/>
    <w:rsid w:val="00E44A57"/>
    <w:rsid w:val="00E5171C"/>
    <w:rsid w:val="00E527C0"/>
    <w:rsid w:val="00E55462"/>
    <w:rsid w:val="00E64317"/>
    <w:rsid w:val="00E654C3"/>
    <w:rsid w:val="00E66759"/>
    <w:rsid w:val="00E67201"/>
    <w:rsid w:val="00E705FE"/>
    <w:rsid w:val="00E83C44"/>
    <w:rsid w:val="00E97561"/>
    <w:rsid w:val="00EA5B9C"/>
    <w:rsid w:val="00EA7EB2"/>
    <w:rsid w:val="00EC642C"/>
    <w:rsid w:val="00EC75F7"/>
    <w:rsid w:val="00EE06FD"/>
    <w:rsid w:val="00EE25CC"/>
    <w:rsid w:val="00EF5B6C"/>
    <w:rsid w:val="00F00100"/>
    <w:rsid w:val="00F056A7"/>
    <w:rsid w:val="00F441C0"/>
    <w:rsid w:val="00F50BAE"/>
    <w:rsid w:val="00F56A29"/>
    <w:rsid w:val="00F7423D"/>
    <w:rsid w:val="00F8420E"/>
    <w:rsid w:val="00F85550"/>
    <w:rsid w:val="00F94DAF"/>
    <w:rsid w:val="00FA6FC3"/>
    <w:rsid w:val="00FB1E19"/>
    <w:rsid w:val="00FB4D2F"/>
    <w:rsid w:val="00FC3DCF"/>
    <w:rsid w:val="00FE0A8B"/>
    <w:rsid w:val="00FE56FB"/>
    <w:rsid w:val="00FE6FB0"/>
    <w:rsid w:val="00FF1A5D"/>
    <w:rsid w:val="00FF490B"/>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AA8C69"/>
  <w15:docId w15:val="{0F3B2F1B-9BD5-4178-AC0D-3D33AEC8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paragraph" w:customStyle="1" w:styleId="Footertext1">
    <w:name w:val="Footer text 1"/>
    <w:basedOn w:val="Footer"/>
    <w:rsid w:val="00136019"/>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136019"/>
    <w:pPr>
      <w:tabs>
        <w:tab w:val="clear" w:pos="4680"/>
        <w:tab w:val="clear" w:pos="9360"/>
      </w:tabs>
      <w:spacing w:after="0" w:line="240" w:lineRule="auto"/>
      <w:jc w:val="center"/>
    </w:pPr>
    <w:rPr>
      <w:rFonts w:ascii="CG Times" w:hAnsi="CG Times" w:cs="Vrind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F3420-ECLDBP01\dat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xml"/><Relationship Id="rId8" Type="http://schemas.openxmlformats.org/officeDocument/2006/relationships/hyperlink" Target="file:///\\f3420-ecldbp01\data\Coaching\Outliers\Encrypt_Out\"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f3420-ecldbp01\data\Coaching\Outliers\Encrypt_Ou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file:///\\F3420-ECLDBT01\data\"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F3420-ECLDBD01\data\" TargetMode="External"/><Relationship Id="rId13" Type="http://schemas.openxmlformats.org/officeDocument/2006/relationships/hyperlink" Target="file:///\\VDENSSDBP07\scorecard-ssis\Coaching\Outlier_Coaching.dtsx" TargetMode="Externa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1D084-BA66-4BA3-B836-61FEF73A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52</Pages>
  <Words>3054</Words>
  <Characters>17409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20423</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 (NE)</cp:lastModifiedBy>
  <cp:revision>73</cp:revision>
  <dcterms:created xsi:type="dcterms:W3CDTF">2014-05-14T02:00:00Z</dcterms:created>
  <dcterms:modified xsi:type="dcterms:W3CDTF">2020-07-31T20:32:00Z</dcterms:modified>
</cp:coreProperties>
</file>