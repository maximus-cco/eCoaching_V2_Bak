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proofErr w:type="spellStart"/>
      <w:r>
        <w:rPr>
          <w:rFonts w:ascii="Arial" w:hAnsi="Arial" w:cs="Arial"/>
          <w:b/>
          <w:sz w:val="32"/>
        </w:rPr>
        <w:t>eCoaching_Outliers_Load</w:t>
      </w:r>
      <w:proofErr w:type="spellEnd"/>
    </w:p>
    <w:p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95359C" w:rsidRDefault="009F2A51" w:rsidP="009F2A51">
      <w:pPr>
        <w:ind w:right="-270"/>
        <w:rPr>
          <w:rFonts w:asciiTheme="minorHAnsi" w:hAnsiTheme="minorHAnsi"/>
          <w:sz w:val="20"/>
          <w:szCs w:val="20"/>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4410"/>
      </w:tblGrid>
      <w:tr w:rsidR="009F2A51" w:rsidRPr="0095359C" w:rsidTr="00E25F26">
        <w:trPr>
          <w:cantSplit/>
          <w:trHeight w:val="282"/>
        </w:trPr>
        <w:tc>
          <w:tcPr>
            <w:tcW w:w="1530" w:type="dxa"/>
            <w:tcBorders>
              <w:top w:val="single" w:sz="6" w:space="0" w:color="auto"/>
              <w:left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Revision</w:t>
            </w:r>
          </w:p>
        </w:tc>
        <w:tc>
          <w:tcPr>
            <w:tcW w:w="1620" w:type="dxa"/>
            <w:tcBorders>
              <w:top w:val="single" w:sz="6" w:space="0" w:color="auto"/>
              <w:left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Review</w:t>
            </w:r>
          </w:p>
        </w:tc>
        <w:tc>
          <w:tcPr>
            <w:tcW w:w="4410" w:type="dxa"/>
            <w:tcBorders>
              <w:top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Description</w:t>
            </w:r>
          </w:p>
        </w:tc>
      </w:tr>
      <w:tr w:rsidR="00E25F26" w:rsidRPr="0095359C" w:rsidTr="00E25F26">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E25F26" w:rsidRPr="00FF578D" w:rsidRDefault="00E25F26" w:rsidP="00E25F26">
            <w:pPr>
              <w:ind w:left="-12" w:right="-270"/>
              <w:jc w:val="center"/>
              <w:rPr>
                <w:rFonts w:ascii="Times New Roman (PCL6)" w:hAnsi="Times New Roman (PCL6)"/>
              </w:rPr>
            </w:pPr>
            <w:ins w:id="1" w:author="Palacherla, Susmitha C (NONUS)" w:date="2018-01-17T10:09:00Z">
              <w:r>
                <w:rPr>
                  <w:rFonts w:ascii="Times New Roman (PCL6)" w:hAnsi="Times New Roman (PCL6)"/>
                </w:rPr>
                <w:t>01/02/2018</w:t>
              </w:r>
            </w:ins>
            <w:del w:id="2" w:author="Palacherla, Susmitha C (NONUS)" w:date="2018-01-17T10:09:00Z">
              <w:r w:rsidDel="00832C5A">
                <w:rPr>
                  <w:rFonts w:ascii="Times New Roman (PCL6)" w:hAnsi="Times New Roman (PCL6)"/>
                </w:rPr>
                <w:delText>12/29/2017</w:delText>
              </w:r>
            </w:del>
          </w:p>
        </w:tc>
        <w:tc>
          <w:tcPr>
            <w:tcW w:w="1620" w:type="dxa"/>
            <w:tcBorders>
              <w:top w:val="single" w:sz="12" w:space="0" w:color="auto"/>
              <w:left w:val="single" w:sz="6" w:space="0" w:color="auto"/>
              <w:bottom w:val="single" w:sz="12" w:space="0" w:color="auto"/>
              <w:right w:val="single" w:sz="6" w:space="0" w:color="auto"/>
            </w:tcBorders>
          </w:tcPr>
          <w:p w:rsidR="00E25F26" w:rsidRPr="00D37C04" w:rsidRDefault="00E25F26" w:rsidP="00E25F26">
            <w:pPr>
              <w:ind w:left="-12" w:right="-270"/>
              <w:jc w:val="center"/>
              <w:rPr>
                <w:rFonts w:ascii="Times New Roman (PCL6)" w:hAnsi="Times New Roman (PCL6)"/>
              </w:rPr>
            </w:pPr>
          </w:p>
        </w:tc>
        <w:tc>
          <w:tcPr>
            <w:tcW w:w="4410" w:type="dxa"/>
            <w:tcBorders>
              <w:top w:val="single" w:sz="12" w:space="0" w:color="auto"/>
              <w:bottom w:val="single" w:sz="12" w:space="0" w:color="auto"/>
              <w:right w:val="single" w:sz="6" w:space="0" w:color="auto"/>
            </w:tcBorders>
          </w:tcPr>
          <w:p w:rsidR="00E25F26" w:rsidRPr="00D37C04" w:rsidRDefault="00E25F26" w:rsidP="00E25F26">
            <w:pPr>
              <w:ind w:right="-270"/>
              <w:rPr>
                <w:rFonts w:ascii="Times New Roman (PCL6)" w:hAnsi="Times New Roman (PCL6)"/>
              </w:rPr>
            </w:pPr>
            <w:ins w:id="3" w:author="Palacherla, Susmitha C (NONUS)" w:date="2018-01-17T10:09:00Z">
              <w:r>
                <w:rPr>
                  <w:rFonts w:ascii="Times New Roman (PCL6)" w:hAnsi="Times New Roman (PCL6)"/>
                </w:rPr>
                <w:t>TFS 7854 – Encryption related changes for feed files and staging tables</w:t>
              </w:r>
            </w:ins>
            <w:del w:id="4" w:author="Palacherla, Susmitha C (NONUS)" w:date="2018-01-17T10:09:00Z">
              <w:r w:rsidDel="00832C5A">
                <w:rPr>
                  <w:rFonts w:ascii="Times New Roman (PCL6)" w:hAnsi="Times New Roman (PCL6)"/>
                </w:rPr>
                <w:delText xml:space="preserve">TFS 9451– </w:delText>
              </w:r>
              <w:r w:rsidRPr="0054008E" w:rsidDel="00832C5A">
                <w:rPr>
                  <w:rFonts w:ascii="Times New Roman (PCL6)" w:hAnsi="Times New Roman (PCL6)"/>
                </w:rPr>
                <w:delText>update documentation to show new OMR report code IAEF</w:delText>
              </w:r>
            </w:del>
          </w:p>
        </w:tc>
      </w:tr>
    </w:tbl>
    <w:p w:rsidR="009F2A51" w:rsidRPr="0095359C" w:rsidRDefault="009F2A51" w:rsidP="009F2A51">
      <w:pPr>
        <w:pStyle w:val="hd1"/>
        <w:tabs>
          <w:tab w:val="clear" w:pos="4320"/>
          <w:tab w:val="clear" w:pos="8640"/>
          <w:tab w:val="left" w:pos="1980"/>
          <w:tab w:val="left" w:pos="6750"/>
        </w:tabs>
        <w:ind w:right="-270"/>
        <w:rPr>
          <w:rFonts w:asciiTheme="minorHAnsi" w:hAnsiTheme="minorHAnsi"/>
          <w:b w:val="0"/>
          <w:sz w:val="20"/>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59776"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B03C4"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465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F80B7C"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Prepared by:</w:t>
      </w:r>
      <w:r w:rsidR="009F2A51" w:rsidRPr="0095359C">
        <w:rPr>
          <w:rFonts w:asciiTheme="minorHAnsi" w:hAnsiTheme="minorHAnsi"/>
          <w:b w:val="0"/>
          <w:sz w:val="20"/>
        </w:rPr>
        <w:tab/>
      </w:r>
      <w:r w:rsidR="00202048" w:rsidRPr="0095359C">
        <w:rPr>
          <w:rFonts w:asciiTheme="minorHAnsi" w:hAnsiTheme="minorHAnsi"/>
          <w:b w:val="0"/>
          <w:sz w:val="20"/>
        </w:rPr>
        <w:t>Susmitha Palacherla</w:t>
      </w:r>
      <w:r w:rsidR="009F2A51" w:rsidRPr="0095359C">
        <w:rPr>
          <w:rFonts w:asciiTheme="minorHAnsi" w:hAnsiTheme="minorHAnsi"/>
          <w:b w:val="0"/>
          <w:sz w:val="20"/>
        </w:rPr>
        <w:tab/>
        <w:t xml:space="preserve">Date:  </w:t>
      </w:r>
      <w:r w:rsidR="00FF578D" w:rsidRPr="0095359C">
        <w:rPr>
          <w:rFonts w:asciiTheme="minorHAnsi" w:hAnsiTheme="minorHAnsi"/>
          <w:b w:val="0"/>
          <w:sz w:val="20"/>
        </w:rPr>
        <w:t>12/04/2013</w:t>
      </w:r>
    </w:p>
    <w:p w:rsidR="009F2A51" w:rsidRPr="0095359C" w:rsidRDefault="009F2A51" w:rsidP="009F2A51">
      <w:pPr>
        <w:tabs>
          <w:tab w:val="left" w:pos="1980"/>
          <w:tab w:val="left" w:pos="6750"/>
        </w:tabs>
        <w:ind w:left="1440" w:right="-270" w:firstLine="720"/>
        <w:rPr>
          <w:rFonts w:asciiTheme="minorHAnsi" w:hAnsiTheme="minorHAnsi"/>
          <w:sz w:val="20"/>
          <w:szCs w:val="20"/>
        </w:rPr>
      </w:pPr>
    </w:p>
    <w:p w:rsidR="009F2A51" w:rsidRPr="0095359C" w:rsidRDefault="009F2A51" w:rsidP="009F2A51">
      <w:pPr>
        <w:pStyle w:val="BodyText"/>
        <w:rPr>
          <w:rFonts w:asciiTheme="minorHAnsi" w:hAnsiTheme="minorHAnsi"/>
          <w:sz w:val="20"/>
        </w:rPr>
      </w:pPr>
      <w:r w:rsidRPr="0095359C">
        <w:rPr>
          <w:rFonts w:asciiTheme="minorHAnsi" w:hAnsiTheme="minorHAnsi"/>
          <w:sz w:val="20"/>
        </w:rPr>
        <w:t xml:space="preserve">Department, Location: </w:t>
      </w:r>
      <w:r w:rsidRPr="0095359C">
        <w:rPr>
          <w:rFonts w:asciiTheme="minorHAnsi" w:hAnsiTheme="minorHAnsi"/>
          <w:sz w:val="20"/>
        </w:rPr>
        <w:tab/>
      </w:r>
      <w:r w:rsidRPr="0095359C">
        <w:rPr>
          <w:rFonts w:asciiTheme="minorHAnsi" w:hAnsiTheme="minorHAnsi"/>
          <w:sz w:val="20"/>
        </w:rPr>
        <w:tab/>
      </w:r>
      <w:r w:rsidR="00202048" w:rsidRPr="0095359C">
        <w:rPr>
          <w:rFonts w:asciiTheme="minorHAnsi" w:hAnsiTheme="minorHAnsi"/>
          <w:sz w:val="20"/>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6704"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D7561" id="Line 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0800"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A5330" id="Line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B50BE"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Approved by:</w:t>
      </w:r>
      <w:r w:rsidR="009F2A51" w:rsidRPr="0095359C">
        <w:rPr>
          <w:rFonts w:asciiTheme="minorHAnsi" w:hAnsiTheme="minorHAnsi"/>
          <w:b w:val="0"/>
          <w:sz w:val="20"/>
        </w:rPr>
        <w:tab/>
      </w:r>
      <w:r w:rsidR="009F2A51" w:rsidRPr="0095359C">
        <w:rPr>
          <w:rFonts w:asciiTheme="minorHAnsi" w:hAnsiTheme="minorHAnsi"/>
          <w:b w:val="0"/>
          <w:sz w:val="20"/>
        </w:rPr>
        <w:tab/>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95359C" w:rsidRDefault="00FF578D" w:rsidP="00213A1B">
            <w:pPr>
              <w:pStyle w:val="hdr1"/>
              <w:ind w:left="0"/>
              <w:jc w:val="left"/>
              <w:rPr>
                <w:rFonts w:asciiTheme="minorHAnsi" w:hAnsiTheme="minorHAnsi"/>
                <w:sz w:val="20"/>
              </w:rPr>
            </w:pPr>
            <w:r w:rsidRPr="0095359C">
              <w:rPr>
                <w:rFonts w:asciiTheme="minorHAnsi" w:hAnsiTheme="minorHAnsi"/>
                <w:sz w:val="20"/>
              </w:rPr>
              <w:t>12/04/2013</w:t>
            </w:r>
          </w:p>
        </w:tc>
        <w:tc>
          <w:tcPr>
            <w:tcW w:w="5238" w:type="dxa"/>
          </w:tcPr>
          <w:p w:rsidR="009F2A51" w:rsidRPr="0095359C" w:rsidRDefault="00A67A9C" w:rsidP="009330C3">
            <w:pPr>
              <w:pStyle w:val="hdr1"/>
              <w:ind w:left="0"/>
              <w:jc w:val="left"/>
              <w:rPr>
                <w:rFonts w:asciiTheme="minorHAnsi" w:hAnsiTheme="minorHAnsi"/>
                <w:sz w:val="20"/>
              </w:rPr>
            </w:pPr>
            <w:r w:rsidRPr="0095359C">
              <w:rPr>
                <w:rFonts w:asciiTheme="minorHAnsi" w:hAnsiTheme="minorHAnsi"/>
                <w:sz w:val="20"/>
              </w:rPr>
              <w:t xml:space="preserve">1.0 </w:t>
            </w:r>
            <w:r w:rsidR="00202048" w:rsidRPr="0095359C">
              <w:rPr>
                <w:rFonts w:asciiTheme="minorHAnsi" w:hAnsiTheme="minorHAnsi"/>
                <w:sz w:val="20"/>
              </w:rPr>
              <w:t>Initial revision</w:t>
            </w:r>
          </w:p>
        </w:tc>
        <w:tc>
          <w:tcPr>
            <w:tcW w:w="2790" w:type="dxa"/>
          </w:tcPr>
          <w:p w:rsidR="009F2A51" w:rsidRPr="0095359C" w:rsidRDefault="00202048"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05/01/2015</w:t>
            </w:r>
          </w:p>
        </w:tc>
        <w:tc>
          <w:tcPr>
            <w:tcW w:w="5238"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2.0 SMTP server change. SCR 14803.</w:t>
            </w:r>
          </w:p>
        </w:tc>
        <w:tc>
          <w:tcPr>
            <w:tcW w:w="2790" w:type="dxa"/>
          </w:tcPr>
          <w:p w:rsidR="009F2A51" w:rsidRPr="0095359C" w:rsidRDefault="00A67A9C"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05/26/2015</w:t>
            </w:r>
          </w:p>
        </w:tc>
        <w:tc>
          <w:tcPr>
            <w:tcW w:w="5238"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3.0 LSAT feed Addition. SCR 14818.</w:t>
            </w:r>
          </w:p>
        </w:tc>
        <w:tc>
          <w:tcPr>
            <w:tcW w:w="2790" w:type="dxa"/>
            <w:vAlign w:val="bottom"/>
          </w:tcPr>
          <w:p w:rsidR="009F2A51" w:rsidRPr="0095359C" w:rsidRDefault="00F50BAE"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09/21/2015</w:t>
            </w:r>
          </w:p>
        </w:tc>
        <w:tc>
          <w:tcPr>
            <w:tcW w:w="5238"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4.0 IAT and IAE feed(s) Addition. TFS 644.</w:t>
            </w:r>
          </w:p>
          <w:p w:rsidR="00C5412A" w:rsidRPr="0095359C" w:rsidRDefault="00C5412A" w:rsidP="00C57C3E">
            <w:pPr>
              <w:pStyle w:val="hdr1"/>
              <w:ind w:left="0"/>
              <w:jc w:val="left"/>
              <w:rPr>
                <w:rFonts w:asciiTheme="minorHAnsi" w:hAnsiTheme="minorHAnsi"/>
                <w:sz w:val="20"/>
              </w:rPr>
            </w:pPr>
            <w:r w:rsidRPr="0095359C">
              <w:rPr>
                <w:rFonts w:asciiTheme="minorHAnsi" w:hAnsiTheme="minorHAnsi"/>
                <w:sz w:val="20"/>
              </w:rPr>
              <w:t>Added IAT file to Section 1.3 and checked IAE as Active.</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2.2.2.3.2</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2.2.5 (Functions)</w:t>
            </w:r>
          </w:p>
          <w:p w:rsidR="00997A45" w:rsidRPr="0095359C" w:rsidRDefault="00C5412A" w:rsidP="00997A45">
            <w:pPr>
              <w:pStyle w:val="hdr1"/>
              <w:ind w:left="0"/>
              <w:jc w:val="left"/>
              <w:rPr>
                <w:rFonts w:asciiTheme="minorHAnsi" w:hAnsiTheme="minorHAnsi"/>
                <w:sz w:val="20"/>
              </w:rPr>
            </w:pPr>
            <w:r w:rsidRPr="0095359C">
              <w:rPr>
                <w:rFonts w:asciiTheme="minorHAnsi" w:hAnsiTheme="minorHAnsi"/>
                <w:sz w:val="20"/>
              </w:rPr>
              <w:t>General updates to LCS and General OMR workflow sections for consistency.</w:t>
            </w:r>
          </w:p>
        </w:tc>
        <w:tc>
          <w:tcPr>
            <w:tcW w:w="2790" w:type="dxa"/>
          </w:tcPr>
          <w:p w:rsidR="009F2A51" w:rsidRPr="0095359C" w:rsidRDefault="0065723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B15CC1" w:rsidP="00C57C3E">
            <w:pPr>
              <w:pStyle w:val="hdr1"/>
              <w:ind w:left="0"/>
              <w:jc w:val="left"/>
              <w:rPr>
                <w:rFonts w:asciiTheme="minorHAnsi" w:hAnsiTheme="minorHAnsi"/>
                <w:sz w:val="20"/>
              </w:rPr>
            </w:pPr>
            <w:r w:rsidRPr="0095359C">
              <w:rPr>
                <w:rFonts w:asciiTheme="minorHAnsi" w:hAnsiTheme="minorHAnsi"/>
                <w:sz w:val="20"/>
              </w:rPr>
              <w:t>04/13/2017</w:t>
            </w:r>
          </w:p>
        </w:tc>
        <w:tc>
          <w:tcPr>
            <w:tcW w:w="5238" w:type="dxa"/>
          </w:tcPr>
          <w:p w:rsidR="009F2A51" w:rsidRDefault="00B15CC1" w:rsidP="00A45C57">
            <w:pPr>
              <w:pStyle w:val="hdr1"/>
              <w:ind w:left="0"/>
              <w:jc w:val="left"/>
              <w:rPr>
                <w:rFonts w:asciiTheme="minorHAnsi" w:hAnsiTheme="minorHAnsi"/>
                <w:sz w:val="20"/>
              </w:rPr>
            </w:pPr>
            <w:r w:rsidRPr="0095359C">
              <w:rPr>
                <w:rFonts w:asciiTheme="minorHAnsi" w:hAnsiTheme="minorHAnsi"/>
                <w:sz w:val="20"/>
              </w:rPr>
              <w:t>5.0 BRL and BRN feeds added. TFS 6145.</w:t>
            </w:r>
          </w:p>
          <w:p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1.3 - Added 2 new files #21 and #22</w:t>
            </w:r>
          </w:p>
          <w:p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2.2.2.3 -Replaced package flow screen capture </w:t>
            </w:r>
          </w:p>
          <w:p w:rsidR="003B16DA" w:rsidRPr="0095359C" w:rsidRDefault="003B16DA" w:rsidP="003B16DA">
            <w:pPr>
              <w:pStyle w:val="hdr1"/>
              <w:ind w:left="0"/>
              <w:jc w:val="left"/>
              <w:rPr>
                <w:rFonts w:asciiTheme="minorHAnsi" w:hAnsiTheme="minorHAnsi"/>
                <w:sz w:val="20"/>
              </w:rPr>
            </w:pPr>
            <w:r w:rsidRPr="003B16DA">
              <w:rPr>
                <w:rFonts w:asciiTheme="minorHAnsi" w:hAnsiTheme="minorHAnsi"/>
                <w:sz w:val="20"/>
              </w:rPr>
              <w:t>2.2.2.3.3 - Added new step III</w:t>
            </w:r>
          </w:p>
        </w:tc>
        <w:tc>
          <w:tcPr>
            <w:tcW w:w="2790" w:type="dxa"/>
          </w:tcPr>
          <w:p w:rsidR="009F2A51" w:rsidRPr="0095359C" w:rsidRDefault="00B15CC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04/25/2017</w:t>
            </w:r>
          </w:p>
        </w:tc>
        <w:tc>
          <w:tcPr>
            <w:tcW w:w="5238" w:type="dxa"/>
          </w:tcPr>
          <w:p w:rsidR="009F2A51" w:rsidRDefault="000165F3" w:rsidP="00A45C57">
            <w:pPr>
              <w:pStyle w:val="hdr1"/>
              <w:ind w:left="0"/>
              <w:jc w:val="left"/>
              <w:rPr>
                <w:rFonts w:asciiTheme="minorHAnsi" w:hAnsiTheme="minorHAnsi"/>
                <w:sz w:val="20"/>
              </w:rPr>
            </w:pPr>
            <w:r>
              <w:rPr>
                <w:rFonts w:asciiTheme="minorHAnsi" w:hAnsiTheme="minorHAnsi"/>
                <w:sz w:val="20"/>
              </w:rPr>
              <w:t xml:space="preserve">6.0 </w:t>
            </w:r>
            <w:r w:rsidRPr="0095359C">
              <w:rPr>
                <w:rFonts w:asciiTheme="minorHAnsi" w:hAnsiTheme="minorHAnsi"/>
                <w:sz w:val="20"/>
              </w:rPr>
              <w:t>BRL and BRN feeds</w:t>
            </w:r>
            <w:r>
              <w:rPr>
                <w:rFonts w:asciiTheme="minorHAnsi" w:hAnsiTheme="minorHAnsi"/>
                <w:sz w:val="20"/>
              </w:rPr>
              <w:t xml:space="preserve"> for Quality and Sup </w:t>
            </w:r>
            <w:r w:rsidRPr="0095359C">
              <w:rPr>
                <w:rFonts w:asciiTheme="minorHAnsi" w:hAnsiTheme="minorHAnsi"/>
                <w:sz w:val="20"/>
              </w:rPr>
              <w:t xml:space="preserve"> </w:t>
            </w:r>
            <w:r>
              <w:rPr>
                <w:rFonts w:asciiTheme="minorHAnsi" w:hAnsiTheme="minorHAnsi"/>
                <w:sz w:val="20"/>
              </w:rPr>
              <w:t xml:space="preserve">Modules </w:t>
            </w:r>
            <w:r w:rsidRPr="0095359C">
              <w:rPr>
                <w:rFonts w:asciiTheme="minorHAnsi" w:hAnsiTheme="minorHAnsi"/>
                <w:sz w:val="20"/>
              </w:rPr>
              <w:t>– TFS 6</w:t>
            </w:r>
            <w:r>
              <w:rPr>
                <w:rFonts w:asciiTheme="minorHAnsi" w:hAnsiTheme="minorHAnsi"/>
                <w:sz w:val="20"/>
              </w:rPr>
              <w:t>377</w:t>
            </w:r>
          </w:p>
          <w:p w:rsidR="000165F3" w:rsidRDefault="000165F3" w:rsidP="00A45C57">
            <w:pPr>
              <w:pStyle w:val="hdr1"/>
              <w:ind w:left="0"/>
              <w:jc w:val="left"/>
              <w:rPr>
                <w:rFonts w:asciiTheme="minorHAnsi" w:hAnsiTheme="minorHAnsi"/>
                <w:sz w:val="20"/>
              </w:rPr>
            </w:pPr>
            <w:r>
              <w:rPr>
                <w:rFonts w:asciiTheme="minorHAnsi" w:hAnsiTheme="minorHAnsi"/>
                <w:sz w:val="20"/>
              </w:rPr>
              <w:t xml:space="preserve">2.2.2.1 – </w:t>
            </w:r>
            <w:r w:rsidR="00587171">
              <w:rPr>
                <w:rFonts w:asciiTheme="minorHAnsi" w:hAnsiTheme="minorHAnsi"/>
                <w:sz w:val="20"/>
              </w:rPr>
              <w:t>Variables</w:t>
            </w:r>
            <w:r>
              <w:rPr>
                <w:rFonts w:asciiTheme="minorHAnsi" w:hAnsiTheme="minorHAnsi"/>
                <w:sz w:val="20"/>
              </w:rPr>
              <w:t xml:space="preserve"> – updated expression for </w:t>
            </w:r>
            <w:proofErr w:type="spellStart"/>
            <w:r>
              <w:rPr>
                <w:rFonts w:asciiTheme="minorHAnsi" w:hAnsiTheme="minorHAnsi"/>
                <w:sz w:val="20"/>
              </w:rPr>
              <w:t>FailMessage</w:t>
            </w:r>
            <w:proofErr w:type="spellEnd"/>
            <w:r>
              <w:rPr>
                <w:rFonts w:asciiTheme="minorHAnsi" w:hAnsiTheme="minorHAnsi"/>
                <w:sz w:val="20"/>
              </w:rPr>
              <w:t xml:space="preserve"> to add file name.</w:t>
            </w:r>
          </w:p>
          <w:p w:rsidR="00EA5B9C" w:rsidRPr="003B16DA" w:rsidRDefault="00EA5B9C" w:rsidP="00EA5B9C">
            <w:pPr>
              <w:pStyle w:val="hdr1"/>
              <w:ind w:left="0"/>
              <w:rPr>
                <w:rFonts w:asciiTheme="minorHAnsi" w:hAnsiTheme="minorHAnsi"/>
                <w:sz w:val="20"/>
              </w:rPr>
            </w:pPr>
            <w:r w:rsidRPr="003B16DA">
              <w:rPr>
                <w:rFonts w:asciiTheme="minorHAnsi" w:hAnsiTheme="minorHAnsi"/>
                <w:sz w:val="20"/>
              </w:rPr>
              <w:t xml:space="preserve">2.2.2.3 -Replaced package flow screen capture </w:t>
            </w:r>
          </w:p>
          <w:p w:rsidR="00EA5B9C" w:rsidRDefault="00EA5B9C" w:rsidP="00A45C57">
            <w:pPr>
              <w:pStyle w:val="hdr1"/>
              <w:ind w:left="0"/>
              <w:jc w:val="left"/>
              <w:rPr>
                <w:rFonts w:asciiTheme="minorHAnsi" w:hAnsiTheme="minorHAnsi"/>
                <w:sz w:val="20"/>
              </w:rPr>
            </w:pPr>
            <w:r>
              <w:rPr>
                <w:rFonts w:asciiTheme="minorHAnsi" w:hAnsiTheme="minorHAnsi"/>
                <w:sz w:val="20"/>
              </w:rPr>
              <w:t>2.2.2.4 Added new section describing containers</w:t>
            </w:r>
          </w:p>
          <w:p w:rsidR="00EA5B9C" w:rsidRDefault="00EA5B9C" w:rsidP="00A45C57">
            <w:pPr>
              <w:pStyle w:val="hdr1"/>
              <w:ind w:left="0"/>
              <w:jc w:val="left"/>
              <w:rPr>
                <w:rFonts w:asciiTheme="minorHAnsi" w:hAnsiTheme="minorHAnsi"/>
                <w:sz w:val="20"/>
              </w:rPr>
            </w:pPr>
            <w:r>
              <w:rPr>
                <w:rFonts w:asciiTheme="minorHAnsi" w:hAnsiTheme="minorHAnsi"/>
                <w:sz w:val="20"/>
              </w:rPr>
              <w:t>2.2.2.5 updated workflow to remove additional steps that were replaced with consolidated stored procedure</w:t>
            </w:r>
          </w:p>
          <w:p w:rsidR="00EA5B9C" w:rsidRDefault="00EA5B9C" w:rsidP="00A45C57">
            <w:pPr>
              <w:pStyle w:val="hdr1"/>
              <w:ind w:left="0"/>
              <w:jc w:val="left"/>
              <w:rPr>
                <w:rFonts w:asciiTheme="minorHAnsi" w:hAnsiTheme="minorHAnsi"/>
                <w:sz w:val="20"/>
              </w:rPr>
            </w:pPr>
            <w:r>
              <w:rPr>
                <w:rFonts w:asciiTheme="minorHAnsi" w:hAnsiTheme="minorHAnsi"/>
                <w:sz w:val="20"/>
              </w:rPr>
              <w:t>2.2.4 Added 2 new stored procedures and updated description</w:t>
            </w:r>
          </w:p>
          <w:p w:rsidR="00EA5B9C" w:rsidRPr="00842389" w:rsidRDefault="00EA5B9C" w:rsidP="00A45C57">
            <w:pPr>
              <w:pStyle w:val="hdr1"/>
              <w:ind w:left="0"/>
              <w:jc w:val="left"/>
              <w:rPr>
                <w:rFonts w:asciiTheme="minorHAnsi" w:hAnsiTheme="minorHAnsi"/>
                <w:sz w:val="20"/>
              </w:rPr>
            </w:pPr>
            <w:r>
              <w:rPr>
                <w:rFonts w:asciiTheme="minorHAnsi" w:hAnsiTheme="minorHAnsi"/>
                <w:sz w:val="20"/>
              </w:rPr>
              <w:t>2.2.5 Updated description on function</w:t>
            </w:r>
          </w:p>
        </w:tc>
        <w:tc>
          <w:tcPr>
            <w:tcW w:w="2790" w:type="dxa"/>
          </w:tcPr>
          <w:p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Susmitha Palacherla</w:t>
            </w:r>
          </w:p>
        </w:tc>
      </w:tr>
      <w:tr w:rsidR="00917A1A" w:rsidRPr="00D37C04" w:rsidTr="00A45C57">
        <w:tc>
          <w:tcPr>
            <w:tcW w:w="1440" w:type="dxa"/>
          </w:tcPr>
          <w:p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8/14/2017</w:t>
            </w:r>
          </w:p>
        </w:tc>
        <w:tc>
          <w:tcPr>
            <w:tcW w:w="5238" w:type="dxa"/>
          </w:tcPr>
          <w:p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TFS 7105 – Upgrade to SQL Server 2012</w:t>
            </w:r>
          </w:p>
        </w:tc>
        <w:tc>
          <w:tcPr>
            <w:tcW w:w="2790" w:type="dxa"/>
          </w:tcPr>
          <w:p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Susmitha Palacherla</w:t>
            </w:r>
          </w:p>
        </w:tc>
      </w:tr>
      <w:tr w:rsidR="0054008E" w:rsidRPr="00D37C04" w:rsidTr="00A45C57">
        <w:tc>
          <w:tcPr>
            <w:tcW w:w="1440" w:type="dxa"/>
          </w:tcPr>
          <w:p w:rsidR="0054008E" w:rsidRPr="0054008E" w:rsidRDefault="0054008E" w:rsidP="0054008E">
            <w:pPr>
              <w:pStyle w:val="hdr1"/>
              <w:ind w:left="0"/>
              <w:jc w:val="left"/>
              <w:rPr>
                <w:rFonts w:asciiTheme="minorHAnsi" w:hAnsiTheme="minorHAnsi"/>
                <w:sz w:val="20"/>
              </w:rPr>
            </w:pPr>
            <w:r>
              <w:rPr>
                <w:rFonts w:asciiTheme="minorHAnsi" w:hAnsiTheme="minorHAnsi"/>
                <w:sz w:val="20"/>
              </w:rPr>
              <w:t>12/29/</w:t>
            </w:r>
            <w:r w:rsidRPr="00EA2F09">
              <w:rPr>
                <w:rFonts w:asciiTheme="minorHAnsi" w:hAnsiTheme="minorHAnsi"/>
                <w:sz w:val="20"/>
              </w:rPr>
              <w:t>2017</w:t>
            </w:r>
          </w:p>
        </w:tc>
        <w:tc>
          <w:tcPr>
            <w:tcW w:w="5238" w:type="dxa"/>
          </w:tcPr>
          <w:p w:rsidR="0054008E" w:rsidRPr="0054008E" w:rsidRDefault="0054008E">
            <w:pPr>
              <w:pStyle w:val="hdr1"/>
              <w:ind w:left="0"/>
              <w:jc w:val="left"/>
              <w:rPr>
                <w:rFonts w:asciiTheme="minorHAnsi" w:hAnsiTheme="minorHAnsi"/>
                <w:sz w:val="20"/>
              </w:rPr>
            </w:pPr>
            <w:r w:rsidRPr="00EA2F09">
              <w:rPr>
                <w:rFonts w:asciiTheme="minorHAnsi" w:hAnsiTheme="minorHAnsi"/>
                <w:sz w:val="20"/>
              </w:rPr>
              <w:t xml:space="preserve">TFS </w:t>
            </w:r>
            <w:r>
              <w:rPr>
                <w:rFonts w:asciiTheme="minorHAnsi" w:hAnsiTheme="minorHAnsi"/>
                <w:sz w:val="20"/>
              </w:rPr>
              <w:t>9451</w:t>
            </w:r>
            <w:r w:rsidRPr="00EA2F09">
              <w:rPr>
                <w:rFonts w:asciiTheme="minorHAnsi" w:hAnsiTheme="minorHAnsi"/>
                <w:sz w:val="20"/>
              </w:rPr>
              <w:t xml:space="preserve"> – </w:t>
            </w:r>
            <w:r w:rsidRPr="0054008E">
              <w:rPr>
                <w:rFonts w:asciiTheme="minorHAnsi" w:hAnsiTheme="minorHAnsi"/>
                <w:sz w:val="20"/>
              </w:rPr>
              <w:t xml:space="preserve"> update documentation to show new OMR report code IAEF</w:t>
            </w:r>
          </w:p>
        </w:tc>
        <w:tc>
          <w:tcPr>
            <w:tcW w:w="2790" w:type="dxa"/>
          </w:tcPr>
          <w:p w:rsidR="0054008E" w:rsidRPr="0054008E" w:rsidRDefault="0054008E" w:rsidP="0054008E">
            <w:pPr>
              <w:pStyle w:val="hdr1"/>
              <w:ind w:left="0"/>
              <w:jc w:val="left"/>
              <w:rPr>
                <w:rFonts w:asciiTheme="minorHAnsi" w:hAnsiTheme="minorHAnsi"/>
                <w:sz w:val="20"/>
              </w:rPr>
            </w:pPr>
            <w:r w:rsidRPr="00EA2F09">
              <w:rPr>
                <w:rFonts w:asciiTheme="minorHAnsi" w:hAnsiTheme="minorHAnsi"/>
                <w:sz w:val="20"/>
              </w:rPr>
              <w:t>Susmitha Palacherla</w:t>
            </w:r>
          </w:p>
        </w:tc>
      </w:tr>
      <w:tr w:rsidR="00E25F26" w:rsidRPr="00D37C04" w:rsidTr="00A45C57">
        <w:trPr>
          <w:ins w:id="5" w:author="Palacherla, Susmitha C (NONUS)" w:date="2018-01-17T10:10:00Z"/>
        </w:trPr>
        <w:tc>
          <w:tcPr>
            <w:tcW w:w="1440" w:type="dxa"/>
          </w:tcPr>
          <w:p w:rsidR="00E25F26" w:rsidRDefault="00E25F26" w:rsidP="00E25F26">
            <w:pPr>
              <w:pStyle w:val="hdr1"/>
              <w:ind w:left="0"/>
              <w:jc w:val="left"/>
              <w:rPr>
                <w:ins w:id="6" w:author="Palacherla, Susmitha C (NONUS)" w:date="2018-01-17T10:10:00Z"/>
                <w:rFonts w:asciiTheme="minorHAnsi" w:hAnsiTheme="minorHAnsi"/>
                <w:sz w:val="20"/>
              </w:rPr>
            </w:pPr>
            <w:ins w:id="7" w:author="Palacherla, Susmitha C (NONUS)" w:date="2018-01-17T10:10:00Z">
              <w:r>
                <w:rPr>
                  <w:rFonts w:asciiTheme="minorHAnsi" w:hAnsiTheme="minorHAnsi"/>
                  <w:sz w:val="20"/>
                </w:rPr>
                <w:t>01/02/2018</w:t>
              </w:r>
            </w:ins>
          </w:p>
        </w:tc>
        <w:tc>
          <w:tcPr>
            <w:tcW w:w="5238" w:type="dxa"/>
          </w:tcPr>
          <w:p w:rsidR="00E25F26" w:rsidRPr="00EA2F09" w:rsidRDefault="00E25F26" w:rsidP="00E25F26">
            <w:pPr>
              <w:pStyle w:val="hdr1"/>
              <w:ind w:left="0"/>
              <w:jc w:val="left"/>
              <w:rPr>
                <w:ins w:id="8" w:author="Palacherla, Susmitha C (NONUS)" w:date="2018-01-17T10:10:00Z"/>
                <w:rFonts w:asciiTheme="minorHAnsi" w:hAnsiTheme="minorHAnsi"/>
                <w:sz w:val="20"/>
              </w:rPr>
            </w:pPr>
            <w:ins w:id="9" w:author="Palacherla, Susmitha C (NONUS)" w:date="2018-01-17T10:10:00Z">
              <w:r w:rsidRPr="00E25F26">
                <w:rPr>
                  <w:rFonts w:asciiTheme="minorHAnsi" w:hAnsiTheme="minorHAnsi"/>
                  <w:sz w:val="20"/>
                  <w:rPrChange w:id="10" w:author="Palacherla, Susmitha C (NONUS)" w:date="2018-01-17T10:10:00Z">
                    <w:rPr>
                      <w:rFonts w:ascii="Times New Roman (PCL6)" w:hAnsi="Times New Roman (PCL6)"/>
                    </w:rPr>
                  </w:rPrChange>
                </w:rPr>
                <w:t>TFS 7854 – Encryption related changes for feed files and staging tables</w:t>
              </w:r>
            </w:ins>
          </w:p>
        </w:tc>
        <w:tc>
          <w:tcPr>
            <w:tcW w:w="2790" w:type="dxa"/>
          </w:tcPr>
          <w:p w:rsidR="00E25F26" w:rsidRPr="00EA2F09" w:rsidRDefault="00E25F26" w:rsidP="00E25F26">
            <w:pPr>
              <w:pStyle w:val="hdr1"/>
              <w:ind w:left="0"/>
              <w:jc w:val="left"/>
              <w:rPr>
                <w:ins w:id="11" w:author="Palacherla, Susmitha C (NONUS)" w:date="2018-01-17T10:10:00Z"/>
                <w:rFonts w:asciiTheme="minorHAnsi" w:hAnsiTheme="minorHAnsi"/>
                <w:sz w:val="20"/>
              </w:rPr>
            </w:pPr>
            <w:ins w:id="12" w:author="Palacherla, Susmitha C (NONUS)" w:date="2018-01-17T10:10:00Z">
              <w:r w:rsidRPr="00EA2F09">
                <w:rPr>
                  <w:rFonts w:asciiTheme="minorHAnsi" w:hAnsiTheme="minorHAnsi"/>
                  <w:sz w:val="20"/>
                </w:rPr>
                <w:t>Susmitha Palacherla</w:t>
              </w:r>
            </w:ins>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3" w:name="_Toc434743870"/>
      <w:r w:rsidRPr="002431EB">
        <w:br w:type="page"/>
      </w:r>
      <w:bookmarkEnd w:id="13"/>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bookmarkStart w:id="14" w:name="_GoBack"/>
          <w:bookmarkEnd w:id="14"/>
        </w:p>
        <w:p w:rsidR="00BE2FE1" w:rsidRDefault="00481F6E">
          <w:pPr>
            <w:pStyle w:val="TOC1"/>
            <w:tabs>
              <w:tab w:val="left" w:pos="440"/>
              <w:tab w:val="right" w:leader="dot" w:pos="9350"/>
            </w:tabs>
            <w:rPr>
              <w:ins w:id="15" w:author="Palacherla, Susmitha C (NONUS)" w:date="2018-01-17T10:54:00Z"/>
              <w:rFonts w:asciiTheme="minorHAnsi" w:eastAsiaTheme="minorEastAsia" w:hAnsiTheme="minorHAnsi" w:cstheme="minorBidi"/>
              <w:noProof/>
            </w:rPr>
          </w:pPr>
          <w:r>
            <w:fldChar w:fldCharType="begin"/>
          </w:r>
          <w:r>
            <w:instrText xml:space="preserve"> TOC \o "1-3" \h \z \u </w:instrText>
          </w:r>
          <w:r>
            <w:fldChar w:fldCharType="separate"/>
          </w:r>
          <w:ins w:id="16" w:author="Palacherla, Susmitha C (NONUS)" w:date="2018-01-17T10:54:00Z">
            <w:r w:rsidR="00BE2FE1" w:rsidRPr="00117F1C">
              <w:rPr>
                <w:rStyle w:val="Hyperlink"/>
                <w:noProof/>
              </w:rPr>
              <w:fldChar w:fldCharType="begin"/>
            </w:r>
            <w:r w:rsidR="00BE2FE1" w:rsidRPr="00117F1C">
              <w:rPr>
                <w:rStyle w:val="Hyperlink"/>
                <w:noProof/>
              </w:rPr>
              <w:instrText xml:space="preserve"> </w:instrText>
            </w:r>
            <w:r w:rsidR="00BE2FE1">
              <w:rPr>
                <w:noProof/>
              </w:rPr>
              <w:instrText>HYPERLINK \l "_Toc503949770"</w:instrText>
            </w:r>
            <w:r w:rsidR="00BE2FE1" w:rsidRPr="00117F1C">
              <w:rPr>
                <w:rStyle w:val="Hyperlink"/>
                <w:noProof/>
              </w:rPr>
              <w:instrText xml:space="preserve"> </w:instrText>
            </w:r>
            <w:r w:rsidR="00BE2FE1" w:rsidRPr="00117F1C">
              <w:rPr>
                <w:rStyle w:val="Hyperlink"/>
                <w:noProof/>
              </w:rPr>
            </w:r>
            <w:r w:rsidR="00BE2FE1" w:rsidRPr="00117F1C">
              <w:rPr>
                <w:rStyle w:val="Hyperlink"/>
                <w:noProof/>
              </w:rPr>
              <w:fldChar w:fldCharType="separate"/>
            </w:r>
            <w:r w:rsidR="00BE2FE1" w:rsidRPr="00117F1C">
              <w:rPr>
                <w:rStyle w:val="Hyperlink"/>
                <w:noProof/>
              </w:rPr>
              <w:t>1.</w:t>
            </w:r>
            <w:r w:rsidR="00BE2FE1">
              <w:rPr>
                <w:rFonts w:asciiTheme="minorHAnsi" w:eastAsiaTheme="minorEastAsia" w:hAnsiTheme="minorHAnsi" w:cstheme="minorBidi"/>
                <w:noProof/>
              </w:rPr>
              <w:tab/>
            </w:r>
            <w:r w:rsidR="00BE2FE1" w:rsidRPr="00117F1C">
              <w:rPr>
                <w:rStyle w:val="Hyperlink"/>
                <w:noProof/>
              </w:rPr>
              <w:t>Overview</w:t>
            </w:r>
            <w:r w:rsidR="00BE2FE1">
              <w:rPr>
                <w:noProof/>
                <w:webHidden/>
              </w:rPr>
              <w:tab/>
            </w:r>
            <w:r w:rsidR="00BE2FE1">
              <w:rPr>
                <w:noProof/>
                <w:webHidden/>
              </w:rPr>
              <w:fldChar w:fldCharType="begin"/>
            </w:r>
            <w:r w:rsidR="00BE2FE1">
              <w:rPr>
                <w:noProof/>
                <w:webHidden/>
              </w:rPr>
              <w:instrText xml:space="preserve"> PAGEREF _Toc503949770 \h </w:instrText>
            </w:r>
            <w:r w:rsidR="00BE2FE1">
              <w:rPr>
                <w:noProof/>
                <w:webHidden/>
              </w:rPr>
            </w:r>
          </w:ins>
          <w:r w:rsidR="00BE2FE1">
            <w:rPr>
              <w:noProof/>
              <w:webHidden/>
            </w:rPr>
            <w:fldChar w:fldCharType="separate"/>
          </w:r>
          <w:ins w:id="17" w:author="Palacherla, Susmitha C (NONUS)" w:date="2018-01-17T10:54:00Z">
            <w:r w:rsidR="00BE2FE1">
              <w:rPr>
                <w:noProof/>
                <w:webHidden/>
              </w:rPr>
              <w:t>4</w:t>
            </w:r>
            <w:r w:rsidR="00BE2FE1">
              <w:rPr>
                <w:noProof/>
                <w:webHidden/>
              </w:rPr>
              <w:fldChar w:fldCharType="end"/>
            </w:r>
            <w:r w:rsidR="00BE2FE1" w:rsidRPr="00117F1C">
              <w:rPr>
                <w:rStyle w:val="Hyperlink"/>
                <w:noProof/>
              </w:rPr>
              <w:fldChar w:fldCharType="end"/>
            </w:r>
          </w:ins>
        </w:p>
        <w:p w:rsidR="00BE2FE1" w:rsidRDefault="00BE2FE1">
          <w:pPr>
            <w:pStyle w:val="TOC2"/>
            <w:tabs>
              <w:tab w:val="left" w:pos="880"/>
              <w:tab w:val="right" w:leader="dot" w:pos="9350"/>
            </w:tabs>
            <w:rPr>
              <w:ins w:id="18" w:author="Palacherla, Susmitha C (NONUS)" w:date="2018-01-17T10:54:00Z"/>
              <w:noProof/>
              <w:lang w:eastAsia="en-US"/>
            </w:rPr>
          </w:pPr>
          <w:ins w:id="19" w:author="Palacherla, Susmitha C (NONUS)" w:date="2018-01-17T10:54:00Z">
            <w:r w:rsidRPr="00117F1C">
              <w:rPr>
                <w:rStyle w:val="Hyperlink"/>
                <w:noProof/>
              </w:rPr>
              <w:fldChar w:fldCharType="begin"/>
            </w:r>
            <w:r w:rsidRPr="00117F1C">
              <w:rPr>
                <w:rStyle w:val="Hyperlink"/>
                <w:noProof/>
              </w:rPr>
              <w:instrText xml:space="preserve"> </w:instrText>
            </w:r>
            <w:r>
              <w:rPr>
                <w:noProof/>
              </w:rPr>
              <w:instrText>HYPERLINK \l "_Toc503949771"</w:instrText>
            </w:r>
            <w:r w:rsidRPr="00117F1C">
              <w:rPr>
                <w:rStyle w:val="Hyperlink"/>
                <w:noProof/>
              </w:rPr>
              <w:instrText xml:space="preserve"> </w:instrText>
            </w:r>
            <w:r w:rsidRPr="00117F1C">
              <w:rPr>
                <w:rStyle w:val="Hyperlink"/>
                <w:noProof/>
              </w:rPr>
            </w:r>
            <w:r w:rsidRPr="00117F1C">
              <w:rPr>
                <w:rStyle w:val="Hyperlink"/>
                <w:noProof/>
              </w:rPr>
              <w:fldChar w:fldCharType="separate"/>
            </w:r>
            <w:r w:rsidRPr="00117F1C">
              <w:rPr>
                <w:rStyle w:val="Hyperlink"/>
                <w:rFonts w:ascii="Calibri" w:hAnsi="Calibri"/>
                <w:noProof/>
              </w:rPr>
              <w:t>1.1</w:t>
            </w:r>
            <w:r>
              <w:rPr>
                <w:noProof/>
                <w:lang w:eastAsia="en-US"/>
              </w:rPr>
              <w:tab/>
            </w:r>
            <w:r w:rsidRPr="00117F1C">
              <w:rPr>
                <w:rStyle w:val="Hyperlink"/>
                <w:rFonts w:ascii="Calibri" w:hAnsi="Calibri"/>
                <w:noProof/>
              </w:rPr>
              <w:t>Project Description</w:t>
            </w:r>
            <w:r>
              <w:rPr>
                <w:noProof/>
                <w:webHidden/>
              </w:rPr>
              <w:tab/>
            </w:r>
            <w:r>
              <w:rPr>
                <w:noProof/>
                <w:webHidden/>
              </w:rPr>
              <w:fldChar w:fldCharType="begin"/>
            </w:r>
            <w:r>
              <w:rPr>
                <w:noProof/>
                <w:webHidden/>
              </w:rPr>
              <w:instrText xml:space="preserve"> PAGEREF _Toc503949771 \h </w:instrText>
            </w:r>
            <w:r>
              <w:rPr>
                <w:noProof/>
                <w:webHidden/>
              </w:rPr>
            </w:r>
          </w:ins>
          <w:r>
            <w:rPr>
              <w:noProof/>
              <w:webHidden/>
            </w:rPr>
            <w:fldChar w:fldCharType="separate"/>
          </w:r>
          <w:ins w:id="20" w:author="Palacherla, Susmitha C (NONUS)" w:date="2018-01-17T10:54:00Z">
            <w:r>
              <w:rPr>
                <w:noProof/>
                <w:webHidden/>
              </w:rPr>
              <w:t>4</w:t>
            </w:r>
            <w:r>
              <w:rPr>
                <w:noProof/>
                <w:webHidden/>
              </w:rPr>
              <w:fldChar w:fldCharType="end"/>
            </w:r>
            <w:r w:rsidRPr="00117F1C">
              <w:rPr>
                <w:rStyle w:val="Hyperlink"/>
                <w:noProof/>
              </w:rPr>
              <w:fldChar w:fldCharType="end"/>
            </w:r>
          </w:ins>
        </w:p>
        <w:p w:rsidR="00BE2FE1" w:rsidRDefault="00BE2FE1">
          <w:pPr>
            <w:pStyle w:val="TOC2"/>
            <w:tabs>
              <w:tab w:val="left" w:pos="880"/>
              <w:tab w:val="right" w:leader="dot" w:pos="9350"/>
            </w:tabs>
            <w:rPr>
              <w:ins w:id="21" w:author="Palacherla, Susmitha C (NONUS)" w:date="2018-01-17T10:54:00Z"/>
              <w:noProof/>
              <w:lang w:eastAsia="en-US"/>
            </w:rPr>
          </w:pPr>
          <w:ins w:id="22" w:author="Palacherla, Susmitha C (NONUS)" w:date="2018-01-17T10:54:00Z">
            <w:r w:rsidRPr="00117F1C">
              <w:rPr>
                <w:rStyle w:val="Hyperlink"/>
                <w:noProof/>
              </w:rPr>
              <w:fldChar w:fldCharType="begin"/>
            </w:r>
            <w:r w:rsidRPr="00117F1C">
              <w:rPr>
                <w:rStyle w:val="Hyperlink"/>
                <w:noProof/>
              </w:rPr>
              <w:instrText xml:space="preserve"> </w:instrText>
            </w:r>
            <w:r>
              <w:rPr>
                <w:noProof/>
              </w:rPr>
              <w:instrText>HYPERLINK \l "_Toc503949772"</w:instrText>
            </w:r>
            <w:r w:rsidRPr="00117F1C">
              <w:rPr>
                <w:rStyle w:val="Hyperlink"/>
                <w:noProof/>
              </w:rPr>
              <w:instrText xml:space="preserve"> </w:instrText>
            </w:r>
            <w:r w:rsidRPr="00117F1C">
              <w:rPr>
                <w:rStyle w:val="Hyperlink"/>
                <w:noProof/>
              </w:rPr>
            </w:r>
            <w:r w:rsidRPr="00117F1C">
              <w:rPr>
                <w:rStyle w:val="Hyperlink"/>
                <w:noProof/>
              </w:rPr>
              <w:fldChar w:fldCharType="separate"/>
            </w:r>
            <w:r w:rsidRPr="00117F1C">
              <w:rPr>
                <w:rStyle w:val="Hyperlink"/>
                <w:rFonts w:ascii="Calibri" w:hAnsi="Calibri"/>
                <w:noProof/>
              </w:rPr>
              <w:t>1.2</w:t>
            </w:r>
            <w:r>
              <w:rPr>
                <w:noProof/>
                <w:lang w:eastAsia="en-US"/>
              </w:rPr>
              <w:tab/>
            </w:r>
            <w:r w:rsidRPr="00117F1C">
              <w:rPr>
                <w:rStyle w:val="Hyperlink"/>
                <w:rFonts w:ascii="Calibri" w:hAnsi="Calibri"/>
                <w:noProof/>
              </w:rPr>
              <w:t>Document Scope</w:t>
            </w:r>
            <w:r>
              <w:rPr>
                <w:noProof/>
                <w:webHidden/>
              </w:rPr>
              <w:tab/>
            </w:r>
            <w:r>
              <w:rPr>
                <w:noProof/>
                <w:webHidden/>
              </w:rPr>
              <w:fldChar w:fldCharType="begin"/>
            </w:r>
            <w:r>
              <w:rPr>
                <w:noProof/>
                <w:webHidden/>
              </w:rPr>
              <w:instrText xml:space="preserve"> PAGEREF _Toc503949772 \h </w:instrText>
            </w:r>
            <w:r>
              <w:rPr>
                <w:noProof/>
                <w:webHidden/>
              </w:rPr>
            </w:r>
          </w:ins>
          <w:r>
            <w:rPr>
              <w:noProof/>
              <w:webHidden/>
            </w:rPr>
            <w:fldChar w:fldCharType="separate"/>
          </w:r>
          <w:ins w:id="23" w:author="Palacherla, Susmitha C (NONUS)" w:date="2018-01-17T10:54:00Z">
            <w:r>
              <w:rPr>
                <w:noProof/>
                <w:webHidden/>
              </w:rPr>
              <w:t>4</w:t>
            </w:r>
            <w:r>
              <w:rPr>
                <w:noProof/>
                <w:webHidden/>
              </w:rPr>
              <w:fldChar w:fldCharType="end"/>
            </w:r>
            <w:r w:rsidRPr="00117F1C">
              <w:rPr>
                <w:rStyle w:val="Hyperlink"/>
                <w:noProof/>
              </w:rPr>
              <w:fldChar w:fldCharType="end"/>
            </w:r>
          </w:ins>
        </w:p>
        <w:p w:rsidR="00BE2FE1" w:rsidRDefault="00BE2FE1">
          <w:pPr>
            <w:pStyle w:val="TOC2"/>
            <w:tabs>
              <w:tab w:val="left" w:pos="880"/>
              <w:tab w:val="right" w:leader="dot" w:pos="9350"/>
            </w:tabs>
            <w:rPr>
              <w:ins w:id="24" w:author="Palacherla, Susmitha C (NONUS)" w:date="2018-01-17T10:54:00Z"/>
              <w:noProof/>
              <w:lang w:eastAsia="en-US"/>
            </w:rPr>
          </w:pPr>
          <w:ins w:id="25" w:author="Palacherla, Susmitha C (NONUS)" w:date="2018-01-17T10:54:00Z">
            <w:r w:rsidRPr="00117F1C">
              <w:rPr>
                <w:rStyle w:val="Hyperlink"/>
                <w:noProof/>
              </w:rPr>
              <w:fldChar w:fldCharType="begin"/>
            </w:r>
            <w:r w:rsidRPr="00117F1C">
              <w:rPr>
                <w:rStyle w:val="Hyperlink"/>
                <w:noProof/>
              </w:rPr>
              <w:instrText xml:space="preserve"> </w:instrText>
            </w:r>
            <w:r>
              <w:rPr>
                <w:noProof/>
              </w:rPr>
              <w:instrText>HYPERLINK \l "_Toc503949773"</w:instrText>
            </w:r>
            <w:r w:rsidRPr="00117F1C">
              <w:rPr>
                <w:rStyle w:val="Hyperlink"/>
                <w:noProof/>
              </w:rPr>
              <w:instrText xml:space="preserve"> </w:instrText>
            </w:r>
            <w:r w:rsidRPr="00117F1C">
              <w:rPr>
                <w:rStyle w:val="Hyperlink"/>
                <w:noProof/>
              </w:rPr>
            </w:r>
            <w:r w:rsidRPr="00117F1C">
              <w:rPr>
                <w:rStyle w:val="Hyperlink"/>
                <w:noProof/>
              </w:rPr>
              <w:fldChar w:fldCharType="separate"/>
            </w:r>
            <w:r w:rsidRPr="00117F1C">
              <w:rPr>
                <w:rStyle w:val="Hyperlink"/>
                <w:rFonts w:ascii="Calibri" w:hAnsi="Calibri"/>
                <w:noProof/>
              </w:rPr>
              <w:t>1.3</w:t>
            </w:r>
            <w:r>
              <w:rPr>
                <w:noProof/>
                <w:lang w:eastAsia="en-US"/>
              </w:rPr>
              <w:tab/>
            </w:r>
            <w:r w:rsidRPr="00117F1C">
              <w:rPr>
                <w:rStyle w:val="Hyperlink"/>
                <w:rFonts w:ascii="Calibri" w:hAnsi="Calibri"/>
                <w:noProof/>
              </w:rPr>
              <w:t>Source Files</w:t>
            </w:r>
            <w:r>
              <w:rPr>
                <w:noProof/>
                <w:webHidden/>
              </w:rPr>
              <w:tab/>
            </w:r>
            <w:r>
              <w:rPr>
                <w:noProof/>
                <w:webHidden/>
              </w:rPr>
              <w:fldChar w:fldCharType="begin"/>
            </w:r>
            <w:r>
              <w:rPr>
                <w:noProof/>
                <w:webHidden/>
              </w:rPr>
              <w:instrText xml:space="preserve"> PAGEREF _Toc503949773 \h </w:instrText>
            </w:r>
            <w:r>
              <w:rPr>
                <w:noProof/>
                <w:webHidden/>
              </w:rPr>
            </w:r>
          </w:ins>
          <w:r>
            <w:rPr>
              <w:noProof/>
              <w:webHidden/>
            </w:rPr>
            <w:fldChar w:fldCharType="separate"/>
          </w:r>
          <w:ins w:id="26" w:author="Palacherla, Susmitha C (NONUS)" w:date="2018-01-17T10:54:00Z">
            <w:r>
              <w:rPr>
                <w:noProof/>
                <w:webHidden/>
              </w:rPr>
              <w:t>4</w:t>
            </w:r>
            <w:r>
              <w:rPr>
                <w:noProof/>
                <w:webHidden/>
              </w:rPr>
              <w:fldChar w:fldCharType="end"/>
            </w:r>
            <w:r w:rsidRPr="00117F1C">
              <w:rPr>
                <w:rStyle w:val="Hyperlink"/>
                <w:noProof/>
              </w:rPr>
              <w:fldChar w:fldCharType="end"/>
            </w:r>
          </w:ins>
        </w:p>
        <w:p w:rsidR="00BE2FE1" w:rsidRDefault="00BE2FE1">
          <w:pPr>
            <w:pStyle w:val="TOC2"/>
            <w:tabs>
              <w:tab w:val="left" w:pos="880"/>
              <w:tab w:val="right" w:leader="dot" w:pos="9350"/>
            </w:tabs>
            <w:rPr>
              <w:ins w:id="27" w:author="Palacherla, Susmitha C (NONUS)" w:date="2018-01-17T10:54:00Z"/>
              <w:noProof/>
              <w:lang w:eastAsia="en-US"/>
            </w:rPr>
          </w:pPr>
          <w:ins w:id="28" w:author="Palacherla, Susmitha C (NONUS)" w:date="2018-01-17T10:54:00Z">
            <w:r w:rsidRPr="00117F1C">
              <w:rPr>
                <w:rStyle w:val="Hyperlink"/>
                <w:noProof/>
              </w:rPr>
              <w:fldChar w:fldCharType="begin"/>
            </w:r>
            <w:r w:rsidRPr="00117F1C">
              <w:rPr>
                <w:rStyle w:val="Hyperlink"/>
                <w:noProof/>
              </w:rPr>
              <w:instrText xml:space="preserve"> </w:instrText>
            </w:r>
            <w:r>
              <w:rPr>
                <w:noProof/>
              </w:rPr>
              <w:instrText>HYPERLINK \l "_Toc503949774"</w:instrText>
            </w:r>
            <w:r w:rsidRPr="00117F1C">
              <w:rPr>
                <w:rStyle w:val="Hyperlink"/>
                <w:noProof/>
              </w:rPr>
              <w:instrText xml:space="preserve"> </w:instrText>
            </w:r>
            <w:r w:rsidRPr="00117F1C">
              <w:rPr>
                <w:rStyle w:val="Hyperlink"/>
                <w:noProof/>
              </w:rPr>
            </w:r>
            <w:r w:rsidRPr="00117F1C">
              <w:rPr>
                <w:rStyle w:val="Hyperlink"/>
                <w:noProof/>
              </w:rPr>
              <w:fldChar w:fldCharType="separate"/>
            </w:r>
            <w:r w:rsidRPr="00117F1C">
              <w:rPr>
                <w:rStyle w:val="Hyperlink"/>
                <w:rFonts w:ascii="Calibri" w:hAnsi="Calibri"/>
                <w:noProof/>
              </w:rPr>
              <w:t>1.4</w:t>
            </w:r>
            <w:r>
              <w:rPr>
                <w:noProof/>
                <w:lang w:eastAsia="en-US"/>
              </w:rPr>
              <w:tab/>
            </w:r>
            <w:r w:rsidRPr="00117F1C">
              <w:rPr>
                <w:rStyle w:val="Hyperlink"/>
                <w:rFonts w:ascii="Calibri" w:hAnsi="Calibri"/>
                <w:noProof/>
              </w:rPr>
              <w:t>Module List</w:t>
            </w:r>
            <w:r>
              <w:rPr>
                <w:noProof/>
                <w:webHidden/>
              </w:rPr>
              <w:tab/>
            </w:r>
            <w:r>
              <w:rPr>
                <w:noProof/>
                <w:webHidden/>
              </w:rPr>
              <w:fldChar w:fldCharType="begin"/>
            </w:r>
            <w:r>
              <w:rPr>
                <w:noProof/>
                <w:webHidden/>
              </w:rPr>
              <w:instrText xml:space="preserve"> PAGEREF _Toc503949774 \h </w:instrText>
            </w:r>
            <w:r>
              <w:rPr>
                <w:noProof/>
                <w:webHidden/>
              </w:rPr>
            </w:r>
          </w:ins>
          <w:r>
            <w:rPr>
              <w:noProof/>
              <w:webHidden/>
            </w:rPr>
            <w:fldChar w:fldCharType="separate"/>
          </w:r>
          <w:ins w:id="29" w:author="Palacherla, Susmitha C (NONUS)" w:date="2018-01-17T10:54:00Z">
            <w:r>
              <w:rPr>
                <w:noProof/>
                <w:webHidden/>
              </w:rPr>
              <w:t>6</w:t>
            </w:r>
            <w:r>
              <w:rPr>
                <w:noProof/>
                <w:webHidden/>
              </w:rPr>
              <w:fldChar w:fldCharType="end"/>
            </w:r>
            <w:r w:rsidRPr="00117F1C">
              <w:rPr>
                <w:rStyle w:val="Hyperlink"/>
                <w:noProof/>
              </w:rPr>
              <w:fldChar w:fldCharType="end"/>
            </w:r>
          </w:ins>
        </w:p>
        <w:p w:rsidR="00BE2FE1" w:rsidRDefault="00BE2FE1">
          <w:pPr>
            <w:pStyle w:val="TOC2"/>
            <w:tabs>
              <w:tab w:val="left" w:pos="880"/>
              <w:tab w:val="right" w:leader="dot" w:pos="9350"/>
            </w:tabs>
            <w:rPr>
              <w:ins w:id="30" w:author="Palacherla, Susmitha C (NONUS)" w:date="2018-01-17T10:54:00Z"/>
              <w:noProof/>
              <w:lang w:eastAsia="en-US"/>
            </w:rPr>
          </w:pPr>
          <w:ins w:id="31" w:author="Palacherla, Susmitha C (NONUS)" w:date="2018-01-17T10:54:00Z">
            <w:r w:rsidRPr="00117F1C">
              <w:rPr>
                <w:rStyle w:val="Hyperlink"/>
                <w:noProof/>
              </w:rPr>
              <w:fldChar w:fldCharType="begin"/>
            </w:r>
            <w:r w:rsidRPr="00117F1C">
              <w:rPr>
                <w:rStyle w:val="Hyperlink"/>
                <w:noProof/>
              </w:rPr>
              <w:instrText xml:space="preserve"> </w:instrText>
            </w:r>
            <w:r>
              <w:rPr>
                <w:noProof/>
              </w:rPr>
              <w:instrText>HYPERLINK \l "_Toc503949775"</w:instrText>
            </w:r>
            <w:r w:rsidRPr="00117F1C">
              <w:rPr>
                <w:rStyle w:val="Hyperlink"/>
                <w:noProof/>
              </w:rPr>
              <w:instrText xml:space="preserve"> </w:instrText>
            </w:r>
            <w:r w:rsidRPr="00117F1C">
              <w:rPr>
                <w:rStyle w:val="Hyperlink"/>
                <w:noProof/>
              </w:rPr>
            </w:r>
            <w:r w:rsidRPr="00117F1C">
              <w:rPr>
                <w:rStyle w:val="Hyperlink"/>
                <w:noProof/>
              </w:rPr>
              <w:fldChar w:fldCharType="separate"/>
            </w:r>
            <w:r w:rsidRPr="00117F1C">
              <w:rPr>
                <w:rStyle w:val="Hyperlink"/>
                <w:rFonts w:ascii="Calibri" w:hAnsi="Calibri"/>
                <w:noProof/>
              </w:rPr>
              <w:t>1.5</w:t>
            </w:r>
            <w:r>
              <w:rPr>
                <w:noProof/>
                <w:lang w:eastAsia="en-US"/>
              </w:rPr>
              <w:tab/>
            </w:r>
            <w:r w:rsidRPr="00117F1C">
              <w:rPr>
                <w:rStyle w:val="Hyperlink"/>
                <w:rFonts w:ascii="Calibri" w:hAnsi="Calibri"/>
                <w:noProof/>
              </w:rPr>
              <w:t>Software and Hardware Interfaces</w:t>
            </w:r>
            <w:r>
              <w:rPr>
                <w:noProof/>
                <w:webHidden/>
              </w:rPr>
              <w:tab/>
            </w:r>
            <w:r>
              <w:rPr>
                <w:noProof/>
                <w:webHidden/>
              </w:rPr>
              <w:fldChar w:fldCharType="begin"/>
            </w:r>
            <w:r>
              <w:rPr>
                <w:noProof/>
                <w:webHidden/>
              </w:rPr>
              <w:instrText xml:space="preserve"> PAGEREF _Toc503949775 \h </w:instrText>
            </w:r>
            <w:r>
              <w:rPr>
                <w:noProof/>
                <w:webHidden/>
              </w:rPr>
            </w:r>
          </w:ins>
          <w:r>
            <w:rPr>
              <w:noProof/>
              <w:webHidden/>
            </w:rPr>
            <w:fldChar w:fldCharType="separate"/>
          </w:r>
          <w:ins w:id="32" w:author="Palacherla, Susmitha C (NONUS)" w:date="2018-01-17T10:54:00Z">
            <w:r>
              <w:rPr>
                <w:noProof/>
                <w:webHidden/>
              </w:rPr>
              <w:t>6</w:t>
            </w:r>
            <w:r>
              <w:rPr>
                <w:noProof/>
                <w:webHidden/>
              </w:rPr>
              <w:fldChar w:fldCharType="end"/>
            </w:r>
            <w:r w:rsidRPr="00117F1C">
              <w:rPr>
                <w:rStyle w:val="Hyperlink"/>
                <w:noProof/>
              </w:rPr>
              <w:fldChar w:fldCharType="end"/>
            </w:r>
          </w:ins>
        </w:p>
        <w:p w:rsidR="00BE2FE1" w:rsidRDefault="00BE2FE1">
          <w:pPr>
            <w:pStyle w:val="TOC3"/>
            <w:tabs>
              <w:tab w:val="left" w:pos="1320"/>
              <w:tab w:val="right" w:leader="dot" w:pos="9350"/>
            </w:tabs>
            <w:rPr>
              <w:ins w:id="33" w:author="Palacherla, Susmitha C (NONUS)" w:date="2018-01-17T10:54:00Z"/>
              <w:noProof/>
              <w:lang w:eastAsia="en-US"/>
            </w:rPr>
          </w:pPr>
          <w:ins w:id="34" w:author="Palacherla, Susmitha C (NONUS)" w:date="2018-01-17T10:54:00Z">
            <w:r w:rsidRPr="00117F1C">
              <w:rPr>
                <w:rStyle w:val="Hyperlink"/>
                <w:noProof/>
              </w:rPr>
              <w:fldChar w:fldCharType="begin"/>
            </w:r>
            <w:r w:rsidRPr="00117F1C">
              <w:rPr>
                <w:rStyle w:val="Hyperlink"/>
                <w:noProof/>
              </w:rPr>
              <w:instrText xml:space="preserve"> </w:instrText>
            </w:r>
            <w:r>
              <w:rPr>
                <w:noProof/>
              </w:rPr>
              <w:instrText>HYPERLINK \l "_Toc503949776"</w:instrText>
            </w:r>
            <w:r w:rsidRPr="00117F1C">
              <w:rPr>
                <w:rStyle w:val="Hyperlink"/>
                <w:noProof/>
              </w:rPr>
              <w:instrText xml:space="preserve"> </w:instrText>
            </w:r>
            <w:r w:rsidRPr="00117F1C">
              <w:rPr>
                <w:rStyle w:val="Hyperlink"/>
                <w:noProof/>
              </w:rPr>
            </w:r>
            <w:r w:rsidRPr="00117F1C">
              <w:rPr>
                <w:rStyle w:val="Hyperlink"/>
                <w:noProof/>
              </w:rPr>
              <w:fldChar w:fldCharType="separate"/>
            </w:r>
            <w:r w:rsidRPr="00117F1C">
              <w:rPr>
                <w:rStyle w:val="Hyperlink"/>
                <w:noProof/>
              </w:rPr>
              <w:t>1.5.1</w:t>
            </w:r>
            <w:r>
              <w:rPr>
                <w:noProof/>
                <w:lang w:eastAsia="en-US"/>
              </w:rPr>
              <w:tab/>
            </w:r>
            <w:r w:rsidRPr="00117F1C">
              <w:rPr>
                <w:rStyle w:val="Hyperlink"/>
                <w:noProof/>
              </w:rPr>
              <w:t>Software</w:t>
            </w:r>
            <w:r>
              <w:rPr>
                <w:noProof/>
                <w:webHidden/>
              </w:rPr>
              <w:tab/>
            </w:r>
            <w:r>
              <w:rPr>
                <w:noProof/>
                <w:webHidden/>
              </w:rPr>
              <w:fldChar w:fldCharType="begin"/>
            </w:r>
            <w:r>
              <w:rPr>
                <w:noProof/>
                <w:webHidden/>
              </w:rPr>
              <w:instrText xml:space="preserve"> PAGEREF _Toc503949776 \h </w:instrText>
            </w:r>
            <w:r>
              <w:rPr>
                <w:noProof/>
                <w:webHidden/>
              </w:rPr>
            </w:r>
          </w:ins>
          <w:r>
            <w:rPr>
              <w:noProof/>
              <w:webHidden/>
            </w:rPr>
            <w:fldChar w:fldCharType="separate"/>
          </w:r>
          <w:ins w:id="35" w:author="Palacherla, Susmitha C (NONUS)" w:date="2018-01-17T10:54:00Z">
            <w:r>
              <w:rPr>
                <w:noProof/>
                <w:webHidden/>
              </w:rPr>
              <w:t>6</w:t>
            </w:r>
            <w:r>
              <w:rPr>
                <w:noProof/>
                <w:webHidden/>
              </w:rPr>
              <w:fldChar w:fldCharType="end"/>
            </w:r>
            <w:r w:rsidRPr="00117F1C">
              <w:rPr>
                <w:rStyle w:val="Hyperlink"/>
                <w:noProof/>
              </w:rPr>
              <w:fldChar w:fldCharType="end"/>
            </w:r>
          </w:ins>
        </w:p>
        <w:p w:rsidR="00BE2FE1" w:rsidRDefault="00BE2FE1">
          <w:pPr>
            <w:pStyle w:val="TOC3"/>
            <w:tabs>
              <w:tab w:val="left" w:pos="1320"/>
              <w:tab w:val="right" w:leader="dot" w:pos="9350"/>
            </w:tabs>
            <w:rPr>
              <w:ins w:id="36" w:author="Palacherla, Susmitha C (NONUS)" w:date="2018-01-17T10:54:00Z"/>
              <w:noProof/>
              <w:lang w:eastAsia="en-US"/>
            </w:rPr>
          </w:pPr>
          <w:ins w:id="37" w:author="Palacherla, Susmitha C (NONUS)" w:date="2018-01-17T10:54:00Z">
            <w:r w:rsidRPr="00117F1C">
              <w:rPr>
                <w:rStyle w:val="Hyperlink"/>
                <w:noProof/>
              </w:rPr>
              <w:fldChar w:fldCharType="begin"/>
            </w:r>
            <w:r w:rsidRPr="00117F1C">
              <w:rPr>
                <w:rStyle w:val="Hyperlink"/>
                <w:noProof/>
              </w:rPr>
              <w:instrText xml:space="preserve"> </w:instrText>
            </w:r>
            <w:r>
              <w:rPr>
                <w:noProof/>
              </w:rPr>
              <w:instrText>HYPERLINK \l "_Toc503949777"</w:instrText>
            </w:r>
            <w:r w:rsidRPr="00117F1C">
              <w:rPr>
                <w:rStyle w:val="Hyperlink"/>
                <w:noProof/>
              </w:rPr>
              <w:instrText xml:space="preserve"> </w:instrText>
            </w:r>
            <w:r w:rsidRPr="00117F1C">
              <w:rPr>
                <w:rStyle w:val="Hyperlink"/>
                <w:noProof/>
              </w:rPr>
            </w:r>
            <w:r w:rsidRPr="00117F1C">
              <w:rPr>
                <w:rStyle w:val="Hyperlink"/>
                <w:noProof/>
              </w:rPr>
              <w:fldChar w:fldCharType="separate"/>
            </w:r>
            <w:r w:rsidRPr="00117F1C">
              <w:rPr>
                <w:rStyle w:val="Hyperlink"/>
                <w:noProof/>
              </w:rPr>
              <w:t>1.5.2</w:t>
            </w:r>
            <w:r>
              <w:rPr>
                <w:noProof/>
                <w:lang w:eastAsia="en-US"/>
              </w:rPr>
              <w:tab/>
            </w:r>
            <w:r w:rsidRPr="00117F1C">
              <w:rPr>
                <w:rStyle w:val="Hyperlink"/>
                <w:noProof/>
              </w:rPr>
              <w:t>Hardware</w:t>
            </w:r>
            <w:r>
              <w:rPr>
                <w:noProof/>
                <w:webHidden/>
              </w:rPr>
              <w:tab/>
            </w:r>
            <w:r>
              <w:rPr>
                <w:noProof/>
                <w:webHidden/>
              </w:rPr>
              <w:fldChar w:fldCharType="begin"/>
            </w:r>
            <w:r>
              <w:rPr>
                <w:noProof/>
                <w:webHidden/>
              </w:rPr>
              <w:instrText xml:space="preserve"> PAGEREF _Toc503949777 \h </w:instrText>
            </w:r>
            <w:r>
              <w:rPr>
                <w:noProof/>
                <w:webHidden/>
              </w:rPr>
            </w:r>
          </w:ins>
          <w:r>
            <w:rPr>
              <w:noProof/>
              <w:webHidden/>
            </w:rPr>
            <w:fldChar w:fldCharType="separate"/>
          </w:r>
          <w:ins w:id="38" w:author="Palacherla, Susmitha C (NONUS)" w:date="2018-01-17T10:54:00Z">
            <w:r>
              <w:rPr>
                <w:noProof/>
                <w:webHidden/>
              </w:rPr>
              <w:t>6</w:t>
            </w:r>
            <w:r>
              <w:rPr>
                <w:noProof/>
                <w:webHidden/>
              </w:rPr>
              <w:fldChar w:fldCharType="end"/>
            </w:r>
            <w:r w:rsidRPr="00117F1C">
              <w:rPr>
                <w:rStyle w:val="Hyperlink"/>
                <w:noProof/>
              </w:rPr>
              <w:fldChar w:fldCharType="end"/>
            </w:r>
          </w:ins>
        </w:p>
        <w:p w:rsidR="00BE2FE1" w:rsidRDefault="00BE2FE1">
          <w:pPr>
            <w:pStyle w:val="TOC2"/>
            <w:tabs>
              <w:tab w:val="left" w:pos="880"/>
              <w:tab w:val="right" w:leader="dot" w:pos="9350"/>
            </w:tabs>
            <w:rPr>
              <w:ins w:id="39" w:author="Palacherla, Susmitha C (NONUS)" w:date="2018-01-17T10:54:00Z"/>
              <w:noProof/>
              <w:lang w:eastAsia="en-US"/>
            </w:rPr>
          </w:pPr>
          <w:ins w:id="40" w:author="Palacherla, Susmitha C (NONUS)" w:date="2018-01-17T10:54:00Z">
            <w:r w:rsidRPr="00117F1C">
              <w:rPr>
                <w:rStyle w:val="Hyperlink"/>
                <w:noProof/>
              </w:rPr>
              <w:fldChar w:fldCharType="begin"/>
            </w:r>
            <w:r w:rsidRPr="00117F1C">
              <w:rPr>
                <w:rStyle w:val="Hyperlink"/>
                <w:noProof/>
              </w:rPr>
              <w:instrText xml:space="preserve"> </w:instrText>
            </w:r>
            <w:r>
              <w:rPr>
                <w:noProof/>
              </w:rPr>
              <w:instrText>HYPERLINK \l "_Toc503949778"</w:instrText>
            </w:r>
            <w:r w:rsidRPr="00117F1C">
              <w:rPr>
                <w:rStyle w:val="Hyperlink"/>
                <w:noProof/>
              </w:rPr>
              <w:instrText xml:space="preserve"> </w:instrText>
            </w:r>
            <w:r w:rsidRPr="00117F1C">
              <w:rPr>
                <w:rStyle w:val="Hyperlink"/>
                <w:noProof/>
              </w:rPr>
            </w:r>
            <w:r w:rsidRPr="00117F1C">
              <w:rPr>
                <w:rStyle w:val="Hyperlink"/>
                <w:noProof/>
              </w:rPr>
              <w:fldChar w:fldCharType="separate"/>
            </w:r>
            <w:r w:rsidRPr="00117F1C">
              <w:rPr>
                <w:rStyle w:val="Hyperlink"/>
                <w:rFonts w:ascii="Calibri" w:hAnsi="Calibri"/>
                <w:noProof/>
              </w:rPr>
              <w:t>1.6</w:t>
            </w:r>
            <w:r>
              <w:rPr>
                <w:noProof/>
                <w:lang w:eastAsia="en-US"/>
              </w:rPr>
              <w:tab/>
            </w:r>
            <w:r w:rsidRPr="00117F1C">
              <w:rPr>
                <w:rStyle w:val="Hyperlink"/>
                <w:rFonts w:ascii="Calibri" w:hAnsi="Calibri"/>
                <w:noProof/>
              </w:rPr>
              <w:t>Users</w:t>
            </w:r>
            <w:r>
              <w:rPr>
                <w:noProof/>
                <w:webHidden/>
              </w:rPr>
              <w:tab/>
            </w:r>
            <w:r>
              <w:rPr>
                <w:noProof/>
                <w:webHidden/>
              </w:rPr>
              <w:fldChar w:fldCharType="begin"/>
            </w:r>
            <w:r>
              <w:rPr>
                <w:noProof/>
                <w:webHidden/>
              </w:rPr>
              <w:instrText xml:space="preserve"> PAGEREF _Toc503949778 \h </w:instrText>
            </w:r>
            <w:r>
              <w:rPr>
                <w:noProof/>
                <w:webHidden/>
              </w:rPr>
            </w:r>
          </w:ins>
          <w:r>
            <w:rPr>
              <w:noProof/>
              <w:webHidden/>
            </w:rPr>
            <w:fldChar w:fldCharType="separate"/>
          </w:r>
          <w:ins w:id="41" w:author="Palacherla, Susmitha C (NONUS)" w:date="2018-01-17T10:54:00Z">
            <w:r>
              <w:rPr>
                <w:noProof/>
                <w:webHidden/>
              </w:rPr>
              <w:t>6</w:t>
            </w:r>
            <w:r>
              <w:rPr>
                <w:noProof/>
                <w:webHidden/>
              </w:rPr>
              <w:fldChar w:fldCharType="end"/>
            </w:r>
            <w:r w:rsidRPr="00117F1C">
              <w:rPr>
                <w:rStyle w:val="Hyperlink"/>
                <w:noProof/>
              </w:rPr>
              <w:fldChar w:fldCharType="end"/>
            </w:r>
          </w:ins>
        </w:p>
        <w:p w:rsidR="00BE2FE1" w:rsidRDefault="00BE2FE1">
          <w:pPr>
            <w:pStyle w:val="TOC1"/>
            <w:tabs>
              <w:tab w:val="left" w:pos="440"/>
              <w:tab w:val="right" w:leader="dot" w:pos="9350"/>
            </w:tabs>
            <w:rPr>
              <w:ins w:id="42" w:author="Palacherla, Susmitha C (NONUS)" w:date="2018-01-17T10:54:00Z"/>
              <w:rFonts w:asciiTheme="minorHAnsi" w:eastAsiaTheme="minorEastAsia" w:hAnsiTheme="minorHAnsi" w:cstheme="minorBidi"/>
              <w:noProof/>
            </w:rPr>
          </w:pPr>
          <w:ins w:id="43" w:author="Palacherla, Susmitha C (NONUS)" w:date="2018-01-17T10:54:00Z">
            <w:r w:rsidRPr="00117F1C">
              <w:rPr>
                <w:rStyle w:val="Hyperlink"/>
                <w:noProof/>
              </w:rPr>
              <w:fldChar w:fldCharType="begin"/>
            </w:r>
            <w:r w:rsidRPr="00117F1C">
              <w:rPr>
                <w:rStyle w:val="Hyperlink"/>
                <w:noProof/>
              </w:rPr>
              <w:instrText xml:space="preserve"> </w:instrText>
            </w:r>
            <w:r>
              <w:rPr>
                <w:noProof/>
              </w:rPr>
              <w:instrText>HYPERLINK \l "_Toc503949779"</w:instrText>
            </w:r>
            <w:r w:rsidRPr="00117F1C">
              <w:rPr>
                <w:rStyle w:val="Hyperlink"/>
                <w:noProof/>
              </w:rPr>
              <w:instrText xml:space="preserve"> </w:instrText>
            </w:r>
            <w:r w:rsidRPr="00117F1C">
              <w:rPr>
                <w:rStyle w:val="Hyperlink"/>
                <w:noProof/>
              </w:rPr>
            </w:r>
            <w:r w:rsidRPr="00117F1C">
              <w:rPr>
                <w:rStyle w:val="Hyperlink"/>
                <w:noProof/>
              </w:rPr>
              <w:fldChar w:fldCharType="separate"/>
            </w:r>
            <w:r w:rsidRPr="00117F1C">
              <w:rPr>
                <w:rStyle w:val="Hyperlink"/>
                <w:noProof/>
              </w:rPr>
              <w:t>2.</w:t>
            </w:r>
            <w:r>
              <w:rPr>
                <w:rFonts w:asciiTheme="minorHAnsi" w:eastAsiaTheme="minorEastAsia" w:hAnsiTheme="minorHAnsi" w:cstheme="minorBidi"/>
                <w:noProof/>
              </w:rPr>
              <w:tab/>
            </w:r>
            <w:r w:rsidRPr="00117F1C">
              <w:rPr>
                <w:rStyle w:val="Hyperlink"/>
                <w:noProof/>
              </w:rPr>
              <w:t>Details</w:t>
            </w:r>
            <w:r>
              <w:rPr>
                <w:noProof/>
                <w:webHidden/>
              </w:rPr>
              <w:tab/>
            </w:r>
            <w:r>
              <w:rPr>
                <w:noProof/>
                <w:webHidden/>
              </w:rPr>
              <w:fldChar w:fldCharType="begin"/>
            </w:r>
            <w:r>
              <w:rPr>
                <w:noProof/>
                <w:webHidden/>
              </w:rPr>
              <w:instrText xml:space="preserve"> PAGEREF _Toc503949779 \h </w:instrText>
            </w:r>
            <w:r>
              <w:rPr>
                <w:noProof/>
                <w:webHidden/>
              </w:rPr>
            </w:r>
          </w:ins>
          <w:r>
            <w:rPr>
              <w:noProof/>
              <w:webHidden/>
            </w:rPr>
            <w:fldChar w:fldCharType="separate"/>
          </w:r>
          <w:ins w:id="44" w:author="Palacherla, Susmitha C (NONUS)" w:date="2018-01-17T10:54:00Z">
            <w:r>
              <w:rPr>
                <w:noProof/>
                <w:webHidden/>
              </w:rPr>
              <w:t>7</w:t>
            </w:r>
            <w:r>
              <w:rPr>
                <w:noProof/>
                <w:webHidden/>
              </w:rPr>
              <w:fldChar w:fldCharType="end"/>
            </w:r>
            <w:r w:rsidRPr="00117F1C">
              <w:rPr>
                <w:rStyle w:val="Hyperlink"/>
                <w:noProof/>
              </w:rPr>
              <w:fldChar w:fldCharType="end"/>
            </w:r>
          </w:ins>
        </w:p>
        <w:p w:rsidR="00BE2FE1" w:rsidRDefault="00BE2FE1">
          <w:pPr>
            <w:pStyle w:val="TOC2"/>
            <w:tabs>
              <w:tab w:val="left" w:pos="880"/>
              <w:tab w:val="right" w:leader="dot" w:pos="9350"/>
            </w:tabs>
            <w:rPr>
              <w:ins w:id="45" w:author="Palacherla, Susmitha C (NONUS)" w:date="2018-01-17T10:54:00Z"/>
              <w:noProof/>
              <w:lang w:eastAsia="en-US"/>
            </w:rPr>
          </w:pPr>
          <w:ins w:id="46" w:author="Palacherla, Susmitha C (NONUS)" w:date="2018-01-17T10:54:00Z">
            <w:r w:rsidRPr="00117F1C">
              <w:rPr>
                <w:rStyle w:val="Hyperlink"/>
                <w:noProof/>
              </w:rPr>
              <w:fldChar w:fldCharType="begin"/>
            </w:r>
            <w:r w:rsidRPr="00117F1C">
              <w:rPr>
                <w:rStyle w:val="Hyperlink"/>
                <w:noProof/>
              </w:rPr>
              <w:instrText xml:space="preserve"> </w:instrText>
            </w:r>
            <w:r>
              <w:rPr>
                <w:noProof/>
              </w:rPr>
              <w:instrText>HYPERLINK \l "_Toc503949782"</w:instrText>
            </w:r>
            <w:r w:rsidRPr="00117F1C">
              <w:rPr>
                <w:rStyle w:val="Hyperlink"/>
                <w:noProof/>
              </w:rPr>
              <w:instrText xml:space="preserve"> </w:instrText>
            </w:r>
            <w:r w:rsidRPr="00117F1C">
              <w:rPr>
                <w:rStyle w:val="Hyperlink"/>
                <w:noProof/>
              </w:rPr>
            </w:r>
            <w:r w:rsidRPr="00117F1C">
              <w:rPr>
                <w:rStyle w:val="Hyperlink"/>
                <w:noProof/>
              </w:rPr>
              <w:fldChar w:fldCharType="separate"/>
            </w:r>
            <w:r w:rsidRPr="00117F1C">
              <w:rPr>
                <w:rStyle w:val="Hyperlink"/>
                <w:rFonts w:ascii="Calibri" w:hAnsi="Calibri"/>
                <w:noProof/>
              </w:rPr>
              <w:t>2.1</w:t>
            </w:r>
            <w:r>
              <w:rPr>
                <w:noProof/>
                <w:lang w:eastAsia="en-US"/>
              </w:rPr>
              <w:tab/>
            </w:r>
            <w:r w:rsidRPr="00117F1C">
              <w:rPr>
                <w:rStyle w:val="Hyperlink"/>
                <w:rFonts w:ascii="Calibri" w:hAnsi="Calibri"/>
                <w:noProof/>
              </w:rPr>
              <w:t>Source Files</w:t>
            </w:r>
            <w:r>
              <w:rPr>
                <w:noProof/>
                <w:webHidden/>
              </w:rPr>
              <w:tab/>
            </w:r>
            <w:r>
              <w:rPr>
                <w:noProof/>
                <w:webHidden/>
              </w:rPr>
              <w:fldChar w:fldCharType="begin"/>
            </w:r>
            <w:r>
              <w:rPr>
                <w:noProof/>
                <w:webHidden/>
              </w:rPr>
              <w:instrText xml:space="preserve"> PAGEREF _Toc503949782 \h </w:instrText>
            </w:r>
            <w:r>
              <w:rPr>
                <w:noProof/>
                <w:webHidden/>
              </w:rPr>
            </w:r>
          </w:ins>
          <w:r>
            <w:rPr>
              <w:noProof/>
              <w:webHidden/>
            </w:rPr>
            <w:fldChar w:fldCharType="separate"/>
          </w:r>
          <w:ins w:id="47" w:author="Palacherla, Susmitha C (NONUS)" w:date="2018-01-17T10:54:00Z">
            <w:r>
              <w:rPr>
                <w:noProof/>
                <w:webHidden/>
              </w:rPr>
              <w:t>7</w:t>
            </w:r>
            <w:r>
              <w:rPr>
                <w:noProof/>
                <w:webHidden/>
              </w:rPr>
              <w:fldChar w:fldCharType="end"/>
            </w:r>
            <w:r w:rsidRPr="00117F1C">
              <w:rPr>
                <w:rStyle w:val="Hyperlink"/>
                <w:noProof/>
              </w:rPr>
              <w:fldChar w:fldCharType="end"/>
            </w:r>
          </w:ins>
        </w:p>
        <w:p w:rsidR="00BE2FE1" w:rsidRDefault="00BE2FE1">
          <w:pPr>
            <w:pStyle w:val="TOC2"/>
            <w:tabs>
              <w:tab w:val="left" w:pos="880"/>
              <w:tab w:val="right" w:leader="dot" w:pos="9350"/>
            </w:tabs>
            <w:rPr>
              <w:ins w:id="48" w:author="Palacherla, Susmitha C (NONUS)" w:date="2018-01-17T10:54:00Z"/>
              <w:noProof/>
              <w:lang w:eastAsia="en-US"/>
            </w:rPr>
          </w:pPr>
          <w:ins w:id="49" w:author="Palacherla, Susmitha C (NONUS)" w:date="2018-01-17T10:54:00Z">
            <w:r w:rsidRPr="00117F1C">
              <w:rPr>
                <w:rStyle w:val="Hyperlink"/>
                <w:noProof/>
              </w:rPr>
              <w:fldChar w:fldCharType="begin"/>
            </w:r>
            <w:r w:rsidRPr="00117F1C">
              <w:rPr>
                <w:rStyle w:val="Hyperlink"/>
                <w:noProof/>
              </w:rPr>
              <w:instrText xml:space="preserve"> </w:instrText>
            </w:r>
            <w:r>
              <w:rPr>
                <w:noProof/>
              </w:rPr>
              <w:instrText>HYPERLINK \l "_Toc503949783"</w:instrText>
            </w:r>
            <w:r w:rsidRPr="00117F1C">
              <w:rPr>
                <w:rStyle w:val="Hyperlink"/>
                <w:noProof/>
              </w:rPr>
              <w:instrText xml:space="preserve"> </w:instrText>
            </w:r>
            <w:r w:rsidRPr="00117F1C">
              <w:rPr>
                <w:rStyle w:val="Hyperlink"/>
                <w:noProof/>
              </w:rPr>
            </w:r>
            <w:r w:rsidRPr="00117F1C">
              <w:rPr>
                <w:rStyle w:val="Hyperlink"/>
                <w:noProof/>
              </w:rPr>
              <w:fldChar w:fldCharType="separate"/>
            </w:r>
            <w:r w:rsidRPr="00117F1C">
              <w:rPr>
                <w:rStyle w:val="Hyperlink"/>
                <w:rFonts w:ascii="Calibri" w:hAnsi="Calibri"/>
                <w:noProof/>
              </w:rPr>
              <w:t>2.2</w:t>
            </w:r>
            <w:r>
              <w:rPr>
                <w:noProof/>
                <w:lang w:eastAsia="en-US"/>
              </w:rPr>
              <w:tab/>
            </w:r>
            <w:r w:rsidRPr="00117F1C">
              <w:rPr>
                <w:rStyle w:val="Hyperlink"/>
                <w:rFonts w:ascii="Calibri" w:hAnsi="Calibri"/>
                <w:noProof/>
              </w:rPr>
              <w:t>Module Details</w:t>
            </w:r>
            <w:r>
              <w:rPr>
                <w:noProof/>
                <w:webHidden/>
              </w:rPr>
              <w:tab/>
            </w:r>
            <w:r>
              <w:rPr>
                <w:noProof/>
                <w:webHidden/>
              </w:rPr>
              <w:fldChar w:fldCharType="begin"/>
            </w:r>
            <w:r>
              <w:rPr>
                <w:noProof/>
                <w:webHidden/>
              </w:rPr>
              <w:instrText xml:space="preserve"> PAGEREF _Toc503949783 \h </w:instrText>
            </w:r>
            <w:r>
              <w:rPr>
                <w:noProof/>
                <w:webHidden/>
              </w:rPr>
            </w:r>
          </w:ins>
          <w:r>
            <w:rPr>
              <w:noProof/>
              <w:webHidden/>
            </w:rPr>
            <w:fldChar w:fldCharType="separate"/>
          </w:r>
          <w:ins w:id="50" w:author="Palacherla, Susmitha C (NONUS)" w:date="2018-01-17T10:54:00Z">
            <w:r>
              <w:rPr>
                <w:noProof/>
                <w:webHidden/>
              </w:rPr>
              <w:t>7</w:t>
            </w:r>
            <w:r>
              <w:rPr>
                <w:noProof/>
                <w:webHidden/>
              </w:rPr>
              <w:fldChar w:fldCharType="end"/>
            </w:r>
            <w:r w:rsidRPr="00117F1C">
              <w:rPr>
                <w:rStyle w:val="Hyperlink"/>
                <w:noProof/>
              </w:rPr>
              <w:fldChar w:fldCharType="end"/>
            </w:r>
          </w:ins>
        </w:p>
        <w:p w:rsidR="00BE2FE1" w:rsidRDefault="00BE2FE1">
          <w:pPr>
            <w:pStyle w:val="TOC3"/>
            <w:tabs>
              <w:tab w:val="left" w:pos="1320"/>
              <w:tab w:val="right" w:leader="dot" w:pos="9350"/>
            </w:tabs>
            <w:rPr>
              <w:ins w:id="51" w:author="Palacherla, Susmitha C (NONUS)" w:date="2018-01-17T10:54:00Z"/>
              <w:noProof/>
              <w:lang w:eastAsia="en-US"/>
            </w:rPr>
          </w:pPr>
          <w:ins w:id="52" w:author="Palacherla, Susmitha C (NONUS)" w:date="2018-01-17T10:54:00Z">
            <w:r w:rsidRPr="00117F1C">
              <w:rPr>
                <w:rStyle w:val="Hyperlink"/>
                <w:noProof/>
              </w:rPr>
              <w:fldChar w:fldCharType="begin"/>
            </w:r>
            <w:r w:rsidRPr="00117F1C">
              <w:rPr>
                <w:rStyle w:val="Hyperlink"/>
                <w:noProof/>
              </w:rPr>
              <w:instrText xml:space="preserve"> </w:instrText>
            </w:r>
            <w:r>
              <w:rPr>
                <w:noProof/>
              </w:rPr>
              <w:instrText>HYPERLINK \l "_Toc503949784"</w:instrText>
            </w:r>
            <w:r w:rsidRPr="00117F1C">
              <w:rPr>
                <w:rStyle w:val="Hyperlink"/>
                <w:noProof/>
              </w:rPr>
              <w:instrText xml:space="preserve"> </w:instrText>
            </w:r>
            <w:r w:rsidRPr="00117F1C">
              <w:rPr>
                <w:rStyle w:val="Hyperlink"/>
                <w:noProof/>
              </w:rPr>
            </w:r>
            <w:r w:rsidRPr="00117F1C">
              <w:rPr>
                <w:rStyle w:val="Hyperlink"/>
                <w:noProof/>
              </w:rPr>
              <w:fldChar w:fldCharType="separate"/>
            </w:r>
            <w:r w:rsidRPr="00117F1C">
              <w:rPr>
                <w:rStyle w:val="Hyperlink"/>
                <w:rFonts w:ascii="Calibri" w:hAnsi="Calibri"/>
                <w:noProof/>
              </w:rPr>
              <w:t>2.2.1</w:t>
            </w:r>
            <w:r>
              <w:rPr>
                <w:noProof/>
                <w:lang w:eastAsia="en-US"/>
              </w:rPr>
              <w:tab/>
            </w:r>
            <w:r w:rsidRPr="00117F1C">
              <w:rPr>
                <w:rStyle w:val="Hyperlink"/>
                <w:rFonts w:ascii="Calibri" w:hAnsi="Calibri"/>
                <w:noProof/>
              </w:rPr>
              <w:t>SQL agent job</w:t>
            </w:r>
            <w:r>
              <w:rPr>
                <w:noProof/>
                <w:webHidden/>
              </w:rPr>
              <w:tab/>
            </w:r>
            <w:r>
              <w:rPr>
                <w:noProof/>
                <w:webHidden/>
              </w:rPr>
              <w:fldChar w:fldCharType="begin"/>
            </w:r>
            <w:r>
              <w:rPr>
                <w:noProof/>
                <w:webHidden/>
              </w:rPr>
              <w:instrText xml:space="preserve"> PAGEREF _Toc503949784 \h </w:instrText>
            </w:r>
            <w:r>
              <w:rPr>
                <w:noProof/>
                <w:webHidden/>
              </w:rPr>
            </w:r>
          </w:ins>
          <w:r>
            <w:rPr>
              <w:noProof/>
              <w:webHidden/>
            </w:rPr>
            <w:fldChar w:fldCharType="separate"/>
          </w:r>
          <w:ins w:id="53" w:author="Palacherla, Susmitha C (NONUS)" w:date="2018-01-17T10:54:00Z">
            <w:r>
              <w:rPr>
                <w:noProof/>
                <w:webHidden/>
              </w:rPr>
              <w:t>7</w:t>
            </w:r>
            <w:r>
              <w:rPr>
                <w:noProof/>
                <w:webHidden/>
              </w:rPr>
              <w:fldChar w:fldCharType="end"/>
            </w:r>
            <w:r w:rsidRPr="00117F1C">
              <w:rPr>
                <w:rStyle w:val="Hyperlink"/>
                <w:noProof/>
              </w:rPr>
              <w:fldChar w:fldCharType="end"/>
            </w:r>
          </w:ins>
        </w:p>
        <w:p w:rsidR="00BE2FE1" w:rsidRDefault="00BE2FE1">
          <w:pPr>
            <w:pStyle w:val="TOC3"/>
            <w:tabs>
              <w:tab w:val="left" w:pos="1320"/>
              <w:tab w:val="right" w:leader="dot" w:pos="9350"/>
            </w:tabs>
            <w:rPr>
              <w:ins w:id="54" w:author="Palacherla, Susmitha C (NONUS)" w:date="2018-01-17T10:54:00Z"/>
              <w:noProof/>
              <w:lang w:eastAsia="en-US"/>
            </w:rPr>
          </w:pPr>
          <w:ins w:id="55" w:author="Palacherla, Susmitha C (NONUS)" w:date="2018-01-17T10:54:00Z">
            <w:r w:rsidRPr="00117F1C">
              <w:rPr>
                <w:rStyle w:val="Hyperlink"/>
                <w:noProof/>
              </w:rPr>
              <w:fldChar w:fldCharType="begin"/>
            </w:r>
            <w:r w:rsidRPr="00117F1C">
              <w:rPr>
                <w:rStyle w:val="Hyperlink"/>
                <w:noProof/>
              </w:rPr>
              <w:instrText xml:space="preserve"> </w:instrText>
            </w:r>
            <w:r>
              <w:rPr>
                <w:noProof/>
              </w:rPr>
              <w:instrText>HYPERLINK \l "_Toc503949785"</w:instrText>
            </w:r>
            <w:r w:rsidRPr="00117F1C">
              <w:rPr>
                <w:rStyle w:val="Hyperlink"/>
                <w:noProof/>
              </w:rPr>
              <w:instrText xml:space="preserve"> </w:instrText>
            </w:r>
            <w:r w:rsidRPr="00117F1C">
              <w:rPr>
                <w:rStyle w:val="Hyperlink"/>
                <w:noProof/>
              </w:rPr>
            </w:r>
            <w:r w:rsidRPr="00117F1C">
              <w:rPr>
                <w:rStyle w:val="Hyperlink"/>
                <w:noProof/>
              </w:rPr>
              <w:fldChar w:fldCharType="separate"/>
            </w:r>
            <w:r w:rsidRPr="00117F1C">
              <w:rPr>
                <w:rStyle w:val="Hyperlink"/>
                <w:noProof/>
              </w:rPr>
              <w:t>2.2.2</w:t>
            </w:r>
            <w:r>
              <w:rPr>
                <w:noProof/>
                <w:lang w:eastAsia="en-US"/>
              </w:rPr>
              <w:tab/>
            </w:r>
            <w:r w:rsidRPr="00117F1C">
              <w:rPr>
                <w:rStyle w:val="Hyperlink"/>
                <w:noProof/>
              </w:rPr>
              <w:t>SSIS Package</w:t>
            </w:r>
            <w:r>
              <w:rPr>
                <w:noProof/>
                <w:webHidden/>
              </w:rPr>
              <w:tab/>
            </w:r>
            <w:r>
              <w:rPr>
                <w:noProof/>
                <w:webHidden/>
              </w:rPr>
              <w:fldChar w:fldCharType="begin"/>
            </w:r>
            <w:r>
              <w:rPr>
                <w:noProof/>
                <w:webHidden/>
              </w:rPr>
              <w:instrText xml:space="preserve"> PAGEREF _Toc503949785 \h </w:instrText>
            </w:r>
            <w:r>
              <w:rPr>
                <w:noProof/>
                <w:webHidden/>
              </w:rPr>
            </w:r>
          </w:ins>
          <w:r>
            <w:rPr>
              <w:noProof/>
              <w:webHidden/>
            </w:rPr>
            <w:fldChar w:fldCharType="separate"/>
          </w:r>
          <w:ins w:id="56" w:author="Palacherla, Susmitha C (NONUS)" w:date="2018-01-17T10:54:00Z">
            <w:r>
              <w:rPr>
                <w:noProof/>
                <w:webHidden/>
              </w:rPr>
              <w:t>7</w:t>
            </w:r>
            <w:r>
              <w:rPr>
                <w:noProof/>
                <w:webHidden/>
              </w:rPr>
              <w:fldChar w:fldCharType="end"/>
            </w:r>
            <w:r w:rsidRPr="00117F1C">
              <w:rPr>
                <w:rStyle w:val="Hyperlink"/>
                <w:noProof/>
              </w:rPr>
              <w:fldChar w:fldCharType="end"/>
            </w:r>
          </w:ins>
        </w:p>
        <w:p w:rsidR="00BE2FE1" w:rsidRDefault="00BE2FE1">
          <w:pPr>
            <w:pStyle w:val="TOC3"/>
            <w:tabs>
              <w:tab w:val="left" w:pos="1320"/>
              <w:tab w:val="right" w:leader="dot" w:pos="9350"/>
            </w:tabs>
            <w:rPr>
              <w:ins w:id="57" w:author="Palacherla, Susmitha C (NONUS)" w:date="2018-01-17T10:54:00Z"/>
              <w:noProof/>
              <w:lang w:eastAsia="en-US"/>
            </w:rPr>
          </w:pPr>
          <w:ins w:id="58" w:author="Palacherla, Susmitha C (NONUS)" w:date="2018-01-17T10:54:00Z">
            <w:r w:rsidRPr="00117F1C">
              <w:rPr>
                <w:rStyle w:val="Hyperlink"/>
                <w:noProof/>
              </w:rPr>
              <w:fldChar w:fldCharType="begin"/>
            </w:r>
            <w:r w:rsidRPr="00117F1C">
              <w:rPr>
                <w:rStyle w:val="Hyperlink"/>
                <w:noProof/>
              </w:rPr>
              <w:instrText xml:space="preserve"> </w:instrText>
            </w:r>
            <w:r>
              <w:rPr>
                <w:noProof/>
              </w:rPr>
              <w:instrText>HYPERLINK \l "_Toc503949786"</w:instrText>
            </w:r>
            <w:r w:rsidRPr="00117F1C">
              <w:rPr>
                <w:rStyle w:val="Hyperlink"/>
                <w:noProof/>
              </w:rPr>
              <w:instrText xml:space="preserve"> </w:instrText>
            </w:r>
            <w:r w:rsidRPr="00117F1C">
              <w:rPr>
                <w:rStyle w:val="Hyperlink"/>
                <w:noProof/>
              </w:rPr>
            </w:r>
            <w:r w:rsidRPr="00117F1C">
              <w:rPr>
                <w:rStyle w:val="Hyperlink"/>
                <w:noProof/>
              </w:rPr>
              <w:fldChar w:fldCharType="separate"/>
            </w:r>
            <w:r w:rsidRPr="00117F1C">
              <w:rPr>
                <w:rStyle w:val="Hyperlink"/>
                <w:noProof/>
              </w:rPr>
              <w:t>2.2.3</w:t>
            </w:r>
            <w:r>
              <w:rPr>
                <w:noProof/>
                <w:lang w:eastAsia="en-US"/>
              </w:rPr>
              <w:tab/>
            </w:r>
            <w:r w:rsidRPr="00117F1C">
              <w:rPr>
                <w:rStyle w:val="Hyperlink"/>
                <w:noProof/>
              </w:rPr>
              <w:t>Tables</w:t>
            </w:r>
            <w:r>
              <w:rPr>
                <w:noProof/>
                <w:webHidden/>
              </w:rPr>
              <w:tab/>
            </w:r>
            <w:r>
              <w:rPr>
                <w:noProof/>
                <w:webHidden/>
              </w:rPr>
              <w:fldChar w:fldCharType="begin"/>
            </w:r>
            <w:r>
              <w:rPr>
                <w:noProof/>
                <w:webHidden/>
              </w:rPr>
              <w:instrText xml:space="preserve"> PAGEREF _Toc503949786 \h </w:instrText>
            </w:r>
            <w:r>
              <w:rPr>
                <w:noProof/>
                <w:webHidden/>
              </w:rPr>
            </w:r>
          </w:ins>
          <w:r>
            <w:rPr>
              <w:noProof/>
              <w:webHidden/>
            </w:rPr>
            <w:fldChar w:fldCharType="separate"/>
          </w:r>
          <w:ins w:id="59" w:author="Palacherla, Susmitha C (NONUS)" w:date="2018-01-17T10:54:00Z">
            <w:r>
              <w:rPr>
                <w:noProof/>
                <w:webHidden/>
              </w:rPr>
              <w:t>35</w:t>
            </w:r>
            <w:r>
              <w:rPr>
                <w:noProof/>
                <w:webHidden/>
              </w:rPr>
              <w:fldChar w:fldCharType="end"/>
            </w:r>
            <w:r w:rsidRPr="00117F1C">
              <w:rPr>
                <w:rStyle w:val="Hyperlink"/>
                <w:noProof/>
              </w:rPr>
              <w:fldChar w:fldCharType="end"/>
            </w:r>
          </w:ins>
        </w:p>
        <w:p w:rsidR="00BE2FE1" w:rsidRDefault="00BE2FE1">
          <w:pPr>
            <w:pStyle w:val="TOC3"/>
            <w:tabs>
              <w:tab w:val="left" w:pos="1320"/>
              <w:tab w:val="right" w:leader="dot" w:pos="9350"/>
            </w:tabs>
            <w:rPr>
              <w:ins w:id="60" w:author="Palacherla, Susmitha C (NONUS)" w:date="2018-01-17T10:54:00Z"/>
              <w:noProof/>
              <w:lang w:eastAsia="en-US"/>
            </w:rPr>
          </w:pPr>
          <w:ins w:id="61" w:author="Palacherla, Susmitha C (NONUS)" w:date="2018-01-17T10:54:00Z">
            <w:r w:rsidRPr="00117F1C">
              <w:rPr>
                <w:rStyle w:val="Hyperlink"/>
                <w:noProof/>
              </w:rPr>
              <w:fldChar w:fldCharType="begin"/>
            </w:r>
            <w:r w:rsidRPr="00117F1C">
              <w:rPr>
                <w:rStyle w:val="Hyperlink"/>
                <w:noProof/>
              </w:rPr>
              <w:instrText xml:space="preserve"> </w:instrText>
            </w:r>
            <w:r>
              <w:rPr>
                <w:noProof/>
              </w:rPr>
              <w:instrText>HYPERLINK \l "_Toc503949787"</w:instrText>
            </w:r>
            <w:r w:rsidRPr="00117F1C">
              <w:rPr>
                <w:rStyle w:val="Hyperlink"/>
                <w:noProof/>
              </w:rPr>
              <w:instrText xml:space="preserve"> </w:instrText>
            </w:r>
            <w:r w:rsidRPr="00117F1C">
              <w:rPr>
                <w:rStyle w:val="Hyperlink"/>
                <w:noProof/>
              </w:rPr>
            </w:r>
            <w:r w:rsidRPr="00117F1C">
              <w:rPr>
                <w:rStyle w:val="Hyperlink"/>
                <w:noProof/>
              </w:rPr>
              <w:fldChar w:fldCharType="separate"/>
            </w:r>
            <w:r w:rsidRPr="00117F1C">
              <w:rPr>
                <w:rStyle w:val="Hyperlink"/>
                <w:noProof/>
              </w:rPr>
              <w:t>2.2.4</w:t>
            </w:r>
            <w:r>
              <w:rPr>
                <w:noProof/>
                <w:lang w:eastAsia="en-US"/>
              </w:rPr>
              <w:tab/>
            </w:r>
            <w:r w:rsidRPr="00117F1C">
              <w:rPr>
                <w:rStyle w:val="Hyperlink"/>
                <w:noProof/>
              </w:rPr>
              <w:t>Procedures</w:t>
            </w:r>
            <w:r>
              <w:rPr>
                <w:noProof/>
                <w:webHidden/>
              </w:rPr>
              <w:tab/>
            </w:r>
            <w:r>
              <w:rPr>
                <w:noProof/>
                <w:webHidden/>
              </w:rPr>
              <w:fldChar w:fldCharType="begin"/>
            </w:r>
            <w:r>
              <w:rPr>
                <w:noProof/>
                <w:webHidden/>
              </w:rPr>
              <w:instrText xml:space="preserve"> PAGEREF _Toc503949787 \h </w:instrText>
            </w:r>
            <w:r>
              <w:rPr>
                <w:noProof/>
                <w:webHidden/>
              </w:rPr>
            </w:r>
          </w:ins>
          <w:r>
            <w:rPr>
              <w:noProof/>
              <w:webHidden/>
            </w:rPr>
            <w:fldChar w:fldCharType="separate"/>
          </w:r>
          <w:ins w:id="62" w:author="Palacherla, Susmitha C (NONUS)" w:date="2018-01-17T10:54:00Z">
            <w:r>
              <w:rPr>
                <w:noProof/>
                <w:webHidden/>
              </w:rPr>
              <w:t>36</w:t>
            </w:r>
            <w:r>
              <w:rPr>
                <w:noProof/>
                <w:webHidden/>
              </w:rPr>
              <w:fldChar w:fldCharType="end"/>
            </w:r>
            <w:r w:rsidRPr="00117F1C">
              <w:rPr>
                <w:rStyle w:val="Hyperlink"/>
                <w:noProof/>
              </w:rPr>
              <w:fldChar w:fldCharType="end"/>
            </w:r>
          </w:ins>
        </w:p>
        <w:p w:rsidR="00BE2FE1" w:rsidRDefault="00BE2FE1">
          <w:pPr>
            <w:pStyle w:val="TOC3"/>
            <w:tabs>
              <w:tab w:val="left" w:pos="1320"/>
              <w:tab w:val="right" w:leader="dot" w:pos="9350"/>
            </w:tabs>
            <w:rPr>
              <w:ins w:id="63" w:author="Palacherla, Susmitha C (NONUS)" w:date="2018-01-17T10:54:00Z"/>
              <w:noProof/>
              <w:lang w:eastAsia="en-US"/>
            </w:rPr>
          </w:pPr>
          <w:ins w:id="64" w:author="Palacherla, Susmitha C (NONUS)" w:date="2018-01-17T10:54:00Z">
            <w:r w:rsidRPr="00117F1C">
              <w:rPr>
                <w:rStyle w:val="Hyperlink"/>
                <w:noProof/>
              </w:rPr>
              <w:fldChar w:fldCharType="begin"/>
            </w:r>
            <w:r w:rsidRPr="00117F1C">
              <w:rPr>
                <w:rStyle w:val="Hyperlink"/>
                <w:noProof/>
              </w:rPr>
              <w:instrText xml:space="preserve"> </w:instrText>
            </w:r>
            <w:r>
              <w:rPr>
                <w:noProof/>
              </w:rPr>
              <w:instrText>HYPERLINK \l "_Toc503949788"</w:instrText>
            </w:r>
            <w:r w:rsidRPr="00117F1C">
              <w:rPr>
                <w:rStyle w:val="Hyperlink"/>
                <w:noProof/>
              </w:rPr>
              <w:instrText xml:space="preserve"> </w:instrText>
            </w:r>
            <w:r w:rsidRPr="00117F1C">
              <w:rPr>
                <w:rStyle w:val="Hyperlink"/>
                <w:noProof/>
              </w:rPr>
            </w:r>
            <w:r w:rsidRPr="00117F1C">
              <w:rPr>
                <w:rStyle w:val="Hyperlink"/>
                <w:noProof/>
              </w:rPr>
              <w:fldChar w:fldCharType="separate"/>
            </w:r>
            <w:r w:rsidRPr="00117F1C">
              <w:rPr>
                <w:rStyle w:val="Hyperlink"/>
                <w:noProof/>
              </w:rPr>
              <w:t>2.2.5</w:t>
            </w:r>
            <w:r>
              <w:rPr>
                <w:noProof/>
                <w:lang w:eastAsia="en-US"/>
              </w:rPr>
              <w:tab/>
            </w:r>
            <w:r w:rsidRPr="00117F1C">
              <w:rPr>
                <w:rStyle w:val="Hyperlink"/>
                <w:noProof/>
              </w:rPr>
              <w:t>Functions</w:t>
            </w:r>
            <w:r>
              <w:rPr>
                <w:noProof/>
                <w:webHidden/>
              </w:rPr>
              <w:tab/>
            </w:r>
            <w:r>
              <w:rPr>
                <w:noProof/>
                <w:webHidden/>
              </w:rPr>
              <w:fldChar w:fldCharType="begin"/>
            </w:r>
            <w:r>
              <w:rPr>
                <w:noProof/>
                <w:webHidden/>
              </w:rPr>
              <w:instrText xml:space="preserve"> PAGEREF _Toc503949788 \h </w:instrText>
            </w:r>
            <w:r>
              <w:rPr>
                <w:noProof/>
                <w:webHidden/>
              </w:rPr>
            </w:r>
          </w:ins>
          <w:r>
            <w:rPr>
              <w:noProof/>
              <w:webHidden/>
            </w:rPr>
            <w:fldChar w:fldCharType="separate"/>
          </w:r>
          <w:ins w:id="65" w:author="Palacherla, Susmitha C (NONUS)" w:date="2018-01-17T10:54:00Z">
            <w:r>
              <w:rPr>
                <w:noProof/>
                <w:webHidden/>
              </w:rPr>
              <w:t>36</w:t>
            </w:r>
            <w:r>
              <w:rPr>
                <w:noProof/>
                <w:webHidden/>
              </w:rPr>
              <w:fldChar w:fldCharType="end"/>
            </w:r>
            <w:r w:rsidRPr="00117F1C">
              <w:rPr>
                <w:rStyle w:val="Hyperlink"/>
                <w:noProof/>
              </w:rPr>
              <w:fldChar w:fldCharType="end"/>
            </w:r>
          </w:ins>
        </w:p>
        <w:p w:rsidR="00C5412A" w:rsidDel="00E705FE" w:rsidRDefault="00C5412A">
          <w:pPr>
            <w:pStyle w:val="TOC1"/>
            <w:tabs>
              <w:tab w:val="left" w:pos="440"/>
              <w:tab w:val="right" w:leader="dot" w:pos="9350"/>
            </w:tabs>
            <w:rPr>
              <w:del w:id="66" w:author="Palacherla, Susmitha C (NONUS)" w:date="2018-01-17T10:30:00Z"/>
              <w:rFonts w:asciiTheme="minorHAnsi" w:eastAsiaTheme="minorEastAsia" w:hAnsiTheme="minorHAnsi" w:cstheme="minorBidi"/>
              <w:noProof/>
            </w:rPr>
          </w:pPr>
          <w:del w:id="67" w:author="Palacherla, Susmitha C (NONUS)" w:date="2018-01-17T10:30:00Z">
            <w:r w:rsidRPr="00E705FE" w:rsidDel="00E705FE">
              <w:rPr>
                <w:noProof/>
                <w:rPrChange w:id="68" w:author="Palacherla, Susmitha C (NONUS)" w:date="2018-01-17T10:30:00Z">
                  <w:rPr>
                    <w:rStyle w:val="Hyperlink"/>
                    <w:noProof/>
                  </w:rPr>
                </w:rPrChange>
              </w:rPr>
              <w:delText>1.</w:delText>
            </w:r>
            <w:r w:rsidDel="00E705FE">
              <w:rPr>
                <w:rFonts w:asciiTheme="minorHAnsi" w:eastAsiaTheme="minorEastAsia" w:hAnsiTheme="minorHAnsi" w:cstheme="minorBidi"/>
                <w:noProof/>
              </w:rPr>
              <w:tab/>
            </w:r>
            <w:r w:rsidRPr="00E705FE" w:rsidDel="00E705FE">
              <w:rPr>
                <w:noProof/>
                <w:rPrChange w:id="69" w:author="Palacherla, Susmitha C (NONUS)" w:date="2018-01-17T10:30:00Z">
                  <w:rPr>
                    <w:rStyle w:val="Hyperlink"/>
                    <w:noProof/>
                    <w:sz w:val="20"/>
                    <w:szCs w:val="20"/>
                  </w:rPr>
                </w:rPrChange>
              </w:rPr>
              <w:delText>Overview</w:delText>
            </w:r>
            <w:r w:rsidDel="00E705FE">
              <w:rPr>
                <w:noProof/>
                <w:webHidden/>
              </w:rPr>
              <w:tab/>
              <w:delText>4</w:delText>
            </w:r>
          </w:del>
        </w:p>
        <w:p w:rsidR="00C5412A" w:rsidDel="00E705FE" w:rsidRDefault="00C5412A">
          <w:pPr>
            <w:pStyle w:val="TOC2"/>
            <w:tabs>
              <w:tab w:val="left" w:pos="880"/>
              <w:tab w:val="right" w:leader="dot" w:pos="9350"/>
            </w:tabs>
            <w:rPr>
              <w:del w:id="70" w:author="Palacherla, Susmitha C (NONUS)" w:date="2018-01-17T10:30:00Z"/>
              <w:noProof/>
              <w:lang w:eastAsia="en-US"/>
            </w:rPr>
          </w:pPr>
          <w:del w:id="71" w:author="Palacherla, Susmitha C (NONUS)" w:date="2018-01-17T10:30:00Z">
            <w:r w:rsidRPr="00E705FE" w:rsidDel="00E705FE">
              <w:rPr>
                <w:noProof/>
                <w:rPrChange w:id="72" w:author="Palacherla, Susmitha C (NONUS)" w:date="2018-01-17T10:30:00Z">
                  <w:rPr>
                    <w:rStyle w:val="Hyperlink"/>
                    <w:noProof/>
                  </w:rPr>
                </w:rPrChange>
              </w:rPr>
              <w:delText>1.1</w:delText>
            </w:r>
            <w:r w:rsidDel="00E705FE">
              <w:rPr>
                <w:noProof/>
                <w:lang w:eastAsia="en-US"/>
              </w:rPr>
              <w:tab/>
            </w:r>
            <w:r w:rsidRPr="00E705FE" w:rsidDel="00E705FE">
              <w:rPr>
                <w:noProof/>
                <w:rPrChange w:id="73" w:author="Palacherla, Susmitha C (NONUS)" w:date="2018-01-17T10:30:00Z">
                  <w:rPr>
                    <w:rStyle w:val="Hyperlink"/>
                    <w:noProof/>
                  </w:rPr>
                </w:rPrChange>
              </w:rPr>
              <w:delText>Project Description</w:delText>
            </w:r>
            <w:r w:rsidDel="00E705FE">
              <w:rPr>
                <w:noProof/>
                <w:webHidden/>
              </w:rPr>
              <w:tab/>
              <w:delText>4</w:delText>
            </w:r>
          </w:del>
        </w:p>
        <w:p w:rsidR="00C5412A" w:rsidDel="00E705FE" w:rsidRDefault="00C5412A">
          <w:pPr>
            <w:pStyle w:val="TOC2"/>
            <w:tabs>
              <w:tab w:val="left" w:pos="880"/>
              <w:tab w:val="right" w:leader="dot" w:pos="9350"/>
            </w:tabs>
            <w:rPr>
              <w:del w:id="74" w:author="Palacherla, Susmitha C (NONUS)" w:date="2018-01-17T10:30:00Z"/>
              <w:noProof/>
              <w:lang w:eastAsia="en-US"/>
            </w:rPr>
          </w:pPr>
          <w:del w:id="75" w:author="Palacherla, Susmitha C (NONUS)" w:date="2018-01-17T10:30:00Z">
            <w:r w:rsidRPr="00E705FE" w:rsidDel="00E705FE">
              <w:rPr>
                <w:noProof/>
                <w:rPrChange w:id="76" w:author="Palacherla, Susmitha C (NONUS)" w:date="2018-01-17T10:30:00Z">
                  <w:rPr>
                    <w:rStyle w:val="Hyperlink"/>
                    <w:noProof/>
                  </w:rPr>
                </w:rPrChange>
              </w:rPr>
              <w:delText>1.2</w:delText>
            </w:r>
            <w:r w:rsidDel="00E705FE">
              <w:rPr>
                <w:noProof/>
                <w:lang w:eastAsia="en-US"/>
              </w:rPr>
              <w:tab/>
            </w:r>
            <w:r w:rsidRPr="00E705FE" w:rsidDel="00E705FE">
              <w:rPr>
                <w:noProof/>
                <w:rPrChange w:id="77" w:author="Palacherla, Susmitha C (NONUS)" w:date="2018-01-17T10:30:00Z">
                  <w:rPr>
                    <w:rStyle w:val="Hyperlink"/>
                    <w:noProof/>
                  </w:rPr>
                </w:rPrChange>
              </w:rPr>
              <w:delText>Document Scope</w:delText>
            </w:r>
            <w:r w:rsidDel="00E705FE">
              <w:rPr>
                <w:noProof/>
                <w:webHidden/>
              </w:rPr>
              <w:tab/>
              <w:delText>4</w:delText>
            </w:r>
          </w:del>
        </w:p>
        <w:p w:rsidR="00C5412A" w:rsidDel="00E705FE" w:rsidRDefault="00C5412A">
          <w:pPr>
            <w:pStyle w:val="TOC2"/>
            <w:tabs>
              <w:tab w:val="left" w:pos="880"/>
              <w:tab w:val="right" w:leader="dot" w:pos="9350"/>
            </w:tabs>
            <w:rPr>
              <w:del w:id="78" w:author="Palacherla, Susmitha C (NONUS)" w:date="2018-01-17T10:30:00Z"/>
              <w:noProof/>
              <w:lang w:eastAsia="en-US"/>
            </w:rPr>
          </w:pPr>
          <w:del w:id="79" w:author="Palacherla, Susmitha C (NONUS)" w:date="2018-01-17T10:30:00Z">
            <w:r w:rsidRPr="00E705FE" w:rsidDel="00E705FE">
              <w:rPr>
                <w:noProof/>
                <w:rPrChange w:id="80" w:author="Palacherla, Susmitha C (NONUS)" w:date="2018-01-17T10:30:00Z">
                  <w:rPr>
                    <w:rStyle w:val="Hyperlink"/>
                    <w:noProof/>
                  </w:rPr>
                </w:rPrChange>
              </w:rPr>
              <w:delText>1.3</w:delText>
            </w:r>
            <w:r w:rsidDel="00E705FE">
              <w:rPr>
                <w:noProof/>
                <w:lang w:eastAsia="en-US"/>
              </w:rPr>
              <w:tab/>
            </w:r>
            <w:r w:rsidRPr="00E705FE" w:rsidDel="00E705FE">
              <w:rPr>
                <w:noProof/>
                <w:rPrChange w:id="81" w:author="Palacherla, Susmitha C (NONUS)" w:date="2018-01-17T10:30:00Z">
                  <w:rPr>
                    <w:rStyle w:val="Hyperlink"/>
                    <w:noProof/>
                  </w:rPr>
                </w:rPrChange>
              </w:rPr>
              <w:delText>Source Files</w:delText>
            </w:r>
            <w:r w:rsidDel="00E705FE">
              <w:rPr>
                <w:noProof/>
                <w:webHidden/>
              </w:rPr>
              <w:tab/>
              <w:delText>4</w:delText>
            </w:r>
          </w:del>
        </w:p>
        <w:p w:rsidR="00C5412A" w:rsidDel="00E705FE" w:rsidRDefault="00C5412A">
          <w:pPr>
            <w:pStyle w:val="TOC2"/>
            <w:tabs>
              <w:tab w:val="left" w:pos="880"/>
              <w:tab w:val="right" w:leader="dot" w:pos="9350"/>
            </w:tabs>
            <w:rPr>
              <w:del w:id="82" w:author="Palacherla, Susmitha C (NONUS)" w:date="2018-01-17T10:30:00Z"/>
              <w:noProof/>
              <w:lang w:eastAsia="en-US"/>
            </w:rPr>
          </w:pPr>
          <w:del w:id="83" w:author="Palacherla, Susmitha C (NONUS)" w:date="2018-01-17T10:30:00Z">
            <w:r w:rsidRPr="00E705FE" w:rsidDel="00E705FE">
              <w:rPr>
                <w:noProof/>
                <w:rPrChange w:id="84" w:author="Palacherla, Susmitha C (NONUS)" w:date="2018-01-17T10:30:00Z">
                  <w:rPr>
                    <w:rStyle w:val="Hyperlink"/>
                    <w:noProof/>
                  </w:rPr>
                </w:rPrChange>
              </w:rPr>
              <w:delText>1.4</w:delText>
            </w:r>
            <w:r w:rsidDel="00E705FE">
              <w:rPr>
                <w:noProof/>
                <w:lang w:eastAsia="en-US"/>
              </w:rPr>
              <w:tab/>
            </w:r>
            <w:r w:rsidRPr="00E705FE" w:rsidDel="00E705FE">
              <w:rPr>
                <w:noProof/>
                <w:rPrChange w:id="85" w:author="Palacherla, Susmitha C (NONUS)" w:date="2018-01-17T10:30:00Z">
                  <w:rPr>
                    <w:rStyle w:val="Hyperlink"/>
                    <w:noProof/>
                  </w:rPr>
                </w:rPrChange>
              </w:rPr>
              <w:delText>Module List</w:delText>
            </w:r>
            <w:r w:rsidDel="00E705FE">
              <w:rPr>
                <w:noProof/>
                <w:webHidden/>
              </w:rPr>
              <w:tab/>
              <w:delText>6</w:delText>
            </w:r>
          </w:del>
        </w:p>
        <w:p w:rsidR="00C5412A" w:rsidDel="00E705FE" w:rsidRDefault="00C5412A">
          <w:pPr>
            <w:pStyle w:val="TOC2"/>
            <w:tabs>
              <w:tab w:val="left" w:pos="880"/>
              <w:tab w:val="right" w:leader="dot" w:pos="9350"/>
            </w:tabs>
            <w:rPr>
              <w:del w:id="86" w:author="Palacherla, Susmitha C (NONUS)" w:date="2018-01-17T10:30:00Z"/>
              <w:noProof/>
              <w:lang w:eastAsia="en-US"/>
            </w:rPr>
          </w:pPr>
          <w:del w:id="87" w:author="Palacherla, Susmitha C (NONUS)" w:date="2018-01-17T10:30:00Z">
            <w:r w:rsidRPr="00E705FE" w:rsidDel="00E705FE">
              <w:rPr>
                <w:noProof/>
                <w:rPrChange w:id="88" w:author="Palacherla, Susmitha C (NONUS)" w:date="2018-01-17T10:30:00Z">
                  <w:rPr>
                    <w:rStyle w:val="Hyperlink"/>
                    <w:noProof/>
                  </w:rPr>
                </w:rPrChange>
              </w:rPr>
              <w:delText>1.5</w:delText>
            </w:r>
            <w:r w:rsidDel="00E705FE">
              <w:rPr>
                <w:noProof/>
                <w:lang w:eastAsia="en-US"/>
              </w:rPr>
              <w:tab/>
            </w:r>
            <w:r w:rsidRPr="00E705FE" w:rsidDel="00E705FE">
              <w:rPr>
                <w:noProof/>
                <w:rPrChange w:id="89" w:author="Palacherla, Susmitha C (NONUS)" w:date="2018-01-17T10:30:00Z">
                  <w:rPr>
                    <w:rStyle w:val="Hyperlink"/>
                    <w:noProof/>
                  </w:rPr>
                </w:rPrChange>
              </w:rPr>
              <w:delText>Software and Hardware Interfaces</w:delText>
            </w:r>
            <w:r w:rsidDel="00E705FE">
              <w:rPr>
                <w:noProof/>
                <w:webHidden/>
              </w:rPr>
              <w:tab/>
              <w:delText>6</w:delText>
            </w:r>
          </w:del>
        </w:p>
        <w:p w:rsidR="00C5412A" w:rsidDel="00E705FE" w:rsidRDefault="00C5412A">
          <w:pPr>
            <w:pStyle w:val="TOC3"/>
            <w:tabs>
              <w:tab w:val="left" w:pos="1320"/>
              <w:tab w:val="right" w:leader="dot" w:pos="9350"/>
            </w:tabs>
            <w:rPr>
              <w:del w:id="90" w:author="Palacherla, Susmitha C (NONUS)" w:date="2018-01-17T10:30:00Z"/>
              <w:noProof/>
              <w:lang w:eastAsia="en-US"/>
            </w:rPr>
          </w:pPr>
          <w:del w:id="91" w:author="Palacherla, Susmitha C (NONUS)" w:date="2018-01-17T10:30:00Z">
            <w:r w:rsidRPr="00E705FE" w:rsidDel="00E705FE">
              <w:rPr>
                <w:noProof/>
                <w:rPrChange w:id="92" w:author="Palacherla, Susmitha C (NONUS)" w:date="2018-01-17T10:30:00Z">
                  <w:rPr>
                    <w:rStyle w:val="Hyperlink"/>
                    <w:noProof/>
                  </w:rPr>
                </w:rPrChange>
              </w:rPr>
              <w:delText>1.5.1</w:delText>
            </w:r>
            <w:r w:rsidDel="00E705FE">
              <w:rPr>
                <w:noProof/>
                <w:lang w:eastAsia="en-US"/>
              </w:rPr>
              <w:tab/>
            </w:r>
            <w:r w:rsidRPr="00E705FE" w:rsidDel="00E705FE">
              <w:rPr>
                <w:noProof/>
                <w:rPrChange w:id="93" w:author="Palacherla, Susmitha C (NONUS)" w:date="2018-01-17T10:30:00Z">
                  <w:rPr>
                    <w:rStyle w:val="Hyperlink"/>
                    <w:noProof/>
                  </w:rPr>
                </w:rPrChange>
              </w:rPr>
              <w:delText>Software</w:delText>
            </w:r>
            <w:r w:rsidDel="00E705FE">
              <w:rPr>
                <w:noProof/>
                <w:webHidden/>
              </w:rPr>
              <w:tab/>
              <w:delText>6</w:delText>
            </w:r>
          </w:del>
        </w:p>
        <w:p w:rsidR="00C5412A" w:rsidDel="00E705FE" w:rsidRDefault="00C5412A">
          <w:pPr>
            <w:pStyle w:val="TOC3"/>
            <w:tabs>
              <w:tab w:val="left" w:pos="1320"/>
              <w:tab w:val="right" w:leader="dot" w:pos="9350"/>
            </w:tabs>
            <w:rPr>
              <w:del w:id="94" w:author="Palacherla, Susmitha C (NONUS)" w:date="2018-01-17T10:30:00Z"/>
              <w:noProof/>
              <w:lang w:eastAsia="en-US"/>
            </w:rPr>
          </w:pPr>
          <w:del w:id="95" w:author="Palacherla, Susmitha C (NONUS)" w:date="2018-01-17T10:30:00Z">
            <w:r w:rsidRPr="00E705FE" w:rsidDel="00E705FE">
              <w:rPr>
                <w:noProof/>
                <w:rPrChange w:id="96" w:author="Palacherla, Susmitha C (NONUS)" w:date="2018-01-17T10:30:00Z">
                  <w:rPr>
                    <w:rStyle w:val="Hyperlink"/>
                    <w:noProof/>
                  </w:rPr>
                </w:rPrChange>
              </w:rPr>
              <w:delText>1.5.2</w:delText>
            </w:r>
            <w:r w:rsidDel="00E705FE">
              <w:rPr>
                <w:noProof/>
                <w:lang w:eastAsia="en-US"/>
              </w:rPr>
              <w:tab/>
            </w:r>
            <w:r w:rsidRPr="00E705FE" w:rsidDel="00E705FE">
              <w:rPr>
                <w:noProof/>
                <w:rPrChange w:id="97" w:author="Palacherla, Susmitha C (NONUS)" w:date="2018-01-17T10:30:00Z">
                  <w:rPr>
                    <w:rStyle w:val="Hyperlink"/>
                    <w:noProof/>
                  </w:rPr>
                </w:rPrChange>
              </w:rPr>
              <w:delText>Hardware</w:delText>
            </w:r>
            <w:r w:rsidDel="00E705FE">
              <w:rPr>
                <w:noProof/>
                <w:webHidden/>
              </w:rPr>
              <w:tab/>
              <w:delText>6</w:delText>
            </w:r>
          </w:del>
        </w:p>
        <w:p w:rsidR="00C5412A" w:rsidDel="00E705FE" w:rsidRDefault="00C5412A">
          <w:pPr>
            <w:pStyle w:val="TOC2"/>
            <w:tabs>
              <w:tab w:val="left" w:pos="880"/>
              <w:tab w:val="right" w:leader="dot" w:pos="9350"/>
            </w:tabs>
            <w:rPr>
              <w:del w:id="98" w:author="Palacherla, Susmitha C (NONUS)" w:date="2018-01-17T10:30:00Z"/>
              <w:noProof/>
              <w:lang w:eastAsia="en-US"/>
            </w:rPr>
          </w:pPr>
          <w:del w:id="99" w:author="Palacherla, Susmitha C (NONUS)" w:date="2018-01-17T10:30:00Z">
            <w:r w:rsidRPr="00E705FE" w:rsidDel="00E705FE">
              <w:rPr>
                <w:noProof/>
                <w:rPrChange w:id="100" w:author="Palacherla, Susmitha C (NONUS)" w:date="2018-01-17T10:30:00Z">
                  <w:rPr>
                    <w:rStyle w:val="Hyperlink"/>
                    <w:noProof/>
                  </w:rPr>
                </w:rPrChange>
              </w:rPr>
              <w:delText>1.6</w:delText>
            </w:r>
            <w:r w:rsidDel="00E705FE">
              <w:rPr>
                <w:noProof/>
                <w:lang w:eastAsia="en-US"/>
              </w:rPr>
              <w:tab/>
            </w:r>
            <w:r w:rsidRPr="00E705FE" w:rsidDel="00E705FE">
              <w:rPr>
                <w:noProof/>
                <w:rPrChange w:id="101" w:author="Palacherla, Susmitha C (NONUS)" w:date="2018-01-17T10:30:00Z">
                  <w:rPr>
                    <w:rStyle w:val="Hyperlink"/>
                    <w:noProof/>
                  </w:rPr>
                </w:rPrChange>
              </w:rPr>
              <w:delText>Users</w:delText>
            </w:r>
            <w:r w:rsidDel="00E705FE">
              <w:rPr>
                <w:noProof/>
                <w:webHidden/>
              </w:rPr>
              <w:tab/>
              <w:delText>6</w:delText>
            </w:r>
          </w:del>
        </w:p>
        <w:p w:rsidR="00C5412A" w:rsidDel="00E705FE" w:rsidRDefault="00C5412A">
          <w:pPr>
            <w:pStyle w:val="TOC1"/>
            <w:tabs>
              <w:tab w:val="left" w:pos="440"/>
              <w:tab w:val="right" w:leader="dot" w:pos="9350"/>
            </w:tabs>
            <w:rPr>
              <w:del w:id="102" w:author="Palacherla, Susmitha C (NONUS)" w:date="2018-01-17T10:30:00Z"/>
              <w:rFonts w:asciiTheme="minorHAnsi" w:eastAsiaTheme="minorEastAsia" w:hAnsiTheme="minorHAnsi" w:cstheme="minorBidi"/>
              <w:noProof/>
            </w:rPr>
          </w:pPr>
          <w:del w:id="103" w:author="Palacherla, Susmitha C (NONUS)" w:date="2018-01-17T10:30:00Z">
            <w:r w:rsidRPr="00E705FE" w:rsidDel="00E705FE">
              <w:rPr>
                <w:noProof/>
                <w:rPrChange w:id="104" w:author="Palacherla, Susmitha C (NONUS)" w:date="2018-01-17T10:30:00Z">
                  <w:rPr>
                    <w:rStyle w:val="Hyperlink"/>
                    <w:noProof/>
                  </w:rPr>
                </w:rPrChange>
              </w:rPr>
              <w:delText>2.</w:delText>
            </w:r>
            <w:r w:rsidDel="00E705FE">
              <w:rPr>
                <w:rFonts w:asciiTheme="minorHAnsi" w:eastAsiaTheme="minorEastAsia" w:hAnsiTheme="minorHAnsi" w:cstheme="minorBidi"/>
                <w:noProof/>
              </w:rPr>
              <w:tab/>
            </w:r>
            <w:r w:rsidRPr="00E705FE" w:rsidDel="00E705FE">
              <w:rPr>
                <w:noProof/>
                <w:rPrChange w:id="105" w:author="Palacherla, Susmitha C (NONUS)" w:date="2018-01-17T10:30:00Z">
                  <w:rPr>
                    <w:rStyle w:val="Hyperlink"/>
                    <w:noProof/>
                  </w:rPr>
                </w:rPrChange>
              </w:rPr>
              <w:delText>Details</w:delText>
            </w:r>
            <w:r w:rsidDel="00E705FE">
              <w:rPr>
                <w:noProof/>
                <w:webHidden/>
              </w:rPr>
              <w:tab/>
              <w:delText>6</w:delText>
            </w:r>
          </w:del>
        </w:p>
        <w:p w:rsidR="00C5412A" w:rsidDel="00E705FE" w:rsidRDefault="00C5412A">
          <w:pPr>
            <w:pStyle w:val="TOC2"/>
            <w:tabs>
              <w:tab w:val="left" w:pos="880"/>
              <w:tab w:val="right" w:leader="dot" w:pos="9350"/>
            </w:tabs>
            <w:rPr>
              <w:del w:id="106" w:author="Palacherla, Susmitha C (NONUS)" w:date="2018-01-17T10:30:00Z"/>
              <w:noProof/>
              <w:lang w:eastAsia="en-US"/>
            </w:rPr>
          </w:pPr>
          <w:del w:id="107" w:author="Palacherla, Susmitha C (NONUS)" w:date="2018-01-17T10:30:00Z">
            <w:r w:rsidRPr="00E705FE" w:rsidDel="00E705FE">
              <w:rPr>
                <w:noProof/>
                <w:rPrChange w:id="108" w:author="Palacherla, Susmitha C (NONUS)" w:date="2018-01-17T10:30:00Z">
                  <w:rPr>
                    <w:rStyle w:val="Hyperlink"/>
                    <w:noProof/>
                  </w:rPr>
                </w:rPrChange>
              </w:rPr>
              <w:delText>2.1</w:delText>
            </w:r>
            <w:r w:rsidDel="00E705FE">
              <w:rPr>
                <w:noProof/>
                <w:lang w:eastAsia="en-US"/>
              </w:rPr>
              <w:tab/>
            </w:r>
            <w:r w:rsidRPr="00E705FE" w:rsidDel="00E705FE">
              <w:rPr>
                <w:noProof/>
                <w:rPrChange w:id="109" w:author="Palacherla, Susmitha C (NONUS)" w:date="2018-01-17T10:30:00Z">
                  <w:rPr>
                    <w:rStyle w:val="Hyperlink"/>
                    <w:noProof/>
                  </w:rPr>
                </w:rPrChange>
              </w:rPr>
              <w:delText>Source Files</w:delText>
            </w:r>
            <w:r w:rsidDel="00E705FE">
              <w:rPr>
                <w:noProof/>
                <w:webHidden/>
              </w:rPr>
              <w:tab/>
              <w:delText>6</w:delText>
            </w:r>
          </w:del>
        </w:p>
        <w:p w:rsidR="00C5412A" w:rsidDel="00E705FE" w:rsidRDefault="00C5412A">
          <w:pPr>
            <w:pStyle w:val="TOC2"/>
            <w:tabs>
              <w:tab w:val="left" w:pos="880"/>
              <w:tab w:val="right" w:leader="dot" w:pos="9350"/>
            </w:tabs>
            <w:rPr>
              <w:del w:id="110" w:author="Palacherla, Susmitha C (NONUS)" w:date="2018-01-17T10:30:00Z"/>
              <w:noProof/>
              <w:lang w:eastAsia="en-US"/>
            </w:rPr>
          </w:pPr>
          <w:del w:id="111" w:author="Palacherla, Susmitha C (NONUS)" w:date="2018-01-17T10:30:00Z">
            <w:r w:rsidRPr="00E705FE" w:rsidDel="00E705FE">
              <w:rPr>
                <w:noProof/>
                <w:rPrChange w:id="112" w:author="Palacherla, Susmitha C (NONUS)" w:date="2018-01-17T10:30:00Z">
                  <w:rPr>
                    <w:rStyle w:val="Hyperlink"/>
                    <w:noProof/>
                  </w:rPr>
                </w:rPrChange>
              </w:rPr>
              <w:delText>2.2</w:delText>
            </w:r>
            <w:r w:rsidDel="00E705FE">
              <w:rPr>
                <w:noProof/>
                <w:lang w:eastAsia="en-US"/>
              </w:rPr>
              <w:tab/>
            </w:r>
            <w:r w:rsidRPr="00E705FE" w:rsidDel="00E705FE">
              <w:rPr>
                <w:noProof/>
                <w:rPrChange w:id="113" w:author="Palacherla, Susmitha C (NONUS)" w:date="2018-01-17T10:30:00Z">
                  <w:rPr>
                    <w:rStyle w:val="Hyperlink"/>
                    <w:noProof/>
                  </w:rPr>
                </w:rPrChange>
              </w:rPr>
              <w:delText>Module Details</w:delText>
            </w:r>
            <w:r w:rsidDel="00E705FE">
              <w:rPr>
                <w:noProof/>
                <w:webHidden/>
              </w:rPr>
              <w:tab/>
              <w:delText>7</w:delText>
            </w:r>
          </w:del>
        </w:p>
        <w:p w:rsidR="00C5412A" w:rsidDel="00E705FE" w:rsidRDefault="00C5412A">
          <w:pPr>
            <w:pStyle w:val="TOC3"/>
            <w:tabs>
              <w:tab w:val="left" w:pos="1320"/>
              <w:tab w:val="right" w:leader="dot" w:pos="9350"/>
            </w:tabs>
            <w:rPr>
              <w:del w:id="114" w:author="Palacherla, Susmitha C (NONUS)" w:date="2018-01-17T10:30:00Z"/>
              <w:noProof/>
              <w:lang w:eastAsia="en-US"/>
            </w:rPr>
          </w:pPr>
          <w:del w:id="115" w:author="Palacherla, Susmitha C (NONUS)" w:date="2018-01-17T10:30:00Z">
            <w:r w:rsidRPr="00E705FE" w:rsidDel="00E705FE">
              <w:rPr>
                <w:noProof/>
                <w:rPrChange w:id="116" w:author="Palacherla, Susmitha C (NONUS)" w:date="2018-01-17T10:30:00Z">
                  <w:rPr>
                    <w:rStyle w:val="Hyperlink"/>
                    <w:noProof/>
                  </w:rPr>
                </w:rPrChange>
              </w:rPr>
              <w:delText>2.2.1</w:delText>
            </w:r>
            <w:r w:rsidDel="00E705FE">
              <w:rPr>
                <w:noProof/>
                <w:lang w:eastAsia="en-US"/>
              </w:rPr>
              <w:tab/>
            </w:r>
            <w:r w:rsidRPr="00E705FE" w:rsidDel="00E705FE">
              <w:rPr>
                <w:noProof/>
                <w:rPrChange w:id="117" w:author="Palacherla, Susmitha C (NONUS)" w:date="2018-01-17T10:30:00Z">
                  <w:rPr>
                    <w:rStyle w:val="Hyperlink"/>
                    <w:noProof/>
                  </w:rPr>
                </w:rPrChange>
              </w:rPr>
              <w:delText>SQL agent job</w:delText>
            </w:r>
            <w:r w:rsidDel="00E705FE">
              <w:rPr>
                <w:noProof/>
                <w:webHidden/>
              </w:rPr>
              <w:tab/>
              <w:delText>7</w:delText>
            </w:r>
          </w:del>
        </w:p>
        <w:p w:rsidR="00C5412A" w:rsidDel="00E705FE" w:rsidRDefault="00C5412A">
          <w:pPr>
            <w:pStyle w:val="TOC3"/>
            <w:tabs>
              <w:tab w:val="left" w:pos="1320"/>
              <w:tab w:val="right" w:leader="dot" w:pos="9350"/>
            </w:tabs>
            <w:rPr>
              <w:del w:id="118" w:author="Palacherla, Susmitha C (NONUS)" w:date="2018-01-17T10:30:00Z"/>
              <w:noProof/>
              <w:lang w:eastAsia="en-US"/>
            </w:rPr>
          </w:pPr>
          <w:del w:id="119" w:author="Palacherla, Susmitha C (NONUS)" w:date="2018-01-17T10:30:00Z">
            <w:r w:rsidRPr="00E705FE" w:rsidDel="00E705FE">
              <w:rPr>
                <w:noProof/>
                <w:rPrChange w:id="120" w:author="Palacherla, Susmitha C (NONUS)" w:date="2018-01-17T10:30:00Z">
                  <w:rPr>
                    <w:rStyle w:val="Hyperlink"/>
                    <w:noProof/>
                  </w:rPr>
                </w:rPrChange>
              </w:rPr>
              <w:delText>2.2.2</w:delText>
            </w:r>
            <w:r w:rsidDel="00E705FE">
              <w:rPr>
                <w:noProof/>
                <w:lang w:eastAsia="en-US"/>
              </w:rPr>
              <w:tab/>
            </w:r>
            <w:r w:rsidRPr="00E705FE" w:rsidDel="00E705FE">
              <w:rPr>
                <w:noProof/>
                <w:rPrChange w:id="121" w:author="Palacherla, Susmitha C (NONUS)" w:date="2018-01-17T10:30:00Z">
                  <w:rPr>
                    <w:rStyle w:val="Hyperlink"/>
                    <w:noProof/>
                  </w:rPr>
                </w:rPrChange>
              </w:rPr>
              <w:delText>SSIS Package</w:delText>
            </w:r>
            <w:r w:rsidDel="00E705FE">
              <w:rPr>
                <w:noProof/>
                <w:webHidden/>
              </w:rPr>
              <w:tab/>
              <w:delText>7</w:delText>
            </w:r>
          </w:del>
        </w:p>
        <w:p w:rsidR="00C5412A" w:rsidDel="00E705FE" w:rsidRDefault="00C5412A">
          <w:pPr>
            <w:pStyle w:val="TOC3"/>
            <w:tabs>
              <w:tab w:val="left" w:pos="1320"/>
              <w:tab w:val="right" w:leader="dot" w:pos="9350"/>
            </w:tabs>
            <w:rPr>
              <w:del w:id="122" w:author="Palacherla, Susmitha C (NONUS)" w:date="2018-01-17T10:30:00Z"/>
              <w:noProof/>
              <w:lang w:eastAsia="en-US"/>
            </w:rPr>
          </w:pPr>
          <w:del w:id="123" w:author="Palacherla, Susmitha C (NONUS)" w:date="2018-01-17T10:30:00Z">
            <w:r w:rsidRPr="00E705FE" w:rsidDel="00E705FE">
              <w:rPr>
                <w:noProof/>
                <w:rPrChange w:id="124" w:author="Palacherla, Susmitha C (NONUS)" w:date="2018-01-17T10:30:00Z">
                  <w:rPr>
                    <w:rStyle w:val="Hyperlink"/>
                    <w:noProof/>
                  </w:rPr>
                </w:rPrChange>
              </w:rPr>
              <w:delText>2.2.3</w:delText>
            </w:r>
            <w:r w:rsidDel="00E705FE">
              <w:rPr>
                <w:noProof/>
                <w:lang w:eastAsia="en-US"/>
              </w:rPr>
              <w:tab/>
            </w:r>
            <w:r w:rsidRPr="00E705FE" w:rsidDel="00E705FE">
              <w:rPr>
                <w:noProof/>
                <w:rPrChange w:id="125" w:author="Palacherla, Susmitha C (NONUS)" w:date="2018-01-17T10:30:00Z">
                  <w:rPr>
                    <w:rStyle w:val="Hyperlink"/>
                    <w:noProof/>
                  </w:rPr>
                </w:rPrChange>
              </w:rPr>
              <w:delText>Tables</w:delText>
            </w:r>
            <w:r w:rsidDel="00E705FE">
              <w:rPr>
                <w:noProof/>
                <w:webHidden/>
              </w:rPr>
              <w:tab/>
              <w:delText>82</w:delText>
            </w:r>
          </w:del>
        </w:p>
        <w:p w:rsidR="00C5412A" w:rsidDel="00E705FE" w:rsidRDefault="00C5412A">
          <w:pPr>
            <w:pStyle w:val="TOC3"/>
            <w:tabs>
              <w:tab w:val="left" w:pos="1320"/>
              <w:tab w:val="right" w:leader="dot" w:pos="9350"/>
            </w:tabs>
            <w:rPr>
              <w:del w:id="126" w:author="Palacherla, Susmitha C (NONUS)" w:date="2018-01-17T10:30:00Z"/>
              <w:noProof/>
              <w:lang w:eastAsia="en-US"/>
            </w:rPr>
          </w:pPr>
          <w:del w:id="127" w:author="Palacherla, Susmitha C (NONUS)" w:date="2018-01-17T10:30:00Z">
            <w:r w:rsidRPr="00E705FE" w:rsidDel="00E705FE">
              <w:rPr>
                <w:noProof/>
                <w:rPrChange w:id="128" w:author="Palacherla, Susmitha C (NONUS)" w:date="2018-01-17T10:30:00Z">
                  <w:rPr>
                    <w:rStyle w:val="Hyperlink"/>
                    <w:noProof/>
                  </w:rPr>
                </w:rPrChange>
              </w:rPr>
              <w:delText>2.2.4</w:delText>
            </w:r>
            <w:r w:rsidDel="00E705FE">
              <w:rPr>
                <w:noProof/>
                <w:lang w:eastAsia="en-US"/>
              </w:rPr>
              <w:tab/>
            </w:r>
            <w:r w:rsidRPr="00E705FE" w:rsidDel="00E705FE">
              <w:rPr>
                <w:noProof/>
                <w:rPrChange w:id="129" w:author="Palacherla, Susmitha C (NONUS)" w:date="2018-01-17T10:30:00Z">
                  <w:rPr>
                    <w:rStyle w:val="Hyperlink"/>
                    <w:noProof/>
                  </w:rPr>
                </w:rPrChange>
              </w:rPr>
              <w:delText>Procedures</w:delText>
            </w:r>
            <w:r w:rsidDel="00E705FE">
              <w:rPr>
                <w:noProof/>
                <w:webHidden/>
              </w:rPr>
              <w:tab/>
              <w:delText>82</w:delText>
            </w:r>
          </w:del>
        </w:p>
        <w:p w:rsidR="00C5412A" w:rsidDel="00E705FE" w:rsidRDefault="00C5412A">
          <w:pPr>
            <w:pStyle w:val="TOC3"/>
            <w:tabs>
              <w:tab w:val="left" w:pos="1320"/>
              <w:tab w:val="right" w:leader="dot" w:pos="9350"/>
            </w:tabs>
            <w:rPr>
              <w:del w:id="130" w:author="Palacherla, Susmitha C (NONUS)" w:date="2018-01-17T10:30:00Z"/>
              <w:noProof/>
              <w:lang w:eastAsia="en-US"/>
            </w:rPr>
          </w:pPr>
          <w:del w:id="131" w:author="Palacherla, Susmitha C (NONUS)" w:date="2018-01-17T10:30:00Z">
            <w:r w:rsidRPr="00E705FE" w:rsidDel="00E705FE">
              <w:rPr>
                <w:noProof/>
                <w:rPrChange w:id="132" w:author="Palacherla, Susmitha C (NONUS)" w:date="2018-01-17T10:30:00Z">
                  <w:rPr>
                    <w:rStyle w:val="Hyperlink"/>
                    <w:noProof/>
                  </w:rPr>
                </w:rPrChange>
              </w:rPr>
              <w:delText>2.2.5</w:delText>
            </w:r>
            <w:r w:rsidDel="00E705FE">
              <w:rPr>
                <w:noProof/>
                <w:lang w:eastAsia="en-US"/>
              </w:rPr>
              <w:tab/>
            </w:r>
            <w:r w:rsidRPr="00E705FE" w:rsidDel="00E705FE">
              <w:rPr>
                <w:noProof/>
                <w:rPrChange w:id="133" w:author="Palacherla, Susmitha C (NONUS)" w:date="2018-01-17T10:30:00Z">
                  <w:rPr>
                    <w:rStyle w:val="Hyperlink"/>
                    <w:noProof/>
                  </w:rPr>
                </w:rPrChange>
              </w:rPr>
              <w:delText>Functions</w:delText>
            </w:r>
            <w:r w:rsidDel="00E705FE">
              <w:rPr>
                <w:noProof/>
                <w:webHidden/>
              </w:rPr>
              <w:tab/>
              <w:delText>82</w:delText>
            </w:r>
          </w:del>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76086A">
      <w:pPr>
        <w:pStyle w:val="Heading1"/>
        <w:numPr>
          <w:ilvl w:val="0"/>
          <w:numId w:val="1"/>
        </w:numPr>
        <w:rPr>
          <w:color w:val="auto"/>
        </w:rPr>
      </w:pPr>
      <w:bookmarkStart w:id="134" w:name="_Toc503949770"/>
      <w:r w:rsidRPr="0027630C">
        <w:rPr>
          <w:color w:val="auto"/>
        </w:rPr>
        <w:lastRenderedPageBreak/>
        <w:t>Overview</w:t>
      </w:r>
      <w:bookmarkEnd w:id="134"/>
    </w:p>
    <w:p w:rsidR="00A47122" w:rsidRPr="0027630C" w:rsidRDefault="009D1884" w:rsidP="00481F6E">
      <w:pPr>
        <w:pStyle w:val="Heading2"/>
        <w:rPr>
          <w:rFonts w:ascii="Calibri" w:hAnsi="Calibri" w:cs="Times New Roman"/>
          <w:color w:val="auto"/>
          <w:sz w:val="22"/>
          <w:szCs w:val="22"/>
        </w:rPr>
      </w:pPr>
      <w:bookmarkStart w:id="135" w:name="_Toc503949771"/>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135"/>
    </w:p>
    <w:p w:rsidR="001B4454" w:rsidRPr="0095359C" w:rsidRDefault="00A47122" w:rsidP="001B4454">
      <w:pPr>
        <w:rPr>
          <w:rFonts w:asciiTheme="minorHAnsi" w:hAnsiTheme="minorHAnsi"/>
          <w:sz w:val="20"/>
          <w:szCs w:val="20"/>
        </w:rPr>
      </w:pPr>
      <w:r w:rsidRPr="00736BF7">
        <w:rPr>
          <w:rFonts w:asciiTheme="minorHAnsi" w:hAnsiTheme="minorHAnsi" w:cs="Segoe UI"/>
          <w:color w:val="000000" w:themeColor="text1"/>
        </w:rPr>
        <w:t xml:space="preserve"> </w:t>
      </w:r>
      <w:r w:rsidR="00026536" w:rsidRPr="0095359C">
        <w:rPr>
          <w:rFonts w:asciiTheme="minorHAnsi" w:hAnsiTheme="minorHAnsi" w:cs="Segoe UI"/>
          <w:color w:val="000000" w:themeColor="text1"/>
          <w:sz w:val="20"/>
          <w:szCs w:val="20"/>
        </w:rPr>
        <w:t xml:space="preserve">The </w:t>
      </w:r>
      <w:proofErr w:type="gramStart"/>
      <w:r w:rsidR="001B4454" w:rsidRPr="0095359C">
        <w:rPr>
          <w:rFonts w:asciiTheme="minorHAnsi" w:hAnsiTheme="minorHAnsi" w:cs="Segoe UI"/>
          <w:color w:val="000000" w:themeColor="text1"/>
          <w:sz w:val="20"/>
          <w:szCs w:val="20"/>
        </w:rPr>
        <w:t>eCL</w:t>
      </w:r>
      <w:proofErr w:type="gramEnd"/>
      <w:r w:rsidR="001B4454" w:rsidRPr="0095359C">
        <w:rPr>
          <w:rFonts w:asciiTheme="minorHAnsi" w:hAnsiTheme="minorHAnsi" w:cs="Segoe UI"/>
          <w:color w:val="000000" w:themeColor="text1"/>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Outlier reports are created by the</w:t>
      </w:r>
      <w:r w:rsidR="00026536" w:rsidRPr="0095359C">
        <w:rPr>
          <w:rFonts w:asciiTheme="minorHAnsi" w:hAnsiTheme="minorHAnsi" w:cs="Segoe UI"/>
          <w:color w:val="000000" w:themeColor="text1"/>
          <w:sz w:val="20"/>
          <w:szCs w:val="20"/>
        </w:rPr>
        <w:t xml:space="preserve"> CCO </w:t>
      </w:r>
      <w:r w:rsidR="001B4454" w:rsidRPr="0095359C">
        <w:rPr>
          <w:rFonts w:asciiTheme="minorHAnsi" w:hAnsiTheme="minorHAnsi" w:cs="Segoe UI"/>
          <w:color w:val="000000" w:themeColor="text1"/>
          <w:sz w:val="20"/>
          <w:szCs w:val="20"/>
        </w:rPr>
        <w:t xml:space="preserve">Analytics team which </w:t>
      </w:r>
      <w:r w:rsidR="00026536" w:rsidRPr="0095359C">
        <w:rPr>
          <w:rFonts w:asciiTheme="minorHAnsi" w:hAnsiTheme="minorHAnsi" w:cs="Segoe UI"/>
          <w:color w:val="000000" w:themeColor="text1"/>
          <w:sz w:val="20"/>
          <w:szCs w:val="20"/>
        </w:rPr>
        <w:t>identifies</w:t>
      </w:r>
      <w:r w:rsidR="001B4454" w:rsidRPr="0095359C">
        <w:rPr>
          <w:rFonts w:asciiTheme="minorHAnsi" w:hAnsiTheme="minorHAnsi" w:cs="Segoe UI"/>
          <w:color w:val="000000" w:themeColor="text1"/>
          <w:sz w:val="20"/>
          <w:szCs w:val="20"/>
        </w:rPr>
        <w:t xml:space="preserve"> thresholds and exceptions that require coaching or further research by Call Center Mangers (CCM). All items are entered into the </w:t>
      </w:r>
      <w:proofErr w:type="gramStart"/>
      <w:r w:rsidR="001B4454" w:rsidRPr="0095359C">
        <w:rPr>
          <w:rFonts w:asciiTheme="minorHAnsi" w:hAnsiTheme="minorHAnsi" w:cs="Segoe UI"/>
          <w:color w:val="000000" w:themeColor="text1"/>
          <w:sz w:val="20"/>
          <w:szCs w:val="20"/>
        </w:rPr>
        <w:t>eCL</w:t>
      </w:r>
      <w:proofErr w:type="gramEnd"/>
      <w:r w:rsidR="001B4454" w:rsidRPr="0095359C">
        <w:rPr>
          <w:rFonts w:asciiTheme="minorHAnsi" w:hAnsiTheme="minorHAnsi" w:cs="Segoe UI"/>
          <w:color w:val="000000" w:themeColor="text1"/>
          <w:sz w:val="20"/>
          <w:szCs w:val="20"/>
        </w:rPr>
        <w:t xml:space="preserve"> either through a Point of Contact (POC) via the standard entry form or through a data feed. Utilizing the </w:t>
      </w:r>
      <w:proofErr w:type="gramStart"/>
      <w:r w:rsidR="001B4454" w:rsidRPr="0095359C">
        <w:rPr>
          <w:rFonts w:asciiTheme="minorHAnsi" w:hAnsiTheme="minorHAnsi" w:cs="Segoe UI"/>
          <w:color w:val="000000" w:themeColor="text1"/>
          <w:sz w:val="20"/>
          <w:szCs w:val="20"/>
        </w:rPr>
        <w:t>eCL</w:t>
      </w:r>
      <w:proofErr w:type="gramEnd"/>
      <w:r w:rsidR="001B4454" w:rsidRPr="0095359C">
        <w:rPr>
          <w:rFonts w:asciiTheme="minorHAnsi" w:hAnsiTheme="minorHAnsi" w:cs="Segoe UI"/>
          <w:color w:val="000000" w:themeColor="text1"/>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136" w:name="_Toc503949772"/>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136"/>
    </w:p>
    <w:p w:rsidR="00A47122" w:rsidRPr="0095359C" w:rsidRDefault="00A47122" w:rsidP="00A47122">
      <w:pPr>
        <w:widowControl w:val="0"/>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This document describes the </w:t>
      </w:r>
      <w:r w:rsidR="001B4454" w:rsidRPr="0095359C">
        <w:rPr>
          <w:rFonts w:asciiTheme="minorHAnsi" w:hAnsiTheme="minorHAnsi" w:cs="Segoe UI"/>
          <w:color w:val="000000" w:themeColor="text1"/>
          <w:sz w:val="20"/>
          <w:szCs w:val="20"/>
        </w:rPr>
        <w:t>load of the Outliers reports provided by the Analytics team into the eCoaching database. Once the reports are loaded into the database the logs are tracked through the workflow like any Coaching log entered from the web interface.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137" w:name="_Toc503949773"/>
      <w:r w:rsidRPr="0027630C">
        <w:rPr>
          <w:rFonts w:ascii="Calibri" w:hAnsi="Calibri" w:cs="Times New Roman"/>
          <w:color w:val="auto"/>
          <w:sz w:val="22"/>
          <w:szCs w:val="22"/>
        </w:rPr>
        <w:t>Source Files</w:t>
      </w:r>
      <w:bookmarkEnd w:id="137"/>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The table below shows all of the outlier report types that can arrive as feeds. Currently active feeds are marked by an ‘X’ in the table below.</w:t>
      </w:r>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Files have a naming convention eCL_Outlier_Feed_XXX</w:t>
      </w:r>
      <w:r w:rsidR="00F56A29" w:rsidRPr="0095359C">
        <w:rPr>
          <w:rFonts w:asciiTheme="minorHAnsi" w:hAnsiTheme="minorHAnsi" w:cs="Segoe UI"/>
          <w:color w:val="000000" w:themeColor="text1"/>
          <w:sz w:val="20"/>
          <w:szCs w:val="20"/>
        </w:rPr>
        <w:t>yyyymmdd</w:t>
      </w:r>
      <w:r w:rsidRPr="0095359C">
        <w:rPr>
          <w:rFonts w:asciiTheme="minorHAnsi" w:hAnsiTheme="minorHAnsi" w:cs="Segoe UI"/>
          <w:color w:val="000000" w:themeColor="text1"/>
          <w:sz w:val="20"/>
          <w:szCs w:val="20"/>
        </w:rPr>
        <w:t>.csv where XXX stands for the 3 letter acronym used by the report as shown in the ‘Code’ column below.</w:t>
      </w:r>
    </w:p>
    <w:p w:rsidR="0053330A" w:rsidRDefault="0053330A" w:rsidP="0053330A">
      <w:pPr>
        <w:rPr>
          <w:ins w:id="138" w:author="Palacherla, Susmitha C (NONUS)" w:date="2018-01-17T10:11:00Z"/>
          <w:rFonts w:asciiTheme="minorHAnsi" w:hAnsiTheme="minorHAnsi" w:cs="Segoe UI"/>
          <w:sz w:val="20"/>
          <w:szCs w:val="20"/>
        </w:rPr>
      </w:pPr>
      <w:r w:rsidRPr="0095359C">
        <w:rPr>
          <w:rFonts w:asciiTheme="minorHAnsi" w:hAnsiTheme="minorHAnsi" w:cs="Segoe UI"/>
          <w:color w:val="000000" w:themeColor="text1"/>
          <w:sz w:val="20"/>
          <w:szCs w:val="20"/>
        </w:rPr>
        <w:t xml:space="preserve">Files are staged at </w:t>
      </w:r>
      <w:ins w:id="139" w:author="Palacherla, Susmitha C (NONUS)" w:date="2018-01-17T10:11:00Z">
        <w:r w:rsidR="00E25F26">
          <w:rPr>
            <w:rFonts w:asciiTheme="minorHAnsi" w:hAnsiTheme="minorHAnsi" w:cs="Segoe UI"/>
            <w:sz w:val="20"/>
            <w:szCs w:val="20"/>
          </w:rPr>
          <w:fldChar w:fldCharType="begin"/>
        </w:r>
        <w:r w:rsidR="00E25F26">
          <w:rPr>
            <w:rFonts w:asciiTheme="minorHAnsi" w:hAnsiTheme="minorHAnsi" w:cs="Segoe UI"/>
            <w:sz w:val="20"/>
            <w:szCs w:val="20"/>
          </w:rPr>
          <w:instrText xml:space="preserve"> HYPERLINK "</w:instrText>
        </w:r>
        <w:r w:rsidR="00E25F26" w:rsidRPr="00E25F26">
          <w:rPr>
            <w:rFonts w:asciiTheme="minorHAnsi" w:hAnsiTheme="minorHAnsi" w:cs="Segoe UI"/>
            <w:sz w:val="20"/>
            <w:szCs w:val="20"/>
          </w:rPr>
          <w:instrText>\</w:instrText>
        </w:r>
        <w:r w:rsidR="00E25F26" w:rsidRPr="00E25F26">
          <w:rPr>
            <w:rPrChange w:id="140" w:author="Palacherla, Susmitha C (NONUS)" w:date="2018-01-17T10:11:00Z">
              <w:rPr>
                <w:rStyle w:val="Hyperlink"/>
                <w:rFonts w:asciiTheme="minorHAnsi" w:hAnsiTheme="minorHAnsi" w:cs="Segoe UI"/>
                <w:sz w:val="20"/>
                <w:szCs w:val="20"/>
              </w:rPr>
            </w:rPrChange>
          </w:rPr>
          <w:instrText>\</w:instrText>
        </w:r>
        <w:r w:rsidR="00E25F26" w:rsidRPr="00E25F26">
          <w:rPr>
            <w:rFonts w:asciiTheme="minorHAnsi" w:hAnsiTheme="minorHAnsi" w:cs="Segoe UI"/>
            <w:sz w:val="20"/>
            <w:szCs w:val="20"/>
          </w:rPr>
          <w:instrText>\</w:instrText>
        </w:r>
        <w:r w:rsidR="00E25F26" w:rsidRPr="00E25F26">
          <w:rPr>
            <w:rPrChange w:id="141" w:author="Palacherla, Susmitha C (NONUS)" w:date="2018-01-17T10:11:00Z">
              <w:rPr>
                <w:rStyle w:val="Hyperlink"/>
                <w:rFonts w:asciiTheme="minorHAnsi" w:hAnsiTheme="minorHAnsi" w:cs="Segoe UI"/>
                <w:sz w:val="20"/>
                <w:szCs w:val="20"/>
              </w:rPr>
            </w:rPrChange>
          </w:rPr>
          <w:instrText>\f3420-ecldbp01</w:instrText>
        </w:r>
        <w:r w:rsidR="00E25F26" w:rsidRPr="00E25F26">
          <w:rPr>
            <w:rFonts w:asciiTheme="minorHAnsi" w:hAnsiTheme="minorHAnsi" w:cs="Segoe UI"/>
            <w:sz w:val="20"/>
            <w:szCs w:val="20"/>
          </w:rPr>
          <w:instrText>\</w:instrText>
        </w:r>
        <w:r w:rsidR="00E25F26" w:rsidRPr="00E25F26">
          <w:rPr>
            <w:rPrChange w:id="142" w:author="Palacherla, Susmitha C (NONUS)" w:date="2018-01-17T10:11:00Z">
              <w:rPr>
                <w:rStyle w:val="Hyperlink"/>
                <w:rFonts w:asciiTheme="minorHAnsi" w:hAnsiTheme="minorHAnsi" w:cs="Segoe UI"/>
                <w:sz w:val="20"/>
                <w:szCs w:val="20"/>
              </w:rPr>
            </w:rPrChange>
          </w:rPr>
          <w:instrText>\data</w:instrText>
        </w:r>
        <w:r w:rsidR="00E25F26" w:rsidRPr="00E25F26">
          <w:rPr>
            <w:rFonts w:asciiTheme="minorHAnsi" w:hAnsiTheme="minorHAnsi" w:cs="Segoe UI"/>
            <w:sz w:val="20"/>
            <w:szCs w:val="20"/>
          </w:rPr>
          <w:instrText>\</w:instrText>
        </w:r>
        <w:r w:rsidR="00E25F26" w:rsidRPr="00E25F26">
          <w:rPr>
            <w:rPrChange w:id="143" w:author="Palacherla, Susmitha C (NONUS)" w:date="2018-01-17T10:11:00Z">
              <w:rPr>
                <w:rStyle w:val="Hyperlink"/>
                <w:rFonts w:asciiTheme="minorHAnsi" w:hAnsiTheme="minorHAnsi" w:cs="Segoe UI"/>
                <w:sz w:val="20"/>
                <w:szCs w:val="20"/>
              </w:rPr>
            </w:rPrChange>
          </w:rPr>
          <w:instrText>\Coaching</w:instrText>
        </w:r>
      </w:ins>
      <w:r w:rsidR="00E25F26" w:rsidRPr="00E25F26">
        <w:rPr>
          <w:rFonts w:asciiTheme="minorHAnsi" w:hAnsiTheme="minorHAnsi" w:cs="Segoe UI"/>
          <w:sz w:val="20"/>
          <w:szCs w:val="20"/>
        </w:rPr>
        <w:instrText>\</w:instrText>
      </w:r>
      <w:r w:rsidR="00E25F26" w:rsidRPr="00E25F26">
        <w:rPr>
          <w:rPrChange w:id="144" w:author="Palacherla, Susmitha C (NONUS)" w:date="2018-01-17T10:11:00Z">
            <w:rPr>
              <w:rStyle w:val="Hyperlink"/>
              <w:rFonts w:asciiTheme="minorHAnsi" w:hAnsiTheme="minorHAnsi" w:cs="Segoe UI"/>
              <w:sz w:val="20"/>
              <w:szCs w:val="20"/>
            </w:rPr>
          </w:rPrChange>
        </w:rPr>
        <w:instrText>\Outliers</w:instrText>
      </w:r>
      <w:r w:rsidR="00E25F26" w:rsidRPr="00E25F26">
        <w:rPr>
          <w:rFonts w:asciiTheme="minorHAnsi" w:hAnsiTheme="minorHAnsi" w:cs="Segoe UI"/>
          <w:sz w:val="20"/>
          <w:szCs w:val="20"/>
        </w:rPr>
        <w:instrText>\</w:instrText>
      </w:r>
      <w:r w:rsidR="00E25F26" w:rsidRPr="00E25F26">
        <w:rPr>
          <w:rPrChange w:id="145" w:author="Palacherla, Susmitha C (NONUS)" w:date="2018-01-17T10:11:00Z">
            <w:rPr>
              <w:rStyle w:val="Hyperlink"/>
              <w:rFonts w:asciiTheme="minorHAnsi" w:hAnsiTheme="minorHAnsi" w:cs="Segoe UI"/>
              <w:sz w:val="20"/>
              <w:szCs w:val="20"/>
            </w:rPr>
          </w:rPrChange>
        </w:rPr>
        <w:instrText>\</w:instrText>
      </w:r>
      <w:ins w:id="146" w:author="Palacherla, Susmitha C (NONUS)" w:date="2018-01-17T10:11:00Z">
        <w:r w:rsidR="00E25F26" w:rsidRPr="00E25F26">
          <w:rPr>
            <w:rFonts w:asciiTheme="minorHAnsi" w:hAnsiTheme="minorHAnsi" w:cs="Segoe UI"/>
            <w:sz w:val="20"/>
            <w:szCs w:val="20"/>
          </w:rPr>
          <w:instrText>Encrypt_Out</w:instrText>
        </w:r>
        <w:r w:rsidR="00E25F26">
          <w:rPr>
            <w:rFonts w:asciiTheme="minorHAnsi" w:hAnsiTheme="minorHAnsi" w:cs="Segoe UI"/>
            <w:sz w:val="20"/>
            <w:szCs w:val="20"/>
          </w:rPr>
          <w:instrText xml:space="preserve">\\" </w:instrText>
        </w:r>
        <w:r w:rsidR="00E25F26">
          <w:rPr>
            <w:rFonts w:asciiTheme="minorHAnsi" w:hAnsiTheme="minorHAnsi" w:cs="Segoe UI"/>
            <w:sz w:val="20"/>
            <w:szCs w:val="20"/>
          </w:rPr>
          <w:fldChar w:fldCharType="separate"/>
        </w:r>
        <w:r w:rsidR="00E25F26" w:rsidRPr="00700164">
          <w:rPr>
            <w:rStyle w:val="Hyperlink"/>
            <w:rFonts w:asciiTheme="minorHAnsi" w:hAnsiTheme="minorHAnsi" w:cs="Segoe UI"/>
            <w:sz w:val="20"/>
            <w:szCs w:val="20"/>
          </w:rPr>
          <w:t>\\f3420-ecldbp01\data\Coaching</w:t>
        </w:r>
      </w:ins>
      <w:del w:id="147" w:author="Palacherla, Susmitha C (NONUS)" w:date="2018-01-17T10:11:00Z">
        <w:r w:rsidR="00E25F26" w:rsidRPr="00700164" w:rsidDel="00E25F26">
          <w:rPr>
            <w:rStyle w:val="Hyperlink"/>
            <w:rFonts w:asciiTheme="minorHAnsi" w:hAnsiTheme="minorHAnsi" w:cs="Segoe UI"/>
            <w:sz w:val="20"/>
            <w:szCs w:val="20"/>
          </w:rPr>
          <w:delText>\\VRIVSCORS01\BCC Scorecards\Coaching</w:delText>
        </w:r>
      </w:del>
      <w:r w:rsidR="00E25F26" w:rsidRPr="00700164">
        <w:rPr>
          <w:rStyle w:val="Hyperlink"/>
          <w:rFonts w:asciiTheme="minorHAnsi" w:hAnsiTheme="minorHAnsi" w:cs="Segoe UI"/>
          <w:sz w:val="20"/>
          <w:szCs w:val="20"/>
        </w:rPr>
        <w:t>\Outliers\</w:t>
      </w:r>
      <w:ins w:id="148" w:author="Palacherla, Susmitha C (NONUS)" w:date="2018-01-17T10:11:00Z">
        <w:r w:rsidR="00E25F26" w:rsidRPr="00700164">
          <w:rPr>
            <w:rStyle w:val="Hyperlink"/>
            <w:rFonts w:asciiTheme="minorHAnsi" w:hAnsiTheme="minorHAnsi" w:cs="Segoe UI"/>
            <w:sz w:val="20"/>
            <w:szCs w:val="20"/>
          </w:rPr>
          <w:t>Encrypt_Out\</w:t>
        </w:r>
        <w:r w:rsidR="00E25F26">
          <w:rPr>
            <w:rFonts w:asciiTheme="minorHAnsi" w:hAnsiTheme="minorHAnsi" w:cs="Segoe UI"/>
            <w:sz w:val="20"/>
            <w:szCs w:val="20"/>
          </w:rPr>
          <w:fldChar w:fldCharType="end"/>
        </w:r>
      </w:ins>
    </w:p>
    <w:p w:rsidR="00E25F26" w:rsidRPr="0095359C" w:rsidDel="00E25F26" w:rsidRDefault="00E25F26" w:rsidP="0053330A">
      <w:pPr>
        <w:rPr>
          <w:del w:id="149" w:author="Palacherla, Susmitha C (NONUS)" w:date="2018-01-17T10:11:00Z"/>
          <w:rFonts w:asciiTheme="minorHAnsi" w:hAnsiTheme="minorHAnsi" w:cs="Segoe UI"/>
          <w:color w:val="000000" w:themeColor="text1"/>
          <w:sz w:val="20"/>
          <w:szCs w:val="20"/>
        </w:rPr>
      </w:pPr>
    </w:p>
    <w:tbl>
      <w:tblPr>
        <w:tblW w:w="9555" w:type="dxa"/>
        <w:tblInd w:w="93" w:type="dxa"/>
        <w:tblLook w:val="04A0" w:firstRow="1" w:lastRow="0" w:firstColumn="1" w:lastColumn="0" w:noHBand="0" w:noVBand="1"/>
      </w:tblPr>
      <w:tblGrid>
        <w:gridCol w:w="419"/>
        <w:gridCol w:w="4435"/>
        <w:gridCol w:w="963"/>
        <w:gridCol w:w="617"/>
        <w:gridCol w:w="948"/>
        <w:gridCol w:w="612"/>
        <w:gridCol w:w="1561"/>
      </w:tblGrid>
      <w:tr w:rsidR="0053330A" w:rsidRPr="007E2C75" w:rsidTr="0054008E">
        <w:trPr>
          <w:trHeight w:val="450"/>
        </w:trPr>
        <w:tc>
          <w:tcPr>
            <w:tcW w:w="419" w:type="dxa"/>
            <w:tcBorders>
              <w:top w:val="single" w:sz="8" w:space="0" w:color="F2F2F2"/>
              <w:left w:val="single" w:sz="8" w:space="0" w:color="7297BD"/>
              <w:bottom w:val="nil"/>
              <w:right w:val="single" w:sz="8" w:space="0" w:color="F2F2F2"/>
            </w:tcBorders>
            <w:shd w:val="clear" w:color="000000" w:fill="7297BD"/>
            <w:vAlign w:val="center"/>
            <w:hideMark/>
          </w:tcPr>
          <w:p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963"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617"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948"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eCL Workflow</w:t>
            </w:r>
          </w:p>
        </w:tc>
        <w:tc>
          <w:tcPr>
            <w:tcW w:w="612"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561"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53330A" w:rsidRPr="007E2C75" w:rsidTr="0054008E">
        <w:trPr>
          <w:trHeight w:val="690"/>
        </w:trPr>
        <w:tc>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ACO Escalation</w:t>
            </w:r>
          </w:p>
        </w:tc>
        <w:tc>
          <w:tcPr>
            <w:tcW w:w="963"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ACO</w:t>
            </w:r>
          </w:p>
        </w:tc>
        <w:tc>
          <w:tcPr>
            <w:tcW w:w="948"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561"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ACW</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ACW</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AHT</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AHT</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POC</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Cancelled Calls</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CAN</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Default Qualifiers</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DFQ</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6</w:t>
            </w:r>
            <w:r w:rsidR="0054008E">
              <w:rPr>
                <w:rFonts w:cstheme="minorHAnsi"/>
                <w:color w:val="000000"/>
                <w:sz w:val="16"/>
                <w:szCs w:val="16"/>
              </w:rPr>
              <w:t>a</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r w:rsidR="00657231" w:rsidRPr="0095359C">
              <w:rPr>
                <w:rFonts w:asciiTheme="minorHAnsi" w:hAnsiTheme="minorHAnsi" w:cstheme="minorHAnsi"/>
                <w:color w:val="000000"/>
                <w:sz w:val="20"/>
                <w:szCs w:val="20"/>
              </w:rPr>
              <w:t>X</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IAE</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657231"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4008E"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tcPr>
          <w:p w:rsidR="0054008E" w:rsidRPr="007E2C75" w:rsidRDefault="0054008E" w:rsidP="0054008E">
            <w:pPr>
              <w:spacing w:after="0" w:line="240" w:lineRule="auto"/>
              <w:jc w:val="right"/>
              <w:rPr>
                <w:rFonts w:cstheme="minorHAnsi"/>
                <w:color w:val="000000"/>
                <w:sz w:val="16"/>
                <w:szCs w:val="16"/>
              </w:rPr>
            </w:pPr>
            <w:r w:rsidRPr="007E2C75">
              <w:rPr>
                <w:rFonts w:cstheme="minorHAnsi"/>
                <w:color w:val="000000"/>
                <w:sz w:val="16"/>
                <w:szCs w:val="16"/>
              </w:rPr>
              <w:t>6</w:t>
            </w:r>
            <w:r>
              <w:rPr>
                <w:rFonts w:cstheme="minorHAnsi"/>
                <w:color w:val="000000"/>
                <w:sz w:val="16"/>
                <w:szCs w:val="16"/>
              </w:rPr>
              <w:t>b</w:t>
            </w:r>
          </w:p>
        </w:tc>
        <w:tc>
          <w:tcPr>
            <w:tcW w:w="4435" w:type="dxa"/>
            <w:tcBorders>
              <w:top w:val="nil"/>
              <w:left w:val="nil"/>
              <w:bottom w:val="single" w:sz="4" w:space="0" w:color="auto"/>
              <w:right w:val="single" w:sz="4" w:space="0" w:color="auto"/>
            </w:tcBorders>
            <w:shd w:val="clear" w:color="000000" w:fill="C5D9F1"/>
            <w:noWrap/>
            <w:vAlign w:val="center"/>
          </w:tcPr>
          <w:p w:rsidR="0054008E" w:rsidRPr="0095359C" w:rsidRDefault="0054008E" w:rsidP="0054008E">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r>
              <w:rPr>
                <w:rFonts w:asciiTheme="minorHAnsi" w:hAnsiTheme="minorHAnsi"/>
                <w:color w:val="000000"/>
                <w:sz w:val="20"/>
                <w:szCs w:val="20"/>
              </w:rPr>
              <w:t xml:space="preserve"> FFM</w:t>
            </w:r>
          </w:p>
        </w:tc>
        <w:tc>
          <w:tcPr>
            <w:tcW w:w="963" w:type="dxa"/>
            <w:tcBorders>
              <w:top w:val="nil"/>
              <w:left w:val="nil"/>
              <w:bottom w:val="single" w:sz="4" w:space="0" w:color="auto"/>
              <w:right w:val="single" w:sz="4" w:space="0" w:color="auto"/>
            </w:tcBorders>
            <w:shd w:val="clear" w:color="000000" w:fill="C5D9F1"/>
            <w:vAlign w:val="center"/>
          </w:tcPr>
          <w:p w:rsidR="0054008E" w:rsidRPr="0095359C" w:rsidRDefault="0054008E" w:rsidP="0054008E">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 X</w:t>
            </w:r>
          </w:p>
        </w:tc>
        <w:tc>
          <w:tcPr>
            <w:tcW w:w="617" w:type="dxa"/>
            <w:tcBorders>
              <w:top w:val="nil"/>
              <w:left w:val="nil"/>
              <w:bottom w:val="single" w:sz="4" w:space="0" w:color="auto"/>
              <w:right w:val="single" w:sz="4" w:space="0" w:color="auto"/>
            </w:tcBorders>
            <w:shd w:val="clear" w:color="000000" w:fill="C5D9F1"/>
            <w:vAlign w:val="center"/>
          </w:tcPr>
          <w:p w:rsidR="0054008E" w:rsidRPr="0095359C" w:rsidRDefault="0054008E" w:rsidP="0054008E">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IAE</w:t>
            </w:r>
            <w:r>
              <w:rPr>
                <w:rFonts w:asciiTheme="minorHAnsi" w:hAnsiTheme="minorHAnsi" w:cstheme="minorHAnsi"/>
                <w:color w:val="000000"/>
                <w:sz w:val="20"/>
                <w:szCs w:val="20"/>
              </w:rPr>
              <w:t>F</w:t>
            </w:r>
          </w:p>
        </w:tc>
        <w:tc>
          <w:tcPr>
            <w:tcW w:w="948" w:type="dxa"/>
            <w:tcBorders>
              <w:top w:val="nil"/>
              <w:left w:val="nil"/>
              <w:bottom w:val="single" w:sz="4" w:space="0" w:color="auto"/>
              <w:right w:val="single" w:sz="4" w:space="0" w:color="auto"/>
            </w:tcBorders>
            <w:shd w:val="clear" w:color="000000" w:fill="C5D9F1"/>
            <w:vAlign w:val="center"/>
          </w:tcPr>
          <w:p w:rsidR="0054008E" w:rsidRPr="0095359C" w:rsidRDefault="0054008E" w:rsidP="0054008E">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tcPr>
          <w:p w:rsidR="0054008E" w:rsidRPr="0095359C" w:rsidRDefault="0054008E" w:rsidP="0054008E">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tcPr>
          <w:p w:rsidR="0054008E" w:rsidRPr="0095359C" w:rsidRDefault="0054008E" w:rsidP="0054008E">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DME Escalation</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IDE</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EE/MM Escalation</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IEE</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NGD Feedback</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INF</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ISG Consults</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ISG</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Inbound</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ISQ</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Low CSAT</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r w:rsidR="00F50BAE" w:rsidRPr="0095359C">
              <w:rPr>
                <w:rFonts w:asciiTheme="minorHAnsi" w:hAnsiTheme="minorHAnsi" w:cstheme="minorHAnsi"/>
                <w:color w:val="000000"/>
                <w:sz w:val="20"/>
                <w:szCs w:val="20"/>
              </w:rPr>
              <w:t>X</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LCS</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657231"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Scripts Logged</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SLG</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NGD Inappropriate Transfer</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NIT</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Open Calls</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OPN</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Outbound</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OSC</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Returned MAC Escalation</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RME</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BCC Security and Privacy Incident Coaching</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SPI</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POC </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75"/>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Transfers</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TRN</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w:t>
            </w:r>
            <w:r w:rsidRPr="0095359C">
              <w:rPr>
                <w:rFonts w:asciiTheme="minorHAnsi" w:hAnsiTheme="minorHAnsi" w:cstheme="minorHAnsi"/>
                <w:color w:val="000000"/>
                <w:sz w:val="20"/>
                <w:szCs w:val="20"/>
              </w:rPr>
              <w:lastRenderedPageBreak/>
              <w:t xml:space="preserve">Initiatives  </w:t>
            </w:r>
          </w:p>
        </w:tc>
      </w:tr>
      <w:tr w:rsidR="00657231" w:rsidRPr="007E2C75" w:rsidTr="0054008E">
        <w:trPr>
          <w:trHeight w:val="675"/>
        </w:trPr>
        <w:tc>
          <w:tcPr>
            <w:tcW w:w="419" w:type="dxa"/>
            <w:tcBorders>
              <w:top w:val="single" w:sz="4" w:space="0" w:color="auto"/>
              <w:left w:val="single" w:sz="4" w:space="0" w:color="auto"/>
              <w:bottom w:val="single" w:sz="4" w:space="0" w:color="auto"/>
              <w:right w:val="single" w:sz="6" w:space="0" w:color="auto"/>
            </w:tcBorders>
            <w:shd w:val="clear" w:color="000000" w:fill="C5D9F1"/>
            <w:vAlign w:val="center"/>
          </w:tcPr>
          <w:p w:rsidR="00657231" w:rsidRPr="007E2C75" w:rsidRDefault="00657231" w:rsidP="00657231">
            <w:pPr>
              <w:spacing w:after="0" w:line="240" w:lineRule="auto"/>
              <w:jc w:val="right"/>
              <w:rPr>
                <w:color w:val="000000"/>
                <w:sz w:val="16"/>
                <w:szCs w:val="16"/>
              </w:rPr>
            </w:pPr>
            <w:r>
              <w:rPr>
                <w:rFonts w:cstheme="minorHAnsi"/>
                <w:color w:val="000000"/>
                <w:sz w:val="16"/>
                <w:szCs w:val="16"/>
              </w:rPr>
              <w:lastRenderedPageBreak/>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Transfer</w:t>
            </w:r>
          </w:p>
        </w:tc>
        <w:tc>
          <w:tcPr>
            <w:tcW w:w="963"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17"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IAT</w:t>
            </w:r>
          </w:p>
        </w:tc>
        <w:tc>
          <w:tcPr>
            <w:tcW w:w="948"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single" w:sz="4" w:space="0" w:color="auto"/>
              <w:left w:val="single" w:sz="6" w:space="0" w:color="auto"/>
              <w:bottom w:val="single" w:sz="4" w:space="0" w:color="auto"/>
              <w:right w:val="single" w:sz="4"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B15CC1" w:rsidRPr="007E2C75" w:rsidTr="0054008E">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657231">
            <w:pPr>
              <w:spacing w:after="0" w:line="240" w:lineRule="auto"/>
              <w:jc w:val="right"/>
              <w:rPr>
                <w:rFonts w:cstheme="minorHAnsi"/>
                <w:color w:val="000000"/>
                <w:sz w:val="16"/>
                <w:szCs w:val="16"/>
              </w:rPr>
            </w:pPr>
            <w:r>
              <w:rPr>
                <w:rFonts w:cstheme="minorHAnsi"/>
                <w:color w:val="000000"/>
                <w:sz w:val="16"/>
                <w:szCs w:val="16"/>
              </w:rPr>
              <w:t>21.</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Number of Breaks</w:t>
            </w:r>
          </w:p>
        </w:tc>
        <w:tc>
          <w:tcPr>
            <w:tcW w:w="963"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3B16DA" w:rsidP="0065723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17"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BRN</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B15CC1" w:rsidRPr="007E2C75" w:rsidTr="0054008E">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B15CC1">
            <w:pPr>
              <w:spacing w:after="0" w:line="240" w:lineRule="auto"/>
              <w:jc w:val="right"/>
              <w:rPr>
                <w:rFonts w:cstheme="minorHAnsi"/>
                <w:color w:val="000000"/>
                <w:sz w:val="16"/>
                <w:szCs w:val="16"/>
              </w:rPr>
            </w:pPr>
            <w:r>
              <w:rPr>
                <w:rFonts w:cstheme="minorHAnsi"/>
                <w:color w:val="000000"/>
                <w:sz w:val="16"/>
                <w:szCs w:val="16"/>
              </w:rPr>
              <w:t>22.</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B15CC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Break Length</w:t>
            </w:r>
          </w:p>
        </w:tc>
        <w:tc>
          <w:tcPr>
            <w:tcW w:w="963"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3B16DA" w:rsidP="00B15CC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17"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BRL</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bl>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150" w:name="_Toc503949774"/>
      <w:r w:rsidRPr="0027630C">
        <w:rPr>
          <w:rFonts w:ascii="Calibri" w:hAnsi="Calibri" w:cs="Times New Roman"/>
          <w:color w:val="auto"/>
          <w:sz w:val="22"/>
          <w:szCs w:val="22"/>
        </w:rPr>
        <w:t>Module List</w:t>
      </w:r>
      <w:bookmarkEnd w:id="150"/>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agent job</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SSIS Package</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Tables</w:t>
      </w:r>
    </w:p>
    <w:p w:rsidR="009D1884" w:rsidRPr="0095359C" w:rsidRDefault="006913F0"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151" w:name="_Toc503949775"/>
      <w:r w:rsidRPr="0027630C">
        <w:rPr>
          <w:rFonts w:ascii="Calibri" w:hAnsi="Calibri" w:cs="Times New Roman"/>
          <w:color w:val="auto"/>
          <w:sz w:val="22"/>
          <w:szCs w:val="22"/>
        </w:rPr>
        <w:t>Software and Hardware Interfaces</w:t>
      </w:r>
      <w:bookmarkEnd w:id="151"/>
    </w:p>
    <w:p w:rsidR="009D1884" w:rsidRPr="0027630C" w:rsidRDefault="009D1884" w:rsidP="0027630C">
      <w:pPr>
        <w:pStyle w:val="Heading3"/>
        <w:rPr>
          <w:color w:val="auto"/>
        </w:rPr>
      </w:pPr>
      <w:bookmarkStart w:id="152" w:name="_Toc503949776"/>
      <w:r w:rsidRPr="0027630C">
        <w:rPr>
          <w:color w:val="auto"/>
        </w:rPr>
        <w:t>Software</w:t>
      </w:r>
      <w:bookmarkEnd w:id="152"/>
    </w:p>
    <w:p w:rsidR="009D1884" w:rsidRPr="0095359C" w:rsidRDefault="00917A1A" w:rsidP="0076086A">
      <w:pPr>
        <w:pStyle w:val="ListParagraph"/>
        <w:widowControl w:val="0"/>
        <w:numPr>
          <w:ilvl w:val="0"/>
          <w:numId w:val="3"/>
        </w:numPr>
        <w:autoSpaceDE w:val="0"/>
        <w:autoSpaceDN w:val="0"/>
        <w:adjustRightInd w:val="0"/>
        <w:spacing w:after="0" w:line="240" w:lineRule="auto"/>
        <w:rPr>
          <w:rFonts w:asciiTheme="minorHAnsi" w:hAnsiTheme="minorHAnsi" w:cs="Segoe UI"/>
          <w:color w:val="000000" w:themeColor="text1"/>
          <w:sz w:val="20"/>
          <w:szCs w:val="20"/>
        </w:rPr>
      </w:pPr>
      <w:r w:rsidRPr="00257251">
        <w:rPr>
          <w:rFonts w:ascii="Times New Roman" w:hAnsi="Times New Roman"/>
          <w:color w:val="000000" w:themeColor="text1"/>
          <w:sz w:val="20"/>
          <w:szCs w:val="20"/>
        </w:rPr>
        <w:t>SQL Server 20</w:t>
      </w:r>
      <w:r>
        <w:rPr>
          <w:rFonts w:ascii="Times New Roman" w:hAnsi="Times New Roman"/>
          <w:color w:val="000000" w:themeColor="text1"/>
          <w:sz w:val="20"/>
          <w:szCs w:val="20"/>
        </w:rPr>
        <w:t>12</w:t>
      </w:r>
      <w:r w:rsidRPr="00257251">
        <w:rPr>
          <w:rFonts w:ascii="Times New Roman" w:hAnsi="Times New Roman"/>
          <w:color w:val="000000" w:themeColor="text1"/>
          <w:sz w:val="20"/>
          <w:szCs w:val="20"/>
        </w:rPr>
        <w:t xml:space="preserve"> SP</w:t>
      </w:r>
      <w:r>
        <w:rPr>
          <w:rFonts w:ascii="Times New Roman" w:hAnsi="Times New Roman"/>
          <w:color w:val="000000" w:themeColor="text1"/>
          <w:sz w:val="20"/>
          <w:szCs w:val="20"/>
        </w:rPr>
        <w:t>3</w:t>
      </w:r>
      <w:r w:rsidRPr="00257251">
        <w:rPr>
          <w:rFonts w:ascii="Times New Roman" w:hAnsi="Times New Roman"/>
          <w:color w:val="000000" w:themeColor="text1"/>
          <w:sz w:val="20"/>
          <w:szCs w:val="20"/>
        </w:rPr>
        <w:t xml:space="preserve"> Suite</w:t>
      </w:r>
      <w:r w:rsidRPr="0095359C">
        <w:rPr>
          <w:rFonts w:asciiTheme="minorHAnsi" w:hAnsiTheme="minorHAnsi" w:cs="Segoe UI"/>
          <w:color w:val="000000" w:themeColor="text1"/>
          <w:sz w:val="20"/>
          <w:szCs w:val="20"/>
        </w:rPr>
        <w:t xml:space="preserve"> </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153" w:name="_Toc503949777"/>
      <w:r w:rsidRPr="0027630C">
        <w:rPr>
          <w:color w:val="auto"/>
        </w:rPr>
        <w:t>Hardware</w:t>
      </w:r>
      <w:bookmarkEnd w:id="153"/>
    </w:p>
    <w:p w:rsidR="00917A1A" w:rsidRPr="00810310"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810310">
        <w:rPr>
          <w:rFonts w:ascii="Arial" w:hAnsi="Arial" w:cs="Arial"/>
          <w:color w:val="000000"/>
          <w:sz w:val="20"/>
          <w:szCs w:val="20"/>
        </w:rPr>
        <w:t>F3420-ECLDBD01</w:t>
      </w:r>
      <w:r w:rsidRPr="00810310" w:rsidDel="00810310">
        <w:rPr>
          <w:rFonts w:ascii="Times New Roman" w:hAnsi="Times New Roman"/>
          <w:color w:val="000000" w:themeColor="text1"/>
          <w:sz w:val="20"/>
          <w:szCs w:val="20"/>
        </w:rPr>
        <w:t xml:space="preserve"> </w:t>
      </w:r>
      <w:r w:rsidRPr="00810310">
        <w:rPr>
          <w:rFonts w:ascii="Times New Roman" w:hAnsi="Times New Roman"/>
          <w:color w:val="000000" w:themeColor="text1"/>
          <w:sz w:val="20"/>
          <w:szCs w:val="20"/>
        </w:rPr>
        <w:t xml:space="preserve">– Dev DB </w:t>
      </w:r>
      <w:r>
        <w:rPr>
          <w:rFonts w:ascii="Times New Roman" w:hAnsi="Times New Roman"/>
          <w:color w:val="000000" w:themeColor="text1"/>
          <w:sz w:val="20"/>
          <w:szCs w:val="20"/>
        </w:rPr>
        <w:t>Server</w:t>
      </w:r>
    </w:p>
    <w:p w:rsidR="00917A1A" w:rsidRPr="00257251"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2A21C8">
        <w:rPr>
          <w:rFonts w:ascii="Arial" w:hAnsi="Arial" w:cs="Arial"/>
          <w:color w:val="000000"/>
          <w:sz w:val="20"/>
          <w:szCs w:val="20"/>
        </w:rPr>
        <w:t>F3420-ECLDB</w:t>
      </w:r>
      <w:r>
        <w:rPr>
          <w:rFonts w:ascii="Arial" w:hAnsi="Arial" w:cs="Arial"/>
          <w:color w:val="000000"/>
          <w:sz w:val="20"/>
          <w:szCs w:val="20"/>
        </w:rPr>
        <w:t>T</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 Test DB </w:t>
      </w:r>
      <w:r>
        <w:rPr>
          <w:rFonts w:ascii="Times New Roman" w:hAnsi="Times New Roman"/>
          <w:color w:val="000000" w:themeColor="text1"/>
          <w:sz w:val="20"/>
          <w:szCs w:val="20"/>
        </w:rPr>
        <w:t>Server</w:t>
      </w:r>
    </w:p>
    <w:p w:rsidR="00917A1A"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Arial" w:hAnsi="Arial" w:cs="Arial"/>
          <w:color w:val="000000"/>
          <w:sz w:val="20"/>
          <w:szCs w:val="20"/>
        </w:rPr>
        <w:t>F3420-ECLDBP</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 </w:t>
      </w:r>
      <w:r>
        <w:rPr>
          <w:rFonts w:ascii="Times New Roman" w:hAnsi="Times New Roman"/>
          <w:color w:val="000000" w:themeColor="text1"/>
          <w:sz w:val="20"/>
          <w:szCs w:val="20"/>
        </w:rPr>
        <w:t>Prod Server</w:t>
      </w:r>
    </w:p>
    <w:p w:rsidR="00917A1A" w:rsidRDefault="006A7BC3"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917A1A">
          <w:rPr>
            <w:rStyle w:val="Hyperlink"/>
            <w:rFonts w:ascii="Arial" w:hAnsi="Arial" w:cs="Arial"/>
            <w:sz w:val="20"/>
            <w:szCs w:val="20"/>
          </w:rPr>
          <w:t>\\F3420-ECLDBD01\data\</w:t>
        </w:r>
      </w:hyperlink>
      <w:r w:rsidR="00917A1A" w:rsidRPr="00257251" w:rsidDel="00810310">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 xml:space="preserve"> - Dev File staging share</w:t>
      </w:r>
    </w:p>
    <w:p w:rsidR="00917A1A" w:rsidRPr="00257251" w:rsidRDefault="006A7BC3"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917A1A">
          <w:rPr>
            <w:rStyle w:val="Hyperlink"/>
            <w:rFonts w:ascii="Arial" w:hAnsi="Arial" w:cs="Arial"/>
            <w:sz w:val="20"/>
            <w:szCs w:val="20"/>
          </w:rPr>
          <w:t>\\F3420-ECLDBT01\data\</w:t>
        </w:r>
      </w:hyperlink>
      <w:r w:rsidR="00917A1A" w:rsidRPr="00257251" w:rsidDel="00810310">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 xml:space="preserve"> - Test</w:t>
      </w:r>
      <w:r w:rsidR="00917A1A" w:rsidRPr="00810310">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File staging share</w:t>
      </w:r>
      <w:r w:rsidR="00917A1A" w:rsidRPr="00257251" w:rsidDel="00810310">
        <w:rPr>
          <w:rFonts w:ascii="Times New Roman" w:hAnsi="Times New Roman"/>
          <w:color w:val="000000" w:themeColor="text1"/>
          <w:sz w:val="20"/>
          <w:szCs w:val="20"/>
        </w:rPr>
        <w:t xml:space="preserve"> </w:t>
      </w:r>
    </w:p>
    <w:p w:rsidR="00917A1A" w:rsidRPr="00257251" w:rsidRDefault="00E25F26"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ins w:id="154" w:author="Palacherla, Susmitha C (NONUS)" w:date="2018-01-17T10:11:00Z">
        <w:r>
          <w:rPr>
            <w:rFonts w:ascii="Arial" w:hAnsi="Arial" w:cs="Arial"/>
            <w:sz w:val="20"/>
            <w:szCs w:val="20"/>
          </w:rPr>
          <w:fldChar w:fldCharType="begin"/>
        </w:r>
        <w:r>
          <w:rPr>
            <w:rFonts w:ascii="Arial" w:hAnsi="Arial" w:cs="Arial"/>
            <w:sz w:val="20"/>
            <w:szCs w:val="20"/>
          </w:rPr>
          <w:instrText xml:space="preserve"> HYPERLINK "</w:instrText>
        </w:r>
        <w:r w:rsidRPr="00E25F26">
          <w:rPr>
            <w:rFonts w:ascii="Arial" w:hAnsi="Arial" w:cs="Arial"/>
            <w:sz w:val="20"/>
            <w:szCs w:val="20"/>
          </w:rPr>
          <w:instrText>\</w:instrText>
        </w:r>
        <w:r w:rsidRPr="00E25F26">
          <w:rPr>
            <w:rPrChange w:id="155" w:author="Palacherla, Susmitha C (NONUS)" w:date="2018-01-17T10:11:00Z">
              <w:rPr>
                <w:rStyle w:val="Hyperlink"/>
                <w:rFonts w:ascii="Arial" w:hAnsi="Arial" w:cs="Arial"/>
                <w:sz w:val="20"/>
                <w:szCs w:val="20"/>
              </w:rPr>
            </w:rPrChange>
          </w:rPr>
          <w:instrText>\</w:instrText>
        </w:r>
        <w:r w:rsidRPr="00E25F26">
          <w:rPr>
            <w:rFonts w:ascii="Arial" w:hAnsi="Arial" w:cs="Arial"/>
            <w:sz w:val="20"/>
            <w:szCs w:val="20"/>
          </w:rPr>
          <w:instrText>\</w:instrText>
        </w:r>
        <w:r w:rsidRPr="00E25F26">
          <w:rPr>
            <w:rPrChange w:id="156" w:author="Palacherla, Susmitha C (NONUS)" w:date="2018-01-17T10:11:00Z">
              <w:rPr>
                <w:rStyle w:val="Hyperlink"/>
                <w:rFonts w:ascii="Arial" w:hAnsi="Arial" w:cs="Arial"/>
                <w:sz w:val="20"/>
                <w:szCs w:val="20"/>
              </w:rPr>
            </w:rPrChange>
          </w:rPr>
          <w:instrText>\F3420-ECLDBP01</w:instrText>
        </w:r>
        <w:r w:rsidRPr="00E25F26">
          <w:rPr>
            <w:rFonts w:ascii="Arial" w:hAnsi="Arial" w:cs="Arial"/>
            <w:sz w:val="20"/>
            <w:szCs w:val="20"/>
          </w:rPr>
          <w:instrText>\</w:instrText>
        </w:r>
        <w:r w:rsidRPr="00E25F26">
          <w:rPr>
            <w:rPrChange w:id="157" w:author="Palacherla, Susmitha C (NONUS)" w:date="2018-01-17T10:11:00Z">
              <w:rPr>
                <w:rStyle w:val="Hyperlink"/>
                <w:rFonts w:ascii="Arial" w:hAnsi="Arial" w:cs="Arial"/>
                <w:sz w:val="20"/>
                <w:szCs w:val="20"/>
              </w:rPr>
            </w:rPrChange>
          </w:rPr>
          <w:instrText>\data</w:instrText>
        </w:r>
        <w:r w:rsidRPr="00E25F26">
          <w:rPr>
            <w:rFonts w:ascii="Arial" w:hAnsi="Arial" w:cs="Arial"/>
            <w:sz w:val="20"/>
            <w:szCs w:val="20"/>
          </w:rPr>
          <w:instrText>\</w:instrText>
        </w:r>
        <w:r w:rsidRPr="00E25F26">
          <w:rPr>
            <w:rPrChange w:id="158" w:author="Palacherla, Susmitha C (NONUS)" w:date="2018-01-17T10:11:00Z">
              <w:rPr>
                <w:rStyle w:val="Hyperlink"/>
                <w:rFonts w:ascii="Arial" w:hAnsi="Arial" w:cs="Arial"/>
                <w:sz w:val="20"/>
                <w:szCs w:val="20"/>
              </w:rPr>
            </w:rPrChange>
          </w:rPr>
          <w:instrText>\</w:instrText>
        </w:r>
        <w:r>
          <w:rPr>
            <w:rFonts w:ascii="Arial" w:hAnsi="Arial" w:cs="Arial"/>
            <w:sz w:val="20"/>
            <w:szCs w:val="20"/>
          </w:rPr>
          <w:instrText xml:space="preserve">" </w:instrText>
        </w:r>
        <w:r>
          <w:rPr>
            <w:rFonts w:ascii="Arial" w:hAnsi="Arial" w:cs="Arial"/>
            <w:sz w:val="20"/>
            <w:szCs w:val="20"/>
          </w:rPr>
          <w:fldChar w:fldCharType="separate"/>
        </w:r>
        <w:r w:rsidRPr="00700164">
          <w:rPr>
            <w:rStyle w:val="Hyperlink"/>
            <w:rFonts w:ascii="Arial" w:hAnsi="Arial" w:cs="Arial"/>
            <w:sz w:val="20"/>
            <w:szCs w:val="20"/>
          </w:rPr>
          <w:t>\\F3420-ECLDBP01\data\</w:t>
        </w:r>
        <w:r>
          <w:rPr>
            <w:rFonts w:ascii="Arial" w:hAnsi="Arial" w:cs="Arial"/>
            <w:sz w:val="20"/>
            <w:szCs w:val="20"/>
          </w:rPr>
          <w:fldChar w:fldCharType="end"/>
        </w:r>
        <w:r w:rsidRPr="00257251" w:rsidDel="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 xml:space="preserve"> </w:t>
        </w:r>
      </w:ins>
      <w:del w:id="159" w:author="Palacherla, Susmitha C (NONUS)" w:date="2018-01-17T10:11:00Z">
        <w:r w:rsidDel="00E25F26">
          <w:fldChar w:fldCharType="begin"/>
        </w:r>
        <w:r w:rsidDel="00E25F26">
          <w:delInstrText xml:space="preserve"> HYPERLINK "file:///\\\\VRIVSCORS01\\BCC%20Scorecards\\" </w:delInstrText>
        </w:r>
        <w:r w:rsidDel="00E25F26">
          <w:fldChar w:fldCharType="separate"/>
        </w:r>
        <w:r w:rsidR="00917A1A" w:rsidRPr="00257251" w:rsidDel="00E25F26">
          <w:rPr>
            <w:rStyle w:val="Hyperlink"/>
            <w:rFonts w:ascii="Times New Roman" w:hAnsi="Times New Roman"/>
            <w:sz w:val="20"/>
            <w:szCs w:val="20"/>
          </w:rPr>
          <w:delText>\\VRIVSCORS01\BCC Scorecards\</w:delText>
        </w:r>
        <w:r w:rsidDel="00E25F26">
          <w:rPr>
            <w:rStyle w:val="Hyperlink"/>
            <w:rFonts w:ascii="Times New Roman" w:hAnsi="Times New Roman"/>
            <w:sz w:val="20"/>
            <w:szCs w:val="20"/>
          </w:rPr>
          <w:fldChar w:fldCharType="end"/>
        </w:r>
        <w:r w:rsidR="00917A1A" w:rsidRPr="00257251" w:rsidDel="00E25F26">
          <w:rPr>
            <w:rFonts w:ascii="Times New Roman" w:hAnsi="Times New Roman"/>
            <w:color w:val="000000" w:themeColor="text1"/>
            <w:sz w:val="20"/>
            <w:szCs w:val="20"/>
          </w:rPr>
          <w:delText xml:space="preserve"> </w:delText>
        </w:r>
      </w:del>
      <w:r w:rsidR="00917A1A" w:rsidRPr="00257251">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 xml:space="preserve">Prod </w:t>
      </w:r>
      <w:r w:rsidR="00917A1A" w:rsidRPr="00257251">
        <w:rPr>
          <w:rFonts w:ascii="Times New Roman" w:hAnsi="Times New Roman"/>
          <w:color w:val="000000" w:themeColor="text1"/>
          <w:sz w:val="20"/>
          <w:szCs w:val="20"/>
        </w:rPr>
        <w:t>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160" w:name="_Toc503949778"/>
      <w:r w:rsidRPr="0027630C">
        <w:rPr>
          <w:rFonts w:ascii="Calibri" w:hAnsi="Calibri" w:cs="Times New Roman"/>
          <w:color w:val="auto"/>
          <w:sz w:val="22"/>
          <w:szCs w:val="22"/>
        </w:rPr>
        <w:t>Users</w:t>
      </w:r>
      <w:bookmarkEnd w:id="160"/>
      <w:r w:rsidRPr="0027630C">
        <w:rPr>
          <w:rFonts w:ascii="Calibri" w:hAnsi="Calibri" w:cs="Times New Roman"/>
          <w:color w:val="auto"/>
          <w:sz w:val="22"/>
          <w:szCs w:val="22"/>
        </w:rPr>
        <w:t xml:space="preserve"> </w:t>
      </w:r>
    </w:p>
    <w:p w:rsidR="00C86D30" w:rsidRPr="0095359C" w:rsidRDefault="00A71CC9"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first </w:t>
      </w:r>
      <w:r w:rsidR="00B41F6B" w:rsidRPr="0095359C">
        <w:rPr>
          <w:rFonts w:asciiTheme="minorHAnsi" w:hAnsiTheme="minorHAnsi" w:cs="Segoe UI"/>
          <w:color w:val="000000" w:themeColor="text1"/>
          <w:sz w:val="20"/>
          <w:szCs w:val="20"/>
        </w:rPr>
        <w:t xml:space="preserve">set of </w:t>
      </w:r>
      <w:r w:rsidRPr="0095359C">
        <w:rPr>
          <w:rFonts w:asciiTheme="minorHAnsi" w:hAnsiTheme="minorHAnsi" w:cs="Segoe UI"/>
          <w:color w:val="000000" w:themeColor="text1"/>
          <w:sz w:val="20"/>
          <w:szCs w:val="20"/>
        </w:rPr>
        <w:t>user</w:t>
      </w:r>
      <w:r w:rsidR="00B41F6B" w:rsidRPr="0095359C">
        <w:rPr>
          <w:rFonts w:asciiTheme="minorHAnsi" w:hAnsiTheme="minorHAnsi" w:cs="Segoe UI"/>
          <w:color w:val="000000" w:themeColor="text1"/>
          <w:sz w:val="20"/>
          <w:szCs w:val="20"/>
        </w:rPr>
        <w:t>s</w:t>
      </w:r>
      <w:r w:rsidRPr="0095359C">
        <w:rPr>
          <w:rFonts w:asciiTheme="minorHAnsi" w:hAnsiTheme="minorHAnsi" w:cs="Segoe UI"/>
          <w:color w:val="000000" w:themeColor="text1"/>
          <w:sz w:val="20"/>
          <w:szCs w:val="20"/>
        </w:rPr>
        <w:t xml:space="preserve"> for the OMR records loaded into </w:t>
      </w:r>
      <w:r w:rsidR="00B41F6B" w:rsidRPr="0095359C">
        <w:rPr>
          <w:rFonts w:asciiTheme="minorHAnsi" w:hAnsiTheme="minorHAnsi" w:cs="Segoe UI"/>
          <w:color w:val="000000" w:themeColor="text1"/>
          <w:sz w:val="20"/>
          <w:szCs w:val="20"/>
        </w:rPr>
        <w:t>the eCL database are the CCO Managers as all records have default state of ‘Pending Manager Review’ at the time of the load.</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After a Manager reviews the log and determines that a Coaching is required the log gets assigned to the CSRs and they become the users.</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CCO Supervisors will be able to access the logs from the historical Dashboards.</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95359C" w:rsidRDefault="006F770C" w:rsidP="0076086A">
      <w:pPr>
        <w:pStyle w:val="Heading1"/>
        <w:numPr>
          <w:ilvl w:val="0"/>
          <w:numId w:val="1"/>
        </w:numPr>
        <w:rPr>
          <w:color w:val="auto"/>
          <w:sz w:val="20"/>
          <w:szCs w:val="20"/>
        </w:rPr>
      </w:pPr>
      <w:bookmarkStart w:id="161" w:name="_Toc503949779"/>
      <w:r w:rsidRPr="0095359C">
        <w:rPr>
          <w:color w:val="auto"/>
          <w:sz w:val="20"/>
          <w:szCs w:val="20"/>
        </w:rPr>
        <w:lastRenderedPageBreak/>
        <w:t>Details</w:t>
      </w:r>
      <w:bookmarkEnd w:id="161"/>
    </w:p>
    <w:p w:rsidR="006F770C" w:rsidRPr="006F770C" w:rsidRDefault="006F770C" w:rsidP="0076086A">
      <w:pPr>
        <w:pStyle w:val="ListParagraph"/>
        <w:numPr>
          <w:ilvl w:val="0"/>
          <w:numId w:val="6"/>
        </w:numPr>
        <w:rPr>
          <w:vanish/>
        </w:rPr>
      </w:pPr>
    </w:p>
    <w:p w:rsidR="006F770C" w:rsidRPr="006F770C" w:rsidRDefault="006F770C" w:rsidP="0076086A">
      <w:pPr>
        <w:pStyle w:val="ListParagraph"/>
        <w:numPr>
          <w:ilvl w:val="0"/>
          <w:numId w:val="6"/>
        </w:numPr>
        <w:rPr>
          <w:vanish/>
        </w:rPr>
      </w:pPr>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62" w:name="_Toc387654370"/>
      <w:bookmarkStart w:id="163" w:name="_Toc387758815"/>
      <w:bookmarkStart w:id="164" w:name="_Toc387821326"/>
      <w:bookmarkStart w:id="165" w:name="_Toc387821375"/>
      <w:bookmarkStart w:id="166" w:name="_Toc430607220"/>
      <w:bookmarkStart w:id="167" w:name="_Toc430607321"/>
      <w:bookmarkStart w:id="168" w:name="_Toc430607359"/>
      <w:bookmarkStart w:id="169" w:name="_Toc503948379"/>
      <w:bookmarkStart w:id="170" w:name="_Toc503949780"/>
      <w:bookmarkEnd w:id="162"/>
      <w:bookmarkEnd w:id="163"/>
      <w:bookmarkEnd w:id="164"/>
      <w:bookmarkEnd w:id="165"/>
      <w:bookmarkEnd w:id="166"/>
      <w:bookmarkEnd w:id="167"/>
      <w:bookmarkEnd w:id="168"/>
      <w:bookmarkEnd w:id="169"/>
      <w:bookmarkEnd w:id="170"/>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71" w:name="_Toc387654371"/>
      <w:bookmarkStart w:id="172" w:name="_Toc387758816"/>
      <w:bookmarkStart w:id="173" w:name="_Toc387821327"/>
      <w:bookmarkStart w:id="174" w:name="_Toc387821376"/>
      <w:bookmarkStart w:id="175" w:name="_Toc430607221"/>
      <w:bookmarkStart w:id="176" w:name="_Toc430607322"/>
      <w:bookmarkStart w:id="177" w:name="_Toc430607360"/>
      <w:bookmarkStart w:id="178" w:name="_Toc503948380"/>
      <w:bookmarkStart w:id="179" w:name="_Toc503949781"/>
      <w:bookmarkEnd w:id="171"/>
      <w:bookmarkEnd w:id="172"/>
      <w:bookmarkEnd w:id="173"/>
      <w:bookmarkEnd w:id="174"/>
      <w:bookmarkEnd w:id="175"/>
      <w:bookmarkEnd w:id="176"/>
      <w:bookmarkEnd w:id="177"/>
      <w:bookmarkEnd w:id="178"/>
      <w:bookmarkEnd w:id="179"/>
    </w:p>
    <w:p w:rsidR="006F770C" w:rsidRPr="0027630C" w:rsidRDefault="006F770C" w:rsidP="0076086A">
      <w:pPr>
        <w:pStyle w:val="Heading2"/>
        <w:numPr>
          <w:ilvl w:val="1"/>
          <w:numId w:val="9"/>
        </w:numPr>
        <w:rPr>
          <w:rFonts w:ascii="Calibri" w:hAnsi="Calibri" w:cs="Times New Roman"/>
          <w:color w:val="auto"/>
          <w:sz w:val="22"/>
          <w:szCs w:val="22"/>
        </w:rPr>
      </w:pPr>
      <w:bookmarkStart w:id="180" w:name="_Toc503949782"/>
      <w:r w:rsidRPr="0027630C">
        <w:rPr>
          <w:rFonts w:ascii="Calibri" w:hAnsi="Calibri" w:cs="Times New Roman"/>
          <w:color w:val="auto"/>
          <w:sz w:val="22"/>
          <w:szCs w:val="22"/>
        </w:rPr>
        <w:t>Source Files</w:t>
      </w:r>
      <w:bookmarkEnd w:id="180"/>
    </w:p>
    <w:p w:rsidR="006F770C" w:rsidRPr="0095359C" w:rsidRDefault="00E64317" w:rsidP="00C5412A">
      <w:pPr>
        <w:spacing w:after="0"/>
        <w:rPr>
          <w:sz w:val="20"/>
          <w:szCs w:val="20"/>
        </w:rPr>
      </w:pPr>
      <w:proofErr w:type="gramStart"/>
      <w:r w:rsidRPr="0095359C">
        <w:rPr>
          <w:sz w:val="20"/>
          <w:szCs w:val="20"/>
        </w:rPr>
        <w:t>eCL_Outliers_Feed_XXX</w:t>
      </w:r>
      <w:r w:rsidR="00F56A29" w:rsidRPr="0095359C">
        <w:rPr>
          <w:sz w:val="20"/>
          <w:szCs w:val="20"/>
        </w:rPr>
        <w:t>yyyymmdd</w:t>
      </w:r>
      <w:r w:rsidRPr="0095359C">
        <w:rPr>
          <w:sz w:val="20"/>
          <w:szCs w:val="20"/>
        </w:rPr>
        <w:t>.csv</w:t>
      </w:r>
      <w:proofErr w:type="gramEnd"/>
      <w:r w:rsidRPr="0095359C">
        <w:rPr>
          <w:sz w:val="20"/>
          <w:szCs w:val="20"/>
        </w:rPr>
        <w:t xml:space="preserve"> where XXX is the 3 letter acronym for the Report Type.</w:t>
      </w:r>
    </w:p>
    <w:p w:rsidR="00C74EEA" w:rsidRPr="0095359C" w:rsidRDefault="00C74EEA" w:rsidP="00C5412A">
      <w:pPr>
        <w:spacing w:after="0"/>
        <w:rPr>
          <w:sz w:val="20"/>
          <w:szCs w:val="20"/>
        </w:rPr>
      </w:pPr>
      <w:r w:rsidRPr="0095359C">
        <w:rPr>
          <w:sz w:val="20"/>
          <w:szCs w:val="20"/>
        </w:rPr>
        <w:t xml:space="preserve">Description: </w:t>
      </w:r>
      <w:r w:rsidR="00E64317" w:rsidRPr="0095359C">
        <w:rPr>
          <w:sz w:val="20"/>
          <w:szCs w:val="20"/>
        </w:rPr>
        <w:t xml:space="preserve">A file containing records </w:t>
      </w:r>
      <w:r w:rsidR="00F56A29" w:rsidRPr="0095359C">
        <w:rPr>
          <w:sz w:val="20"/>
          <w:szCs w:val="20"/>
        </w:rPr>
        <w:t>for agents that exceed a certain</w:t>
      </w:r>
      <w:r w:rsidR="00E64317" w:rsidRPr="0095359C">
        <w:rPr>
          <w:sz w:val="20"/>
          <w:szCs w:val="20"/>
        </w:rPr>
        <w:t xml:space="preserve"> threshold for each of the identified metrics. The Analytics team captures records that meet the Outlier thresh</w:t>
      </w:r>
      <w:r w:rsidR="00F56A29" w:rsidRPr="0095359C">
        <w:rPr>
          <w:sz w:val="20"/>
          <w:szCs w:val="20"/>
        </w:rPr>
        <w:t xml:space="preserve">olds </w:t>
      </w:r>
      <w:r w:rsidR="00E64317" w:rsidRPr="0095359C">
        <w:rPr>
          <w:sz w:val="20"/>
          <w:szCs w:val="20"/>
        </w:rPr>
        <w:t xml:space="preserve">and generate </w:t>
      </w:r>
      <w:r w:rsidR="00F56A29" w:rsidRPr="0095359C">
        <w:rPr>
          <w:sz w:val="20"/>
          <w:szCs w:val="20"/>
        </w:rPr>
        <w:t>a</w:t>
      </w:r>
      <w:r w:rsidR="00E64317" w:rsidRPr="0095359C">
        <w:rPr>
          <w:sz w:val="20"/>
          <w:szCs w:val="20"/>
        </w:rPr>
        <w:t xml:space="preserve"> feed. Once the feed is loaded into </w:t>
      </w:r>
      <w:proofErr w:type="gramStart"/>
      <w:r w:rsidR="00E64317" w:rsidRPr="0095359C">
        <w:rPr>
          <w:sz w:val="20"/>
          <w:szCs w:val="20"/>
        </w:rPr>
        <w:t>eCL</w:t>
      </w:r>
      <w:proofErr w:type="gramEnd"/>
      <w:r w:rsidR="00E64317" w:rsidRPr="0095359C">
        <w:rPr>
          <w:sz w:val="20"/>
          <w:szCs w:val="20"/>
        </w:rPr>
        <w:t xml:space="preserve"> the Managers have the opportunity to determine if a Coaching is needed or additional research is needed.</w:t>
      </w:r>
    </w:p>
    <w:p w:rsidR="00C74EEA" w:rsidRPr="0095359C" w:rsidRDefault="00C74EEA" w:rsidP="00C5412A">
      <w:pPr>
        <w:spacing w:after="0"/>
        <w:rPr>
          <w:sz w:val="20"/>
          <w:szCs w:val="20"/>
        </w:rPr>
      </w:pPr>
      <w:r w:rsidRPr="0095359C">
        <w:rPr>
          <w:sz w:val="20"/>
          <w:szCs w:val="20"/>
        </w:rPr>
        <w:t>Source s</w:t>
      </w:r>
      <w:r w:rsidR="00E64317" w:rsidRPr="0095359C">
        <w:rPr>
          <w:sz w:val="20"/>
          <w:szCs w:val="20"/>
        </w:rPr>
        <w:t>ystem: CCO Analytics</w:t>
      </w:r>
    </w:p>
    <w:p w:rsidR="00E25F26" w:rsidRDefault="00C74EEA" w:rsidP="00E25F26">
      <w:pPr>
        <w:pStyle w:val="ListParagraph"/>
        <w:numPr>
          <w:ilvl w:val="0"/>
          <w:numId w:val="5"/>
        </w:numPr>
        <w:autoSpaceDE w:val="0"/>
        <w:autoSpaceDN w:val="0"/>
        <w:adjustRightInd w:val="0"/>
        <w:spacing w:after="0" w:line="240" w:lineRule="auto"/>
        <w:rPr>
          <w:ins w:id="181" w:author="Palacherla, Susmitha C (NONUS)" w:date="2018-01-17T10:11:00Z"/>
          <w:sz w:val="20"/>
          <w:szCs w:val="20"/>
        </w:rPr>
      </w:pPr>
      <w:r w:rsidRPr="0095359C">
        <w:rPr>
          <w:sz w:val="20"/>
          <w:szCs w:val="20"/>
        </w:rPr>
        <w:t xml:space="preserve">Staging location: </w:t>
      </w:r>
      <w:ins w:id="182" w:author="Palacherla, Susmitha C (NONUS)" w:date="2018-01-17T10:12:00Z">
        <w:r w:rsidR="00E25F26">
          <w:rPr>
            <w:sz w:val="20"/>
            <w:szCs w:val="20"/>
          </w:rPr>
          <w:fldChar w:fldCharType="begin"/>
        </w:r>
        <w:r w:rsidR="00E25F26">
          <w:rPr>
            <w:sz w:val="20"/>
            <w:szCs w:val="20"/>
          </w:rPr>
          <w:instrText xml:space="preserve"> HYPERLINK "</w:instrText>
        </w:r>
      </w:ins>
      <w:ins w:id="183" w:author="Palacherla, Susmitha C (NONUS)" w:date="2018-01-17T10:11:00Z">
        <w:r w:rsidR="00E25F26" w:rsidRPr="00E25F26">
          <w:rPr>
            <w:sz w:val="20"/>
            <w:szCs w:val="20"/>
          </w:rPr>
          <w:instrText>\</w:instrText>
        </w:r>
        <w:r w:rsidR="00E25F26" w:rsidRPr="00E25F26">
          <w:rPr>
            <w:rPrChange w:id="184" w:author="Palacherla, Susmitha C (NONUS)" w:date="2018-01-17T10:12:00Z">
              <w:rPr>
                <w:rStyle w:val="Hyperlink"/>
                <w:sz w:val="20"/>
                <w:szCs w:val="20"/>
              </w:rPr>
            </w:rPrChange>
          </w:rPr>
          <w:instrText>\</w:instrText>
        </w:r>
        <w:r w:rsidR="00E25F26" w:rsidRPr="00E25F26">
          <w:rPr>
            <w:sz w:val="20"/>
            <w:szCs w:val="20"/>
          </w:rPr>
          <w:instrText>\</w:instrText>
        </w:r>
        <w:r w:rsidR="00E25F26" w:rsidRPr="00E25F26">
          <w:rPr>
            <w:rPrChange w:id="185" w:author="Palacherla, Susmitha C (NONUS)" w:date="2018-01-17T10:12:00Z">
              <w:rPr>
                <w:rStyle w:val="Hyperlink"/>
                <w:sz w:val="20"/>
                <w:szCs w:val="20"/>
              </w:rPr>
            </w:rPrChange>
          </w:rPr>
          <w:instrText>\f3420-ecldbp01</w:instrText>
        </w:r>
        <w:r w:rsidR="00E25F26" w:rsidRPr="00E25F26">
          <w:rPr>
            <w:sz w:val="20"/>
            <w:szCs w:val="20"/>
          </w:rPr>
          <w:instrText>\</w:instrText>
        </w:r>
        <w:r w:rsidR="00E25F26" w:rsidRPr="00E25F26">
          <w:rPr>
            <w:rPrChange w:id="186" w:author="Palacherla, Susmitha C (NONUS)" w:date="2018-01-17T10:12:00Z">
              <w:rPr>
                <w:rStyle w:val="Hyperlink"/>
                <w:sz w:val="20"/>
                <w:szCs w:val="20"/>
              </w:rPr>
            </w:rPrChange>
          </w:rPr>
          <w:instrText>\data</w:instrText>
        </w:r>
        <w:r w:rsidR="00E25F26" w:rsidRPr="00E25F26">
          <w:rPr>
            <w:sz w:val="20"/>
            <w:szCs w:val="20"/>
          </w:rPr>
          <w:instrText>\</w:instrText>
        </w:r>
        <w:r w:rsidR="00E25F26" w:rsidRPr="00E25F26">
          <w:rPr>
            <w:rPrChange w:id="187" w:author="Palacherla, Susmitha C (NONUS)" w:date="2018-01-17T10:12:00Z">
              <w:rPr>
                <w:rStyle w:val="Hyperlink"/>
                <w:sz w:val="20"/>
                <w:szCs w:val="20"/>
              </w:rPr>
            </w:rPrChange>
          </w:rPr>
          <w:instrText>\Coaching</w:instrText>
        </w:r>
        <w:r w:rsidR="00E25F26" w:rsidRPr="00E25F26">
          <w:rPr>
            <w:sz w:val="20"/>
            <w:szCs w:val="20"/>
          </w:rPr>
          <w:instrText>\</w:instrText>
        </w:r>
        <w:r w:rsidR="00E25F26" w:rsidRPr="00E25F26">
          <w:rPr>
            <w:rPrChange w:id="188" w:author="Palacherla, Susmitha C (NONUS)" w:date="2018-01-17T10:12:00Z">
              <w:rPr>
                <w:rStyle w:val="Hyperlink"/>
                <w:sz w:val="20"/>
                <w:szCs w:val="20"/>
              </w:rPr>
            </w:rPrChange>
          </w:rPr>
          <w:instrText>\</w:instrText>
        </w:r>
      </w:ins>
      <w:ins w:id="189" w:author="Palacherla, Susmitha C (NONUS)" w:date="2018-01-17T10:12:00Z">
        <w:r w:rsidR="00E25F26" w:rsidRPr="00E25F26">
          <w:rPr>
            <w:rPrChange w:id="190" w:author="Palacherla, Susmitha C (NONUS)" w:date="2018-01-17T10:12:00Z">
              <w:rPr>
                <w:rStyle w:val="Hyperlink"/>
                <w:sz w:val="20"/>
                <w:szCs w:val="20"/>
              </w:rPr>
            </w:rPrChange>
          </w:rPr>
          <w:instrText>Outliers</w:instrText>
        </w:r>
      </w:ins>
      <w:ins w:id="191" w:author="Palacherla, Susmitha C (NONUS)" w:date="2018-01-17T10:11:00Z">
        <w:r w:rsidR="00E25F26" w:rsidRPr="00E25F26">
          <w:rPr>
            <w:sz w:val="20"/>
            <w:szCs w:val="20"/>
          </w:rPr>
          <w:instrText>\</w:instrText>
        </w:r>
        <w:r w:rsidR="00E25F26" w:rsidRPr="00E25F26">
          <w:rPr>
            <w:rPrChange w:id="192" w:author="Palacherla, Susmitha C (NONUS)" w:date="2018-01-17T10:12:00Z">
              <w:rPr>
                <w:rStyle w:val="Hyperlink"/>
                <w:sz w:val="20"/>
                <w:szCs w:val="20"/>
              </w:rPr>
            </w:rPrChange>
          </w:rPr>
          <w:instrText>\Encrypt_Out</w:instrText>
        </w:r>
        <w:r w:rsidR="00E25F26" w:rsidRPr="00E25F26">
          <w:rPr>
            <w:sz w:val="20"/>
            <w:szCs w:val="20"/>
          </w:rPr>
          <w:instrText>\</w:instrText>
        </w:r>
        <w:r w:rsidR="00E25F26" w:rsidRPr="00E25F26">
          <w:rPr>
            <w:rPrChange w:id="193" w:author="Palacherla, Susmitha C (NONUS)" w:date="2018-01-17T10:12:00Z">
              <w:rPr>
                <w:rStyle w:val="Hyperlink"/>
                <w:sz w:val="20"/>
                <w:szCs w:val="20"/>
              </w:rPr>
            </w:rPrChange>
          </w:rPr>
          <w:instrText>\</w:instrText>
        </w:r>
      </w:ins>
      <w:ins w:id="194" w:author="Palacherla, Susmitha C (NONUS)" w:date="2018-01-17T10:12:00Z">
        <w:r w:rsidR="00E25F26">
          <w:rPr>
            <w:sz w:val="20"/>
            <w:szCs w:val="20"/>
          </w:rPr>
          <w:instrText xml:space="preserve">" </w:instrText>
        </w:r>
        <w:r w:rsidR="00E25F26">
          <w:rPr>
            <w:sz w:val="20"/>
            <w:szCs w:val="20"/>
          </w:rPr>
          <w:fldChar w:fldCharType="separate"/>
        </w:r>
      </w:ins>
      <w:ins w:id="195" w:author="Palacherla, Susmitha C (NONUS)" w:date="2018-01-17T10:11:00Z">
        <w:r w:rsidR="00E25F26" w:rsidRPr="00700164">
          <w:rPr>
            <w:rStyle w:val="Hyperlink"/>
            <w:sz w:val="20"/>
            <w:szCs w:val="20"/>
          </w:rPr>
          <w:t>\\f3420-ecldbp01\data\Coaching\</w:t>
        </w:r>
      </w:ins>
      <w:ins w:id="196" w:author="Palacherla, Susmitha C (NONUS)" w:date="2018-01-17T10:12:00Z">
        <w:r w:rsidR="00E25F26" w:rsidRPr="00700164">
          <w:rPr>
            <w:rStyle w:val="Hyperlink"/>
            <w:sz w:val="20"/>
            <w:szCs w:val="20"/>
          </w:rPr>
          <w:t>Outliers</w:t>
        </w:r>
      </w:ins>
      <w:ins w:id="197" w:author="Palacherla, Susmitha C (NONUS)" w:date="2018-01-17T10:11:00Z">
        <w:r w:rsidR="00E25F26" w:rsidRPr="00700164">
          <w:rPr>
            <w:rStyle w:val="Hyperlink"/>
            <w:sz w:val="20"/>
            <w:szCs w:val="20"/>
          </w:rPr>
          <w:t>\Encrypt_Out\</w:t>
        </w:r>
      </w:ins>
      <w:ins w:id="198" w:author="Palacherla, Susmitha C (NONUS)" w:date="2018-01-17T10:12:00Z">
        <w:r w:rsidR="00E25F26">
          <w:rPr>
            <w:sz w:val="20"/>
            <w:szCs w:val="20"/>
          </w:rPr>
          <w:fldChar w:fldCharType="end"/>
        </w:r>
      </w:ins>
    </w:p>
    <w:p w:rsidR="00C74EEA" w:rsidRPr="0095359C" w:rsidDel="00E25F26" w:rsidRDefault="00E25F26" w:rsidP="00E25F26">
      <w:pPr>
        <w:pStyle w:val="ListParagraph"/>
        <w:numPr>
          <w:ilvl w:val="0"/>
          <w:numId w:val="5"/>
        </w:numPr>
        <w:autoSpaceDE w:val="0"/>
        <w:autoSpaceDN w:val="0"/>
        <w:adjustRightInd w:val="0"/>
        <w:spacing w:after="0" w:line="240" w:lineRule="auto"/>
        <w:rPr>
          <w:del w:id="199" w:author="Palacherla, Susmitha C (NONUS)" w:date="2018-01-17T10:12:00Z"/>
          <w:sz w:val="20"/>
          <w:szCs w:val="20"/>
        </w:rPr>
      </w:pPr>
      <w:del w:id="200" w:author="Palacherla, Susmitha C (NONUS)" w:date="2018-01-17T10:11:00Z">
        <w:r w:rsidDel="00E25F26">
          <w:fldChar w:fldCharType="begin"/>
        </w:r>
        <w:r w:rsidDel="00E25F26">
          <w:delInstrText xml:space="preserve"> HYPERLINK "file:///\\\\vrivscors01\\BCC%20Scorecards\\Coaching\\Outliers\\" </w:delInstrText>
        </w:r>
        <w:r w:rsidDel="00E25F26">
          <w:fldChar w:fldCharType="separate"/>
        </w:r>
        <w:r w:rsidR="00E64317" w:rsidRPr="0095359C" w:rsidDel="00E25F26">
          <w:rPr>
            <w:rStyle w:val="Hyperlink"/>
            <w:sz w:val="20"/>
            <w:szCs w:val="20"/>
          </w:rPr>
          <w:delText>\\vrivscors01\BCC Scorecards\Coaching\Outliers\</w:delText>
        </w:r>
        <w:r w:rsidDel="00E25F26">
          <w:rPr>
            <w:rStyle w:val="Hyperlink"/>
            <w:sz w:val="20"/>
            <w:szCs w:val="20"/>
          </w:rPr>
          <w:fldChar w:fldCharType="end"/>
        </w:r>
      </w:del>
    </w:p>
    <w:p w:rsidR="00E64317"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name</w:t>
      </w:r>
      <w:r w:rsidR="00E64317" w:rsidRPr="0095359C">
        <w:rPr>
          <w:sz w:val="20"/>
          <w:szCs w:val="20"/>
        </w:rPr>
        <w:t xml:space="preserve"> eCL_Outliers_Feed_XXX</w:t>
      </w:r>
      <w:r w:rsidR="00F56A29" w:rsidRPr="0095359C">
        <w:rPr>
          <w:sz w:val="20"/>
          <w:szCs w:val="20"/>
        </w:rPr>
        <w:t>yyyymmdd</w:t>
      </w:r>
      <w:r w:rsidR="00E64317" w:rsidRPr="0095359C">
        <w:rPr>
          <w:sz w:val="20"/>
          <w:szCs w:val="20"/>
        </w:rPr>
        <w:t xml:space="preserve">.csv </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Frequency: </w:t>
      </w:r>
      <w:r w:rsidR="00E64317" w:rsidRPr="0095359C">
        <w:rPr>
          <w:sz w:val="20"/>
          <w:szCs w:val="20"/>
        </w:rPr>
        <w:t>N/A No regular schedule. Files are sent at random intervals.</w:t>
      </w:r>
    </w:p>
    <w:p w:rsidR="00C74EEA" w:rsidRPr="0095359C" w:rsidRDefault="004A6695"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arrival time: NA</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Destination Table: </w:t>
      </w:r>
      <w:proofErr w:type="spellStart"/>
      <w:r w:rsidR="00E64317" w:rsidRPr="0095359C">
        <w:rPr>
          <w:sz w:val="20"/>
          <w:szCs w:val="20"/>
        </w:rPr>
        <w:t>Coaching_Log</w:t>
      </w:r>
      <w:proofErr w:type="spellEnd"/>
      <w:r w:rsidR="00E64317" w:rsidRPr="0095359C">
        <w:rPr>
          <w:sz w:val="20"/>
          <w:szCs w:val="20"/>
        </w:rPr>
        <w:t xml:space="preserve"> and </w:t>
      </w:r>
      <w:proofErr w:type="spellStart"/>
      <w:r w:rsidR="00E64317" w:rsidRPr="0095359C">
        <w:rPr>
          <w:sz w:val="20"/>
          <w:szCs w:val="20"/>
        </w:rPr>
        <w:t>Coaching_Log_Reason</w:t>
      </w:r>
      <w:proofErr w:type="spellEnd"/>
    </w:p>
    <w:p w:rsidR="00C74EEA" w:rsidRDefault="00C74EEA" w:rsidP="00C74EEA">
      <w:pPr>
        <w:autoSpaceDE w:val="0"/>
        <w:autoSpaceDN w:val="0"/>
        <w:adjustRightInd w:val="0"/>
        <w:spacing w:after="0" w:line="240" w:lineRule="auto"/>
      </w:pPr>
    </w:p>
    <w:p w:rsidR="006F770C" w:rsidRPr="006F770C" w:rsidRDefault="006F770C" w:rsidP="006F770C"/>
    <w:p w:rsidR="007B5133" w:rsidRPr="0095359C" w:rsidRDefault="007B5133" w:rsidP="0076086A">
      <w:pPr>
        <w:pStyle w:val="Heading2"/>
        <w:numPr>
          <w:ilvl w:val="1"/>
          <w:numId w:val="9"/>
        </w:numPr>
        <w:rPr>
          <w:rFonts w:ascii="Calibri" w:hAnsi="Calibri" w:cs="Times New Roman"/>
          <w:color w:val="auto"/>
          <w:sz w:val="20"/>
          <w:szCs w:val="20"/>
        </w:rPr>
      </w:pPr>
      <w:bookmarkStart w:id="201" w:name="_Toc503949783"/>
      <w:r w:rsidRPr="0095359C">
        <w:rPr>
          <w:rFonts w:ascii="Calibri" w:hAnsi="Calibri" w:cs="Times New Roman"/>
          <w:color w:val="auto"/>
          <w:sz w:val="20"/>
          <w:szCs w:val="20"/>
        </w:rPr>
        <w:t>Module Details</w:t>
      </w:r>
      <w:bookmarkEnd w:id="201"/>
    </w:p>
    <w:p w:rsidR="007B5133" w:rsidRPr="0095359C" w:rsidRDefault="007B5133" w:rsidP="0076086A">
      <w:pPr>
        <w:pStyle w:val="Heading3"/>
        <w:numPr>
          <w:ilvl w:val="2"/>
          <w:numId w:val="9"/>
        </w:numPr>
        <w:rPr>
          <w:rFonts w:ascii="Calibri" w:hAnsi="Calibri" w:cs="Times New Roman"/>
          <w:color w:val="auto"/>
          <w:sz w:val="20"/>
          <w:szCs w:val="20"/>
        </w:rPr>
      </w:pPr>
      <w:bookmarkStart w:id="202" w:name="_Toc503949784"/>
      <w:r w:rsidRPr="0095359C">
        <w:rPr>
          <w:rFonts w:ascii="Calibri" w:hAnsi="Calibri" w:cs="Times New Roman"/>
          <w:color w:val="auto"/>
          <w:sz w:val="20"/>
          <w:szCs w:val="20"/>
        </w:rPr>
        <w:t>SQL agent job</w:t>
      </w:r>
      <w:bookmarkEnd w:id="202"/>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Instance : </w:t>
      </w:r>
      <w:r w:rsidR="00917A1A">
        <w:rPr>
          <w:rFonts w:ascii="Times New Roman" w:hAnsi="Times New Roman"/>
        </w:rPr>
        <w:t>F3420-ECLDBP01</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Job:  </w:t>
      </w:r>
      <w:proofErr w:type="spellStart"/>
      <w:r w:rsidR="00141B19" w:rsidRPr="0095359C">
        <w:rPr>
          <w:sz w:val="20"/>
          <w:szCs w:val="20"/>
        </w:rPr>
        <w:t>Coaching</w:t>
      </w:r>
      <w:r w:rsidR="00F441C0">
        <w:rPr>
          <w:sz w:val="20"/>
          <w:szCs w:val="20"/>
        </w:rPr>
        <w:t>OutlierLoad</w:t>
      </w:r>
      <w:proofErr w:type="spellEnd"/>
    </w:p>
    <w:p w:rsidR="005C5900" w:rsidRPr="0095359C" w:rsidRDefault="005C5900" w:rsidP="00917A1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Package: </w:t>
      </w:r>
      <w:hyperlink r:id="rId11" w:history="1">
        <w:r w:rsidR="00917A1A" w:rsidRPr="00917A1A">
          <w:rPr>
            <w:rStyle w:val="Hyperlink"/>
            <w:sz w:val="20"/>
            <w:szCs w:val="20"/>
          </w:rPr>
          <w:t>\\F3420-ECLDBP01\ssis\Coaching\Packages\</w:t>
        </w:r>
        <w:r w:rsidR="00141B19" w:rsidRPr="0095359C">
          <w:rPr>
            <w:rStyle w:val="Hyperlink"/>
            <w:sz w:val="20"/>
            <w:szCs w:val="20"/>
          </w:rPr>
          <w:t>Outlier_Coaching.dtsx</w:t>
        </w:r>
      </w:hyperlink>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w:t>
      </w:r>
      <w:proofErr w:type="spellStart"/>
      <w:r w:rsidRPr="0095359C">
        <w:rPr>
          <w:sz w:val="20"/>
          <w:szCs w:val="20"/>
        </w:rPr>
        <w:t>Config</w:t>
      </w:r>
      <w:proofErr w:type="spellEnd"/>
      <w:r w:rsidRPr="0095359C">
        <w:rPr>
          <w:sz w:val="20"/>
          <w:szCs w:val="20"/>
        </w:rPr>
        <w:t xml:space="preserve"> File: </w:t>
      </w:r>
      <w:proofErr w:type="spellStart"/>
      <w:r w:rsidRPr="0095359C">
        <w:rPr>
          <w:sz w:val="20"/>
          <w:szCs w:val="20"/>
        </w:rPr>
        <w:t>Prod_</w:t>
      </w:r>
      <w:r w:rsidR="00141B19" w:rsidRPr="0095359C">
        <w:rPr>
          <w:sz w:val="20"/>
          <w:szCs w:val="20"/>
        </w:rPr>
        <w:t>Outlier_Coaching</w:t>
      </w:r>
      <w:r w:rsidRPr="0095359C">
        <w:rPr>
          <w:sz w:val="20"/>
          <w:szCs w:val="20"/>
        </w:rPr>
        <w:t>.dtsConfig</w:t>
      </w:r>
      <w:proofErr w:type="spellEnd"/>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Owner: </w:t>
      </w:r>
      <w:proofErr w:type="spellStart"/>
      <w:r w:rsidR="00917A1A">
        <w:rPr>
          <w:sz w:val="20"/>
          <w:szCs w:val="20"/>
        </w:rPr>
        <w:t>ecljobowner</w:t>
      </w:r>
      <w:proofErr w:type="spellEnd"/>
    </w:p>
    <w:p w:rsidR="00917A1A" w:rsidRPr="00257251" w:rsidRDefault="00634B03" w:rsidP="00917A1A">
      <w:pPr>
        <w:pStyle w:val="ListParagraph"/>
        <w:numPr>
          <w:ilvl w:val="0"/>
          <w:numId w:val="5"/>
        </w:numPr>
        <w:autoSpaceDE w:val="0"/>
        <w:autoSpaceDN w:val="0"/>
        <w:adjustRightInd w:val="0"/>
        <w:spacing w:after="0" w:line="240" w:lineRule="auto"/>
        <w:rPr>
          <w:rFonts w:ascii="Times New Roman" w:hAnsi="Times New Roman"/>
        </w:rPr>
      </w:pPr>
      <w:r w:rsidRPr="0095359C">
        <w:rPr>
          <w:sz w:val="20"/>
          <w:szCs w:val="20"/>
        </w:rPr>
        <w:t xml:space="preserve">Run As: </w:t>
      </w:r>
      <w:proofErr w:type="spellStart"/>
      <w:r w:rsidR="00917A1A" w:rsidRPr="00E25F26">
        <w:rPr>
          <w:sz w:val="20"/>
          <w:szCs w:val="20"/>
          <w:rPrChange w:id="203" w:author="Palacherla, Susmitha C (NONUS)" w:date="2018-01-17T10:12:00Z">
            <w:rPr>
              <w:rFonts w:ascii="Times New Roman" w:hAnsi="Times New Roman"/>
            </w:rPr>
          </w:rPrChange>
        </w:rPr>
        <w:t>ECLProxy</w:t>
      </w:r>
      <w:proofErr w:type="spellEnd"/>
      <w:r w:rsidR="00917A1A" w:rsidRPr="00E25F26">
        <w:rPr>
          <w:sz w:val="20"/>
          <w:szCs w:val="20"/>
          <w:rPrChange w:id="204" w:author="Palacherla, Susmitha C (NONUS)" w:date="2018-01-17T10:12:00Z">
            <w:rPr>
              <w:rFonts w:ascii="Times New Roman" w:hAnsi="Times New Roman"/>
            </w:rPr>
          </w:rPrChange>
        </w:rPr>
        <w:t xml:space="preserve"> (ECL Credential using application service account VNGT\SVC-SQLECLP01</w:t>
      </w:r>
    </w:p>
    <w:p w:rsidR="005C5900" w:rsidRPr="00917A1A" w:rsidRDefault="005C5900">
      <w:pPr>
        <w:pStyle w:val="ListParagraph"/>
        <w:numPr>
          <w:ilvl w:val="0"/>
          <w:numId w:val="5"/>
        </w:numPr>
        <w:autoSpaceDE w:val="0"/>
        <w:autoSpaceDN w:val="0"/>
        <w:adjustRightInd w:val="0"/>
        <w:spacing w:after="0" w:line="240" w:lineRule="auto"/>
        <w:rPr>
          <w:sz w:val="20"/>
          <w:szCs w:val="20"/>
        </w:rPr>
      </w:pPr>
      <w:r w:rsidRPr="00917A1A">
        <w:rPr>
          <w:sz w:val="20"/>
          <w:szCs w:val="20"/>
        </w:rPr>
        <w:t xml:space="preserve">Schedule: Daily  </w:t>
      </w:r>
      <w:r w:rsidR="00F441C0" w:rsidRPr="00917A1A">
        <w:rPr>
          <w:sz w:val="20"/>
          <w:szCs w:val="20"/>
        </w:rPr>
        <w:t>8</w:t>
      </w:r>
      <w:r w:rsidR="004A6695" w:rsidRPr="00917A1A">
        <w:rPr>
          <w:sz w:val="20"/>
          <w:szCs w:val="20"/>
        </w:rPr>
        <w:t xml:space="preserve">:30 </w:t>
      </w:r>
      <w:r w:rsidR="00F441C0" w:rsidRPr="00917A1A">
        <w:rPr>
          <w:sz w:val="20"/>
          <w:szCs w:val="20"/>
        </w:rPr>
        <w:t xml:space="preserve">PM </w:t>
      </w:r>
      <w:r w:rsidR="004A6695" w:rsidRPr="00917A1A">
        <w:rPr>
          <w:sz w:val="20"/>
          <w:szCs w:val="20"/>
        </w:rPr>
        <w:t>EST</w:t>
      </w:r>
      <w:r w:rsidR="00917A1A">
        <w:rPr>
          <w:sz w:val="20"/>
          <w:szCs w:val="20"/>
        </w:rPr>
        <w:t xml:space="preserve"> daily</w:t>
      </w:r>
      <w:r w:rsidR="004A6695" w:rsidRPr="00917A1A">
        <w:rPr>
          <w:sz w:val="20"/>
          <w:szCs w:val="20"/>
        </w:rPr>
        <w:t xml:space="preserve"> IF Files exist to be loaded</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Destination File Location: N/A</w:t>
      </w:r>
    </w:p>
    <w:p w:rsidR="00E42C88" w:rsidRPr="005C5900" w:rsidRDefault="00E42C88" w:rsidP="00E42C88">
      <w:pPr>
        <w:autoSpaceDE w:val="0"/>
        <w:autoSpaceDN w:val="0"/>
        <w:adjustRightInd w:val="0"/>
        <w:spacing w:after="0" w:line="240" w:lineRule="auto"/>
      </w:pPr>
    </w:p>
    <w:p w:rsidR="007B5133" w:rsidRPr="0095359C" w:rsidRDefault="007B5133" w:rsidP="0076086A">
      <w:pPr>
        <w:pStyle w:val="Heading3"/>
        <w:numPr>
          <w:ilvl w:val="2"/>
          <w:numId w:val="9"/>
        </w:numPr>
        <w:rPr>
          <w:rFonts w:asciiTheme="minorHAnsi" w:hAnsiTheme="minorHAnsi" w:cs="Times New Roman"/>
          <w:color w:val="auto"/>
          <w:sz w:val="20"/>
          <w:szCs w:val="20"/>
        </w:rPr>
      </w:pPr>
      <w:bookmarkStart w:id="205" w:name="_Toc503949785"/>
      <w:r w:rsidRPr="0095359C">
        <w:rPr>
          <w:rFonts w:asciiTheme="minorHAnsi" w:hAnsiTheme="minorHAnsi" w:cs="Times New Roman"/>
          <w:color w:val="auto"/>
          <w:sz w:val="20"/>
          <w:szCs w:val="20"/>
        </w:rPr>
        <w:t>SSIS Package</w:t>
      </w:r>
      <w:bookmarkEnd w:id="205"/>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654C3" w:rsidRPr="0095359C"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Variables</w:t>
      </w:r>
    </w:p>
    <w:tbl>
      <w:tblPr>
        <w:tblStyle w:val="TableGrid"/>
        <w:tblW w:w="0" w:type="auto"/>
        <w:tblLook w:val="04A0" w:firstRow="1" w:lastRow="0" w:firstColumn="1" w:lastColumn="0" w:noHBand="0" w:noVBand="1"/>
      </w:tblPr>
      <w:tblGrid>
        <w:gridCol w:w="2031"/>
        <w:gridCol w:w="2309"/>
        <w:gridCol w:w="932"/>
        <w:gridCol w:w="4304"/>
      </w:tblGrid>
      <w:tr w:rsidR="00E42C88" w:rsidRPr="0095359C" w:rsidTr="00E25F26">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Name</w:t>
            </w:r>
          </w:p>
        </w:tc>
        <w:tc>
          <w:tcPr>
            <w:tcW w:w="2309"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Scope </w:t>
            </w: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proofErr w:type="spellStart"/>
            <w:r w:rsidRPr="0095359C">
              <w:rPr>
                <w:rFonts w:asciiTheme="minorHAnsi" w:hAnsiTheme="minorHAnsi" w:cs="Arial"/>
                <w:b/>
                <w:sz w:val="20"/>
                <w:szCs w:val="20"/>
              </w:rPr>
              <w:t>DataType</w:t>
            </w:r>
            <w:proofErr w:type="spellEnd"/>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Value</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ins w:id="206" w:author="Palacherla, Susmitha C (NONUS)" w:date="2018-01-17T10:13:00Z">
              <w:r>
                <w:rPr>
                  <w:rFonts w:ascii="Times New Roman" w:hAnsi="Times New Roman"/>
                  <w:sz w:val="20"/>
                  <w:szCs w:val="20"/>
                </w:rPr>
                <w:t>DecryptedOut</w:t>
              </w:r>
              <w:r w:rsidRPr="00CA5EB0">
                <w:rPr>
                  <w:rFonts w:ascii="Times New Roman" w:hAnsi="Times New Roman"/>
                  <w:sz w:val="20"/>
                  <w:szCs w:val="20"/>
                </w:rPr>
                <w:t>Path</w:t>
              </w:r>
            </w:ins>
            <w:proofErr w:type="spellEnd"/>
            <w:del w:id="207" w:author="Palacherla, Susmitha C (NONUS)" w:date="2018-01-17T10:12:00Z">
              <w:r w:rsidRPr="0095359C" w:rsidDel="00E25F26">
                <w:rPr>
                  <w:rFonts w:asciiTheme="minorHAnsi" w:hAnsiTheme="minorHAnsi" w:cs="Arial"/>
                  <w:sz w:val="20"/>
                  <w:szCs w:val="20"/>
                </w:rPr>
                <w:delText>FilebakPath</w:delText>
              </w:r>
            </w:del>
          </w:p>
        </w:tc>
        <w:tc>
          <w:tcPr>
            <w:tcW w:w="2309"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ins w:id="208" w:author="Palacherla, Susmitha C (NONUS)" w:date="2018-01-17T10:13:00Z">
              <w:r w:rsidRPr="00E9648D">
                <w:rPr>
                  <w:rFonts w:asciiTheme="minorHAnsi" w:hAnsiTheme="minorHAnsi" w:cs="Arial"/>
                  <w:sz w:val="20"/>
                  <w:szCs w:val="20"/>
                </w:rPr>
                <w:t>Outlier_Coaching</w:t>
              </w:r>
            </w:ins>
            <w:del w:id="209" w:author="Palacherla, Susmitha C (NONUS)" w:date="2018-01-17T10:12:00Z">
              <w:r w:rsidRPr="0095359C" w:rsidDel="00E25F26">
                <w:rPr>
                  <w:rFonts w:asciiTheme="minorHAnsi" w:hAnsiTheme="minorHAnsi" w:cs="Arial"/>
                  <w:sz w:val="20"/>
                  <w:szCs w:val="20"/>
                </w:rPr>
                <w:delText>Outlier_Coaching</w:delText>
              </w:r>
            </w:del>
          </w:p>
        </w:tc>
        <w:tc>
          <w:tcPr>
            <w:tcW w:w="932"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ins w:id="210" w:author="Palacherla, Susmitha C (NONUS)" w:date="2018-01-17T10:13:00Z">
              <w:r w:rsidRPr="00CA5EB0">
                <w:rPr>
                  <w:rFonts w:ascii="Times New Roman" w:hAnsi="Times New Roman"/>
                  <w:sz w:val="20"/>
                  <w:szCs w:val="20"/>
                </w:rPr>
                <w:t>String</w:t>
              </w:r>
            </w:ins>
            <w:del w:id="211" w:author="Palacherla, Susmitha C (NONUS)" w:date="2018-01-17T10:12:00Z">
              <w:r w:rsidRPr="0095359C" w:rsidDel="00E25F26">
                <w:rPr>
                  <w:rFonts w:asciiTheme="minorHAnsi" w:hAnsiTheme="minorHAnsi" w:cs="Arial"/>
                  <w:sz w:val="20"/>
                  <w:szCs w:val="20"/>
                </w:rPr>
                <w:delText>String</w:delText>
              </w:r>
            </w:del>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ins w:id="212" w:author="Palacherla, Susmitha C (NONUS)" w:date="2018-01-17T10:13:00Z">
              <w:r w:rsidRPr="007362D2">
                <w:rPr>
                  <w:rFonts w:ascii="Times New Roman" w:hAnsi="Times New Roman"/>
                  <w:sz w:val="20"/>
                  <w:szCs w:val="20"/>
                </w:rPr>
                <w:t>\\f3420-ecldb</w:t>
              </w:r>
              <w:r>
                <w:rPr>
                  <w:rFonts w:ascii="Times New Roman" w:hAnsi="Times New Roman"/>
                  <w:sz w:val="20"/>
                  <w:szCs w:val="20"/>
                </w:rPr>
                <w:t>p</w:t>
              </w:r>
              <w:r w:rsidRPr="007362D2">
                <w:rPr>
                  <w:rFonts w:ascii="Times New Roman" w:hAnsi="Times New Roman"/>
                  <w:sz w:val="20"/>
                  <w:szCs w:val="20"/>
                </w:rPr>
                <w:t>01\data\coaching\</w:t>
              </w:r>
              <w:r>
                <w:rPr>
                  <w:rFonts w:ascii="Times New Roman" w:hAnsi="Times New Roman"/>
                  <w:sz w:val="20"/>
                  <w:szCs w:val="20"/>
                </w:rPr>
                <w:t>OUTLIERS</w:t>
              </w:r>
              <w:r w:rsidRPr="007362D2">
                <w:rPr>
                  <w:rFonts w:ascii="Times New Roman" w:hAnsi="Times New Roman"/>
                  <w:sz w:val="20"/>
                  <w:szCs w:val="20"/>
                </w:rPr>
                <w:t>\Decrypt_out\</w:t>
              </w:r>
            </w:ins>
            <w:del w:id="213" w:author="Palacherla, Susmitha C (NONUS)" w:date="2018-01-17T10:12:00Z">
              <w:r w:rsidRPr="0095359C" w:rsidDel="00E25F26">
                <w:rPr>
                  <w:rFonts w:asciiTheme="minorHAnsi" w:hAnsiTheme="minorHAnsi" w:cs="Arial"/>
                  <w:sz w:val="20"/>
                  <w:szCs w:val="20"/>
                </w:rPr>
                <w:delText>\\vrivscors01\BCC Scorecards\Coaching\Outliers\Backups</w:delText>
              </w:r>
            </w:del>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ins w:id="214" w:author="Palacherla, Susmitha C (NONUS)" w:date="2018-01-17T10:13:00Z">
              <w:r>
                <w:rPr>
                  <w:rFonts w:ascii="Times New Roman" w:hAnsi="Times New Roman"/>
                  <w:sz w:val="20"/>
                  <w:szCs w:val="20"/>
                </w:rPr>
                <w:t>DecryptIn</w:t>
              </w:r>
              <w:r w:rsidRPr="00CA5EB0">
                <w:rPr>
                  <w:rFonts w:ascii="Times New Roman" w:hAnsi="Times New Roman"/>
                  <w:sz w:val="20"/>
                  <w:szCs w:val="20"/>
                </w:rPr>
                <w:t>Path</w:t>
              </w:r>
            </w:ins>
            <w:proofErr w:type="spellEnd"/>
            <w:del w:id="215" w:author="Palacherla, Susmitha C (NONUS)" w:date="2018-01-17T10:12:00Z">
              <w:r w:rsidRPr="0095359C" w:rsidDel="00E25F26">
                <w:rPr>
                  <w:rFonts w:asciiTheme="minorHAnsi" w:hAnsiTheme="minorHAnsi" w:cs="Arial"/>
                  <w:sz w:val="20"/>
                  <w:szCs w:val="20"/>
                </w:rPr>
                <w:delText>FileNum</w:delText>
              </w:r>
            </w:del>
          </w:p>
        </w:tc>
        <w:tc>
          <w:tcPr>
            <w:tcW w:w="2309" w:type="dxa"/>
          </w:tcPr>
          <w:p w:rsidR="00E25F26" w:rsidRPr="0095359C" w:rsidRDefault="00E25F26" w:rsidP="00E25F26">
            <w:pPr>
              <w:rPr>
                <w:rFonts w:asciiTheme="minorHAnsi" w:hAnsiTheme="minorHAnsi"/>
                <w:sz w:val="20"/>
                <w:szCs w:val="20"/>
              </w:rPr>
            </w:pPr>
            <w:ins w:id="216" w:author="Palacherla, Susmitha C (NONUS)" w:date="2018-01-17T10:13:00Z">
              <w:r w:rsidRPr="00E9648D">
                <w:rPr>
                  <w:rFonts w:asciiTheme="minorHAnsi" w:hAnsiTheme="minorHAnsi" w:cs="Arial"/>
                  <w:sz w:val="20"/>
                  <w:szCs w:val="20"/>
                </w:rPr>
                <w:t>Outlier_Coaching</w:t>
              </w:r>
            </w:ins>
            <w:del w:id="217" w:author="Palacherla, Susmitha C (NONUS)" w:date="2018-01-17T10:12:00Z">
              <w:r w:rsidRPr="0095359C" w:rsidDel="00E25F26">
                <w:rPr>
                  <w:rFonts w:asciiTheme="minorHAnsi" w:hAnsiTheme="minorHAnsi" w:cs="Arial"/>
                  <w:sz w:val="20"/>
                  <w:szCs w:val="20"/>
                </w:rPr>
                <w:delText>Outlier_Coaching</w:delText>
              </w:r>
            </w:del>
          </w:p>
        </w:tc>
        <w:tc>
          <w:tcPr>
            <w:tcW w:w="932" w:type="dxa"/>
          </w:tcPr>
          <w:p w:rsidR="00E25F26" w:rsidRPr="0095359C" w:rsidRDefault="00E25F26" w:rsidP="00E25F26">
            <w:pPr>
              <w:rPr>
                <w:rFonts w:asciiTheme="minorHAnsi" w:hAnsiTheme="minorHAnsi"/>
                <w:sz w:val="20"/>
                <w:szCs w:val="20"/>
              </w:rPr>
            </w:pPr>
            <w:ins w:id="218" w:author="Palacherla, Susmitha C (NONUS)" w:date="2018-01-17T10:13:00Z">
              <w:r w:rsidRPr="00CA5EB0">
                <w:rPr>
                  <w:rFonts w:ascii="Times New Roman" w:hAnsi="Times New Roman"/>
                  <w:sz w:val="20"/>
                  <w:szCs w:val="20"/>
                </w:rPr>
                <w:t>String</w:t>
              </w:r>
            </w:ins>
            <w:del w:id="219" w:author="Palacherla, Susmitha C (NONUS)" w:date="2018-01-17T10:12:00Z">
              <w:r w:rsidRPr="0095359C" w:rsidDel="00E25F26">
                <w:rPr>
                  <w:rFonts w:asciiTheme="minorHAnsi" w:hAnsiTheme="minorHAnsi" w:cs="Arial"/>
                  <w:sz w:val="20"/>
                  <w:szCs w:val="20"/>
                </w:rPr>
                <w:delText>Int32</w:delText>
              </w:r>
            </w:del>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ins w:id="220" w:author="Palacherla, Susmitha C (NONUS)" w:date="2018-01-17T10:13:00Z">
              <w:r w:rsidRPr="007362D2">
                <w:rPr>
                  <w:rFonts w:ascii="Times New Roman" w:hAnsi="Times New Roman"/>
                  <w:sz w:val="20"/>
                  <w:szCs w:val="20"/>
                </w:rPr>
                <w:t>\\f3420-ecldb</w:t>
              </w:r>
              <w:r>
                <w:rPr>
                  <w:rFonts w:ascii="Times New Roman" w:hAnsi="Times New Roman"/>
                  <w:sz w:val="20"/>
                  <w:szCs w:val="20"/>
                </w:rPr>
                <w:t>p01\data\coaching\OUTLIERS\Decrypt_in</w:t>
              </w:r>
              <w:r w:rsidRPr="007362D2">
                <w:rPr>
                  <w:rFonts w:ascii="Times New Roman" w:hAnsi="Times New Roman"/>
                  <w:sz w:val="20"/>
                  <w:szCs w:val="20"/>
                </w:rPr>
                <w:t>\</w:t>
              </w:r>
            </w:ins>
            <w:del w:id="221" w:author="Palacherla, Susmitha C (NONUS)" w:date="2018-01-17T10:12:00Z">
              <w:r w:rsidRPr="0095359C" w:rsidDel="00E25F26">
                <w:rPr>
                  <w:rFonts w:asciiTheme="minorHAnsi" w:hAnsiTheme="minorHAnsi" w:cs="Arial"/>
                  <w:sz w:val="20"/>
                  <w:szCs w:val="20"/>
                </w:rPr>
                <w:delText>0</w:delText>
              </w:r>
            </w:del>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ins w:id="222" w:author="Palacherla, Susmitha C (NONUS)" w:date="2018-01-17T10:13:00Z">
              <w:r>
                <w:rPr>
                  <w:rFonts w:ascii="Times New Roman" w:hAnsi="Times New Roman"/>
                  <w:sz w:val="20"/>
                  <w:szCs w:val="20"/>
                </w:rPr>
                <w:t>EncryptedBackupPath</w:t>
              </w:r>
            </w:ins>
            <w:proofErr w:type="spellEnd"/>
            <w:del w:id="223" w:author="Palacherla, Susmitha C (NONUS)" w:date="2018-01-17T10:12:00Z">
              <w:r w:rsidRPr="0095359C" w:rsidDel="00E25F26">
                <w:rPr>
                  <w:rFonts w:asciiTheme="minorHAnsi" w:hAnsiTheme="minorHAnsi" w:cs="Arial"/>
                  <w:sz w:val="20"/>
                  <w:szCs w:val="20"/>
                </w:rPr>
                <w:delText>FilePath</w:delText>
              </w:r>
            </w:del>
          </w:p>
        </w:tc>
        <w:tc>
          <w:tcPr>
            <w:tcW w:w="2309" w:type="dxa"/>
          </w:tcPr>
          <w:p w:rsidR="00E25F26" w:rsidRPr="0095359C" w:rsidRDefault="00E25F26" w:rsidP="00E25F26">
            <w:pPr>
              <w:rPr>
                <w:rFonts w:asciiTheme="minorHAnsi" w:hAnsiTheme="minorHAnsi"/>
                <w:sz w:val="20"/>
                <w:szCs w:val="20"/>
              </w:rPr>
            </w:pPr>
            <w:ins w:id="224" w:author="Palacherla, Susmitha C (NONUS)" w:date="2018-01-17T10:13:00Z">
              <w:r w:rsidRPr="00E9648D">
                <w:rPr>
                  <w:rFonts w:asciiTheme="minorHAnsi" w:hAnsiTheme="minorHAnsi" w:cs="Arial"/>
                  <w:sz w:val="20"/>
                  <w:szCs w:val="20"/>
                </w:rPr>
                <w:t>Outlier_Coaching</w:t>
              </w:r>
            </w:ins>
            <w:del w:id="225" w:author="Palacherla, Susmitha C (NONUS)" w:date="2018-01-17T10:12:00Z">
              <w:r w:rsidRPr="0095359C" w:rsidDel="00E25F26">
                <w:rPr>
                  <w:rFonts w:asciiTheme="minorHAnsi" w:hAnsiTheme="minorHAnsi" w:cs="Arial"/>
                  <w:sz w:val="20"/>
                  <w:szCs w:val="20"/>
                </w:rPr>
                <w:delText>Outlier_Coaching</w:delText>
              </w:r>
            </w:del>
          </w:p>
        </w:tc>
        <w:tc>
          <w:tcPr>
            <w:tcW w:w="932" w:type="dxa"/>
          </w:tcPr>
          <w:p w:rsidR="00E25F26" w:rsidRPr="0095359C" w:rsidRDefault="00E25F26" w:rsidP="00E25F26">
            <w:pPr>
              <w:rPr>
                <w:rFonts w:asciiTheme="minorHAnsi" w:hAnsiTheme="minorHAnsi"/>
                <w:sz w:val="20"/>
                <w:szCs w:val="20"/>
              </w:rPr>
            </w:pPr>
            <w:ins w:id="226" w:author="Palacherla, Susmitha C (NONUS)" w:date="2018-01-17T10:13:00Z">
              <w:r w:rsidRPr="00CA5EB0">
                <w:rPr>
                  <w:rFonts w:ascii="Times New Roman" w:hAnsi="Times New Roman"/>
                  <w:sz w:val="20"/>
                  <w:szCs w:val="20"/>
                </w:rPr>
                <w:t>String</w:t>
              </w:r>
            </w:ins>
            <w:del w:id="227" w:author="Palacherla, Susmitha C (NONUS)" w:date="2018-01-17T10:12:00Z">
              <w:r w:rsidRPr="0095359C" w:rsidDel="00E25F26">
                <w:rPr>
                  <w:rFonts w:asciiTheme="minorHAnsi" w:hAnsiTheme="minorHAnsi" w:cs="Arial"/>
                  <w:sz w:val="20"/>
                  <w:szCs w:val="20"/>
                </w:rPr>
                <w:delText>String</w:delText>
              </w:r>
            </w:del>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ins w:id="228" w:author="Palacherla, Susmitha C (NONUS)" w:date="2018-01-17T10:13:00Z">
              <w:r w:rsidRPr="005E52B7">
                <w:rPr>
                  <w:rFonts w:ascii="Times New Roman" w:hAnsi="Times New Roman"/>
                  <w:sz w:val="20"/>
                  <w:szCs w:val="20"/>
                </w:rPr>
                <w:t>\\f3420-ecldb</w:t>
              </w:r>
              <w:r>
                <w:rPr>
                  <w:rFonts w:ascii="Times New Roman" w:hAnsi="Times New Roman"/>
                  <w:sz w:val="20"/>
                  <w:szCs w:val="20"/>
                </w:rPr>
                <w:t>p</w:t>
              </w:r>
              <w:r w:rsidRPr="005E52B7">
                <w:rPr>
                  <w:rFonts w:ascii="Times New Roman" w:hAnsi="Times New Roman"/>
                  <w:sz w:val="20"/>
                  <w:szCs w:val="20"/>
                </w:rPr>
                <w:t>01\data\coaching\</w:t>
              </w:r>
              <w:r>
                <w:rPr>
                  <w:rFonts w:ascii="Times New Roman" w:hAnsi="Times New Roman"/>
                  <w:sz w:val="20"/>
                  <w:szCs w:val="20"/>
                </w:rPr>
                <w:t>OUTLIERS</w:t>
              </w:r>
              <w:r w:rsidRPr="005E52B7">
                <w:rPr>
                  <w:rFonts w:ascii="Times New Roman" w:hAnsi="Times New Roman"/>
                  <w:sz w:val="20"/>
                  <w:szCs w:val="20"/>
                </w:rPr>
                <w:t>\Backups\</w:t>
              </w:r>
            </w:ins>
            <w:del w:id="229" w:author="Palacherla, Susmitha C (NONUS)" w:date="2018-01-17T10:12:00Z">
              <w:r w:rsidRPr="0095359C" w:rsidDel="00E25F26">
                <w:rPr>
                  <w:rFonts w:asciiTheme="minorHAnsi" w:hAnsiTheme="minorHAnsi" w:cs="Arial"/>
                  <w:sz w:val="20"/>
                  <w:szCs w:val="20"/>
                </w:rPr>
                <w:delText>\\vrivscors01\BCC Scorecards\Coaching\Outliers</w:delText>
              </w:r>
            </w:del>
          </w:p>
        </w:tc>
      </w:tr>
      <w:tr w:rsidR="00E25F26" w:rsidRPr="0095359C" w:rsidTr="00E25F26">
        <w:trPr>
          <w:trHeight w:val="368"/>
          <w:ins w:id="230" w:author="Palacherla, Susmitha C (NONUS)" w:date="2018-01-17T10:13:00Z"/>
        </w:trPr>
        <w:tc>
          <w:tcPr>
            <w:tcW w:w="2031" w:type="dxa"/>
          </w:tcPr>
          <w:p w:rsidR="00E25F26" w:rsidRPr="0095359C" w:rsidDel="00E25F26" w:rsidRDefault="00E25F26" w:rsidP="00E25F26">
            <w:pPr>
              <w:widowControl w:val="0"/>
              <w:autoSpaceDE w:val="0"/>
              <w:autoSpaceDN w:val="0"/>
              <w:adjustRightInd w:val="0"/>
              <w:spacing w:after="0" w:line="240" w:lineRule="auto"/>
              <w:rPr>
                <w:ins w:id="231" w:author="Palacherla, Susmitha C (NONUS)" w:date="2018-01-17T10:13:00Z"/>
                <w:rFonts w:asciiTheme="minorHAnsi" w:hAnsiTheme="minorHAnsi" w:cs="Arial"/>
                <w:sz w:val="20"/>
                <w:szCs w:val="20"/>
              </w:rPr>
            </w:pPr>
            <w:proofErr w:type="spellStart"/>
            <w:ins w:id="232" w:author="Palacherla, Susmitha C (NONUS)" w:date="2018-01-17T10:13:00Z">
              <w:r>
                <w:rPr>
                  <w:rFonts w:ascii="Times New Roman" w:hAnsi="Times New Roman"/>
                  <w:sz w:val="20"/>
                  <w:szCs w:val="20"/>
                </w:rPr>
                <w:t>EncryptedOutPath</w:t>
              </w:r>
              <w:proofErr w:type="spellEnd"/>
            </w:ins>
          </w:p>
        </w:tc>
        <w:tc>
          <w:tcPr>
            <w:tcW w:w="2309" w:type="dxa"/>
          </w:tcPr>
          <w:p w:rsidR="00E25F26" w:rsidRPr="0095359C" w:rsidDel="00E25F26" w:rsidRDefault="00E25F26" w:rsidP="00E25F26">
            <w:pPr>
              <w:rPr>
                <w:ins w:id="233" w:author="Palacherla, Susmitha C (NONUS)" w:date="2018-01-17T10:13:00Z"/>
                <w:rFonts w:asciiTheme="minorHAnsi" w:hAnsiTheme="minorHAnsi" w:cs="Arial"/>
                <w:sz w:val="20"/>
                <w:szCs w:val="20"/>
              </w:rPr>
            </w:pPr>
            <w:ins w:id="234" w:author="Palacherla, Susmitha C (NONUS)" w:date="2018-01-17T10:13:00Z">
              <w:r w:rsidRPr="00E9648D">
                <w:rPr>
                  <w:rFonts w:asciiTheme="minorHAnsi" w:hAnsiTheme="minorHAnsi" w:cs="Arial"/>
                  <w:sz w:val="20"/>
                  <w:szCs w:val="20"/>
                </w:rPr>
                <w:t>Outlier_Coaching</w:t>
              </w:r>
            </w:ins>
          </w:p>
        </w:tc>
        <w:tc>
          <w:tcPr>
            <w:tcW w:w="932" w:type="dxa"/>
          </w:tcPr>
          <w:p w:rsidR="00E25F26" w:rsidRPr="0095359C" w:rsidDel="00E25F26" w:rsidRDefault="00E25F26" w:rsidP="00E25F26">
            <w:pPr>
              <w:rPr>
                <w:ins w:id="235" w:author="Palacherla, Susmitha C (NONUS)" w:date="2018-01-17T10:13:00Z"/>
                <w:rFonts w:asciiTheme="minorHAnsi" w:hAnsiTheme="minorHAnsi" w:cs="Arial"/>
                <w:sz w:val="20"/>
                <w:szCs w:val="20"/>
              </w:rPr>
            </w:pPr>
            <w:ins w:id="236" w:author="Palacherla, Susmitha C (NONUS)" w:date="2018-01-17T10:13:00Z">
              <w:r w:rsidRPr="00CA5EB0">
                <w:rPr>
                  <w:rFonts w:ascii="Times New Roman" w:hAnsi="Times New Roman"/>
                  <w:sz w:val="20"/>
                  <w:szCs w:val="20"/>
                </w:rPr>
                <w:t>String</w:t>
              </w:r>
            </w:ins>
          </w:p>
        </w:tc>
        <w:tc>
          <w:tcPr>
            <w:tcW w:w="4304" w:type="dxa"/>
          </w:tcPr>
          <w:p w:rsidR="00E25F26" w:rsidRPr="0095359C" w:rsidDel="00E25F26" w:rsidRDefault="00E25F26" w:rsidP="00E25F26">
            <w:pPr>
              <w:widowControl w:val="0"/>
              <w:autoSpaceDE w:val="0"/>
              <w:autoSpaceDN w:val="0"/>
              <w:adjustRightInd w:val="0"/>
              <w:spacing w:after="0" w:line="240" w:lineRule="auto"/>
              <w:rPr>
                <w:ins w:id="237" w:author="Palacherla, Susmitha C (NONUS)" w:date="2018-01-17T10:13:00Z"/>
                <w:rFonts w:asciiTheme="minorHAnsi" w:hAnsiTheme="minorHAnsi" w:cs="Arial"/>
                <w:sz w:val="20"/>
                <w:szCs w:val="20"/>
              </w:rPr>
            </w:pPr>
            <w:ins w:id="238" w:author="Palacherla, Susmitha C (NONUS)" w:date="2018-01-17T10:13:00Z">
              <w:r w:rsidRPr="005E52B7">
                <w:rPr>
                  <w:rFonts w:ascii="Times New Roman" w:hAnsi="Times New Roman"/>
                  <w:sz w:val="20"/>
                  <w:szCs w:val="20"/>
                </w:rPr>
                <w:t>\\f3420-ecldb</w:t>
              </w:r>
              <w:r>
                <w:rPr>
                  <w:rFonts w:ascii="Times New Roman" w:hAnsi="Times New Roman"/>
                  <w:sz w:val="20"/>
                  <w:szCs w:val="20"/>
                </w:rPr>
                <w:t>p</w:t>
              </w:r>
              <w:r w:rsidRPr="005E52B7">
                <w:rPr>
                  <w:rFonts w:ascii="Times New Roman" w:hAnsi="Times New Roman"/>
                  <w:sz w:val="20"/>
                  <w:szCs w:val="20"/>
                </w:rPr>
                <w:t>01\data\coaching\</w:t>
              </w:r>
              <w:r>
                <w:rPr>
                  <w:rFonts w:ascii="Times New Roman" w:hAnsi="Times New Roman"/>
                  <w:sz w:val="20"/>
                  <w:szCs w:val="20"/>
                </w:rPr>
                <w:t>OUTLIERS</w:t>
              </w:r>
              <w:r w:rsidRPr="005E52B7">
                <w:rPr>
                  <w:rFonts w:ascii="Times New Roman" w:hAnsi="Times New Roman"/>
                  <w:sz w:val="20"/>
                  <w:szCs w:val="20"/>
                </w:rPr>
                <w:t>\Encrypt_out\</w:t>
              </w:r>
            </w:ins>
          </w:p>
        </w:tc>
      </w:tr>
      <w:tr w:rsidR="00E25F26" w:rsidRPr="0095359C" w:rsidTr="00E25F26">
        <w:trPr>
          <w:trHeight w:val="368"/>
          <w:ins w:id="239" w:author="Palacherla, Susmitha C (NONUS)" w:date="2018-01-17T10:13:00Z"/>
        </w:trPr>
        <w:tc>
          <w:tcPr>
            <w:tcW w:w="2031" w:type="dxa"/>
          </w:tcPr>
          <w:p w:rsidR="00E25F26" w:rsidRPr="0095359C" w:rsidDel="00E25F26" w:rsidRDefault="00E25F26" w:rsidP="00E25F26">
            <w:pPr>
              <w:widowControl w:val="0"/>
              <w:autoSpaceDE w:val="0"/>
              <w:autoSpaceDN w:val="0"/>
              <w:adjustRightInd w:val="0"/>
              <w:spacing w:after="0" w:line="240" w:lineRule="auto"/>
              <w:rPr>
                <w:ins w:id="240" w:author="Palacherla, Susmitha C (NONUS)" w:date="2018-01-17T10:13:00Z"/>
                <w:rFonts w:asciiTheme="minorHAnsi" w:hAnsiTheme="minorHAnsi" w:cs="Arial"/>
                <w:sz w:val="20"/>
                <w:szCs w:val="20"/>
              </w:rPr>
            </w:pPr>
            <w:proofErr w:type="spellStart"/>
            <w:ins w:id="241" w:author="Palacherla, Susmitha C (NONUS)" w:date="2018-01-17T10:13:00Z">
              <w:r>
                <w:rPr>
                  <w:rFonts w:ascii="Times New Roman" w:hAnsi="Times New Roman"/>
                  <w:sz w:val="20"/>
                  <w:szCs w:val="20"/>
                </w:rPr>
                <w:t>EncryptInPath</w:t>
              </w:r>
              <w:proofErr w:type="spellEnd"/>
            </w:ins>
          </w:p>
        </w:tc>
        <w:tc>
          <w:tcPr>
            <w:tcW w:w="2309" w:type="dxa"/>
          </w:tcPr>
          <w:p w:rsidR="00E25F26" w:rsidRPr="0095359C" w:rsidDel="00E25F26" w:rsidRDefault="00E25F26" w:rsidP="00E25F26">
            <w:pPr>
              <w:rPr>
                <w:ins w:id="242" w:author="Palacherla, Susmitha C (NONUS)" w:date="2018-01-17T10:13:00Z"/>
                <w:rFonts w:asciiTheme="minorHAnsi" w:hAnsiTheme="minorHAnsi" w:cs="Arial"/>
                <w:sz w:val="20"/>
                <w:szCs w:val="20"/>
              </w:rPr>
            </w:pPr>
            <w:ins w:id="243" w:author="Palacherla, Susmitha C (NONUS)" w:date="2018-01-17T10:13:00Z">
              <w:r w:rsidRPr="00E9648D">
                <w:rPr>
                  <w:rFonts w:asciiTheme="minorHAnsi" w:hAnsiTheme="minorHAnsi" w:cs="Arial"/>
                  <w:sz w:val="20"/>
                  <w:szCs w:val="20"/>
                </w:rPr>
                <w:t>Outlier_Coaching</w:t>
              </w:r>
            </w:ins>
          </w:p>
        </w:tc>
        <w:tc>
          <w:tcPr>
            <w:tcW w:w="932" w:type="dxa"/>
          </w:tcPr>
          <w:p w:rsidR="00E25F26" w:rsidRPr="0095359C" w:rsidDel="00E25F26" w:rsidRDefault="00E25F26" w:rsidP="00E25F26">
            <w:pPr>
              <w:rPr>
                <w:ins w:id="244" w:author="Palacherla, Susmitha C (NONUS)" w:date="2018-01-17T10:13:00Z"/>
                <w:rFonts w:asciiTheme="minorHAnsi" w:hAnsiTheme="minorHAnsi" w:cs="Arial"/>
                <w:sz w:val="20"/>
                <w:szCs w:val="20"/>
              </w:rPr>
            </w:pPr>
            <w:ins w:id="245" w:author="Palacherla, Susmitha C (NONUS)" w:date="2018-01-17T10:13:00Z">
              <w:r w:rsidRPr="00CA5EB0">
                <w:rPr>
                  <w:rFonts w:ascii="Times New Roman" w:hAnsi="Times New Roman"/>
                  <w:sz w:val="20"/>
                  <w:szCs w:val="20"/>
                </w:rPr>
                <w:t>String</w:t>
              </w:r>
            </w:ins>
          </w:p>
        </w:tc>
        <w:tc>
          <w:tcPr>
            <w:tcW w:w="4304" w:type="dxa"/>
          </w:tcPr>
          <w:p w:rsidR="00E25F26" w:rsidRPr="0095359C" w:rsidDel="00E25F26" w:rsidRDefault="00E25F26" w:rsidP="00E25F26">
            <w:pPr>
              <w:widowControl w:val="0"/>
              <w:autoSpaceDE w:val="0"/>
              <w:autoSpaceDN w:val="0"/>
              <w:adjustRightInd w:val="0"/>
              <w:spacing w:after="0" w:line="240" w:lineRule="auto"/>
              <w:rPr>
                <w:ins w:id="246" w:author="Palacherla, Susmitha C (NONUS)" w:date="2018-01-17T10:13:00Z"/>
                <w:rFonts w:asciiTheme="minorHAnsi" w:hAnsiTheme="minorHAnsi" w:cs="Arial"/>
                <w:sz w:val="20"/>
                <w:szCs w:val="20"/>
              </w:rPr>
            </w:pPr>
            <w:ins w:id="247" w:author="Palacherla, Susmitha C (NONUS)" w:date="2018-01-17T10:13:00Z">
              <w:r w:rsidRPr="005E52B7">
                <w:rPr>
                  <w:rFonts w:ascii="Times New Roman" w:hAnsi="Times New Roman"/>
                  <w:sz w:val="20"/>
                  <w:szCs w:val="20"/>
                </w:rPr>
                <w:t>\\f3420-ecldb</w:t>
              </w:r>
              <w:r>
                <w:rPr>
                  <w:rFonts w:ascii="Times New Roman" w:hAnsi="Times New Roman"/>
                  <w:sz w:val="20"/>
                  <w:szCs w:val="20"/>
                </w:rPr>
                <w:t>p</w:t>
              </w:r>
              <w:r w:rsidRPr="005E52B7">
                <w:rPr>
                  <w:rFonts w:ascii="Times New Roman" w:hAnsi="Times New Roman"/>
                  <w:sz w:val="20"/>
                  <w:szCs w:val="20"/>
                </w:rPr>
                <w:t>01\data\coaching\</w:t>
              </w:r>
              <w:r>
                <w:rPr>
                  <w:rFonts w:ascii="Times New Roman" w:hAnsi="Times New Roman"/>
                  <w:sz w:val="20"/>
                  <w:szCs w:val="20"/>
                </w:rPr>
                <w:t>OUTLIERS</w:t>
              </w:r>
              <w:r w:rsidRPr="005E52B7">
                <w:rPr>
                  <w:rFonts w:ascii="Times New Roman" w:hAnsi="Times New Roman"/>
                  <w:sz w:val="20"/>
                  <w:szCs w:val="20"/>
                </w:rPr>
                <w:t>\Encrypt_in\</w:t>
              </w:r>
            </w:ins>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varDBName</w:t>
            </w:r>
            <w:proofErr w:type="spellEnd"/>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w:t>
            </w:r>
          </w:p>
        </w:tc>
      </w:tr>
      <w:tr w:rsidR="00E25F26" w:rsidRPr="0095359C" w:rsidTr="00E25F26">
        <w:trPr>
          <w:trHeight w:val="368"/>
          <w:ins w:id="248" w:author="Palacherla, Susmitha C (NONUS)" w:date="2018-01-17T10:15:00Z"/>
        </w:trPr>
        <w:tc>
          <w:tcPr>
            <w:tcW w:w="2031" w:type="dxa"/>
          </w:tcPr>
          <w:p w:rsidR="00E25F26" w:rsidRPr="0095359C" w:rsidRDefault="00E25F26" w:rsidP="00E25F26">
            <w:pPr>
              <w:widowControl w:val="0"/>
              <w:autoSpaceDE w:val="0"/>
              <w:autoSpaceDN w:val="0"/>
              <w:adjustRightInd w:val="0"/>
              <w:spacing w:after="0" w:line="240" w:lineRule="auto"/>
              <w:rPr>
                <w:ins w:id="249" w:author="Palacherla, Susmitha C (NONUS)" w:date="2018-01-17T10:15:00Z"/>
                <w:rFonts w:asciiTheme="minorHAnsi" w:hAnsiTheme="minorHAnsi" w:cs="Arial"/>
                <w:sz w:val="20"/>
                <w:szCs w:val="20"/>
              </w:rPr>
            </w:pPr>
            <w:proofErr w:type="spellStart"/>
            <w:ins w:id="250" w:author="Palacherla, Susmitha C (NONUS)" w:date="2018-01-17T10:15:00Z">
              <w:r w:rsidRPr="00CA5EB0">
                <w:rPr>
                  <w:rFonts w:ascii="Times New Roman" w:hAnsi="Times New Roman"/>
                  <w:sz w:val="20"/>
                  <w:szCs w:val="20"/>
                </w:rPr>
                <w:lastRenderedPageBreak/>
                <w:t>var</w:t>
              </w:r>
              <w:r>
                <w:rPr>
                  <w:rFonts w:ascii="Times New Roman" w:hAnsi="Times New Roman"/>
                  <w:sz w:val="20"/>
                  <w:szCs w:val="20"/>
                </w:rPr>
                <w:t>Encrypted</w:t>
              </w:r>
              <w:r w:rsidRPr="00CA5EB0">
                <w:rPr>
                  <w:rFonts w:ascii="Times New Roman" w:hAnsi="Times New Roman"/>
                  <w:sz w:val="20"/>
                  <w:szCs w:val="20"/>
                </w:rPr>
                <w:t>FileName</w:t>
              </w:r>
              <w:proofErr w:type="spellEnd"/>
            </w:ins>
          </w:p>
        </w:tc>
        <w:tc>
          <w:tcPr>
            <w:tcW w:w="2309" w:type="dxa"/>
          </w:tcPr>
          <w:p w:rsidR="00E25F26" w:rsidRPr="0095359C" w:rsidRDefault="00E25F26" w:rsidP="00E25F26">
            <w:pPr>
              <w:rPr>
                <w:ins w:id="251" w:author="Palacherla, Susmitha C (NONUS)" w:date="2018-01-17T10:15:00Z"/>
                <w:rFonts w:asciiTheme="minorHAnsi" w:hAnsiTheme="minorHAnsi" w:cs="Arial"/>
                <w:sz w:val="20"/>
                <w:szCs w:val="20"/>
              </w:rPr>
            </w:pPr>
            <w:ins w:id="252" w:author="Palacherla, Susmitha C (NONUS)" w:date="2018-01-17T10:16:00Z">
              <w:r w:rsidRPr="0095359C">
                <w:rPr>
                  <w:rFonts w:asciiTheme="minorHAnsi" w:hAnsiTheme="minorHAnsi" w:cs="Arial"/>
                  <w:sz w:val="20"/>
                  <w:szCs w:val="20"/>
                </w:rPr>
                <w:t>Outlier_Coaching</w:t>
              </w:r>
            </w:ins>
          </w:p>
        </w:tc>
        <w:tc>
          <w:tcPr>
            <w:tcW w:w="932" w:type="dxa"/>
          </w:tcPr>
          <w:p w:rsidR="00E25F26" w:rsidRPr="0095359C" w:rsidRDefault="00E25F26" w:rsidP="00E25F26">
            <w:pPr>
              <w:rPr>
                <w:ins w:id="253" w:author="Palacherla, Susmitha C (NONUS)" w:date="2018-01-17T10:15:00Z"/>
                <w:rFonts w:asciiTheme="minorHAnsi" w:hAnsiTheme="minorHAnsi" w:cs="Arial"/>
                <w:sz w:val="20"/>
                <w:szCs w:val="20"/>
              </w:rPr>
            </w:pPr>
            <w:ins w:id="254" w:author="Palacherla, Susmitha C (NONUS)" w:date="2018-01-17T10:16:00Z">
              <w:r w:rsidRPr="0095359C">
                <w:rPr>
                  <w:rFonts w:asciiTheme="minorHAnsi" w:hAnsiTheme="minorHAnsi" w:cs="Arial"/>
                  <w:sz w:val="20"/>
                  <w:szCs w:val="20"/>
                </w:rPr>
                <w:t>String</w:t>
              </w:r>
            </w:ins>
          </w:p>
        </w:tc>
        <w:tc>
          <w:tcPr>
            <w:tcW w:w="4304" w:type="dxa"/>
          </w:tcPr>
          <w:p w:rsidR="00E25F26" w:rsidRPr="0095359C" w:rsidRDefault="00E25F26" w:rsidP="00E25F26">
            <w:pPr>
              <w:widowControl w:val="0"/>
              <w:autoSpaceDE w:val="0"/>
              <w:autoSpaceDN w:val="0"/>
              <w:adjustRightInd w:val="0"/>
              <w:spacing w:after="0" w:line="240" w:lineRule="auto"/>
              <w:rPr>
                <w:ins w:id="255" w:author="Palacherla, Susmitha C (NONUS)" w:date="2018-01-17T10:15:00Z"/>
                <w:rFonts w:asciiTheme="minorHAnsi" w:hAnsiTheme="minorHAnsi" w:cs="Arial"/>
                <w:sz w:val="20"/>
                <w:szCs w:val="20"/>
              </w:rPr>
            </w:pPr>
          </w:p>
        </w:tc>
      </w:tr>
      <w:tr w:rsidR="00E25F26" w:rsidRPr="0095359C" w:rsidTr="00E25F26">
        <w:trPr>
          <w:trHeight w:val="368"/>
          <w:ins w:id="256" w:author="Palacherla, Susmitha C (NONUS)" w:date="2018-01-17T10:15:00Z"/>
        </w:trPr>
        <w:tc>
          <w:tcPr>
            <w:tcW w:w="2031" w:type="dxa"/>
          </w:tcPr>
          <w:p w:rsidR="00E25F26" w:rsidRPr="0095359C" w:rsidRDefault="00E25F26" w:rsidP="00E25F26">
            <w:pPr>
              <w:widowControl w:val="0"/>
              <w:autoSpaceDE w:val="0"/>
              <w:autoSpaceDN w:val="0"/>
              <w:adjustRightInd w:val="0"/>
              <w:spacing w:after="0" w:line="240" w:lineRule="auto"/>
              <w:rPr>
                <w:ins w:id="257" w:author="Palacherla, Susmitha C (NONUS)" w:date="2018-01-17T10:15:00Z"/>
                <w:rFonts w:asciiTheme="minorHAnsi" w:hAnsiTheme="minorHAnsi" w:cs="Arial"/>
                <w:sz w:val="20"/>
                <w:szCs w:val="20"/>
              </w:rPr>
            </w:pPr>
            <w:proofErr w:type="spellStart"/>
            <w:ins w:id="258" w:author="Palacherla, Susmitha C (NONUS)" w:date="2018-01-17T10:15:00Z">
              <w:r>
                <w:rPr>
                  <w:rFonts w:ascii="Times New Roman" w:hAnsi="Times New Roman"/>
                  <w:sz w:val="20"/>
                  <w:szCs w:val="20"/>
                </w:rPr>
                <w:t>varFailedFile</w:t>
              </w:r>
              <w:proofErr w:type="spellEnd"/>
            </w:ins>
          </w:p>
        </w:tc>
        <w:tc>
          <w:tcPr>
            <w:tcW w:w="2309" w:type="dxa"/>
          </w:tcPr>
          <w:p w:rsidR="00E25F26" w:rsidRPr="0095359C" w:rsidRDefault="00E25F26" w:rsidP="00E25F26">
            <w:pPr>
              <w:rPr>
                <w:ins w:id="259" w:author="Palacherla, Susmitha C (NONUS)" w:date="2018-01-17T10:15:00Z"/>
                <w:rFonts w:asciiTheme="minorHAnsi" w:hAnsiTheme="minorHAnsi" w:cs="Arial"/>
                <w:sz w:val="20"/>
                <w:szCs w:val="20"/>
              </w:rPr>
            </w:pPr>
            <w:ins w:id="260" w:author="Palacherla, Susmitha C (NONUS)" w:date="2018-01-17T10:16:00Z">
              <w:r w:rsidRPr="0095359C">
                <w:rPr>
                  <w:rFonts w:asciiTheme="minorHAnsi" w:hAnsiTheme="minorHAnsi" w:cs="Arial"/>
                  <w:sz w:val="20"/>
                  <w:szCs w:val="20"/>
                </w:rPr>
                <w:t>Outlier_Coaching</w:t>
              </w:r>
            </w:ins>
          </w:p>
        </w:tc>
        <w:tc>
          <w:tcPr>
            <w:tcW w:w="932" w:type="dxa"/>
          </w:tcPr>
          <w:p w:rsidR="00E25F26" w:rsidRPr="0095359C" w:rsidRDefault="00E25F26" w:rsidP="00E25F26">
            <w:pPr>
              <w:rPr>
                <w:ins w:id="261" w:author="Palacherla, Susmitha C (NONUS)" w:date="2018-01-17T10:15:00Z"/>
                <w:rFonts w:asciiTheme="minorHAnsi" w:hAnsiTheme="minorHAnsi" w:cs="Arial"/>
                <w:sz w:val="20"/>
                <w:szCs w:val="20"/>
              </w:rPr>
            </w:pPr>
            <w:ins w:id="262" w:author="Palacherla, Susmitha C (NONUS)" w:date="2018-01-17T10:16:00Z">
              <w:r w:rsidRPr="0095359C">
                <w:rPr>
                  <w:rFonts w:asciiTheme="minorHAnsi" w:hAnsiTheme="minorHAnsi"/>
                  <w:sz w:val="20"/>
                  <w:szCs w:val="20"/>
                </w:rPr>
                <w:t>String</w:t>
              </w:r>
            </w:ins>
          </w:p>
        </w:tc>
        <w:tc>
          <w:tcPr>
            <w:tcW w:w="4304" w:type="dxa"/>
          </w:tcPr>
          <w:p w:rsidR="00E25F26" w:rsidRPr="0095359C" w:rsidRDefault="00E25F26" w:rsidP="00E25F26">
            <w:pPr>
              <w:widowControl w:val="0"/>
              <w:autoSpaceDE w:val="0"/>
              <w:autoSpaceDN w:val="0"/>
              <w:adjustRightInd w:val="0"/>
              <w:spacing w:after="0" w:line="240" w:lineRule="auto"/>
              <w:rPr>
                <w:ins w:id="263" w:author="Palacherla, Susmitha C (NONUS)" w:date="2018-01-17T10:15:00Z"/>
                <w:rFonts w:asciiTheme="minorHAnsi" w:hAnsiTheme="minorHAnsi" w:cs="Arial"/>
                <w:sz w:val="20"/>
                <w:szCs w:val="20"/>
              </w:rPr>
            </w:pP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varFileName</w:t>
            </w:r>
            <w:proofErr w:type="spellEnd"/>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FailMessage</w:t>
            </w:r>
            <w:proofErr w:type="spellEnd"/>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rPr>
                <w:rFonts w:asciiTheme="minorHAnsi" w:hAnsiTheme="minorHAnsi"/>
                <w:sz w:val="20"/>
                <w:szCs w:val="20"/>
              </w:rPr>
            </w:pPr>
            <w:r w:rsidRPr="0095359C">
              <w:rPr>
                <w:rFonts w:asciiTheme="minorHAnsi" w:hAnsiTheme="minorHAnsi"/>
                <w:sz w:val="20"/>
                <w:szCs w:val="20"/>
              </w:rPr>
              <w:t>String</w:t>
            </w:r>
          </w:p>
        </w:tc>
        <w:tc>
          <w:tcPr>
            <w:tcW w:w="4304" w:type="dxa"/>
          </w:tcPr>
          <w:p w:rsidR="00E42C88" w:rsidRPr="0095359C" w:rsidRDefault="00E25F26" w:rsidP="0095088D">
            <w:pPr>
              <w:widowControl w:val="0"/>
              <w:autoSpaceDE w:val="0"/>
              <w:autoSpaceDN w:val="0"/>
              <w:adjustRightInd w:val="0"/>
              <w:spacing w:after="0" w:line="240" w:lineRule="auto"/>
              <w:rPr>
                <w:rFonts w:asciiTheme="minorHAnsi" w:hAnsiTheme="minorHAnsi" w:cs="Arial"/>
                <w:sz w:val="20"/>
                <w:szCs w:val="20"/>
              </w:rPr>
            </w:pPr>
            <w:ins w:id="264" w:author="Palacherla, Susmitha C (NONUS)" w:date="2018-01-17T10:14:00Z">
              <w:r w:rsidRPr="00E25F26">
                <w:rPr>
                  <w:rFonts w:asciiTheme="minorHAnsi" w:hAnsiTheme="minorHAnsi" w:cs="Arial"/>
                  <w:sz w:val="20"/>
                  <w:szCs w:val="20"/>
                </w:rPr>
                <w:t>"</w:t>
              </w:r>
              <w:proofErr w:type="spellStart"/>
              <w:r w:rsidRPr="00E25F26">
                <w:rPr>
                  <w:rFonts w:asciiTheme="minorHAnsi" w:hAnsiTheme="minorHAnsi" w:cs="Arial"/>
                  <w:sz w:val="20"/>
                  <w:szCs w:val="20"/>
                </w:rPr>
                <w:t>Ouliers</w:t>
              </w:r>
              <w:proofErr w:type="spellEnd"/>
              <w:r w:rsidRPr="00E25F26">
                <w:rPr>
                  <w:rFonts w:asciiTheme="minorHAnsi" w:hAnsiTheme="minorHAnsi" w:cs="Arial"/>
                  <w:sz w:val="20"/>
                  <w:szCs w:val="20"/>
                </w:rPr>
                <w:t xml:space="preserve"> Coaching file \"" +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 + "\"  failed in " +  @[User::</w:t>
              </w:r>
              <w:proofErr w:type="spellStart"/>
              <w:r w:rsidRPr="00E25F26">
                <w:rPr>
                  <w:rFonts w:asciiTheme="minorHAnsi" w:hAnsiTheme="minorHAnsi" w:cs="Arial"/>
                  <w:sz w:val="20"/>
                  <w:szCs w:val="20"/>
                </w:rPr>
                <w:t>VarDBName</w:t>
              </w:r>
              <w:proofErr w:type="spellEnd"/>
              <w:r w:rsidRPr="00E25F26">
                <w:rPr>
                  <w:rFonts w:asciiTheme="minorHAnsi" w:hAnsiTheme="minorHAnsi" w:cs="Arial"/>
                  <w:sz w:val="20"/>
                  <w:szCs w:val="20"/>
                </w:rPr>
                <w:t>]</w:t>
              </w:r>
            </w:ins>
            <w:del w:id="265" w:author="Palacherla, Susmitha C (NONUS)" w:date="2018-01-17T10:14:00Z">
              <w:r w:rsidR="000165F3" w:rsidRPr="000165F3" w:rsidDel="00E25F26">
                <w:rPr>
                  <w:rFonts w:asciiTheme="minorHAnsi" w:hAnsiTheme="minorHAnsi" w:cs="Arial"/>
                  <w:sz w:val="20"/>
                  <w:szCs w:val="20"/>
                </w:rPr>
                <w:delText>"Ou</w:delText>
              </w:r>
              <w:r w:rsidR="00200405" w:rsidDel="00E25F26">
                <w:rPr>
                  <w:rFonts w:asciiTheme="minorHAnsi" w:hAnsiTheme="minorHAnsi" w:cs="Arial"/>
                  <w:sz w:val="20"/>
                  <w:szCs w:val="20"/>
                </w:rPr>
                <w:delText>t</w:delText>
              </w:r>
              <w:r w:rsidR="000165F3" w:rsidRPr="000165F3" w:rsidDel="00E25F26">
                <w:rPr>
                  <w:rFonts w:asciiTheme="minorHAnsi" w:hAnsiTheme="minorHAnsi" w:cs="Arial"/>
                  <w:sz w:val="20"/>
                  <w:szCs w:val="20"/>
                </w:rPr>
                <w:delText>liers Coaching file \"" + @[User::VarFileName] + "\"  failed in " +  @[User::VarDBName]</w:delText>
              </w:r>
            </w:del>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StagedCount</w:t>
            </w:r>
            <w:proofErr w:type="spellEnd"/>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RejectedCount</w:t>
            </w:r>
            <w:proofErr w:type="spellEnd"/>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LoadedCount</w:t>
            </w:r>
            <w:proofErr w:type="spellEnd"/>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2309"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bl>
    <w:p w:rsidR="00E654C3" w:rsidRPr="0095359C" w:rsidRDefault="00E654C3" w:rsidP="00E654C3">
      <w:pPr>
        <w:rPr>
          <w:rFonts w:asciiTheme="minorHAnsi" w:hAnsiTheme="minorHAnsi"/>
          <w:b/>
          <w:sz w:val="20"/>
          <w:szCs w:val="20"/>
        </w:rPr>
      </w:pPr>
    </w:p>
    <w:p w:rsidR="00E654C3" w:rsidRPr="0095359C"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Connection Manager Entries</w:t>
      </w:r>
    </w:p>
    <w:p w:rsidR="00E654C3" w:rsidRPr="0095359C"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Destinationdb</w:t>
      </w:r>
      <w:proofErr w:type="spellEnd"/>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Pr>
          <w:rFonts w:ascii="Times New Roman" w:hAnsi="Times New Roman"/>
        </w:rPr>
        <w:t>F3420-ECLDBD01</w:t>
      </w:r>
      <w:r w:rsidRPr="00257251">
        <w:rPr>
          <w:rFonts w:ascii="Times New Roman" w:hAnsi="Times New Roman"/>
        </w:rPr>
        <w:t xml:space="preserve"> DB – </w:t>
      </w:r>
      <w:proofErr w:type="spellStart"/>
      <w:r w:rsidRPr="00257251">
        <w:rPr>
          <w:rFonts w:ascii="Times New Roman" w:hAnsi="Times New Roman"/>
        </w:rPr>
        <w:t>eCoachingdev</w:t>
      </w:r>
      <w:proofErr w:type="spellEnd"/>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Pr>
          <w:rFonts w:ascii="Times New Roman" w:hAnsi="Times New Roman"/>
        </w:rPr>
        <w:t>F3420-ECLDBT01</w:t>
      </w:r>
      <w:r w:rsidRPr="00257251">
        <w:rPr>
          <w:rFonts w:ascii="Times New Roman" w:hAnsi="Times New Roman"/>
        </w:rPr>
        <w:t xml:space="preserve"> DB – </w:t>
      </w:r>
      <w:proofErr w:type="spellStart"/>
      <w:r w:rsidRPr="00257251">
        <w:rPr>
          <w:rFonts w:ascii="Times New Roman" w:hAnsi="Times New Roman"/>
        </w:rPr>
        <w:t>eCoachingtest</w:t>
      </w:r>
      <w:proofErr w:type="spellEnd"/>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Pr>
          <w:rFonts w:ascii="Times New Roman" w:hAnsi="Times New Roman"/>
        </w:rPr>
        <w:t>F3420-ECLDBP01</w:t>
      </w:r>
      <w:r w:rsidRPr="00257251">
        <w:rPr>
          <w:rFonts w:ascii="Times New Roman" w:hAnsi="Times New Roman"/>
        </w:rPr>
        <w:t xml:space="preserve"> – eCoaching</w:t>
      </w: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Outlier_File</w:t>
      </w:r>
      <w:proofErr w:type="spellEnd"/>
    </w:p>
    <w:p w:rsidR="00E654C3" w:rsidRPr="00E25F26" w:rsidDel="00E25F26" w:rsidRDefault="00E25F26" w:rsidP="00E25F26">
      <w:pPr>
        <w:pStyle w:val="ListParagraph"/>
        <w:numPr>
          <w:ilvl w:val="4"/>
          <w:numId w:val="6"/>
        </w:numPr>
        <w:rPr>
          <w:del w:id="266" w:author="Palacherla, Susmitha C (NONUS)" w:date="2018-01-17T10:17:00Z"/>
          <w:rFonts w:asciiTheme="minorHAnsi" w:hAnsiTheme="minorHAnsi" w:cs="Arial"/>
          <w:sz w:val="20"/>
          <w:szCs w:val="20"/>
        </w:rPr>
      </w:pPr>
      <w:ins w:id="267" w:author="Palacherla, Susmitha C (NONUS)" w:date="2018-01-17T10:17:00Z">
        <w:r>
          <w:rPr>
            <w:rFonts w:asciiTheme="minorHAnsi" w:hAnsiTheme="minorHAnsi" w:cs="Arial"/>
            <w:sz w:val="20"/>
            <w:szCs w:val="20"/>
          </w:rPr>
          <w:t xml:space="preserve">Expression: </w:t>
        </w:r>
        <w:proofErr w:type="gramStart"/>
        <w:r w:rsidRPr="00E25F26">
          <w:rPr>
            <w:rFonts w:asciiTheme="minorHAnsi" w:hAnsiTheme="minorHAnsi" w:cs="Arial"/>
            <w:sz w:val="20"/>
            <w:szCs w:val="20"/>
          </w:rPr>
          <w:t>@[</w:t>
        </w:r>
        <w:proofErr w:type="gramEnd"/>
        <w:r w:rsidRPr="00E25F26">
          <w:rPr>
            <w:rFonts w:asciiTheme="minorHAnsi" w:hAnsiTheme="minorHAnsi" w:cs="Arial"/>
            <w:sz w:val="20"/>
            <w:szCs w:val="20"/>
          </w:rPr>
          <w:t>User::</w:t>
        </w:r>
        <w:proofErr w:type="spellStart"/>
        <w:r w:rsidRPr="00E25F26">
          <w:rPr>
            <w:rFonts w:asciiTheme="minorHAnsi" w:hAnsiTheme="minorHAnsi" w:cs="Arial"/>
            <w:sz w:val="20"/>
            <w:szCs w:val="20"/>
          </w:rPr>
          <w:t>DecryptedOutPath</w:t>
        </w:r>
        <w:proofErr w:type="spellEnd"/>
        <w:r w:rsidRPr="00E25F26">
          <w:rPr>
            <w:rFonts w:asciiTheme="minorHAnsi" w:hAnsiTheme="minorHAnsi" w:cs="Arial"/>
            <w:sz w:val="20"/>
            <w:szCs w:val="20"/>
          </w:rPr>
          <w:t>]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ins>
      <w:del w:id="268" w:author="Palacherla, Susmitha C (NONUS)" w:date="2018-01-17T10:17:00Z">
        <w:r w:rsidR="00E654C3" w:rsidRPr="00E25F26" w:rsidDel="00E25F26">
          <w:rPr>
            <w:rFonts w:asciiTheme="minorHAnsi" w:hAnsiTheme="minorHAnsi" w:cs="Arial"/>
            <w:sz w:val="20"/>
            <w:szCs w:val="20"/>
          </w:rPr>
          <w:delText>\\vrivscors01\bcc scorecards\Coaching\</w:delText>
        </w:r>
        <w:r w:rsidR="001009FB" w:rsidRPr="00E25F26" w:rsidDel="00E25F26">
          <w:rPr>
            <w:rFonts w:asciiTheme="minorHAnsi" w:hAnsiTheme="minorHAnsi" w:cs="Arial"/>
            <w:sz w:val="20"/>
            <w:szCs w:val="20"/>
          </w:rPr>
          <w:delText>Outliers</w:delText>
        </w:r>
        <w:r w:rsidR="00E654C3" w:rsidRPr="00E25F26" w:rsidDel="00E25F26">
          <w:rPr>
            <w:rFonts w:asciiTheme="minorHAnsi" w:hAnsiTheme="minorHAnsi" w:cs="Arial"/>
            <w:sz w:val="20"/>
            <w:szCs w:val="20"/>
          </w:rPr>
          <w:delText>\</w:delText>
        </w:r>
        <w:r w:rsidR="00265092" w:rsidRPr="00E25F26" w:rsidDel="00E25F26">
          <w:rPr>
            <w:rFonts w:asciiTheme="minorHAnsi" w:hAnsiTheme="minorHAnsi" w:cs="Arial"/>
            <w:sz w:val="20"/>
            <w:szCs w:val="20"/>
          </w:rPr>
          <w:delText>eCL_Outlier_feed</w:delText>
        </w:r>
        <w:r w:rsidR="001009FB" w:rsidRPr="00E25F26" w:rsidDel="00E25F26">
          <w:rPr>
            <w:rFonts w:asciiTheme="minorHAnsi" w:hAnsiTheme="minorHAnsi" w:cs="Arial"/>
            <w:sz w:val="20"/>
            <w:szCs w:val="20"/>
          </w:rPr>
          <w:delText>*</w:delText>
        </w:r>
        <w:r w:rsidR="00E654C3" w:rsidRPr="00E25F26" w:rsidDel="00E25F26">
          <w:rPr>
            <w:rFonts w:asciiTheme="minorHAnsi" w:hAnsiTheme="minorHAnsi" w:cs="Arial"/>
            <w:sz w:val="20"/>
            <w:szCs w:val="20"/>
          </w:rPr>
          <w:delText xml:space="preserve">.csv </w:delText>
        </w:r>
      </w:del>
    </w:p>
    <w:p w:rsidR="00E654C3" w:rsidRPr="0095359C" w:rsidRDefault="00E654C3" w:rsidP="00E25F26">
      <w:pPr>
        <w:pStyle w:val="ListParagraph"/>
      </w:pPr>
    </w:p>
    <w:p w:rsidR="00E654C3"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del w:id="269" w:author="Palacherla, Susmitha C (NONUS)" w:date="2018-01-17T10:17:00Z">
        <w:r w:rsidRPr="0095359C" w:rsidDel="00E25F26">
          <w:rPr>
            <w:rFonts w:asciiTheme="minorHAnsi" w:hAnsiTheme="minorHAnsi"/>
            <w:noProof/>
            <w:sz w:val="20"/>
            <w:szCs w:val="20"/>
          </w:rPr>
          <w:drawing>
            <wp:inline distT="0" distB="0" distL="0" distR="0" wp14:anchorId="234B3A58" wp14:editId="1809FFA3">
              <wp:extent cx="3236976" cy="1371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36976" cy="1371600"/>
                      </a:xfrm>
                      <a:prstGeom prst="rect">
                        <a:avLst/>
                      </a:prstGeom>
                    </pic:spPr>
                  </pic:pic>
                </a:graphicData>
              </a:graphic>
            </wp:inline>
          </w:drawing>
        </w:r>
      </w:del>
      <w:ins w:id="270" w:author="Palacherla, Susmitha C (NONUS)" w:date="2018-01-17T10:17:00Z">
        <w:r w:rsidR="00E25F26">
          <w:rPr>
            <w:noProof/>
          </w:rPr>
          <w:drawing>
            <wp:inline distT="0" distB="0" distL="0" distR="0" wp14:anchorId="7D6A3730" wp14:editId="4883E90B">
              <wp:extent cx="53340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1781175"/>
                      </a:xfrm>
                      <a:prstGeom prst="rect">
                        <a:avLst/>
                      </a:prstGeom>
                    </pic:spPr>
                  </pic:pic>
                </a:graphicData>
              </a:graphic>
            </wp:inline>
          </w:drawing>
        </w:r>
      </w:ins>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del w:id="271" w:author="Palacherla, Susmitha C (NONUS)" w:date="2018-01-17T10:17:00Z">
        <w:r w:rsidRPr="0095359C" w:rsidDel="00E25F26">
          <w:rPr>
            <w:rFonts w:asciiTheme="minorHAnsi" w:hAnsiTheme="minorHAnsi"/>
            <w:noProof/>
            <w:sz w:val="20"/>
            <w:szCs w:val="20"/>
          </w:rPr>
          <w:drawing>
            <wp:inline distT="0" distB="0" distL="0" distR="0" wp14:anchorId="52A0D67F" wp14:editId="7F51AE82">
              <wp:extent cx="3044952" cy="27432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44952" cy="2743200"/>
                      </a:xfrm>
                      <a:prstGeom prst="rect">
                        <a:avLst/>
                      </a:prstGeom>
                    </pic:spPr>
                  </pic:pic>
                </a:graphicData>
              </a:graphic>
            </wp:inline>
          </w:drawing>
        </w:r>
      </w:del>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SMTP Connection Manager</w:t>
      </w:r>
    </w:p>
    <w:p w:rsidR="00A67A9C" w:rsidRPr="0095359C" w:rsidRDefault="00A67A9C" w:rsidP="001009FB">
      <w:pPr>
        <w:ind w:left="2880"/>
        <w:rPr>
          <w:rFonts w:asciiTheme="minorHAnsi" w:hAnsiTheme="minorHAnsi"/>
          <w:sz w:val="20"/>
          <w:szCs w:val="20"/>
        </w:rPr>
      </w:pPr>
      <w:r w:rsidRPr="0095359C">
        <w:rPr>
          <w:rFonts w:asciiTheme="minorHAnsi" w:hAnsiTheme="minorHAnsi"/>
          <w:sz w:val="20"/>
          <w:szCs w:val="20"/>
        </w:rPr>
        <w:t>smtpout.gdit.com</w:t>
      </w:r>
    </w:p>
    <w:p w:rsidR="00A67A9C" w:rsidRPr="0095359C" w:rsidRDefault="00A67A9C" w:rsidP="009F2A51">
      <w:pPr>
        <w:widowControl w:val="0"/>
        <w:autoSpaceDE w:val="0"/>
        <w:autoSpaceDN w:val="0"/>
        <w:adjustRightInd w:val="0"/>
        <w:spacing w:after="0" w:line="240" w:lineRule="auto"/>
        <w:rPr>
          <w:rFonts w:asciiTheme="minorHAnsi" w:hAnsiTheme="minorHAnsi"/>
          <w:noProof/>
          <w:sz w:val="20"/>
          <w:szCs w:val="20"/>
        </w:rPr>
      </w:pPr>
    </w:p>
    <w:p w:rsidR="00A67A9C" w:rsidRPr="0095359C" w:rsidRDefault="00657231" w:rsidP="009F2A51">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noProof/>
          <w:sz w:val="20"/>
          <w:szCs w:val="20"/>
        </w:rPr>
        <w:drawing>
          <wp:inline distT="0" distB="0" distL="0" distR="0" wp14:anchorId="7BA0B266" wp14:editId="5EE8F8F3">
            <wp:extent cx="3017520" cy="1828553"/>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22412" cy="1831518"/>
                    </a:xfrm>
                    <a:prstGeom prst="rect">
                      <a:avLst/>
                    </a:prstGeom>
                  </pic:spPr>
                </pic:pic>
              </a:graphicData>
            </a:graphic>
          </wp:inline>
        </w:drawing>
      </w:r>
    </w:p>
    <w:p w:rsidR="00EE06FD" w:rsidRPr="0095359C" w:rsidRDefault="00EE06FD" w:rsidP="009F2A51">
      <w:pPr>
        <w:widowControl w:val="0"/>
        <w:autoSpaceDE w:val="0"/>
        <w:autoSpaceDN w:val="0"/>
        <w:adjustRightInd w:val="0"/>
        <w:spacing w:after="0" w:line="240" w:lineRule="auto"/>
        <w:rPr>
          <w:rFonts w:asciiTheme="minorHAnsi" w:hAnsiTheme="minorHAnsi" w:cs="Arial"/>
          <w:b/>
          <w:sz w:val="20"/>
          <w:szCs w:val="20"/>
        </w:rPr>
      </w:pPr>
    </w:p>
    <w:p w:rsidR="001009FB" w:rsidRPr="0095359C"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LCS_File</w:t>
      </w:r>
      <w:proofErr w:type="spellEnd"/>
    </w:p>
    <w:p w:rsidR="001009FB" w:rsidRPr="0095359C" w:rsidRDefault="001009FB" w:rsidP="00657231">
      <w:pPr>
        <w:widowControl w:val="0"/>
        <w:autoSpaceDE w:val="0"/>
        <w:autoSpaceDN w:val="0"/>
        <w:adjustRightInd w:val="0"/>
        <w:spacing w:after="0" w:line="240" w:lineRule="auto"/>
        <w:ind w:left="1440"/>
        <w:rPr>
          <w:rFonts w:asciiTheme="minorHAnsi" w:hAnsiTheme="minorHAnsi" w:cs="Arial"/>
          <w:sz w:val="20"/>
          <w:szCs w:val="20"/>
        </w:rPr>
      </w:pPr>
      <w:del w:id="272" w:author="Palacherla, Susmitha C (NONUS)" w:date="2018-01-17T10:18:00Z">
        <w:r w:rsidRPr="0095359C" w:rsidDel="00E25F26">
          <w:rPr>
            <w:rFonts w:asciiTheme="minorHAnsi" w:hAnsiTheme="minorHAnsi" w:cs="Arial"/>
            <w:sz w:val="20"/>
            <w:szCs w:val="20"/>
          </w:rPr>
          <w:delText>\\vrivscors01\bcc scorecards\Coaching\Outliers\eCL_Outlier_Feed_LCS*.csv</w:delText>
        </w:r>
      </w:del>
      <w:ins w:id="273" w:author="Palacherla, Susmitha C (NONUS)" w:date="2018-01-17T10:18:00Z">
        <w:r w:rsidR="00E25F26">
          <w:rPr>
            <w:rFonts w:asciiTheme="minorHAnsi" w:hAnsiTheme="minorHAnsi" w:cs="Arial"/>
            <w:sz w:val="20"/>
            <w:szCs w:val="20"/>
          </w:rPr>
          <w:t xml:space="preserve">Expression: </w:t>
        </w:r>
        <w:proofErr w:type="gramStart"/>
        <w:r w:rsidR="00E25F26" w:rsidRPr="00E25F26">
          <w:rPr>
            <w:rFonts w:asciiTheme="minorHAnsi" w:hAnsiTheme="minorHAnsi" w:cs="Arial"/>
            <w:sz w:val="20"/>
            <w:szCs w:val="20"/>
          </w:rPr>
          <w:t>@[</w:t>
        </w:r>
        <w:proofErr w:type="gramEnd"/>
        <w:r w:rsidR="00E25F26" w:rsidRPr="00E25F26">
          <w:rPr>
            <w:rFonts w:asciiTheme="minorHAnsi" w:hAnsiTheme="minorHAnsi" w:cs="Arial"/>
            <w:sz w:val="20"/>
            <w:szCs w:val="20"/>
          </w:rPr>
          <w:t>User::</w:t>
        </w:r>
        <w:proofErr w:type="spellStart"/>
        <w:r w:rsidR="00E25F26" w:rsidRPr="00E25F26">
          <w:rPr>
            <w:rFonts w:asciiTheme="minorHAnsi" w:hAnsiTheme="minorHAnsi" w:cs="Arial"/>
            <w:sz w:val="20"/>
            <w:szCs w:val="20"/>
          </w:rPr>
          <w:t>DecryptedOutPath</w:t>
        </w:r>
        <w:proofErr w:type="spellEnd"/>
        <w:r w:rsidR="00E25F26" w:rsidRPr="00E25F26">
          <w:rPr>
            <w:rFonts w:asciiTheme="minorHAnsi" w:hAnsiTheme="minorHAnsi" w:cs="Arial"/>
            <w:sz w:val="20"/>
            <w:szCs w:val="20"/>
          </w:rPr>
          <w:t>] +@[User::</w:t>
        </w:r>
        <w:proofErr w:type="spellStart"/>
        <w:r w:rsidR="00E25F26" w:rsidRPr="00E25F26">
          <w:rPr>
            <w:rFonts w:asciiTheme="minorHAnsi" w:hAnsiTheme="minorHAnsi" w:cs="Arial"/>
            <w:sz w:val="20"/>
            <w:szCs w:val="20"/>
          </w:rPr>
          <w:t>VarFileName</w:t>
        </w:r>
        <w:proofErr w:type="spellEnd"/>
        <w:r w:rsidR="00E25F26" w:rsidRPr="00E25F26">
          <w:rPr>
            <w:rFonts w:asciiTheme="minorHAnsi" w:hAnsiTheme="minorHAnsi" w:cs="Arial"/>
            <w:sz w:val="20"/>
            <w:szCs w:val="20"/>
          </w:rPr>
          <w:t>]</w:t>
        </w:r>
      </w:ins>
      <w:r w:rsidRPr="0095359C">
        <w:rPr>
          <w:rFonts w:asciiTheme="minorHAnsi" w:hAnsiTheme="minorHAnsi" w:cs="Arial"/>
          <w:sz w:val="20"/>
          <w:szCs w:val="20"/>
        </w:rPr>
        <w:t xml:space="preserve"> </w:t>
      </w:r>
    </w:p>
    <w:p w:rsidR="00657231" w:rsidRPr="0095359C" w:rsidRDefault="00657231" w:rsidP="00657231">
      <w:pPr>
        <w:widowControl w:val="0"/>
        <w:autoSpaceDE w:val="0"/>
        <w:autoSpaceDN w:val="0"/>
        <w:adjustRightInd w:val="0"/>
        <w:spacing w:after="0" w:line="240" w:lineRule="auto"/>
        <w:rPr>
          <w:rFonts w:asciiTheme="minorHAnsi" w:hAnsiTheme="minorHAnsi" w:cs="Arial"/>
          <w:sz w:val="20"/>
          <w:szCs w:val="20"/>
        </w:rPr>
      </w:pPr>
    </w:p>
    <w:p w:rsidR="00657231" w:rsidRPr="0095359C"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ARC_File</w:t>
      </w:r>
      <w:proofErr w:type="spellEnd"/>
    </w:p>
    <w:p w:rsidR="00657231" w:rsidRPr="0095359C" w:rsidDel="00E25F26" w:rsidRDefault="00657231" w:rsidP="00657231">
      <w:pPr>
        <w:widowControl w:val="0"/>
        <w:autoSpaceDE w:val="0"/>
        <w:autoSpaceDN w:val="0"/>
        <w:adjustRightInd w:val="0"/>
        <w:spacing w:after="0" w:line="240" w:lineRule="auto"/>
        <w:ind w:left="1440"/>
        <w:contextualSpacing/>
        <w:rPr>
          <w:del w:id="274" w:author="Palacherla, Susmitha C (NONUS)" w:date="2018-01-17T10:18:00Z"/>
          <w:rFonts w:asciiTheme="minorHAnsi" w:hAnsiTheme="minorHAnsi" w:cs="Arial"/>
          <w:sz w:val="20"/>
          <w:szCs w:val="20"/>
        </w:rPr>
      </w:pPr>
      <w:del w:id="275" w:author="Palacherla, Susmitha C (NONUS)" w:date="2018-01-17T10:18:00Z">
        <w:r w:rsidRPr="0095359C" w:rsidDel="00E25F26">
          <w:rPr>
            <w:rFonts w:asciiTheme="minorHAnsi" w:hAnsiTheme="minorHAnsi" w:cs="Arial"/>
            <w:sz w:val="20"/>
            <w:szCs w:val="20"/>
          </w:rPr>
          <w:delText xml:space="preserve">\\vrivscors01\bcc scorecards\Coaching\Outliers\eCL_Outlier_Feed_*.csv </w:delText>
        </w:r>
      </w:del>
    </w:p>
    <w:p w:rsidR="00657231" w:rsidRPr="0095359C" w:rsidDel="00E25F26" w:rsidRDefault="00657231" w:rsidP="00657231">
      <w:pPr>
        <w:widowControl w:val="0"/>
        <w:autoSpaceDE w:val="0"/>
        <w:autoSpaceDN w:val="0"/>
        <w:adjustRightInd w:val="0"/>
        <w:spacing w:after="0" w:line="240" w:lineRule="auto"/>
        <w:ind w:left="1440"/>
        <w:contextualSpacing/>
        <w:rPr>
          <w:del w:id="276" w:author="Palacherla, Susmitha C (NONUS)" w:date="2018-01-17T10:18:00Z"/>
          <w:rFonts w:asciiTheme="minorHAnsi" w:hAnsiTheme="minorHAnsi" w:cs="Arial"/>
          <w:sz w:val="20"/>
          <w:szCs w:val="20"/>
        </w:rPr>
      </w:pPr>
      <w:del w:id="277" w:author="Palacherla, Susmitha C (NONUS)" w:date="2018-01-17T10:18:00Z">
        <w:r w:rsidRPr="0095359C" w:rsidDel="00E25F26">
          <w:rPr>
            <w:rFonts w:asciiTheme="minorHAnsi" w:hAnsiTheme="minorHAnsi" w:cs="Arial"/>
            <w:sz w:val="20"/>
            <w:szCs w:val="20"/>
          </w:rPr>
          <w:delText xml:space="preserve">*(Similar to Outlier_File. Will be distinguished using an expression in conditional </w:delText>
        </w:r>
      </w:del>
    </w:p>
    <w:p w:rsidR="00657231" w:rsidRPr="0095359C" w:rsidRDefault="00657231" w:rsidP="00657231">
      <w:pPr>
        <w:widowControl w:val="0"/>
        <w:autoSpaceDE w:val="0"/>
        <w:autoSpaceDN w:val="0"/>
        <w:adjustRightInd w:val="0"/>
        <w:spacing w:after="0" w:line="240" w:lineRule="auto"/>
        <w:ind w:left="1440"/>
        <w:contextualSpacing/>
        <w:rPr>
          <w:rFonts w:asciiTheme="minorHAnsi" w:hAnsiTheme="minorHAnsi" w:cs="Arial"/>
          <w:sz w:val="20"/>
          <w:szCs w:val="20"/>
        </w:rPr>
      </w:pPr>
      <w:del w:id="278" w:author="Palacherla, Susmitha C (NONUS)" w:date="2018-01-17T10:18:00Z">
        <w:r w:rsidRPr="0095359C" w:rsidDel="00E25F26">
          <w:rPr>
            <w:rFonts w:asciiTheme="minorHAnsi" w:hAnsiTheme="minorHAnsi" w:cs="Arial"/>
            <w:sz w:val="20"/>
            <w:szCs w:val="20"/>
          </w:rPr>
          <w:delText>Flow during load process)</w:delText>
        </w:r>
      </w:del>
      <w:ins w:id="279" w:author="Palacherla, Susmitha C (NONUS)" w:date="2018-01-17T10:18:00Z">
        <w:r w:rsidR="00E25F26">
          <w:rPr>
            <w:rFonts w:asciiTheme="minorHAnsi" w:hAnsiTheme="minorHAnsi" w:cs="Arial"/>
            <w:sz w:val="20"/>
            <w:szCs w:val="20"/>
          </w:rPr>
          <w:t xml:space="preserve">Expression: </w:t>
        </w:r>
        <w:proofErr w:type="gramStart"/>
        <w:r w:rsidR="00E25F26" w:rsidRPr="00E25F26">
          <w:rPr>
            <w:rFonts w:asciiTheme="minorHAnsi" w:hAnsiTheme="minorHAnsi" w:cs="Arial"/>
            <w:sz w:val="20"/>
            <w:szCs w:val="20"/>
          </w:rPr>
          <w:t>@[</w:t>
        </w:r>
        <w:proofErr w:type="gramEnd"/>
        <w:r w:rsidR="00E25F26" w:rsidRPr="00E25F26">
          <w:rPr>
            <w:rFonts w:asciiTheme="minorHAnsi" w:hAnsiTheme="minorHAnsi" w:cs="Arial"/>
            <w:sz w:val="20"/>
            <w:szCs w:val="20"/>
          </w:rPr>
          <w:t>User::</w:t>
        </w:r>
        <w:proofErr w:type="spellStart"/>
        <w:r w:rsidR="00E25F26" w:rsidRPr="00E25F26">
          <w:rPr>
            <w:rFonts w:asciiTheme="minorHAnsi" w:hAnsiTheme="minorHAnsi" w:cs="Arial"/>
            <w:sz w:val="20"/>
            <w:szCs w:val="20"/>
          </w:rPr>
          <w:t>DecryptedOutPath</w:t>
        </w:r>
        <w:proofErr w:type="spellEnd"/>
        <w:r w:rsidR="00E25F26" w:rsidRPr="00E25F26">
          <w:rPr>
            <w:rFonts w:asciiTheme="minorHAnsi" w:hAnsiTheme="minorHAnsi" w:cs="Arial"/>
            <w:sz w:val="20"/>
            <w:szCs w:val="20"/>
          </w:rPr>
          <w:t>] +@[User::</w:t>
        </w:r>
        <w:proofErr w:type="spellStart"/>
        <w:r w:rsidR="00E25F26" w:rsidRPr="00E25F26">
          <w:rPr>
            <w:rFonts w:asciiTheme="minorHAnsi" w:hAnsiTheme="minorHAnsi" w:cs="Arial"/>
            <w:sz w:val="20"/>
            <w:szCs w:val="20"/>
          </w:rPr>
          <w:t>VarFileName</w:t>
        </w:r>
        <w:proofErr w:type="spellEnd"/>
        <w:r w:rsidR="00E25F26" w:rsidRPr="00E25F26">
          <w:rPr>
            <w:rFonts w:asciiTheme="minorHAnsi" w:hAnsiTheme="minorHAnsi" w:cs="Arial"/>
            <w:sz w:val="20"/>
            <w:szCs w:val="20"/>
          </w:rPr>
          <w:t>]</w:t>
        </w:r>
      </w:ins>
    </w:p>
    <w:p w:rsidR="001009FB" w:rsidRPr="0095359C" w:rsidRDefault="001009FB" w:rsidP="00657231">
      <w:pPr>
        <w:widowControl w:val="0"/>
        <w:autoSpaceDE w:val="0"/>
        <w:autoSpaceDN w:val="0"/>
        <w:adjustRightInd w:val="0"/>
        <w:spacing w:after="0" w:line="240" w:lineRule="auto"/>
        <w:ind w:left="720"/>
        <w:rPr>
          <w:rFonts w:asciiTheme="minorHAnsi" w:hAnsiTheme="minorHAnsi" w:cs="Arial"/>
          <w:sz w:val="20"/>
          <w:szCs w:val="20"/>
        </w:rPr>
      </w:pPr>
    </w:p>
    <w:p w:rsidR="00E25F26" w:rsidRPr="0095359C" w:rsidRDefault="00E25F26" w:rsidP="00E25F26">
      <w:pPr>
        <w:pStyle w:val="ListParagraph"/>
        <w:widowControl w:val="0"/>
        <w:numPr>
          <w:ilvl w:val="4"/>
          <w:numId w:val="6"/>
        </w:numPr>
        <w:autoSpaceDE w:val="0"/>
        <w:autoSpaceDN w:val="0"/>
        <w:adjustRightInd w:val="0"/>
        <w:spacing w:after="0" w:line="240" w:lineRule="auto"/>
        <w:rPr>
          <w:ins w:id="280" w:author="Palacherla, Susmitha C (NONUS)" w:date="2018-01-17T10:19:00Z"/>
          <w:rFonts w:asciiTheme="minorHAnsi" w:hAnsiTheme="minorHAnsi" w:cs="Arial"/>
          <w:sz w:val="20"/>
          <w:szCs w:val="20"/>
        </w:rPr>
      </w:pPr>
      <w:proofErr w:type="spellStart"/>
      <w:ins w:id="281" w:author="Palacherla, Susmitha C (NONUS)" w:date="2018-01-17T10:19:00Z">
        <w:r>
          <w:rPr>
            <w:rFonts w:asciiTheme="minorHAnsi" w:hAnsiTheme="minorHAnsi" w:cs="Arial"/>
            <w:sz w:val="20"/>
            <w:szCs w:val="20"/>
          </w:rPr>
          <w:t>Encrypted</w:t>
        </w:r>
        <w:r w:rsidRPr="0095359C">
          <w:rPr>
            <w:rFonts w:asciiTheme="minorHAnsi" w:hAnsiTheme="minorHAnsi" w:cs="Arial"/>
            <w:sz w:val="20"/>
            <w:szCs w:val="20"/>
          </w:rPr>
          <w:t>_File</w:t>
        </w:r>
        <w:proofErr w:type="spellEnd"/>
      </w:ins>
    </w:p>
    <w:p w:rsidR="00E25F26" w:rsidRDefault="00E25F26" w:rsidP="00E25F26">
      <w:pPr>
        <w:widowControl w:val="0"/>
        <w:autoSpaceDE w:val="0"/>
        <w:autoSpaceDN w:val="0"/>
        <w:adjustRightInd w:val="0"/>
        <w:spacing w:after="0" w:line="240" w:lineRule="auto"/>
        <w:ind w:left="1440"/>
        <w:contextualSpacing/>
        <w:rPr>
          <w:ins w:id="282" w:author="Palacherla, Susmitha C (NONUS)" w:date="2018-01-17T10:19:00Z"/>
          <w:rFonts w:asciiTheme="minorHAnsi" w:hAnsiTheme="minorHAnsi" w:cs="Arial"/>
          <w:sz w:val="20"/>
          <w:szCs w:val="20"/>
        </w:rPr>
      </w:pPr>
      <w:ins w:id="283" w:author="Palacherla, Susmitha C (NONUS)" w:date="2018-01-17T10:19:00Z">
        <w:r>
          <w:rPr>
            <w:rFonts w:asciiTheme="minorHAnsi" w:hAnsiTheme="minorHAnsi" w:cs="Arial"/>
            <w:sz w:val="20"/>
            <w:szCs w:val="20"/>
          </w:rPr>
          <w:t xml:space="preserve">Expression: </w:t>
        </w:r>
        <w:proofErr w:type="gramStart"/>
        <w:r w:rsidRPr="00E25F26">
          <w:rPr>
            <w:rFonts w:asciiTheme="minorHAnsi" w:hAnsiTheme="minorHAnsi" w:cs="Arial"/>
            <w:sz w:val="20"/>
            <w:szCs w:val="20"/>
          </w:rPr>
          <w:t>@[</w:t>
        </w:r>
        <w:proofErr w:type="gramEnd"/>
        <w:r w:rsidRPr="00E25F26">
          <w:rPr>
            <w:rFonts w:asciiTheme="minorHAnsi" w:hAnsiTheme="minorHAnsi" w:cs="Arial"/>
            <w:sz w:val="20"/>
            <w:szCs w:val="20"/>
          </w:rPr>
          <w:t>User::</w:t>
        </w:r>
        <w:proofErr w:type="spellStart"/>
        <w:r w:rsidRPr="00E25F26">
          <w:rPr>
            <w:rFonts w:asciiTheme="minorHAnsi" w:hAnsiTheme="minorHAnsi" w:cs="Arial"/>
            <w:sz w:val="20"/>
            <w:szCs w:val="20"/>
          </w:rPr>
          <w:t>EncryptedOutPath</w:t>
        </w:r>
        <w:proofErr w:type="spellEnd"/>
        <w:r w:rsidRPr="00E25F26">
          <w:rPr>
            <w:rFonts w:asciiTheme="minorHAnsi" w:hAnsiTheme="minorHAnsi" w:cs="Arial"/>
            <w:sz w:val="20"/>
            <w:szCs w:val="20"/>
          </w:rPr>
          <w:t>] +  @[User::</w:t>
        </w:r>
        <w:proofErr w:type="spellStart"/>
        <w:r w:rsidRPr="00E25F26">
          <w:rPr>
            <w:rFonts w:asciiTheme="minorHAnsi" w:hAnsiTheme="minorHAnsi" w:cs="Arial"/>
            <w:sz w:val="20"/>
            <w:szCs w:val="20"/>
          </w:rPr>
          <w:t>varEncryptedFileName</w:t>
        </w:r>
        <w:proofErr w:type="spellEnd"/>
        <w:r w:rsidRPr="00E25F26">
          <w:rPr>
            <w:rFonts w:asciiTheme="minorHAnsi" w:hAnsiTheme="minorHAnsi" w:cs="Arial"/>
            <w:sz w:val="20"/>
            <w:szCs w:val="20"/>
          </w:rPr>
          <w:t>]</w:t>
        </w:r>
      </w:ins>
    </w:p>
    <w:p w:rsidR="00E25F26" w:rsidRPr="0095359C" w:rsidRDefault="00E25F26" w:rsidP="00E25F26">
      <w:pPr>
        <w:widowControl w:val="0"/>
        <w:autoSpaceDE w:val="0"/>
        <w:autoSpaceDN w:val="0"/>
        <w:adjustRightInd w:val="0"/>
        <w:spacing w:after="0" w:line="240" w:lineRule="auto"/>
        <w:ind w:left="1440"/>
        <w:contextualSpacing/>
        <w:rPr>
          <w:ins w:id="284" w:author="Palacherla, Susmitha C (NONUS)" w:date="2018-01-17T10:19:00Z"/>
          <w:rFonts w:asciiTheme="minorHAnsi" w:hAnsiTheme="minorHAnsi" w:cs="Arial"/>
          <w:sz w:val="20"/>
          <w:szCs w:val="20"/>
        </w:rPr>
      </w:pPr>
    </w:p>
    <w:p w:rsidR="00E25F26" w:rsidRPr="0095359C" w:rsidRDefault="00E25F26" w:rsidP="00E25F26">
      <w:pPr>
        <w:pStyle w:val="ListParagraph"/>
        <w:widowControl w:val="0"/>
        <w:numPr>
          <w:ilvl w:val="4"/>
          <w:numId w:val="6"/>
        </w:numPr>
        <w:autoSpaceDE w:val="0"/>
        <w:autoSpaceDN w:val="0"/>
        <w:adjustRightInd w:val="0"/>
        <w:spacing w:after="0" w:line="240" w:lineRule="auto"/>
        <w:rPr>
          <w:ins w:id="285" w:author="Palacherla, Susmitha C (NONUS)" w:date="2018-01-17T10:19:00Z"/>
          <w:rFonts w:asciiTheme="minorHAnsi" w:hAnsiTheme="minorHAnsi" w:cs="Arial"/>
          <w:sz w:val="20"/>
          <w:szCs w:val="20"/>
        </w:rPr>
      </w:pPr>
      <w:proofErr w:type="spellStart"/>
      <w:ins w:id="286" w:author="Palacherla, Susmitha C (NONUS)" w:date="2018-01-17T10:19:00Z">
        <w:r>
          <w:rPr>
            <w:rFonts w:asciiTheme="minorHAnsi" w:hAnsiTheme="minorHAnsi" w:cs="Arial"/>
            <w:sz w:val="20"/>
            <w:szCs w:val="20"/>
          </w:rPr>
          <w:t>Failed</w:t>
        </w:r>
        <w:r w:rsidRPr="0095359C">
          <w:rPr>
            <w:rFonts w:asciiTheme="minorHAnsi" w:hAnsiTheme="minorHAnsi" w:cs="Arial"/>
            <w:sz w:val="20"/>
            <w:szCs w:val="20"/>
          </w:rPr>
          <w:t>_File</w:t>
        </w:r>
        <w:proofErr w:type="spellEnd"/>
      </w:ins>
    </w:p>
    <w:p w:rsidR="00E25F26" w:rsidRPr="0095359C" w:rsidRDefault="00E25F26" w:rsidP="00E25F26">
      <w:pPr>
        <w:widowControl w:val="0"/>
        <w:autoSpaceDE w:val="0"/>
        <w:autoSpaceDN w:val="0"/>
        <w:adjustRightInd w:val="0"/>
        <w:spacing w:after="0" w:line="240" w:lineRule="auto"/>
        <w:ind w:left="1440"/>
        <w:contextualSpacing/>
        <w:rPr>
          <w:ins w:id="287" w:author="Palacherla, Susmitha C (NONUS)" w:date="2018-01-17T10:19:00Z"/>
          <w:rFonts w:asciiTheme="minorHAnsi" w:hAnsiTheme="minorHAnsi" w:cs="Arial"/>
          <w:sz w:val="20"/>
          <w:szCs w:val="20"/>
        </w:rPr>
      </w:pPr>
      <w:ins w:id="288" w:author="Palacherla, Susmitha C (NONUS)" w:date="2018-01-17T10:19:00Z">
        <w:r>
          <w:rPr>
            <w:rFonts w:asciiTheme="minorHAnsi" w:hAnsiTheme="minorHAnsi" w:cs="Arial"/>
            <w:sz w:val="20"/>
            <w:szCs w:val="20"/>
          </w:rPr>
          <w:t xml:space="preserve">Expression: </w:t>
        </w:r>
        <w:proofErr w:type="gramStart"/>
        <w:r w:rsidRPr="00E25F26">
          <w:rPr>
            <w:rFonts w:asciiTheme="minorHAnsi" w:hAnsiTheme="minorHAnsi" w:cs="Arial"/>
            <w:sz w:val="20"/>
            <w:szCs w:val="20"/>
          </w:rPr>
          <w:t>@[</w:t>
        </w:r>
        <w:proofErr w:type="gramEnd"/>
        <w:r w:rsidRPr="00E25F26">
          <w:rPr>
            <w:rFonts w:asciiTheme="minorHAnsi" w:hAnsiTheme="minorHAnsi" w:cs="Arial"/>
            <w:sz w:val="20"/>
            <w:szCs w:val="20"/>
          </w:rPr>
          <w:t>User::</w:t>
        </w:r>
        <w:proofErr w:type="spellStart"/>
        <w:r w:rsidRPr="00E25F26">
          <w:rPr>
            <w:rFonts w:asciiTheme="minorHAnsi" w:hAnsiTheme="minorHAnsi" w:cs="Arial"/>
            <w:sz w:val="20"/>
            <w:szCs w:val="20"/>
          </w:rPr>
          <w:t>DecryptedOutPath</w:t>
        </w:r>
        <w:proofErr w:type="spellEnd"/>
        <w:r w:rsidRPr="00E25F26">
          <w:rPr>
            <w:rFonts w:asciiTheme="minorHAnsi" w:hAnsiTheme="minorHAnsi" w:cs="Arial"/>
            <w:sz w:val="20"/>
            <w:szCs w:val="20"/>
          </w:rPr>
          <w:t>]+ @[User::</w:t>
        </w:r>
        <w:proofErr w:type="spellStart"/>
        <w:r w:rsidRPr="00E25F26">
          <w:rPr>
            <w:rFonts w:asciiTheme="minorHAnsi" w:hAnsiTheme="minorHAnsi" w:cs="Arial"/>
            <w:sz w:val="20"/>
            <w:szCs w:val="20"/>
          </w:rPr>
          <w:t>varFailedFile</w:t>
        </w:r>
        <w:proofErr w:type="spellEnd"/>
        <w:r w:rsidRPr="00E25F26">
          <w:rPr>
            <w:rFonts w:asciiTheme="minorHAnsi" w:hAnsiTheme="minorHAnsi" w:cs="Arial"/>
            <w:sz w:val="20"/>
            <w:szCs w:val="20"/>
          </w:rPr>
          <w:t>]</w:t>
        </w:r>
      </w:ins>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del w:id="289" w:author="Palacherla, Susmitha C (NONUS)" w:date="2018-01-17T10:18:00Z">
        <w:r w:rsidRPr="0095359C" w:rsidDel="00E25F26">
          <w:rPr>
            <w:rFonts w:asciiTheme="minorHAnsi" w:hAnsiTheme="minorHAnsi"/>
            <w:noProof/>
            <w:sz w:val="20"/>
            <w:szCs w:val="20"/>
          </w:rPr>
          <w:drawing>
            <wp:inline distT="0" distB="0" distL="0" distR="0" wp14:anchorId="2AA372E5" wp14:editId="5B7B9541">
              <wp:extent cx="3009900" cy="17371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21184" cy="1743657"/>
                      </a:xfrm>
                      <a:prstGeom prst="rect">
                        <a:avLst/>
                      </a:prstGeom>
                    </pic:spPr>
                  </pic:pic>
                </a:graphicData>
              </a:graphic>
            </wp:inline>
          </w:drawing>
        </w:r>
      </w:del>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del w:id="290" w:author="Palacherla, Susmitha C (NONUS)" w:date="2018-01-17T10:18:00Z">
        <w:r w:rsidRPr="0095359C" w:rsidDel="00E25F26">
          <w:rPr>
            <w:rFonts w:asciiTheme="minorHAnsi" w:hAnsiTheme="minorHAnsi"/>
            <w:noProof/>
            <w:sz w:val="20"/>
            <w:szCs w:val="20"/>
          </w:rPr>
          <w:drawing>
            <wp:inline distT="0" distB="0" distL="0" distR="0" wp14:anchorId="2F19C531" wp14:editId="0AAEB5D5">
              <wp:extent cx="3044952" cy="27432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44952" cy="2743200"/>
                      </a:xfrm>
                      <a:prstGeom prst="rect">
                        <a:avLst/>
                      </a:prstGeom>
                    </pic:spPr>
                  </pic:pic>
                </a:graphicData>
              </a:graphic>
            </wp:inline>
          </w:drawing>
        </w:r>
      </w:del>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Default="00265092" w:rsidP="009F2A51">
      <w:pPr>
        <w:widowControl w:val="0"/>
        <w:autoSpaceDE w:val="0"/>
        <w:autoSpaceDN w:val="0"/>
        <w:adjustRightInd w:val="0"/>
        <w:spacing w:after="0" w:line="240" w:lineRule="auto"/>
        <w:rPr>
          <w:ins w:id="291" w:author="Palacherla, Susmitha C (NONUS)" w:date="2018-01-17T10:19:00Z"/>
          <w:rFonts w:asciiTheme="minorHAnsi" w:hAnsiTheme="minorHAnsi" w:cs="Arial"/>
          <w:b/>
          <w:sz w:val="20"/>
          <w:szCs w:val="20"/>
        </w:rPr>
      </w:pPr>
    </w:p>
    <w:p w:rsidR="00E25F26" w:rsidRDefault="00E25F26" w:rsidP="009F2A51">
      <w:pPr>
        <w:widowControl w:val="0"/>
        <w:autoSpaceDE w:val="0"/>
        <w:autoSpaceDN w:val="0"/>
        <w:adjustRightInd w:val="0"/>
        <w:spacing w:after="0" w:line="240" w:lineRule="auto"/>
        <w:rPr>
          <w:ins w:id="292" w:author="Palacherla, Susmitha C (NONUS)" w:date="2018-01-17T10:19:00Z"/>
          <w:rFonts w:asciiTheme="minorHAnsi" w:hAnsiTheme="minorHAnsi" w:cs="Arial"/>
          <w:b/>
          <w:sz w:val="20"/>
          <w:szCs w:val="20"/>
        </w:rPr>
      </w:pPr>
    </w:p>
    <w:p w:rsidR="00E25F26" w:rsidRPr="0095359C" w:rsidRDefault="00E25F26"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8C584B" w:rsidRDefault="008C584B"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202048" w:rsidRPr="0095359C" w:rsidRDefault="008D48D8"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lastRenderedPageBreak/>
        <w:t>P</w:t>
      </w:r>
      <w:r w:rsidR="00932115" w:rsidRPr="0095359C">
        <w:rPr>
          <w:rFonts w:asciiTheme="minorHAnsi" w:hAnsiTheme="minorHAnsi" w:cs="Arial"/>
          <w:b/>
          <w:sz w:val="20"/>
          <w:szCs w:val="20"/>
        </w:rPr>
        <w:t>ackage Content</w:t>
      </w:r>
    </w:p>
    <w:p w:rsidR="00F94DAF" w:rsidRPr="0095359C" w:rsidRDefault="00F94DAF" w:rsidP="009F2A51">
      <w:pPr>
        <w:widowControl w:val="0"/>
        <w:autoSpaceDE w:val="0"/>
        <w:autoSpaceDN w:val="0"/>
        <w:adjustRightInd w:val="0"/>
        <w:spacing w:after="0" w:line="240" w:lineRule="auto"/>
        <w:rPr>
          <w:rFonts w:asciiTheme="minorHAnsi" w:hAnsiTheme="minorHAnsi" w:cs="Arial"/>
          <w:b/>
          <w:sz w:val="20"/>
          <w:szCs w:val="20"/>
        </w:rPr>
      </w:pPr>
    </w:p>
    <w:p w:rsidR="00A52549" w:rsidRPr="0095359C" w:rsidRDefault="00A52549"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0165F3" w:rsidP="007931F8">
      <w:pPr>
        <w:widowControl w:val="0"/>
        <w:autoSpaceDE w:val="0"/>
        <w:autoSpaceDN w:val="0"/>
        <w:adjustRightInd w:val="0"/>
        <w:spacing w:after="0" w:line="240" w:lineRule="auto"/>
        <w:rPr>
          <w:rFonts w:asciiTheme="minorHAnsi" w:hAnsiTheme="minorHAnsi" w:cs="Arial"/>
          <w:b/>
          <w:sz w:val="20"/>
          <w:szCs w:val="20"/>
        </w:rPr>
      </w:pPr>
      <w:r w:rsidRPr="000165F3">
        <w:rPr>
          <w:noProof/>
        </w:rPr>
        <w:t xml:space="preserve"> </w:t>
      </w:r>
      <w:del w:id="293" w:author="Palacherla, Susmitha C (NONUS)" w:date="2018-01-17T10:20:00Z">
        <w:r w:rsidDel="00E25F26">
          <w:rPr>
            <w:noProof/>
          </w:rPr>
          <w:drawing>
            <wp:inline distT="0" distB="0" distL="0" distR="0" wp14:anchorId="5EC32B61" wp14:editId="1AB98B20">
              <wp:extent cx="5943600" cy="3460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60750"/>
                      </a:xfrm>
                      <a:prstGeom prst="rect">
                        <a:avLst/>
                      </a:prstGeom>
                    </pic:spPr>
                  </pic:pic>
                </a:graphicData>
              </a:graphic>
            </wp:inline>
          </w:drawing>
        </w:r>
      </w:del>
      <w:ins w:id="294" w:author="Palacherla, Susmitha C (NONUS)" w:date="2018-01-17T10:20:00Z">
        <w:r w:rsidR="00E25F26" w:rsidRPr="00E25F26">
          <w:rPr>
            <w:noProof/>
          </w:rPr>
          <w:t xml:space="preserve"> </w:t>
        </w:r>
        <w:r w:rsidR="00E25F26">
          <w:rPr>
            <w:noProof/>
          </w:rPr>
          <w:drawing>
            <wp:inline distT="0" distB="0" distL="0" distR="0" wp14:anchorId="1FEC903F" wp14:editId="24DB876E">
              <wp:extent cx="5943600" cy="2646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6045"/>
                      </a:xfrm>
                      <a:prstGeom prst="rect">
                        <a:avLst/>
                      </a:prstGeom>
                    </pic:spPr>
                  </pic:pic>
                </a:graphicData>
              </a:graphic>
            </wp:inline>
          </w:drawing>
        </w:r>
      </w:ins>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EF5B6C" w:rsidRDefault="00EF5B6C" w:rsidP="00EF5B6C">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Containers</w:t>
      </w:r>
    </w:p>
    <w:p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 </w:t>
      </w:r>
      <w:proofErr w:type="spellStart"/>
      <w:r>
        <w:rPr>
          <w:rFonts w:asciiTheme="minorHAnsi" w:hAnsiTheme="minorHAnsi" w:cs="Arial"/>
          <w:b/>
          <w:sz w:val="20"/>
          <w:szCs w:val="20"/>
        </w:rPr>
        <w:t>Foreach</w:t>
      </w:r>
      <w:proofErr w:type="spellEnd"/>
      <w:r>
        <w:rPr>
          <w:rFonts w:asciiTheme="minorHAnsi" w:hAnsiTheme="minorHAnsi" w:cs="Arial"/>
          <w:b/>
          <w:sz w:val="20"/>
          <w:szCs w:val="20"/>
        </w:rPr>
        <w:t xml:space="preserve"> </w:t>
      </w:r>
      <w:del w:id="295" w:author="Palacherla, Susmitha C (NONUS)" w:date="2018-01-17T10:21:00Z">
        <w:r w:rsidDel="00E705FE">
          <w:rPr>
            <w:rFonts w:asciiTheme="minorHAnsi" w:hAnsiTheme="minorHAnsi" w:cs="Arial"/>
            <w:b/>
            <w:sz w:val="20"/>
            <w:szCs w:val="20"/>
          </w:rPr>
          <w:delText xml:space="preserve">LCS OMR </w:delText>
        </w:r>
      </w:del>
      <w:r>
        <w:rPr>
          <w:rFonts w:asciiTheme="minorHAnsi" w:hAnsiTheme="minorHAnsi" w:cs="Arial"/>
          <w:b/>
          <w:sz w:val="20"/>
          <w:szCs w:val="20"/>
        </w:rPr>
        <w:t>File</w:t>
      </w:r>
    </w:p>
    <w:p w:rsidR="008D48D8" w:rsidRDefault="00F7423D" w:rsidP="007931F8">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del w:id="296" w:author="Palacherla, Susmitha C (NONUS)" w:date="2018-01-17T10:22:00Z">
        <w:r w:rsidRPr="00842389" w:rsidDel="00E705FE">
          <w:rPr>
            <w:rFonts w:asciiTheme="minorHAnsi" w:hAnsiTheme="minorHAnsi" w:cs="Arial"/>
            <w:sz w:val="20"/>
            <w:szCs w:val="20"/>
          </w:rPr>
          <w:delText xml:space="preserve"> Expresion</w:delText>
        </w:r>
      </w:del>
      <w:ins w:id="297" w:author="Palacherla, Susmitha C (NONUS)" w:date="2018-01-17T10:22:00Z">
        <w:r w:rsidR="00E705FE">
          <w:rPr>
            <w:rFonts w:asciiTheme="minorHAnsi" w:hAnsiTheme="minorHAnsi" w:cs="Arial"/>
            <w:sz w:val="20"/>
            <w:szCs w:val="20"/>
          </w:rPr>
          <w:t>Function</w:t>
        </w:r>
      </w:ins>
      <w:r w:rsidRPr="00842389">
        <w:rPr>
          <w:rFonts w:asciiTheme="minorHAnsi" w:hAnsiTheme="minorHAnsi" w:cs="Arial"/>
          <w:sz w:val="20"/>
          <w:szCs w:val="20"/>
        </w:rPr>
        <w:t xml:space="preserve">: </w:t>
      </w:r>
      <w:del w:id="298" w:author="Palacherla, Susmitha C (NONUS)" w:date="2018-01-17T10:22:00Z">
        <w:r w:rsidRPr="00842389" w:rsidDel="00E705FE">
          <w:rPr>
            <w:rFonts w:asciiTheme="minorHAnsi" w:hAnsiTheme="minorHAnsi" w:cs="Arial"/>
            <w:sz w:val="20"/>
            <w:szCs w:val="20"/>
          </w:rPr>
          <w:delText>FINDSTRING(@[User::VarFileName],"LCS",1 ) &gt; 1</w:delText>
        </w:r>
      </w:del>
      <w:ins w:id="299" w:author="Palacherla, Susmitha C (NONUS)" w:date="2018-01-17T10:22:00Z">
        <w:r w:rsidR="00E705FE">
          <w:rPr>
            <w:rFonts w:asciiTheme="minorHAnsi" w:hAnsiTheme="minorHAnsi" w:cs="Arial"/>
            <w:sz w:val="20"/>
            <w:szCs w:val="20"/>
          </w:rPr>
          <w:t>Decrypt and backup Encrypted Files</w:t>
        </w:r>
      </w:ins>
    </w:p>
    <w:p w:rsidR="00F7423D" w:rsidRDefault="00F7423D" w:rsidP="007931F8">
      <w:pPr>
        <w:widowControl w:val="0"/>
        <w:autoSpaceDE w:val="0"/>
        <w:autoSpaceDN w:val="0"/>
        <w:adjustRightInd w:val="0"/>
        <w:spacing w:after="0" w:line="240" w:lineRule="auto"/>
        <w:rPr>
          <w:ins w:id="300" w:author="Palacherla, Susmitha C (NONUS)" w:date="2018-01-17T10:21:00Z"/>
          <w:rFonts w:asciiTheme="minorHAnsi" w:hAnsiTheme="minorHAnsi" w:cs="Arial"/>
          <w:sz w:val="20"/>
          <w:szCs w:val="20"/>
        </w:rPr>
      </w:pPr>
    </w:p>
    <w:p w:rsidR="00E705FE" w:rsidRPr="0095359C" w:rsidRDefault="00E705FE">
      <w:pPr>
        <w:pStyle w:val="ListParagraph"/>
        <w:widowControl w:val="0"/>
        <w:numPr>
          <w:ilvl w:val="4"/>
          <w:numId w:val="6"/>
        </w:numPr>
        <w:autoSpaceDE w:val="0"/>
        <w:autoSpaceDN w:val="0"/>
        <w:adjustRightInd w:val="0"/>
        <w:spacing w:after="0" w:line="240" w:lineRule="auto"/>
        <w:rPr>
          <w:ins w:id="301" w:author="Palacherla, Susmitha C (NONUS)" w:date="2018-01-17T10:21:00Z"/>
          <w:rFonts w:asciiTheme="minorHAnsi" w:hAnsiTheme="minorHAnsi" w:cs="Arial"/>
          <w:b/>
          <w:sz w:val="20"/>
          <w:szCs w:val="20"/>
        </w:rPr>
        <w:pPrChange w:id="302" w:author="Palacherla, Susmitha C (NONUS)" w:date="2018-01-17T10:21:00Z">
          <w:pPr>
            <w:pStyle w:val="ListParagraph"/>
            <w:widowControl w:val="0"/>
            <w:numPr>
              <w:ilvl w:val="4"/>
              <w:numId w:val="34"/>
            </w:numPr>
            <w:autoSpaceDE w:val="0"/>
            <w:autoSpaceDN w:val="0"/>
            <w:adjustRightInd w:val="0"/>
            <w:spacing w:after="0" w:line="240" w:lineRule="auto"/>
            <w:ind w:left="2232" w:hanging="792"/>
          </w:pPr>
        </w:pPrChange>
      </w:pPr>
      <w:proofErr w:type="spellStart"/>
      <w:ins w:id="303" w:author="Palacherla, Susmitha C (NONUS)" w:date="2018-01-17T10:21:00Z">
        <w:r>
          <w:rPr>
            <w:rFonts w:asciiTheme="minorHAnsi" w:hAnsiTheme="minorHAnsi" w:cs="Arial"/>
            <w:b/>
            <w:sz w:val="20"/>
            <w:szCs w:val="20"/>
          </w:rPr>
          <w:t>Foreach</w:t>
        </w:r>
        <w:proofErr w:type="spellEnd"/>
        <w:r>
          <w:rPr>
            <w:rFonts w:asciiTheme="minorHAnsi" w:hAnsiTheme="minorHAnsi" w:cs="Arial"/>
            <w:b/>
            <w:sz w:val="20"/>
            <w:szCs w:val="20"/>
          </w:rPr>
          <w:t xml:space="preserve"> LCS OMR File</w:t>
        </w:r>
      </w:ins>
    </w:p>
    <w:p w:rsidR="00E705FE" w:rsidRDefault="00E705FE" w:rsidP="00E705FE">
      <w:pPr>
        <w:widowControl w:val="0"/>
        <w:autoSpaceDE w:val="0"/>
        <w:autoSpaceDN w:val="0"/>
        <w:adjustRightInd w:val="0"/>
        <w:spacing w:after="0" w:line="240" w:lineRule="auto"/>
        <w:rPr>
          <w:ins w:id="304" w:author="Palacherla, Susmitha C (NONUS)" w:date="2018-01-17T10:23:00Z"/>
          <w:rFonts w:asciiTheme="minorHAnsi" w:hAnsiTheme="minorHAnsi" w:cs="Arial"/>
          <w:sz w:val="20"/>
          <w:szCs w:val="20"/>
        </w:rPr>
      </w:pPr>
      <w:ins w:id="305" w:author="Palacherla, Susmitha C (NONUS)" w:date="2018-01-17T10:21:00Z">
        <w:r w:rsidRPr="00842389">
          <w:rPr>
            <w:rFonts w:asciiTheme="minorHAnsi" w:hAnsiTheme="minorHAnsi" w:cs="Arial"/>
            <w:sz w:val="20"/>
            <w:szCs w:val="20"/>
          </w:rPr>
          <w:t xml:space="preserve">                                 </w:t>
        </w:r>
      </w:ins>
      <w:ins w:id="306" w:author="Palacherla, Susmitha C (NONUS)" w:date="2018-01-17T10:23:00Z">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Load LCS Files</w:t>
        </w:r>
      </w:ins>
      <w:ins w:id="307" w:author="Palacherla, Susmitha C (NONUS)" w:date="2018-01-17T10:22:00Z">
        <w:r>
          <w:rPr>
            <w:rFonts w:asciiTheme="minorHAnsi" w:hAnsiTheme="minorHAnsi" w:cs="Arial"/>
            <w:sz w:val="20"/>
            <w:szCs w:val="20"/>
          </w:rPr>
          <w:t xml:space="preserve">                           </w:t>
        </w:r>
      </w:ins>
    </w:p>
    <w:p w:rsidR="00E705FE" w:rsidRDefault="00E705FE" w:rsidP="00E705FE">
      <w:pPr>
        <w:widowControl w:val="0"/>
        <w:autoSpaceDE w:val="0"/>
        <w:autoSpaceDN w:val="0"/>
        <w:adjustRightInd w:val="0"/>
        <w:spacing w:after="0" w:line="240" w:lineRule="auto"/>
        <w:rPr>
          <w:ins w:id="308" w:author="Palacherla, Susmitha C (NONUS)" w:date="2018-01-17T10:21:00Z"/>
          <w:rFonts w:asciiTheme="minorHAnsi" w:hAnsiTheme="minorHAnsi" w:cs="Arial"/>
          <w:sz w:val="20"/>
          <w:szCs w:val="20"/>
        </w:rPr>
      </w:pPr>
      <w:ins w:id="309" w:author="Palacherla, Susmitha C (NONUS)" w:date="2018-01-17T10:23:00Z">
        <w:r>
          <w:rPr>
            <w:rFonts w:asciiTheme="minorHAnsi" w:hAnsiTheme="minorHAnsi" w:cs="Arial"/>
            <w:sz w:val="20"/>
            <w:szCs w:val="20"/>
          </w:rPr>
          <w:t xml:space="preserve">                            </w:t>
        </w:r>
      </w:ins>
      <w:ins w:id="310" w:author="Palacherla, Susmitha C (NONUS)" w:date="2018-01-17T10:22:00Z">
        <w:r>
          <w:rPr>
            <w:rFonts w:asciiTheme="minorHAnsi" w:hAnsiTheme="minorHAnsi" w:cs="Arial"/>
            <w:sz w:val="20"/>
            <w:szCs w:val="20"/>
          </w:rPr>
          <w:t xml:space="preserve">     </w:t>
        </w:r>
        <w:proofErr w:type="spellStart"/>
        <w:r w:rsidRPr="00842389">
          <w:rPr>
            <w:rFonts w:asciiTheme="minorHAnsi" w:hAnsiTheme="minorHAnsi" w:cs="Arial"/>
            <w:sz w:val="20"/>
            <w:szCs w:val="20"/>
          </w:rPr>
          <w:t>Expresion</w:t>
        </w:r>
        <w:proofErr w:type="spellEnd"/>
        <w:r w:rsidRPr="00842389">
          <w:rPr>
            <w:rFonts w:asciiTheme="minorHAnsi" w:hAnsiTheme="minorHAnsi" w:cs="Arial"/>
            <w:sz w:val="20"/>
            <w:szCs w:val="20"/>
          </w:rPr>
          <w:t xml:space="preserve">: </w:t>
        </w:r>
        <w:proofErr w:type="gramStart"/>
        <w:r w:rsidRPr="00842389">
          <w:rPr>
            <w:rFonts w:asciiTheme="minorHAnsi" w:hAnsiTheme="minorHAnsi" w:cs="Arial"/>
            <w:sz w:val="20"/>
            <w:szCs w:val="20"/>
          </w:rPr>
          <w:t>FINDSTRING(</w:t>
        </w:r>
        <w:proofErr w:type="gramEnd"/>
        <w:r w:rsidRPr="00842389">
          <w:rPr>
            <w:rFonts w:asciiTheme="minorHAnsi" w:hAnsiTheme="minorHAnsi" w:cs="Arial"/>
            <w:sz w:val="20"/>
            <w:szCs w:val="20"/>
          </w:rPr>
          <w:t>@[User::</w:t>
        </w:r>
        <w:proofErr w:type="spellStart"/>
        <w:r w:rsidRPr="00842389">
          <w:rPr>
            <w:rFonts w:asciiTheme="minorHAnsi" w:hAnsiTheme="minorHAnsi" w:cs="Arial"/>
            <w:sz w:val="20"/>
            <w:szCs w:val="20"/>
          </w:rPr>
          <w:t>VarFileName</w:t>
        </w:r>
        <w:proofErr w:type="spellEnd"/>
        <w:r w:rsidRPr="00842389">
          <w:rPr>
            <w:rFonts w:asciiTheme="minorHAnsi" w:hAnsiTheme="minorHAnsi" w:cs="Arial"/>
            <w:sz w:val="20"/>
            <w:szCs w:val="20"/>
          </w:rPr>
          <w:t>],"LCS",1 ) &gt; 1</w:t>
        </w:r>
      </w:ins>
    </w:p>
    <w:p w:rsidR="00E705FE" w:rsidRDefault="00E705FE" w:rsidP="007931F8">
      <w:pPr>
        <w:widowControl w:val="0"/>
        <w:autoSpaceDE w:val="0"/>
        <w:autoSpaceDN w:val="0"/>
        <w:adjustRightInd w:val="0"/>
        <w:spacing w:after="0" w:line="240" w:lineRule="auto"/>
        <w:rPr>
          <w:rFonts w:asciiTheme="minorHAnsi" w:hAnsiTheme="minorHAnsi" w:cs="Arial"/>
          <w:sz w:val="20"/>
          <w:szCs w:val="20"/>
        </w:rPr>
      </w:pPr>
    </w:p>
    <w:p w:rsidR="00F7423D" w:rsidRPr="0095359C" w:rsidRDefault="00F7423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311" w:author="Palacherla, Susmitha C (NONUS)" w:date="2018-01-17T10:21:00Z">
          <w:pPr>
            <w:pStyle w:val="ListParagraph"/>
            <w:widowControl w:val="0"/>
            <w:numPr>
              <w:ilvl w:val="4"/>
              <w:numId w:val="34"/>
            </w:numPr>
            <w:autoSpaceDE w:val="0"/>
            <w:autoSpaceDN w:val="0"/>
            <w:adjustRightInd w:val="0"/>
            <w:spacing w:after="0" w:line="240" w:lineRule="auto"/>
            <w:ind w:left="2232" w:hanging="792"/>
          </w:pPr>
        </w:pPrChange>
      </w:pPr>
      <w:proofErr w:type="spellStart"/>
      <w:r>
        <w:rPr>
          <w:rFonts w:asciiTheme="minorHAnsi" w:hAnsiTheme="minorHAnsi" w:cs="Arial"/>
          <w:b/>
          <w:sz w:val="20"/>
          <w:szCs w:val="20"/>
        </w:rPr>
        <w:t>Foreach</w:t>
      </w:r>
      <w:proofErr w:type="spellEnd"/>
      <w:r>
        <w:rPr>
          <w:rFonts w:asciiTheme="minorHAnsi" w:hAnsiTheme="minorHAnsi" w:cs="Arial"/>
          <w:b/>
          <w:sz w:val="20"/>
          <w:szCs w:val="20"/>
        </w:rPr>
        <w:t xml:space="preserve"> IAE_IAT OMR File</w:t>
      </w:r>
    </w:p>
    <w:p w:rsidR="00E705FE" w:rsidRDefault="00F7423D" w:rsidP="007931F8">
      <w:pPr>
        <w:widowControl w:val="0"/>
        <w:autoSpaceDE w:val="0"/>
        <w:autoSpaceDN w:val="0"/>
        <w:adjustRightInd w:val="0"/>
        <w:spacing w:after="0" w:line="240" w:lineRule="auto"/>
        <w:rPr>
          <w:ins w:id="312" w:author="Palacherla, Susmitha C (NONUS)" w:date="2018-01-17T10:23:00Z"/>
          <w:rFonts w:asciiTheme="minorHAnsi" w:hAnsiTheme="minorHAnsi" w:cs="Arial"/>
          <w:sz w:val="20"/>
          <w:szCs w:val="20"/>
        </w:rPr>
      </w:pPr>
      <w:r w:rsidRPr="004D1EEE">
        <w:rPr>
          <w:rFonts w:asciiTheme="minorHAnsi" w:hAnsiTheme="minorHAnsi" w:cs="Arial"/>
          <w:sz w:val="20"/>
          <w:szCs w:val="20"/>
        </w:rPr>
        <w:t xml:space="preserve">                               </w:t>
      </w:r>
      <w:ins w:id="313" w:author="Palacherla, Susmitha C (NONUS)" w:date="2018-01-17T10:23:00Z">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IAE/IAT Files                           </w:t>
        </w:r>
      </w:ins>
    </w:p>
    <w:p w:rsidR="00F7423D" w:rsidRDefault="00E705FE" w:rsidP="007931F8">
      <w:pPr>
        <w:widowControl w:val="0"/>
        <w:autoSpaceDE w:val="0"/>
        <w:autoSpaceDN w:val="0"/>
        <w:adjustRightInd w:val="0"/>
        <w:spacing w:after="0" w:line="240" w:lineRule="auto"/>
        <w:rPr>
          <w:rFonts w:asciiTheme="minorHAnsi" w:hAnsiTheme="minorHAnsi" w:cs="Arial"/>
          <w:sz w:val="20"/>
          <w:szCs w:val="20"/>
        </w:rPr>
      </w:pPr>
      <w:ins w:id="314" w:author="Palacherla, Susmitha C (NONUS)" w:date="2018-01-17T10:23:00Z">
        <w:r>
          <w:rPr>
            <w:rFonts w:asciiTheme="minorHAnsi" w:hAnsiTheme="minorHAnsi" w:cs="Arial"/>
            <w:sz w:val="20"/>
            <w:szCs w:val="20"/>
          </w:rPr>
          <w:t xml:space="preserve">                              </w:t>
        </w:r>
      </w:ins>
      <w:del w:id="315" w:author="Palacherla, Susmitha C (NONUS)" w:date="2018-01-17T10:23:00Z">
        <w:r w:rsidR="00F7423D" w:rsidRPr="004D1EEE" w:rsidDel="00E705FE">
          <w:rPr>
            <w:rFonts w:asciiTheme="minorHAnsi" w:hAnsiTheme="minorHAnsi" w:cs="Arial"/>
            <w:sz w:val="20"/>
            <w:szCs w:val="20"/>
          </w:rPr>
          <w:delText xml:space="preserve"> </w:delText>
        </w:r>
      </w:del>
      <w:r w:rsidR="00F7423D" w:rsidRPr="004D1EEE">
        <w:rPr>
          <w:rFonts w:asciiTheme="minorHAnsi" w:hAnsiTheme="minorHAnsi" w:cs="Arial"/>
          <w:sz w:val="20"/>
          <w:szCs w:val="20"/>
        </w:rPr>
        <w:t xml:space="preserve"> </w:t>
      </w:r>
      <w:proofErr w:type="spellStart"/>
      <w:r w:rsidR="00F7423D" w:rsidRPr="004D1EEE">
        <w:rPr>
          <w:rFonts w:asciiTheme="minorHAnsi" w:hAnsiTheme="minorHAnsi" w:cs="Arial"/>
          <w:sz w:val="20"/>
          <w:szCs w:val="20"/>
        </w:rPr>
        <w:t>Expresion</w:t>
      </w:r>
      <w:proofErr w:type="spellEnd"/>
      <w:r w:rsidR="00F7423D" w:rsidRPr="004D1EEE">
        <w:rPr>
          <w:rFonts w:asciiTheme="minorHAnsi" w:hAnsiTheme="minorHAnsi" w:cs="Arial"/>
          <w:sz w:val="20"/>
          <w:szCs w:val="20"/>
        </w:rPr>
        <w:t xml:space="preserve">: </w:t>
      </w:r>
      <w:r w:rsidR="00F7423D" w:rsidRPr="00F7423D">
        <w:rPr>
          <w:rFonts w:asciiTheme="minorHAnsi" w:hAnsiTheme="minorHAnsi" w:cs="Arial"/>
          <w:sz w:val="20"/>
          <w:szCs w:val="20"/>
        </w:rPr>
        <w:t>(</w:t>
      </w:r>
      <w:proofErr w:type="gramStart"/>
      <w:r w:rsidR="00F7423D" w:rsidRPr="00F7423D">
        <w:rPr>
          <w:rFonts w:asciiTheme="minorHAnsi" w:hAnsiTheme="minorHAnsi" w:cs="Arial"/>
          <w:sz w:val="20"/>
          <w:szCs w:val="20"/>
        </w:rPr>
        <w:t>FINDSTRING(</w:t>
      </w:r>
      <w:proofErr w:type="gramEnd"/>
      <w:r w:rsidR="00F7423D" w:rsidRPr="00F7423D">
        <w:rPr>
          <w:rFonts w:asciiTheme="minorHAnsi" w:hAnsiTheme="minorHAnsi" w:cs="Arial"/>
          <w:sz w:val="20"/>
          <w:szCs w:val="20"/>
        </w:rPr>
        <w:t>@[User::</w:t>
      </w:r>
      <w:proofErr w:type="spellStart"/>
      <w:r w:rsidR="00F7423D" w:rsidRPr="00F7423D">
        <w:rPr>
          <w:rFonts w:asciiTheme="minorHAnsi" w:hAnsiTheme="minorHAnsi" w:cs="Arial"/>
          <w:sz w:val="20"/>
          <w:szCs w:val="20"/>
        </w:rPr>
        <w:t>VarFileName</w:t>
      </w:r>
      <w:proofErr w:type="spellEnd"/>
      <w:r w:rsidR="00F7423D" w:rsidRPr="00F7423D">
        <w:rPr>
          <w:rFonts w:asciiTheme="minorHAnsi" w:hAnsiTheme="minorHAnsi" w:cs="Arial"/>
          <w:sz w:val="20"/>
          <w:szCs w:val="20"/>
        </w:rPr>
        <w:t xml:space="preserve">],"IAE",1 ) &gt; 0 ) </w:t>
      </w:r>
      <w:r w:rsidR="00F7423D">
        <w:rPr>
          <w:rFonts w:asciiTheme="minorHAnsi" w:hAnsiTheme="minorHAnsi" w:cs="Arial"/>
          <w:sz w:val="20"/>
          <w:szCs w:val="20"/>
        </w:rPr>
        <w:t xml:space="preserve">  </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F7423D">
        <w:rPr>
          <w:rFonts w:asciiTheme="minorHAnsi" w:hAnsiTheme="minorHAnsi" w:cs="Arial"/>
          <w:sz w:val="20"/>
          <w:szCs w:val="20"/>
        </w:rPr>
        <w:t>|</w:t>
      </w:r>
      <w:proofErr w:type="gramStart"/>
      <w:r w:rsidRPr="00F7423D">
        <w:rPr>
          <w:rFonts w:asciiTheme="minorHAnsi" w:hAnsiTheme="minorHAnsi" w:cs="Arial"/>
          <w:sz w:val="20"/>
          <w:szCs w:val="20"/>
        </w:rPr>
        <w:t>|(</w:t>
      </w:r>
      <w:proofErr w:type="gramEnd"/>
      <w:r w:rsidRPr="00F7423D">
        <w:rPr>
          <w:rFonts w:asciiTheme="minorHAnsi" w:hAnsiTheme="minorHAnsi" w:cs="Arial"/>
          <w:sz w:val="20"/>
          <w:szCs w:val="20"/>
        </w:rPr>
        <w:t>FINDSTRING(@[User::</w:t>
      </w:r>
      <w:proofErr w:type="spellStart"/>
      <w:r w:rsidRPr="00F7423D">
        <w:rPr>
          <w:rFonts w:asciiTheme="minorHAnsi" w:hAnsiTheme="minorHAnsi" w:cs="Arial"/>
          <w:sz w:val="20"/>
          <w:szCs w:val="20"/>
        </w:rPr>
        <w:t>VarFileName</w:t>
      </w:r>
      <w:proofErr w:type="spellEnd"/>
      <w:r w:rsidRPr="00F7423D">
        <w:rPr>
          <w:rFonts w:asciiTheme="minorHAnsi" w:hAnsiTheme="minorHAnsi" w:cs="Arial"/>
          <w:sz w:val="20"/>
          <w:szCs w:val="20"/>
        </w:rPr>
        <w:t>],"IAT",1 ) &gt; 0 )</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rsidR="00F7423D" w:rsidRPr="0095359C" w:rsidRDefault="00F7423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316" w:author="Palacherla, Susmitha C (NONUS)" w:date="2018-01-17T10:21:00Z">
          <w:pPr>
            <w:pStyle w:val="ListParagraph"/>
            <w:widowControl w:val="0"/>
            <w:numPr>
              <w:ilvl w:val="4"/>
              <w:numId w:val="34"/>
            </w:numPr>
            <w:autoSpaceDE w:val="0"/>
            <w:autoSpaceDN w:val="0"/>
            <w:adjustRightInd w:val="0"/>
            <w:spacing w:after="0" w:line="240" w:lineRule="auto"/>
            <w:ind w:left="2232" w:hanging="792"/>
          </w:pPr>
        </w:pPrChange>
      </w:pPr>
      <w:proofErr w:type="spellStart"/>
      <w:r>
        <w:rPr>
          <w:rFonts w:asciiTheme="minorHAnsi" w:hAnsiTheme="minorHAnsi" w:cs="Arial"/>
          <w:b/>
          <w:sz w:val="20"/>
          <w:szCs w:val="20"/>
        </w:rPr>
        <w:t>Foreach</w:t>
      </w:r>
      <w:proofErr w:type="spellEnd"/>
      <w:r>
        <w:rPr>
          <w:rFonts w:asciiTheme="minorHAnsi" w:hAnsiTheme="minorHAnsi" w:cs="Arial"/>
          <w:b/>
          <w:sz w:val="20"/>
          <w:szCs w:val="20"/>
        </w:rPr>
        <w:t xml:space="preserve"> OTHER OMR File</w:t>
      </w:r>
    </w:p>
    <w:p w:rsidR="00E705FE" w:rsidRDefault="00F7423D" w:rsidP="00F7423D">
      <w:pPr>
        <w:widowControl w:val="0"/>
        <w:autoSpaceDE w:val="0"/>
        <w:autoSpaceDN w:val="0"/>
        <w:adjustRightInd w:val="0"/>
        <w:spacing w:after="0" w:line="240" w:lineRule="auto"/>
        <w:rPr>
          <w:ins w:id="317" w:author="Palacherla, Susmitha C (NONUS)" w:date="2018-01-17T10:23:00Z"/>
          <w:rFonts w:asciiTheme="minorHAnsi" w:hAnsiTheme="minorHAnsi" w:cs="Arial"/>
          <w:sz w:val="20"/>
          <w:szCs w:val="20"/>
        </w:rPr>
      </w:pPr>
      <w:r w:rsidRPr="004D1EEE">
        <w:rPr>
          <w:rFonts w:asciiTheme="minorHAnsi" w:hAnsiTheme="minorHAnsi" w:cs="Arial"/>
          <w:sz w:val="20"/>
          <w:szCs w:val="20"/>
        </w:rPr>
        <w:t xml:space="preserve">                                 </w:t>
      </w:r>
      <w:ins w:id="318" w:author="Palacherla, Susmitha C (NONUS)" w:date="2018-01-17T10:23:00Z">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w:t>
        </w:r>
      </w:ins>
      <w:ins w:id="319" w:author="Palacherla, Susmitha C (NONUS)" w:date="2018-01-17T10:24:00Z">
        <w:r w:rsidR="00E705FE">
          <w:rPr>
            <w:rFonts w:asciiTheme="minorHAnsi" w:hAnsiTheme="minorHAnsi" w:cs="Arial"/>
            <w:sz w:val="20"/>
            <w:szCs w:val="20"/>
          </w:rPr>
          <w:t>all Other Outliers files</w:t>
        </w:r>
      </w:ins>
      <w:ins w:id="320" w:author="Palacherla, Susmitha C (NONUS)" w:date="2018-01-17T10:23:00Z">
        <w:r w:rsidR="00E705FE">
          <w:rPr>
            <w:rFonts w:asciiTheme="minorHAnsi" w:hAnsiTheme="minorHAnsi" w:cs="Arial"/>
            <w:sz w:val="20"/>
            <w:szCs w:val="20"/>
          </w:rPr>
          <w:t xml:space="preserve">                           </w:t>
        </w:r>
      </w:ins>
    </w:p>
    <w:p w:rsidR="00EC75F7" w:rsidRDefault="00E705FE" w:rsidP="00F7423D">
      <w:pPr>
        <w:widowControl w:val="0"/>
        <w:autoSpaceDE w:val="0"/>
        <w:autoSpaceDN w:val="0"/>
        <w:adjustRightInd w:val="0"/>
        <w:spacing w:after="0" w:line="240" w:lineRule="auto"/>
        <w:rPr>
          <w:rFonts w:asciiTheme="minorHAnsi" w:hAnsiTheme="minorHAnsi" w:cs="Arial"/>
          <w:sz w:val="20"/>
          <w:szCs w:val="20"/>
        </w:rPr>
      </w:pPr>
      <w:ins w:id="321" w:author="Palacherla, Susmitha C (NONUS)" w:date="2018-01-17T10:23:00Z">
        <w:r>
          <w:rPr>
            <w:rFonts w:asciiTheme="minorHAnsi" w:hAnsiTheme="minorHAnsi" w:cs="Arial"/>
            <w:sz w:val="20"/>
            <w:szCs w:val="20"/>
          </w:rPr>
          <w:t xml:space="preserve">                                 </w:t>
        </w:r>
      </w:ins>
      <w:proofErr w:type="spellStart"/>
      <w:r w:rsidR="00F7423D" w:rsidRPr="004D1EEE">
        <w:rPr>
          <w:rFonts w:asciiTheme="minorHAnsi" w:hAnsiTheme="minorHAnsi" w:cs="Arial"/>
          <w:sz w:val="20"/>
          <w:szCs w:val="20"/>
        </w:rPr>
        <w:t>Expresion</w:t>
      </w:r>
      <w:proofErr w:type="spellEnd"/>
      <w:r w:rsidR="00F7423D" w:rsidRPr="004D1EEE">
        <w:rPr>
          <w:rFonts w:asciiTheme="minorHAnsi" w:hAnsiTheme="minorHAnsi" w:cs="Arial"/>
          <w:sz w:val="20"/>
          <w:szCs w:val="20"/>
        </w:rPr>
        <w:t xml:space="preserve">: </w:t>
      </w:r>
      <w:r w:rsidR="00EC75F7" w:rsidRPr="00EC75F7">
        <w:rPr>
          <w:rFonts w:asciiTheme="minorHAnsi" w:hAnsiTheme="minorHAnsi" w:cs="Arial"/>
          <w:sz w:val="20"/>
          <w:szCs w:val="20"/>
        </w:rPr>
        <w:t>(</w:t>
      </w:r>
      <w:proofErr w:type="gramStart"/>
      <w:r w:rsidR="00EC75F7" w:rsidRPr="00EC75F7">
        <w:rPr>
          <w:rFonts w:asciiTheme="minorHAnsi" w:hAnsiTheme="minorHAnsi" w:cs="Arial"/>
          <w:sz w:val="20"/>
          <w:szCs w:val="20"/>
        </w:rPr>
        <w:t>FINDSTRING(</w:t>
      </w:r>
      <w:proofErr w:type="gramEnd"/>
      <w:r w:rsidR="00EC75F7" w:rsidRPr="00EC75F7">
        <w:rPr>
          <w:rFonts w:asciiTheme="minorHAnsi" w:hAnsiTheme="minorHAnsi" w:cs="Arial"/>
          <w:sz w:val="20"/>
          <w:szCs w:val="20"/>
        </w:rPr>
        <w:t>@[User::</w:t>
      </w:r>
      <w:proofErr w:type="spellStart"/>
      <w:r w:rsidR="00EC75F7" w:rsidRPr="00EC75F7">
        <w:rPr>
          <w:rFonts w:asciiTheme="minorHAnsi" w:hAnsiTheme="minorHAnsi" w:cs="Arial"/>
          <w:sz w:val="20"/>
          <w:szCs w:val="20"/>
        </w:rPr>
        <w:t>VarFileName</w:t>
      </w:r>
      <w:proofErr w:type="spellEnd"/>
      <w:r w:rsidR="00EC75F7" w:rsidRPr="00EC75F7">
        <w:rPr>
          <w:rFonts w:asciiTheme="minorHAnsi" w:hAnsiTheme="minorHAnsi" w:cs="Arial"/>
          <w:sz w:val="20"/>
          <w:szCs w:val="20"/>
        </w:rPr>
        <w:t>],"IAE",1 ) == 0</w:t>
      </w:r>
      <w:r w:rsidR="00EC75F7">
        <w:rPr>
          <w:rFonts w:asciiTheme="minorHAnsi" w:hAnsiTheme="minorHAnsi" w:cs="Arial"/>
          <w:sz w:val="20"/>
          <w:szCs w:val="20"/>
        </w:rPr>
        <w:t xml:space="preserve">) </w:t>
      </w:r>
      <w:r w:rsidR="00EC75F7" w:rsidRPr="00EC75F7">
        <w:rPr>
          <w:rFonts w:asciiTheme="minorHAnsi" w:hAnsiTheme="minorHAnsi" w:cs="Arial"/>
          <w:sz w:val="20"/>
          <w:szCs w:val="20"/>
        </w:rPr>
        <w:t xml:space="preserve"> </w:t>
      </w:r>
    </w:p>
    <w:p w:rsidR="00EC75F7" w:rsidRDefault="00EC75F7" w:rsidP="00F7423D">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EC75F7">
        <w:rPr>
          <w:rFonts w:asciiTheme="minorHAnsi" w:hAnsiTheme="minorHAnsi" w:cs="Arial"/>
          <w:sz w:val="20"/>
          <w:szCs w:val="20"/>
        </w:rPr>
        <w:t>&amp;</w:t>
      </w:r>
      <w:proofErr w:type="gramStart"/>
      <w:r w:rsidRPr="00EC75F7">
        <w:rPr>
          <w:rFonts w:asciiTheme="minorHAnsi" w:hAnsiTheme="minorHAnsi" w:cs="Arial"/>
          <w:sz w:val="20"/>
          <w:szCs w:val="20"/>
        </w:rPr>
        <w:t>&amp;(</w:t>
      </w:r>
      <w:proofErr w:type="gramEnd"/>
      <w:r w:rsidRPr="00EC75F7">
        <w:rPr>
          <w:rFonts w:asciiTheme="minorHAnsi" w:hAnsiTheme="minorHAnsi" w:cs="Arial"/>
          <w:sz w:val="20"/>
          <w:szCs w:val="20"/>
        </w:rPr>
        <w:t>FINDSTRING(@[User::</w:t>
      </w:r>
      <w:proofErr w:type="spellStart"/>
      <w:r w:rsidRPr="00EC75F7">
        <w:rPr>
          <w:rFonts w:asciiTheme="minorHAnsi" w:hAnsiTheme="minorHAnsi" w:cs="Arial"/>
          <w:sz w:val="20"/>
          <w:szCs w:val="20"/>
        </w:rPr>
        <w:t>VarFileName</w:t>
      </w:r>
      <w:proofErr w:type="spellEnd"/>
      <w:r w:rsidRPr="00EC75F7">
        <w:rPr>
          <w:rFonts w:asciiTheme="minorHAnsi" w:hAnsiTheme="minorHAnsi" w:cs="Arial"/>
          <w:sz w:val="20"/>
          <w:szCs w:val="20"/>
        </w:rPr>
        <w:t xml:space="preserve">],"IAT",1 ) == 0 </w:t>
      </w:r>
      <w:r>
        <w:rPr>
          <w:rFonts w:asciiTheme="minorHAnsi" w:hAnsiTheme="minorHAnsi" w:cs="Arial"/>
          <w:sz w:val="20"/>
          <w:szCs w:val="20"/>
        </w:rPr>
        <w:t xml:space="preserve">)    </w:t>
      </w:r>
    </w:p>
    <w:p w:rsidR="00F7423D" w:rsidRDefault="00EC75F7" w:rsidP="00F7423D">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EC75F7">
        <w:rPr>
          <w:rFonts w:asciiTheme="minorHAnsi" w:hAnsiTheme="minorHAnsi" w:cs="Arial"/>
          <w:sz w:val="20"/>
          <w:szCs w:val="20"/>
        </w:rPr>
        <w:t>&amp;</w:t>
      </w:r>
      <w:proofErr w:type="gramStart"/>
      <w:r w:rsidRPr="00EC75F7">
        <w:rPr>
          <w:rFonts w:asciiTheme="minorHAnsi" w:hAnsiTheme="minorHAnsi" w:cs="Arial"/>
          <w:sz w:val="20"/>
          <w:szCs w:val="20"/>
        </w:rPr>
        <w:t>&amp;(</w:t>
      </w:r>
      <w:proofErr w:type="gramEnd"/>
      <w:r w:rsidRPr="00EC75F7">
        <w:rPr>
          <w:rFonts w:asciiTheme="minorHAnsi" w:hAnsiTheme="minorHAnsi" w:cs="Arial"/>
          <w:sz w:val="20"/>
          <w:szCs w:val="20"/>
        </w:rPr>
        <w:t>FINDSTRING(@[User::</w:t>
      </w:r>
      <w:proofErr w:type="spellStart"/>
      <w:r w:rsidRPr="00EC75F7">
        <w:rPr>
          <w:rFonts w:asciiTheme="minorHAnsi" w:hAnsiTheme="minorHAnsi" w:cs="Arial"/>
          <w:sz w:val="20"/>
          <w:szCs w:val="20"/>
        </w:rPr>
        <w:t>VarFileName</w:t>
      </w:r>
      <w:proofErr w:type="spellEnd"/>
      <w:r w:rsidRPr="00EC75F7">
        <w:rPr>
          <w:rFonts w:asciiTheme="minorHAnsi" w:hAnsiTheme="minorHAnsi" w:cs="Arial"/>
          <w:sz w:val="20"/>
          <w:szCs w:val="20"/>
        </w:rPr>
        <w:t>],"LCS",1 ) == 0 )</w:t>
      </w:r>
    </w:p>
    <w:p w:rsidR="00F7423D" w:rsidRPr="00842389" w:rsidRDefault="00F7423D" w:rsidP="007931F8">
      <w:pPr>
        <w:widowControl w:val="0"/>
        <w:autoSpaceDE w:val="0"/>
        <w:autoSpaceDN w:val="0"/>
        <w:adjustRightInd w:val="0"/>
        <w:spacing w:after="0" w:line="240" w:lineRule="auto"/>
        <w:rPr>
          <w:rFonts w:asciiTheme="minorHAnsi" w:hAnsiTheme="minorHAnsi" w:cs="Arial"/>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E705FE" w:rsidRPr="0095359C" w:rsidRDefault="00E705FE" w:rsidP="00E705FE">
      <w:pPr>
        <w:pStyle w:val="ListParagraph"/>
        <w:widowControl w:val="0"/>
        <w:numPr>
          <w:ilvl w:val="4"/>
          <w:numId w:val="6"/>
        </w:numPr>
        <w:autoSpaceDE w:val="0"/>
        <w:autoSpaceDN w:val="0"/>
        <w:adjustRightInd w:val="0"/>
        <w:spacing w:after="0" w:line="240" w:lineRule="auto"/>
        <w:rPr>
          <w:ins w:id="322" w:author="Palacherla, Susmitha C (NONUS)" w:date="2018-01-17T10:21:00Z"/>
          <w:rFonts w:asciiTheme="minorHAnsi" w:hAnsiTheme="minorHAnsi" w:cs="Arial"/>
          <w:b/>
          <w:sz w:val="20"/>
          <w:szCs w:val="20"/>
        </w:rPr>
      </w:pPr>
      <w:proofErr w:type="spellStart"/>
      <w:ins w:id="323" w:author="Palacherla, Susmitha C (NONUS)" w:date="2018-01-17T10:21:00Z">
        <w:r>
          <w:rPr>
            <w:rFonts w:asciiTheme="minorHAnsi" w:hAnsiTheme="minorHAnsi" w:cs="Arial"/>
            <w:b/>
            <w:sz w:val="20"/>
            <w:szCs w:val="20"/>
          </w:rPr>
          <w:t>Foreach</w:t>
        </w:r>
        <w:proofErr w:type="spellEnd"/>
        <w:r>
          <w:rPr>
            <w:rFonts w:asciiTheme="minorHAnsi" w:hAnsiTheme="minorHAnsi" w:cs="Arial"/>
            <w:b/>
            <w:sz w:val="20"/>
            <w:szCs w:val="20"/>
          </w:rPr>
          <w:t xml:space="preserve"> File</w:t>
        </w:r>
      </w:ins>
    </w:p>
    <w:p w:rsidR="00E705FE" w:rsidRDefault="00E705FE" w:rsidP="00E705FE">
      <w:pPr>
        <w:widowControl w:val="0"/>
        <w:autoSpaceDE w:val="0"/>
        <w:autoSpaceDN w:val="0"/>
        <w:adjustRightInd w:val="0"/>
        <w:spacing w:after="0" w:line="240" w:lineRule="auto"/>
        <w:rPr>
          <w:ins w:id="324" w:author="Palacherla, Susmitha C (NONUS)" w:date="2018-01-17T10:21:00Z"/>
          <w:rFonts w:asciiTheme="minorHAnsi" w:hAnsiTheme="minorHAnsi" w:cs="Arial"/>
          <w:sz w:val="20"/>
          <w:szCs w:val="20"/>
        </w:rPr>
      </w:pPr>
      <w:ins w:id="325" w:author="Palacherla, Susmitha C (NONUS)" w:date="2018-01-17T10:21:00Z">
        <w:r w:rsidRPr="00842389">
          <w:rPr>
            <w:rFonts w:asciiTheme="minorHAnsi" w:hAnsiTheme="minorHAnsi" w:cs="Arial"/>
            <w:sz w:val="20"/>
            <w:szCs w:val="20"/>
          </w:rPr>
          <w:t xml:space="preserve">                                 </w:t>
        </w:r>
      </w:ins>
      <w:ins w:id="326" w:author="Palacherla, Susmitha C (NONUS)" w:date="2018-01-17T10:24:00Z">
        <w:r>
          <w:rPr>
            <w:rFonts w:asciiTheme="minorHAnsi" w:hAnsiTheme="minorHAnsi" w:cs="Arial"/>
            <w:sz w:val="20"/>
            <w:szCs w:val="20"/>
          </w:rPr>
          <w:t>Function</w:t>
        </w:r>
      </w:ins>
      <w:ins w:id="327" w:author="Palacherla, Susmitha C (NONUS)" w:date="2018-01-17T10:21:00Z">
        <w:r w:rsidRPr="00842389">
          <w:rPr>
            <w:rFonts w:asciiTheme="minorHAnsi" w:hAnsiTheme="minorHAnsi" w:cs="Arial"/>
            <w:sz w:val="20"/>
            <w:szCs w:val="20"/>
          </w:rPr>
          <w:t xml:space="preserve">: </w:t>
        </w:r>
      </w:ins>
      <w:ins w:id="328" w:author="Palacherla, Susmitha C (NONUS)" w:date="2018-01-17T10:24:00Z">
        <w:r>
          <w:rPr>
            <w:rFonts w:asciiTheme="minorHAnsi" w:hAnsiTheme="minorHAnsi" w:cs="Arial"/>
            <w:sz w:val="20"/>
            <w:szCs w:val="20"/>
          </w:rPr>
          <w:t>Encrypt failed files</w:t>
        </w:r>
      </w:ins>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Del="00E705FE" w:rsidRDefault="008D48D8" w:rsidP="007931F8">
      <w:pPr>
        <w:widowControl w:val="0"/>
        <w:autoSpaceDE w:val="0"/>
        <w:autoSpaceDN w:val="0"/>
        <w:adjustRightInd w:val="0"/>
        <w:spacing w:after="0" w:line="240" w:lineRule="auto"/>
        <w:rPr>
          <w:del w:id="329" w:author="Palacherla, Susmitha C (NONUS)" w:date="2018-01-17T10:24:00Z"/>
          <w:rFonts w:asciiTheme="minorHAnsi" w:hAnsiTheme="minorHAnsi" w:cs="Arial"/>
          <w:b/>
          <w:sz w:val="20"/>
          <w:szCs w:val="20"/>
        </w:rPr>
      </w:pPr>
    </w:p>
    <w:p w:rsidR="008D48D8" w:rsidDel="00E705FE" w:rsidRDefault="008D48D8" w:rsidP="007931F8">
      <w:pPr>
        <w:widowControl w:val="0"/>
        <w:autoSpaceDE w:val="0"/>
        <w:autoSpaceDN w:val="0"/>
        <w:adjustRightInd w:val="0"/>
        <w:spacing w:after="0" w:line="240" w:lineRule="auto"/>
        <w:rPr>
          <w:del w:id="330" w:author="Palacherla, Susmitha C (NONUS)" w:date="2018-01-17T10:24:00Z"/>
          <w:rFonts w:asciiTheme="minorHAnsi" w:hAnsiTheme="minorHAnsi" w:cs="Arial"/>
          <w:b/>
          <w:sz w:val="20"/>
          <w:szCs w:val="20"/>
        </w:rPr>
      </w:pPr>
    </w:p>
    <w:p w:rsidR="00E705FE" w:rsidDel="00E705FE" w:rsidRDefault="00E705FE" w:rsidP="007931F8">
      <w:pPr>
        <w:widowControl w:val="0"/>
        <w:autoSpaceDE w:val="0"/>
        <w:autoSpaceDN w:val="0"/>
        <w:adjustRightInd w:val="0"/>
        <w:spacing w:after="0" w:line="240" w:lineRule="auto"/>
        <w:rPr>
          <w:del w:id="331" w:author="Palacherla, Susmitha C (NONUS)" w:date="2018-01-17T10:24:00Z"/>
          <w:rFonts w:asciiTheme="minorHAnsi" w:hAnsiTheme="minorHAnsi" w:cs="Arial"/>
          <w:b/>
          <w:sz w:val="20"/>
          <w:szCs w:val="20"/>
        </w:rPr>
      </w:pPr>
    </w:p>
    <w:p w:rsidR="008D48D8" w:rsidDel="00E705FE" w:rsidRDefault="008D48D8" w:rsidP="007931F8">
      <w:pPr>
        <w:widowControl w:val="0"/>
        <w:autoSpaceDE w:val="0"/>
        <w:autoSpaceDN w:val="0"/>
        <w:adjustRightInd w:val="0"/>
        <w:spacing w:after="0" w:line="240" w:lineRule="auto"/>
        <w:rPr>
          <w:del w:id="332" w:author="Palacherla, Susmitha C (NONUS)" w:date="2018-01-17T10:24:00Z"/>
          <w:rFonts w:asciiTheme="minorHAnsi" w:hAnsiTheme="minorHAnsi" w:cs="Arial"/>
          <w:b/>
          <w:sz w:val="20"/>
          <w:szCs w:val="20"/>
        </w:rPr>
      </w:pPr>
    </w:p>
    <w:p w:rsidR="008D48D8" w:rsidDel="00E705FE" w:rsidRDefault="008D48D8" w:rsidP="007931F8">
      <w:pPr>
        <w:widowControl w:val="0"/>
        <w:autoSpaceDE w:val="0"/>
        <w:autoSpaceDN w:val="0"/>
        <w:adjustRightInd w:val="0"/>
        <w:spacing w:after="0" w:line="240" w:lineRule="auto"/>
        <w:rPr>
          <w:del w:id="333" w:author="Palacherla, Susmitha C (NONUS)" w:date="2018-01-17T10:24:00Z"/>
          <w:rFonts w:asciiTheme="minorHAnsi" w:hAnsiTheme="minorHAnsi" w:cs="Arial"/>
          <w:b/>
          <w:sz w:val="20"/>
          <w:szCs w:val="20"/>
        </w:rPr>
      </w:pPr>
    </w:p>
    <w:p w:rsidR="008D48D8" w:rsidDel="00E705FE" w:rsidRDefault="008D48D8" w:rsidP="007931F8">
      <w:pPr>
        <w:widowControl w:val="0"/>
        <w:autoSpaceDE w:val="0"/>
        <w:autoSpaceDN w:val="0"/>
        <w:adjustRightInd w:val="0"/>
        <w:spacing w:after="0" w:line="240" w:lineRule="auto"/>
        <w:rPr>
          <w:del w:id="334" w:author="Palacherla, Susmitha C (NONUS)" w:date="2018-01-17T10:24:00Z"/>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Pr="00EC75F7" w:rsidRDefault="00EC75F7">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Change w:id="335" w:author="Palacherla, Susmitha C (NONUS)" w:date="2018-01-17T10:21:00Z">
          <w:pPr>
            <w:pStyle w:val="ListParagraph"/>
            <w:widowControl w:val="0"/>
            <w:numPr>
              <w:ilvl w:val="3"/>
              <w:numId w:val="34"/>
            </w:numPr>
            <w:autoSpaceDE w:val="0"/>
            <w:autoSpaceDN w:val="0"/>
            <w:adjustRightInd w:val="0"/>
            <w:spacing w:after="0" w:line="240" w:lineRule="auto"/>
            <w:ind w:left="1728" w:hanging="648"/>
          </w:pPr>
        </w:pPrChange>
      </w:pPr>
      <w:r w:rsidRPr="00EC75F7">
        <w:rPr>
          <w:rFonts w:asciiTheme="minorHAnsi" w:hAnsiTheme="minorHAnsi" w:cs="Arial"/>
          <w:b/>
          <w:sz w:val="20"/>
          <w:szCs w:val="20"/>
        </w:rPr>
        <w:t xml:space="preserve">Workflow </w:t>
      </w:r>
    </w:p>
    <w:p w:rsidR="008D48D8" w:rsidDel="00727D43" w:rsidRDefault="008D48D8" w:rsidP="00727D43">
      <w:pPr>
        <w:pStyle w:val="ListParagraph"/>
        <w:widowControl w:val="0"/>
        <w:numPr>
          <w:ilvl w:val="4"/>
          <w:numId w:val="6"/>
        </w:numPr>
        <w:autoSpaceDE w:val="0"/>
        <w:autoSpaceDN w:val="0"/>
        <w:adjustRightInd w:val="0"/>
        <w:spacing w:after="0" w:line="240" w:lineRule="auto"/>
        <w:rPr>
          <w:del w:id="336" w:author="Palacherla, Susmitha C (NONUS)" w:date="2018-01-17T10:48:00Z"/>
          <w:rFonts w:asciiTheme="minorHAnsi" w:hAnsiTheme="minorHAnsi" w:cs="Arial"/>
          <w:b/>
          <w:sz w:val="20"/>
          <w:szCs w:val="20"/>
        </w:rPr>
        <w:pPrChange w:id="337" w:author="Palacherla, Susmitha C (NONUS)" w:date="2018-01-17T10:48:00Z">
          <w:pPr>
            <w:widowControl w:val="0"/>
            <w:autoSpaceDE w:val="0"/>
            <w:autoSpaceDN w:val="0"/>
            <w:adjustRightInd w:val="0"/>
            <w:spacing w:after="0" w:line="240" w:lineRule="auto"/>
          </w:pPr>
        </w:pPrChange>
      </w:pPr>
    </w:p>
    <w:p w:rsidR="00727D43" w:rsidRDefault="00727D43" w:rsidP="00727D43">
      <w:pPr>
        <w:pStyle w:val="ListParagraph"/>
        <w:widowControl w:val="0"/>
        <w:numPr>
          <w:ilvl w:val="4"/>
          <w:numId w:val="6"/>
        </w:numPr>
        <w:autoSpaceDE w:val="0"/>
        <w:autoSpaceDN w:val="0"/>
        <w:adjustRightInd w:val="0"/>
        <w:spacing w:after="0" w:line="240" w:lineRule="auto"/>
        <w:rPr>
          <w:ins w:id="338" w:author="Palacherla, Susmitha C (NONUS)" w:date="2018-01-17T10:49:00Z"/>
          <w:rFonts w:asciiTheme="minorHAnsi" w:hAnsiTheme="minorHAnsi" w:cs="Arial"/>
          <w:b/>
          <w:sz w:val="20"/>
          <w:szCs w:val="20"/>
        </w:rPr>
      </w:pPr>
      <w:proofErr w:type="spellStart"/>
      <w:ins w:id="339" w:author="Palacherla, Susmitha C (NONUS)" w:date="2018-01-17T10:48:00Z">
        <w:r w:rsidRPr="00727D43">
          <w:rPr>
            <w:rFonts w:asciiTheme="minorHAnsi" w:hAnsiTheme="minorHAnsi" w:cs="Arial"/>
            <w:b/>
            <w:sz w:val="20"/>
            <w:szCs w:val="20"/>
            <w:rPrChange w:id="340" w:author="Palacherla, Susmitha C (NONUS)" w:date="2018-01-17T10:48:00Z">
              <w:rPr>
                <w:rFonts w:ascii="Times New Roman" w:hAnsi="Times New Roman"/>
                <w:b/>
              </w:rPr>
            </w:rPrChange>
          </w:rPr>
          <w:t>Foreach</w:t>
        </w:r>
        <w:proofErr w:type="spellEnd"/>
        <w:r w:rsidRPr="00727D43">
          <w:rPr>
            <w:rFonts w:asciiTheme="minorHAnsi" w:hAnsiTheme="minorHAnsi" w:cs="Arial"/>
            <w:b/>
            <w:sz w:val="20"/>
            <w:szCs w:val="20"/>
            <w:rPrChange w:id="341" w:author="Palacherla, Susmitha C (NONUS)" w:date="2018-01-17T10:48:00Z">
              <w:rPr>
                <w:rFonts w:ascii="Times New Roman" w:hAnsi="Times New Roman"/>
                <w:b/>
              </w:rPr>
            </w:rPrChange>
          </w:rPr>
          <w:t xml:space="preserve"> Loop Container ( Decrypt and stage files)</w:t>
        </w:r>
      </w:ins>
    </w:p>
    <w:p w:rsidR="00727D43" w:rsidRPr="00727D43" w:rsidRDefault="00727D43" w:rsidP="00727D43">
      <w:pPr>
        <w:widowControl w:val="0"/>
        <w:autoSpaceDE w:val="0"/>
        <w:autoSpaceDN w:val="0"/>
        <w:adjustRightInd w:val="0"/>
        <w:spacing w:after="0" w:line="240" w:lineRule="auto"/>
        <w:rPr>
          <w:ins w:id="342" w:author="Palacherla, Susmitha C (NONUS)" w:date="2018-01-17T10:49:00Z"/>
          <w:rFonts w:asciiTheme="minorHAnsi" w:hAnsiTheme="minorHAnsi" w:cs="Arial"/>
          <w:b/>
          <w:sz w:val="20"/>
          <w:szCs w:val="20"/>
          <w:rPrChange w:id="343" w:author="Palacherla, Susmitha C (NONUS)" w:date="2018-01-17T10:49:00Z">
            <w:rPr>
              <w:ins w:id="344" w:author="Palacherla, Susmitha C (NONUS)" w:date="2018-01-17T10:49:00Z"/>
            </w:rPr>
          </w:rPrChange>
        </w:rPr>
        <w:pPrChange w:id="345" w:author="Palacherla, Susmitha C (NONUS)" w:date="2018-01-17T10:49:00Z">
          <w:pPr>
            <w:pStyle w:val="ListParagraph"/>
            <w:widowControl w:val="0"/>
            <w:numPr>
              <w:ilvl w:val="4"/>
              <w:numId w:val="6"/>
            </w:numPr>
            <w:autoSpaceDE w:val="0"/>
            <w:autoSpaceDN w:val="0"/>
            <w:adjustRightInd w:val="0"/>
            <w:spacing w:after="0" w:line="240" w:lineRule="auto"/>
            <w:ind w:left="2232" w:hanging="792"/>
          </w:pPr>
        </w:pPrChange>
      </w:pPr>
    </w:p>
    <w:p w:rsidR="00727D43" w:rsidRPr="00727D43" w:rsidRDefault="00727D43" w:rsidP="00727D43">
      <w:pPr>
        <w:rPr>
          <w:ins w:id="346" w:author="Palacherla, Susmitha C (NONUS)" w:date="2018-01-17T10:49:00Z"/>
          <w:rFonts w:asciiTheme="minorHAnsi" w:hAnsiTheme="minorHAnsi"/>
          <w:b/>
          <w:sz w:val="20"/>
          <w:szCs w:val="20"/>
          <w:rPrChange w:id="347" w:author="Palacherla, Susmitha C (NONUS)" w:date="2018-01-17T10:49:00Z">
            <w:rPr>
              <w:ins w:id="348" w:author="Palacherla, Susmitha C (NONUS)" w:date="2018-01-17T10:49:00Z"/>
              <w:rFonts w:ascii="Times New Roman" w:hAnsi="Times New Roman"/>
              <w:b/>
            </w:rPr>
          </w:rPrChange>
        </w:rPr>
      </w:pPr>
      <w:ins w:id="349" w:author="Palacherla, Susmitha C (NONUS)" w:date="2018-01-17T10:49:00Z">
        <w:r w:rsidRPr="00727D43">
          <w:rPr>
            <w:rFonts w:asciiTheme="minorHAnsi" w:hAnsiTheme="minorHAnsi"/>
            <w:b/>
            <w:sz w:val="20"/>
            <w:szCs w:val="20"/>
            <w:rPrChange w:id="350" w:author="Palacherla, Susmitha C (NONUS)" w:date="2018-01-17T10:49:00Z">
              <w:rPr>
                <w:rFonts w:ascii="Times New Roman" w:hAnsi="Times New Roman"/>
                <w:b/>
              </w:rPr>
            </w:rPrChange>
          </w:rPr>
          <w:t>Summary of Steps</w:t>
        </w:r>
      </w:ins>
    </w:p>
    <w:p w:rsidR="00727D43" w:rsidRPr="00CA5EB0" w:rsidRDefault="00727D43" w:rsidP="00727D43">
      <w:pPr>
        <w:pStyle w:val="ListParagraph"/>
        <w:numPr>
          <w:ilvl w:val="0"/>
          <w:numId w:val="11"/>
        </w:numPr>
        <w:rPr>
          <w:ins w:id="351" w:author="Palacherla, Susmitha C (NONUS)" w:date="2018-01-17T10:49:00Z"/>
          <w:rFonts w:ascii="Times New Roman" w:hAnsi="Times New Roman"/>
        </w:rPr>
      </w:pPr>
      <w:ins w:id="352" w:author="Palacherla, Susmitha C (NONUS)" w:date="2018-01-17T10:49:00Z">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ins>
    </w:p>
    <w:p w:rsidR="00727D43" w:rsidRPr="00CA5EB0" w:rsidRDefault="00727D43" w:rsidP="00727D43">
      <w:pPr>
        <w:pStyle w:val="ListParagraph"/>
        <w:numPr>
          <w:ilvl w:val="0"/>
          <w:numId w:val="11"/>
        </w:numPr>
        <w:rPr>
          <w:ins w:id="353" w:author="Palacherla, Susmitha C (NONUS)" w:date="2018-01-17T10:49:00Z"/>
          <w:rFonts w:ascii="Times New Roman" w:hAnsi="Times New Roman"/>
        </w:rPr>
      </w:pPr>
      <w:ins w:id="354" w:author="Palacherla, Susmitha C (NONUS)" w:date="2018-01-17T10:49:00Z">
        <w:r>
          <w:rPr>
            <w:rFonts w:ascii="Times New Roman" w:hAnsi="Times New Roman"/>
          </w:rPr>
          <w:t>Script task - Pause 10 seconds</w:t>
        </w:r>
      </w:ins>
    </w:p>
    <w:p w:rsidR="00727D43" w:rsidRPr="00CA5EB0" w:rsidRDefault="00727D43" w:rsidP="00727D43">
      <w:pPr>
        <w:pStyle w:val="ListParagraph"/>
        <w:numPr>
          <w:ilvl w:val="0"/>
          <w:numId w:val="11"/>
        </w:numPr>
        <w:rPr>
          <w:ins w:id="355" w:author="Palacherla, Susmitha C (NONUS)" w:date="2018-01-17T10:49:00Z"/>
          <w:rFonts w:ascii="Times New Roman" w:hAnsi="Times New Roman"/>
        </w:rPr>
      </w:pPr>
      <w:ins w:id="356" w:author="Palacherla, Susmitha C (NONUS)" w:date="2018-01-17T10:49:00Z">
        <w:r w:rsidRPr="00CA5EB0">
          <w:rPr>
            <w:rFonts w:ascii="Times New Roman" w:hAnsi="Times New Roman"/>
          </w:rPr>
          <w:t xml:space="preserve">File system task – Backup </w:t>
        </w:r>
        <w:r>
          <w:rPr>
            <w:rFonts w:ascii="Times New Roman" w:hAnsi="Times New Roman"/>
          </w:rPr>
          <w:t>encrypted files</w:t>
        </w:r>
      </w:ins>
    </w:p>
    <w:p w:rsidR="00727D43" w:rsidRPr="00CA5EB0" w:rsidRDefault="00727D43" w:rsidP="00727D43">
      <w:pPr>
        <w:widowControl w:val="0"/>
        <w:autoSpaceDE w:val="0"/>
        <w:autoSpaceDN w:val="0"/>
        <w:adjustRightInd w:val="0"/>
        <w:spacing w:after="0" w:line="240" w:lineRule="auto"/>
        <w:rPr>
          <w:ins w:id="357" w:author="Palacherla, Susmitha C (NONUS)" w:date="2018-01-17T10:49:00Z"/>
          <w:rFonts w:ascii="Times New Roman" w:hAnsi="Times New Roman"/>
          <w:b/>
          <w:sz w:val="24"/>
          <w:szCs w:val="24"/>
        </w:rPr>
      </w:pPr>
    </w:p>
    <w:p w:rsidR="00727D43" w:rsidRPr="00727D43" w:rsidRDefault="00727D43" w:rsidP="00727D43">
      <w:pPr>
        <w:rPr>
          <w:ins w:id="358" w:author="Palacherla, Susmitha C (NONUS)" w:date="2018-01-17T10:49:00Z"/>
          <w:rFonts w:asciiTheme="minorHAnsi" w:hAnsiTheme="minorHAnsi"/>
          <w:b/>
          <w:sz w:val="20"/>
          <w:szCs w:val="20"/>
          <w:rPrChange w:id="359" w:author="Palacherla, Susmitha C (NONUS)" w:date="2018-01-17T10:49:00Z">
            <w:rPr>
              <w:ins w:id="360" w:author="Palacherla, Susmitha C (NONUS)" w:date="2018-01-17T10:49:00Z"/>
              <w:rFonts w:ascii="Times New Roman" w:hAnsi="Times New Roman"/>
              <w:b/>
            </w:rPr>
          </w:rPrChange>
        </w:rPr>
      </w:pPr>
      <w:ins w:id="361" w:author="Palacherla, Susmitha C (NONUS)" w:date="2018-01-17T10:49:00Z">
        <w:r w:rsidRPr="00727D43">
          <w:rPr>
            <w:rFonts w:asciiTheme="minorHAnsi" w:hAnsiTheme="minorHAnsi"/>
            <w:b/>
            <w:sz w:val="20"/>
            <w:szCs w:val="20"/>
            <w:rPrChange w:id="362" w:author="Palacherla, Susmitha C (NONUS)" w:date="2018-01-17T10:49:00Z">
              <w:rPr>
                <w:rFonts w:ascii="Times New Roman" w:hAnsi="Times New Roman"/>
                <w:b/>
              </w:rPr>
            </w:rPrChange>
          </w:rPr>
          <w:t>Details</w:t>
        </w:r>
      </w:ins>
    </w:p>
    <w:p w:rsidR="00727D43" w:rsidRPr="00CA5EB0" w:rsidRDefault="00727D43" w:rsidP="00727D43">
      <w:pPr>
        <w:spacing w:after="0"/>
        <w:rPr>
          <w:ins w:id="363" w:author="Palacherla, Susmitha C (NONUS)" w:date="2018-01-17T10:49:00Z"/>
          <w:rFonts w:ascii="Times New Roman" w:hAnsi="Times New Roman"/>
        </w:rPr>
      </w:pPr>
      <w:ins w:id="364" w:author="Palacherla, Susmitha C (NONUS)" w:date="2018-01-17T10:49:00Z">
        <w:r w:rsidRPr="00CA5EB0">
          <w:rPr>
            <w:rFonts w:ascii="Times New Roman" w:hAnsi="Times New Roman"/>
          </w:rPr>
          <w:t>Container: For</w:t>
        </w:r>
        <w:r>
          <w:rPr>
            <w:rFonts w:ascii="Times New Roman" w:hAnsi="Times New Roman"/>
          </w:rPr>
          <w:t xml:space="preserve"> </w:t>
        </w:r>
        <w:proofErr w:type="gramStart"/>
        <w:r w:rsidRPr="00CA5EB0">
          <w:rPr>
            <w:rFonts w:ascii="Times New Roman" w:hAnsi="Times New Roman"/>
          </w:rPr>
          <w:t>each  File</w:t>
        </w:r>
        <w:proofErr w:type="gramEnd"/>
        <w:r w:rsidRPr="00CA5EB0">
          <w:rPr>
            <w:rFonts w:ascii="Times New Roman" w:hAnsi="Times New Roman"/>
          </w:rPr>
          <w:t xml:space="preserve"> Loop </w:t>
        </w:r>
      </w:ins>
    </w:p>
    <w:p w:rsidR="00727D43" w:rsidRPr="00CA5EB0" w:rsidRDefault="00727D43" w:rsidP="00727D43">
      <w:pPr>
        <w:spacing w:after="0"/>
        <w:ind w:left="1080"/>
        <w:rPr>
          <w:ins w:id="365" w:author="Palacherla, Susmitha C (NONUS)" w:date="2018-01-17T10:49:00Z"/>
          <w:rFonts w:ascii="Times New Roman" w:hAnsi="Times New Roman"/>
        </w:rPr>
      </w:pPr>
      <w:ins w:id="366" w:author="Palacherla, Susmitha C (NONUS)" w:date="2018-01-17T10:49:00Z">
        <w:r w:rsidRPr="00CA5EB0">
          <w:rPr>
            <w:rFonts w:ascii="Times New Roman" w:hAnsi="Times New Roman"/>
          </w:rPr>
          <w:t xml:space="preserve">Folder: </w:t>
        </w:r>
        <w:r w:rsidRPr="003B4096">
          <w:rPr>
            <w:rFonts w:ascii="Times New Roman" w:hAnsi="Times New Roman"/>
          </w:rPr>
          <w:t>\\f3420-ecldb</w:t>
        </w:r>
        <w:r>
          <w:rPr>
            <w:rFonts w:ascii="Times New Roman" w:hAnsi="Times New Roman"/>
          </w:rPr>
          <w:t>p</w:t>
        </w:r>
        <w:r w:rsidRPr="003B4096">
          <w:rPr>
            <w:rFonts w:ascii="Times New Roman" w:hAnsi="Times New Roman"/>
          </w:rPr>
          <w:t>01\data\coaching\</w:t>
        </w:r>
      </w:ins>
      <w:ins w:id="367" w:author="Palacherla, Susmitha C (NONUS)" w:date="2018-01-17T10:53:00Z">
        <w:r w:rsidR="00BE2FE1">
          <w:rPr>
            <w:rFonts w:ascii="Times New Roman" w:hAnsi="Times New Roman"/>
          </w:rPr>
          <w:t>Outliers</w:t>
        </w:r>
      </w:ins>
      <w:ins w:id="368" w:author="Palacherla, Susmitha C (NONUS)" w:date="2018-01-17T10:49:00Z">
        <w:r w:rsidRPr="003B4096">
          <w:rPr>
            <w:rFonts w:ascii="Times New Roman" w:hAnsi="Times New Roman"/>
          </w:rPr>
          <w:t>\Encrypt_out\</w:t>
        </w:r>
      </w:ins>
    </w:p>
    <w:p w:rsidR="00727D43" w:rsidRDefault="00727D43" w:rsidP="00727D43">
      <w:pPr>
        <w:spacing w:after="0"/>
        <w:ind w:left="1080"/>
        <w:rPr>
          <w:ins w:id="369" w:author="Palacherla, Susmitha C (NONUS)" w:date="2018-01-17T10:49:00Z"/>
          <w:rFonts w:ascii="Times New Roman" w:hAnsi="Times New Roman"/>
        </w:rPr>
      </w:pPr>
      <w:ins w:id="370" w:author="Palacherla, Susmitha C (NONUS)" w:date="2018-01-17T10:49:00Z">
        <w:r w:rsidRPr="00CA5EB0">
          <w:rPr>
            <w:rFonts w:ascii="Times New Roman" w:hAnsi="Times New Roman"/>
          </w:rPr>
          <w:t xml:space="preserve">Files: </w:t>
        </w:r>
        <w:proofErr w:type="gramStart"/>
        <w:r w:rsidRPr="003B4096">
          <w:rPr>
            <w:rFonts w:ascii="Times New Roman" w:hAnsi="Times New Roman"/>
          </w:rPr>
          <w:t>eCL*</w:t>
        </w:r>
        <w:proofErr w:type="gramEnd"/>
        <w:r w:rsidRPr="003B4096">
          <w:rPr>
            <w:rFonts w:ascii="Times New Roman" w:hAnsi="Times New Roman"/>
          </w:rPr>
          <w:t>ETS_*.encrypt</w:t>
        </w:r>
      </w:ins>
    </w:p>
    <w:p w:rsidR="00727D43" w:rsidRPr="00CA5EB0" w:rsidRDefault="00727D43" w:rsidP="00727D43">
      <w:pPr>
        <w:spacing w:after="0"/>
        <w:ind w:left="1080"/>
        <w:rPr>
          <w:ins w:id="371" w:author="Palacherla, Susmitha C (NONUS)" w:date="2018-01-17T10:49:00Z"/>
          <w:rFonts w:ascii="Times New Roman" w:hAnsi="Times New Roman"/>
        </w:rPr>
      </w:pPr>
      <w:ins w:id="372" w:author="Palacherla, Susmitha C (NONUS)" w:date="2018-01-17T10:49:00Z">
        <w:r>
          <w:rPr>
            <w:rFonts w:ascii="Times New Roman" w:hAnsi="Times New Roman"/>
          </w:rPr>
          <w:t>Retrieve file name: Name and Extension</w:t>
        </w:r>
      </w:ins>
    </w:p>
    <w:p w:rsidR="00727D43" w:rsidRPr="00CA5EB0" w:rsidRDefault="00727D43" w:rsidP="00727D43">
      <w:pPr>
        <w:spacing w:after="0"/>
        <w:ind w:left="1080"/>
        <w:rPr>
          <w:ins w:id="373" w:author="Palacherla, Susmitha C (NONUS)" w:date="2018-01-17T10:49:00Z"/>
          <w:rFonts w:ascii="Times New Roman" w:hAnsi="Times New Roman"/>
        </w:rPr>
      </w:pPr>
    </w:p>
    <w:p w:rsidR="00727D43" w:rsidRDefault="00727D43" w:rsidP="00727D43">
      <w:pPr>
        <w:spacing w:after="0"/>
        <w:ind w:left="1080"/>
        <w:rPr>
          <w:ins w:id="374" w:author="Palacherla, Susmitha C (NONUS)" w:date="2018-01-17T10:49:00Z"/>
          <w:rFonts w:ascii="Times New Roman" w:hAnsi="Times New Roman"/>
        </w:rPr>
      </w:pPr>
    </w:p>
    <w:p w:rsidR="00727D43" w:rsidRPr="00CA5EB0" w:rsidRDefault="00727D43" w:rsidP="00727D43">
      <w:pPr>
        <w:pStyle w:val="ListParagraph"/>
        <w:numPr>
          <w:ilvl w:val="0"/>
          <w:numId w:val="13"/>
        </w:numPr>
        <w:rPr>
          <w:ins w:id="375" w:author="Palacherla, Susmitha C (NONUS)" w:date="2018-01-17T10:49:00Z"/>
          <w:rFonts w:ascii="Times New Roman" w:hAnsi="Times New Roman"/>
        </w:rPr>
      </w:pPr>
      <w:ins w:id="376" w:author="Palacherla, Susmitha C (NONUS)" w:date="2018-01-17T10:49:00Z">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ins>
    </w:p>
    <w:p w:rsidR="00727D43" w:rsidRPr="00CA5EB0" w:rsidRDefault="00727D43" w:rsidP="00727D43">
      <w:pPr>
        <w:widowControl w:val="0"/>
        <w:autoSpaceDE w:val="0"/>
        <w:autoSpaceDN w:val="0"/>
        <w:adjustRightInd w:val="0"/>
        <w:spacing w:after="0" w:line="240" w:lineRule="auto"/>
        <w:ind w:left="360"/>
        <w:rPr>
          <w:ins w:id="377" w:author="Palacherla, Susmitha C (NONUS)" w:date="2018-01-17T10:49:00Z"/>
          <w:rFonts w:ascii="Times New Roman" w:hAnsi="Times New Roman"/>
          <w:sz w:val="24"/>
          <w:szCs w:val="24"/>
        </w:rPr>
      </w:pPr>
      <w:ins w:id="378" w:author="Palacherla, Susmitha C (NONUS)" w:date="2018-01-17T10:49:00Z">
        <w:r w:rsidRPr="003B4096">
          <w:rPr>
            <w:noProof/>
          </w:rPr>
          <w:t xml:space="preserve"> </w:t>
        </w:r>
        <w:r>
          <w:rPr>
            <w:noProof/>
          </w:rPr>
          <w:drawing>
            <wp:inline distT="0" distB="0" distL="0" distR="0" wp14:anchorId="63D4D035" wp14:editId="764467AE">
              <wp:extent cx="5648325" cy="2867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8325" cy="2867025"/>
                      </a:xfrm>
                      <a:prstGeom prst="rect">
                        <a:avLst/>
                      </a:prstGeom>
                    </pic:spPr>
                  </pic:pic>
                </a:graphicData>
              </a:graphic>
            </wp:inline>
          </w:drawing>
        </w:r>
      </w:ins>
    </w:p>
    <w:p w:rsidR="00727D43" w:rsidRPr="00CA5EB0" w:rsidRDefault="00727D43" w:rsidP="00727D43">
      <w:pPr>
        <w:widowControl w:val="0"/>
        <w:autoSpaceDE w:val="0"/>
        <w:autoSpaceDN w:val="0"/>
        <w:adjustRightInd w:val="0"/>
        <w:spacing w:after="0" w:line="240" w:lineRule="auto"/>
        <w:ind w:left="360"/>
        <w:rPr>
          <w:ins w:id="379" w:author="Palacherla, Susmitha C (NONUS)" w:date="2018-01-17T10:49:00Z"/>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ins w:id="380" w:author="Palacherla, Susmitha C (NONUS)" w:date="2018-01-17T10:49:00Z"/>
          <w:rFonts w:ascii="Times New Roman" w:hAnsi="Times New Roman"/>
        </w:rPr>
      </w:pPr>
    </w:p>
    <w:p w:rsidR="00727D43" w:rsidRPr="00CA5EB0" w:rsidRDefault="00727D43" w:rsidP="00727D43">
      <w:pPr>
        <w:widowControl w:val="0"/>
        <w:autoSpaceDE w:val="0"/>
        <w:autoSpaceDN w:val="0"/>
        <w:adjustRightInd w:val="0"/>
        <w:spacing w:after="0" w:line="240" w:lineRule="auto"/>
        <w:ind w:left="360"/>
        <w:rPr>
          <w:ins w:id="381" w:author="Palacherla, Susmitha C (NONUS)" w:date="2018-01-17T10:49:00Z"/>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ins w:id="382" w:author="Palacherla, Susmitha C (NONUS)" w:date="2018-01-17T10:49:00Z"/>
          <w:rFonts w:ascii="Times New Roman" w:hAnsi="Times New Roman"/>
          <w:sz w:val="24"/>
          <w:szCs w:val="24"/>
        </w:rPr>
      </w:pPr>
    </w:p>
    <w:p w:rsidR="00727D43" w:rsidRDefault="00727D43" w:rsidP="00727D43">
      <w:pPr>
        <w:pStyle w:val="ListParagraph"/>
        <w:numPr>
          <w:ilvl w:val="0"/>
          <w:numId w:val="13"/>
        </w:numPr>
        <w:rPr>
          <w:ins w:id="383" w:author="Palacherla, Susmitha C (NONUS)" w:date="2018-01-17T10:49:00Z"/>
          <w:rFonts w:ascii="Times New Roman" w:hAnsi="Times New Roman"/>
        </w:rPr>
      </w:pPr>
      <w:ins w:id="384" w:author="Palacherla, Susmitha C (NONUS)" w:date="2018-01-17T10:49:00Z">
        <w:r>
          <w:rPr>
            <w:rFonts w:ascii="Times New Roman" w:hAnsi="Times New Roman"/>
          </w:rPr>
          <w:t>Script  task- Pause 10 secs</w:t>
        </w:r>
      </w:ins>
    </w:p>
    <w:p w:rsidR="00727D43" w:rsidRDefault="00727D43" w:rsidP="00727D43">
      <w:pPr>
        <w:ind w:left="720"/>
        <w:rPr>
          <w:ins w:id="385" w:author="Palacherla, Susmitha C (NONUS)" w:date="2018-01-17T10:49:00Z"/>
          <w:rFonts w:ascii="Times New Roman" w:hAnsi="Times New Roman"/>
        </w:rPr>
      </w:pPr>
      <w:ins w:id="386" w:author="Palacherla, Susmitha C (NONUS)" w:date="2018-01-17T10:49:00Z">
        <w:r>
          <w:rPr>
            <w:noProof/>
          </w:rPr>
          <w:lastRenderedPageBreak/>
          <w:drawing>
            <wp:inline distT="0" distB="0" distL="0" distR="0" wp14:anchorId="394A63AA" wp14:editId="75DE487F">
              <wp:extent cx="47625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1238250"/>
                      </a:xfrm>
                      <a:prstGeom prst="rect">
                        <a:avLst/>
                      </a:prstGeom>
                    </pic:spPr>
                  </pic:pic>
                </a:graphicData>
              </a:graphic>
            </wp:inline>
          </w:drawing>
        </w:r>
      </w:ins>
    </w:p>
    <w:p w:rsidR="00727D43" w:rsidRDefault="00727D43" w:rsidP="00727D43">
      <w:pPr>
        <w:autoSpaceDE w:val="0"/>
        <w:autoSpaceDN w:val="0"/>
        <w:adjustRightInd w:val="0"/>
        <w:spacing w:after="0" w:line="240" w:lineRule="auto"/>
        <w:rPr>
          <w:ins w:id="387" w:author="Palacherla, Susmitha C (NONUS)" w:date="2018-01-17T10:49:00Z"/>
          <w:rFonts w:ascii="Consolas" w:hAnsi="Consolas" w:cs="Consolas"/>
          <w:color w:val="000000"/>
          <w:sz w:val="19"/>
          <w:szCs w:val="19"/>
        </w:rPr>
      </w:pPr>
      <w:ins w:id="388" w:author="Palacherla, Susmitha C (NONUS)" w:date="2018-01-17T10:49:00Z">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ins>
    </w:p>
    <w:p w:rsidR="00727D43" w:rsidRDefault="00727D43" w:rsidP="00727D43">
      <w:pPr>
        <w:autoSpaceDE w:val="0"/>
        <w:autoSpaceDN w:val="0"/>
        <w:adjustRightInd w:val="0"/>
        <w:spacing w:after="0" w:line="240" w:lineRule="auto"/>
        <w:rPr>
          <w:ins w:id="389" w:author="Palacherla, Susmitha C (NONUS)" w:date="2018-01-17T10:49:00Z"/>
          <w:rFonts w:ascii="Consolas" w:hAnsi="Consolas" w:cs="Consolas"/>
          <w:color w:val="000000"/>
          <w:sz w:val="19"/>
          <w:szCs w:val="19"/>
        </w:rPr>
      </w:pPr>
      <w:ins w:id="390" w:author="Palacherla, Susmitha C (NONUS)" w:date="2018-01-17T10:49:00Z">
        <w:r>
          <w:rPr>
            <w:rFonts w:ascii="Consolas" w:hAnsi="Consolas" w:cs="Consolas"/>
            <w:color w:val="000000"/>
            <w:sz w:val="19"/>
            <w:szCs w:val="19"/>
          </w:rPr>
          <w:t xml:space="preserve">        {</w:t>
        </w:r>
      </w:ins>
    </w:p>
    <w:p w:rsidR="00727D43" w:rsidRDefault="00727D43" w:rsidP="00727D43">
      <w:pPr>
        <w:autoSpaceDE w:val="0"/>
        <w:autoSpaceDN w:val="0"/>
        <w:adjustRightInd w:val="0"/>
        <w:spacing w:after="0" w:line="240" w:lineRule="auto"/>
        <w:rPr>
          <w:ins w:id="391" w:author="Palacherla, Susmitha C (NONUS)" w:date="2018-01-17T10:49:00Z"/>
          <w:rFonts w:ascii="Consolas" w:hAnsi="Consolas" w:cs="Consolas"/>
          <w:color w:val="000000"/>
          <w:sz w:val="19"/>
          <w:szCs w:val="19"/>
        </w:rPr>
      </w:pPr>
      <w:ins w:id="392" w:author="Palacherla, Susmitha C (NONUS)" w:date="2018-01-17T10:49:00Z">
        <w:r>
          <w:rPr>
            <w:rFonts w:ascii="Consolas" w:hAnsi="Consolas" w:cs="Consolas"/>
            <w:color w:val="000000"/>
            <w:sz w:val="19"/>
            <w:szCs w:val="19"/>
          </w:rPr>
          <w:t xml:space="preserve">            </w:t>
        </w:r>
        <w:r>
          <w:rPr>
            <w:rFonts w:ascii="Consolas" w:hAnsi="Consolas" w:cs="Consolas"/>
            <w:color w:val="008000"/>
            <w:sz w:val="19"/>
            <w:szCs w:val="19"/>
          </w:rPr>
          <w:t>// TODO: Add your code here</w:t>
        </w:r>
      </w:ins>
    </w:p>
    <w:p w:rsidR="00727D43" w:rsidRDefault="00727D43" w:rsidP="00727D43">
      <w:pPr>
        <w:autoSpaceDE w:val="0"/>
        <w:autoSpaceDN w:val="0"/>
        <w:adjustRightInd w:val="0"/>
        <w:spacing w:after="0" w:line="240" w:lineRule="auto"/>
        <w:rPr>
          <w:ins w:id="393" w:author="Palacherla, Susmitha C (NONUS)" w:date="2018-01-17T10:49:00Z"/>
          <w:rFonts w:ascii="Consolas" w:hAnsi="Consolas" w:cs="Consolas"/>
          <w:color w:val="000000"/>
          <w:sz w:val="19"/>
          <w:szCs w:val="19"/>
        </w:rPr>
      </w:pPr>
      <w:ins w:id="394" w:author="Palacherla, Susmitha C (NONUS)" w:date="2018-01-17T10:49:00Z">
        <w:r>
          <w:rPr>
            <w:rFonts w:ascii="Consolas" w:hAnsi="Consolas" w:cs="Consolas"/>
            <w:color w:val="000000"/>
            <w:sz w:val="19"/>
            <w:szCs w:val="19"/>
          </w:rPr>
          <w:t xml:space="preserve">            </w:t>
        </w:r>
        <w:r>
          <w:rPr>
            <w:rFonts w:ascii="Consolas" w:hAnsi="Consolas" w:cs="Consolas"/>
            <w:color w:val="008000"/>
            <w:sz w:val="19"/>
            <w:szCs w:val="19"/>
          </w:rPr>
          <w:t xml:space="preserve">// Sleep for 10 </w:t>
        </w:r>
        <w:proofErr w:type="gramStart"/>
        <w:r>
          <w:rPr>
            <w:rFonts w:ascii="Consolas" w:hAnsi="Consolas" w:cs="Consolas"/>
            <w:color w:val="008000"/>
            <w:sz w:val="19"/>
            <w:szCs w:val="19"/>
          </w:rPr>
          <w:t>seconds  (</w:t>
        </w:r>
        <w:proofErr w:type="gramEnd"/>
        <w:r>
          <w:rPr>
            <w:rFonts w:ascii="Consolas" w:hAnsi="Consolas" w:cs="Consolas"/>
            <w:color w:val="008000"/>
            <w:sz w:val="19"/>
            <w:szCs w:val="19"/>
          </w:rPr>
          <w:t>*1000)</w:t>
        </w:r>
      </w:ins>
    </w:p>
    <w:p w:rsidR="00727D43" w:rsidRDefault="00727D43" w:rsidP="00727D43">
      <w:pPr>
        <w:autoSpaceDE w:val="0"/>
        <w:autoSpaceDN w:val="0"/>
        <w:adjustRightInd w:val="0"/>
        <w:spacing w:after="0" w:line="240" w:lineRule="auto"/>
        <w:rPr>
          <w:ins w:id="395" w:author="Palacherla, Susmitha C (NONUS)" w:date="2018-01-17T10:49:00Z"/>
          <w:rFonts w:ascii="Consolas" w:hAnsi="Consolas" w:cs="Consolas"/>
          <w:color w:val="000000"/>
          <w:sz w:val="19"/>
          <w:szCs w:val="19"/>
        </w:rPr>
      </w:pPr>
      <w:ins w:id="396" w:author="Palacherla, Susmitha C (NONUS)" w:date="2018-01-17T10:49:00Z">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w:t>
        </w:r>
        <w:proofErr w:type="gramEnd"/>
        <w:r>
          <w:rPr>
            <w:rFonts w:ascii="Consolas" w:hAnsi="Consolas" w:cs="Consolas"/>
            <w:color w:val="000000"/>
            <w:sz w:val="19"/>
            <w:szCs w:val="19"/>
          </w:rPr>
          <w:t>10000);</w:t>
        </w:r>
      </w:ins>
    </w:p>
    <w:p w:rsidR="00727D43" w:rsidRDefault="00727D43" w:rsidP="00727D43">
      <w:pPr>
        <w:autoSpaceDE w:val="0"/>
        <w:autoSpaceDN w:val="0"/>
        <w:adjustRightInd w:val="0"/>
        <w:spacing w:after="0" w:line="240" w:lineRule="auto"/>
        <w:rPr>
          <w:ins w:id="397" w:author="Palacherla, Susmitha C (NONUS)" w:date="2018-01-17T10:49:00Z"/>
          <w:rFonts w:ascii="Consolas" w:hAnsi="Consolas" w:cs="Consolas"/>
          <w:color w:val="000000"/>
          <w:sz w:val="19"/>
          <w:szCs w:val="19"/>
        </w:rPr>
      </w:pPr>
      <w:ins w:id="398" w:author="Palacherla, Susmitha C (NONUS)" w:date="2018-01-17T10:49:00Z">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proofErr w:type="gramStart"/>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.Success</w:t>
        </w:r>
        <w:proofErr w:type="spellEnd"/>
        <w:proofErr w:type="gramEnd"/>
        <w:r>
          <w:rPr>
            <w:rFonts w:ascii="Consolas" w:hAnsi="Consolas" w:cs="Consolas"/>
            <w:color w:val="000000"/>
            <w:sz w:val="19"/>
            <w:szCs w:val="19"/>
          </w:rPr>
          <w:t>;</w:t>
        </w:r>
      </w:ins>
    </w:p>
    <w:p w:rsidR="00727D43" w:rsidRDefault="00727D43" w:rsidP="00727D43">
      <w:pPr>
        <w:autoSpaceDE w:val="0"/>
        <w:autoSpaceDN w:val="0"/>
        <w:adjustRightInd w:val="0"/>
        <w:spacing w:after="0" w:line="240" w:lineRule="auto"/>
        <w:rPr>
          <w:ins w:id="399" w:author="Palacherla, Susmitha C (NONUS)" w:date="2018-01-17T10:49:00Z"/>
          <w:rFonts w:ascii="Consolas" w:hAnsi="Consolas" w:cs="Consolas"/>
          <w:color w:val="000000"/>
          <w:sz w:val="19"/>
          <w:szCs w:val="19"/>
        </w:rPr>
      </w:pPr>
      <w:ins w:id="400" w:author="Palacherla, Susmitha C (NONUS)" w:date="2018-01-17T10:49:00Z">
        <w:r>
          <w:rPr>
            <w:rFonts w:ascii="Consolas" w:hAnsi="Consolas" w:cs="Consolas"/>
            <w:color w:val="000000"/>
            <w:sz w:val="19"/>
            <w:szCs w:val="19"/>
          </w:rPr>
          <w:t xml:space="preserve">        }</w:t>
        </w:r>
      </w:ins>
    </w:p>
    <w:p w:rsidR="00727D43" w:rsidRPr="00273931" w:rsidRDefault="00727D43" w:rsidP="00727D43">
      <w:pPr>
        <w:rPr>
          <w:ins w:id="401" w:author="Palacherla, Susmitha C (NONUS)" w:date="2018-01-17T10:49:00Z"/>
          <w:rFonts w:ascii="Times New Roman" w:hAnsi="Times New Roman"/>
        </w:rPr>
      </w:pPr>
    </w:p>
    <w:p w:rsidR="00727D43" w:rsidRPr="00CA5EB0" w:rsidRDefault="00727D43" w:rsidP="00727D43">
      <w:pPr>
        <w:widowControl w:val="0"/>
        <w:autoSpaceDE w:val="0"/>
        <w:autoSpaceDN w:val="0"/>
        <w:adjustRightInd w:val="0"/>
        <w:spacing w:after="0" w:line="240" w:lineRule="auto"/>
        <w:rPr>
          <w:ins w:id="402" w:author="Palacherla, Susmitha C (NONUS)" w:date="2018-01-17T10:49:00Z"/>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rPr>
          <w:ins w:id="403" w:author="Palacherla, Susmitha C (NONUS)" w:date="2018-01-17T10:49:00Z"/>
          <w:rFonts w:ascii="Times New Roman" w:hAnsi="Times New Roman"/>
          <w:sz w:val="24"/>
          <w:szCs w:val="24"/>
        </w:rPr>
      </w:pPr>
    </w:p>
    <w:p w:rsidR="00727D43" w:rsidRDefault="00727D43" w:rsidP="00727D43">
      <w:pPr>
        <w:pStyle w:val="ListParagraph"/>
        <w:numPr>
          <w:ilvl w:val="0"/>
          <w:numId w:val="13"/>
        </w:numPr>
        <w:rPr>
          <w:ins w:id="404" w:author="Palacherla, Susmitha C (NONUS)" w:date="2018-01-17T10:49:00Z"/>
          <w:rFonts w:ascii="Times New Roman" w:hAnsi="Times New Roman"/>
        </w:rPr>
      </w:pPr>
      <w:ins w:id="405" w:author="Palacherla, Susmitha C (NONUS)" w:date="2018-01-17T10:49:00Z">
        <w:r>
          <w:rPr>
            <w:rFonts w:ascii="Times New Roman" w:hAnsi="Times New Roman"/>
          </w:rPr>
          <w:t>File System task – Backup Encrypted files</w:t>
        </w:r>
      </w:ins>
    </w:p>
    <w:p w:rsidR="00727D43" w:rsidRPr="00273931" w:rsidRDefault="00727D43" w:rsidP="00727D43">
      <w:pPr>
        <w:ind w:left="720"/>
        <w:rPr>
          <w:ins w:id="406" w:author="Palacherla, Susmitha C (NONUS)" w:date="2018-01-17T10:49:00Z"/>
          <w:rFonts w:ascii="Times New Roman" w:hAnsi="Times New Roman"/>
        </w:rPr>
      </w:pPr>
      <w:ins w:id="407" w:author="Palacherla, Susmitha C (NONUS)" w:date="2018-01-17T10:49:00Z">
        <w:r>
          <w:rPr>
            <w:noProof/>
          </w:rPr>
          <w:drawing>
            <wp:inline distT="0" distB="0" distL="0" distR="0" wp14:anchorId="321BEFE7" wp14:editId="74CF4655">
              <wp:extent cx="5734050" cy="2647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50" cy="2647950"/>
                      </a:xfrm>
                      <a:prstGeom prst="rect">
                        <a:avLst/>
                      </a:prstGeom>
                    </pic:spPr>
                  </pic:pic>
                </a:graphicData>
              </a:graphic>
            </wp:inline>
          </w:drawing>
        </w:r>
      </w:ins>
    </w:p>
    <w:p w:rsidR="00727D43" w:rsidRDefault="00727D43" w:rsidP="00727D43">
      <w:pPr>
        <w:widowControl w:val="0"/>
        <w:autoSpaceDE w:val="0"/>
        <w:autoSpaceDN w:val="0"/>
        <w:adjustRightInd w:val="0"/>
        <w:spacing w:after="0" w:line="240" w:lineRule="auto"/>
        <w:rPr>
          <w:ins w:id="408" w:author="Palacherla, Susmitha C (NONUS)" w:date="2018-01-17T10:49:00Z"/>
          <w:rFonts w:ascii="Times New Roman" w:hAnsi="Times New Roman"/>
        </w:rPr>
      </w:pPr>
    </w:p>
    <w:p w:rsidR="00727D43" w:rsidRDefault="00727D43" w:rsidP="00727D43">
      <w:pPr>
        <w:widowControl w:val="0"/>
        <w:autoSpaceDE w:val="0"/>
        <w:autoSpaceDN w:val="0"/>
        <w:adjustRightInd w:val="0"/>
        <w:spacing w:after="0" w:line="240" w:lineRule="auto"/>
        <w:rPr>
          <w:ins w:id="409" w:author="Palacherla, Susmitha C (NONUS)" w:date="2018-01-17T10:50:00Z"/>
          <w:rFonts w:ascii="Times New Roman" w:hAnsi="Times New Roman"/>
        </w:rPr>
      </w:pPr>
    </w:p>
    <w:p w:rsidR="00727D43" w:rsidRDefault="00727D43" w:rsidP="00727D43">
      <w:pPr>
        <w:widowControl w:val="0"/>
        <w:autoSpaceDE w:val="0"/>
        <w:autoSpaceDN w:val="0"/>
        <w:adjustRightInd w:val="0"/>
        <w:spacing w:after="0" w:line="240" w:lineRule="auto"/>
        <w:rPr>
          <w:ins w:id="410" w:author="Palacherla, Susmitha C (NONUS)" w:date="2018-01-17T10:50:00Z"/>
          <w:rFonts w:ascii="Times New Roman" w:hAnsi="Times New Roman"/>
        </w:rPr>
      </w:pPr>
    </w:p>
    <w:p w:rsidR="00727D43" w:rsidRDefault="00727D43" w:rsidP="00727D43">
      <w:pPr>
        <w:widowControl w:val="0"/>
        <w:autoSpaceDE w:val="0"/>
        <w:autoSpaceDN w:val="0"/>
        <w:adjustRightInd w:val="0"/>
        <w:spacing w:after="0" w:line="240" w:lineRule="auto"/>
        <w:rPr>
          <w:ins w:id="411" w:author="Palacherla, Susmitha C (NONUS)" w:date="2018-01-17T10:50:00Z"/>
          <w:rFonts w:ascii="Times New Roman" w:hAnsi="Times New Roman"/>
        </w:rPr>
      </w:pPr>
    </w:p>
    <w:p w:rsidR="00727D43" w:rsidRDefault="00727D43" w:rsidP="00727D43">
      <w:pPr>
        <w:widowControl w:val="0"/>
        <w:autoSpaceDE w:val="0"/>
        <w:autoSpaceDN w:val="0"/>
        <w:adjustRightInd w:val="0"/>
        <w:spacing w:after="0" w:line="240" w:lineRule="auto"/>
        <w:rPr>
          <w:ins w:id="412" w:author="Palacherla, Susmitha C (NONUS)" w:date="2018-01-17T10:50:00Z"/>
          <w:rFonts w:ascii="Times New Roman" w:hAnsi="Times New Roman"/>
        </w:rPr>
      </w:pPr>
    </w:p>
    <w:p w:rsidR="00727D43" w:rsidRDefault="00727D43" w:rsidP="00727D43">
      <w:pPr>
        <w:widowControl w:val="0"/>
        <w:autoSpaceDE w:val="0"/>
        <w:autoSpaceDN w:val="0"/>
        <w:adjustRightInd w:val="0"/>
        <w:spacing w:after="0" w:line="240" w:lineRule="auto"/>
        <w:rPr>
          <w:ins w:id="413" w:author="Palacherla, Susmitha C (NONUS)" w:date="2018-01-17T10:49:00Z"/>
          <w:rFonts w:ascii="Times New Roman" w:hAnsi="Times New Roman"/>
        </w:rPr>
      </w:pPr>
    </w:p>
    <w:p w:rsidR="00727D43" w:rsidRPr="00727D43" w:rsidRDefault="00727D43" w:rsidP="00727D43">
      <w:pPr>
        <w:widowControl w:val="0"/>
        <w:autoSpaceDE w:val="0"/>
        <w:autoSpaceDN w:val="0"/>
        <w:adjustRightInd w:val="0"/>
        <w:spacing w:after="0" w:line="240" w:lineRule="auto"/>
        <w:rPr>
          <w:ins w:id="414" w:author="Palacherla, Susmitha C (NONUS)" w:date="2018-01-17T10:48:00Z"/>
          <w:rFonts w:asciiTheme="minorHAnsi" w:hAnsiTheme="minorHAnsi" w:cs="Arial"/>
          <w:b/>
          <w:sz w:val="20"/>
          <w:szCs w:val="20"/>
          <w:rPrChange w:id="415" w:author="Palacherla, Susmitha C (NONUS)" w:date="2018-01-17T10:49:00Z">
            <w:rPr>
              <w:ins w:id="416" w:author="Palacherla, Susmitha C (NONUS)" w:date="2018-01-17T10:48:00Z"/>
              <w:rFonts w:ascii="Times New Roman" w:hAnsi="Times New Roman"/>
              <w:b/>
            </w:rPr>
          </w:rPrChange>
        </w:rPr>
        <w:pPrChange w:id="417" w:author="Palacherla, Susmitha C (NONUS)" w:date="2018-01-17T10:49:00Z">
          <w:pPr>
            <w:pStyle w:val="ListParagraph"/>
            <w:widowControl w:val="0"/>
            <w:numPr>
              <w:ilvl w:val="4"/>
              <w:numId w:val="6"/>
            </w:numPr>
            <w:autoSpaceDE w:val="0"/>
            <w:autoSpaceDN w:val="0"/>
            <w:adjustRightInd w:val="0"/>
            <w:spacing w:after="0" w:line="240" w:lineRule="auto"/>
            <w:ind w:left="2232" w:hanging="792"/>
          </w:pPr>
        </w:pPrChange>
      </w:pPr>
    </w:p>
    <w:p w:rsidR="00494DF0" w:rsidRPr="0095359C" w:rsidRDefault="00494DF0" w:rsidP="007931F8">
      <w:pPr>
        <w:widowControl w:val="0"/>
        <w:autoSpaceDE w:val="0"/>
        <w:autoSpaceDN w:val="0"/>
        <w:adjustRightInd w:val="0"/>
        <w:spacing w:after="0" w:line="240" w:lineRule="auto"/>
        <w:rPr>
          <w:rFonts w:asciiTheme="minorHAnsi" w:hAnsiTheme="minorHAnsi" w:cs="Arial"/>
          <w:b/>
          <w:sz w:val="20"/>
          <w:szCs w:val="20"/>
        </w:rPr>
      </w:pPr>
    </w:p>
    <w:p w:rsidR="00657231" w:rsidRPr="0095359C" w:rsidRDefault="0084218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418" w:author="Palacherla, Susmitha C (NONUS)" w:date="2018-01-17T10:21:00Z">
          <w:pPr>
            <w:pStyle w:val="ListParagraph"/>
            <w:widowControl w:val="0"/>
            <w:numPr>
              <w:ilvl w:val="4"/>
              <w:numId w:val="34"/>
            </w:numPr>
            <w:autoSpaceDE w:val="0"/>
            <w:autoSpaceDN w:val="0"/>
            <w:adjustRightInd w:val="0"/>
            <w:spacing w:after="0" w:line="240" w:lineRule="auto"/>
            <w:ind w:left="2232" w:hanging="792"/>
          </w:pPr>
        </w:pPrChange>
      </w:pPr>
      <w:r w:rsidRPr="0095359C">
        <w:rPr>
          <w:rFonts w:asciiTheme="minorHAnsi" w:hAnsiTheme="minorHAnsi" w:cs="Arial"/>
          <w:b/>
          <w:sz w:val="20"/>
          <w:szCs w:val="20"/>
        </w:rPr>
        <w:lastRenderedPageBreak/>
        <w:t xml:space="preserve">For each </w:t>
      </w:r>
      <w:r w:rsidR="00EC75F7">
        <w:rPr>
          <w:rFonts w:asciiTheme="minorHAnsi" w:hAnsiTheme="minorHAnsi" w:cs="Arial"/>
          <w:b/>
          <w:sz w:val="20"/>
          <w:szCs w:val="20"/>
        </w:rPr>
        <w:t xml:space="preserve">LCS </w:t>
      </w:r>
      <w:r w:rsidRPr="0095359C">
        <w:rPr>
          <w:rFonts w:asciiTheme="minorHAnsi" w:hAnsiTheme="minorHAnsi" w:cs="Arial"/>
          <w:b/>
          <w:sz w:val="20"/>
          <w:szCs w:val="20"/>
        </w:rPr>
        <w:t xml:space="preserve">Outlier file in Staging directory </w:t>
      </w: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sz w:val="20"/>
          <w:szCs w:val="20"/>
        </w:rPr>
        <w:t xml:space="preserve">Container: </w:t>
      </w:r>
      <w:proofErr w:type="spellStart"/>
      <w:r w:rsidRPr="0095359C">
        <w:rPr>
          <w:rFonts w:asciiTheme="minorHAnsi" w:hAnsiTheme="minorHAnsi"/>
          <w:sz w:val="20"/>
          <w:szCs w:val="20"/>
        </w:rPr>
        <w:t>Foreach</w:t>
      </w:r>
      <w:proofErr w:type="spellEnd"/>
      <w:r w:rsidRPr="0095359C">
        <w:rPr>
          <w:rFonts w:asciiTheme="minorHAnsi" w:hAnsiTheme="minorHAnsi"/>
          <w:sz w:val="20"/>
          <w:szCs w:val="20"/>
        </w:rPr>
        <w:t xml:space="preserve"> Loop</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Folder</w:t>
      </w:r>
      <w:r w:rsidR="004A6D60" w:rsidRPr="0095359C">
        <w:rPr>
          <w:rFonts w:asciiTheme="minorHAnsi" w:hAnsiTheme="minorHAnsi"/>
          <w:sz w:val="20"/>
          <w:szCs w:val="20"/>
        </w:rPr>
        <w:t xml:space="preserve">: </w:t>
      </w:r>
      <w:ins w:id="419" w:author="Palacherla, Susmitha C (NONUS)" w:date="2018-01-17T10:25:00Z">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ins>
      <w:del w:id="420" w:author="Palacherla, Susmitha C (NONUS)" w:date="2018-01-17T10:25:00Z">
        <w:r w:rsidR="004A6D60" w:rsidRPr="0095359C" w:rsidDel="00E705FE">
          <w:rPr>
            <w:rFonts w:asciiTheme="minorHAnsi" w:hAnsiTheme="minorHAnsi"/>
            <w:sz w:val="20"/>
            <w:szCs w:val="20"/>
          </w:rPr>
          <w:delText>\\vrivscors01\BCC Scorecards\Coaching\Outliers</w:delText>
        </w:r>
      </w:del>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Files</w:t>
      </w:r>
      <w:r w:rsidR="004A6D60" w:rsidRPr="0095359C">
        <w:rPr>
          <w:rFonts w:asciiTheme="minorHAnsi" w:hAnsiTheme="minorHAnsi"/>
          <w:sz w:val="20"/>
          <w:szCs w:val="20"/>
        </w:rPr>
        <w:t>: eCL_Outlier_Feed</w:t>
      </w:r>
      <w:r w:rsidR="001822D4" w:rsidRPr="0095359C">
        <w:rPr>
          <w:rFonts w:asciiTheme="minorHAnsi" w:hAnsiTheme="minorHAnsi"/>
          <w:sz w:val="20"/>
          <w:szCs w:val="20"/>
        </w:rPr>
        <w:t>_LCS</w:t>
      </w:r>
      <w:r w:rsidR="004A6D60" w:rsidRPr="0095359C">
        <w:rPr>
          <w:rFonts w:asciiTheme="minorHAnsi" w:hAnsiTheme="minorHAnsi"/>
          <w:sz w:val="20"/>
          <w:szCs w:val="20"/>
        </w:rPr>
        <w:t>*.csv</w:t>
      </w: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07CCD0B2" wp14:editId="576EE86C">
            <wp:extent cx="3986784"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86784" cy="1371600"/>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1822D4" w:rsidP="004A6D60">
      <w:pPr>
        <w:spacing w:after="0"/>
        <w:ind w:left="1080"/>
        <w:rPr>
          <w:rFonts w:asciiTheme="minorHAnsi" w:hAnsiTheme="minorHAnsi"/>
          <w:sz w:val="20"/>
          <w:szCs w:val="20"/>
        </w:rPr>
      </w:pPr>
      <w:del w:id="421" w:author="Palacherla, Susmitha C (NONUS)" w:date="2018-01-17T10:25:00Z">
        <w:r w:rsidRPr="0095359C" w:rsidDel="00E705FE">
          <w:rPr>
            <w:rFonts w:asciiTheme="minorHAnsi" w:hAnsiTheme="minorHAnsi"/>
            <w:noProof/>
            <w:sz w:val="20"/>
            <w:szCs w:val="20"/>
          </w:rPr>
          <w:drawing>
            <wp:inline distT="0" distB="0" distL="0" distR="0" wp14:anchorId="54D75412" wp14:editId="63C11266">
              <wp:extent cx="3939540" cy="2743115"/>
              <wp:effectExtent l="0" t="0" r="381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45195" cy="2747053"/>
                      </a:xfrm>
                      <a:prstGeom prst="rect">
                        <a:avLst/>
                      </a:prstGeom>
                    </pic:spPr>
                  </pic:pic>
                </a:graphicData>
              </a:graphic>
            </wp:inline>
          </w:drawing>
        </w:r>
      </w:del>
      <w:ins w:id="422" w:author="Palacherla, Susmitha C (NONUS)" w:date="2018-01-17T10:25:00Z">
        <w:r w:rsidR="00E705FE" w:rsidRPr="00E705FE">
          <w:rPr>
            <w:noProof/>
          </w:rPr>
          <w:t xml:space="preserve"> </w:t>
        </w:r>
        <w:r w:rsidR="00E705FE">
          <w:rPr>
            <w:noProof/>
          </w:rPr>
          <w:drawing>
            <wp:inline distT="0" distB="0" distL="0" distR="0" wp14:anchorId="07FE8472" wp14:editId="3817AA0C">
              <wp:extent cx="4050792" cy="27432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0792" cy="2743200"/>
                      </a:xfrm>
                      <a:prstGeom prst="rect">
                        <a:avLst/>
                      </a:prstGeom>
                    </pic:spPr>
                  </pic:pic>
                </a:graphicData>
              </a:graphic>
            </wp:inline>
          </w:drawing>
        </w:r>
      </w:ins>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00EBC76C" wp14:editId="704E3114">
            <wp:extent cx="423367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33672" cy="1371600"/>
                    </a:xfrm>
                    <a:prstGeom prst="rect">
                      <a:avLst/>
                    </a:prstGeom>
                  </pic:spPr>
                </pic:pic>
              </a:graphicData>
            </a:graphic>
          </wp:inline>
        </w:drawing>
      </w:r>
    </w:p>
    <w:p w:rsidR="004D3B66" w:rsidRPr="0095359C" w:rsidRDefault="004D3B66" w:rsidP="004A6D60">
      <w:pPr>
        <w:spacing w:after="0"/>
        <w:ind w:left="1080"/>
        <w:rPr>
          <w:rFonts w:asciiTheme="minorHAnsi" w:hAnsiTheme="minorHAnsi"/>
          <w:sz w:val="20"/>
          <w:szCs w:val="20"/>
        </w:rPr>
      </w:pPr>
    </w:p>
    <w:p w:rsidR="004D3B66" w:rsidRPr="0095359C" w:rsidRDefault="004D3B66" w:rsidP="004A6D60">
      <w:pPr>
        <w:spacing w:after="0"/>
        <w:ind w:left="1080"/>
        <w:rPr>
          <w:rFonts w:asciiTheme="minorHAnsi" w:hAnsiTheme="minorHAnsi"/>
          <w:sz w:val="20"/>
          <w:szCs w:val="20"/>
        </w:rPr>
      </w:pPr>
    </w:p>
    <w:p w:rsidR="0084218D" w:rsidRPr="0095359C" w:rsidRDefault="0084218D" w:rsidP="0084218D">
      <w:pPr>
        <w:rPr>
          <w:rFonts w:asciiTheme="minorHAnsi" w:hAnsiTheme="minorHAnsi"/>
          <w:b/>
          <w:sz w:val="20"/>
          <w:szCs w:val="20"/>
        </w:rPr>
      </w:pPr>
      <w:r w:rsidRPr="0095359C">
        <w:rPr>
          <w:rFonts w:asciiTheme="minorHAnsi" w:hAnsiTheme="minorHAnsi"/>
          <w:b/>
          <w:sz w:val="20"/>
          <w:szCs w:val="20"/>
        </w:rPr>
        <w:lastRenderedPageBreak/>
        <w:t>Summary of Steps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Truncate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DFT – Stage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 </w:t>
      </w:r>
      <w:r w:rsidR="000165F3">
        <w:rPr>
          <w:rFonts w:asciiTheme="minorHAnsi" w:hAnsiTheme="minorHAnsi"/>
          <w:sz w:val="20"/>
          <w:szCs w:val="20"/>
        </w:rPr>
        <w:t>Update staging table and reject logs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Load </w:t>
      </w:r>
      <w:proofErr w:type="spellStart"/>
      <w:r w:rsidR="000165F3">
        <w:rPr>
          <w:rFonts w:asciiTheme="minorHAnsi" w:hAnsiTheme="minorHAnsi"/>
          <w:sz w:val="20"/>
          <w:szCs w:val="20"/>
        </w:rPr>
        <w:t>C</w:t>
      </w:r>
      <w:r w:rsidRPr="0095359C">
        <w:rPr>
          <w:rFonts w:asciiTheme="minorHAnsi" w:hAnsiTheme="minorHAnsi"/>
          <w:sz w:val="20"/>
          <w:szCs w:val="20"/>
        </w:rPr>
        <w:t>oaching_Log</w:t>
      </w:r>
      <w:proofErr w:type="spellEnd"/>
      <w:r w:rsidRPr="0095359C">
        <w:rPr>
          <w:rFonts w:asciiTheme="minorHAnsi" w:hAnsiTheme="minorHAnsi"/>
          <w:sz w:val="20"/>
          <w:szCs w:val="20"/>
        </w:rPr>
        <w:t xml:space="preserve"> and </w:t>
      </w:r>
      <w:proofErr w:type="spellStart"/>
      <w:r w:rsidRPr="0095359C">
        <w:rPr>
          <w:rFonts w:asciiTheme="minorHAnsi" w:hAnsiTheme="minorHAnsi"/>
          <w:sz w:val="20"/>
          <w:szCs w:val="20"/>
        </w:rPr>
        <w:t>Coaching_Log_Reason</w:t>
      </w:r>
      <w:proofErr w:type="spellEnd"/>
      <w:r w:rsidRPr="0095359C">
        <w:rPr>
          <w:rFonts w:asciiTheme="minorHAnsi" w:hAnsiTheme="minorHAnsi"/>
          <w:sz w:val="20"/>
          <w:szCs w:val="20"/>
        </w:rPr>
        <w:t xml:space="preserve"> tables</w:t>
      </w:r>
    </w:p>
    <w:p w:rsidR="0084218D" w:rsidRPr="0095359C" w:rsidDel="00E705FE" w:rsidRDefault="0084218D" w:rsidP="0084218D">
      <w:pPr>
        <w:pStyle w:val="ListParagraph"/>
        <w:numPr>
          <w:ilvl w:val="0"/>
          <w:numId w:val="11"/>
        </w:numPr>
        <w:rPr>
          <w:del w:id="423" w:author="Palacherla, Susmitha C (NONUS)" w:date="2018-01-17T10:26:00Z"/>
          <w:rFonts w:asciiTheme="minorHAnsi" w:hAnsiTheme="minorHAnsi"/>
          <w:sz w:val="20"/>
          <w:szCs w:val="20"/>
        </w:rPr>
      </w:pPr>
      <w:del w:id="424" w:author="Palacherla, Susmitha C (NONUS)" w:date="2018-01-17T10:26:00Z">
        <w:r w:rsidRPr="0095359C" w:rsidDel="00E705FE">
          <w:rPr>
            <w:rFonts w:asciiTheme="minorHAnsi" w:hAnsiTheme="minorHAnsi"/>
            <w:sz w:val="20"/>
            <w:szCs w:val="20"/>
          </w:rPr>
          <w:delText>SQL task – Load Outliers Fact table</w:delText>
        </w:r>
      </w:del>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File list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File system task </w:t>
      </w:r>
      <w:del w:id="425" w:author="Palacherla, Susmitha C (NONUS)" w:date="2018-01-17T10:26:00Z">
        <w:r w:rsidRPr="0095359C" w:rsidDel="00E705FE">
          <w:rPr>
            <w:rFonts w:asciiTheme="minorHAnsi" w:hAnsiTheme="minorHAnsi"/>
            <w:sz w:val="20"/>
            <w:szCs w:val="20"/>
          </w:rPr>
          <w:delText>– Backup files to Backups directory</w:delText>
        </w:r>
      </w:del>
      <w:ins w:id="426" w:author="Palacherla, Susmitha C (NONUS)" w:date="2018-01-17T10:26:00Z">
        <w:r w:rsidR="00E705FE">
          <w:rPr>
            <w:rFonts w:asciiTheme="minorHAnsi" w:hAnsiTheme="minorHAnsi"/>
            <w:sz w:val="20"/>
            <w:szCs w:val="20"/>
          </w:rPr>
          <w:t>– Delete file</w:t>
        </w:r>
      </w:ins>
    </w:p>
    <w:p w:rsidR="004D3B66" w:rsidRPr="0095359C" w:rsidRDefault="004D3B66" w:rsidP="004A6D60">
      <w:pPr>
        <w:spacing w:after="0"/>
        <w:ind w:left="1080"/>
        <w:rPr>
          <w:rFonts w:asciiTheme="minorHAnsi" w:hAnsiTheme="minorHAnsi"/>
          <w:sz w:val="20"/>
          <w:szCs w:val="20"/>
        </w:rPr>
      </w:pPr>
    </w:p>
    <w:p w:rsidR="004D3B66" w:rsidRPr="0095359C" w:rsidRDefault="0084218D" w:rsidP="0084218D">
      <w:pPr>
        <w:rPr>
          <w:rFonts w:asciiTheme="minorHAnsi" w:hAnsiTheme="minorHAnsi"/>
          <w:b/>
          <w:sz w:val="20"/>
          <w:szCs w:val="20"/>
        </w:rPr>
      </w:pPr>
      <w:r w:rsidRPr="0095359C">
        <w:rPr>
          <w:rFonts w:asciiTheme="minorHAnsi" w:hAnsiTheme="minorHAnsi"/>
          <w:b/>
          <w:sz w:val="20"/>
          <w:szCs w:val="20"/>
        </w:rPr>
        <w:t>Details of Steps</w:t>
      </w:r>
    </w:p>
    <w:p w:rsidR="005F0717" w:rsidRPr="0095359C" w:rsidRDefault="005F0717"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 Truncate Outliers Staging table</w:t>
      </w:r>
    </w:p>
    <w:p w:rsidR="008D48D8"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Pr>
          <w:noProof/>
        </w:rPr>
        <w:drawing>
          <wp:inline distT="0" distB="0" distL="0" distR="0" wp14:anchorId="3B862DB3" wp14:editId="398414E6">
            <wp:extent cx="2057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7400" cy="762000"/>
                    </a:xfrm>
                    <a:prstGeom prst="rect">
                      <a:avLst/>
                    </a:prstGeom>
                  </pic:spPr>
                </pic:pic>
              </a:graphicData>
            </a:graphic>
          </wp:inline>
        </w:drawing>
      </w:r>
    </w:p>
    <w:p w:rsidR="004D3B66" w:rsidRPr="0095359C"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sidRPr="0095359C">
        <w:rPr>
          <w:rFonts w:asciiTheme="minorHAnsi" w:hAnsiTheme="minorHAnsi" w:cs="Arial"/>
          <w:sz w:val="20"/>
          <w:szCs w:val="20"/>
        </w:rPr>
        <w:t>Truncate Table [EC]</w:t>
      </w:r>
      <w:proofErr w:type="gramStart"/>
      <w:r w:rsidRPr="0095359C">
        <w:rPr>
          <w:rFonts w:asciiTheme="minorHAnsi" w:hAnsiTheme="minorHAnsi" w:cs="Arial"/>
          <w:sz w:val="20"/>
          <w:szCs w:val="20"/>
        </w:rPr>
        <w:t>.[</w:t>
      </w:r>
      <w:proofErr w:type="gramEnd"/>
      <w:r w:rsidRPr="0095359C">
        <w:rPr>
          <w:rFonts w:asciiTheme="minorHAnsi" w:hAnsiTheme="minorHAnsi" w:cs="Arial"/>
          <w:sz w:val="20"/>
          <w:szCs w:val="20"/>
        </w:rPr>
        <w:t>Outlier_Coaching_Stage]</w:t>
      </w:r>
      <w:r w:rsidRPr="0095359C" w:rsidDel="008D48D8">
        <w:rPr>
          <w:rFonts w:asciiTheme="minorHAnsi" w:hAnsiTheme="minorHAnsi" w:cs="Arial"/>
          <w:sz w:val="20"/>
          <w:szCs w:val="20"/>
        </w:rPr>
        <w:t xml:space="preserve">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5F0717" w:rsidRPr="0095359C" w:rsidRDefault="005F0717"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DFT: Load Outliers staging table</w:t>
      </w:r>
    </w:p>
    <w:p w:rsidR="004D3B66" w:rsidRPr="0095359C" w:rsidRDefault="004D3B66" w:rsidP="0095359C">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noProof/>
          <w:sz w:val="20"/>
          <w:szCs w:val="20"/>
        </w:rPr>
        <w:drawing>
          <wp:inline distT="0" distB="0" distL="0" distR="0" wp14:anchorId="6693F53C" wp14:editId="5533E9F2">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05000" cy="7810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3A2B903" wp14:editId="54A08899">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20240"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DA52DA0" wp14:editId="34D41703">
            <wp:extent cx="3840480" cy="4114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40480"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783974B" wp14:editId="1E5003D8">
            <wp:extent cx="425196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51960"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7EB04903" wp14:editId="4BEDE63C">
            <wp:extent cx="4041648"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41648"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0A6663D" wp14:editId="0AACEEDB">
            <wp:extent cx="3913632"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13632"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753FFFC" wp14:editId="5C901CE8">
            <wp:extent cx="32826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269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B1D4E0" wp14:editId="0440566B">
            <wp:extent cx="4059936"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5993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33FED76" wp14:editId="36859040">
            <wp:extent cx="3776472"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76472"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CFBAC8F" wp14:editId="1E17C477">
            <wp:extent cx="5038344"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8344"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0165F3" w:rsidRDefault="004D3B66" w:rsidP="000165F3">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SQL Task: </w:t>
      </w:r>
      <w:r w:rsidR="000165F3" w:rsidRPr="000165F3">
        <w:rPr>
          <w:rFonts w:asciiTheme="minorHAnsi" w:hAnsiTheme="minorHAnsi"/>
          <w:sz w:val="20"/>
          <w:szCs w:val="20"/>
        </w:rPr>
        <w:t>Update staging table and reject logs</w:t>
      </w:r>
    </w:p>
    <w:p w:rsidR="000165F3" w:rsidRDefault="000165F3" w:rsidP="00842389">
      <w:pPr>
        <w:widowControl w:val="0"/>
        <w:autoSpaceDE w:val="0"/>
        <w:autoSpaceDN w:val="0"/>
        <w:adjustRightInd w:val="0"/>
        <w:spacing w:after="0" w:line="240" w:lineRule="auto"/>
        <w:rPr>
          <w:rFonts w:asciiTheme="minorHAnsi" w:hAnsiTheme="minorHAnsi"/>
          <w:sz w:val="20"/>
          <w:szCs w:val="20"/>
        </w:rPr>
      </w:pPr>
      <w:proofErr w:type="spellStart"/>
      <w:r>
        <w:rPr>
          <w:rFonts w:asciiTheme="minorHAnsi" w:hAnsiTheme="minorHAnsi"/>
          <w:sz w:val="20"/>
          <w:szCs w:val="20"/>
        </w:rPr>
        <w:t>SQLStatement</w:t>
      </w:r>
      <w:proofErr w:type="spellEnd"/>
      <w:r>
        <w:rPr>
          <w:rFonts w:asciiTheme="minorHAnsi" w:hAnsiTheme="minorHAnsi"/>
          <w:sz w:val="20"/>
          <w:szCs w:val="20"/>
        </w:rPr>
        <w:t xml:space="preserve">: </w:t>
      </w:r>
      <w:r w:rsidRPr="000165F3">
        <w:rPr>
          <w:rFonts w:asciiTheme="minorHAnsi" w:hAnsiTheme="minorHAnsi"/>
          <w:sz w:val="20"/>
          <w:szCs w:val="20"/>
        </w:rPr>
        <w:t>Exec [EC]</w:t>
      </w:r>
      <w:proofErr w:type="gramStart"/>
      <w:r w:rsidRPr="000165F3">
        <w:rPr>
          <w:rFonts w:asciiTheme="minorHAnsi" w:hAnsiTheme="minorHAnsi"/>
          <w:sz w:val="20"/>
          <w:szCs w:val="20"/>
        </w:rPr>
        <w:t>.[</w:t>
      </w:r>
      <w:proofErr w:type="spellStart"/>
      <w:proofErr w:type="gramEnd"/>
      <w:r w:rsidRPr="000165F3">
        <w:rPr>
          <w:rFonts w:asciiTheme="minorHAnsi" w:hAnsiTheme="minorHAnsi"/>
          <w:sz w:val="20"/>
          <w:szCs w:val="20"/>
        </w:rPr>
        <w:t>sp_Update_Outlier_Coaching_Stage</w:t>
      </w:r>
      <w:proofErr w:type="spellEnd"/>
      <w:r w:rsidRPr="000165F3">
        <w:rPr>
          <w:rFonts w:asciiTheme="minorHAnsi" w:hAnsiTheme="minorHAnsi"/>
          <w:sz w:val="20"/>
          <w:szCs w:val="20"/>
        </w:rPr>
        <w:t xml:space="preserve">] ? </w:t>
      </w:r>
      <w:proofErr w:type="gramStart"/>
      <w:r w:rsidRPr="000165F3">
        <w:rPr>
          <w:rFonts w:asciiTheme="minorHAnsi" w:hAnsiTheme="minorHAnsi"/>
          <w:sz w:val="20"/>
          <w:szCs w:val="20"/>
        </w:rPr>
        <w:t>output</w:t>
      </w:r>
      <w:proofErr w:type="gramEnd"/>
    </w:p>
    <w:p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Parameter Mapping: </w:t>
      </w:r>
    </w:p>
    <w:p w:rsidR="004D3B66" w:rsidRPr="00842389" w:rsidRDefault="000165F3" w:rsidP="00842389">
      <w:pPr>
        <w:ind w:left="1440"/>
        <w:rPr>
          <w:rFonts w:asciiTheme="minorHAnsi" w:hAnsiTheme="minorHAnsi"/>
          <w:sz w:val="20"/>
          <w:szCs w:val="20"/>
        </w:rPr>
      </w:pPr>
      <w:r>
        <w:rPr>
          <w:noProof/>
        </w:rPr>
        <w:drawing>
          <wp:inline distT="0" distB="0" distL="0" distR="0" wp14:anchorId="457074AB" wp14:editId="44EA9F5C">
            <wp:extent cx="3172968" cy="914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2968" cy="9144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SQL Task: Load </w:t>
      </w:r>
      <w:proofErr w:type="spellStart"/>
      <w:r w:rsidRPr="0095359C">
        <w:rPr>
          <w:rFonts w:asciiTheme="minorHAnsi" w:hAnsiTheme="minorHAnsi"/>
          <w:sz w:val="20"/>
          <w:szCs w:val="20"/>
        </w:rPr>
        <w:t>Coaching_Log</w:t>
      </w:r>
      <w:proofErr w:type="spellEnd"/>
      <w:r w:rsidRPr="0095359C">
        <w:rPr>
          <w:rFonts w:asciiTheme="minorHAnsi" w:hAnsiTheme="minorHAnsi"/>
          <w:sz w:val="20"/>
          <w:szCs w:val="20"/>
        </w:rPr>
        <w:t xml:space="preserve"> table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A2628F" wp14:editId="33ABD6ED">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43125" cy="1181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EF5B6C" w:rsidRDefault="00EF5B6C" w:rsidP="004D3B66">
      <w:pPr>
        <w:widowControl w:val="0"/>
        <w:autoSpaceDE w:val="0"/>
        <w:autoSpaceDN w:val="0"/>
        <w:adjustRightInd w:val="0"/>
        <w:spacing w:after="0" w:line="240" w:lineRule="auto"/>
        <w:rPr>
          <w:rFonts w:asciiTheme="minorHAnsi" w:hAnsiTheme="minorHAnsi"/>
          <w:sz w:val="20"/>
          <w:szCs w:val="20"/>
        </w:rPr>
      </w:pPr>
      <w:proofErr w:type="spellStart"/>
      <w:r>
        <w:rPr>
          <w:rFonts w:asciiTheme="minorHAnsi" w:hAnsiTheme="minorHAnsi"/>
          <w:sz w:val="20"/>
          <w:szCs w:val="20"/>
        </w:rPr>
        <w:t>SQLStatement</w:t>
      </w:r>
      <w:proofErr w:type="spellEnd"/>
      <w:r>
        <w:rPr>
          <w:rFonts w:asciiTheme="minorHAnsi" w:hAnsiTheme="minorHAnsi"/>
          <w:sz w:val="20"/>
          <w:szCs w:val="20"/>
        </w:rPr>
        <w:t xml:space="preserve">: </w:t>
      </w:r>
      <w:r w:rsidRPr="00EF5B6C">
        <w:rPr>
          <w:rFonts w:asciiTheme="minorHAnsi" w:hAnsiTheme="minorHAnsi"/>
          <w:sz w:val="20"/>
          <w:szCs w:val="20"/>
        </w:rPr>
        <w:t>Exec [EC]</w:t>
      </w:r>
      <w:proofErr w:type="gramStart"/>
      <w:r w:rsidRPr="00EF5B6C">
        <w:rPr>
          <w:rFonts w:asciiTheme="minorHAnsi" w:hAnsiTheme="minorHAnsi"/>
          <w:sz w:val="20"/>
          <w:szCs w:val="20"/>
        </w:rPr>
        <w:t>.[</w:t>
      </w:r>
      <w:proofErr w:type="spellStart"/>
      <w:proofErr w:type="gramEnd"/>
      <w:r w:rsidRPr="00EF5B6C">
        <w:rPr>
          <w:rFonts w:asciiTheme="minorHAnsi" w:hAnsiTheme="minorHAnsi"/>
          <w:sz w:val="20"/>
          <w:szCs w:val="20"/>
        </w:rPr>
        <w:t>sp_InsertInto_Coaching_Log_Outlier</w:t>
      </w:r>
      <w:proofErr w:type="spellEnd"/>
      <w:r w:rsidRPr="00EF5B6C">
        <w:rPr>
          <w:rFonts w:asciiTheme="minorHAnsi" w:hAnsiTheme="minorHAnsi"/>
          <w:sz w:val="20"/>
          <w:szCs w:val="20"/>
        </w:rPr>
        <w:t>]? Output</w:t>
      </w:r>
    </w:p>
    <w:p w:rsidR="00EF5B6C" w:rsidRDefault="00EF5B6C" w:rsidP="00842389">
      <w:pPr>
        <w:rPr>
          <w:rFonts w:asciiTheme="minorHAnsi" w:hAnsiTheme="minorHAnsi"/>
          <w:sz w:val="20"/>
          <w:szCs w:val="20"/>
        </w:rPr>
      </w:pPr>
      <w:r>
        <w:rPr>
          <w:rFonts w:asciiTheme="minorHAnsi" w:hAnsiTheme="minorHAnsi"/>
          <w:sz w:val="20"/>
          <w:szCs w:val="20"/>
        </w:rPr>
        <w:t xml:space="preserve">Parameter Mapping: </w:t>
      </w:r>
    </w:p>
    <w:p w:rsidR="00EF5B6C" w:rsidRDefault="00EF5B6C" w:rsidP="00842389">
      <w:pPr>
        <w:rPr>
          <w:rFonts w:asciiTheme="minorHAnsi" w:hAnsiTheme="minorHAnsi"/>
          <w:sz w:val="20"/>
          <w:szCs w:val="20"/>
        </w:rPr>
      </w:pPr>
      <w:r>
        <w:rPr>
          <w:noProof/>
        </w:rPr>
        <w:drawing>
          <wp:inline distT="0" distB="0" distL="0" distR="0" wp14:anchorId="7D319D7E" wp14:editId="17E8FDE0">
            <wp:extent cx="256032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0320" cy="9144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Del="00E705FE" w:rsidRDefault="004D3B66" w:rsidP="001822D4">
      <w:pPr>
        <w:pStyle w:val="ListParagraph"/>
        <w:numPr>
          <w:ilvl w:val="0"/>
          <w:numId w:val="13"/>
        </w:numPr>
        <w:rPr>
          <w:del w:id="427" w:author="Palacherla, Susmitha C (NONUS)" w:date="2018-01-17T10:26:00Z"/>
          <w:rFonts w:asciiTheme="minorHAnsi" w:hAnsiTheme="minorHAnsi"/>
          <w:sz w:val="20"/>
          <w:szCs w:val="20"/>
        </w:rPr>
      </w:pPr>
      <w:del w:id="428" w:author="Palacherla, Susmitha C (NONUS)" w:date="2018-01-17T10:26:00Z">
        <w:r w:rsidRPr="0095359C" w:rsidDel="00E705FE">
          <w:rPr>
            <w:rFonts w:asciiTheme="minorHAnsi" w:hAnsiTheme="minorHAnsi"/>
            <w:sz w:val="20"/>
            <w:szCs w:val="20"/>
          </w:rPr>
          <w:delText>SQl Task: Load Outliers Fact table</w:delText>
        </w:r>
      </w:del>
    </w:p>
    <w:p w:rsidR="004D3B66" w:rsidRPr="0095359C" w:rsidDel="00E705FE" w:rsidRDefault="004D3B66" w:rsidP="004D3B66">
      <w:pPr>
        <w:widowControl w:val="0"/>
        <w:autoSpaceDE w:val="0"/>
        <w:autoSpaceDN w:val="0"/>
        <w:adjustRightInd w:val="0"/>
        <w:spacing w:after="0" w:line="240" w:lineRule="auto"/>
        <w:rPr>
          <w:del w:id="429" w:author="Palacherla, Susmitha C (NONUS)" w:date="2018-01-17T10:26:00Z"/>
          <w:rFonts w:asciiTheme="minorHAnsi" w:hAnsiTheme="minorHAnsi" w:cs="Arial"/>
          <w:sz w:val="20"/>
          <w:szCs w:val="20"/>
        </w:rPr>
      </w:pPr>
      <w:del w:id="430" w:author="Palacherla, Susmitha C (NONUS)" w:date="2018-01-17T10:26:00Z">
        <w:r w:rsidRPr="0095359C" w:rsidDel="00E705FE">
          <w:rPr>
            <w:rFonts w:asciiTheme="minorHAnsi" w:hAnsiTheme="minorHAnsi"/>
            <w:noProof/>
            <w:sz w:val="20"/>
            <w:szCs w:val="20"/>
          </w:rPr>
          <w:drawing>
            <wp:inline distT="0" distB="0" distL="0" distR="0" wp14:anchorId="54330725" wp14:editId="44A5EE1C">
              <wp:extent cx="1809750" cy="742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09750" cy="742950"/>
                      </a:xfrm>
                      <a:prstGeom prst="rect">
                        <a:avLst/>
                      </a:prstGeom>
                    </pic:spPr>
                  </pic:pic>
                </a:graphicData>
              </a:graphic>
            </wp:inline>
          </w:drawing>
        </w:r>
      </w:del>
    </w:p>
    <w:p w:rsidR="004D3B66" w:rsidRPr="0095359C" w:rsidDel="00E705FE" w:rsidRDefault="004D3B66" w:rsidP="004D3B66">
      <w:pPr>
        <w:widowControl w:val="0"/>
        <w:autoSpaceDE w:val="0"/>
        <w:autoSpaceDN w:val="0"/>
        <w:adjustRightInd w:val="0"/>
        <w:spacing w:after="0" w:line="240" w:lineRule="auto"/>
        <w:rPr>
          <w:del w:id="431" w:author="Palacherla, Susmitha C (NONUS)" w:date="2018-01-17T10:26:00Z"/>
          <w:rFonts w:asciiTheme="minorHAnsi" w:hAnsiTheme="minorHAnsi" w:cs="Arial"/>
          <w:sz w:val="20"/>
          <w:szCs w:val="20"/>
        </w:rPr>
      </w:pPr>
    </w:p>
    <w:p w:rsidR="00EF5B6C" w:rsidRPr="00842389" w:rsidDel="00E705FE" w:rsidRDefault="00EF5B6C" w:rsidP="00EF5B6C">
      <w:pPr>
        <w:widowControl w:val="0"/>
        <w:autoSpaceDE w:val="0"/>
        <w:autoSpaceDN w:val="0"/>
        <w:adjustRightInd w:val="0"/>
        <w:spacing w:after="0" w:line="240" w:lineRule="auto"/>
        <w:rPr>
          <w:del w:id="432" w:author="Palacherla, Susmitha C (NONUS)" w:date="2018-01-17T10:26:00Z"/>
          <w:rFonts w:asciiTheme="minorHAnsi" w:hAnsiTheme="minorHAnsi"/>
          <w:sz w:val="20"/>
          <w:szCs w:val="20"/>
        </w:rPr>
      </w:pPr>
      <w:del w:id="433" w:author="Palacherla, Susmitha C (NONUS)" w:date="2018-01-17T10:26:00Z">
        <w:r w:rsidRPr="00842389" w:rsidDel="00E705FE">
          <w:rPr>
            <w:rFonts w:asciiTheme="minorHAnsi" w:hAnsiTheme="minorHAnsi"/>
            <w:sz w:val="20"/>
            <w:szCs w:val="20"/>
          </w:rPr>
          <w:delText>INSERT INTO[EC].[Outlier_Coaching_Fact]</w:delText>
        </w:r>
      </w:del>
    </w:p>
    <w:p w:rsidR="00EF5B6C" w:rsidRPr="00842389" w:rsidDel="00E705FE" w:rsidRDefault="00EF5B6C" w:rsidP="00EF5B6C">
      <w:pPr>
        <w:widowControl w:val="0"/>
        <w:autoSpaceDE w:val="0"/>
        <w:autoSpaceDN w:val="0"/>
        <w:adjustRightInd w:val="0"/>
        <w:spacing w:after="0" w:line="240" w:lineRule="auto"/>
        <w:rPr>
          <w:del w:id="434" w:author="Palacherla, Susmitha C (NONUS)" w:date="2018-01-17T10:26:00Z"/>
          <w:rFonts w:asciiTheme="minorHAnsi" w:hAnsiTheme="minorHAnsi"/>
          <w:sz w:val="20"/>
          <w:szCs w:val="20"/>
        </w:rPr>
      </w:pPr>
      <w:del w:id="435" w:author="Palacherla, Susmitha C (NONUS)" w:date="2018-01-17T10:26:00Z">
        <w:r w:rsidRPr="00842389" w:rsidDel="00E705FE">
          <w:rPr>
            <w:rFonts w:asciiTheme="minorHAnsi" w:hAnsiTheme="minorHAnsi"/>
            <w:sz w:val="20"/>
            <w:szCs w:val="20"/>
          </w:rPr>
          <w:delText xml:space="preserve">           ([Report_ID]</w:delText>
        </w:r>
      </w:del>
    </w:p>
    <w:p w:rsidR="00EF5B6C" w:rsidRPr="00842389" w:rsidDel="00E705FE" w:rsidRDefault="00EF5B6C" w:rsidP="00EF5B6C">
      <w:pPr>
        <w:widowControl w:val="0"/>
        <w:autoSpaceDE w:val="0"/>
        <w:autoSpaceDN w:val="0"/>
        <w:adjustRightInd w:val="0"/>
        <w:spacing w:after="0" w:line="240" w:lineRule="auto"/>
        <w:rPr>
          <w:del w:id="436" w:author="Palacherla, Susmitha C (NONUS)" w:date="2018-01-17T10:26:00Z"/>
          <w:rFonts w:asciiTheme="minorHAnsi" w:hAnsiTheme="minorHAnsi"/>
          <w:sz w:val="20"/>
          <w:szCs w:val="20"/>
        </w:rPr>
      </w:pPr>
      <w:del w:id="437" w:author="Palacherla, Susmitha C (NONUS)" w:date="2018-01-17T10:26:00Z">
        <w:r w:rsidRPr="00842389" w:rsidDel="00E705FE">
          <w:rPr>
            <w:rFonts w:asciiTheme="minorHAnsi" w:hAnsiTheme="minorHAnsi"/>
            <w:sz w:val="20"/>
            <w:szCs w:val="20"/>
          </w:rPr>
          <w:delText xml:space="preserve">           ,[Report_Code]</w:delText>
        </w:r>
      </w:del>
    </w:p>
    <w:p w:rsidR="00EF5B6C" w:rsidRPr="00842389" w:rsidDel="00E705FE" w:rsidRDefault="00EF5B6C" w:rsidP="00EF5B6C">
      <w:pPr>
        <w:widowControl w:val="0"/>
        <w:autoSpaceDE w:val="0"/>
        <w:autoSpaceDN w:val="0"/>
        <w:adjustRightInd w:val="0"/>
        <w:spacing w:after="0" w:line="240" w:lineRule="auto"/>
        <w:rPr>
          <w:del w:id="438" w:author="Palacherla, Susmitha C (NONUS)" w:date="2018-01-17T10:26:00Z"/>
          <w:rFonts w:asciiTheme="minorHAnsi" w:hAnsiTheme="minorHAnsi"/>
          <w:sz w:val="20"/>
          <w:szCs w:val="20"/>
        </w:rPr>
      </w:pPr>
      <w:del w:id="439" w:author="Palacherla, Susmitha C (NONUS)" w:date="2018-01-17T10:26:00Z">
        <w:r w:rsidRPr="00842389" w:rsidDel="00E705FE">
          <w:rPr>
            <w:rFonts w:asciiTheme="minorHAnsi" w:hAnsiTheme="minorHAnsi"/>
            <w:sz w:val="20"/>
            <w:szCs w:val="20"/>
          </w:rPr>
          <w:delText xml:space="preserve">           ,[Form_Type]</w:delText>
        </w:r>
      </w:del>
    </w:p>
    <w:p w:rsidR="00EF5B6C" w:rsidRPr="00842389" w:rsidDel="00E705FE" w:rsidRDefault="00EF5B6C" w:rsidP="00EF5B6C">
      <w:pPr>
        <w:widowControl w:val="0"/>
        <w:autoSpaceDE w:val="0"/>
        <w:autoSpaceDN w:val="0"/>
        <w:adjustRightInd w:val="0"/>
        <w:spacing w:after="0" w:line="240" w:lineRule="auto"/>
        <w:rPr>
          <w:del w:id="440" w:author="Palacherla, Susmitha C (NONUS)" w:date="2018-01-17T10:26:00Z"/>
          <w:rFonts w:asciiTheme="minorHAnsi" w:hAnsiTheme="minorHAnsi"/>
          <w:sz w:val="20"/>
          <w:szCs w:val="20"/>
        </w:rPr>
      </w:pPr>
      <w:del w:id="441" w:author="Palacherla, Susmitha C (NONUS)" w:date="2018-01-17T10:26:00Z">
        <w:r w:rsidRPr="00842389" w:rsidDel="00E705FE">
          <w:rPr>
            <w:rFonts w:asciiTheme="minorHAnsi" w:hAnsiTheme="minorHAnsi"/>
            <w:sz w:val="20"/>
            <w:szCs w:val="20"/>
          </w:rPr>
          <w:delText xml:space="preserve">           ,[Source]</w:delText>
        </w:r>
      </w:del>
    </w:p>
    <w:p w:rsidR="00EF5B6C" w:rsidRPr="00842389" w:rsidDel="00E705FE" w:rsidRDefault="00EF5B6C" w:rsidP="00EF5B6C">
      <w:pPr>
        <w:widowControl w:val="0"/>
        <w:autoSpaceDE w:val="0"/>
        <w:autoSpaceDN w:val="0"/>
        <w:adjustRightInd w:val="0"/>
        <w:spacing w:after="0" w:line="240" w:lineRule="auto"/>
        <w:rPr>
          <w:del w:id="442" w:author="Palacherla, Susmitha C (NONUS)" w:date="2018-01-17T10:26:00Z"/>
          <w:rFonts w:asciiTheme="minorHAnsi" w:hAnsiTheme="minorHAnsi"/>
          <w:sz w:val="20"/>
          <w:szCs w:val="20"/>
        </w:rPr>
      </w:pPr>
      <w:del w:id="443" w:author="Palacherla, Susmitha C (NONUS)" w:date="2018-01-17T10:26:00Z">
        <w:r w:rsidRPr="00842389" w:rsidDel="00E705FE">
          <w:rPr>
            <w:rFonts w:asciiTheme="minorHAnsi" w:hAnsiTheme="minorHAnsi"/>
            <w:sz w:val="20"/>
            <w:szCs w:val="20"/>
          </w:rPr>
          <w:delText xml:space="preserve">           ,[Form_Status]</w:delText>
        </w:r>
      </w:del>
    </w:p>
    <w:p w:rsidR="00EF5B6C" w:rsidRPr="00842389" w:rsidDel="00E705FE" w:rsidRDefault="00EF5B6C" w:rsidP="00EF5B6C">
      <w:pPr>
        <w:widowControl w:val="0"/>
        <w:autoSpaceDE w:val="0"/>
        <w:autoSpaceDN w:val="0"/>
        <w:adjustRightInd w:val="0"/>
        <w:spacing w:after="0" w:line="240" w:lineRule="auto"/>
        <w:rPr>
          <w:del w:id="444" w:author="Palacherla, Susmitha C (NONUS)" w:date="2018-01-17T10:26:00Z"/>
          <w:rFonts w:asciiTheme="minorHAnsi" w:hAnsiTheme="minorHAnsi"/>
          <w:sz w:val="20"/>
          <w:szCs w:val="20"/>
        </w:rPr>
      </w:pPr>
      <w:del w:id="445" w:author="Palacherla, Susmitha C (NONUS)" w:date="2018-01-17T10:26:00Z">
        <w:r w:rsidRPr="00842389" w:rsidDel="00E705FE">
          <w:rPr>
            <w:rFonts w:asciiTheme="minorHAnsi" w:hAnsiTheme="minorHAnsi"/>
            <w:sz w:val="20"/>
            <w:szCs w:val="20"/>
          </w:rPr>
          <w:delText xml:space="preserve">           ,[Event_Date]</w:delText>
        </w:r>
      </w:del>
    </w:p>
    <w:p w:rsidR="00EF5B6C" w:rsidRPr="00842389" w:rsidDel="00E705FE" w:rsidRDefault="00EF5B6C" w:rsidP="00EF5B6C">
      <w:pPr>
        <w:widowControl w:val="0"/>
        <w:autoSpaceDE w:val="0"/>
        <w:autoSpaceDN w:val="0"/>
        <w:adjustRightInd w:val="0"/>
        <w:spacing w:after="0" w:line="240" w:lineRule="auto"/>
        <w:rPr>
          <w:del w:id="446" w:author="Palacherla, Susmitha C (NONUS)" w:date="2018-01-17T10:26:00Z"/>
          <w:rFonts w:asciiTheme="minorHAnsi" w:hAnsiTheme="minorHAnsi"/>
          <w:sz w:val="20"/>
          <w:szCs w:val="20"/>
        </w:rPr>
      </w:pPr>
      <w:del w:id="447" w:author="Palacherla, Susmitha C (NONUS)" w:date="2018-01-17T10:26:00Z">
        <w:r w:rsidRPr="00842389" w:rsidDel="00E705FE">
          <w:rPr>
            <w:rFonts w:asciiTheme="minorHAnsi" w:hAnsiTheme="minorHAnsi"/>
            <w:sz w:val="20"/>
            <w:szCs w:val="20"/>
          </w:rPr>
          <w:delText xml:space="preserve">           ,[Submitted_Date]</w:delText>
        </w:r>
      </w:del>
    </w:p>
    <w:p w:rsidR="00EF5B6C" w:rsidRPr="00842389" w:rsidDel="00E705FE" w:rsidRDefault="00EF5B6C" w:rsidP="00EF5B6C">
      <w:pPr>
        <w:widowControl w:val="0"/>
        <w:autoSpaceDE w:val="0"/>
        <w:autoSpaceDN w:val="0"/>
        <w:adjustRightInd w:val="0"/>
        <w:spacing w:after="0" w:line="240" w:lineRule="auto"/>
        <w:rPr>
          <w:del w:id="448" w:author="Palacherla, Susmitha C (NONUS)" w:date="2018-01-17T10:26:00Z"/>
          <w:rFonts w:asciiTheme="minorHAnsi" w:hAnsiTheme="minorHAnsi"/>
          <w:sz w:val="20"/>
          <w:szCs w:val="20"/>
        </w:rPr>
      </w:pPr>
      <w:del w:id="449" w:author="Palacherla, Susmitha C (NONUS)" w:date="2018-01-17T10:26:00Z">
        <w:r w:rsidRPr="00842389" w:rsidDel="00E705FE">
          <w:rPr>
            <w:rFonts w:asciiTheme="minorHAnsi" w:hAnsiTheme="minorHAnsi"/>
            <w:sz w:val="20"/>
            <w:szCs w:val="20"/>
          </w:rPr>
          <w:delText xml:space="preserve">           ,[Start_Date]</w:delText>
        </w:r>
      </w:del>
    </w:p>
    <w:p w:rsidR="00EF5B6C" w:rsidRPr="00842389" w:rsidDel="00E705FE" w:rsidRDefault="00EF5B6C" w:rsidP="00EF5B6C">
      <w:pPr>
        <w:widowControl w:val="0"/>
        <w:autoSpaceDE w:val="0"/>
        <w:autoSpaceDN w:val="0"/>
        <w:adjustRightInd w:val="0"/>
        <w:spacing w:after="0" w:line="240" w:lineRule="auto"/>
        <w:rPr>
          <w:del w:id="450" w:author="Palacherla, Susmitha C (NONUS)" w:date="2018-01-17T10:26:00Z"/>
          <w:rFonts w:asciiTheme="minorHAnsi" w:hAnsiTheme="minorHAnsi"/>
          <w:sz w:val="20"/>
          <w:szCs w:val="20"/>
        </w:rPr>
      </w:pPr>
      <w:del w:id="451" w:author="Palacherla, Susmitha C (NONUS)" w:date="2018-01-17T10:26:00Z">
        <w:r w:rsidRPr="00842389" w:rsidDel="00E705FE">
          <w:rPr>
            <w:rFonts w:asciiTheme="minorHAnsi" w:hAnsiTheme="minorHAnsi"/>
            <w:sz w:val="20"/>
            <w:szCs w:val="20"/>
          </w:rPr>
          <w:delText xml:space="preserve">           ,[Submitter_LANID]</w:delText>
        </w:r>
      </w:del>
    </w:p>
    <w:p w:rsidR="00EF5B6C" w:rsidRPr="00842389" w:rsidDel="00E705FE" w:rsidRDefault="00EF5B6C" w:rsidP="00EF5B6C">
      <w:pPr>
        <w:widowControl w:val="0"/>
        <w:autoSpaceDE w:val="0"/>
        <w:autoSpaceDN w:val="0"/>
        <w:adjustRightInd w:val="0"/>
        <w:spacing w:after="0" w:line="240" w:lineRule="auto"/>
        <w:rPr>
          <w:del w:id="452" w:author="Palacherla, Susmitha C (NONUS)" w:date="2018-01-17T10:26:00Z"/>
          <w:rFonts w:asciiTheme="minorHAnsi" w:hAnsiTheme="minorHAnsi"/>
          <w:sz w:val="20"/>
          <w:szCs w:val="20"/>
        </w:rPr>
      </w:pPr>
      <w:del w:id="453" w:author="Palacherla, Susmitha C (NONUS)" w:date="2018-01-17T10:26:00Z">
        <w:r w:rsidRPr="00842389" w:rsidDel="00E705FE">
          <w:rPr>
            <w:rFonts w:asciiTheme="minorHAnsi" w:hAnsiTheme="minorHAnsi"/>
            <w:sz w:val="20"/>
            <w:szCs w:val="20"/>
          </w:rPr>
          <w:delText xml:space="preserve">           ,[Submitter_Name]</w:delText>
        </w:r>
      </w:del>
    </w:p>
    <w:p w:rsidR="00EF5B6C" w:rsidRPr="00842389" w:rsidDel="00E705FE" w:rsidRDefault="00EF5B6C" w:rsidP="00EF5B6C">
      <w:pPr>
        <w:widowControl w:val="0"/>
        <w:autoSpaceDE w:val="0"/>
        <w:autoSpaceDN w:val="0"/>
        <w:adjustRightInd w:val="0"/>
        <w:spacing w:after="0" w:line="240" w:lineRule="auto"/>
        <w:rPr>
          <w:del w:id="454" w:author="Palacherla, Susmitha C (NONUS)" w:date="2018-01-17T10:26:00Z"/>
          <w:rFonts w:asciiTheme="minorHAnsi" w:hAnsiTheme="minorHAnsi"/>
          <w:sz w:val="20"/>
          <w:szCs w:val="20"/>
        </w:rPr>
      </w:pPr>
      <w:del w:id="455" w:author="Palacherla, Susmitha C (NONUS)" w:date="2018-01-17T10:26:00Z">
        <w:r w:rsidRPr="00842389" w:rsidDel="00E705FE">
          <w:rPr>
            <w:rFonts w:asciiTheme="minorHAnsi" w:hAnsiTheme="minorHAnsi"/>
            <w:sz w:val="20"/>
            <w:szCs w:val="20"/>
          </w:rPr>
          <w:delText xml:space="preserve">           ,[Submitter_Email]</w:delText>
        </w:r>
      </w:del>
    </w:p>
    <w:p w:rsidR="00EF5B6C" w:rsidRPr="00842389" w:rsidDel="00E705FE" w:rsidRDefault="00EF5B6C" w:rsidP="00EF5B6C">
      <w:pPr>
        <w:widowControl w:val="0"/>
        <w:autoSpaceDE w:val="0"/>
        <w:autoSpaceDN w:val="0"/>
        <w:adjustRightInd w:val="0"/>
        <w:spacing w:after="0" w:line="240" w:lineRule="auto"/>
        <w:rPr>
          <w:del w:id="456" w:author="Palacherla, Susmitha C (NONUS)" w:date="2018-01-17T10:26:00Z"/>
          <w:rFonts w:asciiTheme="minorHAnsi" w:hAnsiTheme="minorHAnsi"/>
          <w:sz w:val="20"/>
          <w:szCs w:val="20"/>
        </w:rPr>
      </w:pPr>
      <w:del w:id="457" w:author="Palacherla, Susmitha C (NONUS)" w:date="2018-01-17T10:26:00Z">
        <w:r w:rsidRPr="00842389" w:rsidDel="00E705FE">
          <w:rPr>
            <w:rFonts w:asciiTheme="minorHAnsi" w:hAnsiTheme="minorHAnsi"/>
            <w:sz w:val="20"/>
            <w:szCs w:val="20"/>
          </w:rPr>
          <w:delText xml:space="preserve">           ,[CSR_LANID]</w:delText>
        </w:r>
      </w:del>
    </w:p>
    <w:p w:rsidR="00EF5B6C" w:rsidRPr="00842389" w:rsidDel="00E705FE" w:rsidRDefault="00EF5B6C" w:rsidP="00EF5B6C">
      <w:pPr>
        <w:widowControl w:val="0"/>
        <w:autoSpaceDE w:val="0"/>
        <w:autoSpaceDN w:val="0"/>
        <w:adjustRightInd w:val="0"/>
        <w:spacing w:after="0" w:line="240" w:lineRule="auto"/>
        <w:rPr>
          <w:del w:id="458" w:author="Palacherla, Susmitha C (NONUS)" w:date="2018-01-17T10:26:00Z"/>
          <w:rFonts w:asciiTheme="minorHAnsi" w:hAnsiTheme="minorHAnsi"/>
          <w:sz w:val="20"/>
          <w:szCs w:val="20"/>
        </w:rPr>
      </w:pPr>
      <w:del w:id="459" w:author="Palacherla, Susmitha C (NONUS)" w:date="2018-01-17T10:26:00Z">
        <w:r w:rsidRPr="00842389" w:rsidDel="00E705FE">
          <w:rPr>
            <w:rFonts w:asciiTheme="minorHAnsi" w:hAnsiTheme="minorHAnsi"/>
            <w:sz w:val="20"/>
            <w:szCs w:val="20"/>
          </w:rPr>
          <w:delText xml:space="preserve">           ,[CSR_Site]</w:delText>
        </w:r>
      </w:del>
    </w:p>
    <w:p w:rsidR="00EF5B6C" w:rsidRPr="00842389" w:rsidDel="00E705FE" w:rsidRDefault="00EF5B6C" w:rsidP="00EF5B6C">
      <w:pPr>
        <w:widowControl w:val="0"/>
        <w:autoSpaceDE w:val="0"/>
        <w:autoSpaceDN w:val="0"/>
        <w:adjustRightInd w:val="0"/>
        <w:spacing w:after="0" w:line="240" w:lineRule="auto"/>
        <w:rPr>
          <w:del w:id="460" w:author="Palacherla, Susmitha C (NONUS)" w:date="2018-01-17T10:26:00Z"/>
          <w:rFonts w:asciiTheme="minorHAnsi" w:hAnsiTheme="minorHAnsi"/>
          <w:sz w:val="20"/>
          <w:szCs w:val="20"/>
        </w:rPr>
      </w:pPr>
      <w:del w:id="461" w:author="Palacherla, Susmitha C (NONUS)" w:date="2018-01-17T10:26:00Z">
        <w:r w:rsidRPr="00842389" w:rsidDel="00E705FE">
          <w:rPr>
            <w:rFonts w:asciiTheme="minorHAnsi" w:hAnsiTheme="minorHAnsi"/>
            <w:sz w:val="20"/>
            <w:szCs w:val="20"/>
          </w:rPr>
          <w:delText xml:space="preserve">           ,[Program]</w:delText>
        </w:r>
      </w:del>
    </w:p>
    <w:p w:rsidR="00EF5B6C" w:rsidRPr="00842389" w:rsidDel="00E705FE" w:rsidRDefault="00EF5B6C" w:rsidP="00EF5B6C">
      <w:pPr>
        <w:widowControl w:val="0"/>
        <w:autoSpaceDE w:val="0"/>
        <w:autoSpaceDN w:val="0"/>
        <w:adjustRightInd w:val="0"/>
        <w:spacing w:after="0" w:line="240" w:lineRule="auto"/>
        <w:rPr>
          <w:del w:id="462" w:author="Palacherla, Susmitha C (NONUS)" w:date="2018-01-17T10:26:00Z"/>
          <w:rFonts w:asciiTheme="minorHAnsi" w:hAnsiTheme="minorHAnsi"/>
          <w:sz w:val="20"/>
          <w:szCs w:val="20"/>
        </w:rPr>
      </w:pPr>
      <w:del w:id="463" w:author="Palacherla, Susmitha C (NONUS)" w:date="2018-01-17T10:26:00Z">
        <w:r w:rsidRPr="00842389" w:rsidDel="00E705FE">
          <w:rPr>
            <w:rFonts w:asciiTheme="minorHAnsi" w:hAnsiTheme="minorHAnsi"/>
            <w:sz w:val="20"/>
            <w:szCs w:val="20"/>
          </w:rPr>
          <w:delText xml:space="preserve">           ,[CoachReason_Current_Coaching_Initiatives]</w:delText>
        </w:r>
      </w:del>
    </w:p>
    <w:p w:rsidR="00EF5B6C" w:rsidRPr="00842389" w:rsidDel="00E705FE" w:rsidRDefault="00EF5B6C" w:rsidP="00EF5B6C">
      <w:pPr>
        <w:widowControl w:val="0"/>
        <w:autoSpaceDE w:val="0"/>
        <w:autoSpaceDN w:val="0"/>
        <w:adjustRightInd w:val="0"/>
        <w:spacing w:after="0" w:line="240" w:lineRule="auto"/>
        <w:rPr>
          <w:del w:id="464" w:author="Palacherla, Susmitha C (NONUS)" w:date="2018-01-17T10:26:00Z"/>
          <w:rFonts w:asciiTheme="minorHAnsi" w:hAnsiTheme="minorHAnsi"/>
          <w:sz w:val="20"/>
          <w:szCs w:val="20"/>
        </w:rPr>
      </w:pPr>
      <w:del w:id="465" w:author="Palacherla, Susmitha C (NONUS)" w:date="2018-01-17T10:26:00Z">
        <w:r w:rsidRPr="00842389" w:rsidDel="00E705FE">
          <w:rPr>
            <w:rFonts w:asciiTheme="minorHAnsi" w:hAnsiTheme="minorHAnsi"/>
            <w:sz w:val="20"/>
            <w:szCs w:val="20"/>
          </w:rPr>
          <w:delText xml:space="preserve">           ,[TextDescription]</w:delText>
        </w:r>
      </w:del>
    </w:p>
    <w:p w:rsidR="00EF5B6C" w:rsidRPr="00842389" w:rsidDel="00E705FE" w:rsidRDefault="00EF5B6C" w:rsidP="00EF5B6C">
      <w:pPr>
        <w:widowControl w:val="0"/>
        <w:autoSpaceDE w:val="0"/>
        <w:autoSpaceDN w:val="0"/>
        <w:adjustRightInd w:val="0"/>
        <w:spacing w:after="0" w:line="240" w:lineRule="auto"/>
        <w:rPr>
          <w:del w:id="466" w:author="Palacherla, Susmitha C (NONUS)" w:date="2018-01-17T10:26:00Z"/>
          <w:rFonts w:asciiTheme="minorHAnsi" w:hAnsiTheme="minorHAnsi"/>
          <w:sz w:val="20"/>
          <w:szCs w:val="20"/>
        </w:rPr>
      </w:pPr>
      <w:del w:id="467" w:author="Palacherla, Susmitha C (NONUS)" w:date="2018-01-17T10:26:00Z">
        <w:r w:rsidRPr="00842389" w:rsidDel="00E705FE">
          <w:rPr>
            <w:rFonts w:asciiTheme="minorHAnsi" w:hAnsiTheme="minorHAnsi"/>
            <w:sz w:val="20"/>
            <w:szCs w:val="20"/>
          </w:rPr>
          <w:delText xml:space="preserve">           ,[FileName]</w:delText>
        </w:r>
      </w:del>
    </w:p>
    <w:p w:rsidR="00EF5B6C" w:rsidRPr="00842389" w:rsidDel="00E705FE" w:rsidRDefault="00EF5B6C" w:rsidP="00EF5B6C">
      <w:pPr>
        <w:widowControl w:val="0"/>
        <w:autoSpaceDE w:val="0"/>
        <w:autoSpaceDN w:val="0"/>
        <w:adjustRightInd w:val="0"/>
        <w:spacing w:after="0" w:line="240" w:lineRule="auto"/>
        <w:rPr>
          <w:del w:id="468" w:author="Palacherla, Susmitha C (NONUS)" w:date="2018-01-17T10:26:00Z"/>
          <w:rFonts w:asciiTheme="minorHAnsi" w:hAnsiTheme="minorHAnsi"/>
          <w:sz w:val="20"/>
          <w:szCs w:val="20"/>
        </w:rPr>
      </w:pPr>
      <w:del w:id="469" w:author="Palacherla, Susmitha C (NONUS)" w:date="2018-01-17T10:26:00Z">
        <w:r w:rsidRPr="00842389" w:rsidDel="00E705FE">
          <w:rPr>
            <w:rFonts w:asciiTheme="minorHAnsi" w:hAnsiTheme="minorHAnsi"/>
            <w:sz w:val="20"/>
            <w:szCs w:val="20"/>
          </w:rPr>
          <w:delText xml:space="preserve">           ,[RMgr_ID]</w:delText>
        </w:r>
      </w:del>
    </w:p>
    <w:p w:rsidR="00EF5B6C" w:rsidRPr="00842389" w:rsidDel="00E705FE" w:rsidRDefault="00EF5B6C" w:rsidP="00EF5B6C">
      <w:pPr>
        <w:widowControl w:val="0"/>
        <w:autoSpaceDE w:val="0"/>
        <w:autoSpaceDN w:val="0"/>
        <w:adjustRightInd w:val="0"/>
        <w:spacing w:after="0" w:line="240" w:lineRule="auto"/>
        <w:rPr>
          <w:del w:id="470" w:author="Palacherla, Susmitha C (NONUS)" w:date="2018-01-17T10:26:00Z"/>
          <w:rFonts w:asciiTheme="minorHAnsi" w:hAnsiTheme="minorHAnsi"/>
          <w:sz w:val="20"/>
          <w:szCs w:val="20"/>
        </w:rPr>
      </w:pPr>
      <w:del w:id="471" w:author="Palacherla, Susmitha C (NONUS)" w:date="2018-01-17T10:26:00Z">
        <w:r w:rsidRPr="00842389" w:rsidDel="00E705FE">
          <w:rPr>
            <w:rFonts w:asciiTheme="minorHAnsi" w:hAnsiTheme="minorHAnsi"/>
            <w:sz w:val="20"/>
            <w:szCs w:val="20"/>
          </w:rPr>
          <w:delText xml:space="preserve">          ,[CD1]</w:delText>
        </w:r>
      </w:del>
    </w:p>
    <w:p w:rsidR="00EF5B6C" w:rsidRPr="00842389" w:rsidDel="00E705FE" w:rsidRDefault="00EF5B6C" w:rsidP="00EF5B6C">
      <w:pPr>
        <w:widowControl w:val="0"/>
        <w:autoSpaceDE w:val="0"/>
        <w:autoSpaceDN w:val="0"/>
        <w:adjustRightInd w:val="0"/>
        <w:spacing w:after="0" w:line="240" w:lineRule="auto"/>
        <w:rPr>
          <w:del w:id="472" w:author="Palacherla, Susmitha C (NONUS)" w:date="2018-01-17T10:26:00Z"/>
          <w:rFonts w:asciiTheme="minorHAnsi" w:hAnsiTheme="minorHAnsi"/>
          <w:sz w:val="20"/>
          <w:szCs w:val="20"/>
        </w:rPr>
      </w:pPr>
      <w:del w:id="473" w:author="Palacherla, Susmitha C (NONUS)" w:date="2018-01-17T10:26:00Z">
        <w:r w:rsidRPr="00842389" w:rsidDel="00E705FE">
          <w:rPr>
            <w:rFonts w:asciiTheme="minorHAnsi" w:hAnsiTheme="minorHAnsi"/>
            <w:sz w:val="20"/>
            <w:szCs w:val="20"/>
          </w:rPr>
          <w:delText xml:space="preserve">           ,[CD2]</w:delText>
        </w:r>
      </w:del>
    </w:p>
    <w:p w:rsidR="00EF5B6C" w:rsidRPr="00842389" w:rsidDel="00E705FE" w:rsidRDefault="00EF5B6C" w:rsidP="00EF5B6C">
      <w:pPr>
        <w:widowControl w:val="0"/>
        <w:autoSpaceDE w:val="0"/>
        <w:autoSpaceDN w:val="0"/>
        <w:adjustRightInd w:val="0"/>
        <w:spacing w:after="0" w:line="240" w:lineRule="auto"/>
        <w:rPr>
          <w:del w:id="474" w:author="Palacherla, Susmitha C (NONUS)" w:date="2018-01-17T10:26:00Z"/>
          <w:rFonts w:asciiTheme="minorHAnsi" w:hAnsiTheme="minorHAnsi"/>
          <w:sz w:val="20"/>
          <w:szCs w:val="20"/>
        </w:rPr>
      </w:pPr>
      <w:del w:id="475" w:author="Palacherla, Susmitha C (NONUS)" w:date="2018-01-17T10:26:00Z">
        <w:r w:rsidRPr="00842389" w:rsidDel="00E705FE">
          <w:rPr>
            <w:rFonts w:asciiTheme="minorHAnsi" w:hAnsiTheme="minorHAnsi"/>
            <w:sz w:val="20"/>
            <w:szCs w:val="20"/>
          </w:rPr>
          <w:delText xml:space="preserve">           ,[CSR_EMPID])</w:delText>
        </w:r>
      </w:del>
    </w:p>
    <w:p w:rsidR="00EF5B6C" w:rsidRPr="00842389" w:rsidDel="00E705FE" w:rsidRDefault="00EF5B6C" w:rsidP="00842389">
      <w:pPr>
        <w:widowControl w:val="0"/>
        <w:autoSpaceDE w:val="0"/>
        <w:autoSpaceDN w:val="0"/>
        <w:adjustRightInd w:val="0"/>
        <w:spacing w:after="0" w:line="240" w:lineRule="auto"/>
        <w:ind w:left="1440"/>
        <w:rPr>
          <w:del w:id="476" w:author="Palacherla, Susmitha C (NONUS)" w:date="2018-01-17T10:26:00Z"/>
          <w:rFonts w:asciiTheme="minorHAnsi" w:hAnsiTheme="minorHAnsi"/>
          <w:sz w:val="20"/>
          <w:szCs w:val="20"/>
        </w:rPr>
      </w:pPr>
      <w:del w:id="477" w:author="Palacherla, Susmitha C (NONUS)" w:date="2018-01-17T10:26:00Z">
        <w:r w:rsidRPr="00842389" w:rsidDel="00E705FE">
          <w:rPr>
            <w:rFonts w:asciiTheme="minorHAnsi" w:hAnsiTheme="minorHAnsi"/>
            <w:sz w:val="20"/>
            <w:szCs w:val="20"/>
          </w:rPr>
          <w:delText xml:space="preserve">     SELECT S.[Report_ID]</w:delText>
        </w:r>
      </w:del>
    </w:p>
    <w:p w:rsidR="00EF5B6C" w:rsidRPr="00842389" w:rsidDel="00E705FE" w:rsidRDefault="00EF5B6C" w:rsidP="00842389">
      <w:pPr>
        <w:widowControl w:val="0"/>
        <w:autoSpaceDE w:val="0"/>
        <w:autoSpaceDN w:val="0"/>
        <w:adjustRightInd w:val="0"/>
        <w:spacing w:after="0" w:line="240" w:lineRule="auto"/>
        <w:ind w:left="1440"/>
        <w:rPr>
          <w:del w:id="478" w:author="Palacherla, Susmitha C (NONUS)" w:date="2018-01-17T10:26:00Z"/>
          <w:rFonts w:asciiTheme="minorHAnsi" w:hAnsiTheme="minorHAnsi"/>
          <w:sz w:val="20"/>
          <w:szCs w:val="20"/>
        </w:rPr>
      </w:pPr>
      <w:del w:id="479" w:author="Palacherla, Susmitha C (NONUS)" w:date="2018-01-17T10:26:00Z">
        <w:r w:rsidRPr="00842389" w:rsidDel="00E705FE">
          <w:rPr>
            <w:rFonts w:asciiTheme="minorHAnsi" w:hAnsiTheme="minorHAnsi"/>
            <w:sz w:val="20"/>
            <w:szCs w:val="20"/>
          </w:rPr>
          <w:delText xml:space="preserve">      ,S.[Report_Code]</w:delText>
        </w:r>
      </w:del>
    </w:p>
    <w:p w:rsidR="00EF5B6C" w:rsidRPr="00842389" w:rsidDel="00E705FE" w:rsidRDefault="00EF5B6C" w:rsidP="00842389">
      <w:pPr>
        <w:widowControl w:val="0"/>
        <w:autoSpaceDE w:val="0"/>
        <w:autoSpaceDN w:val="0"/>
        <w:adjustRightInd w:val="0"/>
        <w:spacing w:after="0" w:line="240" w:lineRule="auto"/>
        <w:ind w:left="1440"/>
        <w:rPr>
          <w:del w:id="480" w:author="Palacherla, Susmitha C (NONUS)" w:date="2018-01-17T10:26:00Z"/>
          <w:rFonts w:asciiTheme="minorHAnsi" w:hAnsiTheme="minorHAnsi"/>
          <w:sz w:val="20"/>
          <w:szCs w:val="20"/>
        </w:rPr>
      </w:pPr>
      <w:del w:id="481" w:author="Palacherla, Susmitha C (NONUS)" w:date="2018-01-17T10:26:00Z">
        <w:r w:rsidRPr="00842389" w:rsidDel="00E705FE">
          <w:rPr>
            <w:rFonts w:asciiTheme="minorHAnsi" w:hAnsiTheme="minorHAnsi"/>
            <w:sz w:val="20"/>
            <w:szCs w:val="20"/>
          </w:rPr>
          <w:delText xml:space="preserve">      ,S.[Form_Type]</w:delText>
        </w:r>
      </w:del>
    </w:p>
    <w:p w:rsidR="00EF5B6C" w:rsidRPr="00842389" w:rsidDel="00E705FE" w:rsidRDefault="00EF5B6C" w:rsidP="00842389">
      <w:pPr>
        <w:widowControl w:val="0"/>
        <w:autoSpaceDE w:val="0"/>
        <w:autoSpaceDN w:val="0"/>
        <w:adjustRightInd w:val="0"/>
        <w:spacing w:after="0" w:line="240" w:lineRule="auto"/>
        <w:ind w:left="1440"/>
        <w:rPr>
          <w:del w:id="482" w:author="Palacherla, Susmitha C (NONUS)" w:date="2018-01-17T10:26:00Z"/>
          <w:rFonts w:asciiTheme="minorHAnsi" w:hAnsiTheme="minorHAnsi"/>
          <w:sz w:val="20"/>
          <w:szCs w:val="20"/>
        </w:rPr>
      </w:pPr>
      <w:del w:id="483" w:author="Palacherla, Susmitha C (NONUS)" w:date="2018-01-17T10:26:00Z">
        <w:r w:rsidRPr="00842389" w:rsidDel="00E705FE">
          <w:rPr>
            <w:rFonts w:asciiTheme="minorHAnsi" w:hAnsiTheme="minorHAnsi"/>
            <w:sz w:val="20"/>
            <w:szCs w:val="20"/>
          </w:rPr>
          <w:delText xml:space="preserve">      ,S.[Source]</w:delText>
        </w:r>
      </w:del>
    </w:p>
    <w:p w:rsidR="00EF5B6C" w:rsidRPr="00842389" w:rsidDel="00E705FE" w:rsidRDefault="00EF5B6C" w:rsidP="00842389">
      <w:pPr>
        <w:widowControl w:val="0"/>
        <w:autoSpaceDE w:val="0"/>
        <w:autoSpaceDN w:val="0"/>
        <w:adjustRightInd w:val="0"/>
        <w:spacing w:after="0" w:line="240" w:lineRule="auto"/>
        <w:ind w:left="1440"/>
        <w:rPr>
          <w:del w:id="484" w:author="Palacherla, Susmitha C (NONUS)" w:date="2018-01-17T10:26:00Z"/>
          <w:rFonts w:asciiTheme="minorHAnsi" w:hAnsiTheme="minorHAnsi"/>
          <w:sz w:val="20"/>
          <w:szCs w:val="20"/>
        </w:rPr>
      </w:pPr>
      <w:del w:id="485" w:author="Palacherla, Susmitha C (NONUS)" w:date="2018-01-17T10:26:00Z">
        <w:r w:rsidRPr="00842389" w:rsidDel="00E705FE">
          <w:rPr>
            <w:rFonts w:asciiTheme="minorHAnsi" w:hAnsiTheme="minorHAnsi"/>
            <w:sz w:val="20"/>
            <w:szCs w:val="20"/>
          </w:rPr>
          <w:delText xml:space="preserve">      ,S.[Form_Status]</w:delText>
        </w:r>
      </w:del>
    </w:p>
    <w:p w:rsidR="00EF5B6C" w:rsidRPr="00842389" w:rsidDel="00E705FE" w:rsidRDefault="00EF5B6C" w:rsidP="00842389">
      <w:pPr>
        <w:widowControl w:val="0"/>
        <w:autoSpaceDE w:val="0"/>
        <w:autoSpaceDN w:val="0"/>
        <w:adjustRightInd w:val="0"/>
        <w:spacing w:after="0" w:line="240" w:lineRule="auto"/>
        <w:ind w:left="1440"/>
        <w:rPr>
          <w:del w:id="486" w:author="Palacherla, Susmitha C (NONUS)" w:date="2018-01-17T10:26:00Z"/>
          <w:rFonts w:asciiTheme="minorHAnsi" w:hAnsiTheme="minorHAnsi"/>
          <w:sz w:val="20"/>
          <w:szCs w:val="20"/>
        </w:rPr>
      </w:pPr>
      <w:del w:id="487" w:author="Palacherla, Susmitha C (NONUS)" w:date="2018-01-17T10:26:00Z">
        <w:r w:rsidRPr="00842389" w:rsidDel="00E705FE">
          <w:rPr>
            <w:rFonts w:asciiTheme="minorHAnsi" w:hAnsiTheme="minorHAnsi"/>
            <w:sz w:val="20"/>
            <w:szCs w:val="20"/>
          </w:rPr>
          <w:delText xml:space="preserve">      ,S.[Event_Date]</w:delText>
        </w:r>
      </w:del>
    </w:p>
    <w:p w:rsidR="00EF5B6C" w:rsidRPr="00842389" w:rsidDel="00E705FE" w:rsidRDefault="00EF5B6C" w:rsidP="00842389">
      <w:pPr>
        <w:widowControl w:val="0"/>
        <w:autoSpaceDE w:val="0"/>
        <w:autoSpaceDN w:val="0"/>
        <w:adjustRightInd w:val="0"/>
        <w:spacing w:after="0" w:line="240" w:lineRule="auto"/>
        <w:ind w:left="1440"/>
        <w:rPr>
          <w:del w:id="488" w:author="Palacherla, Susmitha C (NONUS)" w:date="2018-01-17T10:26:00Z"/>
          <w:rFonts w:asciiTheme="minorHAnsi" w:hAnsiTheme="minorHAnsi"/>
          <w:sz w:val="20"/>
          <w:szCs w:val="20"/>
        </w:rPr>
      </w:pPr>
      <w:del w:id="489" w:author="Palacherla, Susmitha C (NONUS)" w:date="2018-01-17T10:26:00Z">
        <w:r w:rsidRPr="00842389" w:rsidDel="00E705FE">
          <w:rPr>
            <w:rFonts w:asciiTheme="minorHAnsi" w:hAnsiTheme="minorHAnsi"/>
            <w:sz w:val="20"/>
            <w:szCs w:val="20"/>
          </w:rPr>
          <w:delText xml:space="preserve">      ,S.[Submitted_Date]</w:delText>
        </w:r>
      </w:del>
    </w:p>
    <w:p w:rsidR="00EF5B6C" w:rsidRPr="00842389" w:rsidDel="00E705FE" w:rsidRDefault="00EF5B6C" w:rsidP="00842389">
      <w:pPr>
        <w:widowControl w:val="0"/>
        <w:autoSpaceDE w:val="0"/>
        <w:autoSpaceDN w:val="0"/>
        <w:adjustRightInd w:val="0"/>
        <w:spacing w:after="0" w:line="240" w:lineRule="auto"/>
        <w:ind w:left="1440"/>
        <w:rPr>
          <w:del w:id="490" w:author="Palacherla, Susmitha C (NONUS)" w:date="2018-01-17T10:26:00Z"/>
          <w:rFonts w:asciiTheme="minorHAnsi" w:hAnsiTheme="minorHAnsi"/>
          <w:sz w:val="20"/>
          <w:szCs w:val="20"/>
        </w:rPr>
      </w:pPr>
      <w:del w:id="491" w:author="Palacherla, Susmitha C (NONUS)" w:date="2018-01-17T10:26:00Z">
        <w:r w:rsidRPr="00842389" w:rsidDel="00E705FE">
          <w:rPr>
            <w:rFonts w:asciiTheme="minorHAnsi" w:hAnsiTheme="minorHAnsi"/>
            <w:sz w:val="20"/>
            <w:szCs w:val="20"/>
          </w:rPr>
          <w:delText xml:space="preserve">      ,S.[Start_Date]</w:delText>
        </w:r>
      </w:del>
    </w:p>
    <w:p w:rsidR="00EF5B6C" w:rsidRPr="00842389" w:rsidDel="00E705FE" w:rsidRDefault="00EF5B6C" w:rsidP="00842389">
      <w:pPr>
        <w:widowControl w:val="0"/>
        <w:autoSpaceDE w:val="0"/>
        <w:autoSpaceDN w:val="0"/>
        <w:adjustRightInd w:val="0"/>
        <w:spacing w:after="0" w:line="240" w:lineRule="auto"/>
        <w:ind w:left="1440"/>
        <w:rPr>
          <w:del w:id="492" w:author="Palacherla, Susmitha C (NONUS)" w:date="2018-01-17T10:26:00Z"/>
          <w:rFonts w:asciiTheme="minorHAnsi" w:hAnsiTheme="minorHAnsi"/>
          <w:sz w:val="20"/>
          <w:szCs w:val="20"/>
        </w:rPr>
      </w:pPr>
      <w:del w:id="493" w:author="Palacherla, Susmitha C (NONUS)" w:date="2018-01-17T10:26:00Z">
        <w:r w:rsidRPr="00842389" w:rsidDel="00E705FE">
          <w:rPr>
            <w:rFonts w:asciiTheme="minorHAnsi" w:hAnsiTheme="minorHAnsi"/>
            <w:sz w:val="20"/>
            <w:szCs w:val="20"/>
          </w:rPr>
          <w:delText xml:space="preserve">      ,S.[Submitter_LANID]</w:delText>
        </w:r>
      </w:del>
    </w:p>
    <w:p w:rsidR="00EF5B6C" w:rsidRPr="00842389" w:rsidDel="00E705FE" w:rsidRDefault="00EF5B6C" w:rsidP="00842389">
      <w:pPr>
        <w:widowControl w:val="0"/>
        <w:autoSpaceDE w:val="0"/>
        <w:autoSpaceDN w:val="0"/>
        <w:adjustRightInd w:val="0"/>
        <w:spacing w:after="0" w:line="240" w:lineRule="auto"/>
        <w:ind w:left="1440"/>
        <w:rPr>
          <w:del w:id="494" w:author="Palacherla, Susmitha C (NONUS)" w:date="2018-01-17T10:26:00Z"/>
          <w:rFonts w:asciiTheme="minorHAnsi" w:hAnsiTheme="minorHAnsi"/>
          <w:sz w:val="20"/>
          <w:szCs w:val="20"/>
        </w:rPr>
      </w:pPr>
      <w:del w:id="495" w:author="Palacherla, Susmitha C (NONUS)" w:date="2018-01-17T10:26:00Z">
        <w:r w:rsidRPr="00842389" w:rsidDel="00E705FE">
          <w:rPr>
            <w:rFonts w:asciiTheme="minorHAnsi" w:hAnsiTheme="minorHAnsi"/>
            <w:sz w:val="20"/>
            <w:szCs w:val="20"/>
          </w:rPr>
          <w:delText xml:space="preserve">      ,S.[Submitter_Name]</w:delText>
        </w:r>
      </w:del>
    </w:p>
    <w:p w:rsidR="00EF5B6C" w:rsidRPr="00842389" w:rsidDel="00E705FE" w:rsidRDefault="00EF5B6C" w:rsidP="00842389">
      <w:pPr>
        <w:widowControl w:val="0"/>
        <w:autoSpaceDE w:val="0"/>
        <w:autoSpaceDN w:val="0"/>
        <w:adjustRightInd w:val="0"/>
        <w:spacing w:after="0" w:line="240" w:lineRule="auto"/>
        <w:ind w:left="1440"/>
        <w:rPr>
          <w:del w:id="496" w:author="Palacherla, Susmitha C (NONUS)" w:date="2018-01-17T10:26:00Z"/>
          <w:rFonts w:asciiTheme="minorHAnsi" w:hAnsiTheme="minorHAnsi"/>
          <w:sz w:val="20"/>
          <w:szCs w:val="20"/>
        </w:rPr>
      </w:pPr>
      <w:del w:id="497" w:author="Palacherla, Susmitha C (NONUS)" w:date="2018-01-17T10:26:00Z">
        <w:r w:rsidRPr="00842389" w:rsidDel="00E705FE">
          <w:rPr>
            <w:rFonts w:asciiTheme="minorHAnsi" w:hAnsiTheme="minorHAnsi"/>
            <w:sz w:val="20"/>
            <w:szCs w:val="20"/>
          </w:rPr>
          <w:delText xml:space="preserve">      ,S.[Submitter_Email]</w:delText>
        </w:r>
      </w:del>
    </w:p>
    <w:p w:rsidR="00EF5B6C" w:rsidRPr="00842389" w:rsidDel="00E705FE" w:rsidRDefault="00EF5B6C" w:rsidP="00842389">
      <w:pPr>
        <w:widowControl w:val="0"/>
        <w:autoSpaceDE w:val="0"/>
        <w:autoSpaceDN w:val="0"/>
        <w:adjustRightInd w:val="0"/>
        <w:spacing w:after="0" w:line="240" w:lineRule="auto"/>
        <w:ind w:left="1440"/>
        <w:rPr>
          <w:del w:id="498" w:author="Palacherla, Susmitha C (NONUS)" w:date="2018-01-17T10:26:00Z"/>
          <w:rFonts w:asciiTheme="minorHAnsi" w:hAnsiTheme="minorHAnsi"/>
          <w:sz w:val="20"/>
          <w:szCs w:val="20"/>
        </w:rPr>
      </w:pPr>
      <w:del w:id="499" w:author="Palacherla, Susmitha C (NONUS)" w:date="2018-01-17T10:26:00Z">
        <w:r w:rsidRPr="00842389" w:rsidDel="00E705FE">
          <w:rPr>
            <w:rFonts w:asciiTheme="minorHAnsi" w:hAnsiTheme="minorHAnsi"/>
            <w:sz w:val="20"/>
            <w:szCs w:val="20"/>
          </w:rPr>
          <w:delText xml:space="preserve">      ,S.[CSR_LANID]</w:delText>
        </w:r>
      </w:del>
    </w:p>
    <w:p w:rsidR="00EF5B6C" w:rsidRPr="00842389" w:rsidDel="00E705FE" w:rsidRDefault="00EF5B6C" w:rsidP="00842389">
      <w:pPr>
        <w:widowControl w:val="0"/>
        <w:autoSpaceDE w:val="0"/>
        <w:autoSpaceDN w:val="0"/>
        <w:adjustRightInd w:val="0"/>
        <w:spacing w:after="0" w:line="240" w:lineRule="auto"/>
        <w:ind w:left="1440"/>
        <w:rPr>
          <w:del w:id="500" w:author="Palacherla, Susmitha C (NONUS)" w:date="2018-01-17T10:26:00Z"/>
          <w:rFonts w:asciiTheme="minorHAnsi" w:hAnsiTheme="minorHAnsi"/>
          <w:sz w:val="20"/>
          <w:szCs w:val="20"/>
        </w:rPr>
      </w:pPr>
      <w:del w:id="501" w:author="Palacherla, Susmitha C (NONUS)" w:date="2018-01-17T10:26:00Z">
        <w:r w:rsidRPr="00842389" w:rsidDel="00E705FE">
          <w:rPr>
            <w:rFonts w:asciiTheme="minorHAnsi" w:hAnsiTheme="minorHAnsi"/>
            <w:sz w:val="20"/>
            <w:szCs w:val="20"/>
          </w:rPr>
          <w:delText xml:space="preserve">      ,S.[CSR_Site]</w:delText>
        </w:r>
      </w:del>
    </w:p>
    <w:p w:rsidR="00EF5B6C" w:rsidRPr="00842389" w:rsidDel="00E705FE" w:rsidRDefault="00EF5B6C" w:rsidP="00842389">
      <w:pPr>
        <w:widowControl w:val="0"/>
        <w:autoSpaceDE w:val="0"/>
        <w:autoSpaceDN w:val="0"/>
        <w:adjustRightInd w:val="0"/>
        <w:spacing w:after="0" w:line="240" w:lineRule="auto"/>
        <w:ind w:left="1440"/>
        <w:rPr>
          <w:del w:id="502" w:author="Palacherla, Susmitha C (NONUS)" w:date="2018-01-17T10:26:00Z"/>
          <w:rFonts w:asciiTheme="minorHAnsi" w:hAnsiTheme="minorHAnsi"/>
          <w:sz w:val="20"/>
          <w:szCs w:val="20"/>
        </w:rPr>
      </w:pPr>
      <w:del w:id="503" w:author="Palacherla, Susmitha C (NONUS)" w:date="2018-01-17T10:26:00Z">
        <w:r w:rsidRPr="00842389" w:rsidDel="00E705FE">
          <w:rPr>
            <w:rFonts w:asciiTheme="minorHAnsi" w:hAnsiTheme="minorHAnsi"/>
            <w:sz w:val="20"/>
            <w:szCs w:val="20"/>
          </w:rPr>
          <w:delText xml:space="preserve">      ,S.[Program]</w:delText>
        </w:r>
      </w:del>
    </w:p>
    <w:p w:rsidR="00EF5B6C" w:rsidRPr="00842389" w:rsidDel="00E705FE" w:rsidRDefault="00EF5B6C" w:rsidP="00842389">
      <w:pPr>
        <w:widowControl w:val="0"/>
        <w:autoSpaceDE w:val="0"/>
        <w:autoSpaceDN w:val="0"/>
        <w:adjustRightInd w:val="0"/>
        <w:spacing w:after="0" w:line="240" w:lineRule="auto"/>
        <w:ind w:left="1440"/>
        <w:rPr>
          <w:del w:id="504" w:author="Palacherla, Susmitha C (NONUS)" w:date="2018-01-17T10:26:00Z"/>
          <w:rFonts w:asciiTheme="minorHAnsi" w:hAnsiTheme="minorHAnsi"/>
          <w:sz w:val="20"/>
          <w:szCs w:val="20"/>
        </w:rPr>
      </w:pPr>
      <w:del w:id="505" w:author="Palacherla, Susmitha C (NONUS)" w:date="2018-01-17T10:26:00Z">
        <w:r w:rsidRPr="00842389" w:rsidDel="00E705FE">
          <w:rPr>
            <w:rFonts w:asciiTheme="minorHAnsi" w:hAnsiTheme="minorHAnsi"/>
            <w:sz w:val="20"/>
            <w:szCs w:val="20"/>
          </w:rPr>
          <w:delText xml:space="preserve">      ,S.[CoachReason_Current_Coaching_Initiatives]</w:delText>
        </w:r>
      </w:del>
    </w:p>
    <w:p w:rsidR="00EF5B6C" w:rsidRPr="00842389" w:rsidDel="00E705FE" w:rsidRDefault="00EF5B6C" w:rsidP="00842389">
      <w:pPr>
        <w:widowControl w:val="0"/>
        <w:autoSpaceDE w:val="0"/>
        <w:autoSpaceDN w:val="0"/>
        <w:adjustRightInd w:val="0"/>
        <w:spacing w:after="0" w:line="240" w:lineRule="auto"/>
        <w:ind w:left="1440"/>
        <w:rPr>
          <w:del w:id="506" w:author="Palacherla, Susmitha C (NONUS)" w:date="2018-01-17T10:26:00Z"/>
          <w:rFonts w:asciiTheme="minorHAnsi" w:hAnsiTheme="minorHAnsi"/>
          <w:sz w:val="20"/>
          <w:szCs w:val="20"/>
        </w:rPr>
      </w:pPr>
      <w:del w:id="507" w:author="Palacherla, Susmitha C (NONUS)" w:date="2018-01-17T10:26:00Z">
        <w:r w:rsidRPr="00842389" w:rsidDel="00E705FE">
          <w:rPr>
            <w:rFonts w:asciiTheme="minorHAnsi" w:hAnsiTheme="minorHAnsi"/>
            <w:sz w:val="20"/>
            <w:szCs w:val="20"/>
          </w:rPr>
          <w:delText xml:space="preserve">      ,S.[TextDescription]</w:delText>
        </w:r>
      </w:del>
    </w:p>
    <w:p w:rsidR="00EF5B6C" w:rsidRPr="00842389" w:rsidDel="00E705FE" w:rsidRDefault="00EF5B6C" w:rsidP="00842389">
      <w:pPr>
        <w:widowControl w:val="0"/>
        <w:autoSpaceDE w:val="0"/>
        <w:autoSpaceDN w:val="0"/>
        <w:adjustRightInd w:val="0"/>
        <w:spacing w:after="0" w:line="240" w:lineRule="auto"/>
        <w:ind w:left="1440"/>
        <w:rPr>
          <w:del w:id="508" w:author="Palacherla, Susmitha C (NONUS)" w:date="2018-01-17T10:26:00Z"/>
          <w:rFonts w:asciiTheme="minorHAnsi" w:hAnsiTheme="minorHAnsi"/>
          <w:sz w:val="20"/>
          <w:szCs w:val="20"/>
        </w:rPr>
      </w:pPr>
      <w:del w:id="509" w:author="Palacherla, Susmitha C (NONUS)" w:date="2018-01-17T10:26:00Z">
        <w:r w:rsidRPr="00842389" w:rsidDel="00E705FE">
          <w:rPr>
            <w:rFonts w:asciiTheme="minorHAnsi" w:hAnsiTheme="minorHAnsi"/>
            <w:sz w:val="20"/>
            <w:szCs w:val="20"/>
          </w:rPr>
          <w:delText xml:space="preserve">      ,S.[FileName]</w:delText>
        </w:r>
      </w:del>
    </w:p>
    <w:p w:rsidR="00EF5B6C" w:rsidRPr="00842389" w:rsidDel="00E705FE" w:rsidRDefault="00EF5B6C" w:rsidP="00842389">
      <w:pPr>
        <w:widowControl w:val="0"/>
        <w:autoSpaceDE w:val="0"/>
        <w:autoSpaceDN w:val="0"/>
        <w:adjustRightInd w:val="0"/>
        <w:spacing w:after="0" w:line="240" w:lineRule="auto"/>
        <w:ind w:left="1440"/>
        <w:rPr>
          <w:del w:id="510" w:author="Palacherla, Susmitha C (NONUS)" w:date="2018-01-17T10:26:00Z"/>
          <w:rFonts w:asciiTheme="minorHAnsi" w:hAnsiTheme="minorHAnsi"/>
          <w:sz w:val="20"/>
          <w:szCs w:val="20"/>
        </w:rPr>
      </w:pPr>
      <w:del w:id="511" w:author="Palacherla, Susmitha C (NONUS)" w:date="2018-01-17T10:26:00Z">
        <w:r w:rsidRPr="00842389" w:rsidDel="00E705FE">
          <w:rPr>
            <w:rFonts w:asciiTheme="minorHAnsi" w:hAnsiTheme="minorHAnsi"/>
            <w:sz w:val="20"/>
            <w:szCs w:val="20"/>
          </w:rPr>
          <w:delText xml:space="preserve">      ,S.[RMgr_ID]</w:delText>
        </w:r>
      </w:del>
    </w:p>
    <w:p w:rsidR="00EF5B6C" w:rsidRPr="00842389" w:rsidDel="00E705FE" w:rsidRDefault="00EF5B6C" w:rsidP="00842389">
      <w:pPr>
        <w:widowControl w:val="0"/>
        <w:autoSpaceDE w:val="0"/>
        <w:autoSpaceDN w:val="0"/>
        <w:adjustRightInd w:val="0"/>
        <w:spacing w:after="0" w:line="240" w:lineRule="auto"/>
        <w:ind w:left="1440"/>
        <w:rPr>
          <w:del w:id="512" w:author="Palacherla, Susmitha C (NONUS)" w:date="2018-01-17T10:26:00Z"/>
          <w:rFonts w:asciiTheme="minorHAnsi" w:hAnsiTheme="minorHAnsi"/>
          <w:sz w:val="20"/>
          <w:szCs w:val="20"/>
        </w:rPr>
      </w:pPr>
      <w:del w:id="513" w:author="Palacherla, Susmitha C (NONUS)" w:date="2018-01-17T10:26:00Z">
        <w:r w:rsidRPr="00842389" w:rsidDel="00E705FE">
          <w:rPr>
            <w:rFonts w:asciiTheme="minorHAnsi" w:hAnsiTheme="minorHAnsi"/>
            <w:sz w:val="20"/>
            <w:szCs w:val="20"/>
          </w:rPr>
          <w:delText xml:space="preserve">      ,S.[CD1]</w:delText>
        </w:r>
      </w:del>
    </w:p>
    <w:p w:rsidR="00EF5B6C" w:rsidRPr="00842389" w:rsidDel="00E705FE" w:rsidRDefault="00EF5B6C" w:rsidP="00842389">
      <w:pPr>
        <w:widowControl w:val="0"/>
        <w:autoSpaceDE w:val="0"/>
        <w:autoSpaceDN w:val="0"/>
        <w:adjustRightInd w:val="0"/>
        <w:spacing w:after="0" w:line="240" w:lineRule="auto"/>
        <w:ind w:left="1440"/>
        <w:rPr>
          <w:del w:id="514" w:author="Palacherla, Susmitha C (NONUS)" w:date="2018-01-17T10:26:00Z"/>
          <w:rFonts w:asciiTheme="minorHAnsi" w:hAnsiTheme="minorHAnsi"/>
          <w:sz w:val="20"/>
          <w:szCs w:val="20"/>
        </w:rPr>
      </w:pPr>
      <w:del w:id="515" w:author="Palacherla, Susmitha C (NONUS)" w:date="2018-01-17T10:26:00Z">
        <w:r w:rsidRPr="00842389" w:rsidDel="00E705FE">
          <w:rPr>
            <w:rFonts w:asciiTheme="minorHAnsi" w:hAnsiTheme="minorHAnsi"/>
            <w:sz w:val="20"/>
            <w:szCs w:val="20"/>
          </w:rPr>
          <w:delText xml:space="preserve">      ,S.[CD2]</w:delText>
        </w:r>
      </w:del>
    </w:p>
    <w:p w:rsidR="00EF5B6C" w:rsidRPr="00842389" w:rsidDel="00E705FE" w:rsidRDefault="00EF5B6C" w:rsidP="00842389">
      <w:pPr>
        <w:widowControl w:val="0"/>
        <w:autoSpaceDE w:val="0"/>
        <w:autoSpaceDN w:val="0"/>
        <w:adjustRightInd w:val="0"/>
        <w:spacing w:after="0" w:line="240" w:lineRule="auto"/>
        <w:ind w:left="1440"/>
        <w:rPr>
          <w:del w:id="516" w:author="Palacherla, Susmitha C (NONUS)" w:date="2018-01-17T10:26:00Z"/>
          <w:rFonts w:asciiTheme="minorHAnsi" w:hAnsiTheme="minorHAnsi"/>
          <w:sz w:val="20"/>
          <w:szCs w:val="20"/>
        </w:rPr>
      </w:pPr>
      <w:del w:id="517" w:author="Palacherla, Susmitha C (NONUS)" w:date="2018-01-17T10:26:00Z">
        <w:r w:rsidRPr="00842389" w:rsidDel="00E705FE">
          <w:rPr>
            <w:rFonts w:asciiTheme="minorHAnsi" w:hAnsiTheme="minorHAnsi"/>
            <w:sz w:val="20"/>
            <w:szCs w:val="20"/>
          </w:rPr>
          <w:delText xml:space="preserve">      ,S.[CSR_EMPID]</w:delText>
        </w:r>
      </w:del>
    </w:p>
    <w:p w:rsidR="00EF5B6C" w:rsidRPr="00842389" w:rsidDel="00E705FE" w:rsidRDefault="00EF5B6C" w:rsidP="00EF5B6C">
      <w:pPr>
        <w:widowControl w:val="0"/>
        <w:autoSpaceDE w:val="0"/>
        <w:autoSpaceDN w:val="0"/>
        <w:adjustRightInd w:val="0"/>
        <w:spacing w:after="0" w:line="240" w:lineRule="auto"/>
        <w:rPr>
          <w:del w:id="518" w:author="Palacherla, Susmitha C (NONUS)" w:date="2018-01-17T10:26:00Z"/>
          <w:rFonts w:asciiTheme="minorHAnsi" w:hAnsiTheme="minorHAnsi"/>
          <w:sz w:val="20"/>
          <w:szCs w:val="20"/>
        </w:rPr>
      </w:pPr>
      <w:del w:id="519" w:author="Palacherla, Susmitha C (NONUS)" w:date="2018-01-17T10:26:00Z">
        <w:r w:rsidRPr="00842389" w:rsidDel="00E705FE">
          <w:rPr>
            <w:rFonts w:asciiTheme="minorHAnsi" w:hAnsiTheme="minorHAnsi"/>
            <w:sz w:val="20"/>
            <w:szCs w:val="20"/>
          </w:rPr>
          <w:delText xml:space="preserve">  FROM [EC].[Outlier_Coaching_Stage]S LEFT OUTER JOIN [EC].[Outlier_Coaching_Fact]F</w:delText>
        </w:r>
      </w:del>
    </w:p>
    <w:p w:rsidR="00EF5B6C" w:rsidRPr="00842389" w:rsidDel="00E705FE" w:rsidRDefault="00EF5B6C" w:rsidP="00EF5B6C">
      <w:pPr>
        <w:widowControl w:val="0"/>
        <w:autoSpaceDE w:val="0"/>
        <w:autoSpaceDN w:val="0"/>
        <w:adjustRightInd w:val="0"/>
        <w:spacing w:after="0" w:line="240" w:lineRule="auto"/>
        <w:rPr>
          <w:del w:id="520" w:author="Palacherla, Susmitha C (NONUS)" w:date="2018-01-17T10:26:00Z"/>
          <w:rFonts w:asciiTheme="minorHAnsi" w:hAnsiTheme="minorHAnsi"/>
          <w:sz w:val="20"/>
          <w:szCs w:val="20"/>
        </w:rPr>
      </w:pPr>
      <w:del w:id="521" w:author="Palacherla, Susmitha C (NONUS)" w:date="2018-01-17T10:26:00Z">
        <w:r w:rsidRPr="00842389" w:rsidDel="00E705FE">
          <w:rPr>
            <w:rFonts w:asciiTheme="minorHAnsi" w:hAnsiTheme="minorHAnsi"/>
            <w:sz w:val="20"/>
            <w:szCs w:val="20"/>
          </w:rPr>
          <w:delText xml:space="preserve">  ON S.[Report_ID]=F.[Report_ID]</w:delText>
        </w:r>
      </w:del>
    </w:p>
    <w:p w:rsidR="00EF5B6C" w:rsidRPr="00842389" w:rsidDel="00E705FE" w:rsidRDefault="00EF5B6C" w:rsidP="00EF5B6C">
      <w:pPr>
        <w:widowControl w:val="0"/>
        <w:autoSpaceDE w:val="0"/>
        <w:autoSpaceDN w:val="0"/>
        <w:adjustRightInd w:val="0"/>
        <w:spacing w:after="0" w:line="240" w:lineRule="auto"/>
        <w:rPr>
          <w:del w:id="522" w:author="Palacherla, Susmitha C (NONUS)" w:date="2018-01-17T10:26:00Z"/>
          <w:rFonts w:asciiTheme="minorHAnsi" w:hAnsiTheme="minorHAnsi"/>
          <w:sz w:val="20"/>
          <w:szCs w:val="20"/>
        </w:rPr>
      </w:pPr>
      <w:del w:id="523" w:author="Palacherla, Susmitha C (NONUS)" w:date="2018-01-17T10:26:00Z">
        <w:r w:rsidRPr="00842389" w:rsidDel="00E705FE">
          <w:rPr>
            <w:rFonts w:asciiTheme="minorHAnsi" w:hAnsiTheme="minorHAnsi"/>
            <w:sz w:val="20"/>
            <w:szCs w:val="20"/>
          </w:rPr>
          <w:delText xml:space="preserve">  AND S.Report_Code = F.Report_Code</w:delText>
        </w:r>
      </w:del>
    </w:p>
    <w:p w:rsidR="00EF5B6C" w:rsidRPr="00842389" w:rsidDel="00E705FE" w:rsidRDefault="00EF5B6C" w:rsidP="00EF5B6C">
      <w:pPr>
        <w:widowControl w:val="0"/>
        <w:autoSpaceDE w:val="0"/>
        <w:autoSpaceDN w:val="0"/>
        <w:adjustRightInd w:val="0"/>
        <w:spacing w:after="0" w:line="240" w:lineRule="auto"/>
        <w:rPr>
          <w:del w:id="524" w:author="Palacherla, Susmitha C (NONUS)" w:date="2018-01-17T10:26:00Z"/>
          <w:rFonts w:asciiTheme="minorHAnsi" w:hAnsiTheme="minorHAnsi"/>
          <w:sz w:val="20"/>
          <w:szCs w:val="20"/>
        </w:rPr>
      </w:pPr>
      <w:del w:id="525" w:author="Palacherla, Susmitha C (NONUS)" w:date="2018-01-17T10:26:00Z">
        <w:r w:rsidRPr="00842389" w:rsidDel="00E705FE">
          <w:rPr>
            <w:rFonts w:asciiTheme="minorHAnsi" w:hAnsiTheme="minorHAnsi"/>
            <w:sz w:val="20"/>
            <w:szCs w:val="20"/>
          </w:rPr>
          <w:delText xml:space="preserve">  WHERE F.[Report_ID] IS NULL AND F.Report_Code IS NULL</w:delText>
        </w:r>
      </w:del>
    </w:p>
    <w:p w:rsidR="00EF5B6C" w:rsidDel="00E705FE" w:rsidRDefault="00EF5B6C" w:rsidP="004D3B66">
      <w:pPr>
        <w:widowControl w:val="0"/>
        <w:autoSpaceDE w:val="0"/>
        <w:autoSpaceDN w:val="0"/>
        <w:adjustRightInd w:val="0"/>
        <w:spacing w:after="0" w:line="240" w:lineRule="auto"/>
        <w:rPr>
          <w:del w:id="526" w:author="Palacherla, Susmitha C (NONUS)" w:date="2018-01-17T10:26:00Z"/>
          <w:rFonts w:asciiTheme="minorHAnsi" w:hAnsiTheme="minorHAnsi"/>
          <w:sz w:val="20"/>
          <w:szCs w:val="20"/>
        </w:rPr>
      </w:pPr>
      <w:del w:id="527" w:author="Palacherla, Susmitha C (NONUS)" w:date="2018-01-17T10:26:00Z">
        <w:r w:rsidRPr="00842389" w:rsidDel="00E705FE">
          <w:rPr>
            <w:rFonts w:asciiTheme="minorHAnsi" w:hAnsiTheme="minorHAnsi"/>
            <w:sz w:val="20"/>
            <w:szCs w:val="20"/>
          </w:rPr>
          <w:delText>GO</w:delText>
        </w:r>
      </w:del>
    </w:p>
    <w:p w:rsidR="00EF5B6C" w:rsidDel="00E705FE" w:rsidRDefault="00EF5B6C" w:rsidP="004D3B66">
      <w:pPr>
        <w:widowControl w:val="0"/>
        <w:autoSpaceDE w:val="0"/>
        <w:autoSpaceDN w:val="0"/>
        <w:adjustRightInd w:val="0"/>
        <w:spacing w:after="0" w:line="240" w:lineRule="auto"/>
        <w:rPr>
          <w:del w:id="528" w:author="Palacherla, Susmitha C (NONUS)" w:date="2018-01-17T10:26:00Z"/>
          <w:rFonts w:asciiTheme="minorHAnsi" w:hAnsiTheme="minorHAnsi"/>
          <w:sz w:val="20"/>
          <w:szCs w:val="20"/>
        </w:rPr>
      </w:pPr>
    </w:p>
    <w:p w:rsidR="004D3B66" w:rsidRPr="00EF5B6C" w:rsidDel="00E705FE" w:rsidRDefault="004D3B66" w:rsidP="004D3B66">
      <w:pPr>
        <w:widowControl w:val="0"/>
        <w:autoSpaceDE w:val="0"/>
        <w:autoSpaceDN w:val="0"/>
        <w:adjustRightInd w:val="0"/>
        <w:spacing w:after="0" w:line="240" w:lineRule="auto"/>
        <w:rPr>
          <w:del w:id="529" w:author="Palacherla, Susmitha C (NONUS)" w:date="2018-01-17T10:26:00Z"/>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File List table</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D61720" wp14:editId="1C420BDB">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33550" cy="6667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F38D4BE" wp14:editId="224670F1">
            <wp:extent cx="3227832"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27832" cy="2743200"/>
                    </a:xfrm>
                    <a:prstGeom prst="rect">
                      <a:avLst/>
                    </a:prstGeom>
                  </pic:spPr>
                </pic:pic>
              </a:graphicData>
            </a:graphic>
          </wp:inline>
        </w:drawing>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Executes the following sql</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INSERT INTO [EC]</w:t>
      </w:r>
      <w:proofErr w:type="gramStart"/>
      <w:r w:rsidRPr="0095359C">
        <w:rPr>
          <w:rFonts w:asciiTheme="minorHAnsi" w:hAnsiTheme="minorHAnsi"/>
          <w:sz w:val="20"/>
          <w:szCs w:val="20"/>
        </w:rPr>
        <w:t>.[</w:t>
      </w:r>
      <w:proofErr w:type="spellStart"/>
      <w:proofErr w:type="gramEnd"/>
      <w:r w:rsidRPr="0095359C">
        <w:rPr>
          <w:rFonts w:asciiTheme="minorHAnsi" w:hAnsiTheme="minorHAnsi"/>
          <w:sz w:val="20"/>
          <w:szCs w:val="20"/>
        </w:rPr>
        <w:t>Outlier_FileList</w:t>
      </w:r>
      <w:proofErr w:type="spellEnd"/>
      <w:r w:rsidRPr="0095359C">
        <w:rPr>
          <w:rFonts w:asciiTheme="minorHAnsi" w:hAnsiTheme="minorHAnsi"/>
          <w:sz w:val="20"/>
          <w:szCs w:val="20"/>
        </w:rPr>
        <w: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w:t>
      </w:r>
      <w:proofErr w:type="spellStart"/>
      <w:r w:rsidRPr="0095359C">
        <w:rPr>
          <w:rFonts w:asciiTheme="minorHAnsi" w:hAnsiTheme="minorHAnsi"/>
          <w:sz w:val="20"/>
          <w:szCs w:val="20"/>
        </w:rPr>
        <w:t>File_Name</w:t>
      </w:r>
      <w:proofErr w:type="spellEnd"/>
      <w:r w:rsidRPr="0095359C">
        <w:rPr>
          <w:rFonts w:asciiTheme="minorHAnsi" w:hAnsiTheme="minorHAnsi"/>
          <w:sz w:val="20"/>
          <w:szCs w:val="20"/>
        </w:rPr>
        <w: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w:t>
      </w:r>
      <w:proofErr w:type="gramStart"/>
      <w:r w:rsidRPr="0095359C">
        <w:rPr>
          <w:rFonts w:asciiTheme="minorHAnsi" w:hAnsiTheme="minorHAnsi"/>
          <w:sz w:val="20"/>
          <w:szCs w:val="20"/>
        </w:rPr>
        <w:t>,[</w:t>
      </w:r>
      <w:proofErr w:type="spellStart"/>
      <w:proofErr w:type="gramEnd"/>
      <w:r w:rsidRPr="0095359C">
        <w:rPr>
          <w:rFonts w:asciiTheme="minorHAnsi" w:hAnsiTheme="minorHAnsi"/>
          <w:sz w:val="20"/>
          <w:szCs w:val="20"/>
        </w:rPr>
        <w:t>File_LoadDate</w:t>
      </w:r>
      <w:proofErr w:type="spellEnd"/>
      <w:r w:rsidRPr="0095359C">
        <w:rPr>
          <w:rFonts w:asciiTheme="minorHAnsi" w:hAnsiTheme="minorHAnsi"/>
          <w:sz w:val="20"/>
          <w:szCs w:val="20"/>
        </w:rPr>
        <w: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w:t>
      </w:r>
      <w:proofErr w:type="gramStart"/>
      <w:r w:rsidRPr="0095359C">
        <w:rPr>
          <w:rFonts w:asciiTheme="minorHAnsi" w:hAnsiTheme="minorHAnsi"/>
          <w:sz w:val="20"/>
          <w:szCs w:val="20"/>
        </w:rPr>
        <w:t>,[</w:t>
      </w:r>
      <w:proofErr w:type="spellStart"/>
      <w:proofErr w:type="gramEnd"/>
      <w:r w:rsidRPr="0095359C">
        <w:rPr>
          <w:rFonts w:asciiTheme="minorHAnsi" w:hAnsiTheme="minorHAnsi"/>
          <w:sz w:val="20"/>
          <w:szCs w:val="20"/>
        </w:rPr>
        <w:t>Count_Staged</w:t>
      </w:r>
      <w:proofErr w:type="spellEnd"/>
      <w:r w:rsidRPr="0095359C">
        <w:rPr>
          <w:rFonts w:asciiTheme="minorHAnsi" w:hAnsiTheme="minorHAnsi"/>
          <w:sz w:val="20"/>
          <w:szCs w:val="20"/>
        </w:rPr>
        <w: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w:t>
      </w:r>
      <w:proofErr w:type="gramStart"/>
      <w:r w:rsidRPr="0095359C">
        <w:rPr>
          <w:rFonts w:asciiTheme="minorHAnsi" w:hAnsiTheme="minorHAnsi"/>
          <w:sz w:val="20"/>
          <w:szCs w:val="20"/>
        </w:rPr>
        <w:t>,[</w:t>
      </w:r>
      <w:proofErr w:type="spellStart"/>
      <w:proofErr w:type="gramEnd"/>
      <w:r w:rsidRPr="0095359C">
        <w:rPr>
          <w:rFonts w:asciiTheme="minorHAnsi" w:hAnsiTheme="minorHAnsi"/>
          <w:sz w:val="20"/>
          <w:szCs w:val="20"/>
        </w:rPr>
        <w:t>Count_Loaded</w:t>
      </w:r>
      <w:proofErr w:type="spellEnd"/>
      <w:r w:rsidRPr="0095359C">
        <w:rPr>
          <w:rFonts w:asciiTheme="minorHAnsi" w:hAnsiTheme="minorHAnsi"/>
          <w:sz w:val="20"/>
          <w:szCs w:val="20"/>
        </w:rPr>
        <w: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w:t>
      </w:r>
      <w:proofErr w:type="gramStart"/>
      <w:r w:rsidRPr="0095359C">
        <w:rPr>
          <w:rFonts w:asciiTheme="minorHAnsi" w:hAnsiTheme="minorHAnsi"/>
          <w:sz w:val="20"/>
          <w:szCs w:val="20"/>
        </w:rPr>
        <w:t>,[</w:t>
      </w:r>
      <w:proofErr w:type="spellStart"/>
      <w:proofErr w:type="gramEnd"/>
      <w:r w:rsidRPr="0095359C">
        <w:rPr>
          <w:rFonts w:asciiTheme="minorHAnsi" w:hAnsiTheme="minorHAnsi"/>
          <w:sz w:val="20"/>
          <w:szCs w:val="20"/>
        </w:rPr>
        <w:t>Count_Rejected</w:t>
      </w:r>
      <w:proofErr w:type="spellEnd"/>
      <w:r w:rsidRPr="0095359C">
        <w:rPr>
          <w:rFonts w:asciiTheme="minorHAnsi" w:hAnsiTheme="minorHAnsi"/>
          <w:sz w:val="20"/>
          <w:szCs w:val="20"/>
        </w:rPr>
        <w: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VALUES (?</w:t>
      </w:r>
      <w:proofErr w:type="gramStart"/>
      <w:r w:rsidRPr="0095359C">
        <w:rPr>
          <w:rFonts w:asciiTheme="minorHAnsi" w:hAnsiTheme="minorHAnsi"/>
          <w:sz w:val="20"/>
          <w:szCs w:val="20"/>
        </w:rPr>
        <w:t>,</w:t>
      </w:r>
      <w:proofErr w:type="spellStart"/>
      <w:r w:rsidRPr="0095359C">
        <w:rPr>
          <w:rFonts w:asciiTheme="minorHAnsi" w:hAnsiTheme="minorHAnsi"/>
          <w:sz w:val="20"/>
          <w:szCs w:val="20"/>
        </w:rPr>
        <w:t>GetDate</w:t>
      </w:r>
      <w:proofErr w:type="spellEnd"/>
      <w:proofErr w:type="gramEnd"/>
      <w:r w:rsidRPr="0095359C">
        <w:rPr>
          <w:rFonts w:asciiTheme="minorHAnsi" w:hAnsiTheme="minorHAnsi"/>
          <w:sz w:val="20"/>
          <w:szCs w:val="20"/>
        </w:rPr>
        <w:t>(), ?,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File System Task: </w:t>
      </w:r>
      <w:del w:id="530" w:author="Palacherla, Susmitha C (NONUS)" w:date="2018-01-17T10:27:00Z">
        <w:r w:rsidRPr="0095359C" w:rsidDel="00E705FE">
          <w:rPr>
            <w:rFonts w:asciiTheme="minorHAnsi" w:hAnsiTheme="minorHAnsi"/>
            <w:sz w:val="20"/>
            <w:szCs w:val="20"/>
          </w:rPr>
          <w:delText>Move file to backup folder</w:delText>
        </w:r>
      </w:del>
      <w:ins w:id="531" w:author="Palacherla, Susmitha C (NONUS)" w:date="2018-01-17T10:27:00Z">
        <w:r w:rsidR="00E705FE">
          <w:rPr>
            <w:rFonts w:asciiTheme="minorHAnsi" w:hAnsiTheme="minorHAnsi"/>
            <w:sz w:val="20"/>
            <w:szCs w:val="20"/>
          </w:rPr>
          <w:t>Delete file</w:t>
        </w:r>
      </w:ins>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36780F5" wp14:editId="34CADB58">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81250" cy="800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del w:id="532" w:author="Palacherla, Susmitha C (NONUS)" w:date="2018-01-17T10:27:00Z">
        <w:r w:rsidRPr="0095359C" w:rsidDel="00E705FE">
          <w:rPr>
            <w:rFonts w:asciiTheme="minorHAnsi" w:hAnsiTheme="minorHAnsi"/>
            <w:noProof/>
            <w:sz w:val="20"/>
            <w:szCs w:val="20"/>
          </w:rPr>
          <w:drawing>
            <wp:inline distT="0" distB="0" distL="0" distR="0" wp14:anchorId="654D9C7A" wp14:editId="6D78E888">
              <wp:extent cx="4462272" cy="274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62272" cy="2743200"/>
                      </a:xfrm>
                      <a:prstGeom prst="rect">
                        <a:avLst/>
                      </a:prstGeom>
                    </pic:spPr>
                  </pic:pic>
                </a:graphicData>
              </a:graphic>
            </wp:inline>
          </w:drawing>
        </w:r>
      </w:del>
      <w:ins w:id="533" w:author="Palacherla, Susmitha C (NONUS)" w:date="2018-01-17T10:27:00Z">
        <w:r w:rsidR="00E705FE" w:rsidRPr="00E705FE">
          <w:rPr>
            <w:noProof/>
          </w:rPr>
          <w:t xml:space="preserve"> </w:t>
        </w:r>
        <w:r w:rsidR="00E705FE">
          <w:rPr>
            <w:noProof/>
          </w:rPr>
          <w:drawing>
            <wp:inline distT="0" distB="0" distL="0" distR="0" wp14:anchorId="2356F415" wp14:editId="42F47B7D">
              <wp:extent cx="4197096"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7096" cy="1828800"/>
                      </a:xfrm>
                      <a:prstGeom prst="rect">
                        <a:avLst/>
                      </a:prstGeom>
                    </pic:spPr>
                  </pic:pic>
                </a:graphicData>
              </a:graphic>
            </wp:inline>
          </w:drawing>
        </w:r>
      </w:ins>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Del="00727D43" w:rsidRDefault="004D3B66" w:rsidP="004D3B66">
      <w:pPr>
        <w:widowControl w:val="0"/>
        <w:autoSpaceDE w:val="0"/>
        <w:autoSpaceDN w:val="0"/>
        <w:adjustRightInd w:val="0"/>
        <w:spacing w:after="0" w:line="240" w:lineRule="auto"/>
        <w:rPr>
          <w:del w:id="534" w:author="Palacherla, Susmitha C (NONUS)" w:date="2018-01-17T10:50:00Z"/>
          <w:rFonts w:asciiTheme="minorHAnsi" w:hAnsiTheme="minorHAnsi" w:cs="Arial"/>
          <w:sz w:val="20"/>
          <w:szCs w:val="20"/>
        </w:rPr>
      </w:pPr>
    </w:p>
    <w:p w:rsidR="001822D4" w:rsidRPr="0095359C" w:rsidDel="00727D43" w:rsidRDefault="001822D4" w:rsidP="004D3B66">
      <w:pPr>
        <w:widowControl w:val="0"/>
        <w:autoSpaceDE w:val="0"/>
        <w:autoSpaceDN w:val="0"/>
        <w:adjustRightInd w:val="0"/>
        <w:spacing w:after="0" w:line="240" w:lineRule="auto"/>
        <w:rPr>
          <w:del w:id="535" w:author="Palacherla, Susmitha C (NONUS)" w:date="2018-01-17T10:50:00Z"/>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A93379" w:rsidRPr="0095359C" w:rsidRDefault="000B36B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536" w:author="Palacherla, Susmitha C (NONUS)" w:date="2018-01-17T10:21:00Z">
          <w:pPr>
            <w:pStyle w:val="ListParagraph"/>
            <w:widowControl w:val="0"/>
            <w:numPr>
              <w:ilvl w:val="4"/>
              <w:numId w:val="34"/>
            </w:numPr>
            <w:autoSpaceDE w:val="0"/>
            <w:autoSpaceDN w:val="0"/>
            <w:adjustRightInd w:val="0"/>
            <w:spacing w:after="0" w:line="240" w:lineRule="auto"/>
            <w:ind w:left="2232" w:hanging="792"/>
          </w:pPr>
        </w:pPrChange>
      </w:pPr>
      <w:r>
        <w:rPr>
          <w:rFonts w:asciiTheme="minorHAnsi" w:hAnsiTheme="minorHAnsi" w:cs="Arial"/>
          <w:b/>
          <w:sz w:val="20"/>
          <w:szCs w:val="20"/>
        </w:rPr>
        <w:t>F</w:t>
      </w:r>
      <w:r w:rsidR="00A93379" w:rsidRPr="0095359C">
        <w:rPr>
          <w:rFonts w:asciiTheme="minorHAnsi" w:hAnsiTheme="minorHAnsi" w:cs="Arial"/>
          <w:b/>
          <w:sz w:val="20"/>
          <w:szCs w:val="20"/>
        </w:rPr>
        <w:t xml:space="preserve">or each </w:t>
      </w:r>
      <w:r w:rsidR="003B75E1" w:rsidRPr="0095359C">
        <w:rPr>
          <w:rFonts w:asciiTheme="minorHAnsi" w:hAnsiTheme="minorHAnsi" w:cs="Arial"/>
          <w:b/>
          <w:sz w:val="20"/>
          <w:szCs w:val="20"/>
        </w:rPr>
        <w:t>IAT and IAE</w:t>
      </w:r>
      <w:r w:rsidR="00A93379" w:rsidRPr="0095359C">
        <w:rPr>
          <w:rFonts w:asciiTheme="minorHAnsi" w:hAnsiTheme="minorHAnsi" w:cs="Arial"/>
          <w:b/>
          <w:sz w:val="20"/>
          <w:szCs w:val="20"/>
        </w:rPr>
        <w:t xml:space="preserve"> Outlier file in Staging directory  </w:t>
      </w: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 xml:space="preserve">Container: </w:t>
      </w:r>
      <w:proofErr w:type="spellStart"/>
      <w:r w:rsidRPr="0095359C">
        <w:rPr>
          <w:rFonts w:asciiTheme="minorHAnsi" w:hAnsiTheme="minorHAnsi"/>
          <w:sz w:val="20"/>
          <w:szCs w:val="20"/>
        </w:rPr>
        <w:t>Foreach</w:t>
      </w:r>
      <w:proofErr w:type="spellEnd"/>
      <w:r w:rsidRPr="0095359C">
        <w:rPr>
          <w:rFonts w:asciiTheme="minorHAnsi" w:hAnsiTheme="minorHAnsi"/>
          <w:sz w:val="20"/>
          <w:szCs w:val="20"/>
        </w:rPr>
        <w:t xml:space="preserve"> Loop</w:t>
      </w:r>
      <w:r w:rsidR="000B36BD">
        <w:rPr>
          <w:rFonts w:asciiTheme="minorHAnsi" w:hAnsiTheme="minorHAnsi"/>
          <w:sz w:val="20"/>
          <w:szCs w:val="20"/>
        </w:rPr>
        <w:t xml:space="preserve"> - </w:t>
      </w:r>
      <w:proofErr w:type="spellStart"/>
      <w:r w:rsidR="000B36BD" w:rsidRPr="000B36BD">
        <w:rPr>
          <w:rFonts w:asciiTheme="minorHAnsi" w:hAnsiTheme="minorHAnsi"/>
          <w:sz w:val="20"/>
          <w:szCs w:val="20"/>
        </w:rPr>
        <w:t>Foreach</w:t>
      </w:r>
      <w:proofErr w:type="spellEnd"/>
      <w:r w:rsidR="000B36BD" w:rsidRPr="000B36BD">
        <w:rPr>
          <w:rFonts w:asciiTheme="minorHAnsi" w:hAnsiTheme="minorHAnsi"/>
          <w:sz w:val="20"/>
          <w:szCs w:val="20"/>
        </w:rPr>
        <w:t xml:space="preserve"> IAE_IAT OMR File</w:t>
      </w:r>
    </w:p>
    <w:p w:rsidR="00E705FE" w:rsidRDefault="00A93379" w:rsidP="00A93379">
      <w:pPr>
        <w:spacing w:after="0"/>
        <w:ind w:left="1080"/>
        <w:rPr>
          <w:ins w:id="537" w:author="Palacherla, Susmitha C (NONUS)" w:date="2018-01-17T10:27:00Z"/>
          <w:rFonts w:asciiTheme="minorHAnsi" w:hAnsiTheme="minorHAnsi"/>
          <w:sz w:val="20"/>
          <w:szCs w:val="20"/>
        </w:rPr>
      </w:pPr>
      <w:r w:rsidRPr="0095359C">
        <w:rPr>
          <w:rFonts w:asciiTheme="minorHAnsi" w:hAnsiTheme="minorHAnsi"/>
          <w:sz w:val="20"/>
          <w:szCs w:val="20"/>
        </w:rPr>
        <w:t xml:space="preserve">Folder: </w:t>
      </w:r>
      <w:ins w:id="538" w:author="Palacherla, Susmitha C (NONUS)" w:date="2018-01-17T10:27:00Z">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ins>
    </w:p>
    <w:p w:rsidR="00A93379" w:rsidRPr="0095359C" w:rsidDel="00E705FE" w:rsidRDefault="00A93379" w:rsidP="00A93379">
      <w:pPr>
        <w:spacing w:after="0"/>
        <w:ind w:left="1080"/>
        <w:rPr>
          <w:del w:id="539" w:author="Palacherla, Susmitha C (NONUS)" w:date="2018-01-17T10:27:00Z"/>
          <w:rFonts w:asciiTheme="minorHAnsi" w:hAnsiTheme="minorHAnsi"/>
          <w:sz w:val="20"/>
          <w:szCs w:val="20"/>
        </w:rPr>
      </w:pPr>
      <w:del w:id="540" w:author="Palacherla, Susmitha C (NONUS)" w:date="2018-01-17T10:27:00Z">
        <w:r w:rsidRPr="0095359C" w:rsidDel="00E705FE">
          <w:rPr>
            <w:rFonts w:asciiTheme="minorHAnsi" w:hAnsiTheme="minorHAnsi"/>
            <w:sz w:val="20"/>
            <w:szCs w:val="20"/>
          </w:rPr>
          <w:delText>\\vrivscors01\BCC Scorecards\Coaching\Outliers</w:delText>
        </w:r>
      </w:del>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Files: eCL_Outlier_Feed</w:t>
      </w:r>
      <w:r w:rsidR="003B75E1" w:rsidRPr="0095359C">
        <w:rPr>
          <w:rFonts w:asciiTheme="minorHAnsi" w:hAnsiTheme="minorHAnsi"/>
          <w:sz w:val="20"/>
          <w:szCs w:val="20"/>
        </w:rPr>
        <w:t>_</w:t>
      </w:r>
      <w:r w:rsidRPr="0095359C">
        <w:rPr>
          <w:rFonts w:asciiTheme="minorHAnsi" w:hAnsiTheme="minorHAnsi"/>
          <w:sz w:val="20"/>
          <w:szCs w:val="20"/>
        </w:rPr>
        <w:t>*.csv</w:t>
      </w:r>
    </w:p>
    <w:p w:rsidR="003B75E1" w:rsidRPr="0095359C" w:rsidRDefault="003B75E1" w:rsidP="00A9337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Summary of Steps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Truncate Outliers Staging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DFT – Stage Outliers Staging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Load </w:t>
      </w:r>
      <w:proofErr w:type="spellStart"/>
      <w:r>
        <w:rPr>
          <w:rFonts w:asciiTheme="minorHAnsi" w:hAnsiTheme="minorHAnsi"/>
          <w:sz w:val="20"/>
          <w:szCs w:val="20"/>
        </w:rPr>
        <w:t>C</w:t>
      </w:r>
      <w:r w:rsidRPr="0095359C">
        <w:rPr>
          <w:rFonts w:asciiTheme="minorHAnsi" w:hAnsiTheme="minorHAnsi"/>
          <w:sz w:val="20"/>
          <w:szCs w:val="20"/>
        </w:rPr>
        <w:t>oaching_Log</w:t>
      </w:r>
      <w:proofErr w:type="spellEnd"/>
      <w:r w:rsidRPr="0095359C">
        <w:rPr>
          <w:rFonts w:asciiTheme="minorHAnsi" w:hAnsiTheme="minorHAnsi"/>
          <w:sz w:val="20"/>
          <w:szCs w:val="20"/>
        </w:rPr>
        <w:t xml:space="preserve"> and </w:t>
      </w:r>
      <w:proofErr w:type="spellStart"/>
      <w:r w:rsidRPr="0095359C">
        <w:rPr>
          <w:rFonts w:asciiTheme="minorHAnsi" w:hAnsiTheme="minorHAnsi"/>
          <w:sz w:val="20"/>
          <w:szCs w:val="20"/>
        </w:rPr>
        <w:t>Coaching_Log_Reason</w:t>
      </w:r>
      <w:proofErr w:type="spellEnd"/>
      <w:r w:rsidRPr="0095359C">
        <w:rPr>
          <w:rFonts w:asciiTheme="minorHAnsi" w:hAnsiTheme="minorHAnsi"/>
          <w:sz w:val="20"/>
          <w:szCs w:val="20"/>
        </w:rPr>
        <w:t xml:space="preserve"> tables</w:t>
      </w:r>
    </w:p>
    <w:p w:rsidR="00EC75F7" w:rsidRPr="0095359C" w:rsidDel="00E705FE" w:rsidRDefault="00EC75F7" w:rsidP="00842389">
      <w:pPr>
        <w:pStyle w:val="ListParagraph"/>
        <w:numPr>
          <w:ilvl w:val="0"/>
          <w:numId w:val="32"/>
        </w:numPr>
        <w:rPr>
          <w:del w:id="541" w:author="Palacherla, Susmitha C (NONUS)" w:date="2018-01-17T10:28:00Z"/>
          <w:rFonts w:asciiTheme="minorHAnsi" w:hAnsiTheme="minorHAnsi"/>
          <w:sz w:val="20"/>
          <w:szCs w:val="20"/>
        </w:rPr>
      </w:pPr>
      <w:del w:id="542" w:author="Palacherla, Susmitha C (NONUS)" w:date="2018-01-17T10:28:00Z">
        <w:r w:rsidRPr="0095359C" w:rsidDel="00E705FE">
          <w:rPr>
            <w:rFonts w:asciiTheme="minorHAnsi" w:hAnsiTheme="minorHAnsi"/>
            <w:sz w:val="20"/>
            <w:szCs w:val="20"/>
          </w:rPr>
          <w:delText>SQL task – Load Outliers Fact table</w:delText>
        </w:r>
      </w:del>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File list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File system task – Backup files to Backups directory</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Details of Steps</w:t>
      </w: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5ED7E2" wp14:editId="3D8CF269">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62200" cy="89535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w:t>
      </w:r>
      <w:proofErr w:type="gramStart"/>
      <w:r w:rsidRPr="000B36BD">
        <w:rPr>
          <w:rFonts w:asciiTheme="minorHAnsi" w:hAnsiTheme="minorHAnsi" w:cs="Arial"/>
          <w:sz w:val="20"/>
          <w:szCs w:val="20"/>
        </w:rPr>
        <w:t>.[</w:t>
      </w:r>
      <w:proofErr w:type="gramEnd"/>
      <w:r w:rsidRPr="000B36BD">
        <w:rPr>
          <w:rFonts w:asciiTheme="minorHAnsi" w:hAnsiTheme="minorHAnsi" w:cs="Arial"/>
          <w:sz w:val="20"/>
          <w:szCs w:val="20"/>
        </w:rPr>
        <w:t>Outlier_Coaching_Stage]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Del="00727D43" w:rsidRDefault="00A93379" w:rsidP="00A93379">
      <w:pPr>
        <w:widowControl w:val="0"/>
        <w:autoSpaceDE w:val="0"/>
        <w:autoSpaceDN w:val="0"/>
        <w:adjustRightInd w:val="0"/>
        <w:spacing w:after="0" w:line="240" w:lineRule="auto"/>
        <w:ind w:left="360"/>
        <w:rPr>
          <w:del w:id="543" w:author="Palacherla, Susmitha C (NONUS)" w:date="2018-01-17T10:50:00Z"/>
          <w:rFonts w:asciiTheme="minorHAnsi" w:hAnsiTheme="minorHAnsi" w:cs="Arial"/>
          <w:sz w:val="20"/>
          <w:szCs w:val="20"/>
        </w:rPr>
      </w:pPr>
    </w:p>
    <w:p w:rsidR="000B36BD" w:rsidDel="00727D43" w:rsidRDefault="000B36BD" w:rsidP="00A93379">
      <w:pPr>
        <w:widowControl w:val="0"/>
        <w:autoSpaceDE w:val="0"/>
        <w:autoSpaceDN w:val="0"/>
        <w:adjustRightInd w:val="0"/>
        <w:spacing w:after="0" w:line="240" w:lineRule="auto"/>
        <w:ind w:left="360"/>
        <w:rPr>
          <w:del w:id="544" w:author="Palacherla, Susmitha C (NONUS)" w:date="2018-01-17T10:50:00Z"/>
          <w:rFonts w:asciiTheme="minorHAnsi" w:hAnsiTheme="minorHAnsi" w:cs="Arial"/>
          <w:sz w:val="20"/>
          <w:szCs w:val="20"/>
        </w:rPr>
      </w:pPr>
    </w:p>
    <w:p w:rsidR="000B36BD" w:rsidDel="00727D43" w:rsidRDefault="000B36BD" w:rsidP="00A93379">
      <w:pPr>
        <w:widowControl w:val="0"/>
        <w:autoSpaceDE w:val="0"/>
        <w:autoSpaceDN w:val="0"/>
        <w:adjustRightInd w:val="0"/>
        <w:spacing w:after="0" w:line="240" w:lineRule="auto"/>
        <w:ind w:left="360"/>
        <w:rPr>
          <w:del w:id="545" w:author="Palacherla, Susmitha C (NONUS)" w:date="2018-01-17T10:50:00Z"/>
          <w:rFonts w:asciiTheme="minorHAnsi" w:hAnsiTheme="minorHAnsi" w:cs="Arial"/>
          <w:sz w:val="20"/>
          <w:szCs w:val="20"/>
        </w:rPr>
      </w:pPr>
    </w:p>
    <w:p w:rsidR="000B36BD" w:rsidDel="00727D43" w:rsidRDefault="000B36BD" w:rsidP="00A93379">
      <w:pPr>
        <w:widowControl w:val="0"/>
        <w:autoSpaceDE w:val="0"/>
        <w:autoSpaceDN w:val="0"/>
        <w:adjustRightInd w:val="0"/>
        <w:spacing w:after="0" w:line="240" w:lineRule="auto"/>
        <w:ind w:left="360"/>
        <w:rPr>
          <w:del w:id="546" w:author="Palacherla, Susmitha C (NONUS)" w:date="2018-01-17T10:50:00Z"/>
          <w:rFonts w:asciiTheme="minorHAnsi" w:hAnsiTheme="minorHAnsi" w:cs="Arial"/>
          <w:sz w:val="20"/>
          <w:szCs w:val="20"/>
        </w:rPr>
      </w:pPr>
    </w:p>
    <w:p w:rsidR="000B36BD" w:rsidDel="00727D43" w:rsidRDefault="000B36BD" w:rsidP="00A93379">
      <w:pPr>
        <w:widowControl w:val="0"/>
        <w:autoSpaceDE w:val="0"/>
        <w:autoSpaceDN w:val="0"/>
        <w:adjustRightInd w:val="0"/>
        <w:spacing w:after="0" w:line="240" w:lineRule="auto"/>
        <w:ind w:left="360"/>
        <w:rPr>
          <w:del w:id="547" w:author="Palacherla, Susmitha C (NONUS)" w:date="2018-01-17T10:50:00Z"/>
          <w:rFonts w:asciiTheme="minorHAnsi" w:hAnsiTheme="minorHAnsi" w:cs="Arial"/>
          <w:sz w:val="20"/>
          <w:szCs w:val="20"/>
        </w:rPr>
      </w:pPr>
    </w:p>
    <w:p w:rsidR="000B36BD" w:rsidDel="00727D43" w:rsidRDefault="000B36BD" w:rsidP="00A93379">
      <w:pPr>
        <w:widowControl w:val="0"/>
        <w:autoSpaceDE w:val="0"/>
        <w:autoSpaceDN w:val="0"/>
        <w:adjustRightInd w:val="0"/>
        <w:spacing w:after="0" w:line="240" w:lineRule="auto"/>
        <w:ind w:left="360"/>
        <w:rPr>
          <w:del w:id="548" w:author="Palacherla, Susmitha C (NONUS)" w:date="2018-01-17T10:50:00Z"/>
          <w:rFonts w:asciiTheme="minorHAnsi" w:hAnsiTheme="minorHAnsi" w:cs="Arial"/>
          <w:sz w:val="20"/>
          <w:szCs w:val="20"/>
        </w:rPr>
      </w:pPr>
    </w:p>
    <w:p w:rsidR="000B36BD" w:rsidDel="00727D43" w:rsidRDefault="000B36BD" w:rsidP="00A93379">
      <w:pPr>
        <w:widowControl w:val="0"/>
        <w:autoSpaceDE w:val="0"/>
        <w:autoSpaceDN w:val="0"/>
        <w:adjustRightInd w:val="0"/>
        <w:spacing w:after="0" w:line="240" w:lineRule="auto"/>
        <w:ind w:left="360"/>
        <w:rPr>
          <w:del w:id="549" w:author="Palacherla, Susmitha C (NONUS)" w:date="2018-01-17T10:50:00Z"/>
          <w:rFonts w:asciiTheme="minorHAnsi" w:hAnsiTheme="minorHAnsi" w:cs="Arial"/>
          <w:sz w:val="20"/>
          <w:szCs w:val="20"/>
        </w:rPr>
      </w:pPr>
    </w:p>
    <w:p w:rsidR="000B36BD" w:rsidDel="00727D43" w:rsidRDefault="000B36BD" w:rsidP="00A93379">
      <w:pPr>
        <w:widowControl w:val="0"/>
        <w:autoSpaceDE w:val="0"/>
        <w:autoSpaceDN w:val="0"/>
        <w:adjustRightInd w:val="0"/>
        <w:spacing w:after="0" w:line="240" w:lineRule="auto"/>
        <w:ind w:left="360"/>
        <w:rPr>
          <w:del w:id="550" w:author="Palacherla, Susmitha C (NONUS)" w:date="2018-01-17T10:50:00Z"/>
          <w:rFonts w:asciiTheme="minorHAnsi" w:hAnsiTheme="minorHAnsi" w:cs="Arial"/>
          <w:sz w:val="20"/>
          <w:szCs w:val="20"/>
        </w:rPr>
      </w:pPr>
    </w:p>
    <w:p w:rsidR="000B36BD" w:rsidDel="00727D43" w:rsidRDefault="000B36BD" w:rsidP="00A93379">
      <w:pPr>
        <w:widowControl w:val="0"/>
        <w:autoSpaceDE w:val="0"/>
        <w:autoSpaceDN w:val="0"/>
        <w:adjustRightInd w:val="0"/>
        <w:spacing w:after="0" w:line="240" w:lineRule="auto"/>
        <w:ind w:left="360"/>
        <w:rPr>
          <w:del w:id="551" w:author="Palacherla, Susmitha C (NONUS)" w:date="2018-01-17T10:50:00Z"/>
          <w:rFonts w:asciiTheme="minorHAnsi" w:hAnsiTheme="minorHAnsi" w:cs="Arial"/>
          <w:sz w:val="20"/>
          <w:szCs w:val="20"/>
        </w:rPr>
      </w:pPr>
    </w:p>
    <w:p w:rsidR="000B36BD" w:rsidDel="00727D43" w:rsidRDefault="000B36BD" w:rsidP="00A93379">
      <w:pPr>
        <w:widowControl w:val="0"/>
        <w:autoSpaceDE w:val="0"/>
        <w:autoSpaceDN w:val="0"/>
        <w:adjustRightInd w:val="0"/>
        <w:spacing w:after="0" w:line="240" w:lineRule="auto"/>
        <w:ind w:left="360"/>
        <w:rPr>
          <w:del w:id="552" w:author="Palacherla, Susmitha C (NONUS)" w:date="2018-01-17T10:50:00Z"/>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DFT: Load Outliers staging table</w:t>
      </w:r>
    </w:p>
    <w:p w:rsidR="00A93379"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33C82E7" wp14:editId="2376D32D">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14525" cy="160020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0903779" wp14:editId="57ACD36E">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46913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Expression: (FINDSTRING(@[User::</w:t>
      </w:r>
      <w:proofErr w:type="spellStart"/>
      <w:r w:rsidRPr="0095359C">
        <w:rPr>
          <w:rFonts w:asciiTheme="minorHAnsi" w:hAnsiTheme="minorHAnsi" w:cs="Arial"/>
          <w:sz w:val="20"/>
          <w:szCs w:val="20"/>
        </w:rPr>
        <w:t>VarFileName</w:t>
      </w:r>
      <w:proofErr w:type="spellEnd"/>
      <w:r w:rsidRPr="0095359C">
        <w:rPr>
          <w:rFonts w:asciiTheme="minorHAnsi" w:hAnsiTheme="minorHAnsi" w:cs="Arial"/>
          <w:sz w:val="20"/>
          <w:szCs w:val="20"/>
        </w:rPr>
        <w:t>],"IAE",1 ) &gt; 0 ) ||(FINDSTRING(@[User::</w:t>
      </w:r>
      <w:proofErr w:type="spellStart"/>
      <w:r w:rsidRPr="0095359C">
        <w:rPr>
          <w:rFonts w:asciiTheme="minorHAnsi" w:hAnsiTheme="minorHAnsi" w:cs="Arial"/>
          <w:sz w:val="20"/>
          <w:szCs w:val="20"/>
        </w:rPr>
        <w:t>VarFileName</w:t>
      </w:r>
      <w:proofErr w:type="spellEnd"/>
      <w:r w:rsidRPr="0095359C">
        <w:rPr>
          <w:rFonts w:asciiTheme="minorHAnsi" w:hAnsiTheme="minorHAnsi" w:cs="Arial"/>
          <w:sz w:val="20"/>
          <w:szCs w:val="20"/>
        </w:rPr>
        <w:t>],"IAT",1 ) &gt; 0 )</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C37FED3" wp14:editId="2B37B2A7">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35024" cy="2276856"/>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2CD8DE2" wp14:editId="72C8C913">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59936" cy="4123944"/>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BD6E407" wp14:editId="1DF6996A">
            <wp:extent cx="2898648" cy="4114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98648" cy="41148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93379" w:rsidRPr="0095359C" w:rsidRDefault="005A64FA" w:rsidP="005A64FA">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drawing>
          <wp:inline distT="0" distB="0" distL="0" distR="0" wp14:anchorId="18684C2E" wp14:editId="743F3DED">
            <wp:extent cx="3328416" cy="320040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28416" cy="32004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w:t>
      </w:r>
      <w:r w:rsidR="00EC75F7">
        <w:rPr>
          <w:rFonts w:asciiTheme="minorHAnsi" w:hAnsiTheme="minorHAnsi"/>
          <w:sz w:val="20"/>
          <w:szCs w:val="20"/>
        </w:rPr>
        <w:t>Update staging table and reject logs</w:t>
      </w:r>
      <w:r w:rsidR="00EC75F7" w:rsidRPr="0095359C" w:rsidDel="00EC75F7">
        <w:rPr>
          <w:rFonts w:asciiTheme="minorHAnsi" w:hAnsiTheme="minorHAnsi"/>
          <w:sz w:val="20"/>
          <w:szCs w:val="20"/>
        </w:rPr>
        <w:t xml:space="preserve"> </w:t>
      </w:r>
    </w:p>
    <w:p w:rsidR="00A93379"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Load </w:t>
      </w:r>
      <w:proofErr w:type="spellStart"/>
      <w:r w:rsidRPr="0095359C">
        <w:rPr>
          <w:rFonts w:asciiTheme="minorHAnsi" w:hAnsiTheme="minorHAnsi"/>
          <w:sz w:val="20"/>
          <w:szCs w:val="20"/>
        </w:rPr>
        <w:t>Coaching_Log</w:t>
      </w:r>
      <w:proofErr w:type="spellEnd"/>
      <w:r w:rsidRPr="0095359C">
        <w:rPr>
          <w:rFonts w:asciiTheme="minorHAnsi" w:hAnsiTheme="minorHAnsi"/>
          <w:sz w:val="20"/>
          <w:szCs w:val="20"/>
        </w:rPr>
        <w:t xml:space="preserve"> table</w:t>
      </w:r>
    </w:p>
    <w:p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Del="00E705FE" w:rsidRDefault="00A93379" w:rsidP="004A51E8">
      <w:pPr>
        <w:pStyle w:val="ListParagraph"/>
        <w:numPr>
          <w:ilvl w:val="0"/>
          <w:numId w:val="19"/>
        </w:numPr>
        <w:spacing w:after="0"/>
        <w:rPr>
          <w:del w:id="553" w:author="Palacherla, Susmitha C (NONUS)" w:date="2018-01-17T10:28:00Z"/>
          <w:rFonts w:asciiTheme="minorHAnsi" w:hAnsiTheme="minorHAnsi"/>
          <w:sz w:val="20"/>
          <w:szCs w:val="20"/>
        </w:rPr>
      </w:pPr>
      <w:del w:id="554" w:author="Palacherla, Susmitha C (NONUS)" w:date="2018-01-17T10:28:00Z">
        <w:r w:rsidRPr="0095359C" w:rsidDel="00E705FE">
          <w:rPr>
            <w:rFonts w:asciiTheme="minorHAnsi" w:hAnsiTheme="minorHAnsi"/>
            <w:sz w:val="20"/>
            <w:szCs w:val="20"/>
          </w:rPr>
          <w:delText>SQl Task: Load Outliers Fact table</w:delText>
        </w:r>
      </w:del>
    </w:p>
    <w:p w:rsidR="00A93379" w:rsidRPr="0095359C" w:rsidDel="00E705FE" w:rsidRDefault="004A51E8" w:rsidP="004A51E8">
      <w:pPr>
        <w:widowControl w:val="0"/>
        <w:autoSpaceDE w:val="0"/>
        <w:autoSpaceDN w:val="0"/>
        <w:adjustRightInd w:val="0"/>
        <w:spacing w:after="0" w:line="240" w:lineRule="auto"/>
        <w:ind w:left="1080"/>
        <w:rPr>
          <w:del w:id="555" w:author="Palacherla, Susmitha C (NONUS)" w:date="2018-01-17T10:28:00Z"/>
          <w:rFonts w:asciiTheme="minorHAnsi" w:hAnsiTheme="minorHAnsi"/>
          <w:noProof/>
          <w:sz w:val="20"/>
          <w:szCs w:val="20"/>
        </w:rPr>
      </w:pPr>
      <w:del w:id="556" w:author="Palacherla, Susmitha C (NONUS)" w:date="2018-01-17T10:28:00Z">
        <w:r w:rsidRPr="0095359C" w:rsidDel="00E705FE">
          <w:rPr>
            <w:rFonts w:asciiTheme="minorHAnsi" w:hAnsiTheme="minorHAnsi"/>
            <w:noProof/>
            <w:sz w:val="20"/>
            <w:szCs w:val="20"/>
          </w:rPr>
          <w:delText xml:space="preserve">       Same as LCS File</w:delText>
        </w:r>
      </w:del>
    </w:p>
    <w:p w:rsidR="00A93379" w:rsidRPr="0095359C" w:rsidDel="00E705FE" w:rsidRDefault="00A93379" w:rsidP="00A93379">
      <w:pPr>
        <w:widowControl w:val="0"/>
        <w:autoSpaceDE w:val="0"/>
        <w:autoSpaceDN w:val="0"/>
        <w:adjustRightInd w:val="0"/>
        <w:spacing w:after="0" w:line="240" w:lineRule="auto"/>
        <w:rPr>
          <w:del w:id="557" w:author="Palacherla, Susmitha C (NONUS)" w:date="2018-01-17T10:28:00Z"/>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934089">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File System Task: </w:t>
      </w:r>
      <w:del w:id="558" w:author="Palacherla, Susmitha C (NONUS)" w:date="2018-01-17T10:28:00Z">
        <w:r w:rsidRPr="0095359C" w:rsidDel="00E705FE">
          <w:rPr>
            <w:rFonts w:asciiTheme="minorHAnsi" w:hAnsiTheme="minorHAnsi"/>
            <w:sz w:val="20"/>
            <w:szCs w:val="20"/>
          </w:rPr>
          <w:delText>Move file to backup folder</w:delText>
        </w:r>
      </w:del>
      <w:ins w:id="559" w:author="Palacherla, Susmitha C (NONUS)" w:date="2018-01-17T10:28:00Z">
        <w:r w:rsidR="00E705FE">
          <w:rPr>
            <w:rFonts w:asciiTheme="minorHAnsi" w:hAnsiTheme="minorHAnsi"/>
            <w:sz w:val="20"/>
            <w:szCs w:val="20"/>
          </w:rPr>
          <w:t>Delete file</w:t>
        </w:r>
      </w:ins>
    </w:p>
    <w:p w:rsidR="00934089" w:rsidRPr="0095359C" w:rsidRDefault="00934089" w:rsidP="0093408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DF2948" w:rsidRPr="0095359C" w:rsidRDefault="00DF2948">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560" w:author="Palacherla, Susmitha C (NONUS)" w:date="2018-01-17T10:21:00Z">
          <w:pPr>
            <w:pStyle w:val="ListParagraph"/>
            <w:widowControl w:val="0"/>
            <w:numPr>
              <w:ilvl w:val="4"/>
              <w:numId w:val="34"/>
            </w:numPr>
            <w:autoSpaceDE w:val="0"/>
            <w:autoSpaceDN w:val="0"/>
            <w:adjustRightInd w:val="0"/>
            <w:spacing w:after="0" w:line="240" w:lineRule="auto"/>
            <w:ind w:left="2232" w:hanging="792"/>
          </w:pPr>
        </w:pPrChange>
      </w:pPr>
      <w:r w:rsidRPr="0095359C">
        <w:rPr>
          <w:rFonts w:asciiTheme="minorHAnsi" w:hAnsiTheme="minorHAnsi" w:cs="Arial"/>
          <w:b/>
          <w:sz w:val="20"/>
          <w:szCs w:val="20"/>
        </w:rPr>
        <w:t>For each NON LCS, IAT and IAE Outlier file in Staging directory  Workflow</w:t>
      </w:r>
    </w:p>
    <w:p w:rsidR="00DF2948" w:rsidRPr="0095359C" w:rsidRDefault="00DF2948" w:rsidP="00DF2948">
      <w:pPr>
        <w:widowControl w:val="0"/>
        <w:autoSpaceDE w:val="0"/>
        <w:autoSpaceDN w:val="0"/>
        <w:adjustRightInd w:val="0"/>
        <w:spacing w:after="0" w:line="240" w:lineRule="auto"/>
        <w:rPr>
          <w:rFonts w:asciiTheme="minorHAnsi" w:hAnsiTheme="minorHAnsi" w:cs="Arial"/>
          <w:b/>
          <w:sz w:val="20"/>
          <w:szCs w:val="20"/>
        </w:rPr>
      </w:pP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 xml:space="preserve">Container: </w:t>
      </w:r>
      <w:proofErr w:type="spellStart"/>
      <w:r w:rsidRPr="0095359C">
        <w:rPr>
          <w:rFonts w:asciiTheme="minorHAnsi" w:hAnsiTheme="minorHAnsi"/>
          <w:sz w:val="20"/>
          <w:szCs w:val="20"/>
        </w:rPr>
        <w:t>Foreach</w:t>
      </w:r>
      <w:proofErr w:type="spellEnd"/>
      <w:r w:rsidRPr="0095359C">
        <w:rPr>
          <w:rFonts w:asciiTheme="minorHAnsi" w:hAnsiTheme="minorHAnsi"/>
          <w:sz w:val="20"/>
          <w:szCs w:val="20"/>
        </w:rPr>
        <w:t xml:space="preserve"> Loop</w:t>
      </w:r>
      <w:r w:rsidR="00A1537D" w:rsidRPr="0095359C">
        <w:rPr>
          <w:rFonts w:asciiTheme="minorHAnsi" w:hAnsiTheme="minorHAnsi"/>
          <w:sz w:val="20"/>
          <w:szCs w:val="20"/>
        </w:rPr>
        <w:t xml:space="preserve"> – </w:t>
      </w:r>
      <w:proofErr w:type="spellStart"/>
      <w:r w:rsidR="00A1537D" w:rsidRPr="0095359C">
        <w:rPr>
          <w:rFonts w:asciiTheme="minorHAnsi" w:hAnsiTheme="minorHAnsi"/>
          <w:sz w:val="20"/>
          <w:szCs w:val="20"/>
        </w:rPr>
        <w:t>Foreach</w:t>
      </w:r>
      <w:proofErr w:type="spellEnd"/>
      <w:r w:rsidR="00A1537D" w:rsidRPr="0095359C">
        <w:rPr>
          <w:rFonts w:asciiTheme="minorHAnsi" w:hAnsiTheme="minorHAnsi"/>
          <w:sz w:val="20"/>
          <w:szCs w:val="20"/>
        </w:rPr>
        <w:t xml:space="preserve"> OTHER OMR File</w:t>
      </w:r>
    </w:p>
    <w:p w:rsidR="00DF2948" w:rsidRPr="0095359C" w:rsidDel="00E705FE" w:rsidRDefault="00DF2948" w:rsidP="00DF2948">
      <w:pPr>
        <w:spacing w:after="0"/>
        <w:ind w:left="1080"/>
        <w:rPr>
          <w:del w:id="561" w:author="Palacherla, Susmitha C (NONUS)" w:date="2018-01-17T10:29:00Z"/>
          <w:rFonts w:asciiTheme="minorHAnsi" w:hAnsiTheme="minorHAnsi"/>
          <w:sz w:val="20"/>
          <w:szCs w:val="20"/>
        </w:rPr>
      </w:pPr>
      <w:r w:rsidRPr="0095359C">
        <w:rPr>
          <w:rFonts w:asciiTheme="minorHAnsi" w:hAnsiTheme="minorHAnsi"/>
          <w:sz w:val="20"/>
          <w:szCs w:val="20"/>
        </w:rPr>
        <w:t xml:space="preserve">Folder: </w:t>
      </w:r>
      <w:ins w:id="562" w:author="Palacherla, Susmitha C (NONUS)" w:date="2018-01-17T10:29:00Z">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ins>
      <w:del w:id="563" w:author="Palacherla, Susmitha C (NONUS)" w:date="2018-01-17T10:29:00Z">
        <w:r w:rsidRPr="0095359C" w:rsidDel="00E705FE">
          <w:rPr>
            <w:rFonts w:asciiTheme="minorHAnsi" w:hAnsiTheme="minorHAnsi"/>
            <w:sz w:val="20"/>
            <w:szCs w:val="20"/>
          </w:rPr>
          <w:delText>\\vrivscors01\BCC Scorecards\Coaching\Outliers</w:delText>
        </w:r>
      </w:del>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Files: eCL_Outlier_Feed_*.csv</w:t>
      </w:r>
    </w:p>
    <w:p w:rsidR="00A76B23" w:rsidRPr="0095359C" w:rsidRDefault="003B16DA" w:rsidP="00A76B23">
      <w:pPr>
        <w:spacing w:after="0"/>
        <w:ind w:left="1080"/>
        <w:rPr>
          <w:rFonts w:asciiTheme="minorHAnsi" w:hAnsiTheme="minorHAnsi"/>
          <w:sz w:val="20"/>
          <w:szCs w:val="20"/>
        </w:rPr>
      </w:pPr>
      <w:del w:id="564" w:author="Palacherla, Susmitha C (NONUS)" w:date="2018-01-17T10:29:00Z">
        <w:r w:rsidDel="00E705FE">
          <w:rPr>
            <w:noProof/>
          </w:rPr>
          <w:drawing>
            <wp:inline distT="0" distB="0" distL="0" distR="0" wp14:anchorId="750F22E6" wp14:editId="7AF9869E">
              <wp:extent cx="1828800" cy="3657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800" cy="3657600"/>
                      </a:xfrm>
                      <a:prstGeom prst="rect">
                        <a:avLst/>
                      </a:prstGeom>
                    </pic:spPr>
                  </pic:pic>
                </a:graphicData>
              </a:graphic>
            </wp:inline>
          </w:drawing>
        </w:r>
      </w:del>
    </w:p>
    <w:p w:rsidR="00DF2948" w:rsidRPr="0095359C" w:rsidRDefault="00DF2948" w:rsidP="00DF2948">
      <w:pPr>
        <w:ind w:left="360"/>
        <w:rPr>
          <w:rFonts w:asciiTheme="minorHAnsi" w:hAnsiTheme="minorHAnsi"/>
          <w:b/>
          <w:sz w:val="20"/>
          <w:szCs w:val="20"/>
        </w:rPr>
      </w:pPr>
      <w:r w:rsidRPr="0095359C">
        <w:rPr>
          <w:rFonts w:asciiTheme="minorHAnsi" w:hAnsiTheme="minorHAnsi"/>
          <w:b/>
          <w:sz w:val="20"/>
          <w:szCs w:val="20"/>
        </w:rPr>
        <w:t>Summary of Steps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Truncate Outliers Staging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DFT – Stage Outliers Staging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Load </w:t>
      </w:r>
      <w:proofErr w:type="spellStart"/>
      <w:r>
        <w:rPr>
          <w:rFonts w:asciiTheme="minorHAnsi" w:hAnsiTheme="minorHAnsi"/>
          <w:sz w:val="20"/>
          <w:szCs w:val="20"/>
        </w:rPr>
        <w:t>C</w:t>
      </w:r>
      <w:r w:rsidRPr="0095359C">
        <w:rPr>
          <w:rFonts w:asciiTheme="minorHAnsi" w:hAnsiTheme="minorHAnsi"/>
          <w:sz w:val="20"/>
          <w:szCs w:val="20"/>
        </w:rPr>
        <w:t>oaching_Log</w:t>
      </w:r>
      <w:proofErr w:type="spellEnd"/>
      <w:r w:rsidRPr="0095359C">
        <w:rPr>
          <w:rFonts w:asciiTheme="minorHAnsi" w:hAnsiTheme="minorHAnsi"/>
          <w:sz w:val="20"/>
          <w:szCs w:val="20"/>
        </w:rPr>
        <w:t xml:space="preserve"> and </w:t>
      </w:r>
      <w:proofErr w:type="spellStart"/>
      <w:r w:rsidRPr="0095359C">
        <w:rPr>
          <w:rFonts w:asciiTheme="minorHAnsi" w:hAnsiTheme="minorHAnsi"/>
          <w:sz w:val="20"/>
          <w:szCs w:val="20"/>
        </w:rPr>
        <w:t>Coaching_Log_Reason</w:t>
      </w:r>
      <w:proofErr w:type="spellEnd"/>
      <w:r w:rsidRPr="0095359C">
        <w:rPr>
          <w:rFonts w:asciiTheme="minorHAnsi" w:hAnsiTheme="minorHAnsi"/>
          <w:sz w:val="20"/>
          <w:szCs w:val="20"/>
        </w:rPr>
        <w:t xml:space="preserve"> tables</w:t>
      </w:r>
    </w:p>
    <w:p w:rsidR="00EC75F7" w:rsidRPr="0095359C" w:rsidDel="00E705FE" w:rsidRDefault="00EC75F7" w:rsidP="00EC75F7">
      <w:pPr>
        <w:pStyle w:val="ListParagraph"/>
        <w:numPr>
          <w:ilvl w:val="0"/>
          <w:numId w:val="22"/>
        </w:numPr>
        <w:rPr>
          <w:del w:id="565" w:author="Palacherla, Susmitha C (NONUS)" w:date="2018-01-17T10:29:00Z"/>
          <w:rFonts w:asciiTheme="minorHAnsi" w:hAnsiTheme="minorHAnsi"/>
          <w:sz w:val="20"/>
          <w:szCs w:val="20"/>
        </w:rPr>
      </w:pPr>
      <w:del w:id="566" w:author="Palacherla, Susmitha C (NONUS)" w:date="2018-01-17T10:29:00Z">
        <w:r w:rsidRPr="0095359C" w:rsidDel="00E705FE">
          <w:rPr>
            <w:rFonts w:asciiTheme="minorHAnsi" w:hAnsiTheme="minorHAnsi"/>
            <w:sz w:val="20"/>
            <w:szCs w:val="20"/>
          </w:rPr>
          <w:delText>SQL task – Load Outliers Fact table</w:delText>
        </w:r>
      </w:del>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File list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lastRenderedPageBreak/>
        <w:t>File system task – Backup files to Backups directory</w:t>
      </w:r>
    </w:p>
    <w:p w:rsidR="003B16DA" w:rsidRDefault="003B16DA" w:rsidP="00A76B23">
      <w:pPr>
        <w:spacing w:after="0"/>
        <w:ind w:left="1080"/>
        <w:rPr>
          <w:rFonts w:asciiTheme="minorHAnsi" w:hAnsiTheme="minorHAnsi"/>
          <w:sz w:val="20"/>
          <w:szCs w:val="20"/>
        </w:rPr>
      </w:pPr>
    </w:p>
    <w:p w:rsidR="003B16DA" w:rsidRPr="0095359C" w:rsidRDefault="003B16DA" w:rsidP="00A76B23">
      <w:pPr>
        <w:spacing w:after="0"/>
        <w:ind w:left="1080"/>
        <w:rPr>
          <w:rFonts w:asciiTheme="minorHAnsi" w:hAnsiTheme="minorHAnsi"/>
          <w:sz w:val="20"/>
          <w:szCs w:val="20"/>
        </w:rPr>
      </w:pPr>
    </w:p>
    <w:p w:rsidR="00A76B23" w:rsidRPr="0095359C" w:rsidRDefault="00DF2948" w:rsidP="00DF2948">
      <w:pPr>
        <w:ind w:left="360"/>
        <w:rPr>
          <w:rFonts w:asciiTheme="minorHAnsi" w:hAnsiTheme="minorHAnsi"/>
          <w:b/>
          <w:sz w:val="20"/>
          <w:szCs w:val="20"/>
        </w:rPr>
      </w:pPr>
      <w:r w:rsidRPr="0095359C">
        <w:rPr>
          <w:rFonts w:asciiTheme="minorHAnsi" w:hAnsiTheme="minorHAnsi"/>
          <w:b/>
          <w:sz w:val="20"/>
          <w:szCs w:val="20"/>
        </w:rPr>
        <w:t>Details</w:t>
      </w: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 Truncate Outliers Staging table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9A41C8C" wp14:editId="07E80A98">
            <wp:extent cx="20193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19300" cy="87249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0773D5" w:rsidP="00A76B23">
      <w:pPr>
        <w:widowControl w:val="0"/>
        <w:autoSpaceDE w:val="0"/>
        <w:autoSpaceDN w:val="0"/>
        <w:adjustRightInd w:val="0"/>
        <w:spacing w:after="0" w:line="240" w:lineRule="auto"/>
        <w:ind w:left="360"/>
        <w:rPr>
          <w:rFonts w:asciiTheme="minorHAnsi" w:hAnsiTheme="minorHAnsi" w:cs="Arial"/>
          <w:sz w:val="20"/>
          <w:szCs w:val="20"/>
        </w:rPr>
      </w:pPr>
      <w:r w:rsidRPr="000773D5">
        <w:rPr>
          <w:rFonts w:asciiTheme="minorHAnsi" w:hAnsiTheme="minorHAnsi" w:cs="Arial"/>
          <w:sz w:val="20"/>
          <w:szCs w:val="20"/>
        </w:rPr>
        <w:t>Truncate Table [EC]</w:t>
      </w:r>
      <w:proofErr w:type="gramStart"/>
      <w:r w:rsidRPr="000773D5">
        <w:rPr>
          <w:rFonts w:asciiTheme="minorHAnsi" w:hAnsiTheme="minorHAnsi" w:cs="Arial"/>
          <w:sz w:val="20"/>
          <w:szCs w:val="20"/>
        </w:rPr>
        <w:t>.[</w:t>
      </w:r>
      <w:proofErr w:type="gramEnd"/>
      <w:r w:rsidRPr="000773D5">
        <w:rPr>
          <w:rFonts w:asciiTheme="minorHAnsi" w:hAnsiTheme="minorHAnsi" w:cs="Arial"/>
          <w:sz w:val="20"/>
          <w:szCs w:val="20"/>
        </w:rPr>
        <w:t>Outlier_Coaching_Stage]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DFT: Load Outliers staging table</w:t>
      </w:r>
    </w:p>
    <w:p w:rsidR="00A76B23" w:rsidRPr="0095359C" w:rsidRDefault="00A76B23" w:rsidP="0095359C">
      <w:pPr>
        <w:widowControl w:val="0"/>
        <w:autoSpaceDE w:val="0"/>
        <w:autoSpaceDN w:val="0"/>
        <w:adjustRightInd w:val="0"/>
        <w:spacing w:after="0" w:line="240" w:lineRule="auto"/>
        <w:ind w:left="720"/>
        <w:rPr>
          <w:rFonts w:asciiTheme="minorHAnsi" w:hAnsiTheme="minorHAnsi" w:cs="Arial"/>
          <w:sz w:val="20"/>
          <w:szCs w:val="20"/>
        </w:rPr>
      </w:pPr>
      <w:r w:rsidRPr="0095359C">
        <w:rPr>
          <w:rFonts w:asciiTheme="minorHAnsi" w:hAnsiTheme="minorHAnsi"/>
          <w:noProof/>
          <w:sz w:val="20"/>
          <w:szCs w:val="20"/>
        </w:rPr>
        <w:drawing>
          <wp:inline distT="0" distB="0" distL="0" distR="0" wp14:anchorId="1ACC0C10" wp14:editId="20F79163">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05000" cy="781050"/>
                    </a:xfrm>
                    <a:prstGeom prst="rect">
                      <a:avLst/>
                    </a:prstGeom>
                  </pic:spPr>
                </pic:pic>
              </a:graphicData>
            </a:graphic>
          </wp:inline>
        </w:drawing>
      </w:r>
    </w:p>
    <w:p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ED74401" wp14:editId="678FBDE3">
            <wp:extent cx="3401568" cy="27432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1568" cy="2743200"/>
                    </a:xfrm>
                    <a:prstGeom prst="rect">
                      <a:avLst/>
                    </a:prstGeom>
                  </pic:spPr>
                </pic:pic>
              </a:graphicData>
            </a:graphic>
          </wp:inline>
        </w:drawing>
      </w:r>
    </w:p>
    <w:p w:rsidR="000773D5" w:rsidRDefault="000773D5" w:rsidP="00A76B23">
      <w:pPr>
        <w:widowControl w:val="0"/>
        <w:autoSpaceDE w:val="0"/>
        <w:autoSpaceDN w:val="0"/>
        <w:adjustRightInd w:val="0"/>
        <w:spacing w:after="0" w:line="240" w:lineRule="auto"/>
        <w:rPr>
          <w:rFonts w:asciiTheme="minorHAnsi" w:hAnsiTheme="minorHAnsi"/>
          <w:sz w:val="20"/>
          <w:szCs w:val="20"/>
        </w:rPr>
      </w:pPr>
    </w:p>
    <w:p w:rsidR="000773D5" w:rsidRPr="0095359C" w:rsidRDefault="00EC75F7" w:rsidP="00A76B23">
      <w:pPr>
        <w:widowControl w:val="0"/>
        <w:autoSpaceDE w:val="0"/>
        <w:autoSpaceDN w:val="0"/>
        <w:adjustRightInd w:val="0"/>
        <w:spacing w:after="0" w:line="240" w:lineRule="auto"/>
        <w:rPr>
          <w:rFonts w:asciiTheme="minorHAnsi" w:hAnsiTheme="minorHAnsi"/>
          <w:sz w:val="20"/>
          <w:szCs w:val="20"/>
        </w:rPr>
      </w:pPr>
      <w:r w:rsidRPr="00EC75F7">
        <w:rPr>
          <w:rFonts w:asciiTheme="minorHAnsi" w:hAnsiTheme="minorHAnsi"/>
          <w:sz w:val="20"/>
          <w:szCs w:val="20"/>
        </w:rPr>
        <w:t>(</w:t>
      </w:r>
      <w:proofErr w:type="gramStart"/>
      <w:r w:rsidRPr="00EC75F7">
        <w:rPr>
          <w:rFonts w:asciiTheme="minorHAnsi" w:hAnsiTheme="minorHAnsi"/>
          <w:sz w:val="20"/>
          <w:szCs w:val="20"/>
        </w:rPr>
        <w:t>FINDSTRING(</w:t>
      </w:r>
      <w:proofErr w:type="gramEnd"/>
      <w:r w:rsidRPr="00EC75F7">
        <w:rPr>
          <w:rFonts w:asciiTheme="minorHAnsi" w:hAnsiTheme="minorHAnsi"/>
          <w:sz w:val="20"/>
          <w:szCs w:val="20"/>
        </w:rPr>
        <w:t>@[User::</w:t>
      </w:r>
      <w:proofErr w:type="spellStart"/>
      <w:r w:rsidRPr="00EC75F7">
        <w:rPr>
          <w:rFonts w:asciiTheme="minorHAnsi" w:hAnsiTheme="minorHAnsi"/>
          <w:sz w:val="20"/>
          <w:szCs w:val="20"/>
        </w:rPr>
        <w:t>VarFileName</w:t>
      </w:r>
      <w:proofErr w:type="spellEnd"/>
      <w:r w:rsidRPr="00EC75F7">
        <w:rPr>
          <w:rFonts w:asciiTheme="minorHAnsi" w:hAnsiTheme="minorHAnsi"/>
          <w:sz w:val="20"/>
          <w:szCs w:val="20"/>
        </w:rPr>
        <w:t>],"IAE",1 ) == 0 )&amp;&amp;(FINDSTRING(@[User::</w:t>
      </w:r>
      <w:proofErr w:type="spellStart"/>
      <w:r w:rsidRPr="00EC75F7">
        <w:rPr>
          <w:rFonts w:asciiTheme="minorHAnsi" w:hAnsiTheme="minorHAnsi"/>
          <w:sz w:val="20"/>
          <w:szCs w:val="20"/>
        </w:rPr>
        <w:t>VarFileName</w:t>
      </w:r>
      <w:proofErr w:type="spellEnd"/>
      <w:r w:rsidRPr="00EC75F7">
        <w:rPr>
          <w:rFonts w:asciiTheme="minorHAnsi" w:hAnsiTheme="minorHAnsi"/>
          <w:sz w:val="20"/>
          <w:szCs w:val="20"/>
        </w:rPr>
        <w:t>],"IAT",1 ) == 0 )&amp;&amp;(FINDSTRING(@[User::</w:t>
      </w:r>
      <w:proofErr w:type="spellStart"/>
      <w:r w:rsidRPr="00EC75F7">
        <w:rPr>
          <w:rFonts w:asciiTheme="minorHAnsi" w:hAnsiTheme="minorHAnsi"/>
          <w:sz w:val="20"/>
          <w:szCs w:val="20"/>
        </w:rPr>
        <w:t>VarFileName</w:t>
      </w:r>
      <w:proofErr w:type="spellEnd"/>
      <w:r w:rsidRPr="00EC75F7">
        <w:rPr>
          <w:rFonts w:asciiTheme="minorHAnsi" w:hAnsiTheme="minorHAnsi"/>
          <w:sz w:val="20"/>
          <w:szCs w:val="20"/>
        </w:rPr>
        <w:t>],"LCS",1 ) == 0 )</w:t>
      </w:r>
      <w:r w:rsidRPr="00EC75F7" w:rsidDel="00EC75F7">
        <w:rPr>
          <w:rFonts w:asciiTheme="minorHAnsi" w:hAnsiTheme="minorHAnsi"/>
          <w:sz w:val="20"/>
          <w:szCs w:val="20"/>
        </w:rPr>
        <w:t xml:space="preserve">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491590E" wp14:editId="671262F9">
            <wp:extent cx="1920240"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20240"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76BD215" wp14:editId="0E67517D">
            <wp:extent cx="3493008"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9300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CADE46E" wp14:editId="26211665">
            <wp:extent cx="425196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51960" cy="18288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E64F0A3" wp14:editId="61709626">
            <wp:extent cx="3026664" cy="27432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26664"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Pr="0095359C" w:rsidRDefault="003B16DA"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Data Conversion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73D1017" wp14:editId="3C9F057E">
            <wp:extent cx="347472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74720"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BA28306" wp14:editId="64894542">
            <wp:extent cx="3282696"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2696" cy="27432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lastRenderedPageBreak/>
        <w:t>Oledb</w:t>
      </w:r>
      <w:proofErr w:type="spellEnd"/>
      <w:r w:rsidRPr="0095359C">
        <w:rPr>
          <w:rFonts w:asciiTheme="minorHAnsi" w:hAnsiTheme="minorHAnsi" w:cs="Arial"/>
          <w:sz w:val="20"/>
          <w:szCs w:val="20"/>
        </w:rPr>
        <w:t xml:space="preserve"> destination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132EB25" wp14:editId="197388B7">
            <wp:extent cx="5413248"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1324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05096A6" wp14:editId="2EB005D5">
            <wp:extent cx="3273552" cy="36576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73552"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1DC7BF5" wp14:editId="728C3FBA">
            <wp:extent cx="3776472"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76472" cy="1371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SQL Task: Load </w:t>
      </w:r>
      <w:proofErr w:type="spellStart"/>
      <w:r w:rsidRPr="0095359C">
        <w:rPr>
          <w:rFonts w:asciiTheme="minorHAnsi" w:hAnsiTheme="minorHAnsi"/>
          <w:sz w:val="20"/>
          <w:szCs w:val="20"/>
        </w:rPr>
        <w:t>Coaching_Log</w:t>
      </w:r>
      <w:proofErr w:type="spellEnd"/>
      <w:r w:rsidRPr="0095359C">
        <w:rPr>
          <w:rFonts w:asciiTheme="minorHAnsi" w:hAnsiTheme="minorHAnsi"/>
          <w:sz w:val="20"/>
          <w:szCs w:val="20"/>
        </w:rPr>
        <w:t xml:space="preserve"> table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rPr>
          <w:rFonts w:asciiTheme="minorHAnsi" w:hAnsiTheme="minorHAnsi" w:cs="Arial"/>
          <w:sz w:val="20"/>
          <w:szCs w:val="20"/>
        </w:rPr>
      </w:pPr>
    </w:p>
    <w:p w:rsidR="00EC75F7" w:rsidRPr="0095359C" w:rsidDel="00E705FE" w:rsidRDefault="00EC75F7" w:rsidP="00EC75F7">
      <w:pPr>
        <w:pStyle w:val="ListParagraph"/>
        <w:numPr>
          <w:ilvl w:val="0"/>
          <w:numId w:val="23"/>
        </w:numPr>
        <w:spacing w:after="0"/>
        <w:rPr>
          <w:del w:id="567" w:author="Palacherla, Susmitha C (NONUS)" w:date="2018-01-17T10:30:00Z"/>
          <w:rFonts w:asciiTheme="minorHAnsi" w:hAnsiTheme="minorHAnsi"/>
          <w:sz w:val="20"/>
          <w:szCs w:val="20"/>
        </w:rPr>
      </w:pPr>
      <w:del w:id="568" w:author="Palacherla, Susmitha C (NONUS)" w:date="2018-01-17T10:30:00Z">
        <w:r w:rsidRPr="0095359C" w:rsidDel="00E705FE">
          <w:rPr>
            <w:rFonts w:asciiTheme="minorHAnsi" w:hAnsiTheme="minorHAnsi"/>
            <w:sz w:val="20"/>
            <w:szCs w:val="20"/>
          </w:rPr>
          <w:delText>SQl Task: Load Outliers Fact table</w:delText>
        </w:r>
      </w:del>
    </w:p>
    <w:p w:rsidR="00EC75F7" w:rsidRPr="0095359C" w:rsidDel="00E705FE" w:rsidRDefault="00EC75F7" w:rsidP="00EC75F7">
      <w:pPr>
        <w:widowControl w:val="0"/>
        <w:autoSpaceDE w:val="0"/>
        <w:autoSpaceDN w:val="0"/>
        <w:adjustRightInd w:val="0"/>
        <w:spacing w:after="0" w:line="240" w:lineRule="auto"/>
        <w:ind w:left="1080"/>
        <w:rPr>
          <w:del w:id="569" w:author="Palacherla, Susmitha C (NONUS)" w:date="2018-01-17T10:30:00Z"/>
          <w:rFonts w:asciiTheme="minorHAnsi" w:hAnsiTheme="minorHAnsi"/>
          <w:noProof/>
          <w:sz w:val="20"/>
          <w:szCs w:val="20"/>
        </w:rPr>
      </w:pPr>
      <w:del w:id="570" w:author="Palacherla, Susmitha C (NONUS)" w:date="2018-01-17T10:30:00Z">
        <w:r w:rsidRPr="0095359C" w:rsidDel="00E705FE">
          <w:rPr>
            <w:rFonts w:asciiTheme="minorHAnsi" w:hAnsiTheme="minorHAnsi"/>
            <w:noProof/>
            <w:sz w:val="20"/>
            <w:szCs w:val="20"/>
          </w:rPr>
          <w:delText xml:space="preserve">       Same as LCS File</w:delText>
        </w:r>
      </w:del>
    </w:p>
    <w:p w:rsidR="00EC75F7" w:rsidRPr="0095359C" w:rsidDel="00E705FE" w:rsidRDefault="00EC75F7" w:rsidP="00EC75F7">
      <w:pPr>
        <w:widowControl w:val="0"/>
        <w:autoSpaceDE w:val="0"/>
        <w:autoSpaceDN w:val="0"/>
        <w:adjustRightInd w:val="0"/>
        <w:spacing w:after="0" w:line="240" w:lineRule="auto"/>
        <w:rPr>
          <w:del w:id="571" w:author="Palacherla, Susmitha C (NONUS)" w:date="2018-01-17T10:30:00Z"/>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File System Task: </w:t>
      </w:r>
      <w:del w:id="572" w:author="Palacherla, Susmitha C (NONUS)" w:date="2018-01-17T10:30:00Z">
        <w:r w:rsidRPr="0095359C" w:rsidDel="00E705FE">
          <w:rPr>
            <w:rFonts w:asciiTheme="minorHAnsi" w:hAnsiTheme="minorHAnsi"/>
            <w:sz w:val="20"/>
            <w:szCs w:val="20"/>
          </w:rPr>
          <w:delText>Move file to backup folder</w:delText>
        </w:r>
      </w:del>
      <w:ins w:id="573" w:author="Palacherla, Susmitha C (NONUS)" w:date="2018-01-17T10:30:00Z">
        <w:r w:rsidR="00E705FE">
          <w:rPr>
            <w:rFonts w:asciiTheme="minorHAnsi" w:hAnsiTheme="minorHAnsi"/>
            <w:sz w:val="20"/>
            <w:szCs w:val="20"/>
          </w:rPr>
          <w:t>Delete file</w:t>
        </w:r>
      </w:ins>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Del="00727D43" w:rsidRDefault="00A76B23" w:rsidP="00A76B23">
      <w:pPr>
        <w:widowControl w:val="0"/>
        <w:autoSpaceDE w:val="0"/>
        <w:autoSpaceDN w:val="0"/>
        <w:adjustRightInd w:val="0"/>
        <w:spacing w:after="0" w:line="240" w:lineRule="auto"/>
        <w:rPr>
          <w:del w:id="574" w:author="Palacherla, Susmitha C (NONUS)" w:date="2018-01-17T10:52:00Z"/>
          <w:rFonts w:asciiTheme="minorHAnsi" w:hAnsiTheme="minorHAnsi" w:cs="Arial"/>
          <w:sz w:val="20"/>
          <w:szCs w:val="20"/>
        </w:rPr>
      </w:pPr>
    </w:p>
    <w:p w:rsidR="00A76B23" w:rsidRPr="0095359C" w:rsidDel="00727D43" w:rsidRDefault="00A76B23" w:rsidP="00A76B23">
      <w:pPr>
        <w:widowControl w:val="0"/>
        <w:autoSpaceDE w:val="0"/>
        <w:autoSpaceDN w:val="0"/>
        <w:adjustRightInd w:val="0"/>
        <w:spacing w:after="0" w:line="240" w:lineRule="auto"/>
        <w:rPr>
          <w:del w:id="575" w:author="Palacherla, Susmitha C (NONUS)" w:date="2018-01-17T10:52:00Z"/>
          <w:rFonts w:asciiTheme="minorHAnsi" w:hAnsiTheme="minorHAnsi" w:cs="Arial"/>
          <w:sz w:val="20"/>
          <w:szCs w:val="20"/>
        </w:rPr>
      </w:pPr>
    </w:p>
    <w:p w:rsidR="00A76B23" w:rsidRPr="0095359C" w:rsidRDefault="00727D43" w:rsidP="00727D43">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Change w:id="576" w:author="Palacherla, Susmitha C (NONUS)" w:date="2018-01-17T10:52:00Z">
          <w:pPr>
            <w:widowControl w:val="0"/>
            <w:autoSpaceDE w:val="0"/>
            <w:autoSpaceDN w:val="0"/>
            <w:adjustRightInd w:val="0"/>
            <w:spacing w:after="0" w:line="240" w:lineRule="auto"/>
          </w:pPr>
        </w:pPrChange>
      </w:pPr>
      <w:ins w:id="577" w:author="Palacherla, Susmitha C (NONUS)" w:date="2018-01-17T10:51:00Z">
        <w:r w:rsidRPr="0095359C">
          <w:rPr>
            <w:rFonts w:asciiTheme="minorHAnsi" w:hAnsiTheme="minorHAnsi" w:cs="Arial"/>
            <w:b/>
            <w:sz w:val="20"/>
            <w:szCs w:val="20"/>
          </w:rPr>
          <w:t xml:space="preserve">For each </w:t>
        </w:r>
        <w:r>
          <w:rPr>
            <w:rFonts w:asciiTheme="minorHAnsi" w:hAnsiTheme="minorHAnsi" w:cs="Arial"/>
            <w:b/>
            <w:sz w:val="20"/>
            <w:szCs w:val="20"/>
          </w:rPr>
          <w:t xml:space="preserve">failed file </w:t>
        </w:r>
        <w:r w:rsidRPr="00727D43">
          <w:rPr>
            <w:rFonts w:asciiTheme="minorHAnsi" w:hAnsiTheme="minorHAnsi" w:cs="Arial"/>
            <w:b/>
            <w:sz w:val="20"/>
            <w:szCs w:val="20"/>
            <w:rPrChange w:id="578" w:author="Palacherla, Susmitha C (NONUS)" w:date="2018-01-17T10:52:00Z">
              <w:rPr>
                <w:rFonts w:ascii="Times New Roman" w:hAnsi="Times New Roman"/>
                <w:b/>
              </w:rPr>
            </w:rPrChange>
          </w:rPr>
          <w:t>(</w:t>
        </w:r>
        <w:r w:rsidRPr="00727D43">
          <w:rPr>
            <w:rFonts w:asciiTheme="minorHAnsi" w:hAnsiTheme="minorHAnsi" w:cs="Arial"/>
            <w:b/>
            <w:sz w:val="20"/>
            <w:szCs w:val="20"/>
            <w:rPrChange w:id="579" w:author="Palacherla, Susmitha C (NONUS)" w:date="2018-01-17T10:52:00Z">
              <w:rPr>
                <w:rFonts w:ascii="Times New Roman" w:hAnsi="Times New Roman"/>
                <w:b/>
              </w:rPr>
            </w:rPrChange>
          </w:rPr>
          <w:t>Encrypt failed files)</w:t>
        </w:r>
      </w:ins>
      <w:ins w:id="580" w:author="Palacherla, Susmitha C (NONUS)" w:date="2018-01-17T10:52:00Z">
        <w:r w:rsidRPr="0095359C">
          <w:rPr>
            <w:rFonts w:asciiTheme="minorHAnsi" w:hAnsiTheme="minorHAnsi" w:cs="Arial"/>
            <w:sz w:val="20"/>
            <w:szCs w:val="20"/>
          </w:rPr>
          <w:t xml:space="preserve"> </w:t>
        </w:r>
      </w:ins>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727D43" w:rsidRPr="00727D43" w:rsidRDefault="00727D43" w:rsidP="00727D43">
      <w:pPr>
        <w:rPr>
          <w:ins w:id="581" w:author="Palacherla, Susmitha C (NONUS)" w:date="2018-01-17T10:52:00Z"/>
          <w:rFonts w:asciiTheme="minorHAnsi" w:hAnsiTheme="minorHAnsi" w:cs="Arial"/>
          <w:b/>
          <w:sz w:val="20"/>
          <w:szCs w:val="20"/>
          <w:rPrChange w:id="582" w:author="Palacherla, Susmitha C (NONUS)" w:date="2018-01-17T10:52:00Z">
            <w:rPr>
              <w:ins w:id="583" w:author="Palacherla, Susmitha C (NONUS)" w:date="2018-01-17T10:52:00Z"/>
              <w:rFonts w:ascii="Times New Roman" w:hAnsi="Times New Roman"/>
              <w:b/>
            </w:rPr>
          </w:rPrChange>
        </w:rPr>
      </w:pPr>
      <w:ins w:id="584" w:author="Palacherla, Susmitha C (NONUS)" w:date="2018-01-17T10:52:00Z">
        <w:r w:rsidRPr="00727D43">
          <w:rPr>
            <w:rFonts w:asciiTheme="minorHAnsi" w:hAnsiTheme="minorHAnsi" w:cs="Arial"/>
            <w:b/>
            <w:sz w:val="20"/>
            <w:szCs w:val="20"/>
            <w:rPrChange w:id="585" w:author="Palacherla, Susmitha C (NONUS)" w:date="2018-01-17T10:52:00Z">
              <w:rPr>
                <w:rFonts w:ascii="Times New Roman" w:hAnsi="Times New Roman"/>
                <w:b/>
              </w:rPr>
            </w:rPrChange>
          </w:rPr>
          <w:t>Summary of Steps</w:t>
        </w:r>
      </w:ins>
    </w:p>
    <w:p w:rsidR="00727D43" w:rsidRPr="00CA5EB0" w:rsidRDefault="00727D43" w:rsidP="00727D43">
      <w:pPr>
        <w:pStyle w:val="ListParagraph"/>
        <w:numPr>
          <w:ilvl w:val="0"/>
          <w:numId w:val="37"/>
        </w:numPr>
        <w:rPr>
          <w:ins w:id="586" w:author="Palacherla, Susmitha C (NONUS)" w:date="2018-01-17T10:52:00Z"/>
          <w:rFonts w:ascii="Times New Roman" w:hAnsi="Times New Roman"/>
        </w:rPr>
      </w:pPr>
      <w:ins w:id="587" w:author="Palacherla, Susmitha C (NONUS)" w:date="2018-01-17T10:52:00Z">
        <w:r>
          <w:rPr>
            <w:rFonts w:ascii="Times New Roman" w:hAnsi="Times New Roman"/>
          </w:rPr>
          <w:t>File system</w:t>
        </w:r>
        <w:r w:rsidRPr="00CA5EB0">
          <w:rPr>
            <w:rFonts w:ascii="Times New Roman" w:hAnsi="Times New Roman"/>
          </w:rPr>
          <w:t xml:space="preserve"> task – </w:t>
        </w:r>
        <w:r>
          <w:rPr>
            <w:rFonts w:ascii="Times New Roman" w:hAnsi="Times New Roman"/>
          </w:rPr>
          <w:t xml:space="preserve">Encrypt failed files </w:t>
        </w:r>
      </w:ins>
    </w:p>
    <w:p w:rsidR="00727D43" w:rsidRPr="00CA5EB0" w:rsidRDefault="00727D43" w:rsidP="00727D43">
      <w:pPr>
        <w:pStyle w:val="ListParagraph"/>
        <w:numPr>
          <w:ilvl w:val="0"/>
          <w:numId w:val="37"/>
        </w:numPr>
        <w:rPr>
          <w:ins w:id="588" w:author="Palacherla, Susmitha C (NONUS)" w:date="2018-01-17T10:52:00Z"/>
          <w:rFonts w:ascii="Times New Roman" w:hAnsi="Times New Roman"/>
        </w:rPr>
      </w:pPr>
      <w:ins w:id="589" w:author="Palacherla, Susmitha C (NONUS)" w:date="2018-01-17T10:52:00Z">
        <w:r>
          <w:rPr>
            <w:rFonts w:ascii="Times New Roman" w:hAnsi="Times New Roman"/>
          </w:rPr>
          <w:t>Script task - Pause 10 seconds</w:t>
        </w:r>
      </w:ins>
    </w:p>
    <w:p w:rsidR="00727D43" w:rsidRPr="00727D43" w:rsidRDefault="00727D43" w:rsidP="00727D43">
      <w:pPr>
        <w:rPr>
          <w:ins w:id="590" w:author="Palacherla, Susmitha C (NONUS)" w:date="2018-01-17T10:52:00Z"/>
          <w:rFonts w:asciiTheme="minorHAnsi" w:hAnsiTheme="minorHAnsi" w:cs="Arial"/>
          <w:b/>
          <w:sz w:val="20"/>
          <w:szCs w:val="20"/>
          <w:rPrChange w:id="591" w:author="Palacherla, Susmitha C (NONUS)" w:date="2018-01-17T10:52:00Z">
            <w:rPr>
              <w:ins w:id="592" w:author="Palacherla, Susmitha C (NONUS)" w:date="2018-01-17T10:52:00Z"/>
              <w:rFonts w:ascii="Times New Roman" w:hAnsi="Times New Roman"/>
              <w:b/>
            </w:rPr>
          </w:rPrChange>
        </w:rPr>
      </w:pPr>
      <w:ins w:id="593" w:author="Palacherla, Susmitha C (NONUS)" w:date="2018-01-17T10:52:00Z">
        <w:r w:rsidRPr="00727D43">
          <w:rPr>
            <w:rFonts w:asciiTheme="minorHAnsi" w:hAnsiTheme="minorHAnsi" w:cs="Arial"/>
            <w:b/>
            <w:sz w:val="20"/>
            <w:szCs w:val="20"/>
            <w:rPrChange w:id="594" w:author="Palacherla, Susmitha C (NONUS)" w:date="2018-01-17T10:52:00Z">
              <w:rPr>
                <w:rFonts w:ascii="Times New Roman" w:hAnsi="Times New Roman"/>
                <w:b/>
              </w:rPr>
            </w:rPrChange>
          </w:rPr>
          <w:t>Details</w:t>
        </w:r>
      </w:ins>
    </w:p>
    <w:p w:rsidR="00727D43" w:rsidRDefault="00727D43" w:rsidP="00727D43">
      <w:pPr>
        <w:spacing w:after="0"/>
        <w:rPr>
          <w:ins w:id="595" w:author="Palacherla, Susmitha C (NONUS)" w:date="2018-01-17T10:52:00Z"/>
          <w:rFonts w:ascii="Times New Roman" w:hAnsi="Times New Roman"/>
        </w:rPr>
      </w:pPr>
      <w:ins w:id="596" w:author="Palacherla, Susmitha C (NONUS)" w:date="2018-01-17T10:52:00Z">
        <w:r w:rsidRPr="00CA5EB0">
          <w:rPr>
            <w:rFonts w:ascii="Times New Roman" w:hAnsi="Times New Roman"/>
          </w:rPr>
          <w:t>Container: For</w:t>
        </w:r>
        <w:r>
          <w:rPr>
            <w:rFonts w:ascii="Times New Roman" w:hAnsi="Times New Roman"/>
          </w:rPr>
          <w:t xml:space="preserve"> </w:t>
        </w:r>
        <w:proofErr w:type="gramStart"/>
        <w:r w:rsidRPr="00CA5EB0">
          <w:rPr>
            <w:rFonts w:ascii="Times New Roman" w:hAnsi="Times New Roman"/>
          </w:rPr>
          <w:t>each  File</w:t>
        </w:r>
        <w:proofErr w:type="gramEnd"/>
        <w:r w:rsidRPr="00CA5EB0">
          <w:rPr>
            <w:rFonts w:ascii="Times New Roman" w:hAnsi="Times New Roman"/>
          </w:rPr>
          <w:t xml:space="preserve"> Loop </w:t>
        </w:r>
      </w:ins>
    </w:p>
    <w:p w:rsidR="00727D43" w:rsidRPr="00CA5EB0" w:rsidRDefault="00727D43" w:rsidP="00727D43">
      <w:pPr>
        <w:spacing w:after="0"/>
        <w:rPr>
          <w:ins w:id="597" w:author="Palacherla, Susmitha C (NONUS)" w:date="2018-01-17T10:52:00Z"/>
          <w:rFonts w:ascii="Times New Roman" w:hAnsi="Times New Roman"/>
        </w:rPr>
      </w:pPr>
      <w:ins w:id="598" w:author="Palacherla, Susmitha C (NONUS)" w:date="2018-01-17T10:52:00Z">
        <w:r>
          <w:rPr>
            <w:rFonts w:ascii="Times New Roman" w:hAnsi="Times New Roman"/>
          </w:rPr>
          <w:t xml:space="preserve">                   Precedence Constraint - Completion</w:t>
        </w:r>
      </w:ins>
    </w:p>
    <w:p w:rsidR="00727D43" w:rsidRPr="00CA5EB0" w:rsidRDefault="00727D43" w:rsidP="00727D43">
      <w:pPr>
        <w:spacing w:after="0"/>
        <w:ind w:left="1080"/>
        <w:rPr>
          <w:ins w:id="599" w:author="Palacherla, Susmitha C (NONUS)" w:date="2018-01-17T10:52:00Z"/>
          <w:rFonts w:ascii="Times New Roman" w:hAnsi="Times New Roman"/>
        </w:rPr>
      </w:pPr>
      <w:ins w:id="600" w:author="Palacherla, Susmitha C (NONUS)" w:date="2018-01-17T10:52:00Z">
        <w:r w:rsidRPr="00CA5EB0">
          <w:rPr>
            <w:rFonts w:ascii="Times New Roman" w:hAnsi="Times New Roman"/>
          </w:rPr>
          <w:t xml:space="preserve">Folder: </w:t>
        </w:r>
        <w:r w:rsidRPr="003B4096">
          <w:rPr>
            <w:rFonts w:ascii="Times New Roman" w:hAnsi="Times New Roman"/>
          </w:rPr>
          <w:t>\\f3420-ecldb</w:t>
        </w:r>
        <w:r>
          <w:rPr>
            <w:rFonts w:ascii="Times New Roman" w:hAnsi="Times New Roman"/>
          </w:rPr>
          <w:t>p</w:t>
        </w:r>
        <w:r w:rsidRPr="003B4096">
          <w:rPr>
            <w:rFonts w:ascii="Times New Roman" w:hAnsi="Times New Roman"/>
          </w:rPr>
          <w:t>01\data\coaching\</w:t>
        </w:r>
      </w:ins>
      <w:ins w:id="601" w:author="Palacherla, Susmitha C (NONUS)" w:date="2018-01-17T10:53:00Z">
        <w:r w:rsidR="00BE2FE1">
          <w:rPr>
            <w:rFonts w:ascii="Times New Roman" w:hAnsi="Times New Roman"/>
          </w:rPr>
          <w:t>Outliers</w:t>
        </w:r>
      </w:ins>
      <w:ins w:id="602" w:author="Palacherla, Susmitha C (NONUS)" w:date="2018-01-17T10:52:00Z">
        <w:r w:rsidRPr="003B4096">
          <w:rPr>
            <w:rFonts w:ascii="Times New Roman" w:hAnsi="Times New Roman"/>
          </w:rPr>
          <w:t>\</w:t>
        </w:r>
        <w:r>
          <w:rPr>
            <w:rFonts w:ascii="Times New Roman" w:hAnsi="Times New Roman"/>
          </w:rPr>
          <w:t>Decrypt</w:t>
        </w:r>
        <w:r w:rsidRPr="003B4096">
          <w:rPr>
            <w:rFonts w:ascii="Times New Roman" w:hAnsi="Times New Roman"/>
          </w:rPr>
          <w:t>_out\</w:t>
        </w:r>
      </w:ins>
    </w:p>
    <w:p w:rsidR="00727D43" w:rsidRDefault="00727D43" w:rsidP="00727D43">
      <w:pPr>
        <w:spacing w:after="0"/>
        <w:ind w:left="1080"/>
        <w:rPr>
          <w:ins w:id="603" w:author="Palacherla, Susmitha C (NONUS)" w:date="2018-01-17T10:52:00Z"/>
          <w:rFonts w:ascii="Times New Roman" w:hAnsi="Times New Roman"/>
        </w:rPr>
      </w:pPr>
      <w:ins w:id="604" w:author="Palacherla, Susmitha C (NONUS)" w:date="2018-01-17T10:52:00Z">
        <w:r w:rsidRPr="00CA5EB0">
          <w:rPr>
            <w:rFonts w:ascii="Times New Roman" w:hAnsi="Times New Roman"/>
          </w:rPr>
          <w:t xml:space="preserve">Files: </w:t>
        </w:r>
        <w:proofErr w:type="gramStart"/>
        <w:r w:rsidRPr="00776274">
          <w:rPr>
            <w:rFonts w:ascii="Times New Roman" w:hAnsi="Times New Roman"/>
          </w:rPr>
          <w:t>eCL</w:t>
        </w:r>
        <w:proofErr w:type="gramEnd"/>
        <w:r w:rsidRPr="00776274">
          <w:rPr>
            <w:rFonts w:ascii="Times New Roman" w:hAnsi="Times New Roman"/>
          </w:rPr>
          <w:t>*.csv</w:t>
        </w:r>
      </w:ins>
    </w:p>
    <w:p w:rsidR="00727D43" w:rsidRPr="00CA5EB0" w:rsidRDefault="00727D43" w:rsidP="00727D43">
      <w:pPr>
        <w:spacing w:after="0"/>
        <w:ind w:left="1080"/>
        <w:rPr>
          <w:ins w:id="605" w:author="Palacherla, Susmitha C (NONUS)" w:date="2018-01-17T10:52:00Z"/>
          <w:rFonts w:ascii="Times New Roman" w:hAnsi="Times New Roman"/>
        </w:rPr>
      </w:pPr>
      <w:ins w:id="606" w:author="Palacherla, Susmitha C (NONUS)" w:date="2018-01-17T10:52:00Z">
        <w:r>
          <w:rPr>
            <w:rFonts w:ascii="Times New Roman" w:hAnsi="Times New Roman"/>
          </w:rPr>
          <w:t>Retrieve file name: Name and Extension</w:t>
        </w:r>
      </w:ins>
    </w:p>
    <w:p w:rsidR="00727D43" w:rsidRDefault="00727D43" w:rsidP="00727D43">
      <w:pPr>
        <w:spacing w:after="0"/>
        <w:ind w:left="1080"/>
        <w:rPr>
          <w:ins w:id="607" w:author="Palacherla, Susmitha C (NONUS)" w:date="2018-01-17T10:52:00Z"/>
          <w:rFonts w:ascii="Times New Roman" w:hAnsi="Times New Roman"/>
        </w:rPr>
      </w:pPr>
    </w:p>
    <w:p w:rsidR="00727D43" w:rsidRPr="00CA5EB0" w:rsidRDefault="00727D43" w:rsidP="00727D43">
      <w:pPr>
        <w:pStyle w:val="ListParagraph"/>
        <w:numPr>
          <w:ilvl w:val="0"/>
          <w:numId w:val="38"/>
        </w:numPr>
        <w:rPr>
          <w:ins w:id="608" w:author="Palacherla, Susmitha C (NONUS)" w:date="2018-01-17T10:52:00Z"/>
          <w:rFonts w:ascii="Times New Roman" w:hAnsi="Times New Roman"/>
        </w:rPr>
      </w:pPr>
      <w:ins w:id="609" w:author="Palacherla, Susmitha C (NONUS)" w:date="2018-01-17T10:52:00Z">
        <w:r>
          <w:rPr>
            <w:rFonts w:ascii="Times New Roman" w:hAnsi="Times New Roman"/>
          </w:rPr>
          <w:t>File system</w:t>
        </w:r>
        <w:r w:rsidRPr="00CA5EB0">
          <w:rPr>
            <w:rFonts w:ascii="Times New Roman" w:hAnsi="Times New Roman"/>
          </w:rPr>
          <w:t xml:space="preserve"> task – </w:t>
        </w:r>
        <w:r>
          <w:rPr>
            <w:rFonts w:ascii="Times New Roman" w:hAnsi="Times New Roman"/>
          </w:rPr>
          <w:t>Encrypt files</w:t>
        </w:r>
      </w:ins>
    </w:p>
    <w:p w:rsidR="00727D43" w:rsidRPr="00CA5EB0" w:rsidRDefault="00727D43" w:rsidP="00727D43">
      <w:pPr>
        <w:widowControl w:val="0"/>
        <w:autoSpaceDE w:val="0"/>
        <w:autoSpaceDN w:val="0"/>
        <w:adjustRightInd w:val="0"/>
        <w:spacing w:after="0" w:line="240" w:lineRule="auto"/>
        <w:ind w:left="360"/>
        <w:rPr>
          <w:ins w:id="610" w:author="Palacherla, Susmitha C (NONUS)" w:date="2018-01-17T10:52:00Z"/>
          <w:rFonts w:ascii="Times New Roman" w:hAnsi="Times New Roman"/>
          <w:sz w:val="24"/>
          <w:szCs w:val="24"/>
        </w:rPr>
      </w:pPr>
      <w:ins w:id="611" w:author="Palacherla, Susmitha C (NONUS)" w:date="2018-01-17T10:52:00Z">
        <w:r w:rsidRPr="003B4096">
          <w:rPr>
            <w:noProof/>
          </w:rPr>
          <w:t xml:space="preserve"> </w:t>
        </w:r>
        <w:r>
          <w:rPr>
            <w:noProof/>
          </w:rPr>
          <w:drawing>
            <wp:inline distT="0" distB="0" distL="0" distR="0" wp14:anchorId="096FDF82" wp14:editId="23DE40FD">
              <wp:extent cx="568642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6425" cy="2981325"/>
                      </a:xfrm>
                      <a:prstGeom prst="rect">
                        <a:avLst/>
                      </a:prstGeom>
                    </pic:spPr>
                  </pic:pic>
                </a:graphicData>
              </a:graphic>
            </wp:inline>
          </w:drawing>
        </w:r>
      </w:ins>
    </w:p>
    <w:p w:rsidR="00727D43" w:rsidRPr="00CA5EB0" w:rsidRDefault="00727D43" w:rsidP="00727D43">
      <w:pPr>
        <w:widowControl w:val="0"/>
        <w:autoSpaceDE w:val="0"/>
        <w:autoSpaceDN w:val="0"/>
        <w:adjustRightInd w:val="0"/>
        <w:spacing w:after="0" w:line="240" w:lineRule="auto"/>
        <w:ind w:left="360"/>
        <w:rPr>
          <w:ins w:id="612" w:author="Palacherla, Susmitha C (NONUS)" w:date="2018-01-17T10:52:00Z"/>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ins w:id="613" w:author="Palacherla, Susmitha C (NONUS)" w:date="2018-01-17T10:52:00Z"/>
          <w:rFonts w:ascii="Times New Roman" w:hAnsi="Times New Roman"/>
        </w:rPr>
      </w:pPr>
    </w:p>
    <w:p w:rsidR="00727D43" w:rsidRDefault="00727D43" w:rsidP="00727D43">
      <w:pPr>
        <w:widowControl w:val="0"/>
        <w:autoSpaceDE w:val="0"/>
        <w:autoSpaceDN w:val="0"/>
        <w:adjustRightInd w:val="0"/>
        <w:spacing w:after="0" w:line="240" w:lineRule="auto"/>
        <w:ind w:left="360"/>
        <w:rPr>
          <w:ins w:id="614" w:author="Palacherla, Susmitha C (NONUS)" w:date="2018-01-17T10:52:00Z"/>
          <w:rFonts w:ascii="Times New Roman" w:hAnsi="Times New Roman"/>
          <w:sz w:val="24"/>
          <w:szCs w:val="24"/>
        </w:rPr>
      </w:pPr>
    </w:p>
    <w:p w:rsidR="00727D43" w:rsidRDefault="00727D43" w:rsidP="00727D43">
      <w:pPr>
        <w:widowControl w:val="0"/>
        <w:autoSpaceDE w:val="0"/>
        <w:autoSpaceDN w:val="0"/>
        <w:adjustRightInd w:val="0"/>
        <w:spacing w:after="0" w:line="240" w:lineRule="auto"/>
        <w:ind w:left="360"/>
        <w:rPr>
          <w:ins w:id="615" w:author="Palacherla, Susmitha C (NONUS)" w:date="2018-01-17T10:52:00Z"/>
          <w:rFonts w:ascii="Times New Roman" w:hAnsi="Times New Roman"/>
          <w:sz w:val="24"/>
          <w:szCs w:val="24"/>
        </w:rPr>
      </w:pPr>
    </w:p>
    <w:p w:rsidR="00727D43" w:rsidRDefault="00727D43" w:rsidP="00727D43">
      <w:pPr>
        <w:widowControl w:val="0"/>
        <w:autoSpaceDE w:val="0"/>
        <w:autoSpaceDN w:val="0"/>
        <w:adjustRightInd w:val="0"/>
        <w:spacing w:after="0" w:line="240" w:lineRule="auto"/>
        <w:ind w:left="360"/>
        <w:rPr>
          <w:ins w:id="616" w:author="Palacherla, Susmitha C (NONUS)" w:date="2018-01-17T10:52:00Z"/>
          <w:rFonts w:ascii="Times New Roman" w:hAnsi="Times New Roman"/>
          <w:sz w:val="24"/>
          <w:szCs w:val="24"/>
        </w:rPr>
      </w:pPr>
    </w:p>
    <w:p w:rsidR="00727D43" w:rsidRDefault="00727D43" w:rsidP="00727D43">
      <w:pPr>
        <w:widowControl w:val="0"/>
        <w:autoSpaceDE w:val="0"/>
        <w:autoSpaceDN w:val="0"/>
        <w:adjustRightInd w:val="0"/>
        <w:spacing w:after="0" w:line="240" w:lineRule="auto"/>
        <w:ind w:left="360"/>
        <w:rPr>
          <w:ins w:id="617" w:author="Palacherla, Susmitha C (NONUS)" w:date="2018-01-17T10:52:00Z"/>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ins w:id="618" w:author="Palacherla, Susmitha C (NONUS)" w:date="2018-01-17T10:52:00Z"/>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ins w:id="619" w:author="Palacherla, Susmitha C (NONUS)" w:date="2018-01-17T10:52:00Z"/>
          <w:rFonts w:ascii="Times New Roman" w:hAnsi="Times New Roman"/>
          <w:sz w:val="24"/>
          <w:szCs w:val="24"/>
        </w:rPr>
      </w:pPr>
    </w:p>
    <w:p w:rsidR="00727D43" w:rsidRDefault="00727D43" w:rsidP="00727D43">
      <w:pPr>
        <w:pStyle w:val="ListParagraph"/>
        <w:numPr>
          <w:ilvl w:val="0"/>
          <w:numId w:val="38"/>
        </w:numPr>
        <w:rPr>
          <w:ins w:id="620" w:author="Palacherla, Susmitha C (NONUS)" w:date="2018-01-17T10:52:00Z"/>
          <w:rFonts w:ascii="Times New Roman" w:hAnsi="Times New Roman"/>
        </w:rPr>
      </w:pPr>
      <w:ins w:id="621" w:author="Palacherla, Susmitha C (NONUS)" w:date="2018-01-17T10:52:00Z">
        <w:r>
          <w:rPr>
            <w:rFonts w:ascii="Times New Roman" w:hAnsi="Times New Roman"/>
          </w:rPr>
          <w:t>Script  task- Pause 10 secs</w:t>
        </w:r>
      </w:ins>
    </w:p>
    <w:p w:rsidR="00727D43" w:rsidRDefault="00727D43" w:rsidP="00727D43">
      <w:pPr>
        <w:ind w:left="720"/>
        <w:rPr>
          <w:ins w:id="622" w:author="Palacherla, Susmitha C (NONUS)" w:date="2018-01-17T10:52:00Z"/>
          <w:rFonts w:ascii="Times New Roman" w:hAnsi="Times New Roman"/>
        </w:rPr>
      </w:pPr>
      <w:ins w:id="623" w:author="Palacherla, Susmitha C (NONUS)" w:date="2018-01-17T10:52:00Z">
        <w:r>
          <w:rPr>
            <w:noProof/>
          </w:rPr>
          <w:drawing>
            <wp:inline distT="0" distB="0" distL="0" distR="0" wp14:anchorId="206FFDAF" wp14:editId="0363D8E7">
              <wp:extent cx="4762500"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1238250"/>
                      </a:xfrm>
                      <a:prstGeom prst="rect">
                        <a:avLst/>
                      </a:prstGeom>
                    </pic:spPr>
                  </pic:pic>
                </a:graphicData>
              </a:graphic>
            </wp:inline>
          </w:drawing>
        </w:r>
      </w:ins>
    </w:p>
    <w:p w:rsidR="00727D43" w:rsidRDefault="00727D43" w:rsidP="00727D43">
      <w:pPr>
        <w:autoSpaceDE w:val="0"/>
        <w:autoSpaceDN w:val="0"/>
        <w:adjustRightInd w:val="0"/>
        <w:spacing w:after="0" w:line="240" w:lineRule="auto"/>
        <w:rPr>
          <w:ins w:id="624" w:author="Palacherla, Susmitha C (NONUS)" w:date="2018-01-17T10:52:00Z"/>
          <w:rFonts w:ascii="Consolas" w:hAnsi="Consolas" w:cs="Consolas"/>
          <w:color w:val="000000"/>
          <w:sz w:val="19"/>
          <w:szCs w:val="19"/>
        </w:rPr>
      </w:pPr>
      <w:ins w:id="625" w:author="Palacherla, Susmitha C (NONUS)" w:date="2018-01-17T10:52:00Z">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ins>
    </w:p>
    <w:p w:rsidR="00727D43" w:rsidRDefault="00727D43" w:rsidP="00727D43">
      <w:pPr>
        <w:autoSpaceDE w:val="0"/>
        <w:autoSpaceDN w:val="0"/>
        <w:adjustRightInd w:val="0"/>
        <w:spacing w:after="0" w:line="240" w:lineRule="auto"/>
        <w:rPr>
          <w:ins w:id="626" w:author="Palacherla, Susmitha C (NONUS)" w:date="2018-01-17T10:52:00Z"/>
          <w:rFonts w:ascii="Consolas" w:hAnsi="Consolas" w:cs="Consolas"/>
          <w:color w:val="000000"/>
          <w:sz w:val="19"/>
          <w:szCs w:val="19"/>
        </w:rPr>
      </w:pPr>
      <w:ins w:id="627" w:author="Palacherla, Susmitha C (NONUS)" w:date="2018-01-17T10:52:00Z">
        <w:r>
          <w:rPr>
            <w:rFonts w:ascii="Consolas" w:hAnsi="Consolas" w:cs="Consolas"/>
            <w:color w:val="000000"/>
            <w:sz w:val="19"/>
            <w:szCs w:val="19"/>
          </w:rPr>
          <w:t xml:space="preserve">        {</w:t>
        </w:r>
      </w:ins>
    </w:p>
    <w:p w:rsidR="00727D43" w:rsidRDefault="00727D43" w:rsidP="00727D43">
      <w:pPr>
        <w:autoSpaceDE w:val="0"/>
        <w:autoSpaceDN w:val="0"/>
        <w:adjustRightInd w:val="0"/>
        <w:spacing w:after="0" w:line="240" w:lineRule="auto"/>
        <w:rPr>
          <w:ins w:id="628" w:author="Palacherla, Susmitha C (NONUS)" w:date="2018-01-17T10:52:00Z"/>
          <w:rFonts w:ascii="Consolas" w:hAnsi="Consolas" w:cs="Consolas"/>
          <w:color w:val="000000"/>
          <w:sz w:val="19"/>
          <w:szCs w:val="19"/>
        </w:rPr>
      </w:pPr>
      <w:ins w:id="629" w:author="Palacherla, Susmitha C (NONUS)" w:date="2018-01-17T10:52:00Z">
        <w:r>
          <w:rPr>
            <w:rFonts w:ascii="Consolas" w:hAnsi="Consolas" w:cs="Consolas"/>
            <w:color w:val="000000"/>
            <w:sz w:val="19"/>
            <w:szCs w:val="19"/>
          </w:rPr>
          <w:t xml:space="preserve">            </w:t>
        </w:r>
        <w:r>
          <w:rPr>
            <w:rFonts w:ascii="Consolas" w:hAnsi="Consolas" w:cs="Consolas"/>
            <w:color w:val="008000"/>
            <w:sz w:val="19"/>
            <w:szCs w:val="19"/>
          </w:rPr>
          <w:t>// TODO: Add your code here</w:t>
        </w:r>
      </w:ins>
    </w:p>
    <w:p w:rsidR="00727D43" w:rsidRDefault="00727D43" w:rsidP="00727D43">
      <w:pPr>
        <w:autoSpaceDE w:val="0"/>
        <w:autoSpaceDN w:val="0"/>
        <w:adjustRightInd w:val="0"/>
        <w:spacing w:after="0" w:line="240" w:lineRule="auto"/>
        <w:rPr>
          <w:ins w:id="630" w:author="Palacherla, Susmitha C (NONUS)" w:date="2018-01-17T10:52:00Z"/>
          <w:rFonts w:ascii="Consolas" w:hAnsi="Consolas" w:cs="Consolas"/>
          <w:color w:val="000000"/>
          <w:sz w:val="19"/>
          <w:szCs w:val="19"/>
        </w:rPr>
      </w:pPr>
      <w:ins w:id="631" w:author="Palacherla, Susmitha C (NONUS)" w:date="2018-01-17T10:52:00Z">
        <w:r>
          <w:rPr>
            <w:rFonts w:ascii="Consolas" w:hAnsi="Consolas" w:cs="Consolas"/>
            <w:color w:val="000000"/>
            <w:sz w:val="19"/>
            <w:szCs w:val="19"/>
          </w:rPr>
          <w:t xml:space="preserve">            </w:t>
        </w:r>
        <w:r>
          <w:rPr>
            <w:rFonts w:ascii="Consolas" w:hAnsi="Consolas" w:cs="Consolas"/>
            <w:color w:val="008000"/>
            <w:sz w:val="19"/>
            <w:szCs w:val="19"/>
          </w:rPr>
          <w:t xml:space="preserve">// Sleep for 10 </w:t>
        </w:r>
        <w:proofErr w:type="gramStart"/>
        <w:r>
          <w:rPr>
            <w:rFonts w:ascii="Consolas" w:hAnsi="Consolas" w:cs="Consolas"/>
            <w:color w:val="008000"/>
            <w:sz w:val="19"/>
            <w:szCs w:val="19"/>
          </w:rPr>
          <w:t>seconds  (</w:t>
        </w:r>
        <w:proofErr w:type="gramEnd"/>
        <w:r>
          <w:rPr>
            <w:rFonts w:ascii="Consolas" w:hAnsi="Consolas" w:cs="Consolas"/>
            <w:color w:val="008000"/>
            <w:sz w:val="19"/>
            <w:szCs w:val="19"/>
          </w:rPr>
          <w:t>*1000)</w:t>
        </w:r>
      </w:ins>
    </w:p>
    <w:p w:rsidR="00727D43" w:rsidRDefault="00727D43" w:rsidP="00727D43">
      <w:pPr>
        <w:autoSpaceDE w:val="0"/>
        <w:autoSpaceDN w:val="0"/>
        <w:adjustRightInd w:val="0"/>
        <w:spacing w:after="0" w:line="240" w:lineRule="auto"/>
        <w:rPr>
          <w:ins w:id="632" w:author="Palacherla, Susmitha C (NONUS)" w:date="2018-01-17T10:52:00Z"/>
          <w:rFonts w:ascii="Consolas" w:hAnsi="Consolas" w:cs="Consolas"/>
          <w:color w:val="000000"/>
          <w:sz w:val="19"/>
          <w:szCs w:val="19"/>
        </w:rPr>
      </w:pPr>
      <w:ins w:id="633" w:author="Palacherla, Susmitha C (NONUS)" w:date="2018-01-17T10:52:00Z">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w:t>
        </w:r>
        <w:proofErr w:type="gramEnd"/>
        <w:r>
          <w:rPr>
            <w:rFonts w:ascii="Consolas" w:hAnsi="Consolas" w:cs="Consolas"/>
            <w:color w:val="000000"/>
            <w:sz w:val="19"/>
            <w:szCs w:val="19"/>
          </w:rPr>
          <w:t>10000);</w:t>
        </w:r>
      </w:ins>
    </w:p>
    <w:p w:rsidR="00727D43" w:rsidRDefault="00727D43" w:rsidP="00727D43">
      <w:pPr>
        <w:autoSpaceDE w:val="0"/>
        <w:autoSpaceDN w:val="0"/>
        <w:adjustRightInd w:val="0"/>
        <w:spacing w:after="0" w:line="240" w:lineRule="auto"/>
        <w:rPr>
          <w:ins w:id="634" w:author="Palacherla, Susmitha C (NONUS)" w:date="2018-01-17T10:52:00Z"/>
          <w:rFonts w:ascii="Consolas" w:hAnsi="Consolas" w:cs="Consolas"/>
          <w:color w:val="000000"/>
          <w:sz w:val="19"/>
          <w:szCs w:val="19"/>
        </w:rPr>
      </w:pPr>
      <w:ins w:id="635" w:author="Palacherla, Susmitha C (NONUS)" w:date="2018-01-17T10:52:00Z">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proofErr w:type="gramStart"/>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.Success</w:t>
        </w:r>
        <w:proofErr w:type="spellEnd"/>
        <w:proofErr w:type="gramEnd"/>
        <w:r>
          <w:rPr>
            <w:rFonts w:ascii="Consolas" w:hAnsi="Consolas" w:cs="Consolas"/>
            <w:color w:val="000000"/>
            <w:sz w:val="19"/>
            <w:szCs w:val="19"/>
          </w:rPr>
          <w:t>;</w:t>
        </w:r>
      </w:ins>
    </w:p>
    <w:p w:rsidR="00727D43" w:rsidRDefault="00727D43" w:rsidP="00727D43">
      <w:pPr>
        <w:autoSpaceDE w:val="0"/>
        <w:autoSpaceDN w:val="0"/>
        <w:adjustRightInd w:val="0"/>
        <w:spacing w:after="0" w:line="240" w:lineRule="auto"/>
        <w:rPr>
          <w:ins w:id="636" w:author="Palacherla, Susmitha C (NONUS)" w:date="2018-01-17T10:52:00Z"/>
          <w:rFonts w:ascii="Consolas" w:hAnsi="Consolas" w:cs="Consolas"/>
          <w:color w:val="000000"/>
          <w:sz w:val="19"/>
          <w:szCs w:val="19"/>
        </w:rPr>
      </w:pPr>
      <w:ins w:id="637" w:author="Palacherla, Susmitha C (NONUS)" w:date="2018-01-17T10:52:00Z">
        <w:r>
          <w:rPr>
            <w:rFonts w:ascii="Consolas" w:hAnsi="Consolas" w:cs="Consolas"/>
            <w:color w:val="000000"/>
            <w:sz w:val="19"/>
            <w:szCs w:val="19"/>
          </w:rPr>
          <w:t xml:space="preserve">        }</w:t>
        </w:r>
      </w:ins>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Del="00727D43" w:rsidRDefault="00A76B23" w:rsidP="00A76B23">
      <w:pPr>
        <w:widowControl w:val="0"/>
        <w:autoSpaceDE w:val="0"/>
        <w:autoSpaceDN w:val="0"/>
        <w:adjustRightInd w:val="0"/>
        <w:spacing w:after="0" w:line="240" w:lineRule="auto"/>
        <w:rPr>
          <w:del w:id="638" w:author="Palacherla, Susmitha C (NONUS)" w:date="2018-01-17T10:52:00Z"/>
          <w:rFonts w:asciiTheme="minorHAnsi" w:hAnsiTheme="minorHAnsi" w:cs="Arial"/>
          <w:sz w:val="20"/>
          <w:szCs w:val="20"/>
        </w:rPr>
      </w:pPr>
    </w:p>
    <w:p w:rsidR="00A76B23" w:rsidRPr="0095359C" w:rsidDel="00727D43" w:rsidRDefault="00A76B23" w:rsidP="00A76B23">
      <w:pPr>
        <w:widowControl w:val="0"/>
        <w:autoSpaceDE w:val="0"/>
        <w:autoSpaceDN w:val="0"/>
        <w:adjustRightInd w:val="0"/>
        <w:spacing w:after="0" w:line="240" w:lineRule="auto"/>
        <w:ind w:left="360"/>
        <w:rPr>
          <w:del w:id="639" w:author="Palacherla, Susmitha C (NONUS)" w:date="2018-01-17T10:52:00Z"/>
          <w:rFonts w:asciiTheme="minorHAnsi" w:hAnsiTheme="minorHAnsi" w:cs="Arial"/>
          <w:sz w:val="20"/>
          <w:szCs w:val="20"/>
        </w:rPr>
      </w:pPr>
    </w:p>
    <w:p w:rsidR="00A76B23" w:rsidRPr="0095359C" w:rsidDel="00727D43" w:rsidRDefault="00A76B23" w:rsidP="00A76B23">
      <w:pPr>
        <w:widowControl w:val="0"/>
        <w:autoSpaceDE w:val="0"/>
        <w:autoSpaceDN w:val="0"/>
        <w:adjustRightInd w:val="0"/>
        <w:spacing w:after="0" w:line="240" w:lineRule="auto"/>
        <w:ind w:left="360"/>
        <w:rPr>
          <w:del w:id="640" w:author="Palacherla, Susmitha C (NONUS)" w:date="2018-01-17T10:52:00Z"/>
          <w:rFonts w:asciiTheme="minorHAnsi" w:hAnsiTheme="minorHAnsi" w:cs="Arial"/>
          <w:sz w:val="20"/>
          <w:szCs w:val="20"/>
        </w:rPr>
      </w:pPr>
    </w:p>
    <w:p w:rsidR="00A76B23" w:rsidRPr="0095359C" w:rsidDel="00727D43" w:rsidRDefault="00A76B23" w:rsidP="00A76B23">
      <w:pPr>
        <w:widowControl w:val="0"/>
        <w:autoSpaceDE w:val="0"/>
        <w:autoSpaceDN w:val="0"/>
        <w:adjustRightInd w:val="0"/>
        <w:spacing w:after="0" w:line="240" w:lineRule="auto"/>
        <w:ind w:left="360"/>
        <w:rPr>
          <w:del w:id="641" w:author="Palacherla, Susmitha C (NONUS)" w:date="2018-01-17T10:52:00Z"/>
          <w:rFonts w:asciiTheme="minorHAnsi" w:hAnsiTheme="minorHAnsi" w:cs="Arial"/>
          <w:sz w:val="20"/>
          <w:szCs w:val="20"/>
        </w:rPr>
      </w:pPr>
    </w:p>
    <w:p w:rsidR="00A76B23" w:rsidRPr="0095359C" w:rsidDel="00727D43" w:rsidRDefault="00A76B23" w:rsidP="00A76B23">
      <w:pPr>
        <w:widowControl w:val="0"/>
        <w:autoSpaceDE w:val="0"/>
        <w:autoSpaceDN w:val="0"/>
        <w:adjustRightInd w:val="0"/>
        <w:spacing w:after="0" w:line="240" w:lineRule="auto"/>
        <w:ind w:left="360"/>
        <w:rPr>
          <w:del w:id="642" w:author="Palacherla, Susmitha C (NONUS)" w:date="2018-01-17T10:52:00Z"/>
          <w:rFonts w:asciiTheme="minorHAnsi" w:hAnsiTheme="minorHAnsi" w:cs="Arial"/>
          <w:sz w:val="20"/>
          <w:szCs w:val="20"/>
        </w:rPr>
      </w:pPr>
    </w:p>
    <w:p w:rsidR="00A76B23" w:rsidRPr="0095359C" w:rsidDel="00727D43" w:rsidRDefault="00A76B23" w:rsidP="00A76B23">
      <w:pPr>
        <w:widowControl w:val="0"/>
        <w:autoSpaceDE w:val="0"/>
        <w:autoSpaceDN w:val="0"/>
        <w:adjustRightInd w:val="0"/>
        <w:spacing w:after="0" w:line="240" w:lineRule="auto"/>
        <w:ind w:left="720"/>
        <w:rPr>
          <w:del w:id="643" w:author="Palacherla, Susmitha C (NONUS)" w:date="2018-01-17T10:52:00Z"/>
          <w:rFonts w:asciiTheme="minorHAnsi" w:hAnsiTheme="minorHAnsi"/>
          <w:sz w:val="20"/>
          <w:szCs w:val="20"/>
        </w:rPr>
      </w:pPr>
    </w:p>
    <w:p w:rsidR="00723F14" w:rsidDel="00727D43" w:rsidRDefault="00723F14" w:rsidP="00A76B23">
      <w:pPr>
        <w:widowControl w:val="0"/>
        <w:autoSpaceDE w:val="0"/>
        <w:autoSpaceDN w:val="0"/>
        <w:adjustRightInd w:val="0"/>
        <w:spacing w:after="0" w:line="240" w:lineRule="auto"/>
        <w:rPr>
          <w:del w:id="644" w:author="Palacherla, Susmitha C (NONUS)" w:date="2018-01-17T10:52:00Z"/>
          <w:rFonts w:asciiTheme="minorHAnsi" w:hAnsiTheme="minorHAnsi"/>
          <w:sz w:val="20"/>
          <w:szCs w:val="20"/>
        </w:rPr>
      </w:pPr>
    </w:p>
    <w:p w:rsidR="00723F14" w:rsidDel="00727D43" w:rsidRDefault="00723F14" w:rsidP="00A76B23">
      <w:pPr>
        <w:widowControl w:val="0"/>
        <w:autoSpaceDE w:val="0"/>
        <w:autoSpaceDN w:val="0"/>
        <w:adjustRightInd w:val="0"/>
        <w:spacing w:after="0" w:line="240" w:lineRule="auto"/>
        <w:rPr>
          <w:del w:id="645" w:author="Palacherla, Susmitha C (NONUS)" w:date="2018-01-17T10:52:00Z"/>
          <w:rFonts w:asciiTheme="minorHAnsi" w:hAnsiTheme="minorHAnsi"/>
          <w:sz w:val="20"/>
          <w:szCs w:val="20"/>
        </w:rPr>
      </w:pPr>
    </w:p>
    <w:p w:rsidR="00723F14" w:rsidDel="00727D43" w:rsidRDefault="00723F14" w:rsidP="00A76B23">
      <w:pPr>
        <w:widowControl w:val="0"/>
        <w:autoSpaceDE w:val="0"/>
        <w:autoSpaceDN w:val="0"/>
        <w:adjustRightInd w:val="0"/>
        <w:spacing w:after="0" w:line="240" w:lineRule="auto"/>
        <w:rPr>
          <w:del w:id="646" w:author="Palacherla, Susmitha C (NONUS)" w:date="2018-01-17T10:52:00Z"/>
          <w:rFonts w:asciiTheme="minorHAnsi" w:hAnsiTheme="minorHAnsi"/>
          <w:sz w:val="20"/>
          <w:szCs w:val="20"/>
        </w:rPr>
      </w:pPr>
    </w:p>
    <w:p w:rsidR="00723F14" w:rsidDel="00727D43" w:rsidRDefault="00723F14" w:rsidP="00A76B23">
      <w:pPr>
        <w:widowControl w:val="0"/>
        <w:autoSpaceDE w:val="0"/>
        <w:autoSpaceDN w:val="0"/>
        <w:adjustRightInd w:val="0"/>
        <w:spacing w:after="0" w:line="240" w:lineRule="auto"/>
        <w:rPr>
          <w:del w:id="647" w:author="Palacherla, Susmitha C (NONUS)" w:date="2018-01-17T10:52:00Z"/>
          <w:rFonts w:asciiTheme="minorHAnsi" w:hAnsiTheme="minorHAnsi"/>
          <w:sz w:val="20"/>
          <w:szCs w:val="20"/>
        </w:rPr>
      </w:pPr>
    </w:p>
    <w:p w:rsidR="00723F14" w:rsidDel="00727D43" w:rsidRDefault="00723F14" w:rsidP="00A76B23">
      <w:pPr>
        <w:widowControl w:val="0"/>
        <w:autoSpaceDE w:val="0"/>
        <w:autoSpaceDN w:val="0"/>
        <w:adjustRightInd w:val="0"/>
        <w:spacing w:after="0" w:line="240" w:lineRule="auto"/>
        <w:rPr>
          <w:del w:id="648" w:author="Palacherla, Susmitha C (NONUS)" w:date="2018-01-17T10:52:00Z"/>
          <w:rFonts w:asciiTheme="minorHAnsi" w:hAnsiTheme="minorHAnsi"/>
          <w:sz w:val="20"/>
          <w:szCs w:val="20"/>
        </w:rPr>
      </w:pPr>
    </w:p>
    <w:p w:rsidR="00A76B23" w:rsidRPr="0095359C" w:rsidDel="00727D43" w:rsidRDefault="00A76B23" w:rsidP="00A76B23">
      <w:pPr>
        <w:widowControl w:val="0"/>
        <w:autoSpaceDE w:val="0"/>
        <w:autoSpaceDN w:val="0"/>
        <w:adjustRightInd w:val="0"/>
        <w:spacing w:after="0" w:line="240" w:lineRule="auto"/>
        <w:rPr>
          <w:del w:id="649" w:author="Palacherla, Susmitha C (NONUS)" w:date="2018-01-17T10:52:00Z"/>
          <w:rFonts w:asciiTheme="minorHAnsi" w:hAnsiTheme="minorHAnsi" w:cs="Arial"/>
          <w:sz w:val="20"/>
          <w:szCs w:val="20"/>
        </w:rPr>
      </w:pPr>
    </w:p>
    <w:p w:rsidR="00A76B23" w:rsidRPr="0095359C" w:rsidDel="00727D43" w:rsidRDefault="00A76B23" w:rsidP="00A76B23">
      <w:pPr>
        <w:widowControl w:val="0"/>
        <w:autoSpaceDE w:val="0"/>
        <w:autoSpaceDN w:val="0"/>
        <w:adjustRightInd w:val="0"/>
        <w:spacing w:after="0" w:line="240" w:lineRule="auto"/>
        <w:rPr>
          <w:del w:id="650" w:author="Palacherla, Susmitha C (NONUS)" w:date="2018-01-17T10:52:00Z"/>
          <w:rFonts w:asciiTheme="minorHAnsi" w:hAnsiTheme="minorHAnsi" w:cs="Arial"/>
          <w:sz w:val="20"/>
          <w:szCs w:val="20"/>
        </w:rPr>
      </w:pPr>
    </w:p>
    <w:p w:rsidR="00A76B23" w:rsidRPr="0095359C" w:rsidDel="00727D43" w:rsidRDefault="00A76B23" w:rsidP="00A76B23">
      <w:pPr>
        <w:widowControl w:val="0"/>
        <w:autoSpaceDE w:val="0"/>
        <w:autoSpaceDN w:val="0"/>
        <w:adjustRightInd w:val="0"/>
        <w:spacing w:after="0" w:line="240" w:lineRule="auto"/>
        <w:rPr>
          <w:del w:id="651" w:author="Palacherla, Susmitha C (NONUS)" w:date="2018-01-17T10:52:00Z"/>
          <w:rFonts w:asciiTheme="minorHAnsi" w:hAnsiTheme="minorHAnsi" w:cs="Arial"/>
          <w:sz w:val="20"/>
          <w:szCs w:val="20"/>
        </w:rPr>
      </w:pPr>
    </w:p>
    <w:p w:rsidR="00A76B23" w:rsidRPr="0095359C" w:rsidDel="00727D43" w:rsidRDefault="00A76B23" w:rsidP="00A76B23">
      <w:pPr>
        <w:spacing w:after="0"/>
        <w:ind w:left="1080"/>
        <w:rPr>
          <w:del w:id="652" w:author="Palacherla, Susmitha C (NONUS)" w:date="2018-01-17T10:52:00Z"/>
          <w:rFonts w:asciiTheme="minorHAnsi" w:hAnsiTheme="minorHAnsi"/>
          <w:sz w:val="20"/>
          <w:szCs w:val="20"/>
        </w:rPr>
      </w:pPr>
    </w:p>
    <w:p w:rsidR="00A76B23" w:rsidRPr="0095359C" w:rsidDel="00727D43" w:rsidRDefault="00A76B23" w:rsidP="004D3B66">
      <w:pPr>
        <w:widowControl w:val="0"/>
        <w:autoSpaceDE w:val="0"/>
        <w:autoSpaceDN w:val="0"/>
        <w:adjustRightInd w:val="0"/>
        <w:spacing w:after="0" w:line="240" w:lineRule="auto"/>
        <w:rPr>
          <w:del w:id="653" w:author="Palacherla, Susmitha C (NONUS)" w:date="2018-01-17T10:52:00Z"/>
          <w:rFonts w:asciiTheme="minorHAnsi" w:hAnsiTheme="minorHAnsi" w:cs="Arial"/>
          <w:sz w:val="20"/>
          <w:szCs w:val="20"/>
        </w:rPr>
      </w:pPr>
    </w:p>
    <w:p w:rsidR="00BE2E93" w:rsidRPr="0095359C" w:rsidRDefault="00BE2E93" w:rsidP="00727D43">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Change w:id="654" w:author="Palacherla, Susmitha C (NONUS)" w:date="2018-01-17T10:21:00Z">
          <w:pPr>
            <w:pStyle w:val="ListParagraph"/>
            <w:widowControl w:val="0"/>
            <w:numPr>
              <w:ilvl w:val="3"/>
              <w:numId w:val="34"/>
            </w:numPr>
            <w:autoSpaceDE w:val="0"/>
            <w:autoSpaceDN w:val="0"/>
            <w:adjustRightInd w:val="0"/>
            <w:spacing w:after="0" w:line="240" w:lineRule="auto"/>
            <w:ind w:left="1728" w:hanging="648"/>
          </w:pPr>
        </w:pPrChange>
      </w:pPr>
      <w:r w:rsidRPr="0095359C">
        <w:rPr>
          <w:rFonts w:asciiTheme="minorHAnsi" w:hAnsiTheme="minorHAnsi" w:cs="Arial"/>
          <w:b/>
          <w:sz w:val="20"/>
          <w:szCs w:val="20"/>
        </w:rPr>
        <w:t>Package Content(Event Handlers)</w:t>
      </w:r>
    </w:p>
    <w:p w:rsidR="004D3B66" w:rsidRPr="0095359C" w:rsidRDefault="004D3B66" w:rsidP="004A6D60">
      <w:pPr>
        <w:spacing w:after="0"/>
        <w:ind w:left="1080"/>
        <w:rPr>
          <w:rFonts w:asciiTheme="minorHAnsi" w:hAnsiTheme="minorHAnsi"/>
          <w:sz w:val="20"/>
          <w:szCs w:val="20"/>
        </w:rPr>
      </w:pPr>
    </w:p>
    <w:p w:rsidR="007931F8" w:rsidRPr="0095359C" w:rsidRDefault="007931F8" w:rsidP="007931F8">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 xml:space="preserve">Executables: </w:t>
      </w:r>
      <w:r w:rsidR="00E44A57" w:rsidRPr="0095359C">
        <w:rPr>
          <w:rFonts w:asciiTheme="minorHAnsi" w:hAnsiTheme="minorHAnsi" w:cs="Arial"/>
          <w:sz w:val="20"/>
          <w:szCs w:val="20"/>
        </w:rPr>
        <w:t>Outlier_Coaching</w:t>
      </w:r>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proofErr w:type="spellStart"/>
      <w:r w:rsidRPr="0095359C">
        <w:rPr>
          <w:rFonts w:asciiTheme="minorHAnsi" w:hAnsiTheme="minorHAnsi" w:cs="Arial"/>
          <w:sz w:val="20"/>
          <w:szCs w:val="20"/>
        </w:rPr>
        <w:t>EventHandler</w:t>
      </w:r>
      <w:proofErr w:type="spellEnd"/>
      <w:r w:rsidRPr="0095359C">
        <w:rPr>
          <w:rFonts w:asciiTheme="minorHAnsi" w:hAnsiTheme="minorHAnsi" w:cs="Arial"/>
          <w:sz w:val="20"/>
          <w:szCs w:val="20"/>
        </w:rPr>
        <w:t xml:space="preserve">: </w:t>
      </w:r>
      <w:proofErr w:type="spellStart"/>
      <w:r w:rsidRPr="0095359C">
        <w:rPr>
          <w:rFonts w:asciiTheme="minorHAnsi" w:hAnsiTheme="minorHAnsi" w:cs="Arial"/>
          <w:sz w:val="20"/>
          <w:szCs w:val="20"/>
        </w:rPr>
        <w:t>OntaskFailed</w:t>
      </w:r>
      <w:proofErr w:type="spellEnd"/>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347211A" wp14:editId="6ACDC14D">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76600" cy="2724150"/>
                    </a:xfrm>
                    <a:prstGeom prst="rect">
                      <a:avLst/>
                    </a:prstGeom>
                  </pic:spPr>
                </pic:pic>
              </a:graphicData>
            </a:graphic>
          </wp:inline>
        </w:drawing>
      </w:r>
    </w:p>
    <w:p w:rsidR="0095088D"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2C79176" wp14:editId="66A27861">
            <wp:extent cx="4133088" cy="137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133088"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noProof/>
          <w:sz w:val="20"/>
          <w:szCs w:val="20"/>
        </w:rPr>
        <w:t xml:space="preserve"> </w:t>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F0E4BAA" wp14:editId="32796A49">
            <wp:extent cx="3849624"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49624"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E44A57"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38C8284" wp14:editId="16AB7A20">
            <wp:extent cx="3730752"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30752" cy="18288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6086A">
      <w:pPr>
        <w:pStyle w:val="Heading3"/>
        <w:numPr>
          <w:ilvl w:val="2"/>
          <w:numId w:val="9"/>
        </w:numPr>
        <w:rPr>
          <w:rFonts w:asciiTheme="minorHAnsi" w:hAnsiTheme="minorHAnsi" w:cs="Times New Roman"/>
          <w:color w:val="auto"/>
          <w:sz w:val="20"/>
          <w:szCs w:val="20"/>
        </w:rPr>
      </w:pPr>
      <w:bookmarkStart w:id="655" w:name="_Toc503949786"/>
      <w:r w:rsidRPr="0095359C">
        <w:rPr>
          <w:rFonts w:asciiTheme="minorHAnsi" w:hAnsiTheme="minorHAnsi" w:cs="Times New Roman"/>
          <w:color w:val="auto"/>
          <w:sz w:val="20"/>
          <w:szCs w:val="20"/>
        </w:rPr>
        <w:t>Tables</w:t>
      </w:r>
      <w:bookmarkEnd w:id="655"/>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95359C" w:rsidTr="00A71CC9">
        <w:trPr>
          <w:trHeight w:val="396"/>
          <w:tblHeader/>
          <w:jc w:val="center"/>
        </w:trPr>
        <w:tc>
          <w:tcPr>
            <w:tcW w:w="745" w:type="dxa"/>
            <w:shd w:val="clear" w:color="auto" w:fill="E6E6E6"/>
          </w:tcPr>
          <w:p w:rsidR="002326CC" w:rsidRPr="0095359C" w:rsidRDefault="002326CC"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Name</w:t>
            </w:r>
          </w:p>
          <w:p w:rsidR="002326CC" w:rsidRPr="0095359C" w:rsidRDefault="002326CC"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Description</w:t>
            </w:r>
          </w:p>
          <w:p w:rsidR="002326CC" w:rsidRPr="0095359C" w:rsidRDefault="002326CC"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 xml:space="preserve">Table used for staging the OMR records during the insert into </w:t>
            </w:r>
            <w:proofErr w:type="spellStart"/>
            <w:r w:rsidRPr="0095359C">
              <w:rPr>
                <w:rFonts w:asciiTheme="minorHAnsi" w:hAnsiTheme="minorHAnsi" w:cs="Arial"/>
                <w:sz w:val="20"/>
                <w:szCs w:val="20"/>
              </w:rPr>
              <w:t>Coaching_Log</w:t>
            </w:r>
            <w:proofErr w:type="spellEnd"/>
            <w:r w:rsidRPr="0095359C">
              <w:rPr>
                <w:rFonts w:asciiTheme="minorHAnsi" w:hAnsiTheme="minorHAnsi" w:cs="Arial"/>
                <w:sz w:val="20"/>
                <w:szCs w:val="20"/>
              </w:rPr>
              <w:t xml:space="preserve">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proofErr w:type="spellStart"/>
            <w:r w:rsidRPr="0095359C">
              <w:rPr>
                <w:rFonts w:asciiTheme="minorHAnsi" w:hAnsiTheme="minorHAnsi" w:cs="Arial"/>
                <w:sz w:val="20"/>
                <w:szCs w:val="20"/>
              </w:rPr>
              <w:t>Outlier_Coaching_Rejected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 xml:space="preserve">Table used for storing the rejected OMR records during the insert into </w:t>
            </w:r>
            <w:proofErr w:type="spellStart"/>
            <w:r w:rsidRPr="0095359C">
              <w:rPr>
                <w:rFonts w:asciiTheme="minorHAnsi" w:hAnsiTheme="minorHAnsi" w:cs="Arial"/>
                <w:sz w:val="20"/>
                <w:szCs w:val="20"/>
              </w:rPr>
              <w:t>Coaching_Log</w:t>
            </w:r>
            <w:proofErr w:type="spellEnd"/>
            <w:r w:rsidRPr="0095359C">
              <w:rPr>
                <w:rFonts w:asciiTheme="minorHAnsi" w:hAnsiTheme="minorHAnsi" w:cs="Arial"/>
                <w:sz w:val="20"/>
                <w:szCs w:val="20"/>
              </w:rPr>
              <w:t xml:space="preserve"> table. Logs are rejected when an incoming Lan ID does not exist in the </w:t>
            </w:r>
            <w:proofErr w:type="spellStart"/>
            <w:r w:rsidRPr="0095359C">
              <w:rPr>
                <w:rFonts w:asciiTheme="minorHAnsi" w:hAnsiTheme="minorHAnsi" w:cs="Arial"/>
                <w:sz w:val="20"/>
                <w:szCs w:val="20"/>
              </w:rPr>
              <w:t>Employee_Hierarchy</w:t>
            </w:r>
            <w:proofErr w:type="spellEnd"/>
            <w:r w:rsidRPr="0095359C">
              <w:rPr>
                <w:rFonts w:asciiTheme="minorHAnsi" w:hAnsiTheme="minorHAnsi" w:cs="Arial"/>
                <w:sz w:val="20"/>
                <w:szCs w:val="20"/>
              </w:rPr>
              <w:t xml:space="preserve">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proofErr w:type="spellStart"/>
            <w:r w:rsidRPr="0095359C">
              <w:rPr>
                <w:rFonts w:asciiTheme="minorHAnsi" w:hAnsiTheme="minorHAnsi" w:cs="Arial"/>
                <w:sz w:val="20"/>
                <w:szCs w:val="20"/>
              </w:rPr>
              <w:t>Outlier_Coaching_Fact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Outliers source records loaded into the Coaching 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proofErr w:type="spellStart"/>
            <w:r w:rsidRPr="0095359C">
              <w:rPr>
                <w:rFonts w:asciiTheme="minorHAnsi" w:hAnsiTheme="minorHAnsi" w:cs="Arial"/>
                <w:sz w:val="20"/>
                <w:szCs w:val="20"/>
              </w:rPr>
              <w:t>Outlier_FileList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OMR file names and Load dates.</w:t>
            </w:r>
          </w:p>
        </w:tc>
      </w:tr>
    </w:tbl>
    <w:p w:rsidR="002326CC" w:rsidRPr="0095359C" w:rsidRDefault="002326CC" w:rsidP="002326CC">
      <w:pPr>
        <w:widowControl w:val="0"/>
        <w:autoSpaceDE w:val="0"/>
        <w:autoSpaceDN w:val="0"/>
        <w:adjustRightInd w:val="0"/>
        <w:spacing w:after="0" w:line="240" w:lineRule="auto"/>
        <w:rPr>
          <w:rFonts w:asciiTheme="minorHAnsi" w:hAnsiTheme="minorHAnsi"/>
          <w:noProof/>
          <w:sz w:val="20"/>
          <w:szCs w:val="20"/>
        </w:rPr>
      </w:pPr>
      <w:r w:rsidRPr="0095359C">
        <w:rPr>
          <w:rFonts w:asciiTheme="minorHAnsi" w:hAnsiTheme="minorHAnsi"/>
          <w:noProof/>
          <w:sz w:val="20"/>
          <w:szCs w:val="20"/>
        </w:rPr>
        <w:t>Table structure and details  in document: eCoaching_Database_DD.docx</w:t>
      </w:r>
    </w:p>
    <w:p w:rsidR="002326CC" w:rsidRPr="0095359C" w:rsidRDefault="002326CC" w:rsidP="009F2A51">
      <w:pPr>
        <w:widowControl w:val="0"/>
        <w:autoSpaceDE w:val="0"/>
        <w:autoSpaceDN w:val="0"/>
        <w:adjustRightInd w:val="0"/>
        <w:spacing w:after="0" w:line="240" w:lineRule="auto"/>
        <w:rPr>
          <w:rFonts w:asciiTheme="minorHAnsi" w:hAnsiTheme="minorHAnsi"/>
          <w:noProof/>
          <w:sz w:val="20"/>
          <w:szCs w:val="20"/>
        </w:rPr>
      </w:pPr>
    </w:p>
    <w:p w:rsidR="005E5CD7" w:rsidRPr="0095359C" w:rsidRDefault="00360E8C" w:rsidP="0076086A">
      <w:pPr>
        <w:pStyle w:val="Heading3"/>
        <w:numPr>
          <w:ilvl w:val="2"/>
          <w:numId w:val="9"/>
        </w:numPr>
        <w:rPr>
          <w:rFonts w:asciiTheme="minorHAnsi" w:hAnsiTheme="minorHAnsi" w:cs="Times New Roman"/>
          <w:color w:val="auto"/>
          <w:sz w:val="20"/>
          <w:szCs w:val="20"/>
        </w:rPr>
      </w:pPr>
      <w:bookmarkStart w:id="656" w:name="_Toc503949787"/>
      <w:r w:rsidRPr="0095359C">
        <w:rPr>
          <w:rFonts w:asciiTheme="minorHAnsi" w:hAnsiTheme="minorHAnsi" w:cs="Times New Roman"/>
          <w:color w:val="auto"/>
          <w:sz w:val="20"/>
          <w:szCs w:val="20"/>
        </w:rPr>
        <w:lastRenderedPageBreak/>
        <w:t>Procedures</w:t>
      </w:r>
      <w:bookmarkEnd w:id="656"/>
      <w:r w:rsidRPr="0095359C">
        <w:rPr>
          <w:rFonts w:asciiTheme="minorHAnsi" w:hAnsiTheme="minorHAnsi" w:cs="Times New Roman"/>
          <w:color w:val="auto"/>
          <w:sz w:val="20"/>
          <w:szCs w:val="20"/>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95359C" w:rsidTr="00A71CC9">
        <w:trPr>
          <w:trHeight w:val="396"/>
          <w:tblHeader/>
          <w:jc w:val="center"/>
        </w:trPr>
        <w:tc>
          <w:tcPr>
            <w:tcW w:w="745" w:type="dxa"/>
            <w:shd w:val="clear" w:color="auto" w:fill="E6E6E6"/>
          </w:tcPr>
          <w:p w:rsidR="005E5CD7" w:rsidRPr="0095359C" w:rsidRDefault="005E5CD7"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Procedure Name</w:t>
            </w:r>
          </w:p>
          <w:p w:rsidR="005E5CD7" w:rsidRPr="0095359C" w:rsidRDefault="005E5CD7"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5E5CD7" w:rsidRPr="0095359C" w:rsidRDefault="005E5CD7"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C006AB" w:rsidRPr="0095359C" w:rsidRDefault="00C006AB" w:rsidP="0095088D">
            <w:pPr>
              <w:rPr>
                <w:rFonts w:asciiTheme="minorHAnsi" w:hAnsiTheme="minorHAnsi"/>
                <w:color w:val="000000"/>
                <w:sz w:val="20"/>
                <w:szCs w:val="20"/>
              </w:rPr>
            </w:pPr>
            <w:proofErr w:type="spellStart"/>
            <w:r w:rsidRPr="0095359C">
              <w:rPr>
                <w:rFonts w:asciiTheme="minorHAnsi" w:hAnsiTheme="minorHAnsi"/>
                <w:color w:val="000000"/>
                <w:sz w:val="20"/>
                <w:szCs w:val="20"/>
              </w:rPr>
              <w:t>sp_InsertInto_Coaching_Log_Outlier</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941768">
              <w:rPr>
                <w:rFonts w:asciiTheme="minorHAnsi" w:hAnsiTheme="minorHAnsi" w:cs="Arial"/>
                <w:sz w:val="20"/>
                <w:szCs w:val="20"/>
              </w:rPr>
              <w:t xml:space="preserve"> into </w:t>
            </w:r>
            <w:proofErr w:type="spellStart"/>
            <w:r w:rsidR="00941768">
              <w:rPr>
                <w:rFonts w:asciiTheme="minorHAnsi" w:hAnsiTheme="minorHAnsi" w:cs="Arial"/>
                <w:sz w:val="20"/>
                <w:szCs w:val="20"/>
              </w:rPr>
              <w:t>Coaching_Log</w:t>
            </w:r>
            <w:proofErr w:type="spellEnd"/>
            <w:r w:rsidR="00941768">
              <w:rPr>
                <w:rFonts w:asciiTheme="minorHAnsi" w:hAnsiTheme="minorHAnsi" w:cs="Arial"/>
                <w:sz w:val="20"/>
                <w:szCs w:val="20"/>
              </w:rPr>
              <w:t xml:space="preserve"> and </w:t>
            </w:r>
            <w:proofErr w:type="spellStart"/>
            <w:r w:rsidR="00941768">
              <w:rPr>
                <w:rFonts w:asciiTheme="minorHAnsi" w:hAnsiTheme="minorHAnsi" w:cs="Arial"/>
                <w:sz w:val="20"/>
                <w:szCs w:val="20"/>
              </w:rPr>
              <w:t>Coaching_Log_Reason</w:t>
            </w:r>
            <w:proofErr w:type="spellEnd"/>
            <w:r w:rsidR="00941768">
              <w:rPr>
                <w:rFonts w:asciiTheme="minorHAnsi" w:hAnsiTheme="minorHAnsi" w:cs="Arial"/>
                <w:sz w:val="20"/>
                <w:szCs w:val="20"/>
              </w:rPr>
              <w:t xml:space="preserve"> log tables from staging table</w:t>
            </w:r>
          </w:p>
        </w:tc>
      </w:tr>
      <w:tr w:rsidR="00200405"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00405" w:rsidRPr="0095359C" w:rsidRDefault="00200405" w:rsidP="00A71CC9">
            <w:pPr>
              <w:keepNext/>
              <w:keepLines/>
              <w:spacing w:line="240" w:lineRule="auto"/>
              <w:rPr>
                <w:rFonts w:asciiTheme="minorHAnsi" w:hAnsiTheme="minorHAnsi" w:cs="Arial"/>
                <w:sz w:val="20"/>
                <w:szCs w:val="20"/>
              </w:rPr>
            </w:pPr>
            <w:r>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00405" w:rsidRPr="0095359C" w:rsidRDefault="00200405" w:rsidP="0095088D">
            <w:pPr>
              <w:rPr>
                <w:rFonts w:asciiTheme="minorHAnsi" w:hAnsiTheme="minorHAnsi"/>
                <w:color w:val="000000"/>
                <w:sz w:val="20"/>
                <w:szCs w:val="20"/>
              </w:rPr>
            </w:pPr>
            <w:proofErr w:type="spellStart"/>
            <w:r w:rsidRPr="00200405">
              <w:rPr>
                <w:rFonts w:asciiTheme="minorHAnsi" w:hAnsiTheme="minorHAnsi"/>
                <w:color w:val="000000"/>
                <w:sz w:val="20"/>
                <w:szCs w:val="20"/>
              </w:rPr>
              <w:t>sp_Update_Outlier_Coaching_Stage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 xml:space="preserve">Load: Update attributes like </w:t>
            </w:r>
            <w:proofErr w:type="spellStart"/>
            <w:r>
              <w:rPr>
                <w:rFonts w:asciiTheme="minorHAnsi" w:hAnsiTheme="minorHAnsi" w:cs="Arial"/>
                <w:sz w:val="20"/>
                <w:szCs w:val="20"/>
              </w:rPr>
              <w:t>Emp</w:t>
            </w:r>
            <w:proofErr w:type="spellEnd"/>
            <w:r>
              <w:rPr>
                <w:rFonts w:asciiTheme="minorHAnsi" w:hAnsiTheme="minorHAnsi" w:cs="Arial"/>
                <w:sz w:val="20"/>
                <w:szCs w:val="20"/>
              </w:rPr>
              <w:t xml:space="preserve"> ID, Lan ID m program and site in outlier staging table</w:t>
            </w:r>
          </w:p>
        </w:tc>
      </w:tr>
      <w:tr w:rsidR="00200405"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00405" w:rsidRPr="0095359C" w:rsidRDefault="00941768" w:rsidP="00A71CC9">
            <w:pPr>
              <w:keepNext/>
              <w:keepLines/>
              <w:spacing w:line="240" w:lineRule="auto"/>
              <w:rPr>
                <w:rFonts w:asciiTheme="minorHAnsi" w:hAnsiTheme="minorHAnsi" w:cs="Arial"/>
                <w:sz w:val="20"/>
                <w:szCs w:val="20"/>
              </w:rPr>
            </w:pPr>
            <w:r>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00405" w:rsidRPr="0095359C" w:rsidRDefault="00941768" w:rsidP="0095088D">
            <w:pPr>
              <w:rPr>
                <w:rFonts w:asciiTheme="minorHAnsi" w:hAnsiTheme="minorHAnsi"/>
                <w:color w:val="000000"/>
                <w:sz w:val="20"/>
                <w:szCs w:val="20"/>
              </w:rPr>
            </w:pPr>
            <w:proofErr w:type="spellStart"/>
            <w:r w:rsidRPr="00941768">
              <w:rPr>
                <w:rFonts w:asciiTheme="minorHAnsi" w:hAnsiTheme="minorHAnsi"/>
                <w:color w:val="000000"/>
                <w:sz w:val="20"/>
                <w:szCs w:val="20"/>
              </w:rPr>
              <w:t>sp_InsertInto_Outlier_Rejected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Rejection logic for OMR records</w:t>
            </w:r>
          </w:p>
        </w:tc>
      </w:tr>
    </w:tbl>
    <w:p w:rsidR="008A093F" w:rsidRPr="0095359C" w:rsidRDefault="008A093F" w:rsidP="008A093F">
      <w:pPr>
        <w:pStyle w:val="Heading3"/>
        <w:numPr>
          <w:ilvl w:val="2"/>
          <w:numId w:val="9"/>
        </w:numPr>
        <w:rPr>
          <w:rFonts w:asciiTheme="minorHAnsi" w:hAnsiTheme="minorHAnsi" w:cs="Times New Roman"/>
          <w:color w:val="auto"/>
          <w:sz w:val="20"/>
          <w:szCs w:val="20"/>
        </w:rPr>
      </w:pPr>
      <w:bookmarkStart w:id="657" w:name="_Toc503949788"/>
      <w:r w:rsidRPr="0095359C">
        <w:rPr>
          <w:rFonts w:asciiTheme="minorHAnsi" w:hAnsiTheme="minorHAnsi" w:cs="Times New Roman"/>
          <w:color w:val="auto"/>
          <w:sz w:val="20"/>
          <w:szCs w:val="20"/>
        </w:rPr>
        <w:t>Functions</w:t>
      </w:r>
      <w:bookmarkEnd w:id="657"/>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95359C" w:rsidTr="00365238">
        <w:trPr>
          <w:trHeight w:val="396"/>
          <w:tblHeader/>
          <w:jc w:val="center"/>
        </w:trPr>
        <w:tc>
          <w:tcPr>
            <w:tcW w:w="745" w:type="dxa"/>
            <w:shd w:val="clear" w:color="auto" w:fill="E6E6E6"/>
          </w:tcPr>
          <w:p w:rsidR="008A093F" w:rsidRPr="0095359C" w:rsidRDefault="008A093F" w:rsidP="00365238">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proofErr w:type="spellStart"/>
            <w:r w:rsidRPr="0095359C">
              <w:rPr>
                <w:rFonts w:asciiTheme="minorHAnsi" w:hAnsiTheme="minorHAnsi" w:cs="Arial"/>
                <w:b/>
                <w:bCs/>
                <w:sz w:val="20"/>
                <w:szCs w:val="20"/>
              </w:rPr>
              <w:t>FunctionName</w:t>
            </w:r>
            <w:proofErr w:type="spellEnd"/>
          </w:p>
          <w:p w:rsidR="008A093F" w:rsidRPr="0095359C" w:rsidRDefault="008A093F" w:rsidP="00365238">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8A093F" w:rsidRPr="0095359C" w:rsidRDefault="008A093F" w:rsidP="00365238">
            <w:pPr>
              <w:keepNext/>
              <w:keepLines/>
              <w:spacing w:line="240" w:lineRule="auto"/>
              <w:jc w:val="center"/>
              <w:rPr>
                <w:rFonts w:asciiTheme="minorHAnsi" w:hAnsiTheme="minorHAnsi" w:cs="Arial"/>
                <w:b/>
                <w:sz w:val="20"/>
                <w:szCs w:val="20"/>
              </w:rPr>
            </w:pPr>
          </w:p>
        </w:tc>
      </w:tr>
      <w:tr w:rsidR="008A093F" w:rsidRPr="0095359C" w:rsidTr="00365238">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8A093F" w:rsidRPr="0095359C" w:rsidRDefault="008A093F" w:rsidP="00365238">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8A093F" w:rsidRPr="0095359C" w:rsidRDefault="008A093F" w:rsidP="00365238">
            <w:pPr>
              <w:rPr>
                <w:rFonts w:asciiTheme="minorHAnsi" w:hAnsiTheme="minorHAnsi"/>
                <w:color w:val="000000"/>
                <w:sz w:val="20"/>
                <w:szCs w:val="20"/>
              </w:rPr>
            </w:pPr>
            <w:proofErr w:type="spellStart"/>
            <w:r w:rsidRPr="0095359C">
              <w:rPr>
                <w:rFonts w:asciiTheme="minorHAnsi" w:hAnsiTheme="minorHAnsi"/>
                <w:color w:val="000000"/>
                <w:sz w:val="20"/>
                <w:szCs w:val="20"/>
              </w:rPr>
              <w:t>fn_intSubCoachReasonIDFromRptCode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8A093F" w:rsidRPr="0095359C" w:rsidRDefault="008A093F" w:rsidP="00365238">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C64067">
              <w:rPr>
                <w:rFonts w:asciiTheme="minorHAnsi" w:hAnsiTheme="minorHAnsi" w:cs="Arial"/>
                <w:sz w:val="20"/>
                <w:szCs w:val="20"/>
              </w:rPr>
              <w:t xml:space="preserve">: Assign </w:t>
            </w:r>
            <w:proofErr w:type="spellStart"/>
            <w:r w:rsidR="00C64067">
              <w:rPr>
                <w:rFonts w:asciiTheme="minorHAnsi" w:hAnsiTheme="minorHAnsi" w:cs="Arial"/>
                <w:sz w:val="20"/>
                <w:szCs w:val="20"/>
              </w:rPr>
              <w:t>subCoaching</w:t>
            </w:r>
            <w:proofErr w:type="spellEnd"/>
            <w:r w:rsidR="00C64067">
              <w:rPr>
                <w:rFonts w:asciiTheme="minorHAnsi" w:hAnsiTheme="minorHAnsi" w:cs="Arial"/>
                <w:sz w:val="20"/>
                <w:szCs w:val="20"/>
              </w:rPr>
              <w:t xml:space="preserve"> Reason ID based on report code.</w:t>
            </w:r>
          </w:p>
        </w:tc>
      </w:tr>
    </w:tbl>
    <w:p w:rsidR="0017605E" w:rsidRPr="0095359C" w:rsidRDefault="0017605E" w:rsidP="009F2A51">
      <w:pPr>
        <w:widowControl w:val="0"/>
        <w:autoSpaceDE w:val="0"/>
        <w:autoSpaceDN w:val="0"/>
        <w:adjustRightInd w:val="0"/>
        <w:spacing w:after="0" w:line="240" w:lineRule="auto"/>
        <w:rPr>
          <w:rFonts w:asciiTheme="minorHAnsi" w:hAnsiTheme="minorHAnsi"/>
          <w:noProof/>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28710A" w:rsidRPr="0095359C" w:rsidRDefault="0028710A"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8705BE" w:rsidRPr="0095359C" w:rsidRDefault="008705BE" w:rsidP="009F2A51">
      <w:pPr>
        <w:widowControl w:val="0"/>
        <w:autoSpaceDE w:val="0"/>
        <w:autoSpaceDN w:val="0"/>
        <w:adjustRightInd w:val="0"/>
        <w:spacing w:after="0" w:line="240" w:lineRule="auto"/>
        <w:rPr>
          <w:rFonts w:asciiTheme="minorHAnsi" w:hAnsiTheme="minorHAnsi" w:cs="Arial"/>
          <w:sz w:val="20"/>
          <w:szCs w:val="20"/>
        </w:rPr>
      </w:pPr>
    </w:p>
    <w:p w:rsidR="00D93C14" w:rsidRPr="0095359C" w:rsidRDefault="00D93C14" w:rsidP="009F2A51">
      <w:pPr>
        <w:widowControl w:val="0"/>
        <w:autoSpaceDE w:val="0"/>
        <w:autoSpaceDN w:val="0"/>
        <w:adjustRightInd w:val="0"/>
        <w:spacing w:after="0" w:line="240" w:lineRule="auto"/>
        <w:rPr>
          <w:rFonts w:asciiTheme="minorHAnsi" w:hAnsiTheme="minorHAnsi" w:cs="Arial"/>
          <w:sz w:val="20"/>
          <w:szCs w:val="20"/>
        </w:rPr>
      </w:pPr>
    </w:p>
    <w:sectPr w:rsidR="00D93C14" w:rsidRPr="0095359C" w:rsidSect="00D47089">
      <w:footerReference w:type="default" r:id="rId6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7BC3" w:rsidRDefault="006A7BC3" w:rsidP="009F2A51">
      <w:pPr>
        <w:spacing w:after="0" w:line="240" w:lineRule="auto"/>
      </w:pPr>
      <w:r>
        <w:separator/>
      </w:r>
    </w:p>
  </w:endnote>
  <w:endnote w:type="continuationSeparator" w:id="0">
    <w:p w:rsidR="006A7BC3" w:rsidRDefault="006A7BC3"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F26" w:rsidRDefault="00E25F26" w:rsidP="009F2A51">
    <w:pPr>
      <w:rPr>
        <w:b/>
        <w:sz w:val="18"/>
      </w:rPr>
    </w:pPr>
    <w:r>
      <w:rPr>
        <w:noProof/>
      </w:rPr>
      <mc:AlternateContent>
        <mc:Choice Requires="wps">
          <w:drawing>
            <wp:anchor distT="0" distB="0" distL="114300" distR="114300" simplePos="0" relativeHeight="251658752"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AF1F5" id="Line 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E25F26" w:rsidRDefault="00E25F26" w:rsidP="009F2A51">
    <w:pPr>
      <w:tabs>
        <w:tab w:val="right" w:pos="9630"/>
      </w:tabs>
      <w:rPr>
        <w:sz w:val="18"/>
      </w:rPr>
    </w:pPr>
    <w:r>
      <w:rPr>
        <w:b/>
        <w:sz w:val="18"/>
      </w:rPr>
      <w:t xml:space="preserve">Outliers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sidR="00727D43">
      <w:rPr>
        <w:noProof/>
        <w:sz w:val="18"/>
      </w:rPr>
      <w:t>1/17/18</w:t>
    </w:r>
    <w:r>
      <w:rPr>
        <w:sz w:val="18"/>
      </w:rPr>
      <w:fldChar w:fldCharType="end"/>
    </w:r>
    <w:r>
      <w:rPr>
        <w:b/>
        <w:sz w:val="18"/>
      </w:rPr>
      <w:tab/>
    </w:r>
    <w:r>
      <w:rPr>
        <w:sz w:val="18"/>
      </w:rPr>
      <w:t xml:space="preserve"> </w:t>
    </w:r>
  </w:p>
  <w:p w:rsidR="00E25F26" w:rsidRDefault="00E25F26" w:rsidP="009F2A51">
    <w:pPr>
      <w:tabs>
        <w:tab w:val="right" w:pos="9630"/>
      </w:tabs>
      <w:rPr>
        <w:sz w:val="18"/>
      </w:rPr>
    </w:pPr>
    <w:r>
      <w:rPr>
        <w:sz w:val="18"/>
      </w:rPr>
      <w:tab/>
    </w:r>
  </w:p>
  <w:p w:rsidR="00E25F26" w:rsidRDefault="00E25F26"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BE2FE1">
      <w:rPr>
        <w:rStyle w:val="PageNumber"/>
        <w:noProof/>
        <w:sz w:val="18"/>
      </w:rPr>
      <w:t>35</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7BC3" w:rsidRDefault="006A7BC3" w:rsidP="009F2A51">
      <w:pPr>
        <w:spacing w:after="0" w:line="240" w:lineRule="auto"/>
      </w:pPr>
      <w:r>
        <w:separator/>
      </w:r>
    </w:p>
  </w:footnote>
  <w:footnote w:type="continuationSeparator" w:id="0">
    <w:p w:rsidR="006A7BC3" w:rsidRDefault="006A7BC3"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C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4F54DA"/>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F80470"/>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D9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D026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15:restartNumberingAfterBreak="0">
    <w:nsid w:val="216A064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C672D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6"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EF66D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66C3F6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66C777E"/>
    <w:multiLevelType w:val="hybridMultilevel"/>
    <w:tmpl w:val="C822718E"/>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7353255"/>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8705E08"/>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2"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10F285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77520D0"/>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ACA5C9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F0D5DB7"/>
    <w:multiLevelType w:val="hybridMultilevel"/>
    <w:tmpl w:val="0FE8B334"/>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21"/>
  </w:num>
  <w:num w:numId="3">
    <w:abstractNumId w:val="7"/>
  </w:num>
  <w:num w:numId="4">
    <w:abstractNumId w:val="15"/>
  </w:num>
  <w:num w:numId="5">
    <w:abstractNumId w:val="13"/>
  </w:num>
  <w:num w:numId="6">
    <w:abstractNumId w:val="32"/>
  </w:num>
  <w:num w:numId="7">
    <w:abstractNumId w:val="31"/>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11"/>
  </w:num>
  <w:num w:numId="12">
    <w:abstractNumId w:val="29"/>
  </w:num>
  <w:num w:numId="13">
    <w:abstractNumId w:val="2"/>
  </w:num>
  <w:num w:numId="14">
    <w:abstractNumId w:val="16"/>
  </w:num>
  <w:num w:numId="15">
    <w:abstractNumId w:val="24"/>
  </w:num>
  <w:num w:numId="16">
    <w:abstractNumId w:val="14"/>
  </w:num>
  <w:num w:numId="17">
    <w:abstractNumId w:val="18"/>
  </w:num>
  <w:num w:numId="18">
    <w:abstractNumId w:val="10"/>
  </w:num>
  <w:num w:numId="19">
    <w:abstractNumId w:val="3"/>
  </w:num>
  <w:num w:numId="20">
    <w:abstractNumId w:val="26"/>
  </w:num>
  <w:num w:numId="21">
    <w:abstractNumId w:val="23"/>
  </w:num>
  <w:num w:numId="22">
    <w:abstractNumId w:val="9"/>
  </w:num>
  <w:num w:numId="23">
    <w:abstractNumId w:val="25"/>
  </w:num>
  <w:num w:numId="24">
    <w:abstractNumId w:val="22"/>
  </w:num>
  <w:num w:numId="25">
    <w:abstractNumId w:val="27"/>
  </w:num>
  <w:num w:numId="26">
    <w:abstractNumId w:val="35"/>
  </w:num>
  <w:num w:numId="27">
    <w:abstractNumId w:val="12"/>
  </w:num>
  <w:num w:numId="28">
    <w:abstractNumId w:val="0"/>
  </w:num>
  <w:num w:numId="29">
    <w:abstractNumId w:val="17"/>
  </w:num>
  <w:num w:numId="30">
    <w:abstractNumId w:val="8"/>
  </w:num>
  <w:num w:numId="31">
    <w:abstractNumId w:val="34"/>
  </w:num>
  <w:num w:numId="32">
    <w:abstractNumId w:val="28"/>
  </w:num>
  <w:num w:numId="33">
    <w:abstractNumId w:val="4"/>
  </w:num>
  <w:num w:numId="34">
    <w:abstractNumId w:val="19"/>
  </w:num>
  <w:num w:numId="35">
    <w:abstractNumId w:val="5"/>
  </w:num>
  <w:num w:numId="36">
    <w:abstractNumId w:val="33"/>
  </w:num>
  <w:num w:numId="37">
    <w:abstractNumId w:val="6"/>
  </w:num>
  <w:num w:numId="38">
    <w:abstractNumId w:val="36"/>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165F3"/>
    <w:rsid w:val="00022CCE"/>
    <w:rsid w:val="00024AB2"/>
    <w:rsid w:val="00026033"/>
    <w:rsid w:val="00026536"/>
    <w:rsid w:val="0004360A"/>
    <w:rsid w:val="00060E62"/>
    <w:rsid w:val="000773D5"/>
    <w:rsid w:val="00096C08"/>
    <w:rsid w:val="000B36BD"/>
    <w:rsid w:val="000B5EF7"/>
    <w:rsid w:val="000C1C25"/>
    <w:rsid w:val="000C3865"/>
    <w:rsid w:val="000E074D"/>
    <w:rsid w:val="000E23FA"/>
    <w:rsid w:val="000E56D1"/>
    <w:rsid w:val="000E616C"/>
    <w:rsid w:val="001009FB"/>
    <w:rsid w:val="00111203"/>
    <w:rsid w:val="00122711"/>
    <w:rsid w:val="00123944"/>
    <w:rsid w:val="00133126"/>
    <w:rsid w:val="00135920"/>
    <w:rsid w:val="00141B19"/>
    <w:rsid w:val="00142481"/>
    <w:rsid w:val="00144DAD"/>
    <w:rsid w:val="0015168F"/>
    <w:rsid w:val="00153371"/>
    <w:rsid w:val="0015614B"/>
    <w:rsid w:val="00157107"/>
    <w:rsid w:val="0016044C"/>
    <w:rsid w:val="00166258"/>
    <w:rsid w:val="00170D44"/>
    <w:rsid w:val="0017605E"/>
    <w:rsid w:val="001767C6"/>
    <w:rsid w:val="001822D4"/>
    <w:rsid w:val="001B35F6"/>
    <w:rsid w:val="001B4454"/>
    <w:rsid w:val="001B4BE1"/>
    <w:rsid w:val="001E1452"/>
    <w:rsid w:val="00200405"/>
    <w:rsid w:val="00202048"/>
    <w:rsid w:val="002074EC"/>
    <w:rsid w:val="00213A1B"/>
    <w:rsid w:val="00217802"/>
    <w:rsid w:val="00217E7F"/>
    <w:rsid w:val="002326CC"/>
    <w:rsid w:val="002431EB"/>
    <w:rsid w:val="00260C5D"/>
    <w:rsid w:val="00263314"/>
    <w:rsid w:val="00265092"/>
    <w:rsid w:val="00265A6D"/>
    <w:rsid w:val="00266B0C"/>
    <w:rsid w:val="0027630C"/>
    <w:rsid w:val="0028710A"/>
    <w:rsid w:val="00290CD1"/>
    <w:rsid w:val="002B2931"/>
    <w:rsid w:val="002B6EC8"/>
    <w:rsid w:val="002C3B04"/>
    <w:rsid w:val="002C7772"/>
    <w:rsid w:val="002D5D3B"/>
    <w:rsid w:val="002F47D9"/>
    <w:rsid w:val="002F5746"/>
    <w:rsid w:val="003011AB"/>
    <w:rsid w:val="00304EEA"/>
    <w:rsid w:val="00315996"/>
    <w:rsid w:val="00320E41"/>
    <w:rsid w:val="00323C43"/>
    <w:rsid w:val="003376CE"/>
    <w:rsid w:val="00350946"/>
    <w:rsid w:val="00350C1F"/>
    <w:rsid w:val="00360E8C"/>
    <w:rsid w:val="00360EAA"/>
    <w:rsid w:val="00365238"/>
    <w:rsid w:val="0038466D"/>
    <w:rsid w:val="0039003A"/>
    <w:rsid w:val="00392241"/>
    <w:rsid w:val="003B16DA"/>
    <w:rsid w:val="003B75E1"/>
    <w:rsid w:val="003D2977"/>
    <w:rsid w:val="00401F64"/>
    <w:rsid w:val="004020EE"/>
    <w:rsid w:val="004150EA"/>
    <w:rsid w:val="00452D84"/>
    <w:rsid w:val="00481F6E"/>
    <w:rsid w:val="00490C4F"/>
    <w:rsid w:val="0049254A"/>
    <w:rsid w:val="00494DF0"/>
    <w:rsid w:val="004A132D"/>
    <w:rsid w:val="004A51E8"/>
    <w:rsid w:val="004A6695"/>
    <w:rsid w:val="004A6D60"/>
    <w:rsid w:val="004B13B0"/>
    <w:rsid w:val="004C48CE"/>
    <w:rsid w:val="004D3B66"/>
    <w:rsid w:val="004E3D97"/>
    <w:rsid w:val="004F7CB4"/>
    <w:rsid w:val="00504005"/>
    <w:rsid w:val="00514612"/>
    <w:rsid w:val="0053330A"/>
    <w:rsid w:val="0054008E"/>
    <w:rsid w:val="00572F34"/>
    <w:rsid w:val="00574DF5"/>
    <w:rsid w:val="005858ED"/>
    <w:rsid w:val="00587171"/>
    <w:rsid w:val="005A139D"/>
    <w:rsid w:val="005A64FA"/>
    <w:rsid w:val="005A6695"/>
    <w:rsid w:val="005B36FF"/>
    <w:rsid w:val="005C3398"/>
    <w:rsid w:val="005C34A1"/>
    <w:rsid w:val="005C5900"/>
    <w:rsid w:val="005E5CD7"/>
    <w:rsid w:val="005E7200"/>
    <w:rsid w:val="005F0717"/>
    <w:rsid w:val="00605458"/>
    <w:rsid w:val="00623B88"/>
    <w:rsid w:val="00632F9F"/>
    <w:rsid w:val="00634B03"/>
    <w:rsid w:val="006411BC"/>
    <w:rsid w:val="00657231"/>
    <w:rsid w:val="006633D7"/>
    <w:rsid w:val="00681BE6"/>
    <w:rsid w:val="006913F0"/>
    <w:rsid w:val="00695E80"/>
    <w:rsid w:val="006A5813"/>
    <w:rsid w:val="006A7BC3"/>
    <w:rsid w:val="006F770C"/>
    <w:rsid w:val="00714708"/>
    <w:rsid w:val="00720707"/>
    <w:rsid w:val="00723F14"/>
    <w:rsid w:val="00727D43"/>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212C1"/>
    <w:rsid w:val="00835C80"/>
    <w:rsid w:val="00836621"/>
    <w:rsid w:val="0084218D"/>
    <w:rsid w:val="00842389"/>
    <w:rsid w:val="00853A50"/>
    <w:rsid w:val="008576A7"/>
    <w:rsid w:val="00860DD5"/>
    <w:rsid w:val="008705BE"/>
    <w:rsid w:val="00876FE2"/>
    <w:rsid w:val="00881025"/>
    <w:rsid w:val="00883C77"/>
    <w:rsid w:val="00894FF0"/>
    <w:rsid w:val="008A093F"/>
    <w:rsid w:val="008C2FA7"/>
    <w:rsid w:val="008C584B"/>
    <w:rsid w:val="008D184D"/>
    <w:rsid w:val="008D48D8"/>
    <w:rsid w:val="009152BD"/>
    <w:rsid w:val="00917A1A"/>
    <w:rsid w:val="00926339"/>
    <w:rsid w:val="00932115"/>
    <w:rsid w:val="009330C3"/>
    <w:rsid w:val="00934089"/>
    <w:rsid w:val="00941768"/>
    <w:rsid w:val="00946573"/>
    <w:rsid w:val="0095088D"/>
    <w:rsid w:val="00950B2C"/>
    <w:rsid w:val="0095359C"/>
    <w:rsid w:val="009773E7"/>
    <w:rsid w:val="009832DD"/>
    <w:rsid w:val="00987C80"/>
    <w:rsid w:val="00997A45"/>
    <w:rsid w:val="009A4223"/>
    <w:rsid w:val="009C2A99"/>
    <w:rsid w:val="009D1884"/>
    <w:rsid w:val="009D447D"/>
    <w:rsid w:val="009E6009"/>
    <w:rsid w:val="009F2A51"/>
    <w:rsid w:val="009F5C5D"/>
    <w:rsid w:val="009F77F3"/>
    <w:rsid w:val="00A1321B"/>
    <w:rsid w:val="00A1537D"/>
    <w:rsid w:val="00A204D3"/>
    <w:rsid w:val="00A34C11"/>
    <w:rsid w:val="00A45C57"/>
    <w:rsid w:val="00A47122"/>
    <w:rsid w:val="00A51C37"/>
    <w:rsid w:val="00A52549"/>
    <w:rsid w:val="00A67A9C"/>
    <w:rsid w:val="00A71CC9"/>
    <w:rsid w:val="00A76B23"/>
    <w:rsid w:val="00A912FD"/>
    <w:rsid w:val="00A93379"/>
    <w:rsid w:val="00A96E41"/>
    <w:rsid w:val="00AC3ED7"/>
    <w:rsid w:val="00AC6E0C"/>
    <w:rsid w:val="00AE6907"/>
    <w:rsid w:val="00B148DC"/>
    <w:rsid w:val="00B15619"/>
    <w:rsid w:val="00B15CC1"/>
    <w:rsid w:val="00B17252"/>
    <w:rsid w:val="00B41F6B"/>
    <w:rsid w:val="00B7425F"/>
    <w:rsid w:val="00B853DF"/>
    <w:rsid w:val="00B94B3A"/>
    <w:rsid w:val="00B97A0A"/>
    <w:rsid w:val="00BA7B09"/>
    <w:rsid w:val="00BD2C9B"/>
    <w:rsid w:val="00BE2E93"/>
    <w:rsid w:val="00BE2FE1"/>
    <w:rsid w:val="00C006AB"/>
    <w:rsid w:val="00C103E4"/>
    <w:rsid w:val="00C1092A"/>
    <w:rsid w:val="00C17305"/>
    <w:rsid w:val="00C20D15"/>
    <w:rsid w:val="00C228D9"/>
    <w:rsid w:val="00C3167F"/>
    <w:rsid w:val="00C35E45"/>
    <w:rsid w:val="00C478C6"/>
    <w:rsid w:val="00C53166"/>
    <w:rsid w:val="00C5412A"/>
    <w:rsid w:val="00C57C3E"/>
    <w:rsid w:val="00C64067"/>
    <w:rsid w:val="00C66923"/>
    <w:rsid w:val="00C74EEA"/>
    <w:rsid w:val="00C84DC7"/>
    <w:rsid w:val="00C86D30"/>
    <w:rsid w:val="00C87602"/>
    <w:rsid w:val="00CC4682"/>
    <w:rsid w:val="00CD2559"/>
    <w:rsid w:val="00CD7CE3"/>
    <w:rsid w:val="00CE328F"/>
    <w:rsid w:val="00D1047C"/>
    <w:rsid w:val="00D2382E"/>
    <w:rsid w:val="00D30317"/>
    <w:rsid w:val="00D329A1"/>
    <w:rsid w:val="00D37C04"/>
    <w:rsid w:val="00D4079B"/>
    <w:rsid w:val="00D43FD1"/>
    <w:rsid w:val="00D47089"/>
    <w:rsid w:val="00D52B53"/>
    <w:rsid w:val="00D62E27"/>
    <w:rsid w:val="00D63E6E"/>
    <w:rsid w:val="00D74D2B"/>
    <w:rsid w:val="00D74FAF"/>
    <w:rsid w:val="00D82A66"/>
    <w:rsid w:val="00D93C14"/>
    <w:rsid w:val="00DA3001"/>
    <w:rsid w:val="00DC43BA"/>
    <w:rsid w:val="00DD0B27"/>
    <w:rsid w:val="00DD749A"/>
    <w:rsid w:val="00DF2948"/>
    <w:rsid w:val="00E012D4"/>
    <w:rsid w:val="00E25F26"/>
    <w:rsid w:val="00E26657"/>
    <w:rsid w:val="00E3438D"/>
    <w:rsid w:val="00E3461D"/>
    <w:rsid w:val="00E36F9D"/>
    <w:rsid w:val="00E42C88"/>
    <w:rsid w:val="00E44A57"/>
    <w:rsid w:val="00E5171C"/>
    <w:rsid w:val="00E527C0"/>
    <w:rsid w:val="00E55462"/>
    <w:rsid w:val="00E64317"/>
    <w:rsid w:val="00E654C3"/>
    <w:rsid w:val="00E66759"/>
    <w:rsid w:val="00E67201"/>
    <w:rsid w:val="00E705FE"/>
    <w:rsid w:val="00E83C44"/>
    <w:rsid w:val="00E97561"/>
    <w:rsid w:val="00EA5B9C"/>
    <w:rsid w:val="00EA7EB2"/>
    <w:rsid w:val="00EC642C"/>
    <w:rsid w:val="00EC75F7"/>
    <w:rsid w:val="00EE06FD"/>
    <w:rsid w:val="00EE25CC"/>
    <w:rsid w:val="00EF5B6C"/>
    <w:rsid w:val="00F00100"/>
    <w:rsid w:val="00F056A7"/>
    <w:rsid w:val="00F441C0"/>
    <w:rsid w:val="00F50BAE"/>
    <w:rsid w:val="00F56A29"/>
    <w:rsid w:val="00F7423D"/>
    <w:rsid w:val="00F8420E"/>
    <w:rsid w:val="00F85550"/>
    <w:rsid w:val="00F94DAF"/>
    <w:rsid w:val="00FA6FC3"/>
    <w:rsid w:val="00FB1E19"/>
    <w:rsid w:val="00FB4D2F"/>
    <w:rsid w:val="00FC3DCF"/>
    <w:rsid w:val="00FE0A8B"/>
    <w:rsid w:val="00FE56FB"/>
    <w:rsid w:val="00FE6FB0"/>
    <w:rsid w:val="00FF1A5D"/>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F3B2F1B-9BD5-4178-AC0D-3D33AEC8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VDENSSDBP07\scorecard-ssis\Coaching\Outlier_Coaching.dts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file:///\\F3420-ECLDBT01\data\"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F3420-ECLDBD01\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7CE1E1-2907-4F55-B3ED-0B6C918F3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37</Pages>
  <Words>3220</Words>
  <Characters>18354</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21531</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 (NONUS)</cp:lastModifiedBy>
  <cp:revision>68</cp:revision>
  <dcterms:created xsi:type="dcterms:W3CDTF">2014-05-14T02:00:00Z</dcterms:created>
  <dcterms:modified xsi:type="dcterms:W3CDTF">2018-01-17T15:54:00Z</dcterms:modified>
</cp:coreProperties>
</file>