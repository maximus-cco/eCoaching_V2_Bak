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w:t>
      </w:r>
      <w:r w:rsidR="00495C0E">
        <w:rPr>
          <w:rFonts w:ascii="Arial" w:hAnsi="Arial" w:cs="Arial"/>
          <w:b/>
          <w:sz w:val="32"/>
        </w:rPr>
        <w:t>Quality</w:t>
      </w:r>
      <w:r>
        <w:rPr>
          <w:rFonts w:ascii="Arial" w:hAnsi="Arial" w:cs="Arial"/>
          <w:b/>
          <w:sz w:val="32"/>
        </w:rPr>
        <w:t>_Load</w:t>
      </w:r>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p w:rsidR="009F2A51" w:rsidRDefault="009F2A51" w:rsidP="009F2A51">
      <w:pPr>
        <w:pStyle w:val="hd1"/>
        <w:tabs>
          <w:tab w:val="clear" w:pos="4320"/>
          <w:tab w:val="clear" w:pos="8640"/>
          <w:tab w:val="left" w:pos="1980"/>
          <w:tab w:val="left" w:pos="6750"/>
        </w:tabs>
        <w:ind w:right="-270"/>
        <w:rPr>
          <w:rFonts w:ascii="Palatino (PCL6)" w:hAnsi="Palatino (PCL6)"/>
          <w:b w:val="0"/>
          <w:sz w:val="20"/>
        </w:rPr>
      </w:pPr>
    </w:p>
    <w:tbl>
      <w:tblPr>
        <w:tblStyle w:val="TableGrid"/>
        <w:tblW w:w="0" w:type="auto"/>
        <w:jc w:val="center"/>
        <w:tblLook w:val="04A0" w:firstRow="1" w:lastRow="0" w:firstColumn="1" w:lastColumn="0" w:noHBand="0" w:noVBand="1"/>
      </w:tblPr>
      <w:tblGrid>
        <w:gridCol w:w="3192"/>
        <w:gridCol w:w="4926"/>
        <w:tblGridChange w:id="1">
          <w:tblGrid>
            <w:gridCol w:w="3192"/>
            <w:gridCol w:w="4926"/>
          </w:tblGrid>
        </w:tblGridChange>
      </w:tblGrid>
      <w:tr w:rsidR="007A6392" w:rsidTr="007A6392">
        <w:trPr>
          <w:jc w:val="center"/>
        </w:trPr>
        <w:tc>
          <w:tcPr>
            <w:tcW w:w="3192" w:type="dxa"/>
          </w:tcPr>
          <w:p w:rsidR="007A6392" w:rsidRDefault="007A6392" w:rsidP="007A6392">
            <w:r>
              <w:t>Last Modified</w:t>
            </w:r>
          </w:p>
        </w:tc>
        <w:tc>
          <w:tcPr>
            <w:tcW w:w="4926" w:type="dxa"/>
          </w:tcPr>
          <w:p w:rsidR="007A6392" w:rsidRDefault="007A6392" w:rsidP="007A6392">
            <w:r>
              <w:t>Description</w:t>
            </w:r>
          </w:p>
        </w:tc>
      </w:tr>
      <w:tr w:rsidR="001377E4" w:rsidTr="001F16B0">
        <w:tblPrEx>
          <w:tblW w:w="0" w:type="auto"/>
          <w:jc w:val="center"/>
          <w:tblPrExChange w:id="2" w:author="Palacherla, Susmitha C (NONUS)" w:date="2017-08-14T17:05:00Z">
            <w:tblPrEx>
              <w:tblW w:w="0" w:type="auto"/>
              <w:jc w:val="center"/>
            </w:tblPrEx>
          </w:tblPrExChange>
        </w:tblPrEx>
        <w:trPr>
          <w:jc w:val="center"/>
          <w:trPrChange w:id="3" w:author="Palacherla, Susmitha C (NONUS)" w:date="2017-08-14T17:05:00Z">
            <w:trPr>
              <w:jc w:val="center"/>
            </w:trPr>
          </w:trPrChange>
        </w:trPr>
        <w:tc>
          <w:tcPr>
            <w:tcW w:w="3192" w:type="dxa"/>
            <w:tcBorders>
              <w:top w:val="single" w:sz="12" w:space="0" w:color="auto"/>
              <w:left w:val="single" w:sz="6" w:space="0" w:color="auto"/>
              <w:bottom w:val="single" w:sz="12" w:space="0" w:color="auto"/>
              <w:right w:val="single" w:sz="6" w:space="0" w:color="auto"/>
            </w:tcBorders>
            <w:tcPrChange w:id="4" w:author="Palacherla, Susmitha C (NONUS)" w:date="2017-08-14T17:05:00Z">
              <w:tcPr>
                <w:tcW w:w="3192" w:type="dxa"/>
              </w:tcPr>
            </w:tcPrChange>
          </w:tcPr>
          <w:p w:rsidR="001377E4" w:rsidRDefault="001377E4" w:rsidP="001377E4">
            <w:ins w:id="5" w:author="Palacherla, Susmitha C (NONUS)" w:date="2017-08-14T17:05:00Z">
              <w:r>
                <w:rPr>
                  <w:rFonts w:ascii="Times New Roman (PCL6)" w:hAnsi="Times New Roman (PCL6)"/>
                </w:rPr>
                <w:t>8/14/2017</w:t>
              </w:r>
            </w:ins>
            <w:del w:id="6" w:author="Palacherla, Susmitha C (NONUS)" w:date="2017-08-14T17:05:00Z">
              <w:r w:rsidDel="001F16B0">
                <w:delText>10/31/2016</w:delText>
              </w:r>
            </w:del>
          </w:p>
        </w:tc>
        <w:tc>
          <w:tcPr>
            <w:tcW w:w="4926" w:type="dxa"/>
            <w:tcBorders>
              <w:top w:val="single" w:sz="12" w:space="0" w:color="auto"/>
              <w:left w:val="single" w:sz="6" w:space="0" w:color="auto"/>
              <w:bottom w:val="single" w:sz="12" w:space="0" w:color="auto"/>
              <w:right w:val="single" w:sz="6" w:space="0" w:color="auto"/>
            </w:tcBorders>
            <w:tcPrChange w:id="7" w:author="Palacherla, Susmitha C (NONUS)" w:date="2017-08-14T17:05:00Z">
              <w:tcPr>
                <w:tcW w:w="4926" w:type="dxa"/>
              </w:tcPr>
            </w:tcPrChange>
          </w:tcPr>
          <w:p w:rsidR="001377E4" w:rsidRDefault="001377E4" w:rsidP="001377E4">
            <w:ins w:id="8" w:author="Palacherla, Susmitha C (NONUS)" w:date="2017-08-14T17:05:00Z">
              <w:r>
                <w:rPr>
                  <w:rFonts w:ascii="Times New Roman (PCL6)" w:hAnsi="Times New Roman (PCL6)"/>
                </w:rPr>
                <w:t>TFS 7105 – Upgrade to SQL Server 2012</w:t>
              </w:r>
            </w:ins>
            <w:del w:id="9" w:author="Palacherla, Susmitha C (NONUS)" w:date="2017-08-14T17:05:00Z">
              <w:r w:rsidDel="001F16B0">
                <w:delText xml:space="preserve">TFS 5653 – </w:delText>
              </w:r>
              <w:r w:rsidRPr="007954EB" w:rsidDel="001F16B0">
                <w:delText>Create new NPN coaching logs from existing quality submitted scorecard logs</w:delText>
              </w:r>
            </w:del>
          </w:p>
        </w:tc>
      </w:tr>
    </w:tbl>
    <w:p w:rsidR="007A6392" w:rsidRPr="007A6392" w:rsidRDefault="007A6392" w:rsidP="007A6392"/>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9049B"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957A4"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sidRPr="00495C0E">
        <w:rPr>
          <w:rFonts w:ascii="Times New Roman (PCL6)" w:hAnsi="Times New Roman (PCL6)"/>
          <w:b w:val="0"/>
          <w:sz w:val="22"/>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6E018C" w:rsidRPr="006E018C">
        <w:rPr>
          <w:rFonts w:ascii="Times New Roman (PCL6)" w:hAnsi="Times New Roman (PCL6)"/>
          <w:b w:val="0"/>
          <w:sz w:val="22"/>
          <w:szCs w:val="22"/>
        </w:rPr>
        <w:t>05/01/2014</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D7D95"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FF75A"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639B9"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950"/>
        <w:gridCol w:w="5370"/>
        <w:gridCol w:w="1946"/>
      </w:tblGrid>
      <w:tr w:rsidR="00F37079" w:rsidRPr="00D37C04" w:rsidTr="001377E4">
        <w:trPr>
          <w:tblHeader/>
        </w:trPr>
        <w:tc>
          <w:tcPr>
            <w:tcW w:w="0" w:type="auto"/>
            <w:shd w:val="solid" w:color="auto" w:fill="000000"/>
          </w:tcPr>
          <w:p w:rsidR="00F37079" w:rsidRPr="00D37C04" w:rsidRDefault="00F37079" w:rsidP="00A45C57">
            <w:pPr>
              <w:pStyle w:val="hdr1"/>
              <w:spacing w:before="0"/>
              <w:ind w:left="0"/>
              <w:jc w:val="center"/>
              <w:rPr>
                <w:rFonts w:ascii="Arial" w:hAnsi="Arial"/>
                <w:b/>
                <w:sz w:val="20"/>
              </w:rPr>
            </w:pPr>
            <w:r w:rsidRPr="00D37C04">
              <w:rPr>
                <w:rFonts w:ascii="Arial" w:hAnsi="Arial"/>
                <w:b/>
                <w:sz w:val="20"/>
              </w:rPr>
              <w:t>Date</w:t>
            </w:r>
          </w:p>
        </w:tc>
        <w:tc>
          <w:tcPr>
            <w:tcW w:w="950" w:type="dxa"/>
            <w:shd w:val="solid" w:color="auto" w:fill="000000"/>
          </w:tcPr>
          <w:p w:rsidR="00F37079" w:rsidRPr="00D37C04" w:rsidRDefault="00F37079" w:rsidP="00A45C57">
            <w:pPr>
              <w:pStyle w:val="hdr1"/>
              <w:spacing w:before="0"/>
              <w:ind w:left="0"/>
              <w:jc w:val="center"/>
              <w:rPr>
                <w:rFonts w:ascii="Arial" w:hAnsi="Arial"/>
                <w:b/>
                <w:sz w:val="20"/>
              </w:rPr>
            </w:pPr>
            <w:r>
              <w:rPr>
                <w:rFonts w:ascii="Arial" w:hAnsi="Arial"/>
                <w:b/>
                <w:sz w:val="20"/>
              </w:rPr>
              <w:t>Version</w:t>
            </w:r>
          </w:p>
        </w:tc>
        <w:tc>
          <w:tcPr>
            <w:tcW w:w="5370" w:type="dxa"/>
            <w:shd w:val="solid" w:color="auto" w:fill="000000"/>
          </w:tcPr>
          <w:p w:rsidR="00F37079" w:rsidRPr="00D37C04" w:rsidRDefault="00F37079" w:rsidP="00A45C57">
            <w:pPr>
              <w:pStyle w:val="hdr1"/>
              <w:spacing w:before="0"/>
              <w:ind w:left="0"/>
              <w:jc w:val="center"/>
              <w:rPr>
                <w:rFonts w:ascii="Arial" w:hAnsi="Arial"/>
                <w:b/>
                <w:sz w:val="20"/>
              </w:rPr>
            </w:pPr>
            <w:r w:rsidRPr="00D37C04">
              <w:rPr>
                <w:rFonts w:ascii="Arial" w:hAnsi="Arial"/>
                <w:b/>
                <w:sz w:val="20"/>
              </w:rPr>
              <w:t>Change Description</w:t>
            </w:r>
          </w:p>
        </w:tc>
        <w:tc>
          <w:tcPr>
            <w:tcW w:w="0" w:type="auto"/>
            <w:shd w:val="solid" w:color="auto" w:fill="000000"/>
          </w:tcPr>
          <w:p w:rsidR="00F37079" w:rsidRPr="00D37C04" w:rsidRDefault="00F37079" w:rsidP="00A45C57">
            <w:pPr>
              <w:pStyle w:val="hdr1"/>
              <w:spacing w:before="0"/>
              <w:ind w:left="0"/>
              <w:jc w:val="center"/>
              <w:rPr>
                <w:rFonts w:ascii="Arial" w:hAnsi="Arial"/>
                <w:b/>
                <w:sz w:val="20"/>
              </w:rPr>
            </w:pPr>
            <w:r w:rsidRPr="00D37C04">
              <w:rPr>
                <w:rFonts w:ascii="Arial" w:hAnsi="Arial"/>
                <w:b/>
                <w:sz w:val="20"/>
              </w:rPr>
              <w:t>Author</w:t>
            </w:r>
          </w:p>
        </w:tc>
      </w:tr>
      <w:tr w:rsidR="00F37079" w:rsidRPr="00D37C04" w:rsidTr="001377E4">
        <w:tc>
          <w:tcPr>
            <w:tcW w:w="0" w:type="auto"/>
          </w:tcPr>
          <w:p w:rsidR="00F37079" w:rsidRPr="00FF578D" w:rsidRDefault="00F37079" w:rsidP="00213A1B">
            <w:pPr>
              <w:pStyle w:val="hdr1"/>
              <w:ind w:left="0"/>
              <w:jc w:val="left"/>
            </w:pPr>
            <w:r>
              <w:rPr>
                <w:rFonts w:ascii="Times New Roman (PCL6)" w:hAnsi="Times New Roman (PCL6)"/>
              </w:rPr>
              <w:t>05/01/2014</w:t>
            </w:r>
          </w:p>
        </w:tc>
        <w:tc>
          <w:tcPr>
            <w:tcW w:w="950" w:type="dxa"/>
          </w:tcPr>
          <w:p w:rsidR="00F37079" w:rsidRDefault="00F37079" w:rsidP="009330C3">
            <w:pPr>
              <w:pStyle w:val="hdr1"/>
              <w:ind w:left="0"/>
              <w:jc w:val="left"/>
            </w:pPr>
            <w:r>
              <w:t>1.0</w:t>
            </w:r>
          </w:p>
        </w:tc>
        <w:tc>
          <w:tcPr>
            <w:tcW w:w="5370" w:type="dxa"/>
          </w:tcPr>
          <w:p w:rsidR="00F37079" w:rsidRPr="00D37C04" w:rsidRDefault="00F37079" w:rsidP="009330C3">
            <w:pPr>
              <w:pStyle w:val="hdr1"/>
              <w:ind w:left="0"/>
              <w:jc w:val="left"/>
            </w:pPr>
            <w:r>
              <w:t>Initial revision</w:t>
            </w:r>
          </w:p>
        </w:tc>
        <w:tc>
          <w:tcPr>
            <w:tcW w:w="0" w:type="auto"/>
          </w:tcPr>
          <w:p w:rsidR="00F37079" w:rsidRPr="00D37C04" w:rsidRDefault="00F37079" w:rsidP="00A45C57">
            <w:pPr>
              <w:pStyle w:val="hdr1"/>
              <w:ind w:left="0"/>
              <w:jc w:val="left"/>
            </w:pPr>
            <w:r>
              <w:t>Susmitha Palacherla</w:t>
            </w:r>
          </w:p>
        </w:tc>
      </w:tr>
      <w:tr w:rsidR="00F37079" w:rsidRPr="00D37C04" w:rsidTr="001377E4">
        <w:tc>
          <w:tcPr>
            <w:tcW w:w="0" w:type="auto"/>
          </w:tcPr>
          <w:p w:rsidR="00F37079" w:rsidRPr="00D37C04" w:rsidRDefault="00F37079" w:rsidP="00C57C3E">
            <w:pPr>
              <w:pStyle w:val="hdr1"/>
              <w:ind w:left="0"/>
              <w:jc w:val="left"/>
            </w:pPr>
            <w:r>
              <w:t>07/01/2014</w:t>
            </w:r>
          </w:p>
        </w:tc>
        <w:tc>
          <w:tcPr>
            <w:tcW w:w="950" w:type="dxa"/>
          </w:tcPr>
          <w:p w:rsidR="00F37079" w:rsidRDefault="00F37079" w:rsidP="00C57C3E">
            <w:pPr>
              <w:pStyle w:val="hdr1"/>
              <w:ind w:left="0"/>
              <w:jc w:val="left"/>
            </w:pPr>
            <w:r>
              <w:t>2.0</w:t>
            </w:r>
          </w:p>
        </w:tc>
        <w:tc>
          <w:tcPr>
            <w:tcW w:w="5370" w:type="dxa"/>
          </w:tcPr>
          <w:p w:rsidR="00F37079" w:rsidRPr="00D37C04" w:rsidRDefault="00F37079" w:rsidP="00C57C3E">
            <w:pPr>
              <w:pStyle w:val="hdr1"/>
              <w:ind w:left="0"/>
              <w:jc w:val="left"/>
            </w:pPr>
            <w:r>
              <w:t>Updated per SCR 12963 to fix Loaded Count value in File List table</w:t>
            </w:r>
          </w:p>
        </w:tc>
        <w:tc>
          <w:tcPr>
            <w:tcW w:w="0" w:type="auto"/>
          </w:tcPr>
          <w:p w:rsidR="00F37079" w:rsidRPr="00D37C04" w:rsidRDefault="00F37079" w:rsidP="00A45C57">
            <w:pPr>
              <w:pStyle w:val="hdr1"/>
              <w:ind w:left="0"/>
              <w:jc w:val="left"/>
            </w:pPr>
            <w:r>
              <w:t>Susmitha Palacherla</w:t>
            </w:r>
          </w:p>
        </w:tc>
      </w:tr>
      <w:tr w:rsidR="00F37079" w:rsidRPr="00D37C04" w:rsidTr="001377E4">
        <w:tc>
          <w:tcPr>
            <w:tcW w:w="0" w:type="auto"/>
          </w:tcPr>
          <w:p w:rsidR="00F37079" w:rsidRPr="00D37C04" w:rsidRDefault="00F37079" w:rsidP="00C57C3E">
            <w:pPr>
              <w:pStyle w:val="hdr1"/>
              <w:ind w:left="0"/>
              <w:jc w:val="left"/>
            </w:pPr>
            <w:r>
              <w:t>07/20/2014</w:t>
            </w:r>
          </w:p>
        </w:tc>
        <w:tc>
          <w:tcPr>
            <w:tcW w:w="950" w:type="dxa"/>
          </w:tcPr>
          <w:p w:rsidR="00F37079" w:rsidRDefault="00F37079" w:rsidP="00C57C3E">
            <w:pPr>
              <w:pStyle w:val="hdr1"/>
              <w:ind w:left="0"/>
              <w:jc w:val="left"/>
            </w:pPr>
            <w:r>
              <w:t>3.0</w:t>
            </w:r>
          </w:p>
        </w:tc>
        <w:tc>
          <w:tcPr>
            <w:tcW w:w="5370" w:type="dxa"/>
          </w:tcPr>
          <w:p w:rsidR="00F37079" w:rsidRPr="00D37C04" w:rsidRDefault="00F37079" w:rsidP="00F37079">
            <w:pPr>
              <w:pStyle w:val="hdr1"/>
              <w:ind w:left="0"/>
              <w:jc w:val="left"/>
            </w:pPr>
            <w:r>
              <w:t>Updated per SCR 13054 to import Verint Form Name</w:t>
            </w:r>
          </w:p>
        </w:tc>
        <w:tc>
          <w:tcPr>
            <w:tcW w:w="0" w:type="auto"/>
            <w:vAlign w:val="bottom"/>
          </w:tcPr>
          <w:p w:rsidR="00F37079" w:rsidRPr="00D37C04" w:rsidRDefault="00F37079" w:rsidP="00A45C57">
            <w:pPr>
              <w:pStyle w:val="hdr1"/>
              <w:ind w:left="0"/>
              <w:jc w:val="left"/>
            </w:pPr>
            <w:r>
              <w:t>Susmitha Palacherla</w:t>
            </w:r>
          </w:p>
        </w:tc>
      </w:tr>
      <w:tr w:rsidR="00F37079" w:rsidRPr="00D37C04" w:rsidTr="001377E4">
        <w:tc>
          <w:tcPr>
            <w:tcW w:w="0" w:type="auto"/>
          </w:tcPr>
          <w:p w:rsidR="00F37079" w:rsidRPr="00D37C04" w:rsidRDefault="004B6E5C" w:rsidP="00C57C3E">
            <w:pPr>
              <w:pStyle w:val="hdr1"/>
              <w:ind w:left="0"/>
              <w:jc w:val="left"/>
            </w:pPr>
            <w:r>
              <w:t>09/08/2014</w:t>
            </w:r>
          </w:p>
        </w:tc>
        <w:tc>
          <w:tcPr>
            <w:tcW w:w="950" w:type="dxa"/>
          </w:tcPr>
          <w:p w:rsidR="00F37079" w:rsidRPr="00D37C04" w:rsidRDefault="004B6E5C" w:rsidP="00C57C3E">
            <w:pPr>
              <w:pStyle w:val="hdr1"/>
              <w:ind w:left="0"/>
              <w:jc w:val="left"/>
            </w:pPr>
            <w:r>
              <w:t>4.0</w:t>
            </w:r>
          </w:p>
        </w:tc>
        <w:tc>
          <w:tcPr>
            <w:tcW w:w="5370" w:type="dxa"/>
          </w:tcPr>
          <w:p w:rsidR="00F37079" w:rsidRPr="00D37C04" w:rsidRDefault="004B6E5C" w:rsidP="00E572AC">
            <w:pPr>
              <w:pStyle w:val="hdr1"/>
              <w:ind w:left="0"/>
              <w:jc w:val="left"/>
            </w:pPr>
            <w:r>
              <w:t xml:space="preserve">Updated to </w:t>
            </w:r>
            <w:r w:rsidR="00E572AC">
              <w:t>add</w:t>
            </w:r>
            <w:r>
              <w:t xml:space="preserve"> a variable for File</w:t>
            </w:r>
            <w:r w:rsidR="00E572AC">
              <w:t xml:space="preserve"> </w:t>
            </w:r>
            <w:r>
              <w:t>Prefix to support loads into dev and test using a different file name</w:t>
            </w:r>
          </w:p>
        </w:tc>
        <w:tc>
          <w:tcPr>
            <w:tcW w:w="0" w:type="auto"/>
          </w:tcPr>
          <w:p w:rsidR="00F37079" w:rsidRPr="00D37C04" w:rsidRDefault="004B6E5C" w:rsidP="00A45C57">
            <w:pPr>
              <w:pStyle w:val="hdr1"/>
              <w:ind w:left="0"/>
              <w:jc w:val="left"/>
            </w:pPr>
            <w:r>
              <w:t>Susmitha Palacherla</w:t>
            </w:r>
          </w:p>
        </w:tc>
      </w:tr>
      <w:tr w:rsidR="00F37079" w:rsidRPr="00D37C04" w:rsidTr="001377E4">
        <w:tc>
          <w:tcPr>
            <w:tcW w:w="0" w:type="auto"/>
          </w:tcPr>
          <w:p w:rsidR="00F37079" w:rsidRPr="00D37C04" w:rsidRDefault="005F5B80" w:rsidP="00C57C3E">
            <w:pPr>
              <w:pStyle w:val="hdr1"/>
              <w:ind w:left="0"/>
              <w:jc w:val="left"/>
            </w:pPr>
            <w:r>
              <w:t>10/31/2016</w:t>
            </w:r>
          </w:p>
        </w:tc>
        <w:tc>
          <w:tcPr>
            <w:tcW w:w="950" w:type="dxa"/>
          </w:tcPr>
          <w:p w:rsidR="00F37079" w:rsidRPr="00D37C04" w:rsidRDefault="005F5B80" w:rsidP="00A45C57">
            <w:pPr>
              <w:pStyle w:val="hdr1"/>
              <w:ind w:left="0"/>
              <w:jc w:val="left"/>
            </w:pPr>
            <w:r>
              <w:t>5.0</w:t>
            </w:r>
          </w:p>
        </w:tc>
        <w:tc>
          <w:tcPr>
            <w:tcW w:w="5370" w:type="dxa"/>
          </w:tcPr>
          <w:p w:rsidR="00F37079" w:rsidRPr="00D37C04" w:rsidRDefault="005F5B80" w:rsidP="00A45C57">
            <w:pPr>
              <w:pStyle w:val="hdr1"/>
              <w:ind w:left="0"/>
              <w:jc w:val="left"/>
            </w:pPr>
            <w:r>
              <w:t xml:space="preserve">Updated per TFS 3757 </w:t>
            </w:r>
            <w:r w:rsidRPr="005F5B80">
              <w:t>Include Yes/No value to coaching monitor question</w:t>
            </w:r>
          </w:p>
        </w:tc>
        <w:tc>
          <w:tcPr>
            <w:tcW w:w="0" w:type="auto"/>
          </w:tcPr>
          <w:p w:rsidR="00F37079" w:rsidRPr="00D37C04" w:rsidRDefault="005F5B80" w:rsidP="00A45C57">
            <w:pPr>
              <w:pStyle w:val="hdr1"/>
              <w:ind w:left="0"/>
              <w:jc w:val="left"/>
            </w:pPr>
            <w:r>
              <w:t>Susmitha Palacherla</w:t>
            </w:r>
          </w:p>
        </w:tc>
      </w:tr>
      <w:tr w:rsidR="00F37079" w:rsidRPr="00D37C04" w:rsidTr="001377E4">
        <w:tc>
          <w:tcPr>
            <w:tcW w:w="0" w:type="auto"/>
          </w:tcPr>
          <w:p w:rsidR="00F37079" w:rsidRPr="00D37C04" w:rsidRDefault="007954EB" w:rsidP="00A45C57">
            <w:pPr>
              <w:pStyle w:val="hdr1"/>
              <w:ind w:left="0"/>
              <w:jc w:val="left"/>
            </w:pPr>
            <w:r>
              <w:t>03/01/2-17</w:t>
            </w:r>
          </w:p>
        </w:tc>
        <w:tc>
          <w:tcPr>
            <w:tcW w:w="950" w:type="dxa"/>
          </w:tcPr>
          <w:p w:rsidR="00F37079" w:rsidRPr="00D37C04" w:rsidRDefault="007954EB" w:rsidP="00A45C57">
            <w:pPr>
              <w:pStyle w:val="hdr1"/>
              <w:ind w:left="0"/>
              <w:jc w:val="left"/>
            </w:pPr>
            <w:r>
              <w:t>6.0</w:t>
            </w:r>
          </w:p>
        </w:tc>
        <w:tc>
          <w:tcPr>
            <w:tcW w:w="5370" w:type="dxa"/>
          </w:tcPr>
          <w:p w:rsidR="00F37079" w:rsidRPr="00D37C04" w:rsidRDefault="007954EB" w:rsidP="00A45C57">
            <w:pPr>
              <w:pStyle w:val="hdr1"/>
              <w:ind w:left="0"/>
              <w:jc w:val="left"/>
            </w:pPr>
            <w:r>
              <w:t xml:space="preserve">Updated per TFS 5653 – to </w:t>
            </w:r>
            <w:r w:rsidRPr="007954EB">
              <w:t>Create new NPN coaching logs from existing quality submitted scorecard logs</w:t>
            </w:r>
          </w:p>
        </w:tc>
        <w:tc>
          <w:tcPr>
            <w:tcW w:w="0" w:type="auto"/>
          </w:tcPr>
          <w:p w:rsidR="00F37079" w:rsidRPr="00D37C04" w:rsidRDefault="007954EB" w:rsidP="00A45C57">
            <w:pPr>
              <w:pStyle w:val="hdr1"/>
              <w:ind w:left="0"/>
              <w:jc w:val="left"/>
            </w:pPr>
            <w:r>
              <w:t>Susmitha Palacherla</w:t>
            </w:r>
          </w:p>
        </w:tc>
      </w:tr>
      <w:tr w:rsidR="001377E4" w:rsidRPr="00D37C04" w:rsidTr="001377E4">
        <w:tc>
          <w:tcPr>
            <w:tcW w:w="0" w:type="auto"/>
          </w:tcPr>
          <w:p w:rsidR="001377E4" w:rsidRPr="00D37C04" w:rsidRDefault="001377E4" w:rsidP="001377E4">
            <w:pPr>
              <w:pStyle w:val="hdr1"/>
              <w:ind w:left="0"/>
              <w:jc w:val="left"/>
            </w:pPr>
            <w:ins w:id="10" w:author="Palacherla, Susmitha C (NONUS)" w:date="2017-08-14T17:06:00Z">
              <w:r>
                <w:t>8/14/2017</w:t>
              </w:r>
            </w:ins>
          </w:p>
        </w:tc>
        <w:tc>
          <w:tcPr>
            <w:tcW w:w="950" w:type="dxa"/>
          </w:tcPr>
          <w:p w:rsidR="001377E4" w:rsidRPr="00D37C04" w:rsidRDefault="001377E4" w:rsidP="001377E4">
            <w:pPr>
              <w:pStyle w:val="hdr1"/>
              <w:ind w:left="0"/>
              <w:jc w:val="left"/>
            </w:pPr>
            <w:ins w:id="11" w:author="Palacherla, Susmitha C (NONUS)" w:date="2017-08-14T17:06:00Z">
              <w:r>
                <w:t>7.0</w:t>
              </w:r>
            </w:ins>
          </w:p>
        </w:tc>
        <w:tc>
          <w:tcPr>
            <w:tcW w:w="5370" w:type="dxa"/>
          </w:tcPr>
          <w:p w:rsidR="001377E4" w:rsidRPr="00D37C04" w:rsidRDefault="001377E4" w:rsidP="001377E4">
            <w:pPr>
              <w:pStyle w:val="hdr1"/>
              <w:ind w:left="0"/>
              <w:jc w:val="left"/>
            </w:pPr>
            <w:ins w:id="12" w:author="Palacherla, Susmitha C (NONUS)" w:date="2017-08-14T17:06:00Z">
              <w:r>
                <w:rPr>
                  <w:rFonts w:ascii="Times New Roman (PCL6)" w:hAnsi="Times New Roman (PCL6)"/>
                </w:rPr>
                <w:t>TFS 7105 – Upgrade to SQL Server 2012</w:t>
              </w:r>
            </w:ins>
          </w:p>
        </w:tc>
        <w:tc>
          <w:tcPr>
            <w:tcW w:w="0" w:type="auto"/>
          </w:tcPr>
          <w:p w:rsidR="001377E4" w:rsidRPr="00D37C04" w:rsidRDefault="001377E4" w:rsidP="001377E4">
            <w:pPr>
              <w:pStyle w:val="hdr1"/>
              <w:ind w:left="0"/>
              <w:jc w:val="left"/>
            </w:pPr>
            <w:ins w:id="13" w:author="Palacherla, Susmitha C (NONUS)" w:date="2017-08-14T17:06:00Z">
              <w:r w:rsidRPr="00257251">
                <w:t>Susmitha Palacherla</w:t>
              </w:r>
            </w:ins>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4" w:name="_Toc434743870"/>
      <w:r w:rsidRPr="002431EB">
        <w:br w:type="page"/>
      </w:r>
      <w:bookmarkEnd w:id="14"/>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6E018C"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91973376" w:history="1">
            <w:r w:rsidR="006E018C" w:rsidRPr="00C93FD2">
              <w:rPr>
                <w:rStyle w:val="Hyperlink"/>
                <w:noProof/>
              </w:rPr>
              <w:t>1.</w:t>
            </w:r>
            <w:r w:rsidR="006E018C">
              <w:rPr>
                <w:rFonts w:asciiTheme="minorHAnsi" w:eastAsiaTheme="minorEastAsia" w:hAnsiTheme="minorHAnsi" w:cstheme="minorBidi"/>
                <w:noProof/>
              </w:rPr>
              <w:tab/>
            </w:r>
            <w:r w:rsidR="006E018C" w:rsidRPr="00C93FD2">
              <w:rPr>
                <w:rStyle w:val="Hyperlink"/>
                <w:noProof/>
              </w:rPr>
              <w:t>Overview</w:t>
            </w:r>
            <w:r w:rsidR="006E018C">
              <w:rPr>
                <w:noProof/>
                <w:webHidden/>
              </w:rPr>
              <w:tab/>
            </w:r>
            <w:r w:rsidR="006E018C">
              <w:rPr>
                <w:noProof/>
                <w:webHidden/>
              </w:rPr>
              <w:fldChar w:fldCharType="begin"/>
            </w:r>
            <w:r w:rsidR="006E018C">
              <w:rPr>
                <w:noProof/>
                <w:webHidden/>
              </w:rPr>
              <w:instrText xml:space="preserve"> PAGEREF _Toc391973376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9651B4">
          <w:pPr>
            <w:pStyle w:val="TOC2"/>
            <w:tabs>
              <w:tab w:val="left" w:pos="880"/>
              <w:tab w:val="right" w:leader="dot" w:pos="9350"/>
            </w:tabs>
            <w:rPr>
              <w:noProof/>
              <w:lang w:eastAsia="en-US"/>
            </w:rPr>
          </w:pPr>
          <w:hyperlink w:anchor="_Toc391973377" w:history="1">
            <w:r w:rsidR="006E018C" w:rsidRPr="00C93FD2">
              <w:rPr>
                <w:rStyle w:val="Hyperlink"/>
                <w:rFonts w:ascii="Calibri" w:hAnsi="Calibri"/>
                <w:noProof/>
              </w:rPr>
              <w:t>1.1</w:t>
            </w:r>
            <w:r w:rsidR="006E018C">
              <w:rPr>
                <w:noProof/>
                <w:lang w:eastAsia="en-US"/>
              </w:rPr>
              <w:tab/>
            </w:r>
            <w:r w:rsidR="006E018C" w:rsidRPr="00C93FD2">
              <w:rPr>
                <w:rStyle w:val="Hyperlink"/>
                <w:rFonts w:ascii="Calibri" w:hAnsi="Calibri"/>
                <w:noProof/>
              </w:rPr>
              <w:t>Project Description</w:t>
            </w:r>
            <w:r w:rsidR="006E018C">
              <w:rPr>
                <w:noProof/>
                <w:webHidden/>
              </w:rPr>
              <w:tab/>
            </w:r>
            <w:r w:rsidR="006E018C">
              <w:rPr>
                <w:noProof/>
                <w:webHidden/>
              </w:rPr>
              <w:fldChar w:fldCharType="begin"/>
            </w:r>
            <w:r w:rsidR="006E018C">
              <w:rPr>
                <w:noProof/>
                <w:webHidden/>
              </w:rPr>
              <w:instrText xml:space="preserve"> PAGEREF _Toc391973377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9651B4">
          <w:pPr>
            <w:pStyle w:val="TOC2"/>
            <w:tabs>
              <w:tab w:val="left" w:pos="880"/>
              <w:tab w:val="right" w:leader="dot" w:pos="9350"/>
            </w:tabs>
            <w:rPr>
              <w:noProof/>
              <w:lang w:eastAsia="en-US"/>
            </w:rPr>
          </w:pPr>
          <w:hyperlink w:anchor="_Toc391973378" w:history="1">
            <w:r w:rsidR="006E018C" w:rsidRPr="00C93FD2">
              <w:rPr>
                <w:rStyle w:val="Hyperlink"/>
                <w:rFonts w:ascii="Calibri" w:hAnsi="Calibri"/>
                <w:noProof/>
              </w:rPr>
              <w:t>1.2</w:t>
            </w:r>
            <w:r w:rsidR="006E018C">
              <w:rPr>
                <w:noProof/>
                <w:lang w:eastAsia="en-US"/>
              </w:rPr>
              <w:tab/>
            </w:r>
            <w:r w:rsidR="006E018C" w:rsidRPr="00C93FD2">
              <w:rPr>
                <w:rStyle w:val="Hyperlink"/>
                <w:rFonts w:ascii="Calibri" w:hAnsi="Calibri"/>
                <w:noProof/>
              </w:rPr>
              <w:t>Document Scope</w:t>
            </w:r>
            <w:r w:rsidR="006E018C">
              <w:rPr>
                <w:noProof/>
                <w:webHidden/>
              </w:rPr>
              <w:tab/>
            </w:r>
            <w:r w:rsidR="006E018C">
              <w:rPr>
                <w:noProof/>
                <w:webHidden/>
              </w:rPr>
              <w:fldChar w:fldCharType="begin"/>
            </w:r>
            <w:r w:rsidR="006E018C">
              <w:rPr>
                <w:noProof/>
                <w:webHidden/>
              </w:rPr>
              <w:instrText xml:space="preserve"> PAGEREF _Toc391973378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9651B4">
          <w:pPr>
            <w:pStyle w:val="TOC2"/>
            <w:tabs>
              <w:tab w:val="left" w:pos="880"/>
              <w:tab w:val="right" w:leader="dot" w:pos="9350"/>
            </w:tabs>
            <w:rPr>
              <w:noProof/>
              <w:lang w:eastAsia="en-US"/>
            </w:rPr>
          </w:pPr>
          <w:hyperlink w:anchor="_Toc391973379" w:history="1">
            <w:r w:rsidR="006E018C" w:rsidRPr="00C93FD2">
              <w:rPr>
                <w:rStyle w:val="Hyperlink"/>
                <w:rFonts w:ascii="Calibri" w:hAnsi="Calibri"/>
                <w:noProof/>
              </w:rPr>
              <w:t>1.3</w:t>
            </w:r>
            <w:r w:rsidR="006E018C">
              <w:rPr>
                <w:noProof/>
                <w:lang w:eastAsia="en-US"/>
              </w:rPr>
              <w:tab/>
            </w:r>
            <w:r w:rsidR="006E018C" w:rsidRPr="00C93FD2">
              <w:rPr>
                <w:rStyle w:val="Hyperlink"/>
                <w:rFonts w:ascii="Calibri" w:hAnsi="Calibri"/>
                <w:noProof/>
              </w:rPr>
              <w:t>Source File</w:t>
            </w:r>
            <w:r w:rsidR="006E018C">
              <w:rPr>
                <w:noProof/>
                <w:webHidden/>
              </w:rPr>
              <w:tab/>
            </w:r>
            <w:r w:rsidR="006E018C">
              <w:rPr>
                <w:noProof/>
                <w:webHidden/>
              </w:rPr>
              <w:fldChar w:fldCharType="begin"/>
            </w:r>
            <w:r w:rsidR="006E018C">
              <w:rPr>
                <w:noProof/>
                <w:webHidden/>
              </w:rPr>
              <w:instrText xml:space="preserve"> PAGEREF _Toc391973379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9651B4">
          <w:pPr>
            <w:pStyle w:val="TOC2"/>
            <w:tabs>
              <w:tab w:val="left" w:pos="880"/>
              <w:tab w:val="right" w:leader="dot" w:pos="9350"/>
            </w:tabs>
            <w:rPr>
              <w:noProof/>
              <w:lang w:eastAsia="en-US"/>
            </w:rPr>
          </w:pPr>
          <w:hyperlink w:anchor="_Toc391973380" w:history="1">
            <w:r w:rsidR="006E018C" w:rsidRPr="00C93FD2">
              <w:rPr>
                <w:rStyle w:val="Hyperlink"/>
                <w:rFonts w:ascii="Calibri" w:hAnsi="Calibri"/>
                <w:noProof/>
              </w:rPr>
              <w:t>1.4</w:t>
            </w:r>
            <w:r w:rsidR="006E018C">
              <w:rPr>
                <w:noProof/>
                <w:lang w:eastAsia="en-US"/>
              </w:rPr>
              <w:tab/>
            </w:r>
            <w:r w:rsidR="006E018C" w:rsidRPr="00C93FD2">
              <w:rPr>
                <w:rStyle w:val="Hyperlink"/>
                <w:rFonts w:ascii="Calibri" w:hAnsi="Calibri"/>
                <w:noProof/>
              </w:rPr>
              <w:t>Module List</w:t>
            </w:r>
            <w:r w:rsidR="006E018C">
              <w:rPr>
                <w:noProof/>
                <w:webHidden/>
              </w:rPr>
              <w:tab/>
            </w:r>
            <w:r w:rsidR="006E018C">
              <w:rPr>
                <w:noProof/>
                <w:webHidden/>
              </w:rPr>
              <w:fldChar w:fldCharType="begin"/>
            </w:r>
            <w:r w:rsidR="006E018C">
              <w:rPr>
                <w:noProof/>
                <w:webHidden/>
              </w:rPr>
              <w:instrText xml:space="preserve"> PAGEREF _Toc391973380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9651B4">
          <w:pPr>
            <w:pStyle w:val="TOC2"/>
            <w:tabs>
              <w:tab w:val="left" w:pos="880"/>
              <w:tab w:val="right" w:leader="dot" w:pos="9350"/>
            </w:tabs>
            <w:rPr>
              <w:noProof/>
              <w:lang w:eastAsia="en-US"/>
            </w:rPr>
          </w:pPr>
          <w:hyperlink w:anchor="_Toc391973381" w:history="1">
            <w:r w:rsidR="006E018C" w:rsidRPr="00C93FD2">
              <w:rPr>
                <w:rStyle w:val="Hyperlink"/>
                <w:rFonts w:ascii="Calibri" w:hAnsi="Calibri"/>
                <w:noProof/>
              </w:rPr>
              <w:t>1.5</w:t>
            </w:r>
            <w:r w:rsidR="006E018C">
              <w:rPr>
                <w:noProof/>
                <w:lang w:eastAsia="en-US"/>
              </w:rPr>
              <w:tab/>
            </w:r>
            <w:r w:rsidR="006E018C" w:rsidRPr="00C93FD2">
              <w:rPr>
                <w:rStyle w:val="Hyperlink"/>
                <w:rFonts w:ascii="Calibri" w:hAnsi="Calibri"/>
                <w:noProof/>
              </w:rPr>
              <w:t>Software and Hardware Interfaces</w:t>
            </w:r>
            <w:r w:rsidR="006E018C">
              <w:rPr>
                <w:noProof/>
                <w:webHidden/>
              </w:rPr>
              <w:tab/>
            </w:r>
            <w:r w:rsidR="006E018C">
              <w:rPr>
                <w:noProof/>
                <w:webHidden/>
              </w:rPr>
              <w:fldChar w:fldCharType="begin"/>
            </w:r>
            <w:r w:rsidR="006E018C">
              <w:rPr>
                <w:noProof/>
                <w:webHidden/>
              </w:rPr>
              <w:instrText xml:space="preserve"> PAGEREF _Toc391973381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9651B4">
          <w:pPr>
            <w:pStyle w:val="TOC3"/>
            <w:tabs>
              <w:tab w:val="left" w:pos="1320"/>
              <w:tab w:val="right" w:leader="dot" w:pos="9350"/>
            </w:tabs>
            <w:rPr>
              <w:noProof/>
              <w:lang w:eastAsia="en-US"/>
            </w:rPr>
          </w:pPr>
          <w:hyperlink w:anchor="_Toc391973382" w:history="1">
            <w:r w:rsidR="006E018C" w:rsidRPr="00C93FD2">
              <w:rPr>
                <w:rStyle w:val="Hyperlink"/>
                <w:noProof/>
              </w:rPr>
              <w:t>1.5.1</w:t>
            </w:r>
            <w:r w:rsidR="006E018C">
              <w:rPr>
                <w:noProof/>
                <w:lang w:eastAsia="en-US"/>
              </w:rPr>
              <w:tab/>
            </w:r>
            <w:r w:rsidR="006E018C" w:rsidRPr="00C93FD2">
              <w:rPr>
                <w:rStyle w:val="Hyperlink"/>
                <w:noProof/>
              </w:rPr>
              <w:t>Software</w:t>
            </w:r>
            <w:r w:rsidR="006E018C">
              <w:rPr>
                <w:noProof/>
                <w:webHidden/>
              </w:rPr>
              <w:tab/>
            </w:r>
            <w:r w:rsidR="006E018C">
              <w:rPr>
                <w:noProof/>
                <w:webHidden/>
              </w:rPr>
              <w:fldChar w:fldCharType="begin"/>
            </w:r>
            <w:r w:rsidR="006E018C">
              <w:rPr>
                <w:noProof/>
                <w:webHidden/>
              </w:rPr>
              <w:instrText xml:space="preserve"> PAGEREF _Toc391973382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9651B4">
          <w:pPr>
            <w:pStyle w:val="TOC3"/>
            <w:tabs>
              <w:tab w:val="left" w:pos="1320"/>
              <w:tab w:val="right" w:leader="dot" w:pos="9350"/>
            </w:tabs>
            <w:rPr>
              <w:noProof/>
              <w:lang w:eastAsia="en-US"/>
            </w:rPr>
          </w:pPr>
          <w:hyperlink w:anchor="_Toc391973383" w:history="1">
            <w:r w:rsidR="006E018C" w:rsidRPr="00C93FD2">
              <w:rPr>
                <w:rStyle w:val="Hyperlink"/>
                <w:noProof/>
              </w:rPr>
              <w:t>1.5.2</w:t>
            </w:r>
            <w:r w:rsidR="006E018C">
              <w:rPr>
                <w:noProof/>
                <w:lang w:eastAsia="en-US"/>
              </w:rPr>
              <w:tab/>
            </w:r>
            <w:r w:rsidR="006E018C" w:rsidRPr="00C93FD2">
              <w:rPr>
                <w:rStyle w:val="Hyperlink"/>
                <w:noProof/>
              </w:rPr>
              <w:t>Hardware</w:t>
            </w:r>
            <w:r w:rsidR="006E018C">
              <w:rPr>
                <w:noProof/>
                <w:webHidden/>
              </w:rPr>
              <w:tab/>
            </w:r>
            <w:r w:rsidR="006E018C">
              <w:rPr>
                <w:noProof/>
                <w:webHidden/>
              </w:rPr>
              <w:fldChar w:fldCharType="begin"/>
            </w:r>
            <w:r w:rsidR="006E018C">
              <w:rPr>
                <w:noProof/>
                <w:webHidden/>
              </w:rPr>
              <w:instrText xml:space="preserve"> PAGEREF _Toc391973383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9651B4">
          <w:pPr>
            <w:pStyle w:val="TOC2"/>
            <w:tabs>
              <w:tab w:val="left" w:pos="880"/>
              <w:tab w:val="right" w:leader="dot" w:pos="9350"/>
            </w:tabs>
            <w:rPr>
              <w:noProof/>
              <w:lang w:eastAsia="en-US"/>
            </w:rPr>
          </w:pPr>
          <w:hyperlink w:anchor="_Toc391973384" w:history="1">
            <w:r w:rsidR="006E018C" w:rsidRPr="00C93FD2">
              <w:rPr>
                <w:rStyle w:val="Hyperlink"/>
                <w:rFonts w:ascii="Calibri" w:hAnsi="Calibri"/>
                <w:noProof/>
              </w:rPr>
              <w:t>1.6</w:t>
            </w:r>
            <w:r w:rsidR="006E018C">
              <w:rPr>
                <w:noProof/>
                <w:lang w:eastAsia="en-US"/>
              </w:rPr>
              <w:tab/>
            </w:r>
            <w:r w:rsidR="006E018C" w:rsidRPr="00C93FD2">
              <w:rPr>
                <w:rStyle w:val="Hyperlink"/>
                <w:rFonts w:ascii="Calibri" w:hAnsi="Calibri"/>
                <w:noProof/>
              </w:rPr>
              <w:t>Users</w:t>
            </w:r>
            <w:r w:rsidR="006E018C">
              <w:rPr>
                <w:noProof/>
                <w:webHidden/>
              </w:rPr>
              <w:tab/>
            </w:r>
            <w:r w:rsidR="006E018C">
              <w:rPr>
                <w:noProof/>
                <w:webHidden/>
              </w:rPr>
              <w:fldChar w:fldCharType="begin"/>
            </w:r>
            <w:r w:rsidR="006E018C">
              <w:rPr>
                <w:noProof/>
                <w:webHidden/>
              </w:rPr>
              <w:instrText xml:space="preserve"> PAGEREF _Toc391973384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9651B4">
          <w:pPr>
            <w:pStyle w:val="TOC1"/>
            <w:tabs>
              <w:tab w:val="left" w:pos="440"/>
              <w:tab w:val="right" w:leader="dot" w:pos="9350"/>
            </w:tabs>
            <w:rPr>
              <w:rFonts w:asciiTheme="minorHAnsi" w:eastAsiaTheme="minorEastAsia" w:hAnsiTheme="minorHAnsi" w:cstheme="minorBidi"/>
              <w:noProof/>
            </w:rPr>
          </w:pPr>
          <w:hyperlink w:anchor="_Toc391973385" w:history="1">
            <w:r w:rsidR="006E018C" w:rsidRPr="00C93FD2">
              <w:rPr>
                <w:rStyle w:val="Hyperlink"/>
                <w:noProof/>
              </w:rPr>
              <w:t>2.</w:t>
            </w:r>
            <w:r w:rsidR="006E018C">
              <w:rPr>
                <w:rFonts w:asciiTheme="minorHAnsi" w:eastAsiaTheme="minorEastAsia" w:hAnsiTheme="minorHAnsi" w:cstheme="minorBidi"/>
                <w:noProof/>
              </w:rPr>
              <w:tab/>
            </w:r>
            <w:r w:rsidR="006E018C" w:rsidRPr="00C93FD2">
              <w:rPr>
                <w:rStyle w:val="Hyperlink"/>
                <w:noProof/>
              </w:rPr>
              <w:t>Details</w:t>
            </w:r>
            <w:r w:rsidR="006E018C">
              <w:rPr>
                <w:noProof/>
                <w:webHidden/>
              </w:rPr>
              <w:tab/>
            </w:r>
            <w:r w:rsidR="006E018C">
              <w:rPr>
                <w:noProof/>
                <w:webHidden/>
              </w:rPr>
              <w:fldChar w:fldCharType="begin"/>
            </w:r>
            <w:r w:rsidR="006E018C">
              <w:rPr>
                <w:noProof/>
                <w:webHidden/>
              </w:rPr>
              <w:instrText xml:space="preserve"> PAGEREF _Toc391973385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9651B4">
          <w:pPr>
            <w:pStyle w:val="TOC2"/>
            <w:tabs>
              <w:tab w:val="left" w:pos="880"/>
              <w:tab w:val="right" w:leader="dot" w:pos="9350"/>
            </w:tabs>
            <w:rPr>
              <w:noProof/>
              <w:lang w:eastAsia="en-US"/>
            </w:rPr>
          </w:pPr>
          <w:hyperlink w:anchor="_Toc391973388" w:history="1">
            <w:r w:rsidR="006E018C" w:rsidRPr="00C93FD2">
              <w:rPr>
                <w:rStyle w:val="Hyperlink"/>
                <w:rFonts w:ascii="Calibri" w:hAnsi="Calibri"/>
                <w:noProof/>
              </w:rPr>
              <w:t>2.1</w:t>
            </w:r>
            <w:r w:rsidR="006E018C">
              <w:rPr>
                <w:noProof/>
                <w:lang w:eastAsia="en-US"/>
              </w:rPr>
              <w:tab/>
            </w:r>
            <w:r w:rsidR="006E018C" w:rsidRPr="00C93FD2">
              <w:rPr>
                <w:rStyle w:val="Hyperlink"/>
                <w:rFonts w:ascii="Calibri" w:hAnsi="Calibri"/>
                <w:noProof/>
              </w:rPr>
              <w:t>Source Files</w:t>
            </w:r>
            <w:r w:rsidR="006E018C">
              <w:rPr>
                <w:noProof/>
                <w:webHidden/>
              </w:rPr>
              <w:tab/>
            </w:r>
            <w:r w:rsidR="006E018C">
              <w:rPr>
                <w:noProof/>
                <w:webHidden/>
              </w:rPr>
              <w:fldChar w:fldCharType="begin"/>
            </w:r>
            <w:r w:rsidR="006E018C">
              <w:rPr>
                <w:noProof/>
                <w:webHidden/>
              </w:rPr>
              <w:instrText xml:space="preserve"> PAGEREF _Toc391973388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9651B4">
          <w:pPr>
            <w:pStyle w:val="TOC3"/>
            <w:tabs>
              <w:tab w:val="left" w:pos="1320"/>
              <w:tab w:val="right" w:leader="dot" w:pos="9350"/>
            </w:tabs>
            <w:rPr>
              <w:noProof/>
              <w:lang w:eastAsia="en-US"/>
            </w:rPr>
          </w:pPr>
          <w:hyperlink w:anchor="_Toc391973389" w:history="1">
            <w:r w:rsidR="006E018C" w:rsidRPr="00C93FD2">
              <w:rPr>
                <w:rStyle w:val="Hyperlink"/>
                <w:rFonts w:ascii="Calibri" w:hAnsi="Calibri"/>
                <w:noProof/>
              </w:rPr>
              <w:t>2.1.1</w:t>
            </w:r>
            <w:r w:rsidR="006E018C">
              <w:rPr>
                <w:noProof/>
                <w:lang w:eastAsia="en-US"/>
              </w:rPr>
              <w:tab/>
            </w:r>
            <w:r w:rsidR="006E018C" w:rsidRPr="00C93FD2">
              <w:rPr>
                <w:rStyle w:val="Hyperlink"/>
                <w:rFonts w:cs="Segoe UI"/>
                <w:noProof/>
              </w:rPr>
              <w:t>eCL_IQS_Scorecard_yyyymmdd.csv.zip.encrypt</w:t>
            </w:r>
            <w:r w:rsidR="006E018C">
              <w:rPr>
                <w:noProof/>
                <w:webHidden/>
              </w:rPr>
              <w:tab/>
            </w:r>
            <w:r w:rsidR="006E018C">
              <w:rPr>
                <w:noProof/>
                <w:webHidden/>
              </w:rPr>
              <w:fldChar w:fldCharType="begin"/>
            </w:r>
            <w:r w:rsidR="006E018C">
              <w:rPr>
                <w:noProof/>
                <w:webHidden/>
              </w:rPr>
              <w:instrText xml:space="preserve"> PAGEREF _Toc391973389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9651B4">
          <w:pPr>
            <w:pStyle w:val="TOC2"/>
            <w:tabs>
              <w:tab w:val="left" w:pos="880"/>
              <w:tab w:val="right" w:leader="dot" w:pos="9350"/>
            </w:tabs>
            <w:rPr>
              <w:noProof/>
              <w:lang w:eastAsia="en-US"/>
            </w:rPr>
          </w:pPr>
          <w:hyperlink w:anchor="_Toc391973390" w:history="1">
            <w:r w:rsidR="006E018C" w:rsidRPr="00C93FD2">
              <w:rPr>
                <w:rStyle w:val="Hyperlink"/>
                <w:rFonts w:ascii="Calibri" w:hAnsi="Calibri"/>
                <w:noProof/>
              </w:rPr>
              <w:t>2.2</w:t>
            </w:r>
            <w:r w:rsidR="006E018C">
              <w:rPr>
                <w:noProof/>
                <w:lang w:eastAsia="en-US"/>
              </w:rPr>
              <w:tab/>
            </w:r>
            <w:r w:rsidR="006E018C" w:rsidRPr="00C93FD2">
              <w:rPr>
                <w:rStyle w:val="Hyperlink"/>
                <w:rFonts w:ascii="Calibri" w:hAnsi="Calibri"/>
                <w:noProof/>
              </w:rPr>
              <w:t>Module Details</w:t>
            </w:r>
            <w:r w:rsidR="006E018C">
              <w:rPr>
                <w:noProof/>
                <w:webHidden/>
              </w:rPr>
              <w:tab/>
            </w:r>
            <w:r w:rsidR="006E018C">
              <w:rPr>
                <w:noProof/>
                <w:webHidden/>
              </w:rPr>
              <w:fldChar w:fldCharType="begin"/>
            </w:r>
            <w:r w:rsidR="006E018C">
              <w:rPr>
                <w:noProof/>
                <w:webHidden/>
              </w:rPr>
              <w:instrText xml:space="preserve"> PAGEREF _Toc391973390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9651B4">
          <w:pPr>
            <w:pStyle w:val="TOC3"/>
            <w:tabs>
              <w:tab w:val="left" w:pos="1320"/>
              <w:tab w:val="right" w:leader="dot" w:pos="9350"/>
            </w:tabs>
            <w:rPr>
              <w:noProof/>
              <w:lang w:eastAsia="en-US"/>
            </w:rPr>
          </w:pPr>
          <w:hyperlink w:anchor="_Toc391973391" w:history="1">
            <w:r w:rsidR="006E018C" w:rsidRPr="00C93FD2">
              <w:rPr>
                <w:rStyle w:val="Hyperlink"/>
                <w:rFonts w:ascii="Calibri" w:hAnsi="Calibri"/>
                <w:noProof/>
              </w:rPr>
              <w:t>2.2.1</w:t>
            </w:r>
            <w:r w:rsidR="006E018C">
              <w:rPr>
                <w:noProof/>
                <w:lang w:eastAsia="en-US"/>
              </w:rPr>
              <w:tab/>
            </w:r>
            <w:r w:rsidR="006E018C" w:rsidRPr="00C93FD2">
              <w:rPr>
                <w:rStyle w:val="Hyperlink"/>
                <w:rFonts w:ascii="Calibri" w:hAnsi="Calibri"/>
                <w:noProof/>
              </w:rPr>
              <w:t>SQL agent job</w:t>
            </w:r>
            <w:r w:rsidR="006E018C">
              <w:rPr>
                <w:noProof/>
                <w:webHidden/>
              </w:rPr>
              <w:tab/>
            </w:r>
            <w:r w:rsidR="006E018C">
              <w:rPr>
                <w:noProof/>
                <w:webHidden/>
              </w:rPr>
              <w:fldChar w:fldCharType="begin"/>
            </w:r>
            <w:r w:rsidR="006E018C">
              <w:rPr>
                <w:noProof/>
                <w:webHidden/>
              </w:rPr>
              <w:instrText xml:space="preserve"> PAGEREF _Toc391973391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9651B4">
          <w:pPr>
            <w:pStyle w:val="TOC3"/>
            <w:tabs>
              <w:tab w:val="left" w:pos="1320"/>
              <w:tab w:val="right" w:leader="dot" w:pos="9350"/>
            </w:tabs>
            <w:rPr>
              <w:noProof/>
              <w:lang w:eastAsia="en-US"/>
            </w:rPr>
          </w:pPr>
          <w:hyperlink w:anchor="_Toc391973392" w:history="1">
            <w:r w:rsidR="006E018C" w:rsidRPr="00C93FD2">
              <w:rPr>
                <w:rStyle w:val="Hyperlink"/>
                <w:rFonts w:ascii="Calibri" w:hAnsi="Calibri"/>
                <w:noProof/>
              </w:rPr>
              <w:t>2.2.2</w:t>
            </w:r>
            <w:r w:rsidR="006E018C">
              <w:rPr>
                <w:noProof/>
                <w:lang w:eastAsia="en-US"/>
              </w:rPr>
              <w:tab/>
            </w:r>
            <w:r w:rsidR="006E018C" w:rsidRPr="00C93FD2">
              <w:rPr>
                <w:rStyle w:val="Hyperlink"/>
                <w:rFonts w:ascii="Calibri" w:hAnsi="Calibri"/>
                <w:noProof/>
              </w:rPr>
              <w:t>SSIS Package</w:t>
            </w:r>
            <w:r w:rsidR="006E018C">
              <w:rPr>
                <w:noProof/>
                <w:webHidden/>
              </w:rPr>
              <w:tab/>
            </w:r>
            <w:r w:rsidR="006E018C">
              <w:rPr>
                <w:noProof/>
                <w:webHidden/>
              </w:rPr>
              <w:fldChar w:fldCharType="begin"/>
            </w:r>
            <w:r w:rsidR="006E018C">
              <w:rPr>
                <w:noProof/>
                <w:webHidden/>
              </w:rPr>
              <w:instrText xml:space="preserve"> PAGEREF _Toc391973392 \h </w:instrText>
            </w:r>
            <w:r w:rsidR="006E018C">
              <w:rPr>
                <w:noProof/>
                <w:webHidden/>
              </w:rPr>
            </w:r>
            <w:r w:rsidR="006E018C">
              <w:rPr>
                <w:noProof/>
                <w:webHidden/>
              </w:rPr>
              <w:fldChar w:fldCharType="separate"/>
            </w:r>
            <w:r w:rsidR="006E018C">
              <w:rPr>
                <w:noProof/>
                <w:webHidden/>
              </w:rPr>
              <w:t>6</w:t>
            </w:r>
            <w:r w:rsidR="006E018C">
              <w:rPr>
                <w:noProof/>
                <w:webHidden/>
              </w:rPr>
              <w:fldChar w:fldCharType="end"/>
            </w:r>
          </w:hyperlink>
        </w:p>
        <w:p w:rsidR="006E018C" w:rsidRDefault="009651B4">
          <w:pPr>
            <w:pStyle w:val="TOC3"/>
            <w:tabs>
              <w:tab w:val="left" w:pos="1320"/>
              <w:tab w:val="right" w:leader="dot" w:pos="9350"/>
            </w:tabs>
            <w:rPr>
              <w:noProof/>
              <w:lang w:eastAsia="en-US"/>
            </w:rPr>
          </w:pPr>
          <w:hyperlink w:anchor="_Toc391973393" w:history="1">
            <w:r w:rsidR="006E018C" w:rsidRPr="00C93FD2">
              <w:rPr>
                <w:rStyle w:val="Hyperlink"/>
                <w:rFonts w:ascii="Calibri" w:hAnsi="Calibri"/>
                <w:noProof/>
              </w:rPr>
              <w:t>2.2.3</w:t>
            </w:r>
            <w:r w:rsidR="006E018C">
              <w:rPr>
                <w:noProof/>
                <w:lang w:eastAsia="en-US"/>
              </w:rPr>
              <w:tab/>
            </w:r>
            <w:r w:rsidR="006E018C" w:rsidRPr="00C93FD2">
              <w:rPr>
                <w:rStyle w:val="Hyperlink"/>
                <w:rFonts w:ascii="Calibri" w:hAnsi="Calibri"/>
                <w:noProof/>
              </w:rPr>
              <w:t>Tables</w:t>
            </w:r>
            <w:r w:rsidR="006E018C">
              <w:rPr>
                <w:noProof/>
                <w:webHidden/>
              </w:rPr>
              <w:tab/>
            </w:r>
            <w:r w:rsidR="006E018C">
              <w:rPr>
                <w:noProof/>
                <w:webHidden/>
              </w:rPr>
              <w:fldChar w:fldCharType="begin"/>
            </w:r>
            <w:r w:rsidR="006E018C">
              <w:rPr>
                <w:noProof/>
                <w:webHidden/>
              </w:rPr>
              <w:instrText xml:space="preserve"> PAGEREF _Toc391973393 \h </w:instrText>
            </w:r>
            <w:r w:rsidR="006E018C">
              <w:rPr>
                <w:noProof/>
                <w:webHidden/>
              </w:rPr>
            </w:r>
            <w:r w:rsidR="006E018C">
              <w:rPr>
                <w:noProof/>
                <w:webHidden/>
              </w:rPr>
              <w:fldChar w:fldCharType="separate"/>
            </w:r>
            <w:r w:rsidR="006E018C">
              <w:rPr>
                <w:noProof/>
                <w:webHidden/>
              </w:rPr>
              <w:t>49</w:t>
            </w:r>
            <w:r w:rsidR="006E018C">
              <w:rPr>
                <w:noProof/>
                <w:webHidden/>
              </w:rPr>
              <w:fldChar w:fldCharType="end"/>
            </w:r>
          </w:hyperlink>
        </w:p>
        <w:p w:rsidR="006E018C" w:rsidRDefault="009651B4">
          <w:pPr>
            <w:pStyle w:val="TOC3"/>
            <w:tabs>
              <w:tab w:val="left" w:pos="1320"/>
              <w:tab w:val="right" w:leader="dot" w:pos="9350"/>
            </w:tabs>
            <w:rPr>
              <w:noProof/>
              <w:lang w:eastAsia="en-US"/>
            </w:rPr>
          </w:pPr>
          <w:hyperlink w:anchor="_Toc391973394" w:history="1">
            <w:r w:rsidR="006E018C" w:rsidRPr="00C93FD2">
              <w:rPr>
                <w:rStyle w:val="Hyperlink"/>
                <w:rFonts w:ascii="Calibri" w:hAnsi="Calibri"/>
                <w:noProof/>
              </w:rPr>
              <w:t>2.2.4</w:t>
            </w:r>
            <w:r w:rsidR="006E018C">
              <w:rPr>
                <w:noProof/>
                <w:lang w:eastAsia="en-US"/>
              </w:rPr>
              <w:tab/>
            </w:r>
            <w:r w:rsidR="006E018C" w:rsidRPr="00C93FD2">
              <w:rPr>
                <w:rStyle w:val="Hyperlink"/>
                <w:rFonts w:ascii="Calibri" w:hAnsi="Calibri"/>
                <w:noProof/>
              </w:rPr>
              <w:t>Procedures</w:t>
            </w:r>
            <w:r w:rsidR="006E018C">
              <w:rPr>
                <w:noProof/>
                <w:webHidden/>
              </w:rPr>
              <w:tab/>
            </w:r>
            <w:r w:rsidR="006E018C">
              <w:rPr>
                <w:noProof/>
                <w:webHidden/>
              </w:rPr>
              <w:fldChar w:fldCharType="begin"/>
            </w:r>
            <w:r w:rsidR="006E018C">
              <w:rPr>
                <w:noProof/>
                <w:webHidden/>
              </w:rPr>
              <w:instrText xml:space="preserve"> PAGEREF _Toc391973394 \h </w:instrText>
            </w:r>
            <w:r w:rsidR="006E018C">
              <w:rPr>
                <w:noProof/>
                <w:webHidden/>
              </w:rPr>
            </w:r>
            <w:r w:rsidR="006E018C">
              <w:rPr>
                <w:noProof/>
                <w:webHidden/>
              </w:rPr>
              <w:fldChar w:fldCharType="separate"/>
            </w:r>
            <w:r w:rsidR="006E018C">
              <w:rPr>
                <w:noProof/>
                <w:webHidden/>
              </w:rPr>
              <w:t>50</w:t>
            </w:r>
            <w:r w:rsidR="006E018C">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15" w:name="_Toc391973376"/>
      <w:r w:rsidRPr="0027630C">
        <w:rPr>
          <w:color w:val="auto"/>
        </w:rPr>
        <w:lastRenderedPageBreak/>
        <w:t>Overview</w:t>
      </w:r>
      <w:bookmarkEnd w:id="15"/>
    </w:p>
    <w:p w:rsidR="00A47122" w:rsidRPr="0027630C" w:rsidRDefault="009D1884" w:rsidP="00481F6E">
      <w:pPr>
        <w:pStyle w:val="Heading2"/>
        <w:rPr>
          <w:rFonts w:ascii="Calibri" w:hAnsi="Calibri" w:cs="Times New Roman"/>
          <w:color w:val="auto"/>
          <w:sz w:val="22"/>
          <w:szCs w:val="22"/>
        </w:rPr>
      </w:pPr>
      <w:bookmarkStart w:id="16" w:name="_Toc391973377"/>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6"/>
    </w:p>
    <w:p w:rsidR="001B4454" w:rsidRPr="00736BF7" w:rsidRDefault="00495C0E" w:rsidP="001B4454">
      <w:pPr>
        <w:rPr>
          <w:rFonts w:asciiTheme="minorHAnsi" w:hAnsiTheme="minorHAnsi"/>
        </w:rPr>
      </w:pPr>
      <w:r>
        <w:rPr>
          <w:rFonts w:asciiTheme="minorHAnsi" w:hAnsiTheme="minorHAnsi" w:cs="Segoe UI"/>
          <w:color w:val="000000" w:themeColor="text1"/>
        </w:rPr>
        <w:t>Qua</w:t>
      </w:r>
      <w:r w:rsidR="00EB062B">
        <w:rPr>
          <w:rFonts w:asciiTheme="minorHAnsi" w:hAnsiTheme="minorHAnsi" w:cs="Segoe UI"/>
          <w:color w:val="000000" w:themeColor="text1"/>
        </w:rPr>
        <w:t>lity is an important metric that contributes to a CCO CSR’s overall Performance. Quality monitoring can be performed internally by Vangent/GDIT staff or external evaluators using an internal application like Lime Survey or Verint Quality Monitoring tools.  Irrespective of the source system in which the Quality evaluations are created, the records are fed into the eCoaching database with an overall classification of opportunity or Reinforcement.  Once entered into the eCoaching database Reinforcements are simply acknowledged by CSRs and their Supervisors while Opportunities trigger a Coaching and a Coaching workflow is initiated.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17" w:name="_Toc391973378"/>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7"/>
    </w:p>
    <w:p w:rsidR="00A47122" w:rsidRPr="00736BF7"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736BF7">
        <w:rPr>
          <w:rFonts w:asciiTheme="minorHAnsi" w:hAnsiTheme="minorHAnsi" w:cs="Segoe UI"/>
          <w:color w:val="000000" w:themeColor="text1"/>
        </w:rPr>
        <w:t xml:space="preserve">This document describes the </w:t>
      </w:r>
      <w:r w:rsidR="001B4454" w:rsidRPr="00736BF7">
        <w:rPr>
          <w:rFonts w:asciiTheme="minorHAnsi" w:hAnsiTheme="minorHAnsi" w:cs="Segoe UI"/>
          <w:color w:val="000000" w:themeColor="text1"/>
        </w:rPr>
        <w:t xml:space="preserve">load of the </w:t>
      </w:r>
      <w:r w:rsidR="00EB062B">
        <w:rPr>
          <w:rFonts w:asciiTheme="minorHAnsi" w:hAnsiTheme="minorHAnsi" w:cs="Segoe UI"/>
          <w:color w:val="000000" w:themeColor="text1"/>
        </w:rPr>
        <w:t>Quality feed sourced from all of the source systems in use at the time. Quality evaluations from all sources are consolidated into the IQS system from which a daily feed is generated for loading into the Coaching database.</w:t>
      </w:r>
      <w:r w:rsidR="001B4454" w:rsidRPr="00736BF7">
        <w:rPr>
          <w:rFonts w:asciiTheme="minorHAnsi" w:hAnsiTheme="minorHAnsi" w:cs="Segoe UI"/>
          <w:color w:val="000000" w:themeColor="text1"/>
        </w:rPr>
        <w:t xml:space="preserve"> </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18" w:name="_Toc391973379"/>
      <w:r w:rsidRPr="0027630C">
        <w:rPr>
          <w:rFonts w:ascii="Calibri" w:hAnsi="Calibri" w:cs="Times New Roman"/>
          <w:color w:val="auto"/>
          <w:sz w:val="22"/>
          <w:szCs w:val="22"/>
        </w:rPr>
        <w:t>Source File</w:t>
      </w:r>
      <w:bookmarkEnd w:id="18"/>
    </w:p>
    <w:p w:rsidR="0053330A" w:rsidRPr="00026536" w:rsidRDefault="00EB062B" w:rsidP="00E26DA9">
      <w:pPr>
        <w:spacing w:after="0"/>
        <w:rPr>
          <w:rFonts w:asciiTheme="minorHAnsi" w:hAnsiTheme="minorHAnsi" w:cs="Segoe UI"/>
          <w:color w:val="000000" w:themeColor="text1"/>
        </w:rPr>
      </w:pPr>
      <w:r>
        <w:rPr>
          <w:rFonts w:asciiTheme="minorHAnsi" w:hAnsiTheme="minorHAnsi" w:cs="Segoe UI"/>
          <w:color w:val="000000" w:themeColor="text1"/>
        </w:rPr>
        <w:t xml:space="preserve">A </w:t>
      </w:r>
      <w:r w:rsidR="00E26DA9">
        <w:rPr>
          <w:rFonts w:asciiTheme="minorHAnsi" w:hAnsiTheme="minorHAnsi" w:cs="Segoe UI"/>
          <w:color w:val="000000" w:themeColor="text1"/>
        </w:rPr>
        <w:t xml:space="preserve">daily file is generated from IQS and staged in an encrypted form on a file share. </w:t>
      </w:r>
    </w:p>
    <w:p w:rsidR="00E26DA9" w:rsidRDefault="0053330A" w:rsidP="00E26DA9">
      <w:pPr>
        <w:spacing w:after="0"/>
        <w:rPr>
          <w:rFonts w:asciiTheme="minorHAnsi" w:hAnsiTheme="minorHAnsi" w:cs="Segoe UI"/>
          <w:color w:val="000000" w:themeColor="text1"/>
        </w:rPr>
      </w:pPr>
      <w:r w:rsidRPr="00026536">
        <w:rPr>
          <w:rFonts w:asciiTheme="minorHAnsi" w:hAnsiTheme="minorHAnsi" w:cs="Segoe UI"/>
          <w:color w:val="000000" w:themeColor="text1"/>
        </w:rPr>
        <w:t xml:space="preserve">Files have a naming convention </w:t>
      </w:r>
      <w:r w:rsidR="00E26DA9" w:rsidRPr="00E26DA9">
        <w:rPr>
          <w:rFonts w:asciiTheme="minorHAnsi" w:hAnsiTheme="minorHAnsi" w:cs="Segoe UI"/>
          <w:color w:val="000000" w:themeColor="text1"/>
        </w:rPr>
        <w:t>eCL_IQS_Scorecard_</w:t>
      </w:r>
      <w:r w:rsidR="00E26DA9">
        <w:rPr>
          <w:rFonts w:asciiTheme="minorHAnsi" w:hAnsiTheme="minorHAnsi" w:cs="Segoe UI"/>
          <w:color w:val="000000" w:themeColor="text1"/>
        </w:rPr>
        <w:t>yyyymmdd</w:t>
      </w:r>
      <w:r w:rsidR="00E26DA9" w:rsidRPr="00E26DA9">
        <w:rPr>
          <w:rFonts w:asciiTheme="minorHAnsi" w:hAnsiTheme="minorHAnsi" w:cs="Segoe UI"/>
          <w:color w:val="000000" w:themeColor="text1"/>
        </w:rPr>
        <w:t>.csv.zip.encrypt</w:t>
      </w:r>
      <w:r w:rsidR="004B6E5C">
        <w:rPr>
          <w:rFonts w:asciiTheme="minorHAnsi" w:hAnsiTheme="minorHAnsi" w:cs="Segoe UI"/>
          <w:color w:val="000000" w:themeColor="text1"/>
        </w:rPr>
        <w:t xml:space="preserve"> (prod) or Test_</w:t>
      </w:r>
      <w:r w:rsidR="004B6E5C" w:rsidRPr="00E26DA9">
        <w:rPr>
          <w:rFonts w:asciiTheme="minorHAnsi" w:hAnsiTheme="minorHAnsi" w:cs="Segoe UI"/>
          <w:color w:val="000000" w:themeColor="text1"/>
        </w:rPr>
        <w:t>eCL_IQS_Scorecard_</w:t>
      </w:r>
      <w:r w:rsidR="004B6E5C">
        <w:rPr>
          <w:rFonts w:asciiTheme="minorHAnsi" w:hAnsiTheme="minorHAnsi" w:cs="Segoe UI"/>
          <w:color w:val="000000" w:themeColor="text1"/>
        </w:rPr>
        <w:t>yyyymmdd</w:t>
      </w:r>
      <w:r w:rsidR="004B6E5C" w:rsidRPr="00E26DA9">
        <w:rPr>
          <w:rFonts w:asciiTheme="minorHAnsi" w:hAnsiTheme="minorHAnsi" w:cs="Segoe UI"/>
          <w:color w:val="000000" w:themeColor="text1"/>
        </w:rPr>
        <w:t>.csv.zip.encrypt</w:t>
      </w:r>
      <w:r w:rsidR="004B6E5C">
        <w:rPr>
          <w:rFonts w:asciiTheme="minorHAnsi" w:hAnsiTheme="minorHAnsi" w:cs="Segoe UI"/>
          <w:color w:val="000000" w:themeColor="text1"/>
        </w:rPr>
        <w:t xml:space="preserve"> (Test)</w:t>
      </w:r>
    </w:p>
    <w:p w:rsidR="0053330A" w:rsidRDefault="00E26DA9" w:rsidP="00E26DA9">
      <w:pPr>
        <w:spacing w:after="0"/>
      </w:pPr>
      <w:r>
        <w:rPr>
          <w:rFonts w:asciiTheme="minorHAnsi" w:hAnsiTheme="minorHAnsi" w:cs="Segoe UI"/>
          <w:color w:val="000000" w:themeColor="text1"/>
        </w:rPr>
        <w:t>and</w:t>
      </w:r>
      <w:r w:rsidR="0053330A" w:rsidRPr="00026536">
        <w:rPr>
          <w:rFonts w:asciiTheme="minorHAnsi" w:hAnsiTheme="minorHAnsi" w:cs="Segoe UI"/>
          <w:color w:val="000000" w:themeColor="text1"/>
        </w:rPr>
        <w:t xml:space="preserve"> staged at</w:t>
      </w:r>
      <w:r w:rsidR="0053330A">
        <w:rPr>
          <w:rFonts w:ascii="Verdana" w:hAnsi="Verdana" w:cs="Segoe UI"/>
          <w:color w:val="000000" w:themeColor="text1"/>
          <w:sz w:val="20"/>
          <w:szCs w:val="20"/>
        </w:rPr>
        <w:t xml:space="preserve"> </w:t>
      </w:r>
      <w:hyperlink r:id="rId9" w:history="1">
        <w:r w:rsidR="00A97EC1" w:rsidRPr="00652025">
          <w:rPr>
            <w:rStyle w:val="Hyperlink"/>
          </w:rPr>
          <w:t>\\vrivscors01\BCC Scorecards\Coaching\Apps\Encryption\Encrypt_out\</w:t>
        </w:r>
      </w:hyperlink>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19" w:name="_Toc391973380"/>
      <w:r w:rsidRPr="0027630C">
        <w:rPr>
          <w:rFonts w:ascii="Calibri" w:hAnsi="Calibri" w:cs="Times New Roman"/>
          <w:color w:val="auto"/>
          <w:sz w:val="22"/>
          <w:szCs w:val="22"/>
        </w:rPr>
        <w:t>Module List</w:t>
      </w:r>
      <w:bookmarkEnd w:id="19"/>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20" w:name="_Toc391973381"/>
      <w:r w:rsidRPr="0027630C">
        <w:rPr>
          <w:rFonts w:ascii="Calibri" w:hAnsi="Calibri" w:cs="Times New Roman"/>
          <w:color w:val="auto"/>
          <w:sz w:val="22"/>
          <w:szCs w:val="22"/>
        </w:rPr>
        <w:t>Software and Hardware Interfaces</w:t>
      </w:r>
      <w:bookmarkEnd w:id="20"/>
    </w:p>
    <w:p w:rsidR="009D1884" w:rsidRPr="0027630C" w:rsidRDefault="009D1884" w:rsidP="0027630C">
      <w:pPr>
        <w:pStyle w:val="Heading3"/>
        <w:rPr>
          <w:color w:val="auto"/>
        </w:rPr>
      </w:pPr>
      <w:bookmarkStart w:id="21" w:name="_Toc391973382"/>
      <w:r w:rsidRPr="0027630C">
        <w:rPr>
          <w:color w:val="auto"/>
        </w:rPr>
        <w:t>Software</w:t>
      </w:r>
      <w:bookmarkEnd w:id="21"/>
    </w:p>
    <w:p w:rsidR="001377E4" w:rsidRPr="00257251" w:rsidRDefault="001377E4" w:rsidP="001377E4">
      <w:pPr>
        <w:pStyle w:val="ListParagraph"/>
        <w:widowControl w:val="0"/>
        <w:numPr>
          <w:ilvl w:val="0"/>
          <w:numId w:val="3"/>
        </w:numPr>
        <w:autoSpaceDE w:val="0"/>
        <w:autoSpaceDN w:val="0"/>
        <w:adjustRightInd w:val="0"/>
        <w:spacing w:after="0" w:line="240" w:lineRule="auto"/>
        <w:rPr>
          <w:ins w:id="22" w:author="Palacherla, Susmitha C (NONUS)" w:date="2017-08-14T17:07:00Z"/>
          <w:rFonts w:ascii="Times New Roman" w:hAnsi="Times New Roman"/>
          <w:color w:val="000000" w:themeColor="text1"/>
          <w:sz w:val="20"/>
          <w:szCs w:val="20"/>
        </w:rPr>
      </w:pPr>
      <w:ins w:id="23" w:author="Palacherla, Susmitha C (NONUS)" w:date="2017-08-14T17:07:00Z">
        <w:r w:rsidRPr="00257251">
          <w:rPr>
            <w:rFonts w:ascii="Times New Roman" w:hAnsi="Times New Roman"/>
            <w:color w:val="000000" w:themeColor="text1"/>
            <w:sz w:val="20"/>
            <w:szCs w:val="20"/>
          </w:rPr>
          <w:t>SQL Server 20</w:t>
        </w:r>
        <w:r>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ins>
    </w:p>
    <w:p w:rsidR="009D1884" w:rsidDel="001377E4" w:rsidRDefault="009D1884" w:rsidP="0076086A">
      <w:pPr>
        <w:pStyle w:val="ListParagraph"/>
        <w:widowControl w:val="0"/>
        <w:numPr>
          <w:ilvl w:val="0"/>
          <w:numId w:val="3"/>
        </w:numPr>
        <w:autoSpaceDE w:val="0"/>
        <w:autoSpaceDN w:val="0"/>
        <w:adjustRightInd w:val="0"/>
        <w:spacing w:after="0" w:line="240" w:lineRule="auto"/>
        <w:rPr>
          <w:del w:id="24" w:author="Palacherla, Susmitha C (NONUS)" w:date="2017-08-14T17:07:00Z"/>
          <w:rFonts w:ascii="Verdana" w:hAnsi="Verdana" w:cs="Segoe UI"/>
          <w:color w:val="000000" w:themeColor="text1"/>
          <w:sz w:val="20"/>
          <w:szCs w:val="20"/>
        </w:rPr>
        <w:pPrChange w:id="25" w:author="Palacherla, Susmitha C (NONUS)" w:date="2017-08-14T17:07:00Z">
          <w:pPr>
            <w:pStyle w:val="ListParagraph"/>
            <w:widowControl w:val="0"/>
            <w:numPr>
              <w:numId w:val="3"/>
            </w:numPr>
            <w:autoSpaceDE w:val="0"/>
            <w:autoSpaceDN w:val="0"/>
            <w:adjustRightInd w:val="0"/>
            <w:spacing w:after="0" w:line="240" w:lineRule="auto"/>
            <w:ind w:left="1584" w:hanging="360"/>
          </w:pPr>
        </w:pPrChange>
      </w:pPr>
      <w:del w:id="26" w:author="Palacherla, Susmitha C (NONUS)" w:date="2017-08-14T17:07:00Z">
        <w:r w:rsidRPr="001377E4" w:rsidDel="001377E4">
          <w:rPr>
            <w:rFonts w:ascii="Verdana" w:hAnsi="Verdana" w:cs="Segoe UI"/>
            <w:color w:val="000000" w:themeColor="text1"/>
            <w:sz w:val="20"/>
            <w:szCs w:val="20"/>
            <w:rPrChange w:id="27" w:author="Palacherla, Susmitha C (NONUS)" w:date="2017-08-14T17:07:00Z">
              <w:rPr>
                <w:rFonts w:ascii="Verdana" w:hAnsi="Verdana" w:cs="Segoe UI"/>
                <w:color w:val="000000" w:themeColor="text1"/>
                <w:sz w:val="20"/>
                <w:szCs w:val="20"/>
              </w:rPr>
            </w:rPrChange>
          </w:rPr>
          <w:delText>SQL Server 2008 R2 SP1 Suite</w:delText>
        </w:r>
      </w:del>
    </w:p>
    <w:p w:rsidR="00E26DA9" w:rsidRPr="001377E4" w:rsidRDefault="00E26DA9" w:rsidP="0076086A">
      <w:pPr>
        <w:pStyle w:val="ListParagraph"/>
        <w:widowControl w:val="0"/>
        <w:numPr>
          <w:ilvl w:val="0"/>
          <w:numId w:val="3"/>
        </w:numPr>
        <w:autoSpaceDE w:val="0"/>
        <w:autoSpaceDN w:val="0"/>
        <w:adjustRightInd w:val="0"/>
        <w:spacing w:after="0" w:line="240" w:lineRule="auto"/>
        <w:rPr>
          <w:rFonts w:ascii="Verdana" w:hAnsi="Verdana" w:cs="Segoe UI"/>
          <w:color w:val="000000" w:themeColor="text1"/>
          <w:sz w:val="20"/>
          <w:szCs w:val="20"/>
          <w:rPrChange w:id="28" w:author="Palacherla, Susmitha C (NONUS)" w:date="2017-08-14T17:07:00Z">
            <w:rPr>
              <w:rFonts w:ascii="Verdana" w:hAnsi="Verdana" w:cs="Segoe UI"/>
              <w:color w:val="000000" w:themeColor="text1"/>
              <w:sz w:val="20"/>
              <w:szCs w:val="20"/>
            </w:rPr>
          </w:rPrChange>
        </w:rPr>
        <w:pPrChange w:id="29" w:author="Palacherla, Susmitha C (NONUS)" w:date="2017-08-14T17:07:00Z">
          <w:pPr>
            <w:pStyle w:val="ListParagraph"/>
            <w:widowControl w:val="0"/>
            <w:numPr>
              <w:numId w:val="3"/>
            </w:numPr>
            <w:autoSpaceDE w:val="0"/>
            <w:autoSpaceDN w:val="0"/>
            <w:adjustRightInd w:val="0"/>
            <w:spacing w:after="0" w:line="240" w:lineRule="auto"/>
            <w:ind w:left="1584" w:hanging="360"/>
          </w:pPr>
        </w:pPrChange>
      </w:pPr>
      <w:r w:rsidRPr="001377E4">
        <w:rPr>
          <w:rFonts w:ascii="Verdana" w:hAnsi="Verdana" w:cs="Segoe UI"/>
          <w:color w:val="000000" w:themeColor="text1"/>
          <w:sz w:val="20"/>
          <w:szCs w:val="20"/>
          <w:rPrChange w:id="30" w:author="Palacherla, Susmitha C (NONUS)" w:date="2017-08-14T17:07:00Z">
            <w:rPr>
              <w:rFonts w:ascii="Verdana" w:hAnsi="Verdana" w:cs="Segoe UI"/>
              <w:color w:val="000000" w:themeColor="text1"/>
              <w:sz w:val="20"/>
              <w:szCs w:val="20"/>
            </w:rPr>
          </w:rPrChange>
        </w:rPr>
        <w:t>Encryption/Decryption utility</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31" w:name="_Toc391973383"/>
      <w:r w:rsidRPr="0027630C">
        <w:rPr>
          <w:color w:val="auto"/>
        </w:rPr>
        <w:lastRenderedPageBreak/>
        <w:t>Hardware</w:t>
      </w:r>
      <w:bookmarkEnd w:id="31"/>
    </w:p>
    <w:p w:rsidR="001377E4" w:rsidRPr="00810310" w:rsidRDefault="001377E4" w:rsidP="001377E4">
      <w:pPr>
        <w:pStyle w:val="ListParagraph"/>
        <w:widowControl w:val="0"/>
        <w:numPr>
          <w:ilvl w:val="0"/>
          <w:numId w:val="4"/>
        </w:numPr>
        <w:autoSpaceDE w:val="0"/>
        <w:autoSpaceDN w:val="0"/>
        <w:adjustRightInd w:val="0"/>
        <w:spacing w:after="0" w:line="240" w:lineRule="auto"/>
        <w:rPr>
          <w:ins w:id="32" w:author="Palacherla, Susmitha C (NONUS)" w:date="2017-08-14T17:07:00Z"/>
          <w:rFonts w:ascii="Times New Roman" w:hAnsi="Times New Roman"/>
          <w:color w:val="000000" w:themeColor="text1"/>
          <w:sz w:val="20"/>
          <w:szCs w:val="20"/>
        </w:rPr>
      </w:pPr>
      <w:ins w:id="33" w:author="Palacherla, Susmitha C (NONUS)" w:date="2017-08-14T17:07:00Z">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ins>
    </w:p>
    <w:p w:rsidR="001377E4" w:rsidRPr="00257251" w:rsidRDefault="001377E4" w:rsidP="001377E4">
      <w:pPr>
        <w:pStyle w:val="ListParagraph"/>
        <w:widowControl w:val="0"/>
        <w:numPr>
          <w:ilvl w:val="0"/>
          <w:numId w:val="4"/>
        </w:numPr>
        <w:autoSpaceDE w:val="0"/>
        <w:autoSpaceDN w:val="0"/>
        <w:adjustRightInd w:val="0"/>
        <w:spacing w:after="0" w:line="240" w:lineRule="auto"/>
        <w:rPr>
          <w:ins w:id="34" w:author="Palacherla, Susmitha C (NONUS)" w:date="2017-08-14T17:07:00Z"/>
          <w:rFonts w:ascii="Times New Roman" w:hAnsi="Times New Roman"/>
          <w:color w:val="000000" w:themeColor="text1"/>
          <w:sz w:val="20"/>
          <w:szCs w:val="20"/>
        </w:rPr>
      </w:pPr>
      <w:ins w:id="35" w:author="Palacherla, Susmitha C (NONUS)" w:date="2017-08-14T17:07:00Z">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ins>
    </w:p>
    <w:p w:rsidR="001377E4" w:rsidRDefault="001377E4" w:rsidP="001377E4">
      <w:pPr>
        <w:pStyle w:val="ListParagraph"/>
        <w:widowControl w:val="0"/>
        <w:numPr>
          <w:ilvl w:val="0"/>
          <w:numId w:val="4"/>
        </w:numPr>
        <w:autoSpaceDE w:val="0"/>
        <w:autoSpaceDN w:val="0"/>
        <w:adjustRightInd w:val="0"/>
        <w:spacing w:after="0" w:line="240" w:lineRule="auto"/>
        <w:rPr>
          <w:ins w:id="36" w:author="Palacherla, Susmitha C (NONUS)" w:date="2017-08-14T17:07:00Z"/>
          <w:rFonts w:ascii="Times New Roman" w:hAnsi="Times New Roman"/>
          <w:color w:val="000000" w:themeColor="text1"/>
          <w:sz w:val="20"/>
          <w:szCs w:val="20"/>
        </w:rPr>
      </w:pPr>
      <w:ins w:id="37" w:author="Palacherla, Susmitha C (NONUS)" w:date="2017-08-14T17:07:00Z">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ins>
    </w:p>
    <w:p w:rsidR="001377E4" w:rsidRDefault="001377E4" w:rsidP="001377E4">
      <w:pPr>
        <w:pStyle w:val="ListParagraph"/>
        <w:widowControl w:val="0"/>
        <w:numPr>
          <w:ilvl w:val="0"/>
          <w:numId w:val="4"/>
        </w:numPr>
        <w:autoSpaceDE w:val="0"/>
        <w:autoSpaceDN w:val="0"/>
        <w:adjustRightInd w:val="0"/>
        <w:spacing w:after="0" w:line="240" w:lineRule="auto"/>
        <w:rPr>
          <w:ins w:id="38" w:author="Palacherla, Susmitha C (NONUS)" w:date="2017-08-14T17:07:00Z"/>
          <w:rFonts w:ascii="Times New Roman" w:hAnsi="Times New Roman"/>
          <w:color w:val="000000" w:themeColor="text1"/>
          <w:sz w:val="20"/>
          <w:szCs w:val="20"/>
        </w:rPr>
      </w:pPr>
      <w:ins w:id="39" w:author="Palacherla, Susmitha C (NONUS)" w:date="2017-08-14T17:07:00Z">
        <w:r>
          <w:rPr>
            <w:rFonts w:ascii="Arial" w:hAnsi="Arial" w:cs="Arial"/>
            <w:color w:val="000000"/>
            <w:sz w:val="20"/>
            <w:szCs w:val="20"/>
          </w:rPr>
          <w:fldChar w:fldCharType="begin"/>
        </w:r>
        <w:r>
          <w:rPr>
            <w:rFonts w:ascii="Arial" w:hAnsi="Arial" w:cs="Arial"/>
            <w:color w:val="000000"/>
            <w:sz w:val="20"/>
            <w:szCs w:val="20"/>
          </w:rPr>
          <w:instrText xml:space="preserve"> HYPERLINK "file:///\\\\F3420-ECLDBD01\\data\\" </w:instrText>
        </w:r>
        <w:r>
          <w:rPr>
            <w:rFonts w:ascii="Arial" w:hAnsi="Arial" w:cs="Arial"/>
            <w:color w:val="000000"/>
            <w:sz w:val="20"/>
            <w:szCs w:val="20"/>
          </w:rPr>
          <w:fldChar w:fldCharType="separate"/>
        </w:r>
        <w:r>
          <w:rPr>
            <w:rStyle w:val="Hyperlink"/>
            <w:rFonts w:ascii="Arial" w:hAnsi="Arial" w:cs="Arial"/>
            <w:sz w:val="20"/>
            <w:szCs w:val="20"/>
          </w:rPr>
          <w:t>\\F3420-ECLDBD01\data\</w:t>
        </w:r>
        <w:r>
          <w:rPr>
            <w:rFonts w:ascii="Arial" w:hAnsi="Arial" w:cs="Arial"/>
            <w:color w:val="000000"/>
            <w:sz w:val="20"/>
            <w:szCs w:val="20"/>
          </w:rPr>
          <w:fldChar w:fldCharType="end"/>
        </w:r>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Dev File staging share</w:t>
        </w:r>
      </w:ins>
    </w:p>
    <w:p w:rsidR="001377E4" w:rsidRPr="00257251" w:rsidRDefault="001377E4" w:rsidP="001377E4">
      <w:pPr>
        <w:pStyle w:val="ListParagraph"/>
        <w:widowControl w:val="0"/>
        <w:numPr>
          <w:ilvl w:val="0"/>
          <w:numId w:val="4"/>
        </w:numPr>
        <w:autoSpaceDE w:val="0"/>
        <w:autoSpaceDN w:val="0"/>
        <w:adjustRightInd w:val="0"/>
        <w:spacing w:after="0" w:line="240" w:lineRule="auto"/>
        <w:rPr>
          <w:ins w:id="40" w:author="Palacherla, Susmitha C (NONUS)" w:date="2017-08-14T17:07:00Z"/>
          <w:rFonts w:ascii="Times New Roman" w:hAnsi="Times New Roman"/>
          <w:color w:val="000000" w:themeColor="text1"/>
          <w:sz w:val="20"/>
          <w:szCs w:val="20"/>
        </w:rPr>
      </w:pPr>
      <w:ins w:id="41" w:author="Palacherla, Susmitha C (NONUS)" w:date="2017-08-14T17:07:00Z">
        <w:r>
          <w:rPr>
            <w:rFonts w:ascii="Arial" w:hAnsi="Arial" w:cs="Arial"/>
            <w:color w:val="000000"/>
            <w:sz w:val="20"/>
            <w:szCs w:val="20"/>
          </w:rPr>
          <w:fldChar w:fldCharType="begin"/>
        </w:r>
        <w:r>
          <w:rPr>
            <w:rFonts w:ascii="Arial" w:hAnsi="Arial" w:cs="Arial"/>
            <w:color w:val="000000"/>
            <w:sz w:val="20"/>
            <w:szCs w:val="20"/>
          </w:rPr>
          <w:instrText xml:space="preserve"> HYPERLINK "file:///\\\\F3420-ECLDBT01\\data\\" </w:instrText>
        </w:r>
        <w:r>
          <w:rPr>
            <w:rFonts w:ascii="Arial" w:hAnsi="Arial" w:cs="Arial"/>
            <w:color w:val="000000"/>
            <w:sz w:val="20"/>
            <w:szCs w:val="20"/>
          </w:rPr>
          <w:fldChar w:fldCharType="separate"/>
        </w:r>
        <w:r>
          <w:rPr>
            <w:rStyle w:val="Hyperlink"/>
            <w:rFonts w:ascii="Arial" w:hAnsi="Arial" w:cs="Arial"/>
            <w:sz w:val="20"/>
            <w:szCs w:val="20"/>
          </w:rPr>
          <w:t>\\F3420-ECLDBT01\data\</w:t>
        </w:r>
        <w:r>
          <w:rPr>
            <w:rFonts w:ascii="Arial" w:hAnsi="Arial" w:cs="Arial"/>
            <w:color w:val="000000"/>
            <w:sz w:val="20"/>
            <w:szCs w:val="20"/>
          </w:rPr>
          <w:fldChar w:fldCharType="end"/>
        </w:r>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Test</w:t>
        </w:r>
        <w:r w:rsidRPr="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File staging share</w:t>
        </w:r>
        <w:r w:rsidRPr="00257251" w:rsidDel="00810310">
          <w:rPr>
            <w:rFonts w:ascii="Times New Roman" w:hAnsi="Times New Roman"/>
            <w:color w:val="000000" w:themeColor="text1"/>
            <w:sz w:val="20"/>
            <w:szCs w:val="20"/>
          </w:rPr>
          <w:t xml:space="preserve"> </w:t>
        </w:r>
      </w:ins>
    </w:p>
    <w:p w:rsidR="001377E4" w:rsidRPr="00257251" w:rsidRDefault="001377E4" w:rsidP="001377E4">
      <w:pPr>
        <w:pStyle w:val="ListParagraph"/>
        <w:widowControl w:val="0"/>
        <w:numPr>
          <w:ilvl w:val="0"/>
          <w:numId w:val="4"/>
        </w:numPr>
        <w:autoSpaceDE w:val="0"/>
        <w:autoSpaceDN w:val="0"/>
        <w:adjustRightInd w:val="0"/>
        <w:spacing w:after="0" w:line="240" w:lineRule="auto"/>
        <w:rPr>
          <w:ins w:id="42" w:author="Palacherla, Susmitha C (NONUS)" w:date="2017-08-14T17:07:00Z"/>
          <w:rFonts w:ascii="Times New Roman" w:hAnsi="Times New Roman"/>
          <w:color w:val="000000" w:themeColor="text1"/>
          <w:sz w:val="20"/>
          <w:szCs w:val="20"/>
        </w:rPr>
      </w:pPr>
      <w:ins w:id="43" w:author="Palacherla, Susmitha C (NONUS)" w:date="2017-08-14T17:07:00Z">
        <w:r>
          <w:fldChar w:fldCharType="begin"/>
        </w:r>
        <w:r>
          <w:instrText xml:space="preserve"> HYPERLINK "file:///\\\\VRIVSCORS01\\BCC%20Scorecards\\" </w:instrText>
        </w:r>
        <w:r>
          <w:fldChar w:fldCharType="separate"/>
        </w:r>
        <w:r w:rsidRPr="00257251">
          <w:rPr>
            <w:rStyle w:val="Hyperlink"/>
            <w:rFonts w:ascii="Times New Roman" w:hAnsi="Times New Roman"/>
            <w:sz w:val="20"/>
            <w:szCs w:val="20"/>
          </w:rPr>
          <w:t>\\VRIVSCORS01\BCC Scorecards\</w:t>
        </w:r>
        <w:r>
          <w:rPr>
            <w:rStyle w:val="Hyperlink"/>
            <w:rFonts w:ascii="Times New Roman" w:hAnsi="Times New Roman"/>
            <w:sz w:val="20"/>
            <w:szCs w:val="20"/>
          </w:rPr>
          <w:fldChar w:fldCharType="end"/>
        </w:r>
        <w:r w:rsidRPr="00257251">
          <w:rPr>
            <w:rFonts w:ascii="Times New Roman" w:hAnsi="Times New Roman"/>
            <w:color w:val="000000" w:themeColor="text1"/>
            <w:sz w:val="20"/>
            <w:szCs w:val="20"/>
          </w:rPr>
          <w:t xml:space="preserve"> - </w:t>
        </w:r>
        <w:r>
          <w:rPr>
            <w:rFonts w:ascii="Times New Roman" w:hAnsi="Times New Roman"/>
            <w:color w:val="000000" w:themeColor="text1"/>
            <w:sz w:val="20"/>
            <w:szCs w:val="20"/>
          </w:rPr>
          <w:t xml:space="preserve">Prod </w:t>
        </w:r>
        <w:r w:rsidRPr="00257251">
          <w:rPr>
            <w:rFonts w:ascii="Times New Roman" w:hAnsi="Times New Roman"/>
            <w:color w:val="000000" w:themeColor="text1"/>
            <w:sz w:val="20"/>
            <w:szCs w:val="20"/>
          </w:rPr>
          <w:t>File staging share</w:t>
        </w:r>
      </w:ins>
    </w:p>
    <w:p w:rsidR="009D1884" w:rsidRPr="009D1884" w:rsidDel="001377E4" w:rsidRDefault="009D1884" w:rsidP="0076086A">
      <w:pPr>
        <w:pStyle w:val="ListParagraph"/>
        <w:widowControl w:val="0"/>
        <w:numPr>
          <w:ilvl w:val="0"/>
          <w:numId w:val="4"/>
        </w:numPr>
        <w:autoSpaceDE w:val="0"/>
        <w:autoSpaceDN w:val="0"/>
        <w:adjustRightInd w:val="0"/>
        <w:spacing w:after="0" w:line="240" w:lineRule="auto"/>
        <w:rPr>
          <w:del w:id="44" w:author="Palacherla, Susmitha C (NONUS)" w:date="2017-08-14T17:07:00Z"/>
          <w:rFonts w:ascii="Verdana" w:hAnsi="Verdana" w:cs="Segoe UI"/>
          <w:color w:val="000000" w:themeColor="text1"/>
          <w:sz w:val="20"/>
          <w:szCs w:val="20"/>
        </w:rPr>
      </w:pPr>
      <w:del w:id="45" w:author="Palacherla, Susmitha C (NONUS)" w:date="2017-08-14T17:07:00Z">
        <w:r w:rsidRPr="009D1884" w:rsidDel="001377E4">
          <w:rPr>
            <w:rFonts w:ascii="Verdana" w:hAnsi="Verdana" w:cs="Segoe UI"/>
            <w:color w:val="000000" w:themeColor="text1"/>
            <w:sz w:val="20"/>
            <w:szCs w:val="20"/>
          </w:rPr>
          <w:delText>VRIVFSSDBT02\SCORD01,1437 – Dev DB Instance</w:delText>
        </w:r>
      </w:del>
    </w:p>
    <w:p w:rsidR="009D1884" w:rsidRPr="009D1884" w:rsidDel="001377E4" w:rsidRDefault="009D1884" w:rsidP="0076086A">
      <w:pPr>
        <w:pStyle w:val="ListParagraph"/>
        <w:widowControl w:val="0"/>
        <w:numPr>
          <w:ilvl w:val="0"/>
          <w:numId w:val="4"/>
        </w:numPr>
        <w:autoSpaceDE w:val="0"/>
        <w:autoSpaceDN w:val="0"/>
        <w:adjustRightInd w:val="0"/>
        <w:spacing w:after="0" w:line="240" w:lineRule="auto"/>
        <w:rPr>
          <w:del w:id="46" w:author="Palacherla, Susmitha C (NONUS)" w:date="2017-08-14T17:07:00Z"/>
          <w:rFonts w:ascii="Verdana" w:hAnsi="Verdana" w:cs="Segoe UI"/>
          <w:color w:val="000000" w:themeColor="text1"/>
          <w:sz w:val="20"/>
          <w:szCs w:val="20"/>
        </w:rPr>
      </w:pPr>
      <w:del w:id="47" w:author="Palacherla, Susmitha C (NONUS)" w:date="2017-08-14T17:07:00Z">
        <w:r w:rsidRPr="009D1884" w:rsidDel="001377E4">
          <w:rPr>
            <w:rFonts w:ascii="Verdana" w:hAnsi="Verdana" w:cs="Segoe UI"/>
            <w:color w:val="000000" w:themeColor="text1"/>
            <w:sz w:val="20"/>
            <w:szCs w:val="20"/>
          </w:rPr>
          <w:delText>VRIVFSSDBT02\SCORT01,1438 – Test DB Instance</w:delText>
        </w:r>
      </w:del>
    </w:p>
    <w:p w:rsidR="009D1884" w:rsidDel="001377E4" w:rsidRDefault="009D1884" w:rsidP="0076086A">
      <w:pPr>
        <w:pStyle w:val="ListParagraph"/>
        <w:widowControl w:val="0"/>
        <w:numPr>
          <w:ilvl w:val="0"/>
          <w:numId w:val="4"/>
        </w:numPr>
        <w:autoSpaceDE w:val="0"/>
        <w:autoSpaceDN w:val="0"/>
        <w:adjustRightInd w:val="0"/>
        <w:spacing w:after="0" w:line="240" w:lineRule="auto"/>
        <w:rPr>
          <w:del w:id="48" w:author="Palacherla, Susmitha C (NONUS)" w:date="2017-08-14T17:07:00Z"/>
          <w:rFonts w:ascii="Verdana" w:hAnsi="Verdana" w:cs="Segoe UI"/>
          <w:color w:val="000000" w:themeColor="text1"/>
          <w:sz w:val="20"/>
          <w:szCs w:val="20"/>
        </w:rPr>
      </w:pPr>
      <w:del w:id="49" w:author="Palacherla, Susmitha C (NONUS)" w:date="2017-08-14T17:07:00Z">
        <w:r w:rsidRPr="009D1884" w:rsidDel="001377E4">
          <w:rPr>
            <w:rFonts w:ascii="Verdana" w:hAnsi="Verdana" w:cs="Segoe UI"/>
            <w:color w:val="000000" w:themeColor="text1"/>
            <w:sz w:val="20"/>
            <w:szCs w:val="20"/>
          </w:rPr>
          <w:delText>VDENSSDBP07\SCORP01 – Prod DB Instance</w:delText>
        </w:r>
      </w:del>
    </w:p>
    <w:p w:rsidR="009D1884" w:rsidDel="001377E4" w:rsidRDefault="009651B4" w:rsidP="009F2A51">
      <w:pPr>
        <w:pStyle w:val="ListParagraph"/>
        <w:widowControl w:val="0"/>
        <w:numPr>
          <w:ilvl w:val="0"/>
          <w:numId w:val="4"/>
        </w:numPr>
        <w:autoSpaceDE w:val="0"/>
        <w:autoSpaceDN w:val="0"/>
        <w:adjustRightInd w:val="0"/>
        <w:spacing w:after="0" w:line="240" w:lineRule="auto"/>
        <w:rPr>
          <w:del w:id="50" w:author="Palacherla, Susmitha C (NONUS)" w:date="2017-08-14T17:07:00Z"/>
          <w:rFonts w:ascii="Verdana" w:hAnsi="Verdana" w:cs="Segoe UI"/>
          <w:color w:val="000000" w:themeColor="text1"/>
          <w:sz w:val="20"/>
          <w:szCs w:val="20"/>
        </w:rPr>
        <w:pPrChange w:id="51" w:author="Palacherla, Susmitha C (NONUS)" w:date="2017-08-14T17:07:00Z">
          <w:pPr>
            <w:pStyle w:val="ListParagraph"/>
            <w:widowControl w:val="0"/>
            <w:numPr>
              <w:numId w:val="4"/>
            </w:numPr>
            <w:autoSpaceDE w:val="0"/>
            <w:autoSpaceDN w:val="0"/>
            <w:adjustRightInd w:val="0"/>
            <w:spacing w:after="0" w:line="240" w:lineRule="auto"/>
            <w:ind w:left="1584" w:hanging="360"/>
          </w:pPr>
        </w:pPrChange>
      </w:pPr>
      <w:del w:id="52" w:author="Palacherla, Susmitha C (NONUS)" w:date="2017-08-14T17:07:00Z">
        <w:r w:rsidDel="001377E4">
          <w:fldChar w:fldCharType="begin"/>
        </w:r>
        <w:r w:rsidDel="001377E4">
          <w:delInstrText xml:space="preserve"> HYPERLINK "file:///\\\\VRIVSCORS01\\BCC%20Scorecards\\" </w:delInstrText>
        </w:r>
        <w:r w:rsidDel="001377E4">
          <w:fldChar w:fldCharType="separate"/>
        </w:r>
        <w:r w:rsidR="009D1884" w:rsidRPr="001377E4" w:rsidDel="001377E4">
          <w:rPr>
            <w:rStyle w:val="Hyperlink"/>
            <w:rFonts w:ascii="Verdana" w:hAnsi="Verdana" w:cs="Segoe UI"/>
            <w:sz w:val="20"/>
            <w:szCs w:val="20"/>
            <w:rPrChange w:id="53" w:author="Palacherla, Susmitha C (NONUS)" w:date="2017-08-14T17:07:00Z">
              <w:rPr>
                <w:rStyle w:val="Hyperlink"/>
                <w:rFonts w:ascii="Verdana" w:hAnsi="Verdana" w:cs="Segoe UI"/>
                <w:sz w:val="20"/>
                <w:szCs w:val="20"/>
              </w:rPr>
            </w:rPrChange>
          </w:rPr>
          <w:delText>\\VRIVSCORS01\BCC Scorecards\</w:delText>
        </w:r>
        <w:r w:rsidRPr="001377E4" w:rsidDel="001377E4">
          <w:rPr>
            <w:rStyle w:val="Hyperlink"/>
            <w:rFonts w:ascii="Verdana" w:hAnsi="Verdana" w:cs="Segoe UI"/>
            <w:sz w:val="20"/>
            <w:szCs w:val="20"/>
            <w:rPrChange w:id="54" w:author="Palacherla, Susmitha C (NONUS)" w:date="2017-08-14T17:07:00Z">
              <w:rPr>
                <w:rStyle w:val="Hyperlink"/>
                <w:rFonts w:ascii="Verdana" w:hAnsi="Verdana" w:cs="Segoe UI"/>
                <w:sz w:val="20"/>
                <w:szCs w:val="20"/>
              </w:rPr>
            </w:rPrChange>
          </w:rPr>
          <w:fldChar w:fldCharType="end"/>
        </w:r>
        <w:r w:rsidR="009D1884" w:rsidRPr="001377E4" w:rsidDel="001377E4">
          <w:rPr>
            <w:rFonts w:ascii="Verdana" w:hAnsi="Verdana" w:cs="Segoe UI"/>
            <w:color w:val="000000" w:themeColor="text1"/>
            <w:sz w:val="20"/>
            <w:szCs w:val="20"/>
            <w:rPrChange w:id="55" w:author="Palacherla, Susmitha C (NONUS)" w:date="2017-08-14T17:07:00Z">
              <w:rPr>
                <w:rFonts w:ascii="Verdana" w:hAnsi="Verdana" w:cs="Segoe UI"/>
                <w:color w:val="000000" w:themeColor="text1"/>
                <w:sz w:val="20"/>
                <w:szCs w:val="20"/>
              </w:rPr>
            </w:rPrChange>
          </w:rPr>
          <w:delText xml:space="preserve"> - File staging share</w:delText>
        </w:r>
      </w:del>
    </w:p>
    <w:p w:rsidR="009D1884" w:rsidRPr="001377E4" w:rsidDel="001377E4" w:rsidRDefault="009D1884" w:rsidP="009F2A51">
      <w:pPr>
        <w:pStyle w:val="ListParagraph"/>
        <w:widowControl w:val="0"/>
        <w:numPr>
          <w:ilvl w:val="0"/>
          <w:numId w:val="4"/>
        </w:numPr>
        <w:autoSpaceDE w:val="0"/>
        <w:autoSpaceDN w:val="0"/>
        <w:adjustRightInd w:val="0"/>
        <w:spacing w:after="0" w:line="240" w:lineRule="auto"/>
        <w:rPr>
          <w:del w:id="56" w:author="Palacherla, Susmitha C (NONUS)" w:date="2017-08-14T17:07:00Z"/>
          <w:rFonts w:ascii="Arial" w:hAnsi="Arial" w:cs="Arial"/>
          <w:b/>
          <w:sz w:val="24"/>
          <w:szCs w:val="24"/>
          <w:rPrChange w:id="57" w:author="Palacherla, Susmitha C (NONUS)" w:date="2017-08-14T17:07:00Z">
            <w:rPr>
              <w:del w:id="58" w:author="Palacherla, Susmitha C (NONUS)" w:date="2017-08-14T17:07:00Z"/>
              <w:rFonts w:ascii="Arial" w:hAnsi="Arial" w:cs="Arial"/>
              <w:b/>
              <w:sz w:val="24"/>
              <w:szCs w:val="24"/>
            </w:rPr>
          </w:rPrChange>
        </w:rPr>
        <w:pPrChange w:id="59" w:author="Palacherla, Susmitha C (NONUS)" w:date="2017-08-14T17:07:00Z">
          <w:pPr>
            <w:widowControl w:val="0"/>
            <w:autoSpaceDE w:val="0"/>
            <w:autoSpaceDN w:val="0"/>
            <w:adjustRightInd w:val="0"/>
            <w:spacing w:after="0" w:line="240" w:lineRule="auto"/>
          </w:pPr>
        </w:pPrChange>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60" w:name="_Toc391973384"/>
      <w:r w:rsidRPr="0027630C">
        <w:rPr>
          <w:rFonts w:ascii="Calibri" w:hAnsi="Calibri" w:cs="Times New Roman"/>
          <w:color w:val="auto"/>
          <w:sz w:val="22"/>
          <w:szCs w:val="22"/>
        </w:rPr>
        <w:t>Users</w:t>
      </w:r>
      <w:bookmarkEnd w:id="60"/>
      <w:r w:rsidRPr="0027630C">
        <w:rPr>
          <w:rFonts w:ascii="Calibri" w:hAnsi="Calibri" w:cs="Times New Roman"/>
          <w:color w:val="auto"/>
          <w:sz w:val="22"/>
          <w:szCs w:val="22"/>
        </w:rPr>
        <w:t xml:space="preserve"> </w:t>
      </w:r>
    </w:p>
    <w:p w:rsidR="00B41F6B" w:rsidRPr="00026536" w:rsidRDefault="00B41F6B"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 xml:space="preserve">CCO </w:t>
      </w:r>
      <w:r w:rsidR="00651AE3">
        <w:rPr>
          <w:rFonts w:asciiTheme="minorHAnsi" w:hAnsiTheme="minorHAnsi" w:cs="Segoe UI"/>
          <w:color w:val="000000" w:themeColor="text1"/>
        </w:rPr>
        <w:t xml:space="preserve">CSRs, </w:t>
      </w:r>
      <w:r w:rsidRPr="00026536">
        <w:rPr>
          <w:rFonts w:asciiTheme="minorHAnsi" w:hAnsiTheme="minorHAnsi" w:cs="Segoe UI"/>
          <w:color w:val="000000" w:themeColor="text1"/>
        </w:rPr>
        <w:t>Supervisors</w:t>
      </w:r>
      <w:r w:rsidR="00651AE3">
        <w:rPr>
          <w:rFonts w:asciiTheme="minorHAnsi" w:hAnsiTheme="minorHAnsi" w:cs="Segoe UI"/>
          <w:color w:val="000000" w:themeColor="text1"/>
        </w:rPr>
        <w:t>, Managers and support staff.</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6F770C" w:rsidRPr="0027630C" w:rsidRDefault="006F770C" w:rsidP="0076086A">
      <w:pPr>
        <w:pStyle w:val="Heading1"/>
        <w:numPr>
          <w:ilvl w:val="0"/>
          <w:numId w:val="1"/>
        </w:numPr>
        <w:rPr>
          <w:color w:val="auto"/>
        </w:rPr>
      </w:pPr>
      <w:bookmarkStart w:id="61" w:name="_Toc391973385"/>
      <w:r w:rsidRPr="0027630C">
        <w:rPr>
          <w:color w:val="auto"/>
        </w:rPr>
        <w:t>Details</w:t>
      </w:r>
      <w:bookmarkEnd w:id="61"/>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62" w:name="_Toc387654370"/>
      <w:bookmarkStart w:id="63" w:name="_Toc387758815"/>
      <w:bookmarkStart w:id="64" w:name="_Toc387821326"/>
      <w:bookmarkStart w:id="65" w:name="_Toc387821375"/>
      <w:bookmarkStart w:id="66" w:name="_Toc391973386"/>
      <w:bookmarkEnd w:id="62"/>
      <w:bookmarkEnd w:id="63"/>
      <w:bookmarkEnd w:id="64"/>
      <w:bookmarkEnd w:id="65"/>
      <w:bookmarkEnd w:id="66"/>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67" w:name="_Toc387654371"/>
      <w:bookmarkStart w:id="68" w:name="_Toc387758816"/>
      <w:bookmarkStart w:id="69" w:name="_Toc387821327"/>
      <w:bookmarkStart w:id="70" w:name="_Toc387821376"/>
      <w:bookmarkStart w:id="71" w:name="_Toc391973387"/>
      <w:bookmarkEnd w:id="67"/>
      <w:bookmarkEnd w:id="68"/>
      <w:bookmarkEnd w:id="69"/>
      <w:bookmarkEnd w:id="70"/>
      <w:bookmarkEnd w:id="71"/>
    </w:p>
    <w:p w:rsidR="006F770C" w:rsidRPr="0027630C" w:rsidRDefault="006F770C" w:rsidP="0076086A">
      <w:pPr>
        <w:pStyle w:val="Heading2"/>
        <w:numPr>
          <w:ilvl w:val="1"/>
          <w:numId w:val="9"/>
        </w:numPr>
        <w:rPr>
          <w:rFonts w:ascii="Calibri" w:hAnsi="Calibri" w:cs="Times New Roman"/>
          <w:color w:val="auto"/>
          <w:sz w:val="22"/>
          <w:szCs w:val="22"/>
        </w:rPr>
      </w:pPr>
      <w:bookmarkStart w:id="72" w:name="_Toc391973388"/>
      <w:r w:rsidRPr="0027630C">
        <w:rPr>
          <w:rFonts w:ascii="Calibri" w:hAnsi="Calibri" w:cs="Times New Roman"/>
          <w:color w:val="auto"/>
          <w:sz w:val="22"/>
          <w:szCs w:val="22"/>
        </w:rPr>
        <w:t>Source Files</w:t>
      </w:r>
      <w:bookmarkEnd w:id="72"/>
    </w:p>
    <w:p w:rsidR="006F770C" w:rsidRPr="0027630C" w:rsidRDefault="006607CC" w:rsidP="0076086A">
      <w:pPr>
        <w:pStyle w:val="Heading3"/>
        <w:numPr>
          <w:ilvl w:val="2"/>
          <w:numId w:val="9"/>
        </w:numPr>
        <w:rPr>
          <w:rFonts w:ascii="Calibri" w:hAnsi="Calibri" w:cs="Times New Roman"/>
          <w:color w:val="auto"/>
        </w:rPr>
      </w:pPr>
      <w:bookmarkStart w:id="73" w:name="_Toc391973389"/>
      <w:r w:rsidRPr="00E26DA9">
        <w:rPr>
          <w:rFonts w:asciiTheme="minorHAnsi" w:hAnsiTheme="minorHAnsi" w:cs="Segoe UI"/>
          <w:color w:val="000000" w:themeColor="text1"/>
        </w:rPr>
        <w:t>eCL_IQS_Scorecard_</w:t>
      </w:r>
      <w:r>
        <w:rPr>
          <w:rFonts w:asciiTheme="minorHAnsi" w:hAnsiTheme="minorHAnsi" w:cs="Segoe UI"/>
          <w:color w:val="000000" w:themeColor="text1"/>
        </w:rPr>
        <w:t>yyyymmdd</w:t>
      </w:r>
      <w:r w:rsidRPr="00E26DA9">
        <w:rPr>
          <w:rFonts w:asciiTheme="minorHAnsi" w:hAnsiTheme="minorHAnsi" w:cs="Segoe UI"/>
          <w:color w:val="000000" w:themeColor="text1"/>
        </w:rPr>
        <w:t>.csv.zip.encrypt</w:t>
      </w:r>
      <w:bookmarkEnd w:id="73"/>
      <w:r>
        <w:rPr>
          <w:rFonts w:ascii="Calibri" w:hAnsi="Calibri" w:cs="Times New Roman"/>
          <w:color w:val="auto"/>
        </w:rPr>
        <w:t xml:space="preserve"> </w:t>
      </w:r>
    </w:p>
    <w:p w:rsidR="00C74EEA" w:rsidRDefault="00C74EEA" w:rsidP="0076086A">
      <w:pPr>
        <w:pStyle w:val="ListParagraph"/>
        <w:numPr>
          <w:ilvl w:val="0"/>
          <w:numId w:val="5"/>
        </w:numPr>
        <w:autoSpaceDE w:val="0"/>
        <w:autoSpaceDN w:val="0"/>
        <w:adjustRightInd w:val="0"/>
        <w:spacing w:after="0" w:line="240" w:lineRule="auto"/>
      </w:pPr>
      <w:r>
        <w:t xml:space="preserve">Description: </w:t>
      </w:r>
      <w:r w:rsidR="00E64317">
        <w:t xml:space="preserve">A </w:t>
      </w:r>
      <w:r w:rsidR="006607CC">
        <w:t xml:space="preserve">daily </w:t>
      </w:r>
      <w:r w:rsidR="00E64317">
        <w:t xml:space="preserve">file </w:t>
      </w:r>
      <w:r w:rsidR="006607CC">
        <w:t>containing all active evaluations from the previous day is staged on file staging server.</w:t>
      </w:r>
      <w:r w:rsidR="00A97EC1">
        <w:t xml:space="preserve"> This file is loaded into the eCoaching database and depending on whether the evaluation is an opportunity or Reinforcement a Coaching is initiated or simply acknowledged. The source file is in an encrypted form and decrypted during the load process.</w:t>
      </w:r>
    </w:p>
    <w:p w:rsidR="00C74EEA" w:rsidRDefault="00C74EEA" w:rsidP="0076086A">
      <w:pPr>
        <w:pStyle w:val="ListParagraph"/>
        <w:numPr>
          <w:ilvl w:val="0"/>
          <w:numId w:val="5"/>
        </w:numPr>
        <w:autoSpaceDE w:val="0"/>
        <w:autoSpaceDN w:val="0"/>
        <w:adjustRightInd w:val="0"/>
        <w:spacing w:after="0" w:line="240" w:lineRule="auto"/>
      </w:pPr>
      <w:r>
        <w:t>Source s</w:t>
      </w:r>
      <w:r w:rsidR="00E64317">
        <w:t xml:space="preserve">ystem: </w:t>
      </w:r>
      <w:r w:rsidR="00A97EC1">
        <w:t>IQS</w:t>
      </w:r>
    </w:p>
    <w:p w:rsidR="00C74EEA" w:rsidRDefault="00C74EEA" w:rsidP="0076086A">
      <w:pPr>
        <w:pStyle w:val="ListParagraph"/>
        <w:numPr>
          <w:ilvl w:val="0"/>
          <w:numId w:val="5"/>
        </w:numPr>
        <w:autoSpaceDE w:val="0"/>
        <w:autoSpaceDN w:val="0"/>
        <w:adjustRightInd w:val="0"/>
        <w:spacing w:after="0" w:line="240" w:lineRule="auto"/>
      </w:pPr>
      <w:r>
        <w:t>Staging location:</w:t>
      </w:r>
      <w:r w:rsidR="00A97EC1" w:rsidRPr="00A97EC1">
        <w:t xml:space="preserve"> </w:t>
      </w:r>
      <w:hyperlink r:id="rId10" w:history="1">
        <w:r w:rsidR="00A97EC1" w:rsidRPr="00652025">
          <w:rPr>
            <w:rStyle w:val="Hyperlink"/>
          </w:rPr>
          <w:t>\\vrivscors01\BCC Scorecards\Coaching\Apps\Encryption\Encrypt_out\</w:t>
        </w:r>
      </w:hyperlink>
      <w:r>
        <w:t xml:space="preserve"> </w:t>
      </w:r>
    </w:p>
    <w:p w:rsidR="00E64317" w:rsidRDefault="00C74EEA" w:rsidP="0076086A">
      <w:pPr>
        <w:pStyle w:val="ListParagraph"/>
        <w:numPr>
          <w:ilvl w:val="0"/>
          <w:numId w:val="5"/>
        </w:numPr>
        <w:autoSpaceDE w:val="0"/>
        <w:autoSpaceDN w:val="0"/>
        <w:adjustRightInd w:val="0"/>
        <w:spacing w:after="0" w:line="240" w:lineRule="auto"/>
      </w:pPr>
      <w:r>
        <w:t>File name</w:t>
      </w:r>
      <w:r w:rsidR="00E64317" w:rsidRPr="00E64317">
        <w:t xml:space="preserve"> </w:t>
      </w:r>
      <w:r w:rsidR="00E64317">
        <w:t>eCL_</w:t>
      </w:r>
      <w:r w:rsidR="00A97EC1">
        <w:t>IQS</w:t>
      </w:r>
      <w:r w:rsidR="00E64317">
        <w:t>_</w:t>
      </w:r>
      <w:r w:rsidR="00A97EC1">
        <w:t>Scorecard_</w:t>
      </w:r>
      <w:r w:rsidR="00F56A29">
        <w:t>yyyymmdd</w:t>
      </w:r>
      <w:r w:rsidR="00E64317">
        <w:t>.csv</w:t>
      </w:r>
      <w:r w:rsidR="00A97EC1">
        <w:t>.zip.encrypt</w:t>
      </w:r>
      <w:r w:rsidR="00E64317">
        <w:t xml:space="preserve"> </w:t>
      </w:r>
    </w:p>
    <w:p w:rsidR="00C74EEA" w:rsidRDefault="00C74EEA" w:rsidP="0076086A">
      <w:pPr>
        <w:pStyle w:val="ListParagraph"/>
        <w:numPr>
          <w:ilvl w:val="0"/>
          <w:numId w:val="5"/>
        </w:numPr>
        <w:autoSpaceDE w:val="0"/>
        <w:autoSpaceDN w:val="0"/>
        <w:adjustRightInd w:val="0"/>
        <w:spacing w:after="0" w:line="240" w:lineRule="auto"/>
      </w:pPr>
      <w:r>
        <w:t xml:space="preserve">Frequency: </w:t>
      </w:r>
      <w:r w:rsidR="00A97EC1">
        <w:t>Daily</w:t>
      </w:r>
    </w:p>
    <w:p w:rsidR="00C74EEA" w:rsidRDefault="004A6695" w:rsidP="0076086A">
      <w:pPr>
        <w:pStyle w:val="ListParagraph"/>
        <w:numPr>
          <w:ilvl w:val="0"/>
          <w:numId w:val="5"/>
        </w:numPr>
        <w:autoSpaceDE w:val="0"/>
        <w:autoSpaceDN w:val="0"/>
        <w:adjustRightInd w:val="0"/>
        <w:spacing w:after="0" w:line="240" w:lineRule="auto"/>
      </w:pPr>
      <w:r>
        <w:t xml:space="preserve">File arrival time: </w:t>
      </w:r>
      <w:r w:rsidR="00A97EC1">
        <w:t>~4:00 AM EST</w:t>
      </w:r>
    </w:p>
    <w:p w:rsidR="00C74EEA" w:rsidRDefault="00C74EEA" w:rsidP="0076086A">
      <w:pPr>
        <w:pStyle w:val="ListParagraph"/>
        <w:numPr>
          <w:ilvl w:val="0"/>
          <w:numId w:val="5"/>
        </w:numPr>
        <w:autoSpaceDE w:val="0"/>
        <w:autoSpaceDN w:val="0"/>
        <w:adjustRightInd w:val="0"/>
        <w:spacing w:after="0" w:line="240" w:lineRule="auto"/>
      </w:pPr>
      <w:r>
        <w:t xml:space="preserve">Destination Table: </w:t>
      </w:r>
      <w:r w:rsidR="00E64317">
        <w:t>Coaching_Log and Coaching_Log_Reason</w:t>
      </w:r>
    </w:p>
    <w:p w:rsidR="00C74EEA" w:rsidRDefault="00C74EEA" w:rsidP="00C74EEA">
      <w:pPr>
        <w:autoSpaceDE w:val="0"/>
        <w:autoSpaceDN w:val="0"/>
        <w:adjustRightInd w:val="0"/>
        <w:spacing w:after="0" w:line="240" w:lineRule="auto"/>
      </w:pPr>
    </w:p>
    <w:p w:rsidR="007B5133" w:rsidRPr="0027630C" w:rsidRDefault="007B5133" w:rsidP="0076086A">
      <w:pPr>
        <w:pStyle w:val="Heading2"/>
        <w:numPr>
          <w:ilvl w:val="1"/>
          <w:numId w:val="9"/>
        </w:numPr>
        <w:rPr>
          <w:rFonts w:ascii="Calibri" w:hAnsi="Calibri" w:cs="Times New Roman"/>
          <w:color w:val="auto"/>
          <w:sz w:val="22"/>
          <w:szCs w:val="22"/>
        </w:rPr>
      </w:pPr>
      <w:bookmarkStart w:id="74" w:name="_Toc391973390"/>
      <w:r w:rsidRPr="0027630C">
        <w:rPr>
          <w:rFonts w:ascii="Calibri" w:hAnsi="Calibri" w:cs="Times New Roman"/>
          <w:color w:val="auto"/>
          <w:sz w:val="22"/>
          <w:szCs w:val="22"/>
        </w:rPr>
        <w:t>Module Details</w:t>
      </w:r>
      <w:bookmarkEnd w:id="74"/>
    </w:p>
    <w:p w:rsidR="007B5133" w:rsidRPr="0027630C" w:rsidRDefault="007B5133" w:rsidP="0076086A">
      <w:pPr>
        <w:pStyle w:val="Heading3"/>
        <w:numPr>
          <w:ilvl w:val="2"/>
          <w:numId w:val="9"/>
        </w:numPr>
        <w:rPr>
          <w:rFonts w:ascii="Calibri" w:hAnsi="Calibri" w:cs="Times New Roman"/>
          <w:color w:val="auto"/>
        </w:rPr>
      </w:pPr>
      <w:bookmarkStart w:id="75" w:name="_Toc391973391"/>
      <w:r w:rsidRPr="0027630C">
        <w:rPr>
          <w:rFonts w:ascii="Calibri" w:hAnsi="Calibri" w:cs="Times New Roman"/>
          <w:color w:val="auto"/>
        </w:rPr>
        <w:t>SQL agent job</w:t>
      </w:r>
      <w:bookmarkEnd w:id="75"/>
    </w:p>
    <w:p w:rsidR="005C5900" w:rsidRDefault="005C5900" w:rsidP="0076086A">
      <w:pPr>
        <w:pStyle w:val="ListParagraph"/>
        <w:numPr>
          <w:ilvl w:val="0"/>
          <w:numId w:val="5"/>
        </w:numPr>
        <w:autoSpaceDE w:val="0"/>
        <w:autoSpaceDN w:val="0"/>
        <w:adjustRightInd w:val="0"/>
        <w:spacing w:after="0" w:line="240" w:lineRule="auto"/>
      </w:pPr>
      <w:r>
        <w:t xml:space="preserve">Production Instance : </w:t>
      </w:r>
      <w:ins w:id="76" w:author="Palacherla, Susmitha C (NONUS)" w:date="2017-08-14T17:07:00Z">
        <w:r w:rsidR="001377E4">
          <w:rPr>
            <w:rFonts w:ascii="Times New Roman" w:hAnsi="Times New Roman"/>
          </w:rPr>
          <w:t>F3420-ECLDBP01</w:t>
        </w:r>
      </w:ins>
      <w:del w:id="77" w:author="Palacherla, Susmitha C (NONUS)" w:date="2017-08-14T17:07:00Z">
        <w:r w:rsidDel="001377E4">
          <w:delText>VDENSSDBP07\SCORP01</w:delText>
        </w:r>
      </w:del>
    </w:p>
    <w:p w:rsidR="005C5900" w:rsidRP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 xml:space="preserve">Job:  </w:t>
      </w:r>
      <w:r w:rsidR="005F5B80">
        <w:t>CoachingQualityLoad</w:t>
      </w:r>
    </w:p>
    <w:p w:rsidR="005C5900" w:rsidRDefault="005C5900" w:rsidP="001377E4">
      <w:pPr>
        <w:pStyle w:val="ListParagraph"/>
        <w:numPr>
          <w:ilvl w:val="0"/>
          <w:numId w:val="5"/>
        </w:numPr>
        <w:autoSpaceDE w:val="0"/>
        <w:autoSpaceDN w:val="0"/>
        <w:adjustRightInd w:val="0"/>
        <w:spacing w:after="0" w:line="240" w:lineRule="auto"/>
      </w:pPr>
      <w:r>
        <w:t xml:space="preserve">Production </w:t>
      </w:r>
      <w:r w:rsidRPr="005C5900">
        <w:t>Package</w:t>
      </w:r>
      <w:r>
        <w:t>:</w:t>
      </w:r>
      <w:r w:rsidRPr="005C5900">
        <w:t xml:space="preserve"> </w:t>
      </w:r>
      <w:r w:rsidR="009651B4">
        <w:fldChar w:fldCharType="begin"/>
      </w:r>
      <w:r w:rsidR="009651B4">
        <w:instrText xml:space="preserve"> HYPERLINK "file:///\\\\VDENSSDBP07\\scorecard-ssis\\Coaching\\IQS_Coaching.dtsx" </w:instrText>
      </w:r>
      <w:r w:rsidR="009651B4">
        <w:fldChar w:fldCharType="separate"/>
      </w:r>
      <w:ins w:id="78" w:author="Palacherla, Susmitha C (NONUS)" w:date="2017-08-14T17:07:00Z">
        <w:r w:rsidR="001377E4" w:rsidRPr="001377E4">
          <w:rPr>
            <w:rStyle w:val="Hyperlink"/>
          </w:rPr>
          <w:t>\\F3420-ECLDBP01\ssis\Coaching\Packages\</w:t>
        </w:r>
      </w:ins>
      <w:del w:id="79" w:author="Palacherla, Susmitha C (NONUS)" w:date="2017-08-14T17:07:00Z">
        <w:r w:rsidR="00AC4136" w:rsidRPr="00652025" w:rsidDel="001377E4">
          <w:rPr>
            <w:rStyle w:val="Hyperlink"/>
          </w:rPr>
          <w:delText>\\VDENSSDBP07\scorecard-ssis\Coaching\</w:delText>
        </w:r>
      </w:del>
      <w:r w:rsidR="00AC4136" w:rsidRPr="00652025">
        <w:rPr>
          <w:rStyle w:val="Hyperlink"/>
        </w:rPr>
        <w:t>IQS_Coaching.dtsx</w:t>
      </w:r>
      <w:r w:rsidR="009651B4">
        <w:rPr>
          <w:rStyle w:val="Hyperlink"/>
        </w:rPr>
        <w:fldChar w:fldCharType="end"/>
      </w:r>
    </w:p>
    <w:p w:rsidR="00634B03" w:rsidRDefault="00634B03" w:rsidP="0076086A">
      <w:pPr>
        <w:pStyle w:val="ListParagraph"/>
        <w:numPr>
          <w:ilvl w:val="0"/>
          <w:numId w:val="5"/>
        </w:numPr>
        <w:autoSpaceDE w:val="0"/>
        <w:autoSpaceDN w:val="0"/>
        <w:adjustRightInd w:val="0"/>
        <w:spacing w:after="0" w:line="240" w:lineRule="auto"/>
      </w:pPr>
      <w:r>
        <w:t xml:space="preserve">Production Config File: </w:t>
      </w:r>
      <w:r w:rsidRPr="00634B03">
        <w:t>Prod_</w:t>
      </w:r>
      <w:r w:rsidR="00AC4136">
        <w:t>IQS</w:t>
      </w:r>
      <w:r w:rsidR="00141B19">
        <w:t>_Coaching</w:t>
      </w:r>
      <w:r w:rsidRPr="00634B03">
        <w:t>.dtsConfig</w:t>
      </w:r>
    </w:p>
    <w:p w:rsidR="00634B03" w:rsidRDefault="00634B03" w:rsidP="0076086A">
      <w:pPr>
        <w:pStyle w:val="ListParagraph"/>
        <w:numPr>
          <w:ilvl w:val="0"/>
          <w:numId w:val="5"/>
        </w:numPr>
        <w:autoSpaceDE w:val="0"/>
        <w:autoSpaceDN w:val="0"/>
        <w:adjustRightInd w:val="0"/>
        <w:spacing w:after="0" w:line="240" w:lineRule="auto"/>
      </w:pPr>
      <w:r>
        <w:t xml:space="preserve">Owner: </w:t>
      </w:r>
      <w:del w:id="80" w:author="Palacherla, Susmitha C (NONUS)" w:date="2017-08-14T17:07:00Z">
        <w:r w:rsidDel="001377E4">
          <w:delText>jobs_admin</w:delText>
        </w:r>
      </w:del>
      <w:ins w:id="81" w:author="Palacherla, Susmitha C (NONUS)" w:date="2017-08-14T17:07:00Z">
        <w:r w:rsidR="001377E4">
          <w:t>ecljobowner</w:t>
        </w:r>
      </w:ins>
    </w:p>
    <w:p w:rsidR="001377E4" w:rsidRPr="00257251" w:rsidRDefault="00634B03" w:rsidP="001377E4">
      <w:pPr>
        <w:pStyle w:val="ListParagraph"/>
        <w:numPr>
          <w:ilvl w:val="0"/>
          <w:numId w:val="5"/>
        </w:numPr>
        <w:autoSpaceDE w:val="0"/>
        <w:autoSpaceDN w:val="0"/>
        <w:adjustRightInd w:val="0"/>
        <w:spacing w:after="0" w:line="240" w:lineRule="auto"/>
        <w:rPr>
          <w:ins w:id="82" w:author="Palacherla, Susmitha C (NONUS)" w:date="2017-08-14T17:08:00Z"/>
          <w:rFonts w:ascii="Times New Roman" w:hAnsi="Times New Roman"/>
        </w:rPr>
      </w:pPr>
      <w:r>
        <w:t xml:space="preserve">Run As: </w:t>
      </w:r>
      <w:del w:id="83" w:author="Palacherla, Susmitha C (NONUS)" w:date="2017-08-14T17:08:00Z">
        <w:r w:rsidDel="001377E4">
          <w:delText>B</w:delText>
        </w:r>
      </w:del>
      <w:ins w:id="84" w:author="Palacherla, Susmitha C (NONUS)" w:date="2017-08-14T17:08:00Z">
        <w:r w:rsidR="001377E4">
          <w:rPr>
            <w:rFonts w:ascii="Times New Roman" w:hAnsi="Times New Roman"/>
          </w:rPr>
          <w:t>ECLProxy (ECL Credential using application service account VNGT\SVC-SQLECLP01</w:t>
        </w:r>
      </w:ins>
    </w:p>
    <w:p w:rsidR="00634B03" w:rsidRPr="005C5900" w:rsidDel="001377E4" w:rsidRDefault="00634B03" w:rsidP="0076086A">
      <w:pPr>
        <w:pStyle w:val="ListParagraph"/>
        <w:numPr>
          <w:ilvl w:val="0"/>
          <w:numId w:val="5"/>
        </w:numPr>
        <w:autoSpaceDE w:val="0"/>
        <w:autoSpaceDN w:val="0"/>
        <w:adjustRightInd w:val="0"/>
        <w:spacing w:after="0" w:line="240" w:lineRule="auto"/>
        <w:rPr>
          <w:del w:id="85" w:author="Palacherla, Susmitha C (NONUS)" w:date="2017-08-14T17:08:00Z"/>
        </w:rPr>
        <w:pPrChange w:id="86" w:author="Palacherla, Susmitha C (NONUS)" w:date="2017-08-14T17:08:00Z">
          <w:pPr>
            <w:pStyle w:val="ListParagraph"/>
            <w:numPr>
              <w:numId w:val="5"/>
            </w:numPr>
            <w:autoSpaceDE w:val="0"/>
            <w:autoSpaceDN w:val="0"/>
            <w:adjustRightInd w:val="0"/>
            <w:spacing w:after="0" w:line="240" w:lineRule="auto"/>
            <w:ind w:left="1440" w:hanging="360"/>
          </w:pPr>
        </w:pPrChange>
      </w:pPr>
      <w:del w:id="87" w:author="Palacherla, Susmitha C (NONUS)" w:date="2017-08-14T17:08:00Z">
        <w:r w:rsidDel="001377E4">
          <w:delText>ccScrdSQLAgent</w:delText>
        </w:r>
      </w:del>
    </w:p>
    <w:p w:rsidR="005C5900" w:rsidRPr="005C5900" w:rsidRDefault="005C5900" w:rsidP="0076086A">
      <w:pPr>
        <w:pStyle w:val="ListParagraph"/>
        <w:numPr>
          <w:ilvl w:val="0"/>
          <w:numId w:val="5"/>
        </w:numPr>
        <w:autoSpaceDE w:val="0"/>
        <w:autoSpaceDN w:val="0"/>
        <w:adjustRightInd w:val="0"/>
        <w:spacing w:after="0" w:line="240" w:lineRule="auto"/>
        <w:pPrChange w:id="88" w:author="Palacherla, Susmitha C (NONUS)" w:date="2017-08-14T17:08:00Z">
          <w:pPr>
            <w:pStyle w:val="ListParagraph"/>
            <w:numPr>
              <w:numId w:val="5"/>
            </w:numPr>
            <w:autoSpaceDE w:val="0"/>
            <w:autoSpaceDN w:val="0"/>
            <w:adjustRightInd w:val="0"/>
            <w:spacing w:after="0" w:line="240" w:lineRule="auto"/>
            <w:ind w:left="1440" w:hanging="360"/>
          </w:pPr>
        </w:pPrChange>
      </w:pPr>
      <w:r w:rsidRPr="005C5900">
        <w:t xml:space="preserve">Schedule: Daily  </w:t>
      </w:r>
      <w:r w:rsidR="005F5B80">
        <w:t>8:00</w:t>
      </w:r>
      <w:r w:rsidR="004A6695">
        <w:t xml:space="preserve"> </w:t>
      </w:r>
      <w:r w:rsidR="005F5B80">
        <w:t>PM</w:t>
      </w:r>
      <w:r w:rsidR="004A6695">
        <w:t xml:space="preserve"> EST </w:t>
      </w:r>
      <w:r w:rsidR="00AC4136">
        <w:t>Daily</w:t>
      </w:r>
    </w:p>
    <w:p w:rsidR="005C5900" w:rsidRDefault="005C5900" w:rsidP="0076086A">
      <w:pPr>
        <w:pStyle w:val="ListParagraph"/>
        <w:numPr>
          <w:ilvl w:val="0"/>
          <w:numId w:val="5"/>
        </w:numPr>
        <w:autoSpaceDE w:val="0"/>
        <w:autoSpaceDN w:val="0"/>
        <w:adjustRightInd w:val="0"/>
        <w:spacing w:after="0" w:line="240" w:lineRule="auto"/>
      </w:pPr>
      <w:r w:rsidRPr="005C5900">
        <w:lastRenderedPageBreak/>
        <w:t>Destination File Location: N/A</w:t>
      </w:r>
    </w:p>
    <w:p w:rsidR="00E42C88" w:rsidRPr="005C5900" w:rsidRDefault="00E42C88" w:rsidP="00E42C88">
      <w:pPr>
        <w:autoSpaceDE w:val="0"/>
        <w:autoSpaceDN w:val="0"/>
        <w:adjustRightInd w:val="0"/>
        <w:spacing w:after="0" w:line="240" w:lineRule="auto"/>
      </w:pPr>
    </w:p>
    <w:p w:rsidR="007B5133" w:rsidRPr="0027630C" w:rsidRDefault="007B5133" w:rsidP="0076086A">
      <w:pPr>
        <w:pStyle w:val="Heading3"/>
        <w:numPr>
          <w:ilvl w:val="2"/>
          <w:numId w:val="9"/>
        </w:numPr>
        <w:rPr>
          <w:rFonts w:ascii="Calibri" w:hAnsi="Calibri" w:cs="Times New Roman"/>
          <w:color w:val="auto"/>
        </w:rPr>
      </w:pPr>
      <w:bookmarkStart w:id="89" w:name="_Toc391973392"/>
      <w:r w:rsidRPr="0027630C">
        <w:rPr>
          <w:rFonts w:ascii="Calibri" w:hAnsi="Calibri" w:cs="Times New Roman"/>
          <w:color w:val="auto"/>
        </w:rPr>
        <w:t>SSIS Package</w:t>
      </w:r>
      <w:bookmarkEnd w:id="89"/>
    </w:p>
    <w:p w:rsidR="00265B61" w:rsidRPr="00265B61" w:rsidRDefault="00265B61" w:rsidP="00265B61">
      <w:pPr>
        <w:pStyle w:val="ListParagraph"/>
        <w:widowControl w:val="0"/>
        <w:numPr>
          <w:ilvl w:val="1"/>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E654C3" w:rsidRPr="00265B61" w:rsidRDefault="00E654C3" w:rsidP="00265B61">
      <w:pPr>
        <w:pStyle w:val="Heading4"/>
        <w:numPr>
          <w:ilvl w:val="3"/>
          <w:numId w:val="9"/>
        </w:numPr>
        <w:rPr>
          <w:rFonts w:ascii="Calibri" w:hAnsi="Calibri" w:cs="Times New Roman"/>
          <w:i w:val="0"/>
          <w:color w:val="auto"/>
        </w:rPr>
      </w:pPr>
      <w:r w:rsidRPr="00265B61">
        <w:rPr>
          <w:rFonts w:ascii="Calibri" w:hAnsi="Calibri" w:cs="Times New Roman"/>
          <w:i w:val="0"/>
          <w:color w:val="auto"/>
        </w:rPr>
        <w:t>Variables</w:t>
      </w:r>
    </w:p>
    <w:tbl>
      <w:tblPr>
        <w:tblStyle w:val="TableGrid"/>
        <w:tblW w:w="0" w:type="auto"/>
        <w:tblLook w:val="04A0" w:firstRow="1" w:lastRow="0" w:firstColumn="1" w:lastColumn="0" w:noHBand="0" w:noVBand="1"/>
      </w:tblPr>
      <w:tblGrid>
        <w:gridCol w:w="1540"/>
        <w:gridCol w:w="1661"/>
        <w:gridCol w:w="1297"/>
        <w:gridCol w:w="5078"/>
      </w:tblGrid>
      <w:tr w:rsidR="00AC4136" w:rsidTr="00BF7FF7">
        <w:tc>
          <w:tcPr>
            <w:tcW w:w="1540" w:type="dxa"/>
          </w:tcPr>
          <w:p w:rsidR="00AC4136" w:rsidRDefault="00AC4136" w:rsidP="006E018C">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1661" w:type="dxa"/>
          </w:tcPr>
          <w:p w:rsidR="00AC4136" w:rsidRDefault="00AC4136" w:rsidP="006E018C">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AC4136" w:rsidRDefault="00AC4136" w:rsidP="006E018C">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DataType</w:t>
            </w:r>
          </w:p>
        </w:tc>
        <w:tc>
          <w:tcPr>
            <w:tcW w:w="5078" w:type="dxa"/>
          </w:tcPr>
          <w:p w:rsidR="00AC4136" w:rsidRDefault="00AC4136" w:rsidP="006E018C">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AC4136" w:rsidTr="00BF7FF7">
        <w:trPr>
          <w:trHeight w:val="368"/>
        </w:trPr>
        <w:tc>
          <w:tcPr>
            <w:tcW w:w="1540" w:type="dxa"/>
          </w:tcPr>
          <w:p w:rsidR="00AC4136" w:rsidRPr="00CC4682"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Decrypt_In</w:t>
            </w:r>
          </w:p>
        </w:tc>
        <w:tc>
          <w:tcPr>
            <w:tcW w:w="1661" w:type="dxa"/>
          </w:tcPr>
          <w:p w:rsidR="00AC4136" w:rsidRPr="00CC4682"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IQS_Coaching</w:t>
            </w:r>
          </w:p>
        </w:tc>
        <w:tc>
          <w:tcPr>
            <w:tcW w:w="1297" w:type="dxa"/>
          </w:tcPr>
          <w:p w:rsidR="00AC4136" w:rsidRPr="00CC4682"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5078" w:type="dxa"/>
          </w:tcPr>
          <w:p w:rsidR="00AC4136" w:rsidRPr="00CC4682" w:rsidRDefault="00AC4136" w:rsidP="006E018C">
            <w:pPr>
              <w:widowControl w:val="0"/>
              <w:autoSpaceDE w:val="0"/>
              <w:autoSpaceDN w:val="0"/>
              <w:adjustRightInd w:val="0"/>
              <w:spacing w:after="0" w:line="240" w:lineRule="auto"/>
              <w:rPr>
                <w:rFonts w:ascii="Arial" w:hAnsi="Arial" w:cs="Arial"/>
                <w:sz w:val="20"/>
                <w:szCs w:val="20"/>
              </w:rPr>
            </w:pPr>
            <w:r w:rsidRPr="004456BE">
              <w:rPr>
                <w:rFonts w:ascii="Arial" w:hAnsi="Arial" w:cs="Arial"/>
                <w:sz w:val="20"/>
                <w:szCs w:val="20"/>
              </w:rPr>
              <w:t>\\vrivscors01\BCC Scorecards\Coaching\Apps\Encryption\Decrypt_in\</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Encrypt_In</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AC4136" w:rsidRPr="00836621" w:rsidRDefault="00AC4136" w:rsidP="006E018C">
            <w:pPr>
              <w:widowControl w:val="0"/>
              <w:autoSpaceDE w:val="0"/>
              <w:autoSpaceDN w:val="0"/>
              <w:adjustRightInd w:val="0"/>
              <w:spacing w:after="0" w:line="240" w:lineRule="auto"/>
              <w:rPr>
                <w:rFonts w:ascii="Arial" w:hAnsi="Arial" w:cs="Arial"/>
                <w:sz w:val="20"/>
                <w:szCs w:val="20"/>
              </w:rPr>
            </w:pPr>
            <w:r w:rsidRPr="004456BE">
              <w:rPr>
                <w:rFonts w:ascii="Arial" w:hAnsi="Arial" w:cs="Arial"/>
                <w:sz w:val="20"/>
                <w:szCs w:val="20"/>
              </w:rPr>
              <w:t>\\vrivscors01\BCC Scorecards\Coaching\Apps\Encryption\Encrypt_in\</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Decrypt_Out</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AC4136" w:rsidRPr="00836621" w:rsidRDefault="00AC4136" w:rsidP="006E018C">
            <w:pPr>
              <w:widowControl w:val="0"/>
              <w:autoSpaceDE w:val="0"/>
              <w:autoSpaceDN w:val="0"/>
              <w:adjustRightInd w:val="0"/>
              <w:spacing w:after="0" w:line="240" w:lineRule="auto"/>
              <w:rPr>
                <w:rFonts w:ascii="Arial" w:hAnsi="Arial" w:cs="Arial"/>
                <w:sz w:val="20"/>
                <w:szCs w:val="20"/>
              </w:rPr>
            </w:pPr>
            <w:r w:rsidRPr="004456BE">
              <w:rPr>
                <w:rFonts w:ascii="Arial" w:hAnsi="Arial" w:cs="Arial"/>
                <w:sz w:val="20"/>
                <w:szCs w:val="20"/>
              </w:rPr>
              <w:t>\\vrivscors01\BCC Scorecards\Coaching\Apps\Encryption\Decrypt_out\</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Encrypt_Out</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AC4136" w:rsidRPr="00836621" w:rsidRDefault="00AC4136" w:rsidP="006E018C">
            <w:pPr>
              <w:widowControl w:val="0"/>
              <w:autoSpaceDE w:val="0"/>
              <w:autoSpaceDN w:val="0"/>
              <w:adjustRightInd w:val="0"/>
              <w:spacing w:after="0" w:line="240" w:lineRule="auto"/>
              <w:rPr>
                <w:rFonts w:ascii="Arial" w:hAnsi="Arial" w:cs="Arial"/>
                <w:sz w:val="20"/>
                <w:szCs w:val="20"/>
              </w:rPr>
            </w:pPr>
            <w:r w:rsidRPr="004456BE">
              <w:rPr>
                <w:rFonts w:ascii="Arial" w:hAnsi="Arial" w:cs="Arial"/>
                <w:sz w:val="20"/>
                <w:szCs w:val="20"/>
              </w:rPr>
              <w:t>\\vrivscors01\BCC Scorecards\Coaching\Apps\Encryption\Encrypt_out\</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FileName</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4B6E5C" w:rsidRPr="004B6E5C" w:rsidRDefault="004B6E5C" w:rsidP="004B6E5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 xml:space="preserve">@[User::FilePrefix] + </w:t>
            </w:r>
          </w:p>
          <w:p w:rsidR="004B6E5C" w:rsidRPr="004B6E5C" w:rsidRDefault="004B6E5C" w:rsidP="004B6E5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(DT_STR,4,1252) DatePart("yyyy",getdate())+</w:t>
            </w:r>
          </w:p>
          <w:p w:rsidR="004B6E5C" w:rsidRPr="004B6E5C" w:rsidRDefault="004B6E5C" w:rsidP="004B6E5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Right("0" + (DT_STR,4,1252) DatePart("m",getdate()),2) +</w:t>
            </w:r>
          </w:p>
          <w:p w:rsidR="00AC4136" w:rsidRPr="00836621" w:rsidRDefault="004B6E5C" w:rsidP="004B6E5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Right("0" + (DT_STR,4,1252) DatePart("d",getdate()),2)+".csv"</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SystemName</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AC4136" w:rsidRPr="00836621"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Dev</w:t>
            </w:r>
          </w:p>
        </w:tc>
      </w:tr>
      <w:tr w:rsidR="00BF7FF7" w:rsidTr="00BF7FF7">
        <w:trPr>
          <w:trHeight w:val="368"/>
        </w:trPr>
        <w:tc>
          <w:tcPr>
            <w:tcW w:w="1540"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LoadedCount</w:t>
            </w:r>
          </w:p>
        </w:tc>
        <w:tc>
          <w:tcPr>
            <w:tcW w:w="1661" w:type="dxa"/>
          </w:tcPr>
          <w:p w:rsidR="00BF7FF7" w:rsidRDefault="00BF7FF7">
            <w:r w:rsidRPr="002637FD">
              <w:rPr>
                <w:rFonts w:ascii="Arial" w:hAnsi="Arial" w:cs="Arial"/>
                <w:sz w:val="20"/>
                <w:szCs w:val="20"/>
              </w:rPr>
              <w:t>IQS_Coaching</w:t>
            </w:r>
          </w:p>
        </w:tc>
        <w:tc>
          <w:tcPr>
            <w:tcW w:w="1297"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5078" w:type="dxa"/>
          </w:tcPr>
          <w:p w:rsidR="00BF7FF7" w:rsidRPr="00836621"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BF7FF7" w:rsidTr="00BF7FF7">
        <w:trPr>
          <w:trHeight w:val="368"/>
        </w:trPr>
        <w:tc>
          <w:tcPr>
            <w:tcW w:w="1540"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RejectedCount</w:t>
            </w:r>
          </w:p>
        </w:tc>
        <w:tc>
          <w:tcPr>
            <w:tcW w:w="1661" w:type="dxa"/>
          </w:tcPr>
          <w:p w:rsidR="00BF7FF7" w:rsidRDefault="00BF7FF7">
            <w:r w:rsidRPr="002637FD">
              <w:rPr>
                <w:rFonts w:ascii="Arial" w:hAnsi="Arial" w:cs="Arial"/>
                <w:sz w:val="20"/>
                <w:szCs w:val="20"/>
              </w:rPr>
              <w:t>IQS_Coaching</w:t>
            </w:r>
          </w:p>
        </w:tc>
        <w:tc>
          <w:tcPr>
            <w:tcW w:w="1297"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5078" w:type="dxa"/>
          </w:tcPr>
          <w:p w:rsidR="00BF7FF7" w:rsidRPr="00836621"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BF7FF7" w:rsidTr="00BF7FF7">
        <w:trPr>
          <w:trHeight w:val="368"/>
        </w:trPr>
        <w:tc>
          <w:tcPr>
            <w:tcW w:w="1540"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StagedCount</w:t>
            </w:r>
          </w:p>
        </w:tc>
        <w:tc>
          <w:tcPr>
            <w:tcW w:w="1661" w:type="dxa"/>
          </w:tcPr>
          <w:p w:rsidR="00BF7FF7" w:rsidRDefault="00BF7FF7">
            <w:r w:rsidRPr="002637FD">
              <w:rPr>
                <w:rFonts w:ascii="Arial" w:hAnsi="Arial" w:cs="Arial"/>
                <w:sz w:val="20"/>
                <w:szCs w:val="20"/>
              </w:rPr>
              <w:t>IQS_Coaching</w:t>
            </w:r>
          </w:p>
        </w:tc>
        <w:tc>
          <w:tcPr>
            <w:tcW w:w="1297"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5078" w:type="dxa"/>
          </w:tcPr>
          <w:p w:rsidR="00BF7FF7" w:rsidRPr="00836621"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4B6E5C" w:rsidTr="00BF7FF7">
        <w:trPr>
          <w:trHeight w:val="368"/>
        </w:trPr>
        <w:tc>
          <w:tcPr>
            <w:tcW w:w="1540" w:type="dxa"/>
          </w:tcPr>
          <w:p w:rsidR="004B6E5C" w:rsidRDefault="004B6E5C"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FilePrefix</w:t>
            </w:r>
          </w:p>
        </w:tc>
        <w:tc>
          <w:tcPr>
            <w:tcW w:w="1661" w:type="dxa"/>
          </w:tcPr>
          <w:p w:rsidR="004B6E5C" w:rsidRDefault="004B6E5C" w:rsidP="007A6392">
            <w:r w:rsidRPr="00D80E0A">
              <w:rPr>
                <w:rFonts w:ascii="Arial" w:hAnsi="Arial" w:cs="Arial"/>
                <w:sz w:val="20"/>
                <w:szCs w:val="20"/>
              </w:rPr>
              <w:t>IQS_Coaching</w:t>
            </w:r>
          </w:p>
        </w:tc>
        <w:tc>
          <w:tcPr>
            <w:tcW w:w="1297" w:type="dxa"/>
          </w:tcPr>
          <w:p w:rsidR="004B6E5C" w:rsidRDefault="004B6E5C" w:rsidP="007A6392">
            <w:r w:rsidRPr="00D40560">
              <w:rPr>
                <w:rFonts w:ascii="Arial" w:hAnsi="Arial" w:cs="Arial"/>
                <w:sz w:val="20"/>
                <w:szCs w:val="20"/>
              </w:rPr>
              <w:t>String</w:t>
            </w:r>
          </w:p>
        </w:tc>
        <w:tc>
          <w:tcPr>
            <w:tcW w:w="5078" w:type="dxa"/>
          </w:tcPr>
          <w:p w:rsidR="004B6E5C" w:rsidRPr="00836621" w:rsidRDefault="004B6E5C" w:rsidP="006E018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Test_eCL_IQS_Scorecard_</w:t>
            </w:r>
            <w:r>
              <w:rPr>
                <w:rFonts w:ascii="Arial" w:hAnsi="Arial" w:cs="Arial"/>
                <w:sz w:val="20"/>
                <w:szCs w:val="20"/>
              </w:rPr>
              <w:t xml:space="preserve">(Dev/test) and </w:t>
            </w:r>
            <w:r w:rsidRPr="004B6E5C">
              <w:rPr>
                <w:rFonts w:ascii="Arial" w:hAnsi="Arial" w:cs="Arial"/>
                <w:sz w:val="20"/>
                <w:szCs w:val="20"/>
              </w:rPr>
              <w:t>eCL_IQS_Scorecard_</w:t>
            </w:r>
            <w:r>
              <w:rPr>
                <w:rFonts w:ascii="Arial" w:hAnsi="Arial" w:cs="Arial"/>
                <w:sz w:val="20"/>
                <w:szCs w:val="20"/>
              </w:rPr>
              <w:t>(Prod)</w:t>
            </w:r>
          </w:p>
        </w:tc>
      </w:tr>
      <w:tr w:rsidR="007954EB" w:rsidTr="00BF7FF7">
        <w:trPr>
          <w:trHeight w:val="368"/>
        </w:trPr>
        <w:tc>
          <w:tcPr>
            <w:tcW w:w="1540" w:type="dxa"/>
          </w:tcPr>
          <w:p w:rsidR="007954EB" w:rsidRPr="00740AAC" w:rsidRDefault="007954EB" w:rsidP="007954EB">
            <w:r w:rsidRPr="00740AAC">
              <w:t>AdhocNPN</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Boolean</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7954EB" w:rsidTr="00BF7FF7">
        <w:trPr>
          <w:trHeight w:val="368"/>
        </w:trPr>
        <w:tc>
          <w:tcPr>
            <w:tcW w:w="1540" w:type="dxa"/>
          </w:tcPr>
          <w:p w:rsidR="007954EB" w:rsidRPr="00740AAC" w:rsidRDefault="007954EB" w:rsidP="007954EB">
            <w:r w:rsidRPr="00740AAC">
              <w:t>BeginDate</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Int32</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7954EB" w:rsidTr="00BF7FF7">
        <w:trPr>
          <w:trHeight w:val="368"/>
        </w:trPr>
        <w:tc>
          <w:tcPr>
            <w:tcW w:w="1540" w:type="dxa"/>
          </w:tcPr>
          <w:p w:rsidR="007954EB" w:rsidRPr="00740AAC" w:rsidRDefault="007954EB" w:rsidP="007954EB">
            <w:r w:rsidRPr="00740AAC">
              <w:t>EndDate</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Int32</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7954EB" w:rsidTr="00BF7FF7">
        <w:trPr>
          <w:trHeight w:val="368"/>
        </w:trPr>
        <w:tc>
          <w:tcPr>
            <w:tcW w:w="1540" w:type="dxa"/>
          </w:tcPr>
          <w:p w:rsidR="007954EB" w:rsidRPr="00740AAC" w:rsidRDefault="007954EB" w:rsidP="007954EB">
            <w:r w:rsidRPr="00740AAC">
              <w:t>DayOfWeek</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Int32</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2</w:t>
            </w:r>
          </w:p>
        </w:tc>
      </w:tr>
      <w:tr w:rsidR="007954EB" w:rsidTr="00BF7FF7">
        <w:trPr>
          <w:trHeight w:val="368"/>
        </w:trPr>
        <w:tc>
          <w:tcPr>
            <w:tcW w:w="1540" w:type="dxa"/>
          </w:tcPr>
          <w:p w:rsidR="007954EB" w:rsidRDefault="007954EB" w:rsidP="007954EB">
            <w:r w:rsidRPr="00740AAC">
              <w:t>NPNLoad</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String</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sidRPr="007954EB">
              <w:rPr>
                <w:rFonts w:ascii="Arial" w:hAnsi="Arial" w:cs="Arial"/>
                <w:sz w:val="20"/>
                <w:szCs w:val="20"/>
              </w:rPr>
              <w:t>"SELECT * FROM EC.fn_NPNQualityRecs(" +  (DT_WSTR,20) @[User::BeginDate] + "," +  (DT_WSTR,20) @[User::EndDate] + ")"</w:t>
            </w:r>
          </w:p>
        </w:tc>
      </w:tr>
    </w:tbl>
    <w:p w:rsidR="00E654C3" w:rsidRDefault="00E654C3" w:rsidP="00E654C3">
      <w:pPr>
        <w:rPr>
          <w:b/>
        </w:rPr>
      </w:pPr>
    </w:p>
    <w:p w:rsidR="00E654C3" w:rsidRPr="00265B61" w:rsidRDefault="00E654C3" w:rsidP="00265B61">
      <w:pPr>
        <w:pStyle w:val="Heading4"/>
        <w:numPr>
          <w:ilvl w:val="3"/>
          <w:numId w:val="9"/>
        </w:numPr>
        <w:rPr>
          <w:rFonts w:ascii="Calibri" w:hAnsi="Calibri" w:cs="Times New Roman"/>
          <w:i w:val="0"/>
          <w:color w:val="auto"/>
        </w:rPr>
      </w:pPr>
      <w:r w:rsidRPr="00265B61">
        <w:rPr>
          <w:rFonts w:ascii="Calibri" w:hAnsi="Calibri" w:cs="Times New Roman"/>
          <w:i w:val="0"/>
          <w:color w:val="auto"/>
        </w:rPr>
        <w:t>Connection Manager Entries</w:t>
      </w:r>
    </w:p>
    <w:p w:rsidR="00AC4136" w:rsidRPr="00AC4136" w:rsidRDefault="00AC4136" w:rsidP="00AC4136">
      <w:pPr>
        <w:widowControl w:val="0"/>
        <w:autoSpaceDE w:val="0"/>
        <w:autoSpaceDN w:val="0"/>
        <w:adjustRightInd w:val="0"/>
        <w:spacing w:after="0" w:line="240" w:lineRule="auto"/>
        <w:ind w:left="360"/>
        <w:rPr>
          <w:rFonts w:ascii="Arial" w:hAnsi="Arial" w:cs="Arial"/>
          <w:sz w:val="20"/>
          <w:szCs w:val="20"/>
        </w:rPr>
      </w:pPr>
      <w:r w:rsidRPr="00AC4136">
        <w:rPr>
          <w:rFonts w:ascii="Arial" w:hAnsi="Arial" w:cs="Arial"/>
          <w:sz w:val="20"/>
          <w:szCs w:val="20"/>
        </w:rPr>
        <w:t xml:space="preserve">ConnectionStrings </w:t>
      </w:r>
    </w:p>
    <w:p w:rsidR="00AC4136" w:rsidRPr="00AC4136" w:rsidRDefault="00AC4136" w:rsidP="00AC4136">
      <w:pPr>
        <w:pStyle w:val="ListParagraph"/>
        <w:widowControl w:val="0"/>
        <w:numPr>
          <w:ilvl w:val="0"/>
          <w:numId w:val="16"/>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Decrypt_In</w:t>
      </w:r>
    </w:p>
    <w:p w:rsidR="00AC4136" w:rsidRPr="00AC4136" w:rsidRDefault="00AC4136" w:rsidP="00AC4136">
      <w:pPr>
        <w:pStyle w:val="ListParagraph"/>
        <w:widowControl w:val="0"/>
        <w:numPr>
          <w:ilvl w:val="0"/>
          <w:numId w:val="16"/>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Encrypt_out</w:t>
      </w:r>
    </w:p>
    <w:p w:rsidR="00AC4136" w:rsidRPr="00AC4136" w:rsidRDefault="00AC4136" w:rsidP="00AC4136">
      <w:pPr>
        <w:pStyle w:val="ListParagraph"/>
        <w:widowControl w:val="0"/>
        <w:numPr>
          <w:ilvl w:val="0"/>
          <w:numId w:val="16"/>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lastRenderedPageBreak/>
        <w:t>IQS_File</w:t>
      </w:r>
    </w:p>
    <w:p w:rsidR="00AC4136" w:rsidRPr="00AC4136" w:rsidRDefault="00AC4136" w:rsidP="00AC4136">
      <w:pPr>
        <w:pStyle w:val="ListParagraph"/>
        <w:widowControl w:val="0"/>
        <w:numPr>
          <w:ilvl w:val="0"/>
          <w:numId w:val="16"/>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Destinationdb</w:t>
      </w:r>
    </w:p>
    <w:p w:rsidR="00AC4136" w:rsidRDefault="00AC4136" w:rsidP="00AC4136">
      <w:pPr>
        <w:widowControl w:val="0"/>
        <w:autoSpaceDE w:val="0"/>
        <w:autoSpaceDN w:val="0"/>
        <w:adjustRightInd w:val="0"/>
        <w:spacing w:after="0" w:line="240" w:lineRule="auto"/>
        <w:rPr>
          <w:rFonts w:ascii="Arial" w:hAnsi="Arial" w:cs="Arial"/>
          <w:sz w:val="24"/>
          <w:szCs w:val="24"/>
        </w:rPr>
      </w:pPr>
    </w:p>
    <w:p w:rsidR="00AC4136" w:rsidRDefault="00AC4136" w:rsidP="00AC4136">
      <w:pPr>
        <w:widowControl w:val="0"/>
        <w:autoSpaceDE w:val="0"/>
        <w:autoSpaceDN w:val="0"/>
        <w:adjustRightInd w:val="0"/>
        <w:spacing w:after="0" w:line="240" w:lineRule="auto"/>
        <w:rPr>
          <w:rFonts w:ascii="Arial" w:hAnsi="Arial" w:cs="Arial"/>
          <w:sz w:val="24"/>
          <w:szCs w:val="24"/>
        </w:rPr>
      </w:pPr>
    </w:p>
    <w:p w:rsidR="00AC4136" w:rsidRPr="00AC4136" w:rsidRDefault="00AC4136" w:rsidP="00AC4136">
      <w:pPr>
        <w:pStyle w:val="ListParagraph"/>
        <w:widowControl w:val="0"/>
        <w:numPr>
          <w:ilvl w:val="0"/>
          <w:numId w:val="17"/>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Decrypt_In</w:t>
      </w:r>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ConnectionString:</w:t>
      </w:r>
      <w:r w:rsidRPr="00AC4136">
        <w:rPr>
          <w:sz w:val="20"/>
          <w:szCs w:val="20"/>
        </w:rPr>
        <w:t xml:space="preserve"> </w:t>
      </w:r>
      <w:r w:rsidRPr="00AC4136">
        <w:rPr>
          <w:rFonts w:ascii="Arial" w:hAnsi="Arial" w:cs="Arial"/>
          <w:sz w:val="20"/>
          <w:szCs w:val="20"/>
        </w:rPr>
        <w:t>\\vrivscors01\BCC Scorecards\Coaching\Apps\Encryption\Decrypt_in\</w:t>
      </w:r>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Expression</w:t>
      </w:r>
    </w:p>
    <w:p w:rsidR="00AC4136" w:rsidRDefault="00AC4136" w:rsidP="00AC4136">
      <w:pPr>
        <w:widowControl w:val="0"/>
        <w:autoSpaceDE w:val="0"/>
        <w:autoSpaceDN w:val="0"/>
        <w:adjustRightInd w:val="0"/>
        <w:spacing w:after="0" w:line="240" w:lineRule="auto"/>
        <w:ind w:left="450"/>
        <w:rPr>
          <w:noProof/>
        </w:rPr>
      </w:pPr>
      <w:r w:rsidRPr="0086155A">
        <w:rPr>
          <w:rFonts w:ascii="Arial" w:hAnsi="Arial" w:cs="Arial"/>
          <w:sz w:val="24"/>
          <w:szCs w:val="24"/>
        </w:rPr>
        <w:t>:</w:t>
      </w:r>
      <w:r w:rsidRPr="0086155A">
        <w:rPr>
          <w:noProof/>
        </w:rPr>
        <w:t xml:space="preserve"> </w:t>
      </w:r>
      <w:r>
        <w:rPr>
          <w:noProof/>
        </w:rPr>
        <w:drawing>
          <wp:inline distT="0" distB="0" distL="0" distR="0" wp14:anchorId="204670AC" wp14:editId="495D3653">
            <wp:extent cx="41814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1475" cy="140970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noProof/>
        </w:rPr>
      </w:pPr>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 xml:space="preserve">Expression Evaluates to: </w:t>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17F9DEB4" wp14:editId="67E15CFB">
            <wp:extent cx="5543550" cy="481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43550" cy="481965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4BB8EEDC" wp14:editId="10B05A6C">
            <wp:extent cx="5800725" cy="2724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00725" cy="272415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Pr="00AC4136" w:rsidRDefault="00AC4136" w:rsidP="00AC4136">
      <w:pPr>
        <w:pStyle w:val="ListParagraph"/>
        <w:widowControl w:val="0"/>
        <w:numPr>
          <w:ilvl w:val="0"/>
          <w:numId w:val="17"/>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Encrypt_out</w:t>
      </w:r>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ConnectionString:</w:t>
      </w:r>
      <w:r w:rsidRPr="00AC4136">
        <w:rPr>
          <w:sz w:val="20"/>
          <w:szCs w:val="20"/>
        </w:rPr>
        <w:t xml:space="preserve"> </w:t>
      </w:r>
      <w:hyperlink r:id="rId14" w:history="1">
        <w:r w:rsidRPr="00AC4136">
          <w:rPr>
            <w:rStyle w:val="Hyperlink"/>
            <w:rFonts w:ascii="Arial" w:hAnsi="Arial" w:cs="Arial"/>
            <w:sz w:val="20"/>
            <w:szCs w:val="20"/>
          </w:rPr>
          <w:t>\\vrivscors01\BCC Scorecards\Coaching\Apps\Encryption\Encrypt_out\eCL_IQS_Scorecard_20140315.csv.zip.encrypt</w:t>
        </w:r>
      </w:hyperlink>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Expression</w:t>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drawing>
          <wp:inline distT="0" distB="0" distL="0" distR="0" wp14:anchorId="75789237" wp14:editId="2D8E2F28">
            <wp:extent cx="43053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05300" cy="1685925"/>
                    </a:xfrm>
                    <a:prstGeom prst="rect">
                      <a:avLst/>
                    </a:prstGeom>
                  </pic:spPr>
                </pic:pic>
              </a:graphicData>
            </a:graphic>
          </wp:inline>
        </w:drawing>
      </w:r>
      <w:r>
        <w:rPr>
          <w:rFonts w:ascii="Arial" w:hAnsi="Arial" w:cs="Arial"/>
          <w:sz w:val="24"/>
          <w:szCs w:val="24"/>
        </w:rPr>
        <w:t>\</w:t>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4B6E5C"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26DCD9F4" wp14:editId="46D1F5B8">
            <wp:extent cx="5629275" cy="4886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4886325"/>
                    </a:xfrm>
                    <a:prstGeom prst="rect">
                      <a:avLst/>
                    </a:prstGeom>
                  </pic:spPr>
                </pic:pic>
              </a:graphicData>
            </a:graphic>
          </wp:inline>
        </w:drawing>
      </w:r>
    </w:p>
    <w:p w:rsidR="004B6E5C" w:rsidRPr="004B6E5C" w:rsidRDefault="004B6E5C" w:rsidP="004B6E5C">
      <w:pPr>
        <w:widowControl w:val="0"/>
        <w:autoSpaceDE w:val="0"/>
        <w:autoSpaceDN w:val="0"/>
        <w:adjustRightInd w:val="0"/>
        <w:spacing w:after="0" w:line="240" w:lineRule="auto"/>
        <w:ind w:left="450"/>
        <w:rPr>
          <w:rFonts w:ascii="Arial" w:hAnsi="Arial" w:cs="Arial"/>
          <w:sz w:val="24"/>
          <w:szCs w:val="24"/>
        </w:rPr>
      </w:pPr>
      <w:r w:rsidRPr="004B6E5C">
        <w:rPr>
          <w:rFonts w:ascii="Arial" w:hAnsi="Arial" w:cs="Arial"/>
          <w:sz w:val="24"/>
          <w:szCs w:val="24"/>
        </w:rPr>
        <w:t>@[User::Encrypt_Out]+@[User::FilePrefix] +</w:t>
      </w:r>
    </w:p>
    <w:p w:rsidR="004B6E5C" w:rsidRPr="004B6E5C" w:rsidRDefault="004B6E5C" w:rsidP="004B6E5C">
      <w:pPr>
        <w:widowControl w:val="0"/>
        <w:autoSpaceDE w:val="0"/>
        <w:autoSpaceDN w:val="0"/>
        <w:adjustRightInd w:val="0"/>
        <w:spacing w:after="0" w:line="240" w:lineRule="auto"/>
        <w:ind w:left="450"/>
        <w:rPr>
          <w:rFonts w:ascii="Arial" w:hAnsi="Arial" w:cs="Arial"/>
          <w:sz w:val="24"/>
          <w:szCs w:val="24"/>
        </w:rPr>
      </w:pPr>
      <w:r w:rsidRPr="004B6E5C">
        <w:rPr>
          <w:rFonts w:ascii="Arial" w:hAnsi="Arial" w:cs="Arial"/>
          <w:sz w:val="24"/>
          <w:szCs w:val="24"/>
        </w:rPr>
        <w:t>(DT_STR,4,1252) DatePart("yyyy",getdate())+</w:t>
      </w:r>
    </w:p>
    <w:p w:rsidR="004B6E5C" w:rsidRPr="004B6E5C" w:rsidRDefault="004B6E5C" w:rsidP="004B6E5C">
      <w:pPr>
        <w:widowControl w:val="0"/>
        <w:autoSpaceDE w:val="0"/>
        <w:autoSpaceDN w:val="0"/>
        <w:adjustRightInd w:val="0"/>
        <w:spacing w:after="0" w:line="240" w:lineRule="auto"/>
        <w:ind w:left="450"/>
        <w:rPr>
          <w:rFonts w:ascii="Arial" w:hAnsi="Arial" w:cs="Arial"/>
          <w:sz w:val="24"/>
          <w:szCs w:val="24"/>
        </w:rPr>
      </w:pPr>
      <w:r w:rsidRPr="004B6E5C">
        <w:rPr>
          <w:rFonts w:ascii="Arial" w:hAnsi="Arial" w:cs="Arial"/>
          <w:sz w:val="24"/>
          <w:szCs w:val="24"/>
        </w:rPr>
        <w:t>Right("0" + (DT_STR,4,1252) DatePart("m",getdate()),2) +</w:t>
      </w:r>
    </w:p>
    <w:p w:rsidR="004B6E5C" w:rsidRDefault="004B6E5C" w:rsidP="004B6E5C">
      <w:pPr>
        <w:widowControl w:val="0"/>
        <w:autoSpaceDE w:val="0"/>
        <w:autoSpaceDN w:val="0"/>
        <w:adjustRightInd w:val="0"/>
        <w:spacing w:after="0" w:line="240" w:lineRule="auto"/>
        <w:ind w:left="450"/>
        <w:rPr>
          <w:rFonts w:ascii="Arial" w:hAnsi="Arial" w:cs="Arial"/>
          <w:sz w:val="24"/>
          <w:szCs w:val="24"/>
        </w:rPr>
      </w:pPr>
      <w:r w:rsidRPr="004B6E5C">
        <w:rPr>
          <w:rFonts w:ascii="Arial" w:hAnsi="Arial" w:cs="Arial"/>
          <w:sz w:val="24"/>
          <w:szCs w:val="24"/>
        </w:rPr>
        <w:t>Right("0" + (DT_STR,4,1252) DatePart("d",getdate()),2)+".csv.zip.encrypt"</w:t>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Pr="0086155A"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35CC22B0" wp14:editId="735B7906">
            <wp:extent cx="5762625" cy="2352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2625" cy="2352675"/>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rPr>
          <w:rFonts w:ascii="Arial" w:hAnsi="Arial" w:cs="Arial"/>
          <w:sz w:val="24"/>
          <w:szCs w:val="24"/>
        </w:rPr>
      </w:pPr>
    </w:p>
    <w:p w:rsidR="00AC4136" w:rsidRPr="00AC4136" w:rsidRDefault="00AC4136" w:rsidP="00AC4136">
      <w:pPr>
        <w:pStyle w:val="ListParagraph"/>
        <w:widowControl w:val="0"/>
        <w:numPr>
          <w:ilvl w:val="0"/>
          <w:numId w:val="17"/>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IQS_File</w:t>
      </w:r>
    </w:p>
    <w:p w:rsidR="00AC4136" w:rsidRDefault="00AC4136" w:rsidP="00AC4136">
      <w:pPr>
        <w:widowControl w:val="0"/>
        <w:autoSpaceDE w:val="0"/>
        <w:autoSpaceDN w:val="0"/>
        <w:adjustRightInd w:val="0"/>
        <w:spacing w:after="0" w:line="240" w:lineRule="auto"/>
        <w:ind w:left="810"/>
        <w:rPr>
          <w:rFonts w:ascii="Arial" w:hAnsi="Arial" w:cs="Arial"/>
          <w:sz w:val="24"/>
          <w:szCs w:val="24"/>
        </w:rPr>
      </w:pPr>
      <w:r w:rsidRPr="00AC4136">
        <w:rPr>
          <w:rFonts w:ascii="Arial" w:hAnsi="Arial" w:cs="Arial"/>
          <w:sz w:val="20"/>
          <w:szCs w:val="20"/>
        </w:rPr>
        <w:t>Expression</w:t>
      </w:r>
      <w:r>
        <w:rPr>
          <w:rFonts w:ascii="Arial" w:hAnsi="Arial" w:cs="Arial"/>
          <w:sz w:val="24"/>
          <w:szCs w:val="24"/>
        </w:rPr>
        <w:t xml:space="preserve">: </w:t>
      </w:r>
    </w:p>
    <w:p w:rsidR="00AC4136" w:rsidRDefault="004B6E5C" w:rsidP="00AC4136">
      <w:pPr>
        <w:widowControl w:val="0"/>
        <w:autoSpaceDE w:val="0"/>
        <w:autoSpaceDN w:val="0"/>
        <w:adjustRightInd w:val="0"/>
        <w:spacing w:after="0" w:line="240" w:lineRule="auto"/>
        <w:ind w:left="810"/>
        <w:rPr>
          <w:rFonts w:ascii="Arial" w:hAnsi="Arial" w:cs="Arial"/>
          <w:sz w:val="24"/>
          <w:szCs w:val="24"/>
        </w:rPr>
      </w:pPr>
      <w:r>
        <w:rPr>
          <w:noProof/>
        </w:rPr>
        <w:lastRenderedPageBreak/>
        <w:drawing>
          <wp:inline distT="0" distB="0" distL="0" distR="0" wp14:anchorId="1AE27598" wp14:editId="542FF7FF">
            <wp:extent cx="5495925" cy="501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5010150"/>
                    </a:xfrm>
                    <a:prstGeom prst="rect">
                      <a:avLst/>
                    </a:prstGeom>
                  </pic:spPr>
                </pic:pic>
              </a:graphicData>
            </a:graphic>
          </wp:inline>
        </w:drawing>
      </w:r>
    </w:p>
    <w:p w:rsidR="004B6E5C" w:rsidRPr="004B6E5C" w:rsidRDefault="004B6E5C" w:rsidP="004B6E5C">
      <w:pPr>
        <w:widowControl w:val="0"/>
        <w:autoSpaceDE w:val="0"/>
        <w:autoSpaceDN w:val="0"/>
        <w:adjustRightInd w:val="0"/>
        <w:spacing w:after="0" w:line="240" w:lineRule="auto"/>
        <w:ind w:left="810"/>
        <w:rPr>
          <w:rFonts w:ascii="Arial" w:hAnsi="Arial" w:cs="Arial"/>
          <w:sz w:val="24"/>
          <w:szCs w:val="24"/>
        </w:rPr>
      </w:pPr>
      <w:r w:rsidRPr="004B6E5C">
        <w:rPr>
          <w:rFonts w:ascii="Arial" w:hAnsi="Arial" w:cs="Arial"/>
          <w:sz w:val="24"/>
          <w:szCs w:val="24"/>
        </w:rPr>
        <w:t xml:space="preserve">@[User::Decrypt_Out] +@[User::FilePrefix] + </w:t>
      </w:r>
    </w:p>
    <w:p w:rsidR="004B6E5C" w:rsidRPr="004B6E5C" w:rsidRDefault="004B6E5C" w:rsidP="004B6E5C">
      <w:pPr>
        <w:widowControl w:val="0"/>
        <w:autoSpaceDE w:val="0"/>
        <w:autoSpaceDN w:val="0"/>
        <w:adjustRightInd w:val="0"/>
        <w:spacing w:after="0" w:line="240" w:lineRule="auto"/>
        <w:ind w:left="810"/>
        <w:rPr>
          <w:rFonts w:ascii="Arial" w:hAnsi="Arial" w:cs="Arial"/>
          <w:sz w:val="24"/>
          <w:szCs w:val="24"/>
        </w:rPr>
      </w:pPr>
      <w:r w:rsidRPr="004B6E5C">
        <w:rPr>
          <w:rFonts w:ascii="Arial" w:hAnsi="Arial" w:cs="Arial"/>
          <w:sz w:val="24"/>
          <w:szCs w:val="24"/>
        </w:rPr>
        <w:t>(DT_STR,4,1252) DatePart("yyyy",getdate())+</w:t>
      </w:r>
    </w:p>
    <w:p w:rsidR="004B6E5C" w:rsidRPr="004B6E5C" w:rsidRDefault="004B6E5C" w:rsidP="004B6E5C">
      <w:pPr>
        <w:widowControl w:val="0"/>
        <w:autoSpaceDE w:val="0"/>
        <w:autoSpaceDN w:val="0"/>
        <w:adjustRightInd w:val="0"/>
        <w:spacing w:after="0" w:line="240" w:lineRule="auto"/>
        <w:ind w:left="810"/>
        <w:rPr>
          <w:rFonts w:ascii="Arial" w:hAnsi="Arial" w:cs="Arial"/>
          <w:sz w:val="24"/>
          <w:szCs w:val="24"/>
        </w:rPr>
      </w:pPr>
      <w:r w:rsidRPr="004B6E5C">
        <w:rPr>
          <w:rFonts w:ascii="Arial" w:hAnsi="Arial" w:cs="Arial"/>
          <w:sz w:val="24"/>
          <w:szCs w:val="24"/>
        </w:rPr>
        <w:t>Right("0" + (DT_STR,4,1252) DatePart("m",getdate()),2) +</w:t>
      </w:r>
    </w:p>
    <w:p w:rsidR="004B6E5C" w:rsidRDefault="004B6E5C" w:rsidP="004B6E5C">
      <w:pPr>
        <w:widowControl w:val="0"/>
        <w:autoSpaceDE w:val="0"/>
        <w:autoSpaceDN w:val="0"/>
        <w:adjustRightInd w:val="0"/>
        <w:spacing w:after="0" w:line="240" w:lineRule="auto"/>
        <w:ind w:left="810"/>
        <w:rPr>
          <w:rFonts w:ascii="Arial" w:hAnsi="Arial" w:cs="Arial"/>
          <w:sz w:val="24"/>
          <w:szCs w:val="24"/>
        </w:rPr>
      </w:pPr>
      <w:r w:rsidRPr="004B6E5C">
        <w:rPr>
          <w:rFonts w:ascii="Arial" w:hAnsi="Arial" w:cs="Arial"/>
          <w:sz w:val="24"/>
          <w:szCs w:val="24"/>
        </w:rPr>
        <w:t>Right("0" + (DT_STR,4,1252) DatePart("d",getdate()),2)+".csv"</w:t>
      </w:r>
    </w:p>
    <w:p w:rsidR="00AC4136" w:rsidRPr="0040121A" w:rsidRDefault="00AC4136" w:rsidP="00AC4136">
      <w:pPr>
        <w:widowControl w:val="0"/>
        <w:autoSpaceDE w:val="0"/>
        <w:autoSpaceDN w:val="0"/>
        <w:adjustRightInd w:val="0"/>
        <w:spacing w:after="0" w:line="240" w:lineRule="auto"/>
        <w:ind w:left="810"/>
        <w:rPr>
          <w:rFonts w:ascii="Arial" w:hAnsi="Arial" w:cs="Arial"/>
          <w:sz w:val="24"/>
          <w:szCs w:val="24"/>
        </w:rPr>
      </w:pPr>
      <w:r>
        <w:rPr>
          <w:noProof/>
        </w:rPr>
        <w:lastRenderedPageBreak/>
        <w:drawing>
          <wp:inline distT="0" distB="0" distL="0" distR="0" wp14:anchorId="4C1FAD11" wp14:editId="763F3C3D">
            <wp:extent cx="4210050" cy="2952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0050" cy="295275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72F6F2E8" wp14:editId="06D1AD23">
            <wp:extent cx="5943600" cy="54590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459095"/>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34EBDF1F" wp14:editId="57DB8612">
            <wp:extent cx="5943600" cy="527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71135"/>
                    </a:xfrm>
                    <a:prstGeom prst="rect">
                      <a:avLst/>
                    </a:prstGeom>
                  </pic:spPr>
                </pic:pic>
              </a:graphicData>
            </a:graphic>
          </wp:inline>
        </w:drawing>
      </w:r>
    </w:p>
    <w:p w:rsidR="00AC4136" w:rsidRDefault="006E3934"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1562C745" wp14:editId="1A0D0352">
            <wp:extent cx="5943600" cy="3922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22395"/>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1BB34A44" wp14:editId="4834D17E">
            <wp:extent cx="5943600" cy="5614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61467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Pr="00AC4136" w:rsidRDefault="00AC4136" w:rsidP="00AC4136">
      <w:pPr>
        <w:pStyle w:val="ListParagraph"/>
        <w:widowControl w:val="0"/>
        <w:numPr>
          <w:ilvl w:val="0"/>
          <w:numId w:val="17"/>
        </w:numPr>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destinationdb</w:t>
      </w:r>
    </w:p>
    <w:p w:rsidR="00AC4136" w:rsidRPr="00AC4136" w:rsidRDefault="00AC4136" w:rsidP="00AC4136">
      <w:pPr>
        <w:widowControl w:val="0"/>
        <w:autoSpaceDE w:val="0"/>
        <w:autoSpaceDN w:val="0"/>
        <w:adjustRightInd w:val="0"/>
        <w:spacing w:after="0" w:line="240" w:lineRule="auto"/>
        <w:rPr>
          <w:rFonts w:ascii="Arial" w:hAnsi="Arial" w:cs="Arial"/>
          <w:sz w:val="20"/>
          <w:szCs w:val="20"/>
        </w:rPr>
      </w:pPr>
    </w:p>
    <w:p w:rsidR="001377E4" w:rsidRPr="00257251" w:rsidRDefault="001377E4" w:rsidP="001377E4">
      <w:pPr>
        <w:pStyle w:val="ListParagraph"/>
        <w:widowControl w:val="0"/>
        <w:numPr>
          <w:ilvl w:val="0"/>
          <w:numId w:val="7"/>
        </w:numPr>
        <w:autoSpaceDE w:val="0"/>
        <w:autoSpaceDN w:val="0"/>
        <w:adjustRightInd w:val="0"/>
        <w:spacing w:after="0" w:line="240" w:lineRule="auto"/>
        <w:rPr>
          <w:ins w:id="90" w:author="Palacherla, Susmitha C (NONUS)" w:date="2017-08-14T17:08:00Z"/>
          <w:rFonts w:ascii="Times New Roman" w:hAnsi="Times New Roman"/>
        </w:rPr>
      </w:pPr>
      <w:ins w:id="91" w:author="Palacherla, Susmitha C (NONUS)" w:date="2017-08-14T17:08:00Z">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Pr>
            <w:rFonts w:ascii="Times New Roman" w:hAnsi="Times New Roman"/>
          </w:rPr>
          <w:t>F3420-ECLDBD01</w:t>
        </w:r>
        <w:r w:rsidRPr="00257251">
          <w:rPr>
            <w:rFonts w:ascii="Times New Roman" w:hAnsi="Times New Roman"/>
          </w:rPr>
          <w:t xml:space="preserve"> DB – eCoachingdev</w:t>
        </w:r>
      </w:ins>
    </w:p>
    <w:p w:rsidR="001377E4" w:rsidRPr="00257251" w:rsidRDefault="001377E4" w:rsidP="001377E4">
      <w:pPr>
        <w:pStyle w:val="ListParagraph"/>
        <w:widowControl w:val="0"/>
        <w:numPr>
          <w:ilvl w:val="0"/>
          <w:numId w:val="7"/>
        </w:numPr>
        <w:autoSpaceDE w:val="0"/>
        <w:autoSpaceDN w:val="0"/>
        <w:adjustRightInd w:val="0"/>
        <w:spacing w:after="0" w:line="240" w:lineRule="auto"/>
        <w:rPr>
          <w:ins w:id="92" w:author="Palacherla, Susmitha C (NONUS)" w:date="2017-08-14T17:08:00Z"/>
          <w:rFonts w:ascii="Times New Roman" w:hAnsi="Times New Roman"/>
        </w:rPr>
      </w:pPr>
      <w:ins w:id="93" w:author="Palacherla, Susmitha C (NONUS)" w:date="2017-08-14T17:08:00Z">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eCoachingtest</w:t>
        </w:r>
      </w:ins>
    </w:p>
    <w:p w:rsidR="001377E4" w:rsidRPr="00257251" w:rsidRDefault="001377E4" w:rsidP="001377E4">
      <w:pPr>
        <w:pStyle w:val="ListParagraph"/>
        <w:widowControl w:val="0"/>
        <w:numPr>
          <w:ilvl w:val="0"/>
          <w:numId w:val="7"/>
        </w:numPr>
        <w:autoSpaceDE w:val="0"/>
        <w:autoSpaceDN w:val="0"/>
        <w:adjustRightInd w:val="0"/>
        <w:spacing w:after="0" w:line="240" w:lineRule="auto"/>
        <w:rPr>
          <w:ins w:id="94" w:author="Palacherla, Susmitha C (NONUS)" w:date="2017-08-14T17:08:00Z"/>
          <w:rFonts w:ascii="Times New Roman" w:hAnsi="Times New Roman"/>
        </w:rPr>
      </w:pPr>
      <w:ins w:id="95" w:author="Palacherla, Susmitha C (NONUS)" w:date="2017-08-14T17:08:00Z">
        <w:r w:rsidRPr="00257251">
          <w:rPr>
            <w:rFonts w:ascii="Times New Roman" w:hAnsi="Times New Roman"/>
          </w:rPr>
          <w:t xml:space="preserve">Prod - </w:t>
        </w:r>
        <w:r>
          <w:rPr>
            <w:rFonts w:ascii="Times New Roman" w:hAnsi="Times New Roman"/>
          </w:rPr>
          <w:t>F3420-ECLDBP01</w:t>
        </w:r>
        <w:r w:rsidRPr="00257251">
          <w:rPr>
            <w:rFonts w:ascii="Times New Roman" w:hAnsi="Times New Roman"/>
          </w:rPr>
          <w:t xml:space="preserve"> – eCoaching</w:t>
        </w:r>
      </w:ins>
    </w:p>
    <w:p w:rsidR="00AC4136" w:rsidRPr="00AC4136" w:rsidDel="001377E4" w:rsidRDefault="00AC4136" w:rsidP="00AC4136">
      <w:pPr>
        <w:widowControl w:val="0"/>
        <w:autoSpaceDE w:val="0"/>
        <w:autoSpaceDN w:val="0"/>
        <w:adjustRightInd w:val="0"/>
        <w:spacing w:after="0" w:line="240" w:lineRule="auto"/>
        <w:rPr>
          <w:del w:id="96" w:author="Palacherla, Susmitha C (NONUS)" w:date="2017-08-14T17:08:00Z"/>
          <w:rFonts w:ascii="Arial" w:hAnsi="Arial" w:cs="Arial"/>
          <w:sz w:val="20"/>
          <w:szCs w:val="20"/>
        </w:rPr>
      </w:pPr>
      <w:del w:id="97" w:author="Palacherla, Susmitha C (NONUS)" w:date="2017-08-14T17:08:00Z">
        <w:r w:rsidRPr="00AC4136" w:rsidDel="001377E4">
          <w:rPr>
            <w:rFonts w:ascii="Arial" w:hAnsi="Arial" w:cs="Arial"/>
            <w:sz w:val="20"/>
            <w:szCs w:val="20"/>
          </w:rPr>
          <w:delText>dev - VRIVFSSDBT02\SCORD01,143</w:delText>
        </w:r>
        <w:r w:rsidR="00265B61" w:rsidDel="001377E4">
          <w:rPr>
            <w:rFonts w:ascii="Arial" w:hAnsi="Arial" w:cs="Arial"/>
            <w:sz w:val="20"/>
            <w:szCs w:val="20"/>
          </w:rPr>
          <w:delText>7</w:delText>
        </w:r>
        <w:r w:rsidRPr="00AC4136" w:rsidDel="001377E4">
          <w:rPr>
            <w:rFonts w:ascii="Arial" w:hAnsi="Arial" w:cs="Arial"/>
            <w:sz w:val="20"/>
            <w:szCs w:val="20"/>
          </w:rPr>
          <w:delText xml:space="preserve"> DB – </w:delText>
        </w:r>
        <w:r w:rsidDel="001377E4">
          <w:rPr>
            <w:rFonts w:ascii="Arial" w:hAnsi="Arial" w:cs="Arial"/>
            <w:sz w:val="20"/>
            <w:szCs w:val="20"/>
          </w:rPr>
          <w:delText>eCoaching</w:delText>
        </w:r>
        <w:r w:rsidRPr="00AC4136" w:rsidDel="001377E4">
          <w:rPr>
            <w:rFonts w:ascii="Arial" w:hAnsi="Arial" w:cs="Arial"/>
            <w:sz w:val="20"/>
            <w:szCs w:val="20"/>
          </w:rPr>
          <w:delText>dev</w:delText>
        </w:r>
      </w:del>
    </w:p>
    <w:p w:rsidR="00AC4136" w:rsidRPr="00AC4136" w:rsidDel="001377E4" w:rsidRDefault="00AC4136" w:rsidP="00AC4136">
      <w:pPr>
        <w:widowControl w:val="0"/>
        <w:autoSpaceDE w:val="0"/>
        <w:autoSpaceDN w:val="0"/>
        <w:adjustRightInd w:val="0"/>
        <w:spacing w:after="0" w:line="240" w:lineRule="auto"/>
        <w:rPr>
          <w:del w:id="98" w:author="Palacherla, Susmitha C (NONUS)" w:date="2017-08-14T17:08:00Z"/>
          <w:rFonts w:ascii="Arial" w:hAnsi="Arial" w:cs="Arial"/>
          <w:sz w:val="20"/>
          <w:szCs w:val="20"/>
        </w:rPr>
      </w:pPr>
      <w:del w:id="99" w:author="Palacherla, Susmitha C (NONUS)" w:date="2017-08-14T17:08:00Z">
        <w:r w:rsidRPr="00AC4136" w:rsidDel="001377E4">
          <w:rPr>
            <w:rFonts w:ascii="Arial" w:hAnsi="Arial" w:cs="Arial"/>
            <w:sz w:val="20"/>
            <w:szCs w:val="20"/>
          </w:rPr>
          <w:delText xml:space="preserve">Test - </w:delText>
        </w:r>
        <w:r w:rsidR="00265B61" w:rsidDel="001377E4">
          <w:rPr>
            <w:rFonts w:ascii="Arial" w:hAnsi="Arial" w:cs="Arial"/>
            <w:sz w:val="20"/>
            <w:szCs w:val="20"/>
          </w:rPr>
          <w:delText>VRIVFSSDBT02\SCORT01,</w:delText>
        </w:r>
        <w:r w:rsidRPr="00AC4136" w:rsidDel="001377E4">
          <w:rPr>
            <w:rFonts w:ascii="Arial" w:hAnsi="Arial" w:cs="Arial"/>
            <w:sz w:val="20"/>
            <w:szCs w:val="20"/>
          </w:rPr>
          <w:delText xml:space="preserve">1438 DB – </w:delText>
        </w:r>
        <w:r w:rsidDel="001377E4">
          <w:rPr>
            <w:rFonts w:ascii="Arial" w:hAnsi="Arial" w:cs="Arial"/>
            <w:sz w:val="20"/>
            <w:szCs w:val="20"/>
          </w:rPr>
          <w:delText>eCoaching</w:delText>
        </w:r>
        <w:r w:rsidRPr="00AC4136" w:rsidDel="001377E4">
          <w:rPr>
            <w:rFonts w:ascii="Arial" w:hAnsi="Arial" w:cs="Arial"/>
            <w:sz w:val="20"/>
            <w:szCs w:val="20"/>
          </w:rPr>
          <w:delText>test</w:delText>
        </w:r>
      </w:del>
    </w:p>
    <w:p w:rsidR="00AC4136" w:rsidRPr="00AC4136" w:rsidDel="001377E4" w:rsidRDefault="00AC4136" w:rsidP="00AC4136">
      <w:pPr>
        <w:widowControl w:val="0"/>
        <w:autoSpaceDE w:val="0"/>
        <w:autoSpaceDN w:val="0"/>
        <w:adjustRightInd w:val="0"/>
        <w:spacing w:after="0" w:line="240" w:lineRule="auto"/>
        <w:rPr>
          <w:del w:id="100" w:author="Palacherla, Susmitha C (NONUS)" w:date="2017-08-14T17:08:00Z"/>
          <w:rFonts w:ascii="Arial" w:hAnsi="Arial" w:cs="Arial"/>
          <w:sz w:val="20"/>
          <w:szCs w:val="20"/>
        </w:rPr>
      </w:pPr>
      <w:del w:id="101" w:author="Palacherla, Susmitha C (NONUS)" w:date="2017-08-14T17:08:00Z">
        <w:r w:rsidRPr="00AC4136" w:rsidDel="001377E4">
          <w:rPr>
            <w:rFonts w:ascii="Arial" w:hAnsi="Arial" w:cs="Arial"/>
            <w:sz w:val="20"/>
            <w:szCs w:val="20"/>
          </w:rPr>
          <w:delText>Prod - VDENSSDBP07\SCORP01</w:delText>
        </w:r>
        <w:r w:rsidDel="001377E4">
          <w:rPr>
            <w:rFonts w:ascii="Arial" w:hAnsi="Arial" w:cs="Arial"/>
            <w:sz w:val="20"/>
            <w:szCs w:val="20"/>
          </w:rPr>
          <w:delText xml:space="preserve"> </w:delText>
        </w:r>
        <w:r w:rsidRPr="00AC4136" w:rsidDel="001377E4">
          <w:rPr>
            <w:rFonts w:ascii="Arial" w:hAnsi="Arial" w:cs="Arial"/>
            <w:sz w:val="20"/>
            <w:szCs w:val="20"/>
          </w:rPr>
          <w:delText xml:space="preserve">DB - </w:delText>
        </w:r>
        <w:r w:rsidDel="001377E4">
          <w:rPr>
            <w:rFonts w:ascii="Arial" w:hAnsi="Arial" w:cs="Arial"/>
            <w:sz w:val="20"/>
            <w:szCs w:val="20"/>
          </w:rPr>
          <w:delText>e</w:delText>
        </w:r>
        <w:r w:rsidRPr="00AC4136" w:rsidDel="001377E4">
          <w:rPr>
            <w:rFonts w:ascii="Arial" w:hAnsi="Arial" w:cs="Arial"/>
            <w:sz w:val="20"/>
            <w:szCs w:val="20"/>
          </w:rPr>
          <w:delText>Coaching</w:delText>
        </w:r>
      </w:del>
    </w:p>
    <w:p w:rsidR="00AC4136" w:rsidRPr="0015168F" w:rsidRDefault="00265B61" w:rsidP="00AC4136">
      <w:pPr>
        <w:widowControl w:val="0"/>
        <w:autoSpaceDE w:val="0"/>
        <w:autoSpaceDN w:val="0"/>
        <w:adjustRightInd w:val="0"/>
        <w:spacing w:after="0" w:line="240" w:lineRule="auto"/>
        <w:rPr>
          <w:rFonts w:ascii="Arial" w:hAnsi="Arial" w:cs="Arial"/>
          <w:sz w:val="24"/>
          <w:szCs w:val="24"/>
        </w:rPr>
      </w:pPr>
      <w:del w:id="102" w:author="Palacherla, Susmitha C (NONUS)" w:date="2017-08-14T17:09:00Z">
        <w:r w:rsidDel="001377E4">
          <w:rPr>
            <w:noProof/>
          </w:rPr>
          <w:drawing>
            <wp:inline distT="0" distB="0" distL="0" distR="0" wp14:anchorId="4774F5D6" wp14:editId="63EF2318">
              <wp:extent cx="5915025" cy="5962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15025" cy="5962650"/>
                      </a:xfrm>
                      <a:prstGeom prst="rect">
                        <a:avLst/>
                      </a:prstGeom>
                    </pic:spPr>
                  </pic:pic>
                </a:graphicData>
              </a:graphic>
            </wp:inline>
          </w:drawing>
        </w:r>
      </w:del>
      <w:bookmarkStart w:id="103" w:name="_GoBack"/>
      <w:bookmarkEnd w:id="103"/>
    </w:p>
    <w:p w:rsidR="00AC4136" w:rsidRDefault="00AC4136" w:rsidP="00AC4136">
      <w:pPr>
        <w:widowControl w:val="0"/>
        <w:autoSpaceDE w:val="0"/>
        <w:autoSpaceDN w:val="0"/>
        <w:adjustRightInd w:val="0"/>
        <w:spacing w:after="0" w:line="240" w:lineRule="auto"/>
        <w:rPr>
          <w:rFonts w:ascii="Arial" w:hAnsi="Arial" w:cs="Arial"/>
          <w:b/>
          <w:sz w:val="24"/>
          <w:szCs w:val="24"/>
        </w:rPr>
      </w:pPr>
    </w:p>
    <w:p w:rsidR="00AC4136" w:rsidRDefault="00AC4136" w:rsidP="00AC4136">
      <w:pPr>
        <w:widowControl w:val="0"/>
        <w:autoSpaceDE w:val="0"/>
        <w:autoSpaceDN w:val="0"/>
        <w:adjustRightInd w:val="0"/>
        <w:spacing w:after="0" w:line="240" w:lineRule="auto"/>
        <w:rPr>
          <w:rFonts w:ascii="Arial" w:hAnsi="Arial" w:cs="Arial"/>
          <w:b/>
          <w:sz w:val="24"/>
          <w:szCs w:val="24"/>
        </w:rPr>
      </w:pPr>
    </w:p>
    <w:p w:rsidR="00AC4136" w:rsidRDefault="00AC4136" w:rsidP="00AC4136">
      <w:pPr>
        <w:widowControl w:val="0"/>
        <w:autoSpaceDE w:val="0"/>
        <w:autoSpaceDN w:val="0"/>
        <w:adjustRightInd w:val="0"/>
        <w:spacing w:after="0" w:line="240" w:lineRule="auto"/>
        <w:rPr>
          <w:rFonts w:ascii="Arial" w:hAnsi="Arial" w:cs="Arial"/>
          <w:b/>
          <w:sz w:val="24"/>
          <w:szCs w:val="24"/>
        </w:rPr>
      </w:pPr>
    </w:p>
    <w:p w:rsidR="00265B61" w:rsidRDefault="00265B61" w:rsidP="00AC4136">
      <w:pPr>
        <w:widowControl w:val="0"/>
        <w:autoSpaceDE w:val="0"/>
        <w:autoSpaceDN w:val="0"/>
        <w:adjustRightInd w:val="0"/>
        <w:spacing w:after="0" w:line="240" w:lineRule="auto"/>
        <w:rPr>
          <w:rFonts w:ascii="Arial" w:hAnsi="Arial" w:cs="Arial"/>
          <w:b/>
          <w:sz w:val="24"/>
          <w:szCs w:val="24"/>
        </w:rPr>
      </w:pPr>
    </w:p>
    <w:p w:rsidR="00265B61" w:rsidRDefault="00265B61" w:rsidP="00AC4136">
      <w:pPr>
        <w:widowControl w:val="0"/>
        <w:autoSpaceDE w:val="0"/>
        <w:autoSpaceDN w:val="0"/>
        <w:adjustRightInd w:val="0"/>
        <w:spacing w:after="0" w:line="240" w:lineRule="auto"/>
        <w:rPr>
          <w:rFonts w:ascii="Arial" w:hAnsi="Arial" w:cs="Arial"/>
          <w:b/>
          <w:sz w:val="24"/>
          <w:szCs w:val="24"/>
        </w:rPr>
      </w:pPr>
    </w:p>
    <w:p w:rsidR="00265B61" w:rsidRDefault="00265B61" w:rsidP="00AC4136">
      <w:pPr>
        <w:widowControl w:val="0"/>
        <w:autoSpaceDE w:val="0"/>
        <w:autoSpaceDN w:val="0"/>
        <w:adjustRightInd w:val="0"/>
        <w:spacing w:after="0" w:line="240" w:lineRule="auto"/>
        <w:rPr>
          <w:rFonts w:ascii="Arial" w:hAnsi="Arial" w:cs="Arial"/>
          <w:b/>
          <w:sz w:val="24"/>
          <w:szCs w:val="24"/>
        </w:rPr>
      </w:pPr>
    </w:p>
    <w:p w:rsidR="00AC4136" w:rsidRPr="00AC4136" w:rsidRDefault="00AC4136" w:rsidP="00AC4136">
      <w:pPr>
        <w:widowControl w:val="0"/>
        <w:autoSpaceDE w:val="0"/>
        <w:autoSpaceDN w:val="0"/>
        <w:adjustRightInd w:val="0"/>
        <w:spacing w:after="0" w:line="240" w:lineRule="auto"/>
        <w:rPr>
          <w:rFonts w:asciiTheme="minorHAnsi" w:hAnsiTheme="minorHAnsi" w:cs="Arial"/>
          <w:b/>
        </w:rPr>
      </w:pPr>
    </w:p>
    <w:p w:rsidR="00E654C3" w:rsidRDefault="00E654C3" w:rsidP="00E654C3">
      <w:pPr>
        <w:widowControl w:val="0"/>
        <w:autoSpaceDE w:val="0"/>
        <w:autoSpaceDN w:val="0"/>
        <w:adjustRightInd w:val="0"/>
        <w:spacing w:after="0" w:line="240" w:lineRule="auto"/>
        <w:rPr>
          <w:rFonts w:asciiTheme="minorHAnsi" w:hAnsiTheme="minorHAnsi" w:cs="Arial"/>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65B61" w:rsidRPr="00265B61" w:rsidRDefault="00265B61" w:rsidP="00265B61">
      <w:pPr>
        <w:pStyle w:val="ListParagraph"/>
        <w:widowControl w:val="0"/>
        <w:numPr>
          <w:ilvl w:val="1"/>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1"/>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3"/>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3"/>
          <w:numId w:val="6"/>
        </w:numPr>
        <w:autoSpaceDE w:val="0"/>
        <w:autoSpaceDN w:val="0"/>
        <w:adjustRightInd w:val="0"/>
        <w:spacing w:after="0" w:line="240" w:lineRule="auto"/>
        <w:rPr>
          <w:rFonts w:asciiTheme="minorHAnsi" w:hAnsiTheme="minorHAnsi" w:cs="Arial"/>
          <w:b/>
          <w:vanish/>
        </w:rPr>
      </w:pPr>
    </w:p>
    <w:p w:rsidR="00202048" w:rsidRPr="00265B61" w:rsidRDefault="00932115" w:rsidP="00265B61">
      <w:pPr>
        <w:pStyle w:val="Heading4"/>
        <w:numPr>
          <w:ilvl w:val="3"/>
          <w:numId w:val="9"/>
        </w:numPr>
        <w:rPr>
          <w:rFonts w:ascii="Calibri" w:hAnsi="Calibri" w:cs="Times New Roman"/>
          <w:i w:val="0"/>
          <w:color w:val="auto"/>
        </w:rPr>
      </w:pPr>
      <w:r w:rsidRPr="00265B61">
        <w:rPr>
          <w:rFonts w:ascii="Calibri" w:hAnsi="Calibri" w:cs="Times New Roman"/>
          <w:i w:val="0"/>
          <w:color w:val="auto"/>
        </w:rPr>
        <w:t>Package Content</w:t>
      </w:r>
    </w:p>
    <w:p w:rsidR="00202048" w:rsidRDefault="007954EB"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302E4DF2" wp14:editId="7526AD4D">
            <wp:extent cx="5934075" cy="6524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4075" cy="6524625"/>
                    </a:xfrm>
                    <a:prstGeom prst="rect">
                      <a:avLst/>
                    </a:prstGeom>
                  </pic:spPr>
                </pic:pic>
              </a:graphicData>
            </a:graphic>
          </wp:inline>
        </w:drawing>
      </w:r>
    </w:p>
    <w:p w:rsidR="00F94DAF" w:rsidRDefault="00F94DAF" w:rsidP="009F2A51">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265B61" w:rsidRDefault="00265B61" w:rsidP="007931F8">
      <w:pPr>
        <w:widowControl w:val="0"/>
        <w:autoSpaceDE w:val="0"/>
        <w:autoSpaceDN w:val="0"/>
        <w:adjustRightInd w:val="0"/>
        <w:spacing w:after="0" w:line="240" w:lineRule="auto"/>
        <w:rPr>
          <w:rFonts w:ascii="Arial" w:hAnsi="Arial" w:cs="Arial"/>
          <w:b/>
          <w:sz w:val="24"/>
          <w:szCs w:val="24"/>
        </w:rPr>
      </w:pPr>
    </w:p>
    <w:p w:rsidR="00265B61" w:rsidRDefault="00265B61" w:rsidP="007931F8">
      <w:pPr>
        <w:widowControl w:val="0"/>
        <w:autoSpaceDE w:val="0"/>
        <w:autoSpaceDN w:val="0"/>
        <w:adjustRightInd w:val="0"/>
        <w:spacing w:after="0" w:line="240" w:lineRule="auto"/>
        <w:rPr>
          <w:rFonts w:ascii="Arial" w:hAnsi="Arial" w:cs="Arial"/>
          <w:b/>
          <w:sz w:val="24"/>
          <w:szCs w:val="24"/>
        </w:rPr>
      </w:pPr>
    </w:p>
    <w:p w:rsidR="00265B61" w:rsidRDefault="00265B61" w:rsidP="007931F8">
      <w:pPr>
        <w:widowControl w:val="0"/>
        <w:autoSpaceDE w:val="0"/>
        <w:autoSpaceDN w:val="0"/>
        <w:adjustRightInd w:val="0"/>
        <w:spacing w:after="0" w:line="240" w:lineRule="auto"/>
        <w:rPr>
          <w:rFonts w:ascii="Arial" w:hAnsi="Arial" w:cs="Arial"/>
          <w:b/>
          <w:sz w:val="24"/>
          <w:szCs w:val="24"/>
        </w:rPr>
      </w:pPr>
    </w:p>
    <w:p w:rsidR="00265B61" w:rsidRDefault="00265B61"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8A0084" w:rsidRDefault="008A0084" w:rsidP="007931F8">
      <w:pPr>
        <w:widowControl w:val="0"/>
        <w:autoSpaceDE w:val="0"/>
        <w:autoSpaceDN w:val="0"/>
        <w:adjustRightInd w:val="0"/>
        <w:spacing w:after="0" w:line="240" w:lineRule="auto"/>
        <w:rPr>
          <w:rFonts w:ascii="Arial" w:hAnsi="Arial" w:cs="Arial"/>
          <w:b/>
          <w:sz w:val="24"/>
          <w:szCs w:val="24"/>
        </w:rPr>
      </w:pPr>
    </w:p>
    <w:p w:rsidR="00494DF0" w:rsidRPr="00494DF0" w:rsidRDefault="00210C0C" w:rsidP="00494DF0">
      <w:pPr>
        <w:rPr>
          <w:b/>
        </w:rPr>
      </w:pPr>
      <w:r>
        <w:rPr>
          <w:b/>
        </w:rPr>
        <w:t>IQS File Load</w:t>
      </w:r>
    </w:p>
    <w:p w:rsidR="00FF6C96" w:rsidRPr="00FF6C96" w:rsidRDefault="00FF6C96" w:rsidP="00FF6C96">
      <w:pPr>
        <w:widowControl w:val="0"/>
        <w:autoSpaceDE w:val="0"/>
        <w:autoSpaceDN w:val="0"/>
        <w:adjustRightInd w:val="0"/>
        <w:spacing w:after="0" w:line="240" w:lineRule="auto"/>
        <w:rPr>
          <w:rFonts w:ascii="Arial" w:hAnsi="Arial" w:cs="Arial"/>
          <w:sz w:val="20"/>
          <w:szCs w:val="20"/>
        </w:rPr>
      </w:pPr>
      <w:r w:rsidRPr="00FF6C96">
        <w:rPr>
          <w:rFonts w:ascii="Arial" w:hAnsi="Arial" w:cs="Arial"/>
          <w:sz w:val="20"/>
          <w:szCs w:val="20"/>
        </w:rPr>
        <w:t>1.</w:t>
      </w:r>
      <w:r w:rsidR="00DF6C82">
        <w:rPr>
          <w:rFonts w:ascii="Arial" w:hAnsi="Arial" w:cs="Arial"/>
          <w:sz w:val="20"/>
          <w:szCs w:val="20"/>
        </w:rPr>
        <w:t xml:space="preserve"> </w:t>
      </w:r>
      <w:r w:rsidRPr="00FF6C96">
        <w:rPr>
          <w:rFonts w:ascii="Arial" w:hAnsi="Arial" w:cs="Arial"/>
          <w:sz w:val="20"/>
          <w:szCs w:val="20"/>
        </w:rPr>
        <w:t>Decrypt File in Encrypt_out and place with that days date in decrypt_out folder</w:t>
      </w:r>
    </w:p>
    <w:p w:rsidR="00FF6C96" w:rsidRPr="00FF6C96" w:rsidRDefault="00FF6C96" w:rsidP="00FF6C96">
      <w:pPr>
        <w:widowControl w:val="0"/>
        <w:autoSpaceDE w:val="0"/>
        <w:autoSpaceDN w:val="0"/>
        <w:adjustRightInd w:val="0"/>
        <w:spacing w:after="0" w:line="240" w:lineRule="auto"/>
        <w:rPr>
          <w:rFonts w:ascii="Arial" w:hAnsi="Arial" w:cs="Arial"/>
          <w:sz w:val="20"/>
          <w:szCs w:val="20"/>
        </w:rPr>
      </w:pPr>
      <w:r w:rsidRPr="00FF6C96">
        <w:rPr>
          <w:rFonts w:ascii="Arial" w:hAnsi="Arial" w:cs="Arial"/>
          <w:sz w:val="20"/>
          <w:szCs w:val="20"/>
        </w:rPr>
        <w:t>2. Pause</w:t>
      </w:r>
      <w:r>
        <w:rPr>
          <w:rFonts w:ascii="Arial" w:hAnsi="Arial" w:cs="Arial"/>
          <w:sz w:val="20"/>
          <w:szCs w:val="20"/>
        </w:rPr>
        <w:t xml:space="preserve"> for 90 seconds.</w:t>
      </w:r>
    </w:p>
    <w:p w:rsidR="00FF6C96" w:rsidRPr="00FF6C96" w:rsidRDefault="00FF6C96"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3. Truncate </w:t>
      </w:r>
      <w:r w:rsidRPr="00FF6C96">
        <w:rPr>
          <w:rFonts w:ascii="Arial" w:hAnsi="Arial" w:cs="Arial"/>
          <w:sz w:val="20"/>
          <w:szCs w:val="20"/>
        </w:rPr>
        <w:t>staging table</w:t>
      </w:r>
    </w:p>
    <w:p w:rsidR="00FF6C96" w:rsidRPr="00FF6C96" w:rsidRDefault="00FF6C96" w:rsidP="00FF6C96">
      <w:pPr>
        <w:widowControl w:val="0"/>
        <w:autoSpaceDE w:val="0"/>
        <w:autoSpaceDN w:val="0"/>
        <w:adjustRightInd w:val="0"/>
        <w:spacing w:after="0" w:line="240" w:lineRule="auto"/>
        <w:rPr>
          <w:rFonts w:ascii="Arial" w:hAnsi="Arial" w:cs="Arial"/>
          <w:sz w:val="20"/>
          <w:szCs w:val="20"/>
        </w:rPr>
      </w:pPr>
      <w:r w:rsidRPr="00FF6C96">
        <w:rPr>
          <w:rFonts w:ascii="Arial" w:hAnsi="Arial" w:cs="Arial"/>
          <w:sz w:val="20"/>
          <w:szCs w:val="20"/>
        </w:rPr>
        <w:t>4. Load staging table</w:t>
      </w:r>
    </w:p>
    <w:p w:rsidR="00236F54" w:rsidRDefault="00FF6C96" w:rsidP="00FF6C96">
      <w:pPr>
        <w:widowControl w:val="0"/>
        <w:autoSpaceDE w:val="0"/>
        <w:autoSpaceDN w:val="0"/>
        <w:adjustRightInd w:val="0"/>
        <w:spacing w:after="0" w:line="240" w:lineRule="auto"/>
        <w:rPr>
          <w:rFonts w:ascii="Arial" w:hAnsi="Arial" w:cs="Arial"/>
          <w:sz w:val="20"/>
          <w:szCs w:val="20"/>
        </w:rPr>
      </w:pPr>
      <w:r w:rsidRPr="00FF6C96">
        <w:rPr>
          <w:rFonts w:ascii="Arial" w:hAnsi="Arial" w:cs="Arial"/>
          <w:sz w:val="20"/>
          <w:szCs w:val="20"/>
        </w:rPr>
        <w:t xml:space="preserve">5. </w:t>
      </w:r>
      <w:r w:rsidR="00236F54">
        <w:rPr>
          <w:rFonts w:ascii="Arial" w:hAnsi="Arial" w:cs="Arial"/>
          <w:sz w:val="20"/>
          <w:szCs w:val="20"/>
        </w:rPr>
        <w:t>Update Coaching Log and Coaching Log Reason tables</w:t>
      </w:r>
    </w:p>
    <w:p w:rsidR="00FF6C96" w:rsidRDefault="00236F54"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6. </w:t>
      </w:r>
      <w:r w:rsidR="00FF6C96" w:rsidRPr="00FF6C96">
        <w:rPr>
          <w:rFonts w:ascii="Arial" w:hAnsi="Arial" w:cs="Arial"/>
          <w:sz w:val="20"/>
          <w:szCs w:val="20"/>
        </w:rPr>
        <w:t>Load coaching log</w:t>
      </w:r>
      <w:r w:rsidR="00FF6C96">
        <w:rPr>
          <w:rFonts w:ascii="Arial" w:hAnsi="Arial" w:cs="Arial"/>
          <w:sz w:val="20"/>
          <w:szCs w:val="20"/>
        </w:rPr>
        <w:t xml:space="preserve"> and Coaching log reason table</w:t>
      </w:r>
      <w:r w:rsidR="00FF6C96" w:rsidRPr="00FF6C96">
        <w:rPr>
          <w:rFonts w:ascii="Arial" w:hAnsi="Arial" w:cs="Arial"/>
          <w:sz w:val="20"/>
          <w:szCs w:val="20"/>
        </w:rPr>
        <w:t xml:space="preserve"> table</w:t>
      </w:r>
    </w:p>
    <w:p w:rsidR="000C141C" w:rsidRDefault="00236F54"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7</w:t>
      </w:r>
      <w:r w:rsidR="000C141C">
        <w:rPr>
          <w:rFonts w:ascii="Arial" w:hAnsi="Arial" w:cs="Arial"/>
          <w:sz w:val="20"/>
          <w:szCs w:val="20"/>
        </w:rPr>
        <w:t xml:space="preserve">. </w:t>
      </w:r>
      <w:r>
        <w:rPr>
          <w:rFonts w:ascii="Arial" w:hAnsi="Arial" w:cs="Arial"/>
          <w:sz w:val="20"/>
          <w:szCs w:val="20"/>
        </w:rPr>
        <w:t>Update</w:t>
      </w:r>
      <w:r w:rsidR="000C141C">
        <w:rPr>
          <w:rFonts w:ascii="Arial" w:hAnsi="Arial" w:cs="Arial"/>
          <w:sz w:val="20"/>
          <w:szCs w:val="20"/>
        </w:rPr>
        <w:t xml:space="preserve"> Quality Fact Table</w:t>
      </w:r>
    </w:p>
    <w:p w:rsidR="000C141C" w:rsidRPr="00FF6C96" w:rsidRDefault="00236F54"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8</w:t>
      </w:r>
      <w:r w:rsidR="000C141C">
        <w:rPr>
          <w:rFonts w:ascii="Arial" w:hAnsi="Arial" w:cs="Arial"/>
          <w:sz w:val="20"/>
          <w:szCs w:val="20"/>
        </w:rPr>
        <w:t>. Load Quality File List Table</w:t>
      </w:r>
    </w:p>
    <w:p w:rsidR="00FF6C96" w:rsidRPr="00FF6C96" w:rsidRDefault="00236F54"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9</w:t>
      </w:r>
      <w:r w:rsidR="00FF6C96">
        <w:rPr>
          <w:rFonts w:ascii="Arial" w:hAnsi="Arial" w:cs="Arial"/>
          <w:sz w:val="20"/>
          <w:szCs w:val="20"/>
        </w:rPr>
        <w:t xml:space="preserve">. Delete </w:t>
      </w:r>
      <w:r w:rsidR="00FF6C96" w:rsidRPr="00FF6C96">
        <w:rPr>
          <w:rFonts w:ascii="Arial" w:hAnsi="Arial" w:cs="Arial"/>
          <w:sz w:val="20"/>
          <w:szCs w:val="20"/>
        </w:rPr>
        <w:t>file</w:t>
      </w:r>
      <w:r w:rsidR="00FF6C96">
        <w:rPr>
          <w:rFonts w:ascii="Arial" w:hAnsi="Arial" w:cs="Arial"/>
          <w:sz w:val="20"/>
          <w:szCs w:val="20"/>
        </w:rPr>
        <w:t xml:space="preserve"> </w:t>
      </w:r>
      <w:r w:rsidR="00FF6C96" w:rsidRPr="00FF6C96">
        <w:rPr>
          <w:rFonts w:ascii="Arial" w:hAnsi="Arial" w:cs="Arial"/>
          <w:sz w:val="20"/>
          <w:szCs w:val="20"/>
        </w:rPr>
        <w:t>(currently disabled).</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210C0C" w:rsidRDefault="00210C0C" w:rsidP="00210C0C">
      <w:pPr>
        <w:rPr>
          <w:b/>
        </w:rPr>
      </w:pPr>
      <w:r w:rsidRPr="00210C0C">
        <w:rPr>
          <w:b/>
        </w:rPr>
        <w:t>NPN Load</w:t>
      </w:r>
    </w:p>
    <w:p w:rsidR="00210C0C" w:rsidRPr="00210C0C" w:rsidRDefault="00210C0C" w:rsidP="00210C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1. </w:t>
      </w:r>
      <w:r w:rsidRPr="00210C0C">
        <w:rPr>
          <w:rFonts w:ascii="Arial" w:hAnsi="Arial" w:cs="Arial"/>
          <w:sz w:val="20"/>
          <w:szCs w:val="20"/>
        </w:rPr>
        <w:t>Truncate staging table</w:t>
      </w:r>
    </w:p>
    <w:p w:rsidR="00210C0C" w:rsidRPr="00210C0C" w:rsidRDefault="00210C0C" w:rsidP="00210C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2. Get Dates for Previous Week</w:t>
      </w:r>
    </w:p>
    <w:p w:rsidR="00210C0C" w:rsidRDefault="00210C0C" w:rsidP="00210C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3.</w:t>
      </w:r>
      <w:r w:rsidRPr="00FF6C96">
        <w:rPr>
          <w:rFonts w:ascii="Arial" w:hAnsi="Arial" w:cs="Arial"/>
          <w:sz w:val="20"/>
          <w:szCs w:val="20"/>
        </w:rPr>
        <w:t xml:space="preserve"> </w:t>
      </w:r>
      <w:r>
        <w:rPr>
          <w:rFonts w:ascii="Arial" w:hAnsi="Arial" w:cs="Arial"/>
          <w:sz w:val="20"/>
          <w:szCs w:val="20"/>
        </w:rPr>
        <w:t>Select NPN logs into staging table</w:t>
      </w:r>
    </w:p>
    <w:p w:rsidR="00210C0C" w:rsidRPr="00FF6C96" w:rsidRDefault="00210C0C" w:rsidP="00210C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4. </w:t>
      </w:r>
      <w:r w:rsidRPr="00FF6C96">
        <w:rPr>
          <w:rFonts w:ascii="Arial" w:hAnsi="Arial" w:cs="Arial"/>
          <w:sz w:val="20"/>
          <w:szCs w:val="20"/>
        </w:rPr>
        <w:t xml:space="preserve">Load </w:t>
      </w:r>
      <w:r>
        <w:rPr>
          <w:rFonts w:ascii="Arial" w:hAnsi="Arial" w:cs="Arial"/>
          <w:sz w:val="20"/>
          <w:szCs w:val="20"/>
        </w:rPr>
        <w:t>NPN logs into coaching log table</w:t>
      </w:r>
    </w:p>
    <w:p w:rsidR="00210C0C" w:rsidRDefault="00210C0C" w:rsidP="007931F8">
      <w:pPr>
        <w:widowControl w:val="0"/>
        <w:autoSpaceDE w:val="0"/>
        <w:autoSpaceDN w:val="0"/>
        <w:adjustRightInd w:val="0"/>
        <w:spacing w:after="0" w:line="240" w:lineRule="auto"/>
        <w:rPr>
          <w:rFonts w:ascii="Arial" w:hAnsi="Arial" w:cs="Arial"/>
          <w:b/>
          <w:sz w:val="24"/>
          <w:szCs w:val="24"/>
        </w:rPr>
      </w:pPr>
    </w:p>
    <w:p w:rsidR="008A0084" w:rsidRPr="00494DF0" w:rsidRDefault="00494DF0" w:rsidP="008A0084">
      <w:pPr>
        <w:rPr>
          <w:b/>
        </w:rPr>
      </w:pPr>
      <w:r w:rsidRPr="00494DF0">
        <w:rPr>
          <w:b/>
        </w:rPr>
        <w:t>Details</w:t>
      </w:r>
      <w:r w:rsidR="008A0084">
        <w:rPr>
          <w:b/>
        </w:rPr>
        <w:t>: IQS File Load</w:t>
      </w:r>
    </w:p>
    <w:p w:rsidR="007931F8" w:rsidRDefault="007931F8" w:rsidP="00494DF0">
      <w:pPr>
        <w:rPr>
          <w:b/>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FF6C96" w:rsidRDefault="00FF6C96" w:rsidP="00FF6C96">
      <w:pPr>
        <w:widowControl w:val="0"/>
        <w:autoSpaceDE w:val="0"/>
        <w:autoSpaceDN w:val="0"/>
        <w:adjustRightInd w:val="0"/>
        <w:spacing w:after="0" w:line="240" w:lineRule="auto"/>
        <w:ind w:left="360"/>
        <w:rPr>
          <w:rFonts w:ascii="Arial" w:hAnsi="Arial" w:cs="Arial"/>
          <w:b/>
          <w:sz w:val="20"/>
          <w:szCs w:val="20"/>
        </w:rPr>
      </w:pPr>
      <w:r w:rsidRPr="00FF6C96">
        <w:rPr>
          <w:rFonts w:ascii="Arial" w:hAnsi="Arial" w:cs="Arial"/>
          <w:b/>
          <w:sz w:val="20"/>
          <w:szCs w:val="20"/>
        </w:rPr>
        <w:t xml:space="preserve">Step1: </w:t>
      </w:r>
      <w:r w:rsidRPr="00FF6C96">
        <w:rPr>
          <w:rFonts w:ascii="Arial" w:hAnsi="Arial" w:cs="Arial"/>
          <w:sz w:val="20"/>
          <w:szCs w:val="20"/>
        </w:rPr>
        <w:t>File System task: Decrypt file</w:t>
      </w:r>
      <w:r w:rsidRPr="00FF6C96">
        <w:rPr>
          <w:rFonts w:ascii="Arial" w:hAnsi="Arial" w:cs="Arial"/>
          <w:b/>
          <w:sz w:val="20"/>
          <w:szCs w:val="20"/>
        </w:rPr>
        <w:t xml:space="preserve"> </w:t>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1C9223E0" wp14:editId="2D770AD6">
            <wp:extent cx="2143125" cy="800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43125" cy="80010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4AE79200" wp14:editId="30D8F72C">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7215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FF6C96" w:rsidRDefault="00FF6C96" w:rsidP="00FF6C96">
      <w:pPr>
        <w:widowControl w:val="0"/>
        <w:autoSpaceDE w:val="0"/>
        <w:autoSpaceDN w:val="0"/>
        <w:adjustRightInd w:val="0"/>
        <w:spacing w:after="0" w:line="240" w:lineRule="auto"/>
        <w:ind w:left="360"/>
        <w:rPr>
          <w:rFonts w:ascii="Arial" w:hAnsi="Arial" w:cs="Arial"/>
          <w:sz w:val="20"/>
          <w:szCs w:val="20"/>
        </w:rPr>
      </w:pPr>
      <w:r w:rsidRPr="00FF6C96">
        <w:rPr>
          <w:rFonts w:ascii="Arial" w:hAnsi="Arial" w:cs="Arial"/>
          <w:b/>
          <w:sz w:val="20"/>
          <w:szCs w:val="20"/>
        </w:rPr>
        <w:t>Step2</w:t>
      </w:r>
      <w:r w:rsidRPr="00FF6C96">
        <w:rPr>
          <w:rFonts w:ascii="Arial" w:hAnsi="Arial" w:cs="Arial"/>
          <w:sz w:val="20"/>
          <w:szCs w:val="20"/>
        </w:rPr>
        <w:t>: Script Task: Pause (to pause 90 seconds after the file decrypt. This ensures that the file decrypts completely before moving onto the next steps of loading the staging table.</w:t>
      </w: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r>
        <w:rPr>
          <w:noProof/>
        </w:rPr>
        <w:drawing>
          <wp:inline distT="0" distB="0" distL="0" distR="0" wp14:anchorId="0E8F1F6A" wp14:editId="23B4E37A">
            <wp:extent cx="18669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66900" cy="85725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r>
        <w:rPr>
          <w:noProof/>
        </w:rPr>
        <w:lastRenderedPageBreak/>
        <w:drawing>
          <wp:inline distT="0" distB="0" distL="0" distR="0" wp14:anchorId="6D877B1C" wp14:editId="018ADF6E">
            <wp:extent cx="5943600" cy="4900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0029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r>
        <w:rPr>
          <w:noProof/>
        </w:rPr>
        <w:lastRenderedPageBreak/>
        <w:drawing>
          <wp:inline distT="0" distB="0" distL="0" distR="0" wp14:anchorId="47AA34FC" wp14:editId="67BF7FF6">
            <wp:extent cx="5943600" cy="31407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40710"/>
                    </a:xfrm>
                    <a:prstGeom prst="rect">
                      <a:avLst/>
                    </a:prstGeom>
                  </pic:spPr>
                </pic:pic>
              </a:graphicData>
            </a:graphic>
          </wp:inline>
        </w:drawing>
      </w:r>
      <w:r>
        <w:rPr>
          <w:rFonts w:ascii="Arial" w:hAnsi="Arial" w:cs="Arial"/>
          <w:b/>
          <w:sz w:val="24"/>
          <w:szCs w:val="24"/>
        </w:rPr>
        <w:t xml:space="preserve"> </w:t>
      </w:r>
    </w:p>
    <w:p w:rsidR="00FF6C96" w:rsidRPr="00C148E6" w:rsidRDefault="00C148E6" w:rsidP="00FF6C96">
      <w:pPr>
        <w:widowControl w:val="0"/>
        <w:autoSpaceDE w:val="0"/>
        <w:autoSpaceDN w:val="0"/>
        <w:adjustRightInd w:val="0"/>
        <w:spacing w:after="0" w:line="240" w:lineRule="auto"/>
        <w:rPr>
          <w:rFonts w:ascii="Arial" w:hAnsi="Arial" w:cs="Arial"/>
          <w:sz w:val="20"/>
          <w:szCs w:val="20"/>
        </w:rPr>
      </w:pPr>
      <w:r w:rsidRPr="00C148E6">
        <w:rPr>
          <w:rFonts w:ascii="Arial" w:hAnsi="Arial" w:cs="Arial"/>
          <w:sz w:val="20"/>
          <w:szCs w:val="20"/>
        </w:rPr>
        <w:t>S</w:t>
      </w:r>
      <w:r w:rsidR="00FF6C96" w:rsidRPr="00C148E6">
        <w:rPr>
          <w:rFonts w:ascii="Arial" w:hAnsi="Arial" w:cs="Arial"/>
          <w:sz w:val="20"/>
          <w:szCs w:val="20"/>
        </w:rPr>
        <w:t>cript: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Microsoft SQL Server Integration Services Script Task</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Write scripts using Microsoft Visual C# 2008.</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The ScriptMain is the entry point class of the script.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Microsoft.SqlServer.Dts.Runtime;</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System.Windows.Forms;</w:t>
      </w:r>
    </w:p>
    <w:p w:rsidR="00FF6C96" w:rsidRDefault="00FF6C96" w:rsidP="00FF6C96">
      <w:pPr>
        <w:autoSpaceDE w:val="0"/>
        <w:autoSpaceDN w:val="0"/>
        <w:adjustRightInd w:val="0"/>
        <w:spacing w:after="0" w:line="240" w:lineRule="auto"/>
        <w:rPr>
          <w:rFonts w:ascii="Courier New" w:hAnsi="Courier New" w:cs="Courier New"/>
          <w:noProof/>
          <w:sz w:val="20"/>
          <w:szCs w:val="20"/>
        </w:rPr>
      </w:pP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namespace</w:t>
      </w:r>
      <w:r>
        <w:rPr>
          <w:rFonts w:ascii="Courier New" w:hAnsi="Courier New" w:cs="Courier New"/>
          <w:noProof/>
          <w:sz w:val="20"/>
          <w:szCs w:val="20"/>
        </w:rPr>
        <w:t xml:space="preserve"> ST_d59bbc1f925d48318e2f37d59fb1bdca.csproj</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[System.AddIn.</w:t>
      </w:r>
      <w:r>
        <w:rPr>
          <w:rFonts w:ascii="Courier New" w:hAnsi="Courier New" w:cs="Courier New"/>
          <w:noProof/>
          <w:color w:val="2B91AF"/>
          <w:sz w:val="20"/>
          <w:szCs w:val="20"/>
        </w:rPr>
        <w:t>AddIn</w:t>
      </w:r>
      <w:r>
        <w:rPr>
          <w:rFonts w:ascii="Courier New" w:hAnsi="Courier New" w:cs="Courier New"/>
          <w:noProof/>
          <w:sz w:val="20"/>
          <w:szCs w:val="20"/>
        </w:rPr>
        <w:t>(</w:t>
      </w:r>
      <w:r>
        <w:rPr>
          <w:rFonts w:ascii="Courier New" w:hAnsi="Courier New" w:cs="Courier New"/>
          <w:noProof/>
          <w:color w:val="A31515"/>
          <w:sz w:val="20"/>
          <w:szCs w:val="20"/>
        </w:rPr>
        <w:t>"ScriptMain"</w:t>
      </w:r>
      <w:r>
        <w:rPr>
          <w:rFonts w:ascii="Courier New" w:hAnsi="Courier New" w:cs="Courier New"/>
          <w:noProof/>
          <w:sz w:val="20"/>
          <w:szCs w:val="20"/>
        </w:rPr>
        <w:t xml:space="preserve">, Version = </w:t>
      </w:r>
      <w:r>
        <w:rPr>
          <w:rFonts w:ascii="Courier New" w:hAnsi="Courier New" w:cs="Courier New"/>
          <w:noProof/>
          <w:color w:val="A31515"/>
          <w:sz w:val="20"/>
          <w:szCs w:val="20"/>
        </w:rPr>
        <w:t>"1.0"</w:t>
      </w:r>
      <w:r>
        <w:rPr>
          <w:rFonts w:ascii="Courier New" w:hAnsi="Courier New" w:cs="Courier New"/>
          <w:noProof/>
          <w:sz w:val="20"/>
          <w:szCs w:val="20"/>
        </w:rPr>
        <w:t xml:space="preserve">, Publisher = </w:t>
      </w:r>
      <w:r>
        <w:rPr>
          <w:rFonts w:ascii="Courier New" w:hAnsi="Courier New" w:cs="Courier New"/>
          <w:noProof/>
          <w:color w:val="A31515"/>
          <w:sz w:val="20"/>
          <w:szCs w:val="20"/>
        </w:rPr>
        <w:t>""</w:t>
      </w:r>
      <w:r>
        <w:rPr>
          <w:rFonts w:ascii="Courier New" w:hAnsi="Courier New" w:cs="Courier New"/>
          <w:noProof/>
          <w:sz w:val="20"/>
          <w:szCs w:val="20"/>
        </w:rPr>
        <w:t xml:space="preserve">, Description = </w:t>
      </w:r>
      <w:r>
        <w:rPr>
          <w:rFonts w:ascii="Courier New" w:hAnsi="Courier New" w:cs="Courier New"/>
          <w:noProof/>
          <w:color w:val="A31515"/>
          <w:sz w:val="20"/>
          <w:szCs w:val="20"/>
        </w:rPr>
        <w:t>""</w:t>
      </w:r>
      <w:r>
        <w:rPr>
          <w:rFonts w:ascii="Courier New" w:hAnsi="Courier New" w:cs="Courier New"/>
          <w:noProof/>
          <w:sz w:val="20"/>
          <w:szCs w:val="20"/>
        </w:rPr>
        <w:t>)]</w:t>
      </w:r>
    </w:p>
    <w:p w:rsidR="00FF6C96" w:rsidRDefault="00FF6C96" w:rsidP="00FF6C96">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ScriptMain</w:t>
      </w:r>
      <w:r>
        <w:rPr>
          <w:rFonts w:ascii="Courier New" w:hAnsi="Courier New" w:cs="Courier New"/>
          <w:noProof/>
          <w:sz w:val="20"/>
          <w:szCs w:val="20"/>
        </w:rPr>
        <w:t xml:space="preserve"> : Microsoft.SqlServer.Dts.Tasks.ScriptTask.</w:t>
      </w:r>
      <w:r>
        <w:rPr>
          <w:rFonts w:ascii="Courier New" w:hAnsi="Courier New" w:cs="Courier New"/>
          <w:noProof/>
          <w:color w:val="2B91AF"/>
          <w:sz w:val="20"/>
          <w:szCs w:val="20"/>
        </w:rPr>
        <w:t>VSTARTScriptObjectModelBase</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sz w:val="20"/>
          <w:szCs w:val="20"/>
        </w:rPr>
      </w:pP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VSTA generated code</w:t>
      </w:r>
    </w:p>
    <w:p w:rsidR="00FF6C96" w:rsidRDefault="00FF6C96" w:rsidP="00FF6C96">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enum</w:t>
      </w:r>
      <w:r>
        <w:rPr>
          <w:rFonts w:ascii="Courier New" w:hAnsi="Courier New" w:cs="Courier New"/>
          <w:noProof/>
          <w:sz w:val="20"/>
          <w:szCs w:val="20"/>
        </w:rPr>
        <w:t xml:space="preserve"> </w:t>
      </w:r>
      <w:r>
        <w:rPr>
          <w:rFonts w:ascii="Courier New" w:hAnsi="Courier New" w:cs="Courier New"/>
          <w:noProof/>
          <w:color w:val="2B91AF"/>
          <w:sz w:val="20"/>
          <w:szCs w:val="20"/>
        </w:rPr>
        <w:t>ScriptResults</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Success = Microsoft.SqlServer.Dts.Runtime.</w:t>
      </w:r>
      <w:r>
        <w:rPr>
          <w:rFonts w:ascii="Courier New" w:hAnsi="Courier New" w:cs="Courier New"/>
          <w:noProof/>
          <w:color w:val="2B91AF"/>
          <w:sz w:val="20"/>
          <w:szCs w:val="20"/>
        </w:rPr>
        <w:t>DTSExecResult</w:t>
      </w:r>
      <w:r>
        <w:rPr>
          <w:rFonts w:ascii="Courier New" w:hAnsi="Courier New" w:cs="Courier New"/>
          <w:noProof/>
          <w:sz w:val="20"/>
          <w:szCs w:val="20"/>
        </w:rPr>
        <w:t>.Success,</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Failure = Microsoft.SqlServer.Dts.Runtime.</w:t>
      </w:r>
      <w:r>
        <w:rPr>
          <w:rFonts w:ascii="Courier New" w:hAnsi="Courier New" w:cs="Courier New"/>
          <w:noProof/>
          <w:color w:val="2B91AF"/>
          <w:sz w:val="20"/>
          <w:szCs w:val="20"/>
        </w:rPr>
        <w:t>DTSExecResult</w:t>
      </w:r>
      <w:r>
        <w:rPr>
          <w:rFonts w:ascii="Courier New" w:hAnsi="Courier New" w:cs="Courier New"/>
          <w:noProof/>
          <w:sz w:val="20"/>
          <w:szCs w:val="20"/>
        </w:rPr>
        <w:t>.Failure</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FF6C96" w:rsidRDefault="00FF6C96" w:rsidP="00FF6C96">
      <w:pPr>
        <w:autoSpaceDE w:val="0"/>
        <w:autoSpaceDN w:val="0"/>
        <w:adjustRightInd w:val="0"/>
        <w:spacing w:after="0" w:line="240" w:lineRule="auto"/>
        <w:rPr>
          <w:rFonts w:ascii="Courier New" w:hAnsi="Courier New" w:cs="Courier New"/>
          <w:noProof/>
          <w:color w:val="0000FF"/>
          <w:sz w:val="20"/>
          <w:szCs w:val="20"/>
        </w:rPr>
      </w:pP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ab/>
      </w:r>
      <w:r>
        <w:rPr>
          <w:rFonts w:ascii="Courier New" w:hAnsi="Courier New" w:cs="Courier New"/>
          <w:noProof/>
          <w:color w:val="008000"/>
          <w:sz w:val="20"/>
          <w:szCs w:val="20"/>
        </w:rPr>
        <w:tab/>
        <w:t>The execution engine calls this method when the task executes.</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access the object model, use the Dts property. Connections, variables, events,</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and logging features are available as members of the Dts property as shown in the following examples.</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reference a variable, call Dts.Variables["MyCaseSensitiveVariableName"].Value;</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post a log entry, call Dts.Log("This is my log text", 999, null);</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fire an event, call Dts.Events.FireInformation(99, "test", "hit the help message", "", 0, true);</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use the connections collection use something like the following:</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ConnectionManager cm = Dts.Connections.Add("OLEDB");</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cm.ConnectionString = "Data Source=localhost;Initial Catalog=AdventureWorks;Provider=SQLNCLI10;Integrated Security=SSPI;Auto Translate=False;";</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Before returning from this method, set the value of Dts.TaskResult to indicate success or failure.</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open Help, press F1.</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Main()</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Sleep for 90 seconds  (*1000)</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System.Threading.</w:t>
      </w:r>
      <w:r>
        <w:rPr>
          <w:rFonts w:ascii="Courier New" w:hAnsi="Courier New" w:cs="Courier New"/>
          <w:noProof/>
          <w:color w:val="2B91AF"/>
          <w:sz w:val="20"/>
          <w:szCs w:val="20"/>
        </w:rPr>
        <w:t>Thread</w:t>
      </w:r>
      <w:r>
        <w:rPr>
          <w:rFonts w:ascii="Courier New" w:hAnsi="Courier New" w:cs="Courier New"/>
          <w:noProof/>
          <w:sz w:val="20"/>
          <w:szCs w:val="20"/>
        </w:rPr>
        <w:t xml:space="preserve">.Sleep(90000); </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Dts.TaskResult = (</w:t>
      </w:r>
      <w:r>
        <w:rPr>
          <w:rFonts w:ascii="Courier New" w:hAnsi="Courier New" w:cs="Courier New"/>
          <w:noProof/>
          <w:color w:val="0000FF"/>
          <w:sz w:val="20"/>
          <w:szCs w:val="20"/>
        </w:rPr>
        <w:t>int</w:t>
      </w:r>
      <w:r>
        <w:rPr>
          <w:rFonts w:ascii="Courier New" w:hAnsi="Courier New" w:cs="Courier New"/>
          <w:noProof/>
          <w:sz w:val="20"/>
          <w:szCs w:val="20"/>
        </w:rPr>
        <w:t>)</w:t>
      </w:r>
      <w:r>
        <w:rPr>
          <w:rFonts w:ascii="Courier New" w:hAnsi="Courier New" w:cs="Courier New"/>
          <w:noProof/>
          <w:color w:val="2B91AF"/>
          <w:sz w:val="20"/>
          <w:szCs w:val="20"/>
        </w:rPr>
        <w:t>ScriptResults</w:t>
      </w:r>
      <w:r>
        <w:rPr>
          <w:rFonts w:ascii="Courier New" w:hAnsi="Courier New" w:cs="Courier New"/>
          <w:noProof/>
          <w:sz w:val="20"/>
          <w:szCs w:val="20"/>
        </w:rPr>
        <w:t>.Success;</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Pr="000C558A" w:rsidRDefault="00FF6C96" w:rsidP="00FF6C96">
      <w:pPr>
        <w:widowControl w:val="0"/>
        <w:autoSpaceDE w:val="0"/>
        <w:autoSpaceDN w:val="0"/>
        <w:adjustRightInd w:val="0"/>
        <w:spacing w:after="0" w:line="240" w:lineRule="auto"/>
        <w:rPr>
          <w:rFonts w:ascii="Arial" w:hAnsi="Arial" w:cs="Arial"/>
          <w:sz w:val="24"/>
          <w:szCs w:val="24"/>
        </w:rPr>
      </w:pPr>
      <w:r>
        <w:rPr>
          <w:rFonts w:ascii="Courier New" w:hAnsi="Courier New" w:cs="Courier New"/>
          <w:noProof/>
          <w:sz w:val="20"/>
          <w:szCs w:val="20"/>
        </w:rPr>
        <w:t>}</w:t>
      </w:r>
    </w:p>
    <w:p w:rsidR="00FF6C96" w:rsidRDefault="00FF6C96" w:rsidP="00FF6C96">
      <w:pPr>
        <w:widowControl w:val="0"/>
        <w:autoSpaceDE w:val="0"/>
        <w:autoSpaceDN w:val="0"/>
        <w:adjustRightInd w:val="0"/>
        <w:spacing w:after="0" w:line="240" w:lineRule="auto"/>
        <w:rPr>
          <w:rFonts w:ascii="Arial" w:hAnsi="Arial" w:cs="Arial"/>
          <w:b/>
          <w:sz w:val="24"/>
          <w:szCs w:val="24"/>
        </w:rPr>
      </w:pPr>
    </w:p>
    <w:p w:rsidR="00FF6C96" w:rsidRPr="00C148E6" w:rsidRDefault="00FF6C96" w:rsidP="00FF6C96">
      <w:pPr>
        <w:widowControl w:val="0"/>
        <w:autoSpaceDE w:val="0"/>
        <w:autoSpaceDN w:val="0"/>
        <w:adjustRightInd w:val="0"/>
        <w:spacing w:after="0" w:line="240" w:lineRule="auto"/>
        <w:ind w:left="360"/>
        <w:rPr>
          <w:rFonts w:ascii="Arial" w:hAnsi="Arial" w:cs="Arial"/>
          <w:sz w:val="20"/>
          <w:szCs w:val="20"/>
        </w:rPr>
      </w:pPr>
      <w:r w:rsidRPr="00C148E6">
        <w:rPr>
          <w:rFonts w:ascii="Arial" w:hAnsi="Arial" w:cs="Arial"/>
          <w:b/>
          <w:sz w:val="20"/>
          <w:szCs w:val="20"/>
        </w:rPr>
        <w:t xml:space="preserve">Step 3: SQL task - </w:t>
      </w:r>
      <w:r w:rsidRPr="00C148E6">
        <w:rPr>
          <w:rFonts w:ascii="Arial" w:hAnsi="Arial" w:cs="Arial"/>
          <w:sz w:val="20"/>
          <w:szCs w:val="20"/>
        </w:rPr>
        <w:t>Truncate staging table (</w:t>
      </w:r>
      <w:r w:rsidR="00C148E6">
        <w:rPr>
          <w:rFonts w:ascii="Arial" w:hAnsi="Arial" w:cs="Arial"/>
          <w:sz w:val="20"/>
          <w:szCs w:val="20"/>
        </w:rPr>
        <w:t>Quality</w:t>
      </w:r>
      <w:r w:rsidRPr="00C148E6">
        <w:rPr>
          <w:rFonts w:ascii="Arial" w:hAnsi="Arial" w:cs="Arial"/>
          <w:sz w:val="20"/>
          <w:szCs w:val="20"/>
        </w:rPr>
        <w:t>_coaching_Stage)</w:t>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389CF28F" wp14:editId="78122AE4">
            <wp:extent cx="22574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57425" cy="838200"/>
                    </a:xfrm>
                    <a:prstGeom prst="rect">
                      <a:avLst/>
                    </a:prstGeom>
                  </pic:spPr>
                </pic:pic>
              </a:graphicData>
            </a:graphic>
          </wp:inline>
        </w:drawing>
      </w:r>
    </w:p>
    <w:p w:rsidR="00FF6C96" w:rsidRDefault="00C148E6" w:rsidP="00FF6C9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201B6F77" wp14:editId="4493646F">
            <wp:extent cx="5943600" cy="3685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68554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Pr="00C148E6" w:rsidRDefault="00FF6C96" w:rsidP="00FF6C96">
      <w:pPr>
        <w:widowControl w:val="0"/>
        <w:autoSpaceDE w:val="0"/>
        <w:autoSpaceDN w:val="0"/>
        <w:adjustRightInd w:val="0"/>
        <w:spacing w:after="0" w:line="240" w:lineRule="auto"/>
        <w:ind w:left="360"/>
        <w:rPr>
          <w:rFonts w:ascii="Arial" w:hAnsi="Arial" w:cs="Arial"/>
          <w:sz w:val="20"/>
          <w:szCs w:val="20"/>
        </w:rPr>
      </w:pPr>
    </w:p>
    <w:p w:rsidR="00FF6C96" w:rsidRPr="00C148E6" w:rsidRDefault="00FF6C96" w:rsidP="00FF6C96">
      <w:pPr>
        <w:widowControl w:val="0"/>
        <w:autoSpaceDE w:val="0"/>
        <w:autoSpaceDN w:val="0"/>
        <w:adjustRightInd w:val="0"/>
        <w:spacing w:after="0" w:line="240" w:lineRule="auto"/>
        <w:ind w:left="360"/>
        <w:rPr>
          <w:rFonts w:ascii="Arial" w:hAnsi="Arial" w:cs="Arial"/>
          <w:sz w:val="20"/>
          <w:szCs w:val="20"/>
        </w:rPr>
      </w:pPr>
      <w:r w:rsidRPr="00C148E6">
        <w:rPr>
          <w:rFonts w:ascii="Arial" w:hAnsi="Arial" w:cs="Arial"/>
          <w:b/>
          <w:sz w:val="20"/>
          <w:szCs w:val="20"/>
        </w:rPr>
        <w:t xml:space="preserve">Step 4: DFT – </w:t>
      </w:r>
      <w:r w:rsidRPr="00C148E6">
        <w:rPr>
          <w:rFonts w:ascii="Arial" w:hAnsi="Arial" w:cs="Arial"/>
          <w:sz w:val="20"/>
          <w:szCs w:val="20"/>
        </w:rPr>
        <w:t>Load IQS_Coaching_Stage table</w:t>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3784F1B5" wp14:editId="02398852">
            <wp:extent cx="1609725" cy="800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09725" cy="80010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C148E6" w:rsidP="00FF6C9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329EEF8A" wp14:editId="551FE5B7">
            <wp:extent cx="4029075" cy="55340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29075" cy="553402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Pr="00C148E6" w:rsidRDefault="00FF6C96" w:rsidP="00C148E6">
      <w:pPr>
        <w:widowControl w:val="0"/>
        <w:autoSpaceDE w:val="0"/>
        <w:autoSpaceDN w:val="0"/>
        <w:adjustRightInd w:val="0"/>
        <w:spacing w:after="0" w:line="240" w:lineRule="auto"/>
        <w:ind w:left="360"/>
        <w:rPr>
          <w:rFonts w:ascii="Arial" w:hAnsi="Arial" w:cs="Arial"/>
          <w:sz w:val="20"/>
          <w:szCs w:val="20"/>
        </w:rPr>
      </w:pPr>
      <w:r w:rsidRPr="00C148E6">
        <w:rPr>
          <w:rFonts w:ascii="Arial" w:hAnsi="Arial" w:cs="Arial"/>
          <w:sz w:val="20"/>
          <w:szCs w:val="20"/>
        </w:rPr>
        <w:t>Process flow</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Source data</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Data conversion on string values</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Derived column to trim employee ids and get system date for date inserted</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Lookup transformation to lookup Employee lanid based on Employee id</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Load lookup match output  to Coaching_log table</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Load lookup error output to IQS Rejected table</w:t>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C148E6" w:rsidRDefault="00FF6C96" w:rsidP="00FF6C96">
      <w:pPr>
        <w:pStyle w:val="ListParagraph"/>
        <w:widowControl w:val="0"/>
        <w:numPr>
          <w:ilvl w:val="1"/>
          <w:numId w:val="16"/>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Source data file</w:t>
      </w:r>
    </w:p>
    <w:p w:rsidR="00FF6C96" w:rsidRDefault="00FF6C96" w:rsidP="00FF6C96">
      <w:pPr>
        <w:widowControl w:val="0"/>
        <w:autoSpaceDE w:val="0"/>
        <w:autoSpaceDN w:val="0"/>
        <w:adjustRightInd w:val="0"/>
        <w:spacing w:after="0" w:line="240" w:lineRule="auto"/>
        <w:ind w:left="1080"/>
        <w:rPr>
          <w:rFonts w:ascii="Arial" w:hAnsi="Arial" w:cs="Arial"/>
          <w:sz w:val="24"/>
          <w:szCs w:val="24"/>
        </w:rPr>
      </w:pPr>
      <w:r>
        <w:rPr>
          <w:noProof/>
        </w:rPr>
        <w:drawing>
          <wp:inline distT="0" distB="0" distL="0" distR="0" wp14:anchorId="3FF32926" wp14:editId="6E7E6627">
            <wp:extent cx="5943600" cy="2687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68795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1080"/>
        <w:rPr>
          <w:rFonts w:ascii="Arial" w:hAnsi="Arial" w:cs="Arial"/>
          <w:sz w:val="24"/>
          <w:szCs w:val="24"/>
        </w:rPr>
      </w:pPr>
    </w:p>
    <w:p w:rsidR="00FF6C96" w:rsidRDefault="00FF6C96" w:rsidP="00FF6C96">
      <w:pPr>
        <w:widowControl w:val="0"/>
        <w:autoSpaceDE w:val="0"/>
        <w:autoSpaceDN w:val="0"/>
        <w:adjustRightInd w:val="0"/>
        <w:spacing w:after="0" w:line="240" w:lineRule="auto"/>
        <w:ind w:left="1080"/>
        <w:rPr>
          <w:rFonts w:ascii="Arial" w:hAnsi="Arial" w:cs="Arial"/>
          <w:sz w:val="24"/>
          <w:szCs w:val="24"/>
        </w:rPr>
      </w:pPr>
    </w:p>
    <w:p w:rsidR="00FF6C96" w:rsidRDefault="00B87AE1" w:rsidP="00FF6C96">
      <w:pPr>
        <w:widowControl w:val="0"/>
        <w:autoSpaceDE w:val="0"/>
        <w:autoSpaceDN w:val="0"/>
        <w:adjustRightInd w:val="0"/>
        <w:spacing w:after="0" w:line="240" w:lineRule="auto"/>
        <w:ind w:left="1080"/>
        <w:rPr>
          <w:rFonts w:ascii="Arial" w:hAnsi="Arial" w:cs="Arial"/>
          <w:sz w:val="24"/>
          <w:szCs w:val="24"/>
        </w:rPr>
      </w:pPr>
      <w:r>
        <w:rPr>
          <w:noProof/>
        </w:rPr>
        <w:lastRenderedPageBreak/>
        <w:drawing>
          <wp:inline distT="0" distB="0" distL="0" distR="0" wp14:anchorId="5F194908" wp14:editId="134ACF0E">
            <wp:extent cx="5505450" cy="700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5450" cy="7000875"/>
                    </a:xfrm>
                    <a:prstGeom prst="rect">
                      <a:avLst/>
                    </a:prstGeom>
                  </pic:spPr>
                </pic:pic>
              </a:graphicData>
            </a:graphic>
          </wp:inline>
        </w:drawing>
      </w:r>
    </w:p>
    <w:p w:rsidR="00FF6C96" w:rsidRPr="005654E3" w:rsidRDefault="00B87AE1" w:rsidP="00FF6C96">
      <w:pPr>
        <w:widowControl w:val="0"/>
        <w:autoSpaceDE w:val="0"/>
        <w:autoSpaceDN w:val="0"/>
        <w:adjustRightInd w:val="0"/>
        <w:spacing w:after="0" w:line="240" w:lineRule="auto"/>
        <w:ind w:left="1080"/>
        <w:rPr>
          <w:rFonts w:ascii="Arial" w:hAnsi="Arial" w:cs="Arial"/>
          <w:sz w:val="24"/>
          <w:szCs w:val="24"/>
        </w:rPr>
      </w:pPr>
      <w:r>
        <w:rPr>
          <w:noProof/>
        </w:rPr>
        <w:lastRenderedPageBreak/>
        <w:drawing>
          <wp:inline distT="0" distB="0" distL="0" distR="0" wp14:anchorId="386E63B3" wp14:editId="0345061F">
            <wp:extent cx="5943600" cy="5400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0004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C148E6" w:rsidRDefault="00FF6C96" w:rsidP="00FF6C96">
      <w:pPr>
        <w:pStyle w:val="ListParagraph"/>
        <w:widowControl w:val="0"/>
        <w:numPr>
          <w:ilvl w:val="1"/>
          <w:numId w:val="16"/>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Data conversion of string values</w:t>
      </w:r>
    </w:p>
    <w:p w:rsidR="00FF6C96" w:rsidRDefault="00B87AE1"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02AADC0" wp14:editId="5FC8C493">
            <wp:extent cx="5943600" cy="7195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195820"/>
                    </a:xfrm>
                    <a:prstGeom prst="rect">
                      <a:avLst/>
                    </a:prstGeom>
                  </pic:spPr>
                </pic:pic>
              </a:graphicData>
            </a:graphic>
          </wp:inline>
        </w:drawing>
      </w:r>
    </w:p>
    <w:p w:rsidR="00FF6C96" w:rsidRPr="00C148E6" w:rsidRDefault="00FF6C96" w:rsidP="00FF6C96">
      <w:pPr>
        <w:pStyle w:val="ListParagraph"/>
        <w:widowControl w:val="0"/>
        <w:numPr>
          <w:ilvl w:val="1"/>
          <w:numId w:val="16"/>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Derived columns for employee id trim and getdate()</w:t>
      </w:r>
    </w:p>
    <w:p w:rsidR="00FF6C96" w:rsidRPr="005654E3" w:rsidRDefault="00FF6C96" w:rsidP="00FF6C96">
      <w:pPr>
        <w:widowControl w:val="0"/>
        <w:autoSpaceDE w:val="0"/>
        <w:autoSpaceDN w:val="0"/>
        <w:adjustRightInd w:val="0"/>
        <w:spacing w:after="0" w:line="240" w:lineRule="auto"/>
        <w:ind w:left="540"/>
        <w:rPr>
          <w:rFonts w:ascii="Arial" w:hAnsi="Arial" w:cs="Arial"/>
          <w:sz w:val="24"/>
          <w:szCs w:val="24"/>
        </w:rPr>
      </w:pPr>
    </w:p>
    <w:p w:rsidR="00FF6C96" w:rsidRPr="005654E3" w:rsidRDefault="00236F54"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127378D" wp14:editId="4A0547D5">
            <wp:extent cx="5943600" cy="442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2023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C148E6" w:rsidRDefault="00FF6C96" w:rsidP="00FF6C96">
      <w:pPr>
        <w:pStyle w:val="ListParagraph"/>
        <w:widowControl w:val="0"/>
        <w:numPr>
          <w:ilvl w:val="1"/>
          <w:numId w:val="16"/>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Lookup transformation to lookup Employee lanid based on Employee id</w:t>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D800D5C" wp14:editId="248D4A0E">
            <wp:extent cx="5943600" cy="3873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87350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B5EC770" wp14:editId="5E15F10C">
            <wp:extent cx="5943600" cy="38188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81889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ACD3FA4" wp14:editId="7F0F27BA">
            <wp:extent cx="5943600" cy="41922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19227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37410C5" wp14:editId="16B41555">
            <wp:extent cx="5943600" cy="39109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91096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5A32776" wp14:editId="2F2D9B95">
            <wp:extent cx="5943600" cy="25463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54635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A5C7688" wp14:editId="583C2CBA">
            <wp:extent cx="4019550" cy="3143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19550" cy="314325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AA944D8" wp14:editId="7AC2F3A6">
            <wp:extent cx="5943600" cy="38792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879215"/>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378C00" wp14:editId="4764307B">
            <wp:extent cx="5943600" cy="45840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84065"/>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0023FC0" wp14:editId="7F899E7A">
            <wp:extent cx="5943600" cy="5196205"/>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196205"/>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B87AE1"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335AEF9" wp14:editId="30630CC1">
            <wp:extent cx="5943600" cy="56356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63562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D325AFA" wp14:editId="5FD8DB18">
            <wp:extent cx="5943600" cy="32061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20611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C148E6"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6FC2471" wp14:editId="0DA4BADE">
            <wp:extent cx="2143125" cy="29622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43125" cy="296227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F63E5D8" wp14:editId="067546D8">
            <wp:extent cx="5943600" cy="309753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09753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C2B88DC" wp14:editId="0D2E4933">
            <wp:extent cx="5943600" cy="35839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583940"/>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43572D5" wp14:editId="254A93EA">
            <wp:extent cx="5943600" cy="426339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263390"/>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5E49A68" wp14:editId="279AF406">
            <wp:extent cx="5943600" cy="402463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02463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B87AE1"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D041D9F" wp14:editId="58755AAB">
            <wp:extent cx="5943600" cy="6217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21728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B6C3901" wp14:editId="51D38FE3">
            <wp:extent cx="5943600" cy="27063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70637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236F54" w:rsidRPr="00136D0D" w:rsidRDefault="00236F54" w:rsidP="00236F54">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6E018C">
        <w:rPr>
          <w:rFonts w:ascii="Arial" w:hAnsi="Arial" w:cs="Arial"/>
          <w:b/>
          <w:sz w:val="20"/>
          <w:szCs w:val="20"/>
        </w:rPr>
        <w:t>5</w:t>
      </w:r>
      <w:r w:rsidRPr="00136D0D">
        <w:rPr>
          <w:rFonts w:ascii="Arial" w:hAnsi="Arial" w:cs="Arial"/>
          <w:b/>
          <w:sz w:val="20"/>
          <w:szCs w:val="20"/>
        </w:rPr>
        <w:t xml:space="preserve">: sql task – </w:t>
      </w:r>
      <w:r>
        <w:rPr>
          <w:rFonts w:ascii="Arial" w:hAnsi="Arial" w:cs="Arial"/>
          <w:sz w:val="20"/>
          <w:szCs w:val="20"/>
        </w:rPr>
        <w:t>Update</w:t>
      </w:r>
      <w:r w:rsidRPr="00136D0D">
        <w:rPr>
          <w:rFonts w:ascii="Arial" w:hAnsi="Arial" w:cs="Arial"/>
          <w:sz w:val="20"/>
          <w:szCs w:val="20"/>
        </w:rPr>
        <w:t xml:space="preserve"> Coaching_Log </w:t>
      </w:r>
      <w:r>
        <w:rPr>
          <w:rFonts w:ascii="Arial" w:hAnsi="Arial" w:cs="Arial"/>
          <w:sz w:val="20"/>
          <w:szCs w:val="20"/>
        </w:rPr>
        <w:t>and Coaching_log_reason tables</w:t>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236F54"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CD6EE4E" wp14:editId="1F1784C4">
            <wp:extent cx="5943600" cy="5083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508317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136D0D" w:rsidRDefault="00FF6C96" w:rsidP="00FF6C96">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236F54">
        <w:rPr>
          <w:rFonts w:ascii="Arial" w:hAnsi="Arial" w:cs="Arial"/>
          <w:b/>
          <w:sz w:val="20"/>
          <w:szCs w:val="20"/>
        </w:rPr>
        <w:t>6</w:t>
      </w:r>
      <w:r w:rsidRPr="00136D0D">
        <w:rPr>
          <w:rFonts w:ascii="Arial" w:hAnsi="Arial" w:cs="Arial"/>
          <w:b/>
          <w:sz w:val="20"/>
          <w:szCs w:val="20"/>
        </w:rPr>
        <w:t xml:space="preserve">: sql task – </w:t>
      </w:r>
      <w:r w:rsidRPr="00136D0D">
        <w:rPr>
          <w:rFonts w:ascii="Arial" w:hAnsi="Arial" w:cs="Arial"/>
          <w:sz w:val="20"/>
          <w:szCs w:val="20"/>
        </w:rPr>
        <w:t xml:space="preserve">Load Coaching_Log </w:t>
      </w:r>
      <w:r w:rsidR="00136D0D">
        <w:rPr>
          <w:rFonts w:ascii="Arial" w:hAnsi="Arial" w:cs="Arial"/>
          <w:sz w:val="20"/>
          <w:szCs w:val="20"/>
        </w:rPr>
        <w:t>and Coaching_log_reason tables</w:t>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6E018C"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0415A6B" wp14:editId="667C73B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34327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6E018C" w:rsidP="00FF6C96">
      <w:pPr>
        <w:widowControl w:val="0"/>
        <w:autoSpaceDE w:val="0"/>
        <w:autoSpaceDN w:val="0"/>
        <w:adjustRightInd w:val="0"/>
        <w:spacing w:after="0" w:line="240" w:lineRule="auto"/>
        <w:rPr>
          <w:rFonts w:ascii="Arial" w:hAnsi="Arial" w:cs="Arial"/>
          <w:sz w:val="24"/>
          <w:szCs w:val="24"/>
        </w:rPr>
      </w:pPr>
      <w:r>
        <w:rPr>
          <w:rFonts w:ascii="Arial" w:hAnsi="Arial" w:cs="Arial"/>
          <w:sz w:val="24"/>
          <w:szCs w:val="24"/>
        </w:rPr>
        <w:t xml:space="preserve">SQL statement - </w:t>
      </w:r>
      <w:r w:rsidRPr="006E018C">
        <w:rPr>
          <w:rFonts w:ascii="Arial" w:hAnsi="Arial" w:cs="Arial"/>
          <w:sz w:val="24"/>
          <w:szCs w:val="24"/>
        </w:rPr>
        <w:t>exec[EC].[sp_InsertInto_Coaching_Log_Quality]  ? output</w:t>
      </w:r>
    </w:p>
    <w:p w:rsidR="006E018C" w:rsidRDefault="006E018C" w:rsidP="00FF6C96">
      <w:pPr>
        <w:widowControl w:val="0"/>
        <w:autoSpaceDE w:val="0"/>
        <w:autoSpaceDN w:val="0"/>
        <w:adjustRightInd w:val="0"/>
        <w:spacing w:after="0" w:line="240" w:lineRule="auto"/>
        <w:rPr>
          <w:rFonts w:ascii="Arial" w:hAnsi="Arial" w:cs="Arial"/>
          <w:sz w:val="24"/>
          <w:szCs w:val="24"/>
        </w:rPr>
      </w:pPr>
    </w:p>
    <w:p w:rsidR="006E018C" w:rsidRDefault="006E018C"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EDA8917" wp14:editId="25F0C63B">
            <wp:extent cx="5943600" cy="1667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66751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236F54">
        <w:rPr>
          <w:rFonts w:ascii="Arial" w:hAnsi="Arial" w:cs="Arial"/>
          <w:b/>
          <w:sz w:val="20"/>
          <w:szCs w:val="20"/>
        </w:rPr>
        <w:t>7</w:t>
      </w:r>
      <w:r w:rsidRPr="00136D0D">
        <w:rPr>
          <w:rFonts w:ascii="Arial" w:hAnsi="Arial" w:cs="Arial"/>
          <w:b/>
          <w:sz w:val="20"/>
          <w:szCs w:val="20"/>
        </w:rPr>
        <w:t xml:space="preserve">: </w:t>
      </w:r>
      <w:r w:rsidR="00136D0D">
        <w:rPr>
          <w:rFonts w:ascii="Arial" w:hAnsi="Arial" w:cs="Arial"/>
          <w:b/>
          <w:sz w:val="20"/>
          <w:szCs w:val="20"/>
        </w:rPr>
        <w:t>SQL</w:t>
      </w:r>
      <w:r w:rsidRPr="00136D0D">
        <w:rPr>
          <w:rFonts w:ascii="Arial" w:hAnsi="Arial" w:cs="Arial"/>
          <w:b/>
          <w:sz w:val="20"/>
          <w:szCs w:val="20"/>
        </w:rPr>
        <w:t xml:space="preserve"> task – </w:t>
      </w:r>
      <w:r w:rsidR="00C74E9D">
        <w:rPr>
          <w:rFonts w:ascii="Arial" w:hAnsi="Arial" w:cs="Arial"/>
          <w:sz w:val="20"/>
          <w:szCs w:val="20"/>
        </w:rPr>
        <w:t>Update</w:t>
      </w:r>
      <w:r w:rsidR="00136D0D">
        <w:rPr>
          <w:rFonts w:ascii="Arial" w:hAnsi="Arial" w:cs="Arial"/>
          <w:sz w:val="20"/>
          <w:szCs w:val="20"/>
        </w:rPr>
        <w:t xml:space="preserve"> Quality Fact Table</w:t>
      </w:r>
    </w:p>
    <w:p w:rsidR="00136D0D" w:rsidRPr="00136D0D" w:rsidRDefault="00C74E9D" w:rsidP="00FF6C96">
      <w:pPr>
        <w:widowControl w:val="0"/>
        <w:autoSpaceDE w:val="0"/>
        <w:autoSpaceDN w:val="0"/>
        <w:adjustRightInd w:val="0"/>
        <w:spacing w:after="0" w:line="240" w:lineRule="auto"/>
        <w:ind w:left="360"/>
        <w:rPr>
          <w:rFonts w:ascii="Arial" w:hAnsi="Arial" w:cs="Arial"/>
          <w:sz w:val="20"/>
          <w:szCs w:val="20"/>
        </w:rPr>
      </w:pPr>
      <w:r>
        <w:rPr>
          <w:noProof/>
        </w:rPr>
        <w:lastRenderedPageBreak/>
        <w:drawing>
          <wp:inline distT="0" distB="0" distL="0" distR="0" wp14:anchorId="20DB54D4" wp14:editId="7E3B46CC">
            <wp:extent cx="5943600" cy="4996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996180"/>
                    </a:xfrm>
                    <a:prstGeom prst="rect">
                      <a:avLst/>
                    </a:prstGeom>
                  </pic:spPr>
                </pic:pic>
              </a:graphicData>
            </a:graphic>
          </wp:inline>
        </w:drawing>
      </w: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Pr="00136D0D" w:rsidRDefault="00136D0D" w:rsidP="00136D0D">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236F54">
        <w:rPr>
          <w:rFonts w:ascii="Arial" w:hAnsi="Arial" w:cs="Arial"/>
          <w:b/>
          <w:sz w:val="20"/>
          <w:szCs w:val="20"/>
        </w:rPr>
        <w:t>8</w:t>
      </w:r>
      <w:r w:rsidRPr="00136D0D">
        <w:rPr>
          <w:rFonts w:ascii="Arial" w:hAnsi="Arial" w:cs="Arial"/>
          <w:b/>
          <w:sz w:val="20"/>
          <w:szCs w:val="20"/>
        </w:rPr>
        <w:t xml:space="preserve">: SQL task – </w:t>
      </w:r>
      <w:r w:rsidRPr="00136D0D">
        <w:rPr>
          <w:rFonts w:ascii="Arial" w:hAnsi="Arial" w:cs="Arial"/>
          <w:sz w:val="20"/>
          <w:szCs w:val="20"/>
        </w:rPr>
        <w:t>Load File List Table</w:t>
      </w: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4BC033A0" wp14:editId="768EC5E4">
            <wp:extent cx="5943600" cy="490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905375"/>
                    </a:xfrm>
                    <a:prstGeom prst="rect">
                      <a:avLst/>
                    </a:prstGeom>
                  </pic:spPr>
                </pic:pic>
              </a:graphicData>
            </a:graphic>
          </wp:inline>
        </w:drawing>
      </w: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F16F99" w:rsidRDefault="00F16F99" w:rsidP="00F16F99">
      <w:pPr>
        <w:widowControl w:val="0"/>
        <w:autoSpaceDE w:val="0"/>
        <w:autoSpaceDN w:val="0"/>
        <w:adjustRightInd w:val="0"/>
        <w:spacing w:after="0" w:line="240" w:lineRule="auto"/>
        <w:ind w:left="360"/>
        <w:rPr>
          <w:rFonts w:ascii="Arial" w:hAnsi="Arial" w:cs="Arial"/>
          <w:sz w:val="24"/>
          <w:szCs w:val="24"/>
        </w:rPr>
      </w:pPr>
      <w:r>
        <w:rPr>
          <w:rFonts w:ascii="Arial" w:hAnsi="Arial" w:cs="Arial"/>
          <w:sz w:val="24"/>
          <w:szCs w:val="24"/>
        </w:rPr>
        <w:t>SQL Statement –</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Pr>
          <w:rFonts w:ascii="Arial" w:hAnsi="Arial" w:cs="Arial"/>
          <w:sz w:val="24"/>
          <w:szCs w:val="24"/>
        </w:rPr>
        <w:t xml:space="preserve"> </w:t>
      </w:r>
      <w:r w:rsidRPr="00F16F99">
        <w:rPr>
          <w:rFonts w:ascii="Arial" w:hAnsi="Arial" w:cs="Arial"/>
          <w:sz w:val="24"/>
          <w:szCs w:val="24"/>
        </w:rPr>
        <w:t>INSERT INTO [EC].[Quality_FileList]</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([File_Name]</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,[File_LoadDate]</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,[Count_Staged]</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,[Count_Rejected]</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,[Count_Loaded])</w:t>
      </w:r>
    </w:p>
    <w:p w:rsid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VALUES (?,GetDate(), ?, ?,?)</w:t>
      </w:r>
    </w:p>
    <w:p w:rsidR="00F16F99" w:rsidRDefault="00F16F99" w:rsidP="00F16F99">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2A765C9C" wp14:editId="6CE41809">
            <wp:extent cx="5943600" cy="2639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39695"/>
                    </a:xfrm>
                    <a:prstGeom prst="rect">
                      <a:avLst/>
                    </a:prstGeom>
                  </pic:spPr>
                </pic:pic>
              </a:graphicData>
            </a:graphic>
          </wp:inline>
        </w:drawing>
      </w: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9F2B71" w:rsidRDefault="009F2B71" w:rsidP="00FF6C96">
      <w:pPr>
        <w:widowControl w:val="0"/>
        <w:autoSpaceDE w:val="0"/>
        <w:autoSpaceDN w:val="0"/>
        <w:adjustRightInd w:val="0"/>
        <w:spacing w:after="0" w:line="240" w:lineRule="auto"/>
        <w:ind w:left="360"/>
        <w:rPr>
          <w:rFonts w:ascii="Arial" w:hAnsi="Arial" w:cs="Arial"/>
          <w:sz w:val="24"/>
          <w:szCs w:val="24"/>
        </w:rPr>
      </w:pPr>
    </w:p>
    <w:p w:rsidR="009F2B71" w:rsidRDefault="009F2B71" w:rsidP="00136D0D">
      <w:pPr>
        <w:widowControl w:val="0"/>
        <w:autoSpaceDE w:val="0"/>
        <w:autoSpaceDN w:val="0"/>
        <w:adjustRightInd w:val="0"/>
        <w:spacing w:after="0" w:line="240" w:lineRule="auto"/>
        <w:ind w:left="360"/>
        <w:rPr>
          <w:rFonts w:ascii="Arial" w:hAnsi="Arial" w:cs="Arial"/>
          <w:sz w:val="20"/>
          <w:szCs w:val="20"/>
        </w:rPr>
      </w:pPr>
    </w:p>
    <w:p w:rsidR="009F2B71" w:rsidRDefault="009F2B71" w:rsidP="00136D0D">
      <w:pPr>
        <w:widowControl w:val="0"/>
        <w:autoSpaceDE w:val="0"/>
        <w:autoSpaceDN w:val="0"/>
        <w:adjustRightInd w:val="0"/>
        <w:spacing w:after="0" w:line="240" w:lineRule="auto"/>
        <w:ind w:left="360"/>
        <w:rPr>
          <w:rFonts w:ascii="Arial" w:hAnsi="Arial" w:cs="Arial"/>
          <w:sz w:val="20"/>
          <w:szCs w:val="20"/>
        </w:rPr>
      </w:pPr>
    </w:p>
    <w:p w:rsidR="009F2B71" w:rsidRPr="00136D0D" w:rsidRDefault="009F2B71" w:rsidP="009F2B71">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236F54">
        <w:rPr>
          <w:rFonts w:ascii="Arial" w:hAnsi="Arial" w:cs="Arial"/>
          <w:b/>
          <w:sz w:val="20"/>
          <w:szCs w:val="20"/>
        </w:rPr>
        <w:t>9</w:t>
      </w:r>
      <w:r w:rsidRPr="00136D0D">
        <w:rPr>
          <w:rFonts w:ascii="Arial" w:hAnsi="Arial" w:cs="Arial"/>
          <w:b/>
          <w:sz w:val="20"/>
          <w:szCs w:val="20"/>
        </w:rPr>
        <w:t xml:space="preserve">: SQL task </w:t>
      </w:r>
      <w:r>
        <w:rPr>
          <w:rFonts w:ascii="Arial" w:hAnsi="Arial" w:cs="Arial"/>
          <w:b/>
          <w:sz w:val="20"/>
          <w:szCs w:val="20"/>
        </w:rPr>
        <w:t>Delete File if Environment is Prod (Disabled)</w:t>
      </w:r>
    </w:p>
    <w:p w:rsidR="009F2B71" w:rsidRPr="009F2B71" w:rsidRDefault="009F2B71" w:rsidP="00136D0D">
      <w:pPr>
        <w:widowControl w:val="0"/>
        <w:autoSpaceDE w:val="0"/>
        <w:autoSpaceDN w:val="0"/>
        <w:adjustRightInd w:val="0"/>
        <w:spacing w:after="0" w:line="240" w:lineRule="auto"/>
        <w:ind w:left="360"/>
        <w:rPr>
          <w:rFonts w:ascii="Arial" w:hAnsi="Arial" w:cs="Arial"/>
          <w:sz w:val="20"/>
          <w:szCs w:val="20"/>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DF6C82"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223BA2F0" wp14:editId="6D7E6100">
            <wp:extent cx="230505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05050" cy="204787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8BCEA50" wp14:editId="6275D41B">
            <wp:extent cx="5943600" cy="30746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07467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0D57E7"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DAEF4AB" wp14:editId="065447F4">
            <wp:extent cx="5943600" cy="4769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769485"/>
                    </a:xfrm>
                    <a:prstGeom prst="rect">
                      <a:avLst/>
                    </a:prstGeom>
                  </pic:spPr>
                </pic:pic>
              </a:graphicData>
            </a:graphic>
          </wp:inline>
        </w:drawing>
      </w:r>
    </w:p>
    <w:p w:rsidR="00FF6C96" w:rsidRPr="009F2B71" w:rsidRDefault="00FF6C96" w:rsidP="00FF6C96">
      <w:pPr>
        <w:widowControl w:val="0"/>
        <w:autoSpaceDE w:val="0"/>
        <w:autoSpaceDN w:val="0"/>
        <w:adjustRightInd w:val="0"/>
        <w:spacing w:after="0" w:line="240" w:lineRule="auto"/>
        <w:rPr>
          <w:rFonts w:ascii="Arial" w:hAnsi="Arial" w:cs="Arial"/>
          <w:sz w:val="20"/>
          <w:szCs w:val="20"/>
        </w:rPr>
      </w:pPr>
    </w:p>
    <w:p w:rsidR="00FF6C96" w:rsidRDefault="000D57E7" w:rsidP="00FF6C96">
      <w:pPr>
        <w:widowControl w:val="0"/>
        <w:autoSpaceDE w:val="0"/>
        <w:autoSpaceDN w:val="0"/>
        <w:adjustRightInd w:val="0"/>
        <w:spacing w:after="0" w:line="240" w:lineRule="auto"/>
        <w:rPr>
          <w:rFonts w:ascii="Arial" w:hAnsi="Arial" w:cs="Arial"/>
          <w:sz w:val="24"/>
          <w:szCs w:val="24"/>
        </w:rPr>
      </w:pPr>
      <w:r w:rsidRPr="000D57E7">
        <w:rPr>
          <w:rFonts w:ascii="Arial" w:hAnsi="Arial" w:cs="Arial"/>
          <w:sz w:val="24"/>
          <w:szCs w:val="24"/>
        </w:rPr>
        <w:t>@[User::DayOfWeek] == 2 || @[User::AdhocNPN] == True</w:t>
      </w: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DF6C82" w:rsidRDefault="00DF6C82" w:rsidP="00DF6C82">
      <w:pPr>
        <w:rPr>
          <w:b/>
        </w:rPr>
      </w:pPr>
      <w:r w:rsidRPr="00494DF0">
        <w:rPr>
          <w:b/>
        </w:rPr>
        <w:t>Details</w:t>
      </w:r>
      <w:r>
        <w:rPr>
          <w:b/>
        </w:rPr>
        <w:t>: NPN Load</w:t>
      </w:r>
    </w:p>
    <w:p w:rsidR="00DF6C82" w:rsidRDefault="00DF6C82" w:rsidP="00DF6C82">
      <w:pPr>
        <w:rPr>
          <w:b/>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Step 1: </w:t>
      </w:r>
      <w:r w:rsidRPr="00210C0C">
        <w:rPr>
          <w:rFonts w:ascii="Arial" w:hAnsi="Arial" w:cs="Arial"/>
          <w:sz w:val="20"/>
          <w:szCs w:val="20"/>
        </w:rPr>
        <w:t>Truncate staging table</w:t>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drawing>
          <wp:inline distT="0" distB="0" distL="0" distR="0" wp14:anchorId="65727F34" wp14:editId="68B262EA">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8556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Pr="00210C0C"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Step 2: Get Dates for Previous Week</w:t>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0716E1EF" wp14:editId="13E654EF">
            <wp:extent cx="5943600" cy="4900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90029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5452043D" wp14:editId="45CBAF77">
            <wp:extent cx="5943600" cy="444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445000"/>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drawing>
          <wp:inline distT="0" distB="0" distL="0" distR="0" wp14:anchorId="3133F3F6" wp14:editId="734C1F80">
            <wp:extent cx="5943600" cy="27933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9336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Pr="00210C0C"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Step 3: Select NPN logs into staging table</w:t>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drawing>
          <wp:inline distT="0" distB="0" distL="0" distR="0" wp14:anchorId="3A789C22" wp14:editId="400AA0E3">
            <wp:extent cx="5943600" cy="474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749800"/>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3D8002CD" wp14:editId="3766EF56">
            <wp:extent cx="21526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2650" cy="2114550"/>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drawing>
          <wp:inline distT="0" distB="0" distL="0" distR="0" wp14:anchorId="4DE5CBC0" wp14:editId="754D285A">
            <wp:extent cx="5943600" cy="4256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25640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4050A1D1" wp14:editId="3358A6EA">
            <wp:extent cx="5943600" cy="54432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443220"/>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4BBBC778" wp14:editId="55A20595">
            <wp:extent cx="5943600" cy="4543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54342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349BC784" wp14:editId="48E713D8">
            <wp:extent cx="5943600" cy="53600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360035"/>
                    </a:xfrm>
                    <a:prstGeom prst="rect">
                      <a:avLst/>
                    </a:prstGeom>
                  </pic:spPr>
                </pic:pic>
              </a:graphicData>
            </a:graphic>
          </wp:inline>
        </w:drawing>
      </w:r>
    </w:p>
    <w:p w:rsidR="00DF6C82" w:rsidRPr="00FF6C96" w:rsidRDefault="00DF6C82" w:rsidP="00DF6C82">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Step 4: </w:t>
      </w:r>
      <w:r w:rsidRPr="00FF6C96">
        <w:rPr>
          <w:rFonts w:ascii="Arial" w:hAnsi="Arial" w:cs="Arial"/>
          <w:sz w:val="20"/>
          <w:szCs w:val="20"/>
        </w:rPr>
        <w:t xml:space="preserve">Load </w:t>
      </w:r>
      <w:r>
        <w:rPr>
          <w:rFonts w:ascii="Arial" w:hAnsi="Arial" w:cs="Arial"/>
          <w:sz w:val="20"/>
          <w:szCs w:val="20"/>
        </w:rPr>
        <w:t>NPN logs into coaching log table</w:t>
      </w:r>
    </w:p>
    <w:p w:rsidR="00DF6C82" w:rsidRDefault="00DF6C82" w:rsidP="00DF6C82">
      <w:pPr>
        <w:rPr>
          <w:b/>
        </w:rPr>
      </w:pPr>
    </w:p>
    <w:p w:rsidR="003844F6" w:rsidRPr="00494DF0" w:rsidRDefault="003844F6" w:rsidP="00DF6C82">
      <w:pPr>
        <w:rPr>
          <w:b/>
        </w:rPr>
      </w:pPr>
      <w:r>
        <w:rPr>
          <w:noProof/>
        </w:rPr>
        <w:lastRenderedPageBreak/>
        <w:drawing>
          <wp:inline distT="0" distB="0" distL="0" distR="0" wp14:anchorId="4E347F44" wp14:editId="1A4C3992">
            <wp:extent cx="5943600" cy="4173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173855"/>
                    </a:xfrm>
                    <a:prstGeom prst="rect">
                      <a:avLst/>
                    </a:prstGeom>
                  </pic:spPr>
                </pic:pic>
              </a:graphicData>
            </a:graphic>
          </wp:inline>
        </w:drawing>
      </w:r>
    </w:p>
    <w:p w:rsidR="00FF6C96" w:rsidRPr="00494DF0" w:rsidRDefault="00FF6C96" w:rsidP="00494DF0">
      <w:pPr>
        <w:rPr>
          <w:b/>
        </w:rPr>
      </w:pPr>
    </w:p>
    <w:p w:rsidR="002326CC" w:rsidRPr="0027630C" w:rsidRDefault="002326CC" w:rsidP="0076086A">
      <w:pPr>
        <w:pStyle w:val="Heading3"/>
        <w:numPr>
          <w:ilvl w:val="2"/>
          <w:numId w:val="9"/>
        </w:numPr>
        <w:rPr>
          <w:rFonts w:ascii="Calibri" w:hAnsi="Calibri" w:cs="Times New Roman"/>
          <w:color w:val="auto"/>
        </w:rPr>
      </w:pPr>
      <w:bookmarkStart w:id="104" w:name="_Toc391973393"/>
      <w:r w:rsidRPr="0027630C">
        <w:rPr>
          <w:rFonts w:ascii="Calibri" w:hAnsi="Calibri" w:cs="Times New Roman"/>
          <w:color w:val="auto"/>
        </w:rPr>
        <w:t>Tables</w:t>
      </w:r>
      <w:bookmarkEnd w:id="10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A71CC9">
        <w:trPr>
          <w:trHeight w:val="396"/>
          <w:tblHeader/>
          <w:jc w:val="center"/>
        </w:trPr>
        <w:tc>
          <w:tcPr>
            <w:tcW w:w="745" w:type="dxa"/>
            <w:shd w:val="clear" w:color="auto" w:fill="E6E6E6"/>
          </w:tcPr>
          <w:p w:rsidR="002326CC" w:rsidRPr="00E5799B" w:rsidRDefault="002326CC" w:rsidP="00A71CC9">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A71CC9">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Pr>
                <w:rFonts w:ascii="Arial" w:hAnsi="Arial" w:cs="Arial"/>
                <w:b/>
                <w:bCs/>
              </w:rPr>
              <w:t>Table Description</w:t>
            </w:r>
          </w:p>
          <w:p w:rsidR="002326CC" w:rsidRPr="00E5799B" w:rsidRDefault="002326CC" w:rsidP="00A71CC9">
            <w:pPr>
              <w:keepNext/>
              <w:keepLines/>
              <w:spacing w:line="240" w:lineRule="auto"/>
              <w:jc w:val="center"/>
              <w:rPr>
                <w:rFonts w:ascii="Arial" w:hAnsi="Arial" w:cs="Arial"/>
                <w:b/>
              </w:rPr>
            </w:pP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E5799B" w:rsidRDefault="00A12835" w:rsidP="006E018C">
            <w:pPr>
              <w:spacing w:line="240" w:lineRule="auto"/>
              <w:rPr>
                <w:rFonts w:ascii="Arial" w:hAnsi="Arial" w:cs="Arial"/>
              </w:rPr>
            </w:pPr>
            <w:r>
              <w:rPr>
                <w:rFonts w:ascii="Arial" w:hAnsi="Arial" w:cs="Arial"/>
              </w:rPr>
              <w:t>Quality_Coaching_Stage</w:t>
            </w:r>
          </w:p>
          <w:p w:rsidR="00A12835" w:rsidRPr="00E5799B" w:rsidRDefault="00A12835" w:rsidP="006E018C">
            <w:pPr>
              <w:spacing w:line="240" w:lineRule="auto"/>
              <w:rPr>
                <w:rFonts w:ascii="Arial" w:hAnsi="Arial" w:cs="Arial"/>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E5799B" w:rsidRDefault="00A12835" w:rsidP="006E018C">
            <w:pPr>
              <w:spacing w:line="240" w:lineRule="auto"/>
              <w:rPr>
                <w:rFonts w:ascii="Arial" w:hAnsi="Arial" w:cs="Arial"/>
              </w:rPr>
            </w:pPr>
            <w:r>
              <w:rPr>
                <w:rFonts w:ascii="Arial" w:hAnsi="Arial" w:cs="Arial"/>
              </w:rPr>
              <w:t>Table used for staging the Quality evaluations from IQS during the insert into Coaching_Log table.</w:t>
            </w: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E5799B" w:rsidRDefault="00A12835" w:rsidP="006E018C">
            <w:pPr>
              <w:spacing w:line="240" w:lineRule="auto"/>
              <w:rPr>
                <w:rFonts w:ascii="Arial" w:hAnsi="Arial" w:cs="Arial"/>
              </w:rPr>
            </w:pPr>
            <w:r>
              <w:rPr>
                <w:rFonts w:ascii="Arial" w:hAnsi="Arial" w:cs="Arial"/>
              </w:rPr>
              <w:t>Quality_Coaching_Rejected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E5799B" w:rsidRDefault="00A12835" w:rsidP="006E018C">
            <w:pPr>
              <w:spacing w:line="240" w:lineRule="auto"/>
              <w:rPr>
                <w:rFonts w:ascii="Arial" w:hAnsi="Arial" w:cs="Arial"/>
              </w:rPr>
            </w:pPr>
            <w:r>
              <w:rPr>
                <w:rFonts w:ascii="Arial" w:hAnsi="Arial" w:cs="Arial"/>
              </w:rPr>
              <w:t>Table used for storing the rejected Quality evaluations from IQS during the insert into Coaching_Log table. Logs are rejected when a Lan ID cannot be looked up for an incoming Employee ID in the file.</w:t>
            </w: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Default="00A12835" w:rsidP="006E018C">
            <w:pPr>
              <w:spacing w:line="240" w:lineRule="auto"/>
              <w:rPr>
                <w:rFonts w:ascii="Arial" w:hAnsi="Arial" w:cs="Arial"/>
              </w:rPr>
            </w:pPr>
            <w:r>
              <w:rPr>
                <w:rFonts w:ascii="Arial" w:hAnsi="Arial" w:cs="Arial"/>
              </w:rPr>
              <w:t>Quality_Coaching_Fact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Default="00A12835" w:rsidP="006E018C">
            <w:pPr>
              <w:spacing w:line="240" w:lineRule="auto"/>
              <w:rPr>
                <w:rFonts w:ascii="Arial" w:hAnsi="Arial" w:cs="Arial"/>
              </w:rPr>
            </w:pPr>
            <w:r>
              <w:rPr>
                <w:rFonts w:ascii="Arial" w:hAnsi="Arial" w:cs="Arial"/>
              </w:rPr>
              <w:t xml:space="preserve">Table used for storing Quality source </w:t>
            </w:r>
            <w:r>
              <w:rPr>
                <w:rFonts w:ascii="Arial" w:hAnsi="Arial" w:cs="Arial"/>
              </w:rPr>
              <w:lastRenderedPageBreak/>
              <w:t>records loaded into the Coaching Log table.</w:t>
            </w: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spacing w:line="240" w:lineRule="auto"/>
              <w:rPr>
                <w:rFonts w:ascii="Arial" w:hAnsi="Arial" w:cs="Arial"/>
              </w:rPr>
            </w:pPr>
            <w:r>
              <w:rPr>
                <w:rFonts w:ascii="Arial" w:hAnsi="Arial" w:cs="Arial"/>
              </w:rPr>
              <w:lastRenderedPageBreak/>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Default="00A12835" w:rsidP="006E018C">
            <w:pPr>
              <w:spacing w:line="240" w:lineRule="auto"/>
              <w:rPr>
                <w:rFonts w:ascii="Arial" w:hAnsi="Arial" w:cs="Arial"/>
              </w:rPr>
            </w:pPr>
            <w:r>
              <w:rPr>
                <w:rFonts w:ascii="Arial" w:hAnsi="Arial" w:cs="Arial"/>
              </w:rPr>
              <w:t>Quality_FileList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Default="00A12835" w:rsidP="006E018C">
            <w:pPr>
              <w:spacing w:line="240" w:lineRule="auto"/>
              <w:rPr>
                <w:rFonts w:ascii="Arial" w:hAnsi="Arial" w:cs="Arial"/>
              </w:rPr>
            </w:pPr>
            <w:r>
              <w:rPr>
                <w:rFonts w:ascii="Arial" w:hAnsi="Arial" w:cs="Arial"/>
              </w:rPr>
              <w:t>Table used for storing Quality file names and Load dates.</w:t>
            </w:r>
          </w:p>
        </w:tc>
      </w:tr>
      <w:tr w:rsidR="002326C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A71CC9">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DE06FE" w:rsidP="00A71CC9">
            <w:pPr>
              <w:spacing w:line="240" w:lineRule="auto"/>
              <w:rPr>
                <w:rFonts w:ascii="Arial" w:hAnsi="Arial" w:cs="Arial"/>
              </w:rPr>
            </w:pPr>
            <w:r w:rsidRPr="00DE06FE">
              <w:rPr>
                <w:rFonts w:ascii="Arial" w:hAnsi="Arial" w:cs="Arial"/>
              </w:rPr>
              <w:t>NPN_Description</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DE06FE" w:rsidP="00A71CC9">
            <w:pPr>
              <w:spacing w:line="240" w:lineRule="auto"/>
              <w:rPr>
                <w:rFonts w:ascii="Arial" w:hAnsi="Arial" w:cs="Arial"/>
              </w:rPr>
            </w:pPr>
            <w:r>
              <w:rPr>
                <w:rFonts w:ascii="Arial" w:hAnsi="Arial" w:cs="Arial"/>
              </w:rPr>
              <w:t>Table used to store Descriptions for VPN codes</w:t>
            </w:r>
          </w:p>
        </w:tc>
      </w:tr>
    </w:tbl>
    <w:p w:rsidR="002326CC" w:rsidRDefault="00096AE8" w:rsidP="009F2A51">
      <w:pPr>
        <w:widowControl w:val="0"/>
        <w:autoSpaceDE w:val="0"/>
        <w:autoSpaceDN w:val="0"/>
        <w:adjustRightInd w:val="0"/>
        <w:spacing w:after="0" w:line="240" w:lineRule="auto"/>
        <w:rPr>
          <w:noProof/>
        </w:rPr>
      </w:pPr>
      <w:r w:rsidRPr="00096AE8">
        <w:rPr>
          <w:noProof/>
        </w:rPr>
        <w:t>\cms\eCoaching_V2\Code\DB\Tables</w:t>
      </w:r>
    </w:p>
    <w:p w:rsidR="005E5CD7" w:rsidRPr="0027630C" w:rsidRDefault="00360E8C" w:rsidP="0076086A">
      <w:pPr>
        <w:pStyle w:val="Heading3"/>
        <w:numPr>
          <w:ilvl w:val="2"/>
          <w:numId w:val="9"/>
        </w:numPr>
        <w:rPr>
          <w:rFonts w:ascii="Calibri" w:hAnsi="Calibri" w:cs="Times New Roman"/>
          <w:color w:val="auto"/>
        </w:rPr>
      </w:pPr>
      <w:bookmarkStart w:id="105" w:name="_Toc391973394"/>
      <w:r w:rsidRPr="0027630C">
        <w:rPr>
          <w:rFonts w:ascii="Calibri" w:hAnsi="Calibri" w:cs="Times New Roman"/>
          <w:color w:val="auto"/>
        </w:rPr>
        <w:t>Procedures</w:t>
      </w:r>
      <w:bookmarkEnd w:id="105"/>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A71CC9">
        <w:trPr>
          <w:trHeight w:val="396"/>
          <w:tblHeader/>
          <w:jc w:val="center"/>
        </w:trPr>
        <w:tc>
          <w:tcPr>
            <w:tcW w:w="745" w:type="dxa"/>
            <w:shd w:val="clear" w:color="auto" w:fill="E6E6E6"/>
          </w:tcPr>
          <w:p w:rsidR="005E5CD7" w:rsidRPr="00E5799B" w:rsidRDefault="005E5CD7" w:rsidP="00A71CC9">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A71CC9">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Usage</w:t>
            </w:r>
          </w:p>
          <w:p w:rsidR="005E5CD7" w:rsidRPr="00E5799B" w:rsidRDefault="005E5CD7" w:rsidP="00A71CC9">
            <w:pPr>
              <w:keepNext/>
              <w:keepLines/>
              <w:spacing w:line="240" w:lineRule="auto"/>
              <w:jc w:val="center"/>
              <w:rPr>
                <w:rFonts w:ascii="Arial" w:hAnsi="Arial" w:cs="Arial"/>
                <w:b/>
              </w:rPr>
            </w:pP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12835" w:rsidRDefault="00A12835" w:rsidP="006E018C">
            <w:pPr>
              <w:rPr>
                <w:color w:val="000000"/>
              </w:rPr>
            </w:pPr>
            <w:r>
              <w:rPr>
                <w:color w:val="000000"/>
              </w:rPr>
              <w:t>sp_InsertInto_Coaching_Log_Quality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1F402C" w:rsidRDefault="00A12835" w:rsidP="001F402C">
            <w:pPr>
              <w:rPr>
                <w:color w:val="000000"/>
              </w:rPr>
            </w:pPr>
            <w:r w:rsidRPr="001F402C">
              <w:rPr>
                <w:color w:val="000000"/>
              </w:rPr>
              <w:t>Load: Quality Data</w:t>
            </w:r>
          </w:p>
        </w:tc>
      </w:tr>
      <w:tr w:rsidR="00A12835" w:rsidRPr="00E5799B"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7E596D" w:rsidRDefault="00A12835" w:rsidP="006E018C">
            <w:pPr>
              <w:rPr>
                <w:color w:val="000000"/>
              </w:rPr>
            </w:pPr>
            <w:r w:rsidRPr="007E596D">
              <w:rPr>
                <w:color w:val="000000"/>
              </w:rPr>
              <w:t xml:space="preserve">sp_Update_Coaching_Log_Quality </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1F402C" w:rsidRDefault="00A12835" w:rsidP="001F402C">
            <w:pPr>
              <w:rPr>
                <w:color w:val="000000"/>
              </w:rPr>
            </w:pPr>
            <w:r w:rsidRPr="001F402C">
              <w:rPr>
                <w:color w:val="000000"/>
              </w:rPr>
              <w:t>Load: Quality Data</w:t>
            </w:r>
          </w:p>
        </w:tc>
      </w:tr>
      <w:tr w:rsidR="00C74E9D" w:rsidRPr="00E5799B"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74E9D" w:rsidRDefault="00C74E9D"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74E9D" w:rsidRPr="007E596D" w:rsidRDefault="00C74E9D" w:rsidP="001F402C">
            <w:pPr>
              <w:rPr>
                <w:color w:val="000000"/>
              </w:rPr>
            </w:pPr>
            <w:r w:rsidRPr="001F402C">
              <w:rPr>
                <w:color w:val="000000"/>
              </w:rPr>
              <w:t>sp_Update_Quality_Fact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74E9D" w:rsidRPr="001F402C" w:rsidRDefault="00C74E9D" w:rsidP="001F402C">
            <w:pPr>
              <w:rPr>
                <w:color w:val="000000"/>
              </w:rPr>
            </w:pPr>
            <w:r w:rsidRPr="001F402C">
              <w:rPr>
                <w:color w:val="000000"/>
              </w:rPr>
              <w:t>Load: Quality Data</w:t>
            </w: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A12835" w:rsidP="00A71CC9">
            <w:pPr>
              <w:spacing w:line="240" w:lineRule="auto"/>
              <w:rPr>
                <w:rFonts w:ascii="Arial" w:hAnsi="Arial" w:cs="Arial"/>
              </w:rPr>
            </w:pPr>
            <w:r>
              <w:rPr>
                <w:rFonts w:ascii="Arial" w:hAnsi="Arial" w:cs="Arial"/>
              </w:rPr>
              <w:t>4</w:t>
            </w:r>
            <w:r w:rsidR="005E5CD7">
              <w:rPr>
                <w:rFonts w:ascii="Arial" w:hAnsi="Arial" w:cs="Arial"/>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1F402C" w:rsidP="00A71CC9">
            <w:pPr>
              <w:rPr>
                <w:color w:val="000000"/>
              </w:rPr>
            </w:pPr>
            <w:r w:rsidRPr="001F402C">
              <w:rPr>
                <w:color w:val="000000"/>
              </w:rPr>
              <w:t>sp_Get_Dates_For_Previous_Week.sql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1F402C" w:rsidRDefault="001F402C" w:rsidP="001F402C">
            <w:pPr>
              <w:rPr>
                <w:color w:val="000000"/>
              </w:rPr>
            </w:pPr>
            <w:r w:rsidRPr="001F402C">
              <w:rPr>
                <w:color w:val="000000"/>
              </w:rPr>
              <w:t>Load: NPN Data</w:t>
            </w:r>
          </w:p>
        </w:tc>
      </w:tr>
      <w:tr w:rsidR="001F402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Default="001F402C" w:rsidP="00A71CC9">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1F402C" w:rsidRDefault="001F402C" w:rsidP="00A71CC9">
            <w:pPr>
              <w:rPr>
                <w:color w:val="000000"/>
              </w:rPr>
            </w:pPr>
            <w:r w:rsidRPr="001F402C">
              <w:rPr>
                <w:color w:val="000000"/>
              </w:rPr>
              <w:t>sp_InsertInto_Coaching_Log_NPN.sql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1F402C" w:rsidRDefault="001F402C" w:rsidP="001F402C">
            <w:pPr>
              <w:rPr>
                <w:color w:val="000000"/>
              </w:rPr>
            </w:pPr>
            <w:r w:rsidRPr="001F402C">
              <w:rPr>
                <w:color w:val="000000"/>
              </w:rPr>
              <w:t>Load: NPN Data</w:t>
            </w:r>
          </w:p>
        </w:tc>
      </w:tr>
      <w:tr w:rsidR="001F402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Default="001F402C" w:rsidP="00A71CC9">
            <w:pPr>
              <w:spacing w:line="240" w:lineRule="auto"/>
              <w:rPr>
                <w:rFonts w:ascii="Arial" w:hAnsi="Arial" w:cs="Arial"/>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1F402C" w:rsidRDefault="001F402C"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Default="001F402C" w:rsidP="001F402C">
            <w:pPr>
              <w:spacing w:line="240" w:lineRule="auto"/>
              <w:rPr>
                <w:rFonts w:ascii="Arial" w:hAnsi="Arial" w:cs="Arial"/>
              </w:rPr>
            </w:pPr>
          </w:p>
        </w:tc>
      </w:tr>
      <w:tr w:rsidR="001F402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Default="001F402C" w:rsidP="00A71CC9">
            <w:pPr>
              <w:spacing w:line="240" w:lineRule="auto"/>
              <w:rPr>
                <w:rFonts w:ascii="Arial" w:hAnsi="Arial" w:cs="Arial"/>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1F402C" w:rsidRDefault="001F402C"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Default="001F402C" w:rsidP="001F402C">
            <w:pPr>
              <w:spacing w:line="240" w:lineRule="auto"/>
              <w:rPr>
                <w:rFonts w:ascii="Arial" w:hAnsi="Arial" w:cs="Arial"/>
              </w:rPr>
            </w:pPr>
          </w:p>
        </w:tc>
      </w:tr>
    </w:tbl>
    <w:p w:rsidR="0017605E" w:rsidRPr="005858ED" w:rsidRDefault="00096AE8" w:rsidP="009F2A51">
      <w:pPr>
        <w:widowControl w:val="0"/>
        <w:autoSpaceDE w:val="0"/>
        <w:autoSpaceDN w:val="0"/>
        <w:adjustRightInd w:val="0"/>
        <w:spacing w:after="0" w:line="240" w:lineRule="auto"/>
        <w:rPr>
          <w:noProof/>
        </w:rPr>
      </w:pPr>
      <w:r w:rsidRPr="00096AE8">
        <w:rPr>
          <w:rFonts w:ascii="Arial" w:hAnsi="Arial" w:cs="Arial"/>
          <w:sz w:val="20"/>
          <w:szCs w:val="20"/>
        </w:rPr>
        <w:t>\cms\eCoaching_V2\Code\DB\Stored Procedures</w:t>
      </w: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A05066" w:rsidP="009F2A51">
      <w:pPr>
        <w:widowControl w:val="0"/>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A05066" w:rsidRDefault="00A05066" w:rsidP="009F2A51">
      <w:pPr>
        <w:widowControl w:val="0"/>
        <w:autoSpaceDE w:val="0"/>
        <w:autoSpaceDN w:val="0"/>
        <w:adjustRightInd w:val="0"/>
        <w:spacing w:after="0" w:line="240" w:lineRule="auto"/>
        <w:rPr>
          <w:rFonts w:ascii="Arial" w:hAnsi="Arial" w:cs="Arial"/>
          <w:sz w:val="24"/>
          <w:szCs w:val="24"/>
        </w:rPr>
      </w:pPr>
    </w:p>
    <w:p w:rsidR="00A05066" w:rsidRDefault="00A05066" w:rsidP="009F2A51">
      <w:pPr>
        <w:widowControl w:val="0"/>
        <w:autoSpaceDE w:val="0"/>
        <w:autoSpaceDN w:val="0"/>
        <w:adjustRightInd w:val="0"/>
        <w:spacing w:after="0" w:line="240" w:lineRule="auto"/>
        <w:rPr>
          <w:rFonts w:ascii="Arial" w:hAnsi="Arial" w:cs="Arial"/>
          <w:sz w:val="24"/>
          <w:szCs w:val="24"/>
        </w:rPr>
      </w:pPr>
    </w:p>
    <w:p w:rsidR="0017605E" w:rsidRPr="00A05066" w:rsidRDefault="00A05066" w:rsidP="00A05066">
      <w:pPr>
        <w:pStyle w:val="Heading3"/>
        <w:numPr>
          <w:ilvl w:val="2"/>
          <w:numId w:val="9"/>
        </w:numPr>
        <w:rPr>
          <w:rFonts w:ascii="Calibri" w:hAnsi="Calibri" w:cs="Times New Roman"/>
          <w:color w:val="auto"/>
        </w:rPr>
      </w:pPr>
      <w:r>
        <w:rPr>
          <w:rFonts w:ascii="Calibri" w:hAnsi="Calibri" w:cs="Times New Roman"/>
          <w:color w:val="auto"/>
        </w:rPr>
        <w:t>Functions</w:t>
      </w:r>
    </w:p>
    <w:p w:rsidR="0017605E" w:rsidRDefault="0017605E" w:rsidP="009F2A51">
      <w:pPr>
        <w:widowControl w:val="0"/>
        <w:autoSpaceDE w:val="0"/>
        <w:autoSpaceDN w:val="0"/>
        <w:adjustRightInd w:val="0"/>
        <w:spacing w:after="0" w:line="240" w:lineRule="auto"/>
        <w:rPr>
          <w:rFonts w:ascii="Arial" w:hAnsi="Arial" w:cs="Arial"/>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5066" w:rsidRPr="00E5799B" w:rsidTr="00433168">
        <w:trPr>
          <w:trHeight w:val="396"/>
          <w:tblHeader/>
          <w:jc w:val="center"/>
        </w:trPr>
        <w:tc>
          <w:tcPr>
            <w:tcW w:w="745" w:type="dxa"/>
            <w:shd w:val="clear" w:color="auto" w:fill="E6E6E6"/>
          </w:tcPr>
          <w:p w:rsidR="00A05066" w:rsidRPr="00E5799B" w:rsidRDefault="00A05066" w:rsidP="00433168">
            <w:pPr>
              <w:keepNext/>
              <w:keepLines/>
              <w:spacing w:line="240" w:lineRule="auto"/>
              <w:rPr>
                <w:rFonts w:ascii="Arial" w:hAnsi="Arial" w:cs="Arial"/>
                <w:b/>
                <w:bCs/>
              </w:rPr>
            </w:pPr>
          </w:p>
        </w:tc>
        <w:tc>
          <w:tcPr>
            <w:tcW w:w="4209" w:type="dxa"/>
            <w:shd w:val="clear" w:color="auto" w:fill="E6E6E6"/>
            <w:noWrap/>
            <w:vAlign w:val="center"/>
          </w:tcPr>
          <w:p w:rsidR="00A05066" w:rsidRPr="00E5799B" w:rsidRDefault="00A05066" w:rsidP="00433168">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A05066" w:rsidRPr="00E5799B" w:rsidRDefault="00A05066" w:rsidP="00433168">
            <w:pPr>
              <w:keepNext/>
              <w:keepLines/>
              <w:spacing w:line="240" w:lineRule="auto"/>
              <w:jc w:val="center"/>
              <w:rPr>
                <w:rFonts w:ascii="Arial" w:hAnsi="Arial" w:cs="Arial"/>
                <w:b/>
              </w:rPr>
            </w:pPr>
          </w:p>
        </w:tc>
        <w:tc>
          <w:tcPr>
            <w:tcW w:w="4456" w:type="dxa"/>
            <w:shd w:val="clear" w:color="auto" w:fill="E6E6E6"/>
            <w:noWrap/>
            <w:vAlign w:val="center"/>
          </w:tcPr>
          <w:p w:rsidR="00A05066" w:rsidRPr="00E5799B" w:rsidRDefault="00A05066" w:rsidP="00433168">
            <w:pPr>
              <w:keepNext/>
              <w:keepLines/>
              <w:spacing w:line="240" w:lineRule="auto"/>
              <w:rPr>
                <w:rFonts w:ascii="Arial" w:hAnsi="Arial" w:cs="Arial"/>
                <w:b/>
                <w:bCs/>
              </w:rPr>
            </w:pPr>
            <w:r>
              <w:rPr>
                <w:rFonts w:ascii="Arial" w:hAnsi="Arial" w:cs="Arial"/>
                <w:b/>
                <w:bCs/>
              </w:rPr>
              <w:t>Usage</w:t>
            </w:r>
          </w:p>
          <w:p w:rsidR="00A05066" w:rsidRPr="00E5799B" w:rsidRDefault="00A05066" w:rsidP="00433168">
            <w:pPr>
              <w:keepNext/>
              <w:keepLines/>
              <w:spacing w:line="240" w:lineRule="auto"/>
              <w:jc w:val="center"/>
              <w:rPr>
                <w:rFonts w:ascii="Arial" w:hAnsi="Arial" w:cs="Arial"/>
                <w:b/>
              </w:rPr>
            </w:pPr>
          </w:p>
        </w:tc>
      </w:tr>
      <w:tr w:rsidR="00A05066" w:rsidRPr="00E5799B" w:rsidTr="0043316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Default="00A05066" w:rsidP="00433168">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Default="00A05066" w:rsidP="00433168">
            <w:pPr>
              <w:rPr>
                <w:color w:val="000000"/>
              </w:rPr>
            </w:pPr>
            <w:r w:rsidRPr="00A05066">
              <w:rPr>
                <w:color w:val="000000"/>
              </w:rPr>
              <w:t>fn_NPNQualityRecs.sql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1F402C" w:rsidRDefault="00A05066" w:rsidP="00433168">
            <w:pPr>
              <w:rPr>
                <w:color w:val="000000"/>
              </w:rPr>
            </w:pPr>
            <w:r w:rsidRPr="001F402C">
              <w:rPr>
                <w:color w:val="000000"/>
              </w:rPr>
              <w:t>Load: NPN Data</w:t>
            </w:r>
          </w:p>
        </w:tc>
      </w:tr>
      <w:tr w:rsidR="00A05066" w:rsidRPr="00E5799B" w:rsidTr="0043316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Default="0038108C" w:rsidP="00433168">
            <w:pPr>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1F402C" w:rsidRDefault="0038108C" w:rsidP="00433168">
            <w:pPr>
              <w:rPr>
                <w:color w:val="000000"/>
              </w:rPr>
            </w:pPr>
            <w:r w:rsidRPr="0038108C">
              <w:rPr>
                <w:color w:val="000000"/>
              </w:rPr>
              <w:t>fn_strNPNDescriptionFromCode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Default="0038108C" w:rsidP="00433168">
            <w:pPr>
              <w:spacing w:line="240" w:lineRule="auto"/>
              <w:rPr>
                <w:rFonts w:ascii="Arial" w:hAnsi="Arial" w:cs="Arial"/>
              </w:rPr>
            </w:pPr>
            <w:r w:rsidRPr="001F402C">
              <w:rPr>
                <w:color w:val="000000"/>
              </w:rPr>
              <w:t>Load: NPN Data</w:t>
            </w:r>
          </w:p>
        </w:tc>
      </w:tr>
      <w:tr w:rsidR="00A05066" w:rsidRPr="00E5799B" w:rsidTr="0043316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Default="00A05066" w:rsidP="00433168">
            <w:pPr>
              <w:spacing w:line="240" w:lineRule="auto"/>
              <w:rPr>
                <w:rFonts w:ascii="Arial" w:hAnsi="Arial" w:cs="Arial"/>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1F402C" w:rsidRDefault="00A05066" w:rsidP="00433168">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Default="00A05066" w:rsidP="00433168">
            <w:pPr>
              <w:spacing w:line="240" w:lineRule="auto"/>
              <w:rPr>
                <w:rFonts w:ascii="Arial" w:hAnsi="Arial" w:cs="Arial"/>
              </w:rPr>
            </w:pPr>
          </w:p>
        </w:tc>
      </w:tr>
    </w:tbl>
    <w:p w:rsidR="00D4079B" w:rsidRDefault="00992DC5" w:rsidP="009F2A51">
      <w:pPr>
        <w:widowControl w:val="0"/>
        <w:autoSpaceDE w:val="0"/>
        <w:autoSpaceDN w:val="0"/>
        <w:adjustRightInd w:val="0"/>
        <w:spacing w:after="0" w:line="240" w:lineRule="auto"/>
        <w:rPr>
          <w:rFonts w:ascii="Arial" w:hAnsi="Arial" w:cs="Arial"/>
          <w:sz w:val="24"/>
          <w:szCs w:val="24"/>
        </w:rPr>
      </w:pPr>
      <w:r w:rsidRPr="00992DC5">
        <w:rPr>
          <w:rFonts w:ascii="Arial" w:hAnsi="Arial" w:cs="Arial"/>
          <w:sz w:val="20"/>
          <w:szCs w:val="20"/>
        </w:rPr>
        <w:t>\cms\eCoaching_V2\Code\DB\Functions</w:t>
      </w: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7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1B4" w:rsidRDefault="009651B4" w:rsidP="009F2A51">
      <w:pPr>
        <w:spacing w:after="0" w:line="240" w:lineRule="auto"/>
      </w:pPr>
      <w:r>
        <w:separator/>
      </w:r>
    </w:p>
  </w:endnote>
  <w:endnote w:type="continuationSeparator" w:id="0">
    <w:p w:rsidR="009651B4" w:rsidRDefault="009651B4"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PCL6)">
    <w:panose1 w:val="00000000000000000000"/>
    <w:charset w:val="00"/>
    <w:family w:val="roman"/>
    <w:notTrueType/>
    <w:pitch w:val="variable"/>
    <w:sig w:usb0="00000003" w:usb1="00000000" w:usb2="00000000" w:usb3="00000000" w:csb0="00000001"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0084" w:rsidRDefault="008A0084"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85BB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8A0084" w:rsidRDefault="008A0084" w:rsidP="009F2A51">
    <w:pPr>
      <w:tabs>
        <w:tab w:val="right" w:pos="9630"/>
      </w:tabs>
      <w:rPr>
        <w:sz w:val="18"/>
      </w:rPr>
    </w:pPr>
    <w:r>
      <w:rPr>
        <w:b/>
        <w:sz w:val="18"/>
      </w:rPr>
      <w:t xml:space="preserve">Quality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sidR="001377E4">
      <w:rPr>
        <w:noProof/>
        <w:sz w:val="18"/>
      </w:rPr>
      <w:t>8/14/17</w:t>
    </w:r>
    <w:r>
      <w:rPr>
        <w:sz w:val="18"/>
      </w:rPr>
      <w:fldChar w:fldCharType="end"/>
    </w:r>
    <w:r>
      <w:rPr>
        <w:b/>
        <w:sz w:val="18"/>
      </w:rPr>
      <w:tab/>
    </w:r>
    <w:r>
      <w:rPr>
        <w:sz w:val="18"/>
      </w:rPr>
      <w:t xml:space="preserve"> </w:t>
    </w:r>
  </w:p>
  <w:p w:rsidR="008A0084" w:rsidRDefault="008A0084" w:rsidP="009F2A51">
    <w:pPr>
      <w:tabs>
        <w:tab w:val="right" w:pos="9630"/>
      </w:tabs>
      <w:rPr>
        <w:sz w:val="18"/>
      </w:rPr>
    </w:pPr>
    <w:r>
      <w:rPr>
        <w:sz w:val="18"/>
      </w:rPr>
      <w:tab/>
    </w:r>
  </w:p>
  <w:p w:rsidR="008A0084" w:rsidRDefault="008A0084"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1377E4">
      <w:rPr>
        <w:rStyle w:val="PageNumber"/>
        <w:noProof/>
        <w:sz w:val="18"/>
      </w:rPr>
      <w:t>18</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1B4" w:rsidRDefault="009651B4" w:rsidP="009F2A51">
      <w:pPr>
        <w:spacing w:after="0" w:line="240" w:lineRule="auto"/>
      </w:pPr>
      <w:r>
        <w:separator/>
      </w:r>
    </w:p>
  </w:footnote>
  <w:footnote w:type="continuationSeparator" w:id="0">
    <w:p w:rsidR="009651B4" w:rsidRDefault="009651B4"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D55"/>
    <w:multiLevelType w:val="hybridMultilevel"/>
    <w:tmpl w:val="76AAF752"/>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177D6"/>
    <w:multiLevelType w:val="hybridMultilevel"/>
    <w:tmpl w:val="102C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3C34D1"/>
    <w:multiLevelType w:val="hybridMultilevel"/>
    <w:tmpl w:val="0610FC5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A7B0786"/>
    <w:multiLevelType w:val="hybridMultilevel"/>
    <w:tmpl w:val="76AAF75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EB64DC"/>
    <w:multiLevelType w:val="hybridMultilevel"/>
    <w:tmpl w:val="3E5009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5"/>
  </w:num>
  <w:num w:numId="4">
    <w:abstractNumId w:val="8"/>
  </w:num>
  <w:num w:numId="5">
    <w:abstractNumId w:val="7"/>
  </w:num>
  <w:num w:numId="6">
    <w:abstractNumId w:val="17"/>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4"/>
  </w:num>
  <w:num w:numId="13">
    <w:abstractNumId w:val="3"/>
  </w:num>
  <w:num w:numId="14">
    <w:abstractNumId w:val="10"/>
  </w:num>
  <w:num w:numId="15">
    <w:abstractNumId w:val="13"/>
  </w:num>
  <w:num w:numId="16">
    <w:abstractNumId w:val="0"/>
  </w:num>
  <w:num w:numId="17">
    <w:abstractNumId w:val="9"/>
  </w:num>
  <w:num w:numId="18">
    <w:abstractNumId w:val="2"/>
  </w:num>
  <w:num w:numId="19">
    <w:abstractNumId w:val="2"/>
  </w:num>
  <w:num w:numId="20">
    <w:abstractNumId w:val="2"/>
  </w:num>
  <w:num w:numId="21">
    <w:abstractNumId w:val="4"/>
  </w:num>
  <w:num w:numId="22">
    <w:abstractNumId w:val="18"/>
  </w:num>
  <w:num w:numId="23">
    <w:abstractNumId w:val="1"/>
  </w:num>
  <w:num w:numId="24">
    <w:abstractNumId w:val="2"/>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AE8"/>
    <w:rsid w:val="00096C08"/>
    <w:rsid w:val="000B5EF7"/>
    <w:rsid w:val="000C141C"/>
    <w:rsid w:val="000C1C25"/>
    <w:rsid w:val="000C3865"/>
    <w:rsid w:val="000D57E7"/>
    <w:rsid w:val="000E074D"/>
    <w:rsid w:val="000E23FA"/>
    <w:rsid w:val="000E56D1"/>
    <w:rsid w:val="000E616C"/>
    <w:rsid w:val="00111203"/>
    <w:rsid w:val="00122711"/>
    <w:rsid w:val="00123944"/>
    <w:rsid w:val="00133126"/>
    <w:rsid w:val="00135920"/>
    <w:rsid w:val="00136D0D"/>
    <w:rsid w:val="001377E4"/>
    <w:rsid w:val="00141B19"/>
    <w:rsid w:val="00144DAD"/>
    <w:rsid w:val="0015168F"/>
    <w:rsid w:val="00153371"/>
    <w:rsid w:val="0015614B"/>
    <w:rsid w:val="00157107"/>
    <w:rsid w:val="0016044C"/>
    <w:rsid w:val="00166258"/>
    <w:rsid w:val="00170D44"/>
    <w:rsid w:val="0017605E"/>
    <w:rsid w:val="001B03E6"/>
    <w:rsid w:val="001B35F6"/>
    <w:rsid w:val="001B4454"/>
    <w:rsid w:val="001B4BE1"/>
    <w:rsid w:val="001E1452"/>
    <w:rsid w:val="001F402C"/>
    <w:rsid w:val="00202048"/>
    <w:rsid w:val="002074EC"/>
    <w:rsid w:val="00210C0C"/>
    <w:rsid w:val="00213A1B"/>
    <w:rsid w:val="00217802"/>
    <w:rsid w:val="00217E7F"/>
    <w:rsid w:val="002326CC"/>
    <w:rsid w:val="00236F54"/>
    <w:rsid w:val="00236FD2"/>
    <w:rsid w:val="002431EB"/>
    <w:rsid w:val="00260C5D"/>
    <w:rsid w:val="00263314"/>
    <w:rsid w:val="00265092"/>
    <w:rsid w:val="00265A6D"/>
    <w:rsid w:val="00265B61"/>
    <w:rsid w:val="0027630C"/>
    <w:rsid w:val="0028710A"/>
    <w:rsid w:val="00290CD1"/>
    <w:rsid w:val="002B6EC8"/>
    <w:rsid w:val="002C1F88"/>
    <w:rsid w:val="002C3B04"/>
    <w:rsid w:val="002D5D3B"/>
    <w:rsid w:val="002F47D9"/>
    <w:rsid w:val="002F5746"/>
    <w:rsid w:val="003011AB"/>
    <w:rsid w:val="00304EEA"/>
    <w:rsid w:val="00320E41"/>
    <w:rsid w:val="00323C43"/>
    <w:rsid w:val="003376CE"/>
    <w:rsid w:val="00350946"/>
    <w:rsid w:val="00360E8C"/>
    <w:rsid w:val="00360EAA"/>
    <w:rsid w:val="0038108C"/>
    <w:rsid w:val="003844F6"/>
    <w:rsid w:val="0038466D"/>
    <w:rsid w:val="0039003A"/>
    <w:rsid w:val="003D2977"/>
    <w:rsid w:val="00401F64"/>
    <w:rsid w:val="004020EE"/>
    <w:rsid w:val="004150EA"/>
    <w:rsid w:val="0044254B"/>
    <w:rsid w:val="00452D84"/>
    <w:rsid w:val="00481F6E"/>
    <w:rsid w:val="00490C4F"/>
    <w:rsid w:val="0049254A"/>
    <w:rsid w:val="00494DF0"/>
    <w:rsid w:val="00495C0E"/>
    <w:rsid w:val="004A132D"/>
    <w:rsid w:val="004A6695"/>
    <w:rsid w:val="004A6D60"/>
    <w:rsid w:val="004B6E5C"/>
    <w:rsid w:val="004C48CE"/>
    <w:rsid w:val="004D1067"/>
    <w:rsid w:val="004D3B66"/>
    <w:rsid w:val="004E3D97"/>
    <w:rsid w:val="004F7CB4"/>
    <w:rsid w:val="00504005"/>
    <w:rsid w:val="00514612"/>
    <w:rsid w:val="0053330A"/>
    <w:rsid w:val="00572F34"/>
    <w:rsid w:val="00574DF5"/>
    <w:rsid w:val="005858ED"/>
    <w:rsid w:val="005A139D"/>
    <w:rsid w:val="005A6695"/>
    <w:rsid w:val="005B36FF"/>
    <w:rsid w:val="005C3398"/>
    <w:rsid w:val="005C34A1"/>
    <w:rsid w:val="005C5900"/>
    <w:rsid w:val="005E5CD7"/>
    <w:rsid w:val="005E7200"/>
    <w:rsid w:val="005F0717"/>
    <w:rsid w:val="005F5B80"/>
    <w:rsid w:val="00605458"/>
    <w:rsid w:val="00623B88"/>
    <w:rsid w:val="00634B03"/>
    <w:rsid w:val="006411BC"/>
    <w:rsid w:val="00651AE3"/>
    <w:rsid w:val="006607CC"/>
    <w:rsid w:val="006633D7"/>
    <w:rsid w:val="00681BE6"/>
    <w:rsid w:val="006913F0"/>
    <w:rsid w:val="00695E80"/>
    <w:rsid w:val="006A5813"/>
    <w:rsid w:val="006E018C"/>
    <w:rsid w:val="006E3934"/>
    <w:rsid w:val="006F770C"/>
    <w:rsid w:val="00714708"/>
    <w:rsid w:val="00720707"/>
    <w:rsid w:val="00732F3C"/>
    <w:rsid w:val="00736BF7"/>
    <w:rsid w:val="00743901"/>
    <w:rsid w:val="0074547D"/>
    <w:rsid w:val="00750891"/>
    <w:rsid w:val="00756BEE"/>
    <w:rsid w:val="0076086A"/>
    <w:rsid w:val="00780774"/>
    <w:rsid w:val="00780B5B"/>
    <w:rsid w:val="007931F8"/>
    <w:rsid w:val="00794A10"/>
    <w:rsid w:val="007954EB"/>
    <w:rsid w:val="007A2AFC"/>
    <w:rsid w:val="007A6392"/>
    <w:rsid w:val="007B21AB"/>
    <w:rsid w:val="007B3C9C"/>
    <w:rsid w:val="007B5133"/>
    <w:rsid w:val="007B6A67"/>
    <w:rsid w:val="007C480A"/>
    <w:rsid w:val="007D2F58"/>
    <w:rsid w:val="007E4ABC"/>
    <w:rsid w:val="007E660F"/>
    <w:rsid w:val="007F0FE6"/>
    <w:rsid w:val="007F36E6"/>
    <w:rsid w:val="008212C1"/>
    <w:rsid w:val="00835C80"/>
    <w:rsid w:val="00836621"/>
    <w:rsid w:val="00855A8E"/>
    <w:rsid w:val="008576A7"/>
    <w:rsid w:val="00860DD5"/>
    <w:rsid w:val="008705BE"/>
    <w:rsid w:val="00876FE2"/>
    <w:rsid w:val="00881025"/>
    <w:rsid w:val="00894FF0"/>
    <w:rsid w:val="008A0084"/>
    <w:rsid w:val="008C2FA7"/>
    <w:rsid w:val="008C584B"/>
    <w:rsid w:val="008D184D"/>
    <w:rsid w:val="009152BD"/>
    <w:rsid w:val="00926339"/>
    <w:rsid w:val="00932115"/>
    <w:rsid w:val="009330C3"/>
    <w:rsid w:val="00946573"/>
    <w:rsid w:val="00950B2C"/>
    <w:rsid w:val="009651B4"/>
    <w:rsid w:val="009773E7"/>
    <w:rsid w:val="00987C80"/>
    <w:rsid w:val="00992DC5"/>
    <w:rsid w:val="009A4223"/>
    <w:rsid w:val="009D1884"/>
    <w:rsid w:val="009D447D"/>
    <w:rsid w:val="009E6009"/>
    <w:rsid w:val="009F2A51"/>
    <w:rsid w:val="009F2B71"/>
    <w:rsid w:val="009F77F3"/>
    <w:rsid w:val="00A05066"/>
    <w:rsid w:val="00A12835"/>
    <w:rsid w:val="00A1321B"/>
    <w:rsid w:val="00A15BC8"/>
    <w:rsid w:val="00A204D3"/>
    <w:rsid w:val="00A34C11"/>
    <w:rsid w:val="00A45C57"/>
    <w:rsid w:val="00A47122"/>
    <w:rsid w:val="00A51C37"/>
    <w:rsid w:val="00A52549"/>
    <w:rsid w:val="00A71CC9"/>
    <w:rsid w:val="00A912FD"/>
    <w:rsid w:val="00A96E41"/>
    <w:rsid w:val="00A97EC1"/>
    <w:rsid w:val="00AC4136"/>
    <w:rsid w:val="00AC6E0C"/>
    <w:rsid w:val="00AE6907"/>
    <w:rsid w:val="00AF4DD5"/>
    <w:rsid w:val="00B148DC"/>
    <w:rsid w:val="00B15619"/>
    <w:rsid w:val="00B17252"/>
    <w:rsid w:val="00B41F6B"/>
    <w:rsid w:val="00B7425F"/>
    <w:rsid w:val="00B853DF"/>
    <w:rsid w:val="00B87AE1"/>
    <w:rsid w:val="00B94B3A"/>
    <w:rsid w:val="00B97A0A"/>
    <w:rsid w:val="00BA7B09"/>
    <w:rsid w:val="00BD2C9B"/>
    <w:rsid w:val="00BF7FF7"/>
    <w:rsid w:val="00C006AB"/>
    <w:rsid w:val="00C103E4"/>
    <w:rsid w:val="00C148E6"/>
    <w:rsid w:val="00C17305"/>
    <w:rsid w:val="00C20D15"/>
    <w:rsid w:val="00C228D9"/>
    <w:rsid w:val="00C3167F"/>
    <w:rsid w:val="00C35E45"/>
    <w:rsid w:val="00C478C6"/>
    <w:rsid w:val="00C53166"/>
    <w:rsid w:val="00C57C3E"/>
    <w:rsid w:val="00C6505A"/>
    <w:rsid w:val="00C66923"/>
    <w:rsid w:val="00C74E9D"/>
    <w:rsid w:val="00C74EEA"/>
    <w:rsid w:val="00C84DC7"/>
    <w:rsid w:val="00C86D30"/>
    <w:rsid w:val="00CC2EE4"/>
    <w:rsid w:val="00CC4682"/>
    <w:rsid w:val="00CD7CE3"/>
    <w:rsid w:val="00CE328F"/>
    <w:rsid w:val="00D1047C"/>
    <w:rsid w:val="00D2382E"/>
    <w:rsid w:val="00D329A1"/>
    <w:rsid w:val="00D37C04"/>
    <w:rsid w:val="00D4079B"/>
    <w:rsid w:val="00D43FD1"/>
    <w:rsid w:val="00D47089"/>
    <w:rsid w:val="00D52B53"/>
    <w:rsid w:val="00D62E27"/>
    <w:rsid w:val="00D63E6E"/>
    <w:rsid w:val="00D74D2B"/>
    <w:rsid w:val="00D74FAF"/>
    <w:rsid w:val="00D77679"/>
    <w:rsid w:val="00D82A66"/>
    <w:rsid w:val="00D93C14"/>
    <w:rsid w:val="00DA3001"/>
    <w:rsid w:val="00DB4FD0"/>
    <w:rsid w:val="00DC43BA"/>
    <w:rsid w:val="00DD0B27"/>
    <w:rsid w:val="00DE06FE"/>
    <w:rsid w:val="00DF6C82"/>
    <w:rsid w:val="00E012D4"/>
    <w:rsid w:val="00E26657"/>
    <w:rsid w:val="00E26DA9"/>
    <w:rsid w:val="00E3438D"/>
    <w:rsid w:val="00E3461D"/>
    <w:rsid w:val="00E36F9D"/>
    <w:rsid w:val="00E42C88"/>
    <w:rsid w:val="00E5171C"/>
    <w:rsid w:val="00E55462"/>
    <w:rsid w:val="00E572AC"/>
    <w:rsid w:val="00E64317"/>
    <w:rsid w:val="00E654C3"/>
    <w:rsid w:val="00E66759"/>
    <w:rsid w:val="00E67201"/>
    <w:rsid w:val="00E83C44"/>
    <w:rsid w:val="00E97561"/>
    <w:rsid w:val="00EA7EB2"/>
    <w:rsid w:val="00EB062B"/>
    <w:rsid w:val="00EC642C"/>
    <w:rsid w:val="00EE06FD"/>
    <w:rsid w:val="00EE25CC"/>
    <w:rsid w:val="00F00100"/>
    <w:rsid w:val="00F16F99"/>
    <w:rsid w:val="00F37079"/>
    <w:rsid w:val="00F465F4"/>
    <w:rsid w:val="00F56A29"/>
    <w:rsid w:val="00F8420E"/>
    <w:rsid w:val="00F85550"/>
    <w:rsid w:val="00F94DAF"/>
    <w:rsid w:val="00FA6FC3"/>
    <w:rsid w:val="00FB1E19"/>
    <w:rsid w:val="00FB4D2F"/>
    <w:rsid w:val="00FC3DCF"/>
    <w:rsid w:val="00FE0A8B"/>
    <w:rsid w:val="00FE56FB"/>
    <w:rsid w:val="00FE6FB0"/>
    <w:rsid w:val="00FF578D"/>
    <w:rsid w:val="00FF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29F12BA4-5623-41E4-99F0-4CCBD997A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character" w:customStyle="1" w:styleId="info-text4">
    <w:name w:val="info-text4"/>
    <w:basedOn w:val="DefaultParagraphFont"/>
    <w:rsid w:val="005F5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hyperlink" Target="file:///\\vrivscors01\BCC%20Scorecards\Coaching\Apps\Encryption\Encrypt_ou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vrivscors01\BCC%20Scorecards\Coaching\Apps\Encryption\Encrypt_out\" TargetMode="External"/><Relationship Id="rId14" Type="http://schemas.openxmlformats.org/officeDocument/2006/relationships/hyperlink" Target="file:///\\vrivscors01\BCC%20Scorecards\Coaching\Apps\Encryption\Encrypt_out\eCL_IQS_Scorecard_20140315.csv.zip.encryp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55B6F-41DD-45AF-8491-39C412805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64</Pages>
  <Words>2156</Words>
  <Characters>12293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14421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 (NONUS)</cp:lastModifiedBy>
  <cp:revision>38</cp:revision>
  <dcterms:created xsi:type="dcterms:W3CDTF">2014-05-14T13:23:00Z</dcterms:created>
  <dcterms:modified xsi:type="dcterms:W3CDTF">2017-08-14T21:09:00Z</dcterms:modified>
</cp:coreProperties>
</file>