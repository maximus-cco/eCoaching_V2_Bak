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CA11" w14:textId="77777777" w:rsidR="009F2A51" w:rsidRPr="002A770C" w:rsidRDefault="009F2A51" w:rsidP="009F2A51">
      <w:pPr>
        <w:ind w:right="-270"/>
        <w:rPr>
          <w:rFonts w:ascii="Times New Roman" w:hAnsi="Times New Roman"/>
        </w:rPr>
      </w:pPr>
    </w:p>
    <w:p w14:paraId="00D1DB5A" w14:textId="77777777" w:rsidR="009F2A51" w:rsidRPr="002A770C" w:rsidRDefault="009F2A51" w:rsidP="009F2A51">
      <w:pPr>
        <w:ind w:right="-270"/>
        <w:rPr>
          <w:rFonts w:ascii="Times New Roman" w:hAnsi="Times New Roman"/>
        </w:rPr>
      </w:pPr>
    </w:p>
    <w:p w14:paraId="0DD8B1C3" w14:textId="77777777" w:rsidR="009F2A51" w:rsidRPr="002A770C" w:rsidRDefault="009F2A51" w:rsidP="009F2A51">
      <w:pPr>
        <w:ind w:right="-270"/>
        <w:jc w:val="center"/>
        <w:rPr>
          <w:rFonts w:ascii="Times New Roman" w:hAnsi="Times New Roman"/>
        </w:rPr>
      </w:pPr>
    </w:p>
    <w:p w14:paraId="4D2843CE" w14:textId="77777777" w:rsidR="009F2A51" w:rsidRPr="002A770C" w:rsidRDefault="009F2A51" w:rsidP="009F2A51">
      <w:pPr>
        <w:ind w:right="-270"/>
        <w:jc w:val="center"/>
        <w:rPr>
          <w:rFonts w:ascii="Times New Roman" w:hAnsi="Times New Roman"/>
        </w:rPr>
      </w:pPr>
    </w:p>
    <w:p w14:paraId="1CBE237F" w14:textId="77777777" w:rsidR="009F2A51" w:rsidRPr="002A770C" w:rsidRDefault="009F2A51" w:rsidP="009F2A51">
      <w:pPr>
        <w:ind w:right="-270"/>
        <w:jc w:val="center"/>
        <w:rPr>
          <w:rFonts w:ascii="Times New Roman" w:hAnsi="Times New Roman"/>
        </w:rPr>
      </w:pPr>
    </w:p>
    <w:p w14:paraId="45647F46" w14:textId="77777777" w:rsidR="007E662B" w:rsidRPr="007665CA" w:rsidRDefault="007E662B" w:rsidP="007E662B">
      <w:pPr>
        <w:ind w:right="-270"/>
        <w:jc w:val="both"/>
        <w:rPr>
          <w:b/>
          <w:bCs/>
          <w:sz w:val="56"/>
          <w:szCs w:val="56"/>
        </w:rPr>
      </w:pPr>
      <w:r>
        <w:rPr>
          <w:b/>
          <w:bCs/>
          <w:noProof/>
          <w:sz w:val="56"/>
          <w:szCs w:val="56"/>
        </w:rPr>
        <w:t xml:space="preserve">               </w:t>
      </w:r>
      <w:r w:rsidRPr="007665CA">
        <w:rPr>
          <w:b/>
          <w:bCs/>
          <w:noProof/>
          <w:sz w:val="56"/>
          <w:szCs w:val="56"/>
        </w:rPr>
        <w:t>eCoac</w:t>
      </w:r>
      <w:r>
        <w:rPr>
          <w:b/>
          <w:bCs/>
          <w:noProof/>
          <w:sz w:val="56"/>
          <w:szCs w:val="56"/>
        </w:rPr>
        <w:t>h</w:t>
      </w:r>
      <w:r w:rsidRPr="007665CA">
        <w:rPr>
          <w:b/>
          <w:bCs/>
          <w:noProof/>
          <w:sz w:val="56"/>
          <w:szCs w:val="56"/>
        </w:rPr>
        <w:t>ing Log System</w:t>
      </w:r>
    </w:p>
    <w:p w14:paraId="3B738CDA" w14:textId="77777777" w:rsidR="009F2A51" w:rsidRPr="009C69BB" w:rsidRDefault="009C2D4C" w:rsidP="009F2A51">
      <w:pPr>
        <w:pStyle w:val="BodyText"/>
        <w:spacing w:before="240" w:after="60"/>
        <w:jc w:val="center"/>
        <w:rPr>
          <w:b/>
          <w:sz w:val="40"/>
          <w:szCs w:val="40"/>
        </w:rPr>
      </w:pPr>
      <w:r w:rsidRPr="009C69BB">
        <w:rPr>
          <w:b/>
          <w:sz w:val="40"/>
          <w:szCs w:val="40"/>
        </w:rPr>
        <w:t xml:space="preserve">Coaching Summary Report </w:t>
      </w:r>
    </w:p>
    <w:p w14:paraId="5AEF5AAA" w14:textId="77777777" w:rsidR="009F2A51" w:rsidRPr="002A770C" w:rsidRDefault="009F2A51" w:rsidP="009F2A51">
      <w:pPr>
        <w:pStyle w:val="BodyText"/>
        <w:spacing w:before="240" w:after="60"/>
        <w:jc w:val="center"/>
        <w:rPr>
          <w:b/>
          <w:sz w:val="32"/>
        </w:rPr>
      </w:pPr>
      <w:r w:rsidRPr="002A770C">
        <w:rPr>
          <w:b/>
          <w:sz w:val="32"/>
        </w:rPr>
        <w:t>SSIS Detail Design Document</w:t>
      </w:r>
    </w:p>
    <w:p w14:paraId="2B7612F0" w14:textId="77777777" w:rsidR="009F2A51" w:rsidRPr="002A770C" w:rsidRDefault="009F2A51" w:rsidP="009F2A51">
      <w:pPr>
        <w:pStyle w:val="Title1"/>
        <w:ind w:right="-270"/>
        <w:rPr>
          <w:rFonts w:ascii="Times New Roman" w:hAnsi="Times New Roman"/>
        </w:rPr>
      </w:pPr>
      <w:r w:rsidRPr="002A770C">
        <w:rPr>
          <w:rFonts w:ascii="Times New Roman" w:hAnsi="Times New Roman"/>
        </w:rPr>
        <w:t>__________________________</w:t>
      </w:r>
    </w:p>
    <w:p w14:paraId="6BC1393B" w14:textId="77777777" w:rsidR="009F2A51" w:rsidRPr="002A770C" w:rsidRDefault="009F2A51" w:rsidP="009F2A51">
      <w:pPr>
        <w:ind w:right="-270"/>
        <w:rPr>
          <w:rFonts w:ascii="Times New Roman" w:hAnsi="Times New Roman"/>
        </w:rPr>
      </w:pPr>
    </w:p>
    <w:p w14:paraId="6EBD878A" w14:textId="77777777" w:rsidR="009F2A51" w:rsidRPr="002A770C" w:rsidRDefault="009F2A51" w:rsidP="009F2A51">
      <w:pPr>
        <w:ind w:right="-270"/>
        <w:rPr>
          <w:rFonts w:ascii="Times New Roman" w:hAnsi="Times New Roman"/>
        </w:rPr>
      </w:pPr>
    </w:p>
    <w:tbl>
      <w:tblPr>
        <w:tblW w:w="0" w:type="auto"/>
        <w:tblInd w:w="982" w:type="dxa"/>
        <w:tblLayout w:type="fixed"/>
        <w:tblCellMar>
          <w:left w:w="79" w:type="dxa"/>
          <w:right w:w="79" w:type="dxa"/>
        </w:tblCellMar>
        <w:tblLook w:val="0000" w:firstRow="0" w:lastRow="0" w:firstColumn="0" w:lastColumn="0" w:noHBand="0" w:noVBand="0"/>
      </w:tblPr>
      <w:tblGrid>
        <w:gridCol w:w="2067"/>
        <w:gridCol w:w="1620"/>
        <w:gridCol w:w="4323"/>
      </w:tblGrid>
      <w:tr w:rsidR="009F2A51" w:rsidRPr="002A770C" w14:paraId="296619A5" w14:textId="77777777" w:rsidTr="006B688B">
        <w:trPr>
          <w:cantSplit/>
          <w:trHeight w:val="282"/>
        </w:trPr>
        <w:tc>
          <w:tcPr>
            <w:tcW w:w="2067" w:type="dxa"/>
            <w:tcBorders>
              <w:top w:val="single" w:sz="6" w:space="0" w:color="auto"/>
              <w:left w:val="single" w:sz="6" w:space="0" w:color="auto"/>
              <w:right w:val="single" w:sz="6" w:space="0" w:color="auto"/>
            </w:tcBorders>
            <w:vAlign w:val="center"/>
          </w:tcPr>
          <w:p w14:paraId="7805A3C1"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Revision</w:t>
            </w:r>
          </w:p>
        </w:tc>
        <w:tc>
          <w:tcPr>
            <w:tcW w:w="1620" w:type="dxa"/>
            <w:tcBorders>
              <w:top w:val="single" w:sz="6" w:space="0" w:color="auto"/>
              <w:left w:val="single" w:sz="6" w:space="0" w:color="auto"/>
              <w:right w:val="single" w:sz="6" w:space="0" w:color="auto"/>
            </w:tcBorders>
            <w:vAlign w:val="center"/>
          </w:tcPr>
          <w:p w14:paraId="0B680F3D"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Review</w:t>
            </w:r>
          </w:p>
        </w:tc>
        <w:tc>
          <w:tcPr>
            <w:tcW w:w="4323" w:type="dxa"/>
            <w:tcBorders>
              <w:top w:val="single" w:sz="6" w:space="0" w:color="auto"/>
              <w:right w:val="single" w:sz="6" w:space="0" w:color="auto"/>
            </w:tcBorders>
            <w:vAlign w:val="center"/>
          </w:tcPr>
          <w:p w14:paraId="321D4ED5" w14:textId="77777777" w:rsidR="009F2A51" w:rsidRPr="002A770C" w:rsidRDefault="009F2A51" w:rsidP="00A45C57">
            <w:pPr>
              <w:ind w:right="-270"/>
              <w:jc w:val="center"/>
              <w:rPr>
                <w:rFonts w:ascii="Times New Roman" w:hAnsi="Times New Roman"/>
              </w:rPr>
            </w:pPr>
            <w:r w:rsidRPr="002A770C">
              <w:rPr>
                <w:rFonts w:ascii="Times New Roman" w:hAnsi="Times New Roman"/>
              </w:rPr>
              <w:t>Description</w:t>
            </w:r>
          </w:p>
        </w:tc>
      </w:tr>
      <w:tr w:rsidR="00185D0F" w:rsidRPr="002A770C" w14:paraId="397264AB" w14:textId="77777777" w:rsidTr="006B688B">
        <w:trPr>
          <w:cantSplit/>
          <w:trHeight w:val="348"/>
        </w:trPr>
        <w:tc>
          <w:tcPr>
            <w:tcW w:w="2067" w:type="dxa"/>
            <w:tcBorders>
              <w:top w:val="single" w:sz="12" w:space="0" w:color="auto"/>
              <w:left w:val="single" w:sz="6" w:space="0" w:color="auto"/>
              <w:bottom w:val="single" w:sz="12" w:space="0" w:color="auto"/>
              <w:right w:val="single" w:sz="6" w:space="0" w:color="auto"/>
            </w:tcBorders>
          </w:tcPr>
          <w:p w14:paraId="4CF2A7BB" w14:textId="1C060A45" w:rsidR="00185D0F" w:rsidRPr="007E662B" w:rsidRDefault="000E2E23" w:rsidP="006B688B">
            <w:pPr>
              <w:ind w:left="-12" w:right="-270"/>
              <w:rPr>
                <w:rFonts w:ascii="Times New Roman" w:hAnsi="Times New Roman"/>
              </w:rPr>
            </w:pPr>
            <w:del w:id="0" w:author="Palacherla, Susmitha C" w:date="2021-05-27T15:52:00Z">
              <w:r w:rsidDel="00662E99">
                <w:rPr>
                  <w:rFonts w:ascii="Times New Roman" w:hAnsi="Times New Roman"/>
                </w:rPr>
                <w:delText>4/19/2021</w:delText>
              </w:r>
            </w:del>
            <w:ins w:id="1" w:author="Palacherla, Susmitha C" w:date="2021-05-27T15:52:00Z">
              <w:r w:rsidR="00662E99">
                <w:rPr>
                  <w:rFonts w:ascii="Times New Roman" w:hAnsi="Times New Roman"/>
                </w:rPr>
                <w:t>5/27/2021</w:t>
              </w:r>
            </w:ins>
          </w:p>
        </w:tc>
        <w:tc>
          <w:tcPr>
            <w:tcW w:w="1620" w:type="dxa"/>
            <w:tcBorders>
              <w:top w:val="single" w:sz="12" w:space="0" w:color="auto"/>
              <w:left w:val="single" w:sz="6" w:space="0" w:color="auto"/>
              <w:bottom w:val="single" w:sz="12" w:space="0" w:color="auto"/>
              <w:right w:val="single" w:sz="6" w:space="0" w:color="auto"/>
            </w:tcBorders>
          </w:tcPr>
          <w:p w14:paraId="14199424" w14:textId="77777777" w:rsidR="00185D0F" w:rsidRPr="007E662B" w:rsidRDefault="00185D0F" w:rsidP="00185D0F">
            <w:pPr>
              <w:ind w:left="-12" w:right="-270"/>
              <w:jc w:val="center"/>
              <w:rPr>
                <w:rFonts w:ascii="Times New Roman" w:hAnsi="Times New Roman"/>
              </w:rPr>
            </w:pPr>
          </w:p>
        </w:tc>
        <w:tc>
          <w:tcPr>
            <w:tcW w:w="4323" w:type="dxa"/>
            <w:tcBorders>
              <w:top w:val="single" w:sz="12" w:space="0" w:color="auto"/>
              <w:bottom w:val="single" w:sz="12" w:space="0" w:color="auto"/>
              <w:right w:val="single" w:sz="6" w:space="0" w:color="auto"/>
            </w:tcBorders>
          </w:tcPr>
          <w:p w14:paraId="3454EF70" w14:textId="6FEDC538" w:rsidR="00185D0F" w:rsidRPr="007E662B" w:rsidRDefault="00662E99" w:rsidP="000E2E23">
            <w:pPr>
              <w:ind w:right="-270"/>
              <w:rPr>
                <w:rFonts w:ascii="Times New Roman" w:hAnsi="Times New Roman"/>
              </w:rPr>
            </w:pPr>
            <w:ins w:id="2" w:author="Palacherla, Susmitha C" w:date="2021-05-27T15:52:00Z">
              <w:r w:rsidRPr="00662E99">
                <w:rPr>
                  <w:rFonts w:ascii="Times New Roman" w:hAnsi="Times New Roman"/>
                  <w:sz w:val="24"/>
                </w:rPr>
                <w:t>TFS 21276 - Update QN Alt Channels compliance and mastery levels</w:t>
              </w:r>
            </w:ins>
            <w:del w:id="3" w:author="Palacherla, Susmitha C" w:date="2021-05-27T15:52:00Z">
              <w:r w:rsidR="000E2E23" w:rsidRPr="000E2E23" w:rsidDel="00662E99">
                <w:rPr>
                  <w:rFonts w:ascii="Times New Roman" w:hAnsi="Times New Roman"/>
                  <w:sz w:val="24"/>
                </w:rPr>
                <w:delText>TFS 20677 -  AD island to AD AWS environment changes</w:delText>
              </w:r>
              <w:r w:rsidR="000E2E23" w:rsidDel="00662E99">
                <w:rPr>
                  <w:rFonts w:ascii="Times New Roman" w:hAnsi="Times New Roman"/>
                  <w:sz w:val="24"/>
                </w:rPr>
                <w:delText>.</w:delText>
              </w:r>
            </w:del>
          </w:p>
        </w:tc>
      </w:tr>
    </w:tbl>
    <w:p w14:paraId="748CCACF" w14:textId="77777777" w:rsidR="009F2A51" w:rsidRPr="002A770C" w:rsidRDefault="009F2A51" w:rsidP="009F2A51">
      <w:pPr>
        <w:pStyle w:val="hd1"/>
        <w:tabs>
          <w:tab w:val="clear" w:pos="4320"/>
          <w:tab w:val="clear" w:pos="8640"/>
          <w:tab w:val="left" w:pos="1980"/>
          <w:tab w:val="left" w:pos="6750"/>
        </w:tabs>
        <w:ind w:right="-270"/>
        <w:rPr>
          <w:rFonts w:ascii="Times New Roman" w:hAnsi="Times New Roman"/>
          <w:b w:val="0"/>
          <w:sz w:val="20"/>
        </w:rPr>
      </w:pPr>
    </w:p>
    <w:p w14:paraId="584D6D78"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0"/>
        </w:rPr>
      </w:pPr>
      <w:r w:rsidRPr="002A770C">
        <w:rPr>
          <w:rFonts w:ascii="Times New Roman" w:hAnsi="Times New Roman"/>
          <w:noProof/>
        </w:rPr>
        <mc:AlternateContent>
          <mc:Choice Requires="wps">
            <w:drawing>
              <wp:anchor distT="0" distB="0" distL="114300" distR="114300" simplePos="0" relativeHeight="251658752" behindDoc="0" locked="0" layoutInCell="0" allowOverlap="1" wp14:anchorId="6AF4840F" wp14:editId="417B29D6">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8AD92"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4656" behindDoc="0" locked="0" layoutInCell="0" allowOverlap="1" wp14:anchorId="2D00D048" wp14:editId="13433652">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07CA3"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Prepared by:</w:t>
      </w:r>
      <w:r w:rsidR="007E662B">
        <w:rPr>
          <w:rFonts w:ascii="Times New Roman" w:hAnsi="Times New Roman"/>
          <w:b w:val="0"/>
          <w:sz w:val="20"/>
        </w:rPr>
        <w:t xml:space="preserve">       </w:t>
      </w:r>
      <w:r w:rsidR="007E662B" w:rsidRPr="007E662B">
        <w:rPr>
          <w:rFonts w:ascii="Times New Roman (PCL6)" w:hAnsi="Times New Roman (PCL6)"/>
          <w:sz w:val="22"/>
          <w:szCs w:val="22"/>
        </w:rPr>
        <w:t xml:space="preserve"> </w:t>
      </w:r>
      <w:r w:rsidR="007E662B" w:rsidRPr="009C69BB">
        <w:rPr>
          <w:rFonts w:ascii="Times New Roman (PCL6)" w:hAnsi="Times New Roman (PCL6)"/>
          <w:b w:val="0"/>
          <w:sz w:val="22"/>
          <w:szCs w:val="22"/>
        </w:rPr>
        <w:t>eCoaching Engineering Team</w:t>
      </w:r>
      <w:r w:rsidR="007E662B" w:rsidRPr="002A770C" w:rsidDel="007E662B">
        <w:rPr>
          <w:rFonts w:ascii="Times New Roman" w:hAnsi="Times New Roman"/>
          <w:b w:val="0"/>
          <w:sz w:val="20"/>
        </w:rPr>
        <w:t xml:space="preserve"> </w:t>
      </w:r>
      <w:r w:rsidR="009F2A51" w:rsidRPr="002A770C">
        <w:rPr>
          <w:rFonts w:ascii="Times New Roman" w:hAnsi="Times New Roman"/>
          <w:b w:val="0"/>
          <w:sz w:val="20"/>
        </w:rPr>
        <w:tab/>
      </w:r>
      <w:r w:rsidR="009F2A51" w:rsidRPr="002A770C">
        <w:rPr>
          <w:rFonts w:ascii="Times New Roman" w:hAnsi="Times New Roman"/>
          <w:b w:val="0"/>
          <w:sz w:val="22"/>
        </w:rPr>
        <w:t xml:space="preserve">Date:  </w:t>
      </w:r>
      <w:r w:rsidR="009C2D4C" w:rsidRPr="002A770C">
        <w:rPr>
          <w:rFonts w:ascii="Times New Roman" w:hAnsi="Times New Roman"/>
          <w:b w:val="0"/>
          <w:sz w:val="22"/>
        </w:rPr>
        <w:t>10/10/2017</w:t>
      </w:r>
    </w:p>
    <w:p w14:paraId="2D6D819E" w14:textId="77777777" w:rsidR="009F2A51" w:rsidRPr="002A770C" w:rsidRDefault="009F2A51" w:rsidP="009F2A51">
      <w:pPr>
        <w:tabs>
          <w:tab w:val="left" w:pos="1980"/>
          <w:tab w:val="left" w:pos="6750"/>
        </w:tabs>
        <w:ind w:right="-270"/>
        <w:rPr>
          <w:rFonts w:ascii="Times New Roman" w:hAnsi="Times New Roman"/>
        </w:rPr>
      </w:pPr>
    </w:p>
    <w:p w14:paraId="5D1248E3"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2"/>
        </w:rPr>
      </w:pPr>
      <w:r w:rsidRPr="002A770C">
        <w:rPr>
          <w:rFonts w:ascii="Times New Roman" w:hAnsi="Times New Roman"/>
          <w:noProof/>
        </w:rPr>
        <mc:AlternateContent>
          <mc:Choice Requires="wps">
            <w:drawing>
              <wp:anchor distT="0" distB="0" distL="114300" distR="114300" simplePos="0" relativeHeight="251659776" behindDoc="0" locked="0" layoutInCell="0" allowOverlap="1" wp14:anchorId="1487AB4D" wp14:editId="33C375B3">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5FA27"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5680" behindDoc="0" locked="0" layoutInCell="0" allowOverlap="1" wp14:anchorId="6C872DDD" wp14:editId="18F76F53">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FF946"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Approved by:</w:t>
      </w:r>
      <w:r w:rsidR="009F2A51" w:rsidRPr="002A770C">
        <w:rPr>
          <w:rFonts w:ascii="Times New Roman" w:hAnsi="Times New Roman"/>
          <w:b w:val="0"/>
          <w:sz w:val="20"/>
        </w:rPr>
        <w:tab/>
      </w:r>
      <w:r w:rsidR="009F2A51" w:rsidRPr="002A770C">
        <w:rPr>
          <w:rFonts w:ascii="Times New Roman" w:hAnsi="Times New Roman"/>
          <w:b w:val="0"/>
          <w:sz w:val="20"/>
        </w:rPr>
        <w:tab/>
      </w:r>
      <w:r w:rsidR="009F2A51" w:rsidRPr="002A770C">
        <w:rPr>
          <w:rFonts w:ascii="Times New Roman" w:hAnsi="Times New Roman"/>
          <w:b w:val="0"/>
          <w:sz w:val="22"/>
        </w:rPr>
        <w:t xml:space="preserve">Date: </w:t>
      </w:r>
    </w:p>
    <w:p w14:paraId="2183190A" w14:textId="77777777" w:rsidR="009F2A51" w:rsidRPr="002A770C" w:rsidRDefault="009F2A51" w:rsidP="009F2A51">
      <w:pPr>
        <w:tabs>
          <w:tab w:val="left" w:pos="1980"/>
          <w:tab w:val="left" w:pos="6750"/>
        </w:tabs>
        <w:ind w:left="1440" w:right="-270" w:firstLine="720"/>
        <w:rPr>
          <w:rFonts w:ascii="Times New Roman" w:hAnsi="Times New Roman"/>
        </w:rPr>
      </w:pPr>
    </w:p>
    <w:p w14:paraId="3D644FAD" w14:textId="77777777" w:rsidR="007E662B" w:rsidRDefault="007E662B" w:rsidP="009F2A51">
      <w:pPr>
        <w:pStyle w:val="hdr1"/>
        <w:ind w:left="0" w:right="-270"/>
        <w:jc w:val="center"/>
        <w:rPr>
          <w:b/>
          <w:sz w:val="28"/>
        </w:rPr>
      </w:pPr>
    </w:p>
    <w:p w14:paraId="4C517EC8" w14:textId="77777777" w:rsidR="007E662B" w:rsidRDefault="007E662B" w:rsidP="009F2A51">
      <w:pPr>
        <w:pStyle w:val="hdr1"/>
        <w:ind w:left="0" w:right="-270"/>
        <w:jc w:val="center"/>
        <w:rPr>
          <w:b/>
          <w:sz w:val="28"/>
        </w:rPr>
      </w:pPr>
    </w:p>
    <w:p w14:paraId="6D799DD0" w14:textId="77777777" w:rsidR="007E662B" w:rsidRDefault="007E662B" w:rsidP="009F2A51">
      <w:pPr>
        <w:pStyle w:val="hdr1"/>
        <w:ind w:left="0" w:right="-270"/>
        <w:jc w:val="center"/>
        <w:rPr>
          <w:b/>
          <w:sz w:val="28"/>
        </w:rPr>
      </w:pPr>
    </w:p>
    <w:p w14:paraId="6DA828A0" w14:textId="77777777" w:rsidR="007E662B" w:rsidRDefault="007E662B" w:rsidP="009F2A51">
      <w:pPr>
        <w:pStyle w:val="hdr1"/>
        <w:ind w:left="0" w:right="-270"/>
        <w:jc w:val="center"/>
        <w:rPr>
          <w:b/>
          <w:sz w:val="28"/>
        </w:rPr>
      </w:pPr>
    </w:p>
    <w:p w14:paraId="672B69E6" w14:textId="77777777" w:rsidR="007E662B" w:rsidRDefault="007E662B" w:rsidP="009F2A51">
      <w:pPr>
        <w:pStyle w:val="hdr1"/>
        <w:ind w:left="0" w:right="-270"/>
        <w:jc w:val="center"/>
        <w:rPr>
          <w:b/>
          <w:sz w:val="28"/>
        </w:rPr>
      </w:pPr>
    </w:p>
    <w:p w14:paraId="078A8C6D" w14:textId="77777777" w:rsidR="007E662B" w:rsidRDefault="007E662B" w:rsidP="009F2A51">
      <w:pPr>
        <w:pStyle w:val="hdr1"/>
        <w:ind w:left="0" w:right="-270"/>
        <w:jc w:val="center"/>
        <w:rPr>
          <w:b/>
          <w:sz w:val="28"/>
        </w:rPr>
      </w:pPr>
    </w:p>
    <w:p w14:paraId="6939EC57" w14:textId="77777777" w:rsidR="009F2A51" w:rsidRPr="002A770C" w:rsidRDefault="009F2A51" w:rsidP="009F2A51">
      <w:pPr>
        <w:pStyle w:val="hdr1"/>
        <w:ind w:left="0" w:right="-270"/>
        <w:jc w:val="center"/>
        <w:rPr>
          <w:b/>
          <w:sz w:val="28"/>
        </w:rPr>
      </w:pPr>
      <w:r w:rsidRPr="002A770C">
        <w:rPr>
          <w:b/>
          <w:sz w:val="28"/>
        </w:rPr>
        <w:t>Change History Log</w:t>
      </w:r>
    </w:p>
    <w:p w14:paraId="6E2CAF07" w14:textId="77777777" w:rsidR="009F2A51" w:rsidRPr="002A770C"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A770C" w14:paraId="1D65294E" w14:textId="77777777" w:rsidTr="007E662B">
        <w:trPr>
          <w:tblHeader/>
        </w:trPr>
        <w:tc>
          <w:tcPr>
            <w:tcW w:w="1440" w:type="dxa"/>
            <w:shd w:val="solid" w:color="auto" w:fill="000000"/>
          </w:tcPr>
          <w:p w14:paraId="43438F30" w14:textId="77777777" w:rsidR="009F2A51" w:rsidRPr="002A770C" w:rsidRDefault="009F2A51" w:rsidP="00A45C57">
            <w:pPr>
              <w:pStyle w:val="hdr1"/>
              <w:spacing w:before="0"/>
              <w:ind w:left="0"/>
              <w:jc w:val="center"/>
              <w:rPr>
                <w:b/>
                <w:sz w:val="20"/>
              </w:rPr>
            </w:pPr>
            <w:r w:rsidRPr="002A770C">
              <w:rPr>
                <w:b/>
                <w:sz w:val="20"/>
              </w:rPr>
              <w:t>Date</w:t>
            </w:r>
          </w:p>
        </w:tc>
        <w:tc>
          <w:tcPr>
            <w:tcW w:w="5238" w:type="dxa"/>
            <w:shd w:val="solid" w:color="auto" w:fill="000000"/>
          </w:tcPr>
          <w:p w14:paraId="11D8F0CB" w14:textId="77777777" w:rsidR="009F2A51" w:rsidRPr="002A770C" w:rsidRDefault="009F2A51" w:rsidP="00A45C57">
            <w:pPr>
              <w:pStyle w:val="hdr1"/>
              <w:spacing w:before="0"/>
              <w:ind w:left="0"/>
              <w:jc w:val="center"/>
              <w:rPr>
                <w:b/>
                <w:sz w:val="20"/>
              </w:rPr>
            </w:pPr>
            <w:r w:rsidRPr="002A770C">
              <w:rPr>
                <w:b/>
                <w:sz w:val="20"/>
              </w:rPr>
              <w:t>Change Description</w:t>
            </w:r>
          </w:p>
        </w:tc>
        <w:tc>
          <w:tcPr>
            <w:tcW w:w="2790" w:type="dxa"/>
            <w:shd w:val="solid" w:color="auto" w:fill="000000"/>
          </w:tcPr>
          <w:p w14:paraId="4A9A52BE" w14:textId="77777777" w:rsidR="009F2A51" w:rsidRPr="002A770C" w:rsidRDefault="009F2A51" w:rsidP="00A45C57">
            <w:pPr>
              <w:pStyle w:val="hdr1"/>
              <w:spacing w:before="0"/>
              <w:ind w:left="0"/>
              <w:jc w:val="center"/>
              <w:rPr>
                <w:b/>
                <w:sz w:val="20"/>
              </w:rPr>
            </w:pPr>
            <w:r w:rsidRPr="002A770C">
              <w:rPr>
                <w:b/>
                <w:sz w:val="20"/>
              </w:rPr>
              <w:t>Author</w:t>
            </w:r>
          </w:p>
        </w:tc>
      </w:tr>
      <w:tr w:rsidR="009F2A51" w:rsidRPr="002A770C" w14:paraId="5CE97186" w14:textId="77777777" w:rsidTr="007E662B">
        <w:tc>
          <w:tcPr>
            <w:tcW w:w="1440" w:type="dxa"/>
          </w:tcPr>
          <w:p w14:paraId="4CEE467D" w14:textId="77777777" w:rsidR="009F2A51" w:rsidRPr="002A770C" w:rsidRDefault="009C2D4C" w:rsidP="00213A1B">
            <w:pPr>
              <w:pStyle w:val="hdr1"/>
              <w:ind w:left="0"/>
              <w:jc w:val="left"/>
            </w:pPr>
            <w:r w:rsidRPr="002A770C">
              <w:rPr>
                <w:sz w:val="22"/>
              </w:rPr>
              <w:t>10/10/2017</w:t>
            </w:r>
          </w:p>
        </w:tc>
        <w:tc>
          <w:tcPr>
            <w:tcW w:w="5238" w:type="dxa"/>
          </w:tcPr>
          <w:p w14:paraId="6C13093E" w14:textId="77777777" w:rsidR="009F2A51" w:rsidRPr="002A770C" w:rsidRDefault="009C2D4C" w:rsidP="009330C3">
            <w:pPr>
              <w:pStyle w:val="hdr1"/>
              <w:ind w:left="0"/>
              <w:jc w:val="left"/>
            </w:pPr>
            <w:r w:rsidRPr="002A770C">
              <w:t>TFS 6066 – Initial revision -  Schedule Coaching Summary Reports</w:t>
            </w:r>
          </w:p>
        </w:tc>
        <w:tc>
          <w:tcPr>
            <w:tcW w:w="2790" w:type="dxa"/>
          </w:tcPr>
          <w:p w14:paraId="31567594" w14:textId="77777777" w:rsidR="009F2A51" w:rsidRPr="002A770C" w:rsidRDefault="00202048" w:rsidP="00A45C57">
            <w:pPr>
              <w:pStyle w:val="hdr1"/>
              <w:ind w:left="0"/>
              <w:jc w:val="left"/>
            </w:pPr>
            <w:r w:rsidRPr="002A770C">
              <w:t>Susmitha Palacherla</w:t>
            </w:r>
          </w:p>
        </w:tc>
      </w:tr>
      <w:tr w:rsidR="009F2A51" w:rsidRPr="002A770C" w14:paraId="60502BAB" w14:textId="77777777" w:rsidTr="007E662B">
        <w:tc>
          <w:tcPr>
            <w:tcW w:w="1440" w:type="dxa"/>
          </w:tcPr>
          <w:p w14:paraId="02B51BD1" w14:textId="77777777" w:rsidR="009F2A51" w:rsidRPr="002A770C" w:rsidRDefault="00FB5935" w:rsidP="00C57C3E">
            <w:pPr>
              <w:pStyle w:val="hdr1"/>
              <w:ind w:left="0"/>
              <w:jc w:val="left"/>
            </w:pPr>
            <w:r>
              <w:t>10/16/2017</w:t>
            </w:r>
          </w:p>
        </w:tc>
        <w:tc>
          <w:tcPr>
            <w:tcW w:w="5238" w:type="dxa"/>
          </w:tcPr>
          <w:p w14:paraId="78F8D73F" w14:textId="77777777" w:rsidR="009F2A51" w:rsidRPr="002A770C" w:rsidRDefault="00FB5935" w:rsidP="00C57C3E">
            <w:pPr>
              <w:pStyle w:val="hdr1"/>
              <w:ind w:left="0"/>
              <w:jc w:val="left"/>
            </w:pPr>
            <w:r w:rsidRPr="002A770C">
              <w:t>TFS 6066 – Schedule Coaching Summary Reports</w:t>
            </w:r>
            <w:r>
              <w:t>. Added delay before File copy. Updated destination and added schedule info</w:t>
            </w:r>
          </w:p>
        </w:tc>
        <w:tc>
          <w:tcPr>
            <w:tcW w:w="2790" w:type="dxa"/>
          </w:tcPr>
          <w:p w14:paraId="7D66802D" w14:textId="77777777" w:rsidR="009F2A51" w:rsidRPr="002A770C" w:rsidRDefault="00FB5935" w:rsidP="00A45C57">
            <w:pPr>
              <w:pStyle w:val="hdr1"/>
              <w:ind w:left="0"/>
              <w:jc w:val="left"/>
            </w:pPr>
            <w:r w:rsidRPr="002A770C">
              <w:t>Susmitha Palacherla</w:t>
            </w:r>
          </w:p>
        </w:tc>
      </w:tr>
      <w:tr w:rsidR="009F2A51" w:rsidRPr="002A770C" w14:paraId="582029C4" w14:textId="77777777" w:rsidTr="007E662B">
        <w:tc>
          <w:tcPr>
            <w:tcW w:w="1440" w:type="dxa"/>
          </w:tcPr>
          <w:p w14:paraId="7EA8198E" w14:textId="77777777" w:rsidR="009F2A51" w:rsidRPr="002A770C" w:rsidRDefault="00D10076" w:rsidP="00C57C3E">
            <w:pPr>
              <w:pStyle w:val="hdr1"/>
              <w:ind w:left="0"/>
              <w:jc w:val="left"/>
            </w:pPr>
            <w:r>
              <w:t>04/02/2019</w:t>
            </w:r>
          </w:p>
        </w:tc>
        <w:tc>
          <w:tcPr>
            <w:tcW w:w="5238" w:type="dxa"/>
          </w:tcPr>
          <w:p w14:paraId="11E96602" w14:textId="77777777" w:rsidR="009F2A51" w:rsidRPr="002A770C" w:rsidRDefault="00D10076" w:rsidP="00C57C3E">
            <w:pPr>
              <w:pStyle w:val="hdr1"/>
              <w:ind w:left="0"/>
              <w:jc w:val="left"/>
            </w:pPr>
            <w:r>
              <w:t>TFS 13333- Reporting changes to support Quality Now.</w:t>
            </w:r>
          </w:p>
        </w:tc>
        <w:tc>
          <w:tcPr>
            <w:tcW w:w="2790" w:type="dxa"/>
            <w:vAlign w:val="bottom"/>
          </w:tcPr>
          <w:p w14:paraId="41FB134C" w14:textId="77777777" w:rsidR="009F2A51" w:rsidRPr="002A770C" w:rsidRDefault="00D10076" w:rsidP="00A45C57">
            <w:pPr>
              <w:pStyle w:val="hdr1"/>
              <w:ind w:left="0"/>
              <w:jc w:val="left"/>
            </w:pPr>
            <w:r w:rsidRPr="002A770C">
              <w:t>Susmitha Palacherla</w:t>
            </w:r>
          </w:p>
        </w:tc>
      </w:tr>
      <w:tr w:rsidR="009F2A51" w:rsidRPr="002A770C" w14:paraId="67B810C8" w14:textId="77777777" w:rsidTr="007E662B">
        <w:tc>
          <w:tcPr>
            <w:tcW w:w="1440" w:type="dxa"/>
          </w:tcPr>
          <w:p w14:paraId="64EF3844" w14:textId="77777777" w:rsidR="009F2A51" w:rsidRPr="002A770C" w:rsidRDefault="00185D0F" w:rsidP="00C57C3E">
            <w:pPr>
              <w:pStyle w:val="hdr1"/>
              <w:ind w:left="0"/>
              <w:jc w:val="left"/>
            </w:pPr>
            <w:r>
              <w:t>07/10/2019</w:t>
            </w:r>
          </w:p>
        </w:tc>
        <w:tc>
          <w:tcPr>
            <w:tcW w:w="5238" w:type="dxa"/>
          </w:tcPr>
          <w:p w14:paraId="484E7067" w14:textId="77777777" w:rsidR="009F2A51" w:rsidRPr="002A770C" w:rsidRDefault="00185D0F" w:rsidP="0016562F">
            <w:pPr>
              <w:pStyle w:val="hdr1"/>
              <w:ind w:left="0"/>
              <w:jc w:val="left"/>
            </w:pPr>
            <w:r w:rsidRPr="00185D0F">
              <w:t>TFS 14706 - Switch smtpout.gdit.com to ironport.maximus.com</w:t>
            </w:r>
          </w:p>
        </w:tc>
        <w:tc>
          <w:tcPr>
            <w:tcW w:w="2790" w:type="dxa"/>
          </w:tcPr>
          <w:p w14:paraId="043B083F" w14:textId="77777777" w:rsidR="009F2A51" w:rsidRPr="002A770C" w:rsidRDefault="00185D0F" w:rsidP="00A45C57">
            <w:pPr>
              <w:pStyle w:val="hdr1"/>
              <w:ind w:left="0"/>
              <w:jc w:val="left"/>
            </w:pPr>
            <w:r w:rsidRPr="002A770C">
              <w:t>Susmitha Palacherla</w:t>
            </w:r>
          </w:p>
        </w:tc>
      </w:tr>
      <w:tr w:rsidR="009F2A51" w:rsidRPr="002A770C" w14:paraId="53C17465" w14:textId="77777777" w:rsidTr="007E662B">
        <w:tc>
          <w:tcPr>
            <w:tcW w:w="1440" w:type="dxa"/>
          </w:tcPr>
          <w:p w14:paraId="1B68B5D4" w14:textId="77777777" w:rsidR="009F2A51" w:rsidRPr="002A770C" w:rsidRDefault="008D072E" w:rsidP="00C57C3E">
            <w:pPr>
              <w:pStyle w:val="hdr1"/>
              <w:ind w:left="0"/>
              <w:jc w:val="left"/>
            </w:pPr>
            <w:r>
              <w:t>09/09/2019</w:t>
            </w:r>
          </w:p>
        </w:tc>
        <w:tc>
          <w:tcPr>
            <w:tcW w:w="5238" w:type="dxa"/>
          </w:tcPr>
          <w:p w14:paraId="1B145272" w14:textId="77777777" w:rsidR="009F2A51" w:rsidRPr="002A770C" w:rsidRDefault="008D072E" w:rsidP="00A45C57">
            <w:pPr>
              <w:pStyle w:val="hdr1"/>
              <w:ind w:left="0"/>
              <w:jc w:val="left"/>
            </w:pPr>
            <w:r w:rsidRPr="008D072E">
              <w:t>TFS 13644 – Incorporate a follow-up process for eCoaching submissions</w:t>
            </w:r>
          </w:p>
        </w:tc>
        <w:tc>
          <w:tcPr>
            <w:tcW w:w="2790" w:type="dxa"/>
          </w:tcPr>
          <w:p w14:paraId="75AB9D60" w14:textId="77777777" w:rsidR="009F2A51" w:rsidRPr="002A770C" w:rsidRDefault="008D072E" w:rsidP="00A45C57">
            <w:pPr>
              <w:pStyle w:val="hdr1"/>
              <w:ind w:left="0"/>
              <w:jc w:val="left"/>
            </w:pPr>
            <w:r w:rsidRPr="002A770C">
              <w:t>Susmitha Palacherla</w:t>
            </w:r>
          </w:p>
        </w:tc>
      </w:tr>
      <w:tr w:rsidR="007E662B" w:rsidRPr="002A770C" w14:paraId="268F9964" w14:textId="77777777" w:rsidTr="007E662B">
        <w:tc>
          <w:tcPr>
            <w:tcW w:w="1440" w:type="dxa"/>
          </w:tcPr>
          <w:p w14:paraId="3F9B1EBC" w14:textId="77685D80" w:rsidR="007E662B" w:rsidRPr="002A770C" w:rsidRDefault="007E662B" w:rsidP="007E662B">
            <w:pPr>
              <w:pStyle w:val="hdr1"/>
              <w:ind w:left="0"/>
              <w:jc w:val="left"/>
            </w:pPr>
            <w:r>
              <w:t>7/2</w:t>
            </w:r>
            <w:r w:rsidR="00815DF2">
              <w:t>9</w:t>
            </w:r>
            <w:r>
              <w:t>/2020</w:t>
            </w:r>
          </w:p>
        </w:tc>
        <w:tc>
          <w:tcPr>
            <w:tcW w:w="5238" w:type="dxa"/>
          </w:tcPr>
          <w:p w14:paraId="3CF6D62F" w14:textId="79D7F155" w:rsidR="007E662B" w:rsidRPr="002A770C" w:rsidRDefault="007E662B">
            <w:pPr>
              <w:pStyle w:val="hdr1"/>
              <w:ind w:left="0"/>
              <w:jc w:val="left"/>
            </w:pPr>
            <w:r w:rsidRPr="00585627">
              <w:t xml:space="preserve">TFS 17716 - Removed company specific references </w:t>
            </w:r>
          </w:p>
        </w:tc>
        <w:tc>
          <w:tcPr>
            <w:tcW w:w="2790" w:type="dxa"/>
          </w:tcPr>
          <w:p w14:paraId="64839247" w14:textId="77777777" w:rsidR="007E662B" w:rsidRPr="002A770C" w:rsidRDefault="007E662B" w:rsidP="007E662B">
            <w:pPr>
              <w:pStyle w:val="hdr1"/>
              <w:ind w:left="0"/>
              <w:jc w:val="left"/>
            </w:pPr>
            <w:r w:rsidRPr="00585627">
              <w:t>Susmitha Palacherla</w:t>
            </w:r>
          </w:p>
        </w:tc>
      </w:tr>
      <w:tr w:rsidR="00B73A14" w:rsidRPr="002A770C" w14:paraId="73415A25" w14:textId="77777777" w:rsidTr="00662E99">
        <w:tc>
          <w:tcPr>
            <w:tcW w:w="1440" w:type="dxa"/>
            <w:tcBorders>
              <w:top w:val="single" w:sz="4" w:space="0" w:color="auto"/>
              <w:left w:val="single" w:sz="4" w:space="0" w:color="auto"/>
              <w:bottom w:val="single" w:sz="4" w:space="0" w:color="auto"/>
              <w:right w:val="single" w:sz="4" w:space="0" w:color="auto"/>
            </w:tcBorders>
          </w:tcPr>
          <w:p w14:paraId="6DFC64DF" w14:textId="0536C328" w:rsidR="00B73A14" w:rsidRPr="002A770C" w:rsidRDefault="00B73A14" w:rsidP="00B73A14">
            <w:pPr>
              <w:pStyle w:val="hdr1"/>
              <w:ind w:left="0"/>
              <w:jc w:val="left"/>
            </w:pPr>
            <w:r>
              <w:t>4/19/2021</w:t>
            </w:r>
          </w:p>
        </w:tc>
        <w:tc>
          <w:tcPr>
            <w:tcW w:w="5238" w:type="dxa"/>
            <w:tcBorders>
              <w:top w:val="single" w:sz="4" w:space="0" w:color="auto"/>
              <w:left w:val="single" w:sz="4" w:space="0" w:color="auto"/>
              <w:bottom w:val="single" w:sz="4" w:space="0" w:color="auto"/>
              <w:right w:val="single" w:sz="4" w:space="0" w:color="auto"/>
            </w:tcBorders>
          </w:tcPr>
          <w:p w14:paraId="06B6AD29" w14:textId="20E99A18" w:rsidR="00B73A14" w:rsidRPr="002A770C" w:rsidRDefault="00B73A14" w:rsidP="00B73A14">
            <w:pPr>
              <w:pStyle w:val="hdr1"/>
              <w:ind w:left="0"/>
              <w:jc w:val="left"/>
            </w:pPr>
            <w:r>
              <w:t>TFS 20677 -  AD island to AD AWS environment changes</w:t>
            </w:r>
          </w:p>
        </w:tc>
        <w:tc>
          <w:tcPr>
            <w:tcW w:w="2790" w:type="dxa"/>
            <w:tcBorders>
              <w:top w:val="single" w:sz="4" w:space="0" w:color="auto"/>
              <w:left w:val="single" w:sz="4" w:space="0" w:color="auto"/>
              <w:bottom w:val="single" w:sz="4" w:space="0" w:color="auto"/>
              <w:right w:val="single" w:sz="4" w:space="0" w:color="auto"/>
            </w:tcBorders>
          </w:tcPr>
          <w:p w14:paraId="291DB1F9" w14:textId="3CC945EA" w:rsidR="00B73A14" w:rsidRPr="002A770C" w:rsidRDefault="00B73A14" w:rsidP="00B73A14">
            <w:pPr>
              <w:pStyle w:val="hdr1"/>
              <w:ind w:left="0"/>
              <w:jc w:val="left"/>
            </w:pPr>
            <w:r>
              <w:t>Susmitha Palacherla</w:t>
            </w:r>
          </w:p>
        </w:tc>
      </w:tr>
      <w:tr w:rsidR="00384607" w:rsidRPr="002A770C" w14:paraId="1B256F19" w14:textId="77777777" w:rsidTr="007E662B">
        <w:tc>
          <w:tcPr>
            <w:tcW w:w="1440" w:type="dxa"/>
          </w:tcPr>
          <w:p w14:paraId="2D2C4297" w14:textId="1AAA414B" w:rsidR="00384607" w:rsidRPr="002A770C" w:rsidRDefault="00662E99" w:rsidP="00A45C57">
            <w:pPr>
              <w:pStyle w:val="hdr1"/>
              <w:ind w:left="0"/>
              <w:jc w:val="left"/>
            </w:pPr>
            <w:ins w:id="4" w:author="Palacherla, Susmitha C" w:date="2021-05-27T15:52:00Z">
              <w:r>
                <w:t>5/27/2021</w:t>
              </w:r>
            </w:ins>
          </w:p>
        </w:tc>
        <w:tc>
          <w:tcPr>
            <w:tcW w:w="5238" w:type="dxa"/>
          </w:tcPr>
          <w:p w14:paraId="16036C28" w14:textId="5A846C21" w:rsidR="00384607" w:rsidRPr="002A770C" w:rsidRDefault="00662E99" w:rsidP="00384607">
            <w:pPr>
              <w:pStyle w:val="hdr1"/>
              <w:ind w:left="0"/>
              <w:jc w:val="left"/>
            </w:pPr>
            <w:ins w:id="5" w:author="Palacherla, Susmitha C" w:date="2021-05-27T15:52:00Z">
              <w:r w:rsidRPr="00662E99">
                <w:t>TFS 21276 - Update QN Alt Channels compliance and mastery levels</w:t>
              </w:r>
            </w:ins>
          </w:p>
        </w:tc>
        <w:tc>
          <w:tcPr>
            <w:tcW w:w="2790" w:type="dxa"/>
          </w:tcPr>
          <w:p w14:paraId="1C58F115" w14:textId="3A9DE409" w:rsidR="00384607" w:rsidRPr="002A770C" w:rsidRDefault="00662E99" w:rsidP="00A45C57">
            <w:pPr>
              <w:pStyle w:val="hdr1"/>
              <w:ind w:left="0"/>
              <w:jc w:val="left"/>
            </w:pPr>
            <w:ins w:id="6" w:author="Palacherla, Susmitha C" w:date="2021-05-27T15:52:00Z">
              <w:r>
                <w:t>Susmitha Palacherla</w:t>
              </w:r>
            </w:ins>
          </w:p>
        </w:tc>
      </w:tr>
      <w:tr w:rsidR="00C1399B" w:rsidRPr="002A770C" w14:paraId="4A367C05" w14:textId="77777777" w:rsidTr="007E662B">
        <w:tc>
          <w:tcPr>
            <w:tcW w:w="1440" w:type="dxa"/>
          </w:tcPr>
          <w:p w14:paraId="0623DBF7" w14:textId="5BB237AB" w:rsidR="00C1399B" w:rsidRPr="002A770C" w:rsidRDefault="00C1399B" w:rsidP="00C1399B">
            <w:pPr>
              <w:pStyle w:val="hdr1"/>
              <w:ind w:left="0"/>
              <w:jc w:val="left"/>
            </w:pPr>
            <w:ins w:id="7" w:author="Palacherla, Susmitha C" w:date="2021-06-24T11:47:00Z">
              <w:r>
                <w:t>6/24/2021</w:t>
              </w:r>
            </w:ins>
          </w:p>
        </w:tc>
        <w:tc>
          <w:tcPr>
            <w:tcW w:w="5238" w:type="dxa"/>
          </w:tcPr>
          <w:p w14:paraId="28BA49F4" w14:textId="5F0E8CA3" w:rsidR="00C1399B" w:rsidRPr="002A770C" w:rsidRDefault="00C1399B" w:rsidP="00C1399B">
            <w:pPr>
              <w:pStyle w:val="hdr1"/>
              <w:ind w:left="0"/>
              <w:jc w:val="left"/>
            </w:pPr>
            <w:ins w:id="8" w:author="Palacherla, Susmitha C" w:date="2021-06-24T11:47:00Z">
              <w:r w:rsidRPr="00942FDD">
                <w:t xml:space="preserve">TFS 21796 - change email server from </w:t>
              </w:r>
              <w:proofErr w:type="spellStart"/>
              <w:r w:rsidRPr="00942FDD">
                <w:t>ironport</w:t>
              </w:r>
              <w:proofErr w:type="spellEnd"/>
              <w:r w:rsidRPr="00942FDD">
                <w:t xml:space="preserve"> to </w:t>
              </w:r>
              <w:proofErr w:type="spellStart"/>
              <w:r w:rsidRPr="00942FDD">
                <w:t>maxcorp</w:t>
              </w:r>
            </w:ins>
            <w:proofErr w:type="spellEnd"/>
          </w:p>
        </w:tc>
        <w:tc>
          <w:tcPr>
            <w:tcW w:w="2790" w:type="dxa"/>
          </w:tcPr>
          <w:p w14:paraId="0DB3EA76" w14:textId="4C362A2C" w:rsidR="00C1399B" w:rsidRPr="002A770C" w:rsidRDefault="00C1399B" w:rsidP="00C1399B">
            <w:pPr>
              <w:pStyle w:val="hdr1"/>
              <w:ind w:left="0"/>
              <w:jc w:val="left"/>
            </w:pPr>
            <w:ins w:id="9" w:author="Palacherla, Susmitha C" w:date="2021-06-24T11:47:00Z">
              <w:r w:rsidRPr="00585627">
                <w:t>Susmitha Palacherla</w:t>
              </w:r>
            </w:ins>
          </w:p>
        </w:tc>
      </w:tr>
      <w:tr w:rsidR="00810310" w:rsidRPr="002A770C" w14:paraId="3EA57B25" w14:textId="77777777" w:rsidTr="007E662B">
        <w:tc>
          <w:tcPr>
            <w:tcW w:w="1440" w:type="dxa"/>
          </w:tcPr>
          <w:p w14:paraId="2740ACC7" w14:textId="77777777" w:rsidR="00810310" w:rsidRPr="002A770C" w:rsidRDefault="00810310" w:rsidP="00384607">
            <w:pPr>
              <w:pStyle w:val="hdr1"/>
              <w:ind w:left="0"/>
              <w:jc w:val="left"/>
            </w:pPr>
          </w:p>
        </w:tc>
        <w:tc>
          <w:tcPr>
            <w:tcW w:w="5238" w:type="dxa"/>
          </w:tcPr>
          <w:p w14:paraId="7731036A" w14:textId="77777777" w:rsidR="00810310" w:rsidRPr="002A770C" w:rsidRDefault="00810310" w:rsidP="00384607">
            <w:pPr>
              <w:pStyle w:val="hdr1"/>
              <w:ind w:left="0"/>
              <w:jc w:val="left"/>
            </w:pPr>
          </w:p>
        </w:tc>
        <w:tc>
          <w:tcPr>
            <w:tcW w:w="2790" w:type="dxa"/>
          </w:tcPr>
          <w:p w14:paraId="2E5CF165" w14:textId="77777777" w:rsidR="00810310" w:rsidRPr="002A770C" w:rsidRDefault="00810310" w:rsidP="00384607">
            <w:pPr>
              <w:pStyle w:val="hdr1"/>
              <w:ind w:left="0"/>
              <w:jc w:val="left"/>
            </w:pPr>
          </w:p>
        </w:tc>
      </w:tr>
      <w:tr w:rsidR="00247481" w:rsidRPr="002A770C" w14:paraId="1C30A7C1" w14:textId="77777777" w:rsidTr="007E662B">
        <w:tc>
          <w:tcPr>
            <w:tcW w:w="1440" w:type="dxa"/>
          </w:tcPr>
          <w:p w14:paraId="6D7210E8" w14:textId="77777777" w:rsidR="00247481" w:rsidRPr="002A770C" w:rsidRDefault="00247481">
            <w:pPr>
              <w:pStyle w:val="hdr1"/>
              <w:ind w:left="0"/>
              <w:jc w:val="left"/>
            </w:pPr>
          </w:p>
        </w:tc>
        <w:tc>
          <w:tcPr>
            <w:tcW w:w="5238" w:type="dxa"/>
          </w:tcPr>
          <w:p w14:paraId="4BFF85A6" w14:textId="77777777" w:rsidR="00247481" w:rsidRPr="002A770C" w:rsidRDefault="00247481" w:rsidP="00384607">
            <w:pPr>
              <w:pStyle w:val="hdr1"/>
              <w:ind w:left="0"/>
              <w:jc w:val="left"/>
            </w:pPr>
          </w:p>
        </w:tc>
        <w:tc>
          <w:tcPr>
            <w:tcW w:w="2790" w:type="dxa"/>
          </w:tcPr>
          <w:p w14:paraId="24B70467" w14:textId="77777777" w:rsidR="00247481" w:rsidRPr="002A770C" w:rsidRDefault="00247481" w:rsidP="00384607">
            <w:pPr>
              <w:pStyle w:val="hdr1"/>
              <w:ind w:left="0"/>
              <w:jc w:val="left"/>
            </w:pPr>
          </w:p>
        </w:tc>
      </w:tr>
    </w:tbl>
    <w:p w14:paraId="11A063C5" w14:textId="77777777" w:rsidR="009F2A51" w:rsidRPr="002A770C" w:rsidRDefault="009F2A51" w:rsidP="009F2A51">
      <w:pPr>
        <w:pStyle w:val="BodyText"/>
      </w:pPr>
    </w:p>
    <w:p w14:paraId="51202913" w14:textId="77777777" w:rsidR="00A96E41" w:rsidRPr="002A770C" w:rsidRDefault="009F2A51" w:rsidP="009F2A51">
      <w:pPr>
        <w:widowControl w:val="0"/>
        <w:autoSpaceDE w:val="0"/>
        <w:autoSpaceDN w:val="0"/>
        <w:adjustRightInd w:val="0"/>
        <w:spacing w:after="0" w:line="240" w:lineRule="auto"/>
        <w:rPr>
          <w:rFonts w:ascii="Times New Roman" w:hAnsi="Times New Roman"/>
        </w:rPr>
      </w:pPr>
      <w:bookmarkStart w:id="10" w:name="_Toc434743870"/>
      <w:r w:rsidRPr="002A770C">
        <w:rPr>
          <w:rFonts w:ascii="Times New Roman" w:hAnsi="Times New Roman"/>
        </w:rPr>
        <w:br w:type="page"/>
      </w:r>
      <w:bookmarkEnd w:id="10"/>
    </w:p>
    <w:sdt>
      <w:sdtPr>
        <w:rPr>
          <w:rFonts w:ascii="Calibri" w:eastAsia="Times New Roman" w:hAnsi="Calibri" w:cs="Times New Roman"/>
          <w:b w:val="0"/>
          <w:bCs w:val="0"/>
          <w:color w:val="auto"/>
          <w:sz w:val="22"/>
          <w:szCs w:val="22"/>
          <w:lang w:eastAsia="en-US"/>
        </w:rPr>
        <w:id w:val="-266773926"/>
        <w:docPartObj>
          <w:docPartGallery w:val="Table of Contents"/>
          <w:docPartUnique/>
        </w:docPartObj>
      </w:sdtPr>
      <w:sdtEndPr>
        <w:rPr>
          <w:noProof/>
        </w:rPr>
      </w:sdtEndPr>
      <w:sdtContent>
        <w:p w14:paraId="59D493B2" w14:textId="77777777" w:rsidR="00303ECF" w:rsidRDefault="00303ECF">
          <w:pPr>
            <w:pStyle w:val="TOCHeading"/>
          </w:pPr>
          <w:r>
            <w:t>Contents</w:t>
          </w:r>
        </w:p>
        <w:p w14:paraId="71D84597" w14:textId="729FDC4D" w:rsidR="007C4E49" w:rsidRDefault="00303ECF">
          <w:pPr>
            <w:pStyle w:val="TOC1"/>
            <w:tabs>
              <w:tab w:val="left" w:pos="440"/>
              <w:tab w:val="right" w:leader="dot" w:pos="9350"/>
            </w:tabs>
            <w:rPr>
              <w:ins w:id="11" w:author="Palacherla, Susmitha C" w:date="2021-05-27T16:07:00Z"/>
              <w:rFonts w:asciiTheme="minorHAnsi" w:eastAsiaTheme="minorEastAsia" w:hAnsiTheme="minorHAnsi" w:cstheme="minorBidi"/>
              <w:noProof/>
            </w:rPr>
          </w:pPr>
          <w:r>
            <w:fldChar w:fldCharType="begin"/>
          </w:r>
          <w:r>
            <w:instrText xml:space="preserve"> TOC \o "1-4" \h \z \u </w:instrText>
          </w:r>
          <w:r>
            <w:fldChar w:fldCharType="separate"/>
          </w:r>
          <w:ins w:id="12" w:author="Palacherla, Susmitha C" w:date="2021-05-27T16:07:00Z">
            <w:r w:rsidR="007C4E49" w:rsidRPr="00071FBD">
              <w:rPr>
                <w:rStyle w:val="Hyperlink"/>
                <w:noProof/>
              </w:rPr>
              <w:fldChar w:fldCharType="begin"/>
            </w:r>
            <w:r w:rsidR="007C4E49" w:rsidRPr="00071FBD">
              <w:rPr>
                <w:rStyle w:val="Hyperlink"/>
                <w:noProof/>
              </w:rPr>
              <w:instrText xml:space="preserve"> </w:instrText>
            </w:r>
            <w:r w:rsidR="007C4E49">
              <w:rPr>
                <w:noProof/>
              </w:rPr>
              <w:instrText>HYPERLINK \l "_Toc73024044"</w:instrText>
            </w:r>
            <w:r w:rsidR="007C4E49" w:rsidRPr="00071FBD">
              <w:rPr>
                <w:rStyle w:val="Hyperlink"/>
                <w:noProof/>
              </w:rPr>
              <w:instrText xml:space="preserve"> </w:instrText>
            </w:r>
            <w:r w:rsidR="007C4E49" w:rsidRPr="00071FBD">
              <w:rPr>
                <w:rStyle w:val="Hyperlink"/>
                <w:noProof/>
              </w:rPr>
              <w:fldChar w:fldCharType="separate"/>
            </w:r>
            <w:r w:rsidR="007C4E49" w:rsidRPr="00071FBD">
              <w:rPr>
                <w:rStyle w:val="Hyperlink"/>
                <w:rFonts w:ascii="Times New Roman" w:hAnsi="Times New Roman"/>
                <w:noProof/>
              </w:rPr>
              <w:t>1.</w:t>
            </w:r>
            <w:r w:rsidR="007C4E49">
              <w:rPr>
                <w:rFonts w:asciiTheme="minorHAnsi" w:eastAsiaTheme="minorEastAsia" w:hAnsiTheme="minorHAnsi" w:cstheme="minorBidi"/>
                <w:noProof/>
              </w:rPr>
              <w:tab/>
            </w:r>
            <w:r w:rsidR="007C4E49" w:rsidRPr="00071FBD">
              <w:rPr>
                <w:rStyle w:val="Hyperlink"/>
                <w:rFonts w:ascii="Times New Roman" w:hAnsi="Times New Roman"/>
                <w:noProof/>
              </w:rPr>
              <w:t>Overview</w:t>
            </w:r>
            <w:r w:rsidR="007C4E49">
              <w:rPr>
                <w:noProof/>
                <w:webHidden/>
              </w:rPr>
              <w:tab/>
            </w:r>
            <w:r w:rsidR="007C4E49">
              <w:rPr>
                <w:noProof/>
                <w:webHidden/>
              </w:rPr>
              <w:fldChar w:fldCharType="begin"/>
            </w:r>
            <w:r w:rsidR="007C4E49">
              <w:rPr>
                <w:noProof/>
                <w:webHidden/>
              </w:rPr>
              <w:instrText xml:space="preserve"> PAGEREF _Toc73024044 \h </w:instrText>
            </w:r>
          </w:ins>
          <w:r w:rsidR="007C4E49">
            <w:rPr>
              <w:noProof/>
              <w:webHidden/>
            </w:rPr>
          </w:r>
          <w:r w:rsidR="007C4E49">
            <w:rPr>
              <w:noProof/>
              <w:webHidden/>
            </w:rPr>
            <w:fldChar w:fldCharType="separate"/>
          </w:r>
          <w:ins w:id="13" w:author="Palacherla, Susmitha C" w:date="2021-05-27T16:07:00Z">
            <w:r w:rsidR="007C4E49">
              <w:rPr>
                <w:noProof/>
                <w:webHidden/>
              </w:rPr>
              <w:t>4</w:t>
            </w:r>
            <w:r w:rsidR="007C4E49">
              <w:rPr>
                <w:noProof/>
                <w:webHidden/>
              </w:rPr>
              <w:fldChar w:fldCharType="end"/>
            </w:r>
            <w:r w:rsidR="007C4E49" w:rsidRPr="00071FBD">
              <w:rPr>
                <w:rStyle w:val="Hyperlink"/>
                <w:noProof/>
              </w:rPr>
              <w:fldChar w:fldCharType="end"/>
            </w:r>
          </w:ins>
        </w:p>
        <w:p w14:paraId="10F29776" w14:textId="3E98DB6D" w:rsidR="007C4E49" w:rsidRDefault="007C4E49">
          <w:pPr>
            <w:pStyle w:val="TOC2"/>
            <w:tabs>
              <w:tab w:val="left" w:pos="880"/>
              <w:tab w:val="right" w:leader="dot" w:pos="9350"/>
            </w:tabs>
            <w:rPr>
              <w:ins w:id="14" w:author="Palacherla, Susmitha C" w:date="2021-05-27T16:07:00Z"/>
              <w:noProof/>
              <w:lang w:eastAsia="en-US"/>
            </w:rPr>
          </w:pPr>
          <w:ins w:id="1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"_Toc73024045"</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1.1</w:t>
            </w:r>
            <w:r>
              <w:rPr>
                <w:noProof/>
                <w:lang w:eastAsia="en-US"/>
              </w:rPr>
              <w:tab/>
            </w:r>
            <w:r w:rsidRPr="00071FBD">
              <w:rPr>
                <w:rStyle w:val="Hyperlink"/>
                <w:rFonts w:ascii="Times New Roman" w:hAnsi="Times New Roman"/>
                <w:noProof/>
              </w:rPr>
              <w:t>Project Description</w:t>
            </w:r>
            <w:r>
              <w:rPr>
                <w:noProof/>
                <w:webHidden/>
              </w:rPr>
              <w:tab/>
            </w:r>
            <w:r>
              <w:rPr>
                <w:noProof/>
                <w:webHidden/>
              </w:rPr>
              <w:fldChar w:fldCharType="begin"/>
            </w:r>
            <w:r>
              <w:rPr>
                <w:noProof/>
                <w:webHidden/>
              </w:rPr>
              <w:instrText xml:space="preserve"> PAGEREF _Toc73024045 \h </w:instrText>
            </w:r>
          </w:ins>
          <w:r>
            <w:rPr>
              <w:noProof/>
              <w:webHidden/>
            </w:rPr>
          </w:r>
          <w:r>
            <w:rPr>
              <w:noProof/>
              <w:webHidden/>
            </w:rPr>
            <w:fldChar w:fldCharType="separate"/>
          </w:r>
          <w:ins w:id="16" w:author="Palacherla, Susmitha C" w:date="2021-05-27T16:07:00Z">
            <w:r>
              <w:rPr>
                <w:noProof/>
                <w:webHidden/>
              </w:rPr>
              <w:t>4</w:t>
            </w:r>
            <w:r>
              <w:rPr>
                <w:noProof/>
                <w:webHidden/>
              </w:rPr>
              <w:fldChar w:fldCharType="end"/>
            </w:r>
            <w:r w:rsidRPr="00071FBD">
              <w:rPr>
                <w:rStyle w:val="Hyperlink"/>
                <w:noProof/>
              </w:rPr>
              <w:fldChar w:fldCharType="end"/>
            </w:r>
          </w:ins>
        </w:p>
        <w:p w14:paraId="45A94908" w14:textId="0ADE3122" w:rsidR="007C4E49" w:rsidRDefault="007C4E49">
          <w:pPr>
            <w:pStyle w:val="TOC2"/>
            <w:tabs>
              <w:tab w:val="left" w:pos="880"/>
              <w:tab w:val="right" w:leader="dot" w:pos="9350"/>
            </w:tabs>
            <w:rPr>
              <w:ins w:id="17" w:author="Palacherla, Susmitha C" w:date="2021-05-27T16:07:00Z"/>
              <w:noProof/>
              <w:lang w:eastAsia="en-US"/>
            </w:rPr>
          </w:pPr>
          <w:ins w:id="1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"_Toc73024046"</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1.2</w:t>
            </w:r>
            <w:r>
              <w:rPr>
                <w:noProof/>
                <w:lang w:eastAsia="en-US"/>
              </w:rPr>
              <w:tab/>
            </w:r>
            <w:r w:rsidRPr="00071FBD">
              <w:rPr>
                <w:rStyle w:val="Hyperlink"/>
                <w:rFonts w:ascii="Times New Roman" w:hAnsi="Times New Roman"/>
                <w:noProof/>
              </w:rPr>
              <w:t>Document Scope</w:t>
            </w:r>
            <w:r>
              <w:rPr>
                <w:noProof/>
                <w:webHidden/>
              </w:rPr>
              <w:tab/>
            </w:r>
            <w:r>
              <w:rPr>
                <w:noProof/>
                <w:webHidden/>
              </w:rPr>
              <w:fldChar w:fldCharType="begin"/>
            </w:r>
            <w:r>
              <w:rPr>
                <w:noProof/>
                <w:webHidden/>
              </w:rPr>
              <w:instrText xml:space="preserve"> PAGEREF _Toc73024046 \h </w:instrText>
            </w:r>
          </w:ins>
          <w:r>
            <w:rPr>
              <w:noProof/>
              <w:webHidden/>
            </w:rPr>
          </w:r>
          <w:r>
            <w:rPr>
              <w:noProof/>
              <w:webHidden/>
            </w:rPr>
            <w:fldChar w:fldCharType="separate"/>
          </w:r>
          <w:ins w:id="19" w:author="Palacherla, Susmitha C" w:date="2021-05-27T16:07:00Z">
            <w:r>
              <w:rPr>
                <w:noProof/>
                <w:webHidden/>
              </w:rPr>
              <w:t>4</w:t>
            </w:r>
            <w:r>
              <w:rPr>
                <w:noProof/>
                <w:webHidden/>
              </w:rPr>
              <w:fldChar w:fldCharType="end"/>
            </w:r>
            <w:r w:rsidRPr="00071FBD">
              <w:rPr>
                <w:rStyle w:val="Hyperlink"/>
                <w:noProof/>
              </w:rPr>
              <w:fldChar w:fldCharType="end"/>
            </w:r>
          </w:ins>
        </w:p>
        <w:p w14:paraId="0A639678" w14:textId="2C7C8C66" w:rsidR="007C4E49" w:rsidRDefault="007C4E49">
          <w:pPr>
            <w:pStyle w:val="TOC2"/>
            <w:tabs>
              <w:tab w:val="left" w:pos="880"/>
              <w:tab w:val="right" w:leader="dot" w:pos="9350"/>
            </w:tabs>
            <w:rPr>
              <w:ins w:id="20" w:author="Palacherla, Susmitha C" w:date="2021-05-27T16:07:00Z"/>
              <w:noProof/>
              <w:lang w:eastAsia="en-US"/>
            </w:rPr>
          </w:pPr>
          <w:ins w:id="2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"_Toc73024047"</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1.3</w:t>
            </w:r>
            <w:r>
              <w:rPr>
                <w:noProof/>
                <w:lang w:eastAsia="en-US"/>
              </w:rPr>
              <w:tab/>
            </w:r>
            <w:r w:rsidRPr="00071FBD">
              <w:rPr>
                <w:rStyle w:val="Hyperlink"/>
                <w:rFonts w:ascii="Times New Roman" w:hAnsi="Times New Roman"/>
                <w:noProof/>
              </w:rPr>
              <w:t>Input</w:t>
            </w:r>
            <w:r>
              <w:rPr>
                <w:noProof/>
                <w:webHidden/>
              </w:rPr>
              <w:tab/>
            </w:r>
            <w:r>
              <w:rPr>
                <w:noProof/>
                <w:webHidden/>
              </w:rPr>
              <w:fldChar w:fldCharType="begin"/>
            </w:r>
            <w:r>
              <w:rPr>
                <w:noProof/>
                <w:webHidden/>
              </w:rPr>
              <w:instrText xml:space="preserve"> PAGEREF _Toc73024047 \h </w:instrText>
            </w:r>
          </w:ins>
          <w:r>
            <w:rPr>
              <w:noProof/>
              <w:webHidden/>
            </w:rPr>
          </w:r>
          <w:r>
            <w:rPr>
              <w:noProof/>
              <w:webHidden/>
            </w:rPr>
            <w:fldChar w:fldCharType="separate"/>
          </w:r>
          <w:ins w:id="22" w:author="Palacherla, Susmitha C" w:date="2021-05-27T16:07:00Z">
            <w:r>
              <w:rPr>
                <w:noProof/>
                <w:webHidden/>
              </w:rPr>
              <w:t>4</w:t>
            </w:r>
            <w:r>
              <w:rPr>
                <w:noProof/>
                <w:webHidden/>
              </w:rPr>
              <w:fldChar w:fldCharType="end"/>
            </w:r>
            <w:r w:rsidRPr="00071FBD">
              <w:rPr>
                <w:rStyle w:val="Hyperlink"/>
                <w:noProof/>
              </w:rPr>
              <w:fldChar w:fldCharType="end"/>
            </w:r>
          </w:ins>
        </w:p>
        <w:p w14:paraId="299035EA" w14:textId="7469DAAE" w:rsidR="007C4E49" w:rsidRDefault="007C4E49">
          <w:pPr>
            <w:pStyle w:val="TOC2"/>
            <w:tabs>
              <w:tab w:val="left" w:pos="880"/>
              <w:tab w:val="right" w:leader="dot" w:pos="9350"/>
            </w:tabs>
            <w:rPr>
              <w:ins w:id="23" w:author="Palacherla, Susmitha C" w:date="2021-05-27T16:07:00Z"/>
              <w:noProof/>
              <w:lang w:eastAsia="en-US"/>
            </w:rPr>
          </w:pPr>
          <w:ins w:id="2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"_Toc73024048"</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1.4</w:t>
            </w:r>
            <w:r>
              <w:rPr>
                <w:noProof/>
                <w:lang w:eastAsia="en-US"/>
              </w:rPr>
              <w:tab/>
            </w:r>
            <w:r w:rsidRPr="00071FBD">
              <w:rPr>
                <w:rStyle w:val="Hyperlink"/>
                <w:rFonts w:ascii="Times New Roman" w:hAnsi="Times New Roman"/>
                <w:noProof/>
              </w:rPr>
              <w:t>Output(s)</w:t>
            </w:r>
            <w:r>
              <w:rPr>
                <w:noProof/>
                <w:webHidden/>
              </w:rPr>
              <w:tab/>
            </w:r>
            <w:r>
              <w:rPr>
                <w:noProof/>
                <w:webHidden/>
              </w:rPr>
              <w:fldChar w:fldCharType="begin"/>
            </w:r>
            <w:r>
              <w:rPr>
                <w:noProof/>
                <w:webHidden/>
              </w:rPr>
              <w:instrText xml:space="preserve"> PAGEREF _Toc73024048 \h </w:instrText>
            </w:r>
          </w:ins>
          <w:r>
            <w:rPr>
              <w:noProof/>
              <w:webHidden/>
            </w:rPr>
          </w:r>
          <w:r>
            <w:rPr>
              <w:noProof/>
              <w:webHidden/>
            </w:rPr>
            <w:fldChar w:fldCharType="separate"/>
          </w:r>
          <w:ins w:id="25" w:author="Palacherla, Susmitha C" w:date="2021-05-27T16:07:00Z">
            <w:r>
              <w:rPr>
                <w:noProof/>
                <w:webHidden/>
              </w:rPr>
              <w:t>4</w:t>
            </w:r>
            <w:r>
              <w:rPr>
                <w:noProof/>
                <w:webHidden/>
              </w:rPr>
              <w:fldChar w:fldCharType="end"/>
            </w:r>
            <w:r w:rsidRPr="00071FBD">
              <w:rPr>
                <w:rStyle w:val="Hyperlink"/>
                <w:noProof/>
              </w:rPr>
              <w:fldChar w:fldCharType="end"/>
            </w:r>
          </w:ins>
        </w:p>
        <w:p w14:paraId="1C710DF4" w14:textId="7C43DFFD" w:rsidR="007C4E49" w:rsidRDefault="007C4E49">
          <w:pPr>
            <w:pStyle w:val="TOC3"/>
            <w:tabs>
              <w:tab w:val="left" w:pos="1320"/>
              <w:tab w:val="right" w:leader="dot" w:pos="9350"/>
            </w:tabs>
            <w:rPr>
              <w:ins w:id="26" w:author="Palacherla, Susmitha C" w:date="2021-05-27T16:07:00Z"/>
              <w:noProof/>
              <w:lang w:eastAsia="en-US"/>
            </w:rPr>
          </w:pPr>
          <w:ins w:id="2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"_Toc73024049"</w:instrText>
            </w:r>
            <w:r w:rsidRPr="00071FBD">
              <w:rPr>
                <w:rStyle w:val="Hyperlink"/>
                <w:noProof/>
              </w:rPr>
              <w:instrText xml:space="preserve"> </w:instrText>
            </w:r>
            <w:r w:rsidRPr="00071FBD">
              <w:rPr>
                <w:rStyle w:val="Hyperlink"/>
                <w:noProof/>
              </w:rPr>
              <w:fldChar w:fldCharType="separate"/>
            </w:r>
            <w:r w:rsidRPr="00071FBD">
              <w:rPr>
                <w:rStyle w:val="Hyperlink"/>
                <w:noProof/>
              </w:rPr>
              <w:t>1.4.1</w:t>
            </w:r>
            <w:r>
              <w:rPr>
                <w:noProof/>
                <w:lang w:eastAsia="en-US"/>
              </w:rPr>
              <w:tab/>
            </w:r>
            <w:r w:rsidRPr="00071FBD">
              <w:rPr>
                <w:rStyle w:val="Hyperlink"/>
                <w:noProof/>
              </w:rPr>
              <w:t>Original Report Names</w:t>
            </w:r>
            <w:r>
              <w:rPr>
                <w:noProof/>
                <w:webHidden/>
              </w:rPr>
              <w:tab/>
            </w:r>
            <w:r>
              <w:rPr>
                <w:noProof/>
                <w:webHidden/>
              </w:rPr>
              <w:fldChar w:fldCharType="begin"/>
            </w:r>
            <w:r>
              <w:rPr>
                <w:noProof/>
                <w:webHidden/>
              </w:rPr>
              <w:instrText xml:space="preserve"> PAGEREF _Toc73024049 \h </w:instrText>
            </w:r>
          </w:ins>
          <w:r>
            <w:rPr>
              <w:noProof/>
              <w:webHidden/>
            </w:rPr>
          </w:r>
          <w:r>
            <w:rPr>
              <w:noProof/>
              <w:webHidden/>
            </w:rPr>
            <w:fldChar w:fldCharType="separate"/>
          </w:r>
          <w:ins w:id="28" w:author="Palacherla, Susmitha C" w:date="2021-05-27T16:07:00Z">
            <w:r>
              <w:rPr>
                <w:noProof/>
                <w:webHidden/>
              </w:rPr>
              <w:t>4</w:t>
            </w:r>
            <w:r>
              <w:rPr>
                <w:noProof/>
                <w:webHidden/>
              </w:rPr>
              <w:fldChar w:fldCharType="end"/>
            </w:r>
            <w:r w:rsidRPr="00071FBD">
              <w:rPr>
                <w:rStyle w:val="Hyperlink"/>
                <w:noProof/>
              </w:rPr>
              <w:fldChar w:fldCharType="end"/>
            </w:r>
          </w:ins>
        </w:p>
        <w:p w14:paraId="3831091B" w14:textId="66DB6FBD" w:rsidR="007C4E49" w:rsidRDefault="007C4E49">
          <w:pPr>
            <w:pStyle w:val="TOC3"/>
            <w:tabs>
              <w:tab w:val="left" w:pos="1320"/>
              <w:tab w:val="right" w:leader="dot" w:pos="9350"/>
            </w:tabs>
            <w:rPr>
              <w:ins w:id="29" w:author="Palacherla, Susmitha C" w:date="2021-05-27T16:07:00Z"/>
              <w:noProof/>
              <w:lang w:eastAsia="en-US"/>
            </w:rPr>
          </w:pPr>
          <w:ins w:id="3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"_Toc73024050"</w:instrText>
            </w:r>
            <w:r w:rsidRPr="00071FBD">
              <w:rPr>
                <w:rStyle w:val="Hyperlink"/>
                <w:noProof/>
              </w:rPr>
              <w:instrText xml:space="preserve"> </w:instrText>
            </w:r>
            <w:r w:rsidRPr="00071FBD">
              <w:rPr>
                <w:rStyle w:val="Hyperlink"/>
                <w:noProof/>
              </w:rPr>
              <w:fldChar w:fldCharType="separate"/>
            </w:r>
            <w:r w:rsidRPr="00071FBD">
              <w:rPr>
                <w:rStyle w:val="Hyperlink"/>
                <w:noProof/>
              </w:rPr>
              <w:t>1.4.2</w:t>
            </w:r>
            <w:r>
              <w:rPr>
                <w:noProof/>
                <w:lang w:eastAsia="en-US"/>
              </w:rPr>
              <w:tab/>
            </w:r>
            <w:r w:rsidRPr="00071FBD">
              <w:rPr>
                <w:rStyle w:val="Hyperlink"/>
                <w:noProof/>
              </w:rPr>
              <w:t>Encrypted Report Names</w:t>
            </w:r>
            <w:r>
              <w:rPr>
                <w:noProof/>
                <w:webHidden/>
              </w:rPr>
              <w:tab/>
            </w:r>
            <w:r>
              <w:rPr>
                <w:noProof/>
                <w:webHidden/>
              </w:rPr>
              <w:fldChar w:fldCharType="begin"/>
            </w:r>
            <w:r>
              <w:rPr>
                <w:noProof/>
                <w:webHidden/>
              </w:rPr>
              <w:instrText xml:space="preserve"> PAGEREF _Toc73024050 \h </w:instrText>
            </w:r>
          </w:ins>
          <w:r>
            <w:rPr>
              <w:noProof/>
              <w:webHidden/>
            </w:rPr>
          </w:r>
          <w:r>
            <w:rPr>
              <w:noProof/>
              <w:webHidden/>
            </w:rPr>
            <w:fldChar w:fldCharType="separate"/>
          </w:r>
          <w:ins w:id="31" w:author="Palacherla, Susmitha C" w:date="2021-05-27T16:07:00Z">
            <w:r>
              <w:rPr>
                <w:noProof/>
                <w:webHidden/>
              </w:rPr>
              <w:t>5</w:t>
            </w:r>
            <w:r>
              <w:rPr>
                <w:noProof/>
                <w:webHidden/>
              </w:rPr>
              <w:fldChar w:fldCharType="end"/>
            </w:r>
            <w:r w:rsidRPr="00071FBD">
              <w:rPr>
                <w:rStyle w:val="Hyperlink"/>
                <w:noProof/>
              </w:rPr>
              <w:fldChar w:fldCharType="end"/>
            </w:r>
          </w:ins>
        </w:p>
        <w:p w14:paraId="4C3724E1" w14:textId="1B871311" w:rsidR="007C4E49" w:rsidRDefault="007C4E49">
          <w:pPr>
            <w:pStyle w:val="TOC2"/>
            <w:tabs>
              <w:tab w:val="left" w:pos="880"/>
              <w:tab w:val="right" w:leader="dot" w:pos="9350"/>
            </w:tabs>
            <w:rPr>
              <w:ins w:id="32" w:author="Palacherla, Susmitha C" w:date="2021-05-27T16:07:00Z"/>
              <w:noProof/>
              <w:lang w:eastAsia="en-US"/>
            </w:rPr>
          </w:pPr>
          <w:ins w:id="33"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"_Toc73024051"</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1.5</w:t>
            </w:r>
            <w:r>
              <w:rPr>
                <w:noProof/>
                <w:lang w:eastAsia="en-US"/>
              </w:rPr>
              <w:tab/>
            </w:r>
            <w:r w:rsidRPr="00071FBD">
              <w:rPr>
                <w:rStyle w:val="Hyperlink"/>
                <w:rFonts w:ascii="Times New Roman" w:hAnsi="Times New Roman"/>
                <w:noProof/>
              </w:rPr>
              <w:t>Module List</w:t>
            </w:r>
            <w:r>
              <w:rPr>
                <w:noProof/>
                <w:webHidden/>
              </w:rPr>
              <w:tab/>
            </w:r>
            <w:r>
              <w:rPr>
                <w:noProof/>
                <w:webHidden/>
              </w:rPr>
              <w:fldChar w:fldCharType="begin"/>
            </w:r>
            <w:r>
              <w:rPr>
                <w:noProof/>
                <w:webHidden/>
              </w:rPr>
              <w:instrText xml:space="preserve"> PAGEREF _Toc73024051 \h </w:instrText>
            </w:r>
          </w:ins>
          <w:r>
            <w:rPr>
              <w:noProof/>
              <w:webHidden/>
            </w:rPr>
          </w:r>
          <w:r>
            <w:rPr>
              <w:noProof/>
              <w:webHidden/>
            </w:rPr>
            <w:fldChar w:fldCharType="separate"/>
          </w:r>
          <w:ins w:id="34" w:author="Palacherla, Susmitha C" w:date="2021-05-27T16:07:00Z">
            <w:r>
              <w:rPr>
                <w:noProof/>
                <w:webHidden/>
              </w:rPr>
              <w:t>5</w:t>
            </w:r>
            <w:r>
              <w:rPr>
                <w:noProof/>
                <w:webHidden/>
              </w:rPr>
              <w:fldChar w:fldCharType="end"/>
            </w:r>
            <w:r w:rsidRPr="00071FBD">
              <w:rPr>
                <w:rStyle w:val="Hyperlink"/>
                <w:noProof/>
              </w:rPr>
              <w:fldChar w:fldCharType="end"/>
            </w:r>
          </w:ins>
        </w:p>
        <w:p w14:paraId="7A8E9DEE" w14:textId="156DEE9F" w:rsidR="007C4E49" w:rsidRDefault="007C4E49">
          <w:pPr>
            <w:pStyle w:val="TOC2"/>
            <w:tabs>
              <w:tab w:val="left" w:pos="880"/>
              <w:tab w:val="right" w:leader="dot" w:pos="9350"/>
            </w:tabs>
            <w:rPr>
              <w:ins w:id="35" w:author="Palacherla, Susmitha C" w:date="2021-05-27T16:07:00Z"/>
              <w:noProof/>
              <w:lang w:eastAsia="en-US"/>
            </w:rPr>
          </w:pPr>
          <w:ins w:id="36"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"_Toc73024052"</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1.6</w:t>
            </w:r>
            <w:r>
              <w:rPr>
                <w:noProof/>
                <w:lang w:eastAsia="en-US"/>
              </w:rPr>
              <w:tab/>
            </w:r>
            <w:r w:rsidRPr="00071FBD">
              <w:rPr>
                <w:rStyle w:val="Hyperlink"/>
                <w:rFonts w:ascii="Times New Roman" w:hAnsi="Times New Roman"/>
                <w:noProof/>
              </w:rPr>
              <w:t>Software and Hardware Interfaces</w:t>
            </w:r>
            <w:r>
              <w:rPr>
                <w:noProof/>
                <w:webHidden/>
              </w:rPr>
              <w:tab/>
            </w:r>
            <w:r>
              <w:rPr>
                <w:noProof/>
                <w:webHidden/>
              </w:rPr>
              <w:fldChar w:fldCharType="begin"/>
            </w:r>
            <w:r>
              <w:rPr>
                <w:noProof/>
                <w:webHidden/>
              </w:rPr>
              <w:instrText xml:space="preserve"> PAGEREF _Toc73024052 \h </w:instrText>
            </w:r>
          </w:ins>
          <w:r>
            <w:rPr>
              <w:noProof/>
              <w:webHidden/>
            </w:rPr>
          </w:r>
          <w:r>
            <w:rPr>
              <w:noProof/>
              <w:webHidden/>
            </w:rPr>
            <w:fldChar w:fldCharType="separate"/>
          </w:r>
          <w:ins w:id="37" w:author="Palacherla, Susmitha C" w:date="2021-05-27T16:07:00Z">
            <w:r>
              <w:rPr>
                <w:noProof/>
                <w:webHidden/>
              </w:rPr>
              <w:t>5</w:t>
            </w:r>
            <w:r>
              <w:rPr>
                <w:noProof/>
                <w:webHidden/>
              </w:rPr>
              <w:fldChar w:fldCharType="end"/>
            </w:r>
            <w:r w:rsidRPr="00071FBD">
              <w:rPr>
                <w:rStyle w:val="Hyperlink"/>
                <w:noProof/>
              </w:rPr>
              <w:fldChar w:fldCharType="end"/>
            </w:r>
          </w:ins>
        </w:p>
        <w:p w14:paraId="4C4DBDA1" w14:textId="54EE2820" w:rsidR="007C4E49" w:rsidRDefault="007C4E49">
          <w:pPr>
            <w:pStyle w:val="TOC3"/>
            <w:tabs>
              <w:tab w:val="left" w:pos="1320"/>
              <w:tab w:val="right" w:leader="dot" w:pos="9350"/>
            </w:tabs>
            <w:rPr>
              <w:ins w:id="38" w:author="Palacherla, Susmitha C" w:date="2021-05-27T16:07:00Z"/>
              <w:noProof/>
              <w:lang w:eastAsia="en-US"/>
            </w:rPr>
          </w:pPr>
          <w:ins w:id="3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"_Toc73024053"</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1.6.1</w:t>
            </w:r>
            <w:r>
              <w:rPr>
                <w:noProof/>
                <w:lang w:eastAsia="en-US"/>
              </w:rPr>
              <w:tab/>
            </w:r>
            <w:r w:rsidRPr="00071FBD">
              <w:rPr>
                <w:rStyle w:val="Hyperlink"/>
                <w:rFonts w:ascii="Times New Roman" w:hAnsi="Times New Roman"/>
                <w:noProof/>
              </w:rPr>
              <w:t>Software</w:t>
            </w:r>
            <w:r>
              <w:rPr>
                <w:noProof/>
                <w:webHidden/>
              </w:rPr>
              <w:tab/>
            </w:r>
            <w:r>
              <w:rPr>
                <w:noProof/>
                <w:webHidden/>
              </w:rPr>
              <w:fldChar w:fldCharType="begin"/>
            </w:r>
            <w:r>
              <w:rPr>
                <w:noProof/>
                <w:webHidden/>
              </w:rPr>
              <w:instrText xml:space="preserve"> PAGEREF _Toc73024053 \h </w:instrText>
            </w:r>
          </w:ins>
          <w:r>
            <w:rPr>
              <w:noProof/>
              <w:webHidden/>
            </w:rPr>
          </w:r>
          <w:r>
            <w:rPr>
              <w:noProof/>
              <w:webHidden/>
            </w:rPr>
            <w:fldChar w:fldCharType="separate"/>
          </w:r>
          <w:ins w:id="40" w:author="Palacherla, Susmitha C" w:date="2021-05-27T16:07:00Z">
            <w:r>
              <w:rPr>
                <w:noProof/>
                <w:webHidden/>
              </w:rPr>
              <w:t>5</w:t>
            </w:r>
            <w:r>
              <w:rPr>
                <w:noProof/>
                <w:webHidden/>
              </w:rPr>
              <w:fldChar w:fldCharType="end"/>
            </w:r>
            <w:r w:rsidRPr="00071FBD">
              <w:rPr>
                <w:rStyle w:val="Hyperlink"/>
                <w:noProof/>
              </w:rPr>
              <w:fldChar w:fldCharType="end"/>
            </w:r>
          </w:ins>
        </w:p>
        <w:p w14:paraId="5D70A13A" w14:textId="77747E36" w:rsidR="007C4E49" w:rsidRDefault="007C4E49">
          <w:pPr>
            <w:pStyle w:val="TOC3"/>
            <w:tabs>
              <w:tab w:val="left" w:pos="1320"/>
              <w:tab w:val="right" w:leader="dot" w:pos="9350"/>
            </w:tabs>
            <w:rPr>
              <w:ins w:id="41" w:author="Palacherla, Susmitha C" w:date="2021-05-27T16:07:00Z"/>
              <w:noProof/>
              <w:lang w:eastAsia="en-US"/>
            </w:rPr>
          </w:pPr>
          <w:ins w:id="4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"_Toc73024054"</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1.6.2</w:t>
            </w:r>
            <w:r>
              <w:rPr>
                <w:noProof/>
                <w:lang w:eastAsia="en-US"/>
              </w:rPr>
              <w:tab/>
            </w:r>
            <w:r w:rsidRPr="00071FBD">
              <w:rPr>
                <w:rStyle w:val="Hyperlink"/>
                <w:rFonts w:ascii="Times New Roman" w:hAnsi="Times New Roman"/>
                <w:noProof/>
              </w:rPr>
              <w:t>Hardware</w:t>
            </w:r>
            <w:r>
              <w:rPr>
                <w:noProof/>
                <w:webHidden/>
              </w:rPr>
              <w:tab/>
            </w:r>
            <w:r>
              <w:rPr>
                <w:noProof/>
                <w:webHidden/>
              </w:rPr>
              <w:fldChar w:fldCharType="begin"/>
            </w:r>
            <w:r>
              <w:rPr>
                <w:noProof/>
                <w:webHidden/>
              </w:rPr>
              <w:instrText xml:space="preserve"> PAGEREF _Toc73024054 \h </w:instrText>
            </w:r>
          </w:ins>
          <w:r>
            <w:rPr>
              <w:noProof/>
              <w:webHidden/>
            </w:rPr>
          </w:r>
          <w:r>
            <w:rPr>
              <w:noProof/>
              <w:webHidden/>
            </w:rPr>
            <w:fldChar w:fldCharType="separate"/>
          </w:r>
          <w:ins w:id="43" w:author="Palacherla, Susmitha C" w:date="2021-05-27T16:07:00Z">
            <w:r>
              <w:rPr>
                <w:noProof/>
                <w:webHidden/>
              </w:rPr>
              <w:t>5</w:t>
            </w:r>
            <w:r>
              <w:rPr>
                <w:noProof/>
                <w:webHidden/>
              </w:rPr>
              <w:fldChar w:fldCharType="end"/>
            </w:r>
            <w:r w:rsidRPr="00071FBD">
              <w:rPr>
                <w:rStyle w:val="Hyperlink"/>
                <w:noProof/>
              </w:rPr>
              <w:fldChar w:fldCharType="end"/>
            </w:r>
          </w:ins>
        </w:p>
        <w:p w14:paraId="44E622CF" w14:textId="7A57DEDC" w:rsidR="007C4E49" w:rsidRDefault="007C4E49">
          <w:pPr>
            <w:pStyle w:val="TOC2"/>
            <w:tabs>
              <w:tab w:val="left" w:pos="880"/>
              <w:tab w:val="right" w:leader="dot" w:pos="9350"/>
            </w:tabs>
            <w:rPr>
              <w:ins w:id="44" w:author="Palacherla, Susmitha C" w:date="2021-05-27T16:07:00Z"/>
              <w:noProof/>
              <w:lang w:eastAsia="en-US"/>
            </w:rPr>
          </w:pPr>
          <w:ins w:id="4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"_Toc73024055"</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1.7</w:t>
            </w:r>
            <w:r>
              <w:rPr>
                <w:noProof/>
                <w:lang w:eastAsia="en-US"/>
              </w:rPr>
              <w:tab/>
            </w:r>
            <w:r w:rsidRPr="00071FBD">
              <w:rPr>
                <w:rStyle w:val="Hyperlink"/>
                <w:rFonts w:ascii="Times New Roman" w:hAnsi="Times New Roman"/>
                <w:noProof/>
              </w:rPr>
              <w:t>Users</w:t>
            </w:r>
            <w:r>
              <w:rPr>
                <w:noProof/>
                <w:webHidden/>
              </w:rPr>
              <w:tab/>
            </w:r>
            <w:r>
              <w:rPr>
                <w:noProof/>
                <w:webHidden/>
              </w:rPr>
              <w:fldChar w:fldCharType="begin"/>
            </w:r>
            <w:r>
              <w:rPr>
                <w:noProof/>
                <w:webHidden/>
              </w:rPr>
              <w:instrText xml:space="preserve"> PAGEREF _Toc73024055 \h </w:instrText>
            </w:r>
          </w:ins>
          <w:r>
            <w:rPr>
              <w:noProof/>
              <w:webHidden/>
            </w:rPr>
          </w:r>
          <w:r>
            <w:rPr>
              <w:noProof/>
              <w:webHidden/>
            </w:rPr>
            <w:fldChar w:fldCharType="separate"/>
          </w:r>
          <w:ins w:id="46" w:author="Palacherla, Susmitha C" w:date="2021-05-27T16:07:00Z">
            <w:r>
              <w:rPr>
                <w:noProof/>
                <w:webHidden/>
              </w:rPr>
              <w:t>5</w:t>
            </w:r>
            <w:r>
              <w:rPr>
                <w:noProof/>
                <w:webHidden/>
              </w:rPr>
              <w:fldChar w:fldCharType="end"/>
            </w:r>
            <w:r w:rsidRPr="00071FBD">
              <w:rPr>
                <w:rStyle w:val="Hyperlink"/>
                <w:noProof/>
              </w:rPr>
              <w:fldChar w:fldCharType="end"/>
            </w:r>
          </w:ins>
        </w:p>
        <w:p w14:paraId="4BD238E3" w14:textId="62B3B671" w:rsidR="007C4E49" w:rsidRDefault="007C4E49">
          <w:pPr>
            <w:pStyle w:val="TOC1"/>
            <w:tabs>
              <w:tab w:val="left" w:pos="440"/>
              <w:tab w:val="right" w:leader="dot" w:pos="9350"/>
            </w:tabs>
            <w:rPr>
              <w:ins w:id="47" w:author="Palacherla, Susmitha C" w:date="2021-05-27T16:07:00Z"/>
              <w:rFonts w:asciiTheme="minorHAnsi" w:eastAsiaTheme="minorEastAsia" w:hAnsiTheme="minorHAnsi" w:cstheme="minorBidi"/>
              <w:noProof/>
            </w:rPr>
          </w:pPr>
          <w:ins w:id="4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"_Toc73024056"</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w:t>
            </w:r>
            <w:r>
              <w:rPr>
                <w:rFonts w:asciiTheme="minorHAnsi" w:eastAsiaTheme="minorEastAsia" w:hAnsiTheme="minorHAnsi" w:cstheme="minorBidi"/>
                <w:noProof/>
              </w:rPr>
              <w:tab/>
            </w:r>
            <w:r w:rsidRPr="00071FBD">
              <w:rPr>
                <w:rStyle w:val="Hyperlink"/>
                <w:rFonts w:ascii="Times New Roman" w:hAnsi="Times New Roman"/>
                <w:noProof/>
              </w:rPr>
              <w:t>Details</w:t>
            </w:r>
            <w:r>
              <w:rPr>
                <w:noProof/>
                <w:webHidden/>
              </w:rPr>
              <w:tab/>
            </w:r>
            <w:r>
              <w:rPr>
                <w:noProof/>
                <w:webHidden/>
              </w:rPr>
              <w:fldChar w:fldCharType="begin"/>
            </w:r>
            <w:r>
              <w:rPr>
                <w:noProof/>
                <w:webHidden/>
              </w:rPr>
              <w:instrText xml:space="preserve"> PAGEREF _Toc73024056 \h </w:instrText>
            </w:r>
          </w:ins>
          <w:r>
            <w:rPr>
              <w:noProof/>
              <w:webHidden/>
            </w:rPr>
          </w:r>
          <w:r>
            <w:rPr>
              <w:noProof/>
              <w:webHidden/>
            </w:rPr>
            <w:fldChar w:fldCharType="separate"/>
          </w:r>
          <w:ins w:id="49" w:author="Palacherla, Susmitha C" w:date="2021-05-27T16:07:00Z">
            <w:r>
              <w:rPr>
                <w:noProof/>
                <w:webHidden/>
              </w:rPr>
              <w:t>5</w:t>
            </w:r>
            <w:r>
              <w:rPr>
                <w:noProof/>
                <w:webHidden/>
              </w:rPr>
              <w:fldChar w:fldCharType="end"/>
            </w:r>
            <w:r w:rsidRPr="00071FBD">
              <w:rPr>
                <w:rStyle w:val="Hyperlink"/>
                <w:noProof/>
              </w:rPr>
              <w:fldChar w:fldCharType="end"/>
            </w:r>
          </w:ins>
        </w:p>
        <w:p w14:paraId="5ADD4690" w14:textId="2DB463F0" w:rsidR="007C4E49" w:rsidRDefault="007C4E49">
          <w:pPr>
            <w:pStyle w:val="TOC2"/>
            <w:tabs>
              <w:tab w:val="left" w:pos="880"/>
              <w:tab w:val="right" w:leader="dot" w:pos="9350"/>
            </w:tabs>
            <w:rPr>
              <w:ins w:id="50" w:author="Palacherla, Susmitha C" w:date="2021-05-27T16:07:00Z"/>
              <w:noProof/>
              <w:lang w:eastAsia="en-US"/>
            </w:rPr>
          </w:pPr>
          <w:ins w:id="5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"_Toc73024058"</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2.1</w:t>
            </w:r>
            <w:r>
              <w:rPr>
                <w:noProof/>
                <w:lang w:eastAsia="en-US"/>
              </w:rPr>
              <w:tab/>
            </w:r>
            <w:r w:rsidRPr="00071FBD">
              <w:rPr>
                <w:rStyle w:val="Hyperlink"/>
                <w:rFonts w:ascii="Times New Roman" w:hAnsi="Times New Roman"/>
                <w:noProof/>
              </w:rPr>
              <w:t>Input</w:t>
            </w:r>
            <w:r>
              <w:rPr>
                <w:noProof/>
                <w:webHidden/>
              </w:rPr>
              <w:tab/>
            </w:r>
            <w:r>
              <w:rPr>
                <w:noProof/>
                <w:webHidden/>
              </w:rPr>
              <w:fldChar w:fldCharType="begin"/>
            </w:r>
            <w:r>
              <w:rPr>
                <w:noProof/>
                <w:webHidden/>
              </w:rPr>
              <w:instrText xml:space="preserve"> PAGEREF _Toc73024058 \h </w:instrText>
            </w:r>
          </w:ins>
          <w:r>
            <w:rPr>
              <w:noProof/>
              <w:webHidden/>
            </w:rPr>
          </w:r>
          <w:r>
            <w:rPr>
              <w:noProof/>
              <w:webHidden/>
            </w:rPr>
            <w:fldChar w:fldCharType="separate"/>
          </w:r>
          <w:ins w:id="52" w:author="Palacherla, Susmitha C" w:date="2021-05-27T16:07:00Z">
            <w:r>
              <w:rPr>
                <w:noProof/>
                <w:webHidden/>
              </w:rPr>
              <w:t>5</w:t>
            </w:r>
            <w:r>
              <w:rPr>
                <w:noProof/>
                <w:webHidden/>
              </w:rPr>
              <w:fldChar w:fldCharType="end"/>
            </w:r>
            <w:r w:rsidRPr="00071FBD">
              <w:rPr>
                <w:rStyle w:val="Hyperlink"/>
                <w:noProof/>
              </w:rPr>
              <w:fldChar w:fldCharType="end"/>
            </w:r>
          </w:ins>
        </w:p>
        <w:p w14:paraId="75E8E3F1" w14:textId="24F9E607" w:rsidR="007C4E49" w:rsidRDefault="007C4E49">
          <w:pPr>
            <w:pStyle w:val="TOC3"/>
            <w:tabs>
              <w:tab w:val="left" w:pos="1320"/>
              <w:tab w:val="right" w:leader="dot" w:pos="9350"/>
            </w:tabs>
            <w:rPr>
              <w:ins w:id="53" w:author="Palacherla, Susmitha C" w:date="2021-05-27T16:07:00Z"/>
              <w:noProof/>
              <w:lang w:eastAsia="en-US"/>
            </w:rPr>
          </w:pPr>
          <w:ins w:id="5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"_Toc73024059"</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2.1.1</w:t>
            </w:r>
            <w:r>
              <w:rPr>
                <w:noProof/>
                <w:lang w:eastAsia="en-US"/>
              </w:rPr>
              <w:tab/>
            </w:r>
            <w:r w:rsidRPr="00071FBD">
              <w:rPr>
                <w:rStyle w:val="Hyperlink"/>
                <w:rFonts w:ascii="Times New Roman" w:hAnsi="Times New Roman"/>
                <w:noProof/>
              </w:rPr>
              <w:t>Stored Procedure [EC].[sp_rptCoachingSummaryForModule]</w:t>
            </w:r>
            <w:r>
              <w:rPr>
                <w:noProof/>
                <w:webHidden/>
              </w:rPr>
              <w:tab/>
            </w:r>
            <w:r>
              <w:rPr>
                <w:noProof/>
                <w:webHidden/>
              </w:rPr>
              <w:fldChar w:fldCharType="begin"/>
            </w:r>
            <w:r>
              <w:rPr>
                <w:noProof/>
                <w:webHidden/>
              </w:rPr>
              <w:instrText xml:space="preserve"> PAGEREF _Toc73024059 \h </w:instrText>
            </w:r>
          </w:ins>
          <w:r>
            <w:rPr>
              <w:noProof/>
              <w:webHidden/>
            </w:rPr>
          </w:r>
          <w:r>
            <w:rPr>
              <w:noProof/>
              <w:webHidden/>
            </w:rPr>
            <w:fldChar w:fldCharType="separate"/>
          </w:r>
          <w:ins w:id="55" w:author="Palacherla, Susmitha C" w:date="2021-05-27T16:07:00Z">
            <w:r>
              <w:rPr>
                <w:noProof/>
                <w:webHidden/>
              </w:rPr>
              <w:t>5</w:t>
            </w:r>
            <w:r>
              <w:rPr>
                <w:noProof/>
                <w:webHidden/>
              </w:rPr>
              <w:fldChar w:fldCharType="end"/>
            </w:r>
            <w:r w:rsidRPr="00071FBD">
              <w:rPr>
                <w:rStyle w:val="Hyperlink"/>
                <w:noProof/>
              </w:rPr>
              <w:fldChar w:fldCharType="end"/>
            </w:r>
          </w:ins>
        </w:p>
        <w:p w14:paraId="027D8865" w14:textId="07ED8723" w:rsidR="007C4E49" w:rsidRDefault="007C4E49">
          <w:pPr>
            <w:pStyle w:val="TOC3"/>
            <w:tabs>
              <w:tab w:val="left" w:pos="1320"/>
              <w:tab w:val="right" w:leader="dot" w:pos="9350"/>
            </w:tabs>
            <w:rPr>
              <w:ins w:id="56" w:author="Palacherla, Susmitha C" w:date="2021-05-27T16:07:00Z"/>
              <w:noProof/>
              <w:lang w:eastAsia="en-US"/>
            </w:rPr>
          </w:pPr>
          <w:ins w:id="5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"_Toc73024060"</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2.1.2</w:t>
            </w:r>
            <w:r>
              <w:rPr>
                <w:noProof/>
                <w:lang w:eastAsia="en-US"/>
              </w:rPr>
              <w:tab/>
            </w:r>
            <w:r w:rsidRPr="00071FBD">
              <w:rPr>
                <w:rStyle w:val="Hyperlink"/>
                <w:rFonts w:ascii="Times New Roman" w:hAnsi="Times New Roman"/>
                <w:noProof/>
              </w:rPr>
              <w:t>Stored Procedure [EC].[sp_rptQNCoachingSummaryForModule]</w:t>
            </w:r>
            <w:r>
              <w:rPr>
                <w:noProof/>
                <w:webHidden/>
              </w:rPr>
              <w:tab/>
            </w:r>
            <w:r>
              <w:rPr>
                <w:noProof/>
                <w:webHidden/>
              </w:rPr>
              <w:fldChar w:fldCharType="begin"/>
            </w:r>
            <w:r>
              <w:rPr>
                <w:noProof/>
                <w:webHidden/>
              </w:rPr>
              <w:instrText xml:space="preserve"> PAGEREF _Toc73024060 \h </w:instrText>
            </w:r>
          </w:ins>
          <w:r>
            <w:rPr>
              <w:noProof/>
              <w:webHidden/>
            </w:rPr>
          </w:r>
          <w:r>
            <w:rPr>
              <w:noProof/>
              <w:webHidden/>
            </w:rPr>
            <w:fldChar w:fldCharType="separate"/>
          </w:r>
          <w:ins w:id="58" w:author="Palacherla, Susmitha C" w:date="2021-05-27T16:07:00Z">
            <w:r>
              <w:rPr>
                <w:noProof/>
                <w:webHidden/>
              </w:rPr>
              <w:t>6</w:t>
            </w:r>
            <w:r>
              <w:rPr>
                <w:noProof/>
                <w:webHidden/>
              </w:rPr>
              <w:fldChar w:fldCharType="end"/>
            </w:r>
            <w:r w:rsidRPr="00071FBD">
              <w:rPr>
                <w:rStyle w:val="Hyperlink"/>
                <w:noProof/>
              </w:rPr>
              <w:fldChar w:fldCharType="end"/>
            </w:r>
          </w:ins>
        </w:p>
        <w:p w14:paraId="24E63747" w14:textId="12F89156" w:rsidR="007C4E49" w:rsidRDefault="007C4E49">
          <w:pPr>
            <w:pStyle w:val="TOC2"/>
            <w:tabs>
              <w:tab w:val="left" w:pos="880"/>
              <w:tab w:val="right" w:leader="dot" w:pos="9350"/>
            </w:tabs>
            <w:rPr>
              <w:ins w:id="59" w:author="Palacherla, Susmitha C" w:date="2021-05-27T16:07:00Z"/>
              <w:noProof/>
              <w:lang w:eastAsia="en-US"/>
            </w:rPr>
          </w:pPr>
          <w:ins w:id="6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"_Toc73024061"</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w:t>
            </w:r>
            <w:r>
              <w:rPr>
                <w:noProof/>
                <w:lang w:eastAsia="en-US"/>
              </w:rPr>
              <w:tab/>
            </w:r>
            <w:r w:rsidRPr="00071FBD">
              <w:rPr>
                <w:rStyle w:val="Hyperlink"/>
                <w:rFonts w:ascii="Times New Roman" w:hAnsi="Times New Roman"/>
                <w:noProof/>
              </w:rPr>
              <w:t>Output</w:t>
            </w:r>
            <w:r>
              <w:rPr>
                <w:noProof/>
                <w:webHidden/>
              </w:rPr>
              <w:tab/>
            </w:r>
            <w:r>
              <w:rPr>
                <w:noProof/>
                <w:webHidden/>
              </w:rPr>
              <w:fldChar w:fldCharType="begin"/>
            </w:r>
            <w:r>
              <w:rPr>
                <w:noProof/>
                <w:webHidden/>
              </w:rPr>
              <w:instrText xml:space="preserve"> PAGEREF _Toc73024061 \h </w:instrText>
            </w:r>
          </w:ins>
          <w:r>
            <w:rPr>
              <w:noProof/>
              <w:webHidden/>
            </w:rPr>
          </w:r>
          <w:r>
            <w:rPr>
              <w:noProof/>
              <w:webHidden/>
            </w:rPr>
            <w:fldChar w:fldCharType="separate"/>
          </w:r>
          <w:ins w:id="61" w:author="Palacherla, Susmitha C" w:date="2021-05-27T16:07:00Z">
            <w:r>
              <w:rPr>
                <w:noProof/>
                <w:webHidden/>
              </w:rPr>
              <w:t>6</w:t>
            </w:r>
            <w:r>
              <w:rPr>
                <w:noProof/>
                <w:webHidden/>
              </w:rPr>
              <w:fldChar w:fldCharType="end"/>
            </w:r>
            <w:r w:rsidRPr="00071FBD">
              <w:rPr>
                <w:rStyle w:val="Hyperlink"/>
                <w:noProof/>
              </w:rPr>
              <w:fldChar w:fldCharType="end"/>
            </w:r>
          </w:ins>
        </w:p>
        <w:p w14:paraId="2EE35532" w14:textId="03D19BAF" w:rsidR="007C4E49" w:rsidRDefault="007C4E49">
          <w:pPr>
            <w:pStyle w:val="TOC3"/>
            <w:tabs>
              <w:tab w:val="left" w:pos="1320"/>
              <w:tab w:val="right" w:leader="dot" w:pos="9350"/>
            </w:tabs>
            <w:rPr>
              <w:ins w:id="62" w:author="Palacherla, Susmitha C" w:date="2021-05-27T16:07:00Z"/>
              <w:noProof/>
              <w:lang w:eastAsia="en-US"/>
            </w:rPr>
          </w:pPr>
          <w:ins w:id="63"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"_Toc73024062"</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2.2.1</w:t>
            </w:r>
            <w:r>
              <w:rPr>
                <w:noProof/>
                <w:lang w:eastAsia="en-US"/>
              </w:rPr>
              <w:tab/>
            </w:r>
            <w:r w:rsidRPr="00071FBD">
              <w:rPr>
                <w:rStyle w:val="Hyperlink"/>
                <w:rFonts w:ascii="Times New Roman" w:hAnsi="Times New Roman"/>
                <w:noProof/>
              </w:rPr>
              <w:t>Coaching Summary Report for CSR Module</w:t>
            </w:r>
            <w:r>
              <w:rPr>
                <w:noProof/>
                <w:webHidden/>
              </w:rPr>
              <w:tab/>
            </w:r>
            <w:r>
              <w:rPr>
                <w:noProof/>
                <w:webHidden/>
              </w:rPr>
              <w:fldChar w:fldCharType="begin"/>
            </w:r>
            <w:r>
              <w:rPr>
                <w:noProof/>
                <w:webHidden/>
              </w:rPr>
              <w:instrText xml:space="preserve"> PAGEREF _Toc73024062 \h </w:instrText>
            </w:r>
          </w:ins>
          <w:r>
            <w:rPr>
              <w:noProof/>
              <w:webHidden/>
            </w:rPr>
          </w:r>
          <w:r>
            <w:rPr>
              <w:noProof/>
              <w:webHidden/>
            </w:rPr>
            <w:fldChar w:fldCharType="separate"/>
          </w:r>
          <w:ins w:id="64" w:author="Palacherla, Susmitha C" w:date="2021-05-27T16:07:00Z">
            <w:r>
              <w:rPr>
                <w:noProof/>
                <w:webHidden/>
              </w:rPr>
              <w:t>6</w:t>
            </w:r>
            <w:r>
              <w:rPr>
                <w:noProof/>
                <w:webHidden/>
              </w:rPr>
              <w:fldChar w:fldCharType="end"/>
            </w:r>
            <w:r w:rsidRPr="00071FBD">
              <w:rPr>
                <w:rStyle w:val="Hyperlink"/>
                <w:noProof/>
              </w:rPr>
              <w:fldChar w:fldCharType="end"/>
            </w:r>
          </w:ins>
        </w:p>
        <w:p w14:paraId="624824B2" w14:textId="3ED180AD" w:rsidR="007C4E49" w:rsidRDefault="007C4E49">
          <w:pPr>
            <w:pStyle w:val="TOC3"/>
            <w:tabs>
              <w:tab w:val="left" w:pos="1320"/>
              <w:tab w:val="right" w:leader="dot" w:pos="9350"/>
            </w:tabs>
            <w:rPr>
              <w:ins w:id="65" w:author="Palacherla, Susmitha C" w:date="2021-05-27T16:07:00Z"/>
              <w:noProof/>
              <w:lang w:eastAsia="en-US"/>
            </w:rPr>
          </w:pPr>
          <w:ins w:id="66"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"_Toc73024063"</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2.2.2</w:t>
            </w:r>
            <w:r>
              <w:rPr>
                <w:noProof/>
                <w:lang w:eastAsia="en-US"/>
              </w:rPr>
              <w:tab/>
            </w:r>
            <w:r w:rsidRPr="00071FBD">
              <w:rPr>
                <w:rStyle w:val="Hyperlink"/>
                <w:rFonts w:ascii="Times New Roman" w:hAnsi="Times New Roman"/>
                <w:noProof/>
              </w:rPr>
              <w:t>Coaching Summary Report for Supervisor Module</w:t>
            </w:r>
            <w:r>
              <w:rPr>
                <w:noProof/>
                <w:webHidden/>
              </w:rPr>
              <w:tab/>
            </w:r>
            <w:r>
              <w:rPr>
                <w:noProof/>
                <w:webHidden/>
              </w:rPr>
              <w:fldChar w:fldCharType="begin"/>
            </w:r>
            <w:r>
              <w:rPr>
                <w:noProof/>
                <w:webHidden/>
              </w:rPr>
              <w:instrText xml:space="preserve"> PAGEREF _Toc73024063 \h </w:instrText>
            </w:r>
          </w:ins>
          <w:r>
            <w:rPr>
              <w:noProof/>
              <w:webHidden/>
            </w:rPr>
          </w:r>
          <w:r>
            <w:rPr>
              <w:noProof/>
              <w:webHidden/>
            </w:rPr>
            <w:fldChar w:fldCharType="separate"/>
          </w:r>
          <w:ins w:id="67" w:author="Palacherla, Susmitha C" w:date="2021-05-27T16:07:00Z">
            <w:r>
              <w:rPr>
                <w:noProof/>
                <w:webHidden/>
              </w:rPr>
              <w:t>6</w:t>
            </w:r>
            <w:r>
              <w:rPr>
                <w:noProof/>
                <w:webHidden/>
              </w:rPr>
              <w:fldChar w:fldCharType="end"/>
            </w:r>
            <w:r w:rsidRPr="00071FBD">
              <w:rPr>
                <w:rStyle w:val="Hyperlink"/>
                <w:noProof/>
              </w:rPr>
              <w:fldChar w:fldCharType="end"/>
            </w:r>
          </w:ins>
        </w:p>
        <w:p w14:paraId="04B4B016" w14:textId="3B06A803" w:rsidR="007C4E49" w:rsidRDefault="007C4E49">
          <w:pPr>
            <w:pStyle w:val="TOC3"/>
            <w:tabs>
              <w:tab w:val="left" w:pos="1320"/>
              <w:tab w:val="right" w:leader="dot" w:pos="9350"/>
            </w:tabs>
            <w:rPr>
              <w:ins w:id="68" w:author="Palacherla, Susmitha C" w:date="2021-05-27T16:07:00Z"/>
              <w:noProof/>
              <w:lang w:eastAsia="en-US"/>
            </w:rPr>
          </w:pPr>
          <w:ins w:id="6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"_Toc73024064"</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2.2.3</w:t>
            </w:r>
            <w:r>
              <w:rPr>
                <w:noProof/>
                <w:lang w:eastAsia="en-US"/>
              </w:rPr>
              <w:tab/>
            </w:r>
            <w:r w:rsidRPr="00071FBD">
              <w:rPr>
                <w:rStyle w:val="Hyperlink"/>
                <w:rFonts w:ascii="Times New Roman" w:hAnsi="Times New Roman"/>
                <w:noProof/>
              </w:rPr>
              <w:t>Coaching Summary Report for Quality Module</w:t>
            </w:r>
            <w:r>
              <w:rPr>
                <w:noProof/>
                <w:webHidden/>
              </w:rPr>
              <w:tab/>
            </w:r>
            <w:r>
              <w:rPr>
                <w:noProof/>
                <w:webHidden/>
              </w:rPr>
              <w:fldChar w:fldCharType="begin"/>
            </w:r>
            <w:r>
              <w:rPr>
                <w:noProof/>
                <w:webHidden/>
              </w:rPr>
              <w:instrText xml:space="preserve"> PAGEREF _Toc73024064 \h </w:instrText>
            </w:r>
          </w:ins>
          <w:r>
            <w:rPr>
              <w:noProof/>
              <w:webHidden/>
            </w:rPr>
          </w:r>
          <w:r>
            <w:rPr>
              <w:noProof/>
              <w:webHidden/>
            </w:rPr>
            <w:fldChar w:fldCharType="separate"/>
          </w:r>
          <w:ins w:id="70" w:author="Palacherla, Susmitha C" w:date="2021-05-27T16:07:00Z">
            <w:r>
              <w:rPr>
                <w:noProof/>
                <w:webHidden/>
              </w:rPr>
              <w:t>6</w:t>
            </w:r>
            <w:r>
              <w:rPr>
                <w:noProof/>
                <w:webHidden/>
              </w:rPr>
              <w:fldChar w:fldCharType="end"/>
            </w:r>
            <w:r w:rsidRPr="00071FBD">
              <w:rPr>
                <w:rStyle w:val="Hyperlink"/>
                <w:noProof/>
              </w:rPr>
              <w:fldChar w:fldCharType="end"/>
            </w:r>
          </w:ins>
        </w:p>
        <w:p w14:paraId="22D3F34B" w14:textId="7446BB13" w:rsidR="007C4E49" w:rsidRDefault="007C4E49">
          <w:pPr>
            <w:pStyle w:val="TOC3"/>
            <w:tabs>
              <w:tab w:val="left" w:pos="1320"/>
              <w:tab w:val="right" w:leader="dot" w:pos="9350"/>
            </w:tabs>
            <w:rPr>
              <w:ins w:id="71" w:author="Palacherla, Susmitha C" w:date="2021-05-27T16:07:00Z"/>
              <w:noProof/>
              <w:lang w:eastAsia="en-US"/>
            </w:rPr>
          </w:pPr>
          <w:ins w:id="7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"_Toc73024065"</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2.2.4</w:t>
            </w:r>
            <w:r>
              <w:rPr>
                <w:noProof/>
                <w:lang w:eastAsia="en-US"/>
              </w:rPr>
              <w:tab/>
            </w:r>
            <w:r w:rsidRPr="00071FBD">
              <w:rPr>
                <w:rStyle w:val="Hyperlink"/>
                <w:rFonts w:ascii="Times New Roman" w:hAnsi="Times New Roman"/>
                <w:noProof/>
              </w:rPr>
              <w:t>Coaching Summary Report for LSA Module</w:t>
            </w:r>
            <w:r>
              <w:rPr>
                <w:noProof/>
                <w:webHidden/>
              </w:rPr>
              <w:tab/>
            </w:r>
            <w:r>
              <w:rPr>
                <w:noProof/>
                <w:webHidden/>
              </w:rPr>
              <w:fldChar w:fldCharType="begin"/>
            </w:r>
            <w:r>
              <w:rPr>
                <w:noProof/>
                <w:webHidden/>
              </w:rPr>
              <w:instrText xml:space="preserve"> PAGEREF _Toc73024065 \h </w:instrText>
            </w:r>
          </w:ins>
          <w:r>
            <w:rPr>
              <w:noProof/>
              <w:webHidden/>
            </w:rPr>
          </w:r>
          <w:r>
            <w:rPr>
              <w:noProof/>
              <w:webHidden/>
            </w:rPr>
            <w:fldChar w:fldCharType="separate"/>
          </w:r>
          <w:ins w:id="73" w:author="Palacherla, Susmitha C" w:date="2021-05-27T16:07:00Z">
            <w:r>
              <w:rPr>
                <w:noProof/>
                <w:webHidden/>
              </w:rPr>
              <w:t>6</w:t>
            </w:r>
            <w:r>
              <w:rPr>
                <w:noProof/>
                <w:webHidden/>
              </w:rPr>
              <w:fldChar w:fldCharType="end"/>
            </w:r>
            <w:r w:rsidRPr="00071FBD">
              <w:rPr>
                <w:rStyle w:val="Hyperlink"/>
                <w:noProof/>
              </w:rPr>
              <w:fldChar w:fldCharType="end"/>
            </w:r>
          </w:ins>
        </w:p>
        <w:p w14:paraId="382939AC" w14:textId="18E79FA2" w:rsidR="007C4E49" w:rsidRDefault="007C4E49">
          <w:pPr>
            <w:pStyle w:val="TOC3"/>
            <w:tabs>
              <w:tab w:val="left" w:pos="1320"/>
              <w:tab w:val="right" w:leader="dot" w:pos="9350"/>
            </w:tabs>
            <w:rPr>
              <w:ins w:id="74" w:author="Palacherla, Susmitha C" w:date="2021-05-27T16:07:00Z"/>
              <w:noProof/>
              <w:lang w:eastAsia="en-US"/>
            </w:rPr>
          </w:pPr>
          <w:ins w:id="7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"_Toc73024066"</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2.2.5</w:t>
            </w:r>
            <w:r>
              <w:rPr>
                <w:noProof/>
                <w:lang w:eastAsia="en-US"/>
              </w:rPr>
              <w:tab/>
            </w:r>
            <w:r w:rsidRPr="00071FBD">
              <w:rPr>
                <w:rStyle w:val="Hyperlink"/>
                <w:rFonts w:ascii="Times New Roman" w:hAnsi="Times New Roman"/>
                <w:noProof/>
              </w:rPr>
              <w:t>Coaching Summary Report for Training Module</w:t>
            </w:r>
            <w:r>
              <w:rPr>
                <w:noProof/>
                <w:webHidden/>
              </w:rPr>
              <w:tab/>
            </w:r>
            <w:r>
              <w:rPr>
                <w:noProof/>
                <w:webHidden/>
              </w:rPr>
              <w:fldChar w:fldCharType="begin"/>
            </w:r>
            <w:r>
              <w:rPr>
                <w:noProof/>
                <w:webHidden/>
              </w:rPr>
              <w:instrText xml:space="preserve"> PAGEREF _Toc73024066 \h </w:instrText>
            </w:r>
          </w:ins>
          <w:r>
            <w:rPr>
              <w:noProof/>
              <w:webHidden/>
            </w:rPr>
          </w:r>
          <w:r>
            <w:rPr>
              <w:noProof/>
              <w:webHidden/>
            </w:rPr>
            <w:fldChar w:fldCharType="separate"/>
          </w:r>
          <w:ins w:id="76" w:author="Palacherla, Susmitha C" w:date="2021-05-27T16:07:00Z">
            <w:r>
              <w:rPr>
                <w:noProof/>
                <w:webHidden/>
              </w:rPr>
              <w:t>7</w:t>
            </w:r>
            <w:r>
              <w:rPr>
                <w:noProof/>
                <w:webHidden/>
              </w:rPr>
              <w:fldChar w:fldCharType="end"/>
            </w:r>
            <w:r w:rsidRPr="00071FBD">
              <w:rPr>
                <w:rStyle w:val="Hyperlink"/>
                <w:noProof/>
              </w:rPr>
              <w:fldChar w:fldCharType="end"/>
            </w:r>
          </w:ins>
        </w:p>
        <w:p w14:paraId="20964285" w14:textId="71863A9B" w:rsidR="007C4E49" w:rsidRDefault="007C4E49">
          <w:pPr>
            <w:pStyle w:val="TOC3"/>
            <w:tabs>
              <w:tab w:val="left" w:pos="1320"/>
              <w:tab w:val="right" w:leader="dot" w:pos="9350"/>
            </w:tabs>
            <w:rPr>
              <w:ins w:id="77" w:author="Palacherla, Susmitha C" w:date="2021-05-27T16:07:00Z"/>
              <w:noProof/>
              <w:lang w:eastAsia="en-US"/>
            </w:rPr>
          </w:pPr>
          <w:ins w:id="7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"_Toc73024067"</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2.2.6</w:t>
            </w:r>
            <w:r>
              <w:rPr>
                <w:noProof/>
                <w:lang w:eastAsia="en-US"/>
              </w:rPr>
              <w:tab/>
            </w:r>
            <w:r w:rsidRPr="00071FBD">
              <w:rPr>
                <w:rStyle w:val="Hyperlink"/>
                <w:rFonts w:ascii="Times New Roman" w:hAnsi="Times New Roman"/>
                <w:noProof/>
              </w:rPr>
              <w:t>QN Coaching Summary Report for CSR Module</w:t>
            </w:r>
            <w:r>
              <w:rPr>
                <w:noProof/>
                <w:webHidden/>
              </w:rPr>
              <w:tab/>
            </w:r>
            <w:r>
              <w:rPr>
                <w:noProof/>
                <w:webHidden/>
              </w:rPr>
              <w:fldChar w:fldCharType="begin"/>
            </w:r>
            <w:r>
              <w:rPr>
                <w:noProof/>
                <w:webHidden/>
              </w:rPr>
              <w:instrText xml:space="preserve"> PAGEREF _Toc73024067 \h </w:instrText>
            </w:r>
          </w:ins>
          <w:r>
            <w:rPr>
              <w:noProof/>
              <w:webHidden/>
            </w:rPr>
          </w:r>
          <w:r>
            <w:rPr>
              <w:noProof/>
              <w:webHidden/>
            </w:rPr>
            <w:fldChar w:fldCharType="separate"/>
          </w:r>
          <w:ins w:id="79" w:author="Palacherla, Susmitha C" w:date="2021-05-27T16:07:00Z">
            <w:r>
              <w:rPr>
                <w:noProof/>
                <w:webHidden/>
              </w:rPr>
              <w:t>7</w:t>
            </w:r>
            <w:r>
              <w:rPr>
                <w:noProof/>
                <w:webHidden/>
              </w:rPr>
              <w:fldChar w:fldCharType="end"/>
            </w:r>
            <w:r w:rsidRPr="00071FBD">
              <w:rPr>
                <w:rStyle w:val="Hyperlink"/>
                <w:noProof/>
              </w:rPr>
              <w:fldChar w:fldCharType="end"/>
            </w:r>
          </w:ins>
        </w:p>
        <w:p w14:paraId="3F82A349" w14:textId="05FAA46A" w:rsidR="007C4E49" w:rsidRDefault="007C4E49">
          <w:pPr>
            <w:pStyle w:val="TOC2"/>
            <w:tabs>
              <w:tab w:val="left" w:pos="880"/>
              <w:tab w:val="right" w:leader="dot" w:pos="9350"/>
            </w:tabs>
            <w:rPr>
              <w:ins w:id="80" w:author="Palacherla, Susmitha C" w:date="2021-05-27T16:07:00Z"/>
              <w:noProof/>
              <w:lang w:eastAsia="en-US"/>
            </w:rPr>
          </w:pPr>
          <w:ins w:id="81"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"_Toc73024068"</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w:t>
            </w:r>
            <w:r>
              <w:rPr>
                <w:noProof/>
                <w:lang w:eastAsia="en-US"/>
              </w:rPr>
              <w:tab/>
            </w:r>
            <w:r w:rsidRPr="00071FBD">
              <w:rPr>
                <w:rStyle w:val="Hyperlink"/>
                <w:rFonts w:ascii="Times New Roman" w:hAnsi="Times New Roman"/>
                <w:noProof/>
              </w:rPr>
              <w:t>Module Details</w:t>
            </w:r>
            <w:r>
              <w:rPr>
                <w:noProof/>
                <w:webHidden/>
              </w:rPr>
              <w:tab/>
            </w:r>
            <w:r>
              <w:rPr>
                <w:noProof/>
                <w:webHidden/>
              </w:rPr>
              <w:fldChar w:fldCharType="begin"/>
            </w:r>
            <w:r>
              <w:rPr>
                <w:noProof/>
                <w:webHidden/>
              </w:rPr>
              <w:instrText xml:space="preserve"> PAGEREF _Toc73024068 \h </w:instrText>
            </w:r>
          </w:ins>
          <w:r>
            <w:rPr>
              <w:noProof/>
              <w:webHidden/>
            </w:rPr>
          </w:r>
          <w:r>
            <w:rPr>
              <w:noProof/>
              <w:webHidden/>
            </w:rPr>
            <w:fldChar w:fldCharType="separate"/>
          </w:r>
          <w:ins w:id="82" w:author="Palacherla, Susmitha C" w:date="2021-05-27T16:07:00Z">
            <w:r>
              <w:rPr>
                <w:noProof/>
                <w:webHidden/>
              </w:rPr>
              <w:t>7</w:t>
            </w:r>
            <w:r>
              <w:rPr>
                <w:noProof/>
                <w:webHidden/>
              </w:rPr>
              <w:fldChar w:fldCharType="end"/>
            </w:r>
            <w:r w:rsidRPr="00071FBD">
              <w:rPr>
                <w:rStyle w:val="Hyperlink"/>
                <w:noProof/>
              </w:rPr>
              <w:fldChar w:fldCharType="end"/>
            </w:r>
          </w:ins>
        </w:p>
        <w:p w14:paraId="11BEFF7D" w14:textId="41CD5A8F" w:rsidR="007C4E49" w:rsidRDefault="007C4E49">
          <w:pPr>
            <w:pStyle w:val="TOC3"/>
            <w:tabs>
              <w:tab w:val="left" w:pos="1320"/>
              <w:tab w:val="right" w:leader="dot" w:pos="9350"/>
            </w:tabs>
            <w:rPr>
              <w:ins w:id="83" w:author="Palacherla, Susmitha C" w:date="2021-05-27T16:07:00Z"/>
              <w:noProof/>
              <w:lang w:eastAsia="en-US"/>
            </w:rPr>
          </w:pPr>
          <w:ins w:id="84"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"_Toc73024069"</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2.3.1</w:t>
            </w:r>
            <w:r>
              <w:rPr>
                <w:noProof/>
                <w:lang w:eastAsia="en-US"/>
              </w:rPr>
              <w:tab/>
            </w:r>
            <w:r w:rsidRPr="00071FBD">
              <w:rPr>
                <w:rStyle w:val="Hyperlink"/>
                <w:rFonts w:ascii="Times New Roman" w:hAnsi="Times New Roman"/>
                <w:noProof/>
              </w:rPr>
              <w:t>SQL agent job</w:t>
            </w:r>
            <w:r>
              <w:rPr>
                <w:noProof/>
                <w:webHidden/>
              </w:rPr>
              <w:tab/>
            </w:r>
            <w:r>
              <w:rPr>
                <w:noProof/>
                <w:webHidden/>
              </w:rPr>
              <w:fldChar w:fldCharType="begin"/>
            </w:r>
            <w:r>
              <w:rPr>
                <w:noProof/>
                <w:webHidden/>
              </w:rPr>
              <w:instrText xml:space="preserve"> PAGEREF _Toc73024069 \h </w:instrText>
            </w:r>
          </w:ins>
          <w:r>
            <w:rPr>
              <w:noProof/>
              <w:webHidden/>
            </w:rPr>
          </w:r>
          <w:r>
            <w:rPr>
              <w:noProof/>
              <w:webHidden/>
            </w:rPr>
            <w:fldChar w:fldCharType="separate"/>
          </w:r>
          <w:ins w:id="85" w:author="Palacherla, Susmitha C" w:date="2021-05-27T16:07:00Z">
            <w:r>
              <w:rPr>
                <w:noProof/>
                <w:webHidden/>
              </w:rPr>
              <w:t>7</w:t>
            </w:r>
            <w:r>
              <w:rPr>
                <w:noProof/>
                <w:webHidden/>
              </w:rPr>
              <w:fldChar w:fldCharType="end"/>
            </w:r>
            <w:r w:rsidRPr="00071FBD">
              <w:rPr>
                <w:rStyle w:val="Hyperlink"/>
                <w:noProof/>
              </w:rPr>
              <w:fldChar w:fldCharType="end"/>
            </w:r>
          </w:ins>
        </w:p>
        <w:p w14:paraId="675C1B53" w14:textId="68DE9B50" w:rsidR="007C4E49" w:rsidRDefault="007C4E49">
          <w:pPr>
            <w:pStyle w:val="TOC3"/>
            <w:tabs>
              <w:tab w:val="left" w:pos="1320"/>
              <w:tab w:val="right" w:leader="dot" w:pos="9350"/>
            </w:tabs>
            <w:rPr>
              <w:ins w:id="86" w:author="Palacherla, Susmitha C" w:date="2021-05-27T16:07:00Z"/>
              <w:noProof/>
              <w:lang w:eastAsia="en-US"/>
            </w:rPr>
          </w:pPr>
          <w:ins w:id="87"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"_Toc73024070"</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w:t>
            </w:r>
            <w:r>
              <w:rPr>
                <w:noProof/>
                <w:lang w:eastAsia="en-US"/>
              </w:rPr>
              <w:tab/>
            </w:r>
            <w:r w:rsidRPr="00071FBD">
              <w:rPr>
                <w:rStyle w:val="Hyperlink"/>
                <w:rFonts w:ascii="Times New Roman" w:hAnsi="Times New Roman"/>
                <w:noProof/>
              </w:rPr>
              <w:t>SSIS Package</w:t>
            </w:r>
            <w:r>
              <w:rPr>
                <w:noProof/>
                <w:webHidden/>
              </w:rPr>
              <w:tab/>
            </w:r>
            <w:r>
              <w:rPr>
                <w:noProof/>
                <w:webHidden/>
              </w:rPr>
              <w:fldChar w:fldCharType="begin"/>
            </w:r>
            <w:r>
              <w:rPr>
                <w:noProof/>
                <w:webHidden/>
              </w:rPr>
              <w:instrText xml:space="preserve"> PAGEREF _Toc73024070 \h </w:instrText>
            </w:r>
          </w:ins>
          <w:r>
            <w:rPr>
              <w:noProof/>
              <w:webHidden/>
            </w:rPr>
          </w:r>
          <w:r>
            <w:rPr>
              <w:noProof/>
              <w:webHidden/>
            </w:rPr>
            <w:fldChar w:fldCharType="separate"/>
          </w:r>
          <w:ins w:id="88" w:author="Palacherla, Susmitha C" w:date="2021-05-27T16:07:00Z">
            <w:r>
              <w:rPr>
                <w:noProof/>
                <w:webHidden/>
              </w:rPr>
              <w:t>8</w:t>
            </w:r>
            <w:r>
              <w:rPr>
                <w:noProof/>
                <w:webHidden/>
              </w:rPr>
              <w:fldChar w:fldCharType="end"/>
            </w:r>
            <w:r w:rsidRPr="00071FBD">
              <w:rPr>
                <w:rStyle w:val="Hyperlink"/>
                <w:noProof/>
              </w:rPr>
              <w:fldChar w:fldCharType="end"/>
            </w:r>
          </w:ins>
        </w:p>
        <w:p w14:paraId="539132D7" w14:textId="0E63ADAE" w:rsidR="007C4E49" w:rsidRDefault="007C4E49">
          <w:pPr>
            <w:pStyle w:val="TOC4"/>
            <w:tabs>
              <w:tab w:val="left" w:pos="1540"/>
              <w:tab w:val="right" w:leader="dot" w:pos="9350"/>
            </w:tabs>
            <w:rPr>
              <w:ins w:id="89" w:author="Palacherla, Susmitha C" w:date="2021-05-27T16:07:00Z"/>
              <w:rFonts w:asciiTheme="minorHAnsi" w:eastAsiaTheme="minorEastAsia" w:hAnsiTheme="minorHAnsi" w:cstheme="minorBidi"/>
              <w:noProof/>
            </w:rPr>
          </w:pPr>
          <w:ins w:id="90"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"_Toc73024071"</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2.3.2.1</w:t>
            </w:r>
            <w:r>
              <w:rPr>
                <w:rFonts w:asciiTheme="minorHAnsi" w:eastAsiaTheme="minorEastAsia" w:hAnsiTheme="minorHAnsi" w:cstheme="minorBidi"/>
                <w:noProof/>
              </w:rPr>
              <w:tab/>
            </w:r>
            <w:r w:rsidRPr="00071FBD">
              <w:rPr>
                <w:rStyle w:val="Hyperlink"/>
                <w:rFonts w:ascii="Times New Roman" w:hAnsi="Times New Roman"/>
                <w:noProof/>
              </w:rPr>
              <w:t>Variables</w:t>
            </w:r>
            <w:r>
              <w:rPr>
                <w:noProof/>
                <w:webHidden/>
              </w:rPr>
              <w:tab/>
            </w:r>
            <w:r>
              <w:rPr>
                <w:noProof/>
                <w:webHidden/>
              </w:rPr>
              <w:fldChar w:fldCharType="begin"/>
            </w:r>
            <w:r>
              <w:rPr>
                <w:noProof/>
                <w:webHidden/>
              </w:rPr>
              <w:instrText xml:space="preserve"> PAGEREF _Toc73024071 \h </w:instrText>
            </w:r>
          </w:ins>
          <w:r>
            <w:rPr>
              <w:noProof/>
              <w:webHidden/>
            </w:rPr>
          </w:r>
          <w:r>
            <w:rPr>
              <w:noProof/>
              <w:webHidden/>
            </w:rPr>
            <w:fldChar w:fldCharType="separate"/>
          </w:r>
          <w:ins w:id="91" w:author="Palacherla, Susmitha C" w:date="2021-05-27T16:07:00Z">
            <w:r>
              <w:rPr>
                <w:noProof/>
                <w:webHidden/>
              </w:rPr>
              <w:t>8</w:t>
            </w:r>
            <w:r>
              <w:rPr>
                <w:noProof/>
                <w:webHidden/>
              </w:rPr>
              <w:fldChar w:fldCharType="end"/>
            </w:r>
            <w:r w:rsidRPr="00071FBD">
              <w:rPr>
                <w:rStyle w:val="Hyperlink"/>
                <w:noProof/>
              </w:rPr>
              <w:fldChar w:fldCharType="end"/>
            </w:r>
          </w:ins>
        </w:p>
        <w:p w14:paraId="04584D55" w14:textId="30747665" w:rsidR="007C4E49" w:rsidRDefault="007C4E49">
          <w:pPr>
            <w:pStyle w:val="TOC4"/>
            <w:tabs>
              <w:tab w:val="left" w:pos="1540"/>
              <w:tab w:val="right" w:leader="dot" w:pos="9350"/>
            </w:tabs>
            <w:rPr>
              <w:ins w:id="92" w:author="Palacherla, Susmitha C" w:date="2021-05-27T16:07:00Z"/>
              <w:rFonts w:asciiTheme="minorHAnsi" w:eastAsiaTheme="minorEastAsia" w:hAnsiTheme="minorHAnsi" w:cstheme="minorBidi"/>
              <w:noProof/>
            </w:rPr>
          </w:pPr>
          <w:ins w:id="93"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"_Toc73024072"</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2.3.2.2</w:t>
            </w:r>
            <w:r>
              <w:rPr>
                <w:rFonts w:asciiTheme="minorHAnsi" w:eastAsiaTheme="minorEastAsia" w:hAnsiTheme="minorHAnsi" w:cstheme="minorBidi"/>
                <w:noProof/>
              </w:rPr>
              <w:tab/>
            </w:r>
            <w:r w:rsidRPr="00071FBD">
              <w:rPr>
                <w:rStyle w:val="Hyperlink"/>
                <w:rFonts w:ascii="Times New Roman" w:hAnsi="Times New Roman"/>
                <w:noProof/>
              </w:rPr>
              <w:t>Connection Manager Entries</w:t>
            </w:r>
            <w:r>
              <w:rPr>
                <w:noProof/>
                <w:webHidden/>
              </w:rPr>
              <w:tab/>
            </w:r>
            <w:r>
              <w:rPr>
                <w:noProof/>
                <w:webHidden/>
              </w:rPr>
              <w:fldChar w:fldCharType="begin"/>
            </w:r>
            <w:r>
              <w:rPr>
                <w:noProof/>
                <w:webHidden/>
              </w:rPr>
              <w:instrText xml:space="preserve"> PAGEREF _Toc73024072 \h </w:instrText>
            </w:r>
          </w:ins>
          <w:r>
            <w:rPr>
              <w:noProof/>
              <w:webHidden/>
            </w:rPr>
          </w:r>
          <w:r>
            <w:rPr>
              <w:noProof/>
              <w:webHidden/>
            </w:rPr>
            <w:fldChar w:fldCharType="separate"/>
          </w:r>
          <w:ins w:id="94" w:author="Palacherla, Susmitha C" w:date="2021-05-27T16:07:00Z">
            <w:r>
              <w:rPr>
                <w:noProof/>
                <w:webHidden/>
              </w:rPr>
              <w:t>10</w:t>
            </w:r>
            <w:r>
              <w:rPr>
                <w:noProof/>
                <w:webHidden/>
              </w:rPr>
              <w:fldChar w:fldCharType="end"/>
            </w:r>
            <w:r w:rsidRPr="00071FBD">
              <w:rPr>
                <w:rStyle w:val="Hyperlink"/>
                <w:noProof/>
              </w:rPr>
              <w:fldChar w:fldCharType="end"/>
            </w:r>
          </w:ins>
        </w:p>
        <w:p w14:paraId="4A9B6695" w14:textId="7CF2D95F" w:rsidR="007C4E49" w:rsidRDefault="007C4E49">
          <w:pPr>
            <w:pStyle w:val="TOC4"/>
            <w:tabs>
              <w:tab w:val="left" w:pos="1540"/>
              <w:tab w:val="right" w:leader="dot" w:pos="9350"/>
            </w:tabs>
            <w:rPr>
              <w:ins w:id="95" w:author="Palacherla, Susmitha C" w:date="2021-05-27T16:07:00Z"/>
              <w:rFonts w:asciiTheme="minorHAnsi" w:eastAsiaTheme="minorEastAsia" w:hAnsiTheme="minorHAnsi" w:cstheme="minorBidi"/>
              <w:noProof/>
            </w:rPr>
          </w:pPr>
          <w:ins w:id="96" w:author="Palacherla, Susmitha C" w:date="2021-05-27T16:07:00Z">
            <w:r w:rsidRPr="00071FBD">
              <w:rPr>
                <w:rStyle w:val="Hyperlink"/>
                <w:noProof/>
              </w:rPr>
              <w:lastRenderedPageBreak/>
              <w:fldChar w:fldCharType="begin"/>
            </w:r>
            <w:r w:rsidRPr="00071FBD">
              <w:rPr>
                <w:rStyle w:val="Hyperlink"/>
                <w:noProof/>
              </w:rPr>
              <w:instrText xml:space="preserve"> </w:instrText>
            </w:r>
            <w:r>
              <w:rPr>
                <w:noProof/>
              </w:rPr>
              <w:instrText>HYPERLINK \l "_Toc73024073"</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2.3.2.3</w:t>
            </w:r>
            <w:r>
              <w:rPr>
                <w:rFonts w:asciiTheme="minorHAnsi" w:eastAsiaTheme="minorEastAsia" w:hAnsiTheme="minorHAnsi" w:cstheme="minorBidi"/>
                <w:noProof/>
              </w:rPr>
              <w:tab/>
            </w:r>
            <w:r w:rsidRPr="00071FBD">
              <w:rPr>
                <w:rStyle w:val="Hyperlink"/>
                <w:rFonts w:ascii="Times New Roman" w:hAnsi="Times New Roman"/>
                <w:noProof/>
              </w:rPr>
              <w:t>Package Content</w:t>
            </w:r>
            <w:r>
              <w:rPr>
                <w:noProof/>
                <w:webHidden/>
              </w:rPr>
              <w:tab/>
            </w:r>
            <w:r>
              <w:rPr>
                <w:noProof/>
                <w:webHidden/>
              </w:rPr>
              <w:fldChar w:fldCharType="begin"/>
            </w:r>
            <w:r>
              <w:rPr>
                <w:noProof/>
                <w:webHidden/>
              </w:rPr>
              <w:instrText xml:space="preserve"> PAGEREF _Toc73024073 \h </w:instrText>
            </w:r>
          </w:ins>
          <w:r>
            <w:rPr>
              <w:noProof/>
              <w:webHidden/>
            </w:rPr>
          </w:r>
          <w:r>
            <w:rPr>
              <w:noProof/>
              <w:webHidden/>
            </w:rPr>
            <w:fldChar w:fldCharType="separate"/>
          </w:r>
          <w:ins w:id="97" w:author="Palacherla, Susmitha C" w:date="2021-05-27T16:07:00Z">
            <w:r>
              <w:rPr>
                <w:noProof/>
                <w:webHidden/>
              </w:rPr>
              <w:t>13</w:t>
            </w:r>
            <w:r>
              <w:rPr>
                <w:noProof/>
                <w:webHidden/>
              </w:rPr>
              <w:fldChar w:fldCharType="end"/>
            </w:r>
            <w:r w:rsidRPr="00071FBD">
              <w:rPr>
                <w:rStyle w:val="Hyperlink"/>
                <w:noProof/>
              </w:rPr>
              <w:fldChar w:fldCharType="end"/>
            </w:r>
          </w:ins>
        </w:p>
        <w:p w14:paraId="46BB3E84" w14:textId="0450240F" w:rsidR="007C4E49" w:rsidRDefault="007C4E49">
          <w:pPr>
            <w:pStyle w:val="TOC4"/>
            <w:tabs>
              <w:tab w:val="left" w:pos="1540"/>
              <w:tab w:val="right" w:leader="dot" w:pos="9350"/>
            </w:tabs>
            <w:rPr>
              <w:ins w:id="98" w:author="Palacherla, Susmitha C" w:date="2021-05-27T16:07:00Z"/>
              <w:rFonts w:asciiTheme="minorHAnsi" w:eastAsiaTheme="minorEastAsia" w:hAnsiTheme="minorHAnsi" w:cstheme="minorBidi"/>
              <w:noProof/>
            </w:rPr>
          </w:pPr>
          <w:ins w:id="99"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"_Toc73024074"</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2.3.2.4</w:t>
            </w:r>
            <w:r>
              <w:rPr>
                <w:rFonts w:asciiTheme="minorHAnsi" w:eastAsiaTheme="minorEastAsia" w:hAnsiTheme="minorHAnsi" w:cstheme="minorBidi"/>
                <w:noProof/>
              </w:rPr>
              <w:tab/>
            </w:r>
            <w:r w:rsidRPr="00071FBD">
              <w:rPr>
                <w:rStyle w:val="Hyperlink"/>
                <w:rFonts w:ascii="Times New Roman" w:hAnsi="Times New Roman"/>
                <w:noProof/>
              </w:rPr>
              <w:t>Event Handlers</w:t>
            </w:r>
            <w:r>
              <w:rPr>
                <w:noProof/>
                <w:webHidden/>
              </w:rPr>
              <w:tab/>
            </w:r>
            <w:r>
              <w:rPr>
                <w:noProof/>
                <w:webHidden/>
              </w:rPr>
              <w:fldChar w:fldCharType="begin"/>
            </w:r>
            <w:r>
              <w:rPr>
                <w:noProof/>
                <w:webHidden/>
              </w:rPr>
              <w:instrText xml:space="preserve"> PAGEREF _Toc73024074 \h </w:instrText>
            </w:r>
          </w:ins>
          <w:r>
            <w:rPr>
              <w:noProof/>
              <w:webHidden/>
            </w:rPr>
          </w:r>
          <w:r>
            <w:rPr>
              <w:noProof/>
              <w:webHidden/>
            </w:rPr>
            <w:fldChar w:fldCharType="separate"/>
          </w:r>
          <w:ins w:id="100" w:author="Palacherla, Susmitha C" w:date="2021-05-27T16:07:00Z">
            <w:r>
              <w:rPr>
                <w:noProof/>
                <w:webHidden/>
              </w:rPr>
              <w:t>30</w:t>
            </w:r>
            <w:r>
              <w:rPr>
                <w:noProof/>
                <w:webHidden/>
              </w:rPr>
              <w:fldChar w:fldCharType="end"/>
            </w:r>
            <w:r w:rsidRPr="00071FBD">
              <w:rPr>
                <w:rStyle w:val="Hyperlink"/>
                <w:noProof/>
              </w:rPr>
              <w:fldChar w:fldCharType="end"/>
            </w:r>
          </w:ins>
        </w:p>
        <w:p w14:paraId="185A265F" w14:textId="3F5B9200" w:rsidR="007C4E49" w:rsidRDefault="007C4E49">
          <w:pPr>
            <w:pStyle w:val="TOC4"/>
            <w:tabs>
              <w:tab w:val="left" w:pos="1540"/>
              <w:tab w:val="right" w:leader="dot" w:pos="9350"/>
            </w:tabs>
            <w:rPr>
              <w:ins w:id="101" w:author="Palacherla, Susmitha C" w:date="2021-05-27T16:07:00Z"/>
              <w:rFonts w:asciiTheme="minorHAnsi" w:eastAsiaTheme="minorEastAsia" w:hAnsiTheme="minorHAnsi" w:cstheme="minorBidi"/>
              <w:noProof/>
            </w:rPr>
          </w:pPr>
          <w:ins w:id="102"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"_Toc73024075"</w:instrText>
            </w:r>
            <w:r w:rsidRPr="00071FBD">
              <w:rPr>
                <w:rStyle w:val="Hyperlink"/>
                <w:noProof/>
              </w:rPr>
              <w:instrText xml:space="preserve"> </w:instrText>
            </w:r>
            <w:r w:rsidRPr="00071FBD">
              <w:rPr>
                <w:rStyle w:val="Hyperlink"/>
                <w:noProof/>
              </w:rPr>
              <w:fldChar w:fldCharType="separate"/>
            </w:r>
            <w:r w:rsidRPr="00071FBD">
              <w:rPr>
                <w:rStyle w:val="Hyperlink"/>
                <w:rFonts w:ascii="Times New Roman" w:hAnsi="Times New Roman"/>
                <w:noProof/>
              </w:rPr>
              <w:t>2.3.2.5</w:t>
            </w:r>
            <w:r>
              <w:rPr>
                <w:rFonts w:asciiTheme="minorHAnsi" w:eastAsiaTheme="minorEastAsia" w:hAnsiTheme="minorHAnsi" w:cstheme="minorBidi"/>
                <w:noProof/>
              </w:rPr>
              <w:tab/>
            </w:r>
            <w:r w:rsidRPr="00071FBD">
              <w:rPr>
                <w:rStyle w:val="Hyperlink"/>
                <w:rFonts w:ascii="Times New Roman" w:hAnsi="Times New Roman"/>
                <w:noProof/>
              </w:rPr>
              <w:t>Config File- Prod</w:t>
            </w:r>
            <w:r>
              <w:rPr>
                <w:noProof/>
                <w:webHidden/>
              </w:rPr>
              <w:tab/>
            </w:r>
            <w:r>
              <w:rPr>
                <w:noProof/>
                <w:webHidden/>
              </w:rPr>
              <w:fldChar w:fldCharType="begin"/>
            </w:r>
            <w:r>
              <w:rPr>
                <w:noProof/>
                <w:webHidden/>
              </w:rPr>
              <w:instrText xml:space="preserve"> PAGEREF _Toc73024075 \h </w:instrText>
            </w:r>
          </w:ins>
          <w:r>
            <w:rPr>
              <w:noProof/>
              <w:webHidden/>
            </w:rPr>
          </w:r>
          <w:r>
            <w:rPr>
              <w:noProof/>
              <w:webHidden/>
            </w:rPr>
            <w:fldChar w:fldCharType="separate"/>
          </w:r>
          <w:ins w:id="103" w:author="Palacherla, Susmitha C" w:date="2021-05-27T16:07:00Z">
            <w:r>
              <w:rPr>
                <w:noProof/>
                <w:webHidden/>
              </w:rPr>
              <w:t>31</w:t>
            </w:r>
            <w:r>
              <w:rPr>
                <w:noProof/>
                <w:webHidden/>
              </w:rPr>
              <w:fldChar w:fldCharType="end"/>
            </w:r>
            <w:r w:rsidRPr="00071FBD">
              <w:rPr>
                <w:rStyle w:val="Hyperlink"/>
                <w:noProof/>
              </w:rPr>
              <w:fldChar w:fldCharType="end"/>
            </w:r>
          </w:ins>
        </w:p>
        <w:p w14:paraId="557ECAE0" w14:textId="209CBD0C" w:rsidR="007C4E49" w:rsidRDefault="007C4E49">
          <w:pPr>
            <w:pStyle w:val="TOC4"/>
            <w:tabs>
              <w:tab w:val="left" w:pos="1540"/>
              <w:tab w:val="right" w:leader="dot" w:pos="9350"/>
            </w:tabs>
            <w:rPr>
              <w:ins w:id="104" w:author="Palacherla, Susmitha C" w:date="2021-05-27T16:07:00Z"/>
              <w:rFonts w:asciiTheme="minorHAnsi" w:eastAsiaTheme="minorEastAsia" w:hAnsiTheme="minorHAnsi" w:cstheme="minorBidi"/>
              <w:noProof/>
            </w:rPr>
          </w:pPr>
          <w:ins w:id="105"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"_Toc73024076"</w:instrText>
            </w:r>
            <w:r w:rsidRPr="00071FBD">
              <w:rPr>
                <w:rStyle w:val="Hyperlink"/>
                <w:noProof/>
              </w:rPr>
              <w:instrText xml:space="preserve"> </w:instrText>
            </w:r>
            <w:r w:rsidRPr="00071FBD">
              <w:rPr>
                <w:rStyle w:val="Hyperlink"/>
                <w:noProof/>
              </w:rPr>
              <w:fldChar w:fldCharType="separate"/>
            </w:r>
            <w:r w:rsidRPr="00071FBD">
              <w:rPr>
                <w:rStyle w:val="Hyperlink"/>
                <w:noProof/>
              </w:rPr>
              <w:t>2.3.2.6</w:t>
            </w:r>
            <w:r>
              <w:rPr>
                <w:rFonts w:asciiTheme="minorHAnsi" w:eastAsiaTheme="minorEastAsia" w:hAnsiTheme="minorHAnsi" w:cstheme="minorBidi"/>
                <w:noProof/>
              </w:rPr>
              <w:tab/>
            </w:r>
            <w:r w:rsidRPr="00071FBD">
              <w:rPr>
                <w:rStyle w:val="Hyperlink"/>
                <w:noProof/>
              </w:rPr>
              <w:t>Code Files</w:t>
            </w:r>
            <w:r>
              <w:rPr>
                <w:noProof/>
                <w:webHidden/>
              </w:rPr>
              <w:tab/>
            </w:r>
            <w:r>
              <w:rPr>
                <w:noProof/>
                <w:webHidden/>
              </w:rPr>
              <w:fldChar w:fldCharType="begin"/>
            </w:r>
            <w:r>
              <w:rPr>
                <w:noProof/>
                <w:webHidden/>
              </w:rPr>
              <w:instrText xml:space="preserve"> PAGEREF _Toc73024076 \h </w:instrText>
            </w:r>
          </w:ins>
          <w:r>
            <w:rPr>
              <w:noProof/>
              <w:webHidden/>
            </w:rPr>
          </w:r>
          <w:r>
            <w:rPr>
              <w:noProof/>
              <w:webHidden/>
            </w:rPr>
            <w:fldChar w:fldCharType="separate"/>
          </w:r>
          <w:ins w:id="106" w:author="Palacherla, Susmitha C" w:date="2021-05-27T16:07:00Z">
            <w:r>
              <w:rPr>
                <w:noProof/>
                <w:webHidden/>
              </w:rPr>
              <w:t>33</w:t>
            </w:r>
            <w:r>
              <w:rPr>
                <w:noProof/>
                <w:webHidden/>
              </w:rPr>
              <w:fldChar w:fldCharType="end"/>
            </w:r>
            <w:r w:rsidRPr="00071FBD">
              <w:rPr>
                <w:rStyle w:val="Hyperlink"/>
                <w:noProof/>
              </w:rPr>
              <w:fldChar w:fldCharType="end"/>
            </w:r>
          </w:ins>
        </w:p>
        <w:p w14:paraId="7C39CE56" w14:textId="687A8410" w:rsidR="007C4E49" w:rsidRDefault="007C4E49">
          <w:pPr>
            <w:pStyle w:val="TOC4"/>
            <w:tabs>
              <w:tab w:val="left" w:pos="1540"/>
              <w:tab w:val="right" w:leader="dot" w:pos="9350"/>
            </w:tabs>
            <w:rPr>
              <w:ins w:id="107" w:author="Palacherla, Susmitha C" w:date="2021-05-27T16:07:00Z"/>
              <w:rFonts w:asciiTheme="minorHAnsi" w:eastAsiaTheme="minorEastAsia" w:hAnsiTheme="minorHAnsi" w:cstheme="minorBidi"/>
              <w:noProof/>
            </w:rPr>
          </w:pPr>
          <w:ins w:id="108" w:author="Palacherla, Susmitha C" w:date="2021-05-27T16:07:00Z">
            <w:r w:rsidRPr="00071FBD">
              <w:rPr>
                <w:rStyle w:val="Hyperlink"/>
                <w:noProof/>
              </w:rPr>
              <w:fldChar w:fldCharType="begin"/>
            </w:r>
            <w:r w:rsidRPr="00071FBD">
              <w:rPr>
                <w:rStyle w:val="Hyperlink"/>
                <w:noProof/>
              </w:rPr>
              <w:instrText xml:space="preserve"> </w:instrText>
            </w:r>
            <w:r>
              <w:rPr>
                <w:noProof/>
              </w:rPr>
              <w:instrText>HYPERLINK \l "_Toc73024077"</w:instrText>
            </w:r>
            <w:r w:rsidRPr="00071FBD">
              <w:rPr>
                <w:rStyle w:val="Hyperlink"/>
                <w:noProof/>
              </w:rPr>
              <w:instrText xml:space="preserve"> </w:instrText>
            </w:r>
            <w:r w:rsidRPr="00071FBD">
              <w:rPr>
                <w:rStyle w:val="Hyperlink"/>
                <w:noProof/>
              </w:rPr>
              <w:fldChar w:fldCharType="separate"/>
            </w:r>
            <w:r w:rsidRPr="00071FBD">
              <w:rPr>
                <w:rStyle w:val="Hyperlink"/>
                <w:noProof/>
              </w:rPr>
              <w:t>2.3.2.7</w:t>
            </w:r>
            <w:r>
              <w:rPr>
                <w:rFonts w:asciiTheme="minorHAnsi" w:eastAsiaTheme="minorEastAsia" w:hAnsiTheme="minorHAnsi" w:cstheme="minorBidi"/>
                <w:noProof/>
              </w:rPr>
              <w:tab/>
            </w:r>
            <w:r w:rsidRPr="00071FBD">
              <w:rPr>
                <w:rStyle w:val="Hyperlink"/>
                <w:noProof/>
              </w:rPr>
              <w:t>Report Elements</w:t>
            </w:r>
            <w:r>
              <w:rPr>
                <w:noProof/>
                <w:webHidden/>
              </w:rPr>
              <w:tab/>
            </w:r>
            <w:r>
              <w:rPr>
                <w:noProof/>
                <w:webHidden/>
              </w:rPr>
              <w:fldChar w:fldCharType="begin"/>
            </w:r>
            <w:r>
              <w:rPr>
                <w:noProof/>
                <w:webHidden/>
              </w:rPr>
              <w:instrText xml:space="preserve"> PAGEREF _Toc73024077 \h </w:instrText>
            </w:r>
          </w:ins>
          <w:r>
            <w:rPr>
              <w:noProof/>
              <w:webHidden/>
            </w:rPr>
          </w:r>
          <w:r>
            <w:rPr>
              <w:noProof/>
              <w:webHidden/>
            </w:rPr>
            <w:fldChar w:fldCharType="separate"/>
          </w:r>
          <w:ins w:id="109" w:author="Palacherla, Susmitha C" w:date="2021-05-27T16:07:00Z">
            <w:r>
              <w:rPr>
                <w:noProof/>
                <w:webHidden/>
              </w:rPr>
              <w:t>33</w:t>
            </w:r>
            <w:r>
              <w:rPr>
                <w:noProof/>
                <w:webHidden/>
              </w:rPr>
              <w:fldChar w:fldCharType="end"/>
            </w:r>
            <w:r w:rsidRPr="00071FBD">
              <w:rPr>
                <w:rStyle w:val="Hyperlink"/>
                <w:noProof/>
              </w:rPr>
              <w:fldChar w:fldCharType="end"/>
            </w:r>
          </w:ins>
        </w:p>
        <w:p w14:paraId="4B32ECAE" w14:textId="2FC864A1" w:rsidR="00303ECF" w:rsidDel="007C4E49" w:rsidRDefault="00662E99">
          <w:pPr>
            <w:pStyle w:val="TOC1"/>
            <w:tabs>
              <w:tab w:val="left" w:pos="440"/>
              <w:tab w:val="right" w:leader="dot" w:pos="9350"/>
            </w:tabs>
            <w:rPr>
              <w:del w:id="110" w:author="Palacherla, Susmitha C" w:date="2021-05-27T16:07:00Z"/>
              <w:rFonts w:asciiTheme="minorHAnsi" w:eastAsiaTheme="minorEastAsia" w:hAnsiTheme="minorHAnsi" w:cstheme="minorBidi"/>
              <w:noProof/>
            </w:rPr>
          </w:pPr>
          <w:del w:id="111" w:author="Palacherla, Susmitha C" w:date="2021-05-27T16:07:00Z">
            <w:r w:rsidDel="007C4E49">
              <w:rPr>
                <w:noProof/>
              </w:rPr>
              <w:fldChar w:fldCharType="begin"/>
            </w:r>
            <w:r w:rsidDel="007C4E49">
              <w:rPr>
                <w:noProof/>
              </w:rPr>
              <w:delInstrText xml:space="preserve"> HYPERLINK \l "_Toc495484408" </w:delInstrText>
            </w:r>
            <w:r w:rsidDel="007C4E49">
              <w:rPr>
                <w:noProof/>
              </w:rPr>
              <w:fldChar w:fldCharType="separate"/>
            </w:r>
          </w:del>
          <w:ins w:id="112" w:author="Palacherla, Susmitha C" w:date="2021-05-27T16:07:00Z">
            <w:r w:rsidR="007C4E49">
              <w:rPr>
                <w:b/>
                <w:bCs/>
                <w:noProof/>
              </w:rPr>
              <w:t>Error! Hyperlink reference not valid.</w:t>
            </w:r>
          </w:ins>
          <w:del w:id="113" w:author="Palacherla, Susmitha C" w:date="2021-05-27T16:07:00Z">
            <w:r w:rsidR="00303ECF" w:rsidRPr="00792F27" w:rsidDel="007C4E49">
              <w:rPr>
                <w:rStyle w:val="Hyperlink"/>
                <w:rFonts w:ascii="Times New Roman" w:hAnsi="Times New Roman"/>
                <w:noProof/>
              </w:rPr>
              <w:delText>1.</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Overview</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_Toc495484408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BAEA0F4" w14:textId="0250F1EC" w:rsidR="00303ECF" w:rsidDel="007C4E49" w:rsidRDefault="00662E99">
          <w:pPr>
            <w:pStyle w:val="TOC2"/>
            <w:tabs>
              <w:tab w:val="left" w:pos="880"/>
              <w:tab w:val="right" w:leader="dot" w:pos="9350"/>
            </w:tabs>
            <w:rPr>
              <w:del w:id="114" w:author="Palacherla, Susmitha C" w:date="2021-05-27T16:07:00Z"/>
              <w:noProof/>
              <w:lang w:eastAsia="en-US"/>
            </w:rPr>
          </w:pPr>
          <w:del w:id="115" w:author="Palacherla, Susmitha C" w:date="2021-05-27T16:07:00Z">
            <w:r w:rsidDel="007C4E49">
              <w:rPr>
                <w:noProof/>
              </w:rPr>
              <w:fldChar w:fldCharType="begin"/>
            </w:r>
            <w:r w:rsidDel="007C4E49">
              <w:rPr>
                <w:noProof/>
              </w:rPr>
              <w:delInstrText xml:space="preserve"> HYPERLINK \l "_Toc495484409" </w:delInstrText>
            </w:r>
            <w:r w:rsidDel="007C4E49">
              <w:rPr>
                <w:noProof/>
              </w:rPr>
              <w:fldChar w:fldCharType="separate"/>
            </w:r>
          </w:del>
          <w:ins w:id="116" w:author="Palacherla, Susmitha C" w:date="2021-05-27T16:07:00Z">
            <w:r w:rsidR="007C4E49">
              <w:rPr>
                <w:b/>
                <w:bCs/>
                <w:noProof/>
              </w:rPr>
              <w:t>Error! Hyperlink reference not valid.</w:t>
            </w:r>
          </w:ins>
          <w:del w:id="117" w:author="Palacherla, Susmitha C" w:date="2021-05-27T16:07:00Z">
            <w:r w:rsidR="00303ECF" w:rsidRPr="00792F27" w:rsidDel="007C4E49">
              <w:rPr>
                <w:rStyle w:val="Hyperlink"/>
                <w:rFonts w:ascii="Times New Roman" w:hAnsi="Times New Roman"/>
                <w:noProof/>
              </w:rPr>
              <w:delText>1.1</w:delText>
            </w:r>
            <w:r w:rsidR="00303ECF" w:rsidDel="007C4E49">
              <w:rPr>
                <w:noProof/>
                <w:lang w:eastAsia="en-US"/>
              </w:rPr>
              <w:tab/>
            </w:r>
            <w:r w:rsidR="00303ECF" w:rsidRPr="00792F27" w:rsidDel="007C4E49">
              <w:rPr>
                <w:rStyle w:val="Hyperlink"/>
                <w:rFonts w:ascii="Times New Roman" w:hAnsi="Times New Roman"/>
                <w:noProof/>
              </w:rPr>
              <w:delText>Project Description</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_Toc495484409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561B75C" w14:textId="004C1224" w:rsidR="00303ECF" w:rsidDel="007C4E49" w:rsidRDefault="00662E99">
          <w:pPr>
            <w:pStyle w:val="TOC2"/>
            <w:tabs>
              <w:tab w:val="left" w:pos="880"/>
              <w:tab w:val="right" w:leader="dot" w:pos="9350"/>
            </w:tabs>
            <w:rPr>
              <w:del w:id="118" w:author="Palacherla, Susmitha C" w:date="2021-05-27T16:07:00Z"/>
              <w:noProof/>
              <w:lang w:eastAsia="en-US"/>
            </w:rPr>
          </w:pPr>
          <w:del w:id="119" w:author="Palacherla, Susmitha C" w:date="2021-05-27T16:07:00Z">
            <w:r w:rsidDel="007C4E49">
              <w:rPr>
                <w:noProof/>
              </w:rPr>
              <w:fldChar w:fldCharType="begin"/>
            </w:r>
            <w:r w:rsidDel="007C4E49">
              <w:rPr>
                <w:noProof/>
              </w:rPr>
              <w:delInstrText xml:space="preserve"> HYPERLINK \l "_Toc495484410" </w:delInstrText>
            </w:r>
            <w:r w:rsidDel="007C4E49">
              <w:rPr>
                <w:noProof/>
              </w:rPr>
              <w:fldChar w:fldCharType="separate"/>
            </w:r>
          </w:del>
          <w:ins w:id="120" w:author="Palacherla, Susmitha C" w:date="2021-05-27T16:07:00Z">
            <w:r w:rsidR="007C4E49">
              <w:rPr>
                <w:b/>
                <w:bCs/>
                <w:noProof/>
              </w:rPr>
              <w:t>Error! Hyperlink reference not valid.</w:t>
            </w:r>
          </w:ins>
          <w:del w:id="121" w:author="Palacherla, Susmitha C" w:date="2021-05-27T16:07:00Z">
            <w:r w:rsidR="00303ECF" w:rsidRPr="00792F27" w:rsidDel="007C4E49">
              <w:rPr>
                <w:rStyle w:val="Hyperlink"/>
                <w:rFonts w:ascii="Times New Roman" w:hAnsi="Times New Roman"/>
                <w:noProof/>
              </w:rPr>
              <w:delText>1.2</w:delText>
            </w:r>
            <w:r w:rsidR="00303ECF" w:rsidDel="007C4E49">
              <w:rPr>
                <w:noProof/>
                <w:lang w:eastAsia="en-US"/>
              </w:rPr>
              <w:tab/>
            </w:r>
            <w:r w:rsidR="00303ECF" w:rsidRPr="00792F27" w:rsidDel="007C4E49">
              <w:rPr>
                <w:rStyle w:val="Hyperlink"/>
                <w:rFonts w:ascii="Times New Roman" w:hAnsi="Times New Roman"/>
                <w:noProof/>
              </w:rPr>
              <w:delText>Document Scope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_Toc495484410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40C4350A" w14:textId="7303F65C" w:rsidR="00303ECF" w:rsidDel="007C4E49" w:rsidRDefault="00662E99">
          <w:pPr>
            <w:pStyle w:val="TOC2"/>
            <w:tabs>
              <w:tab w:val="left" w:pos="880"/>
              <w:tab w:val="right" w:leader="dot" w:pos="9350"/>
            </w:tabs>
            <w:rPr>
              <w:del w:id="122" w:author="Palacherla, Susmitha C" w:date="2021-05-27T16:07:00Z"/>
              <w:noProof/>
              <w:lang w:eastAsia="en-US"/>
            </w:rPr>
          </w:pPr>
          <w:del w:id="123" w:author="Palacherla, Susmitha C" w:date="2021-05-27T16:07:00Z">
            <w:r w:rsidDel="007C4E49">
              <w:rPr>
                <w:noProof/>
              </w:rPr>
              <w:fldChar w:fldCharType="begin"/>
            </w:r>
            <w:r w:rsidDel="007C4E49">
              <w:rPr>
                <w:noProof/>
              </w:rPr>
              <w:delInstrText xml:space="preserve"> HYPERLINK \l "_Toc495484411" </w:delInstrText>
            </w:r>
            <w:r w:rsidDel="007C4E49">
              <w:rPr>
                <w:noProof/>
              </w:rPr>
              <w:fldChar w:fldCharType="separate"/>
            </w:r>
          </w:del>
          <w:ins w:id="124" w:author="Palacherla, Susmitha C" w:date="2021-05-27T16:07:00Z">
            <w:r w:rsidR="007C4E49">
              <w:rPr>
                <w:b/>
                <w:bCs/>
                <w:noProof/>
              </w:rPr>
              <w:t>Error! Hyperlink reference not valid.</w:t>
            </w:r>
          </w:ins>
          <w:del w:id="125" w:author="Palacherla, Susmitha C" w:date="2021-05-27T16:07:00Z">
            <w:r w:rsidR="00303ECF" w:rsidRPr="00792F27" w:rsidDel="007C4E49">
              <w:rPr>
                <w:rStyle w:val="Hyperlink"/>
                <w:rFonts w:ascii="Times New Roman" w:hAnsi="Times New Roman"/>
                <w:noProof/>
              </w:rPr>
              <w:delText>1.3</w:delText>
            </w:r>
            <w:r w:rsidR="00303ECF" w:rsidDel="007C4E49">
              <w:rPr>
                <w:noProof/>
                <w:lang w:eastAsia="en-US"/>
              </w:rPr>
              <w:tab/>
            </w:r>
            <w:r w:rsidR="00303ECF" w:rsidRPr="00792F27" w:rsidDel="007C4E49">
              <w:rPr>
                <w:rStyle w:val="Hyperlink"/>
                <w:rFonts w:ascii="Times New Roman" w:hAnsi="Times New Roman"/>
                <w:noProof/>
              </w:rPr>
              <w:delText>Input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_Toc495484411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42339AC6" w14:textId="32193C46" w:rsidR="00303ECF" w:rsidDel="007C4E49" w:rsidRDefault="00662E99">
          <w:pPr>
            <w:pStyle w:val="TOC2"/>
            <w:tabs>
              <w:tab w:val="left" w:pos="880"/>
              <w:tab w:val="right" w:leader="dot" w:pos="9350"/>
            </w:tabs>
            <w:rPr>
              <w:del w:id="126" w:author="Palacherla, Susmitha C" w:date="2021-05-27T16:07:00Z"/>
              <w:noProof/>
              <w:lang w:eastAsia="en-US"/>
            </w:rPr>
          </w:pPr>
          <w:del w:id="127" w:author="Palacherla, Susmitha C" w:date="2021-05-27T16:07:00Z">
            <w:r w:rsidDel="007C4E49">
              <w:rPr>
                <w:noProof/>
              </w:rPr>
              <w:fldChar w:fldCharType="begin"/>
            </w:r>
            <w:r w:rsidDel="007C4E49">
              <w:rPr>
                <w:noProof/>
              </w:rPr>
              <w:delInstrText xml:space="preserve"> HYPERLINK \l "_Toc495484412" </w:delInstrText>
            </w:r>
            <w:r w:rsidDel="007C4E49">
              <w:rPr>
                <w:noProof/>
              </w:rPr>
              <w:fldChar w:fldCharType="separate"/>
            </w:r>
          </w:del>
          <w:ins w:id="128" w:author="Palacherla, Susmitha C" w:date="2021-05-27T16:07:00Z">
            <w:r w:rsidR="007C4E49">
              <w:rPr>
                <w:b/>
                <w:bCs/>
                <w:noProof/>
              </w:rPr>
              <w:t>Error! Hyperlink reference not valid.</w:t>
            </w:r>
          </w:ins>
          <w:del w:id="129" w:author="Palacherla, Susmitha C" w:date="2021-05-27T16:07:00Z">
            <w:r w:rsidR="00303ECF" w:rsidRPr="00792F27" w:rsidDel="007C4E49">
              <w:rPr>
                <w:rStyle w:val="Hyperlink"/>
                <w:rFonts w:ascii="Times New Roman" w:hAnsi="Times New Roman"/>
                <w:noProof/>
              </w:rPr>
              <w:delText>1.4</w:delText>
            </w:r>
            <w:r w:rsidR="00303ECF" w:rsidDel="007C4E49">
              <w:rPr>
                <w:noProof/>
                <w:lang w:eastAsia="en-US"/>
              </w:rPr>
              <w:tab/>
            </w:r>
            <w:r w:rsidR="00303ECF" w:rsidRPr="00792F27" w:rsidDel="007C4E49">
              <w:rPr>
                <w:rStyle w:val="Hyperlink"/>
                <w:rFonts w:ascii="Times New Roman" w:hAnsi="Times New Roman"/>
                <w:noProof/>
              </w:rPr>
              <w:delText>Output(s)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_Toc495484412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50C5651C" w14:textId="235BADF7" w:rsidR="00303ECF" w:rsidDel="007C4E49" w:rsidRDefault="00662E99">
          <w:pPr>
            <w:pStyle w:val="TOC2"/>
            <w:tabs>
              <w:tab w:val="left" w:pos="880"/>
              <w:tab w:val="right" w:leader="dot" w:pos="9350"/>
            </w:tabs>
            <w:rPr>
              <w:del w:id="130" w:author="Palacherla, Susmitha C" w:date="2021-05-27T16:07:00Z"/>
              <w:noProof/>
              <w:lang w:eastAsia="en-US"/>
            </w:rPr>
          </w:pPr>
          <w:del w:id="131" w:author="Palacherla, Susmitha C" w:date="2021-05-27T16:07:00Z">
            <w:r w:rsidDel="007C4E49">
              <w:rPr>
                <w:noProof/>
              </w:rPr>
              <w:fldChar w:fldCharType="begin"/>
            </w:r>
            <w:r w:rsidDel="007C4E49">
              <w:rPr>
                <w:noProof/>
              </w:rPr>
              <w:delInstrText xml:space="preserve"> HYPERLINK \l "_Toc495484413" </w:delInstrText>
            </w:r>
            <w:r w:rsidDel="007C4E49">
              <w:rPr>
                <w:noProof/>
              </w:rPr>
              <w:fldChar w:fldCharType="separate"/>
            </w:r>
          </w:del>
          <w:ins w:id="132" w:author="Palacherla, Susmitha C" w:date="2021-05-27T16:07:00Z">
            <w:r w:rsidR="007C4E49">
              <w:rPr>
                <w:b/>
                <w:bCs/>
                <w:noProof/>
              </w:rPr>
              <w:t>Error! Hyperlink reference not valid.</w:t>
            </w:r>
          </w:ins>
          <w:del w:id="133" w:author="Palacherla, Susmitha C" w:date="2021-05-27T16:07:00Z">
            <w:r w:rsidR="00303ECF" w:rsidRPr="00792F27" w:rsidDel="007C4E49">
              <w:rPr>
                <w:rStyle w:val="Hyperlink"/>
                <w:rFonts w:ascii="Times New Roman" w:hAnsi="Times New Roman"/>
                <w:noProof/>
              </w:rPr>
              <w:delText>1.5</w:delText>
            </w:r>
            <w:r w:rsidR="00303ECF" w:rsidDel="007C4E49">
              <w:rPr>
                <w:noProof/>
                <w:lang w:eastAsia="en-US"/>
              </w:rPr>
              <w:tab/>
            </w:r>
            <w:r w:rsidR="00303ECF" w:rsidRPr="00792F27" w:rsidDel="007C4E49">
              <w:rPr>
                <w:rStyle w:val="Hyperlink"/>
                <w:rFonts w:ascii="Times New Roman" w:hAnsi="Times New Roman"/>
                <w:noProof/>
              </w:rPr>
              <w:delText>Module List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_Toc495484413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3FC4D271" w14:textId="66A25DA4" w:rsidR="00303ECF" w:rsidDel="007C4E49" w:rsidRDefault="00662E99">
          <w:pPr>
            <w:pStyle w:val="TOC2"/>
            <w:tabs>
              <w:tab w:val="left" w:pos="880"/>
              <w:tab w:val="right" w:leader="dot" w:pos="9350"/>
            </w:tabs>
            <w:rPr>
              <w:del w:id="134" w:author="Palacherla, Susmitha C" w:date="2021-05-27T16:07:00Z"/>
              <w:noProof/>
              <w:lang w:eastAsia="en-US"/>
            </w:rPr>
          </w:pPr>
          <w:del w:id="135" w:author="Palacherla, Susmitha C" w:date="2021-05-27T16:07:00Z">
            <w:r w:rsidDel="007C4E49">
              <w:rPr>
                <w:noProof/>
              </w:rPr>
              <w:fldChar w:fldCharType="begin"/>
            </w:r>
            <w:r w:rsidDel="007C4E49">
              <w:rPr>
                <w:noProof/>
              </w:rPr>
              <w:delInstrText xml:space="preserve"> HYPERLINK \l "_Toc495484414" </w:delInstrText>
            </w:r>
            <w:r w:rsidDel="007C4E49">
              <w:rPr>
                <w:noProof/>
              </w:rPr>
              <w:fldChar w:fldCharType="separate"/>
            </w:r>
          </w:del>
          <w:ins w:id="136" w:author="Palacherla, Susmitha C" w:date="2021-05-27T16:07:00Z">
            <w:r w:rsidR="007C4E49">
              <w:rPr>
                <w:b/>
                <w:bCs/>
                <w:noProof/>
              </w:rPr>
              <w:t>Error! Hyperlink reference not valid.</w:t>
            </w:r>
          </w:ins>
          <w:del w:id="137" w:author="Palacherla, Susmitha C" w:date="2021-05-27T16:07:00Z">
            <w:r w:rsidR="00303ECF" w:rsidRPr="00792F27" w:rsidDel="007C4E49">
              <w:rPr>
                <w:rStyle w:val="Hyperlink"/>
                <w:rFonts w:ascii="Times New Roman" w:hAnsi="Times New Roman"/>
                <w:noProof/>
              </w:rPr>
              <w:delText>1.6</w:delText>
            </w:r>
            <w:r w:rsidR="00303ECF" w:rsidDel="007C4E49">
              <w:rPr>
                <w:noProof/>
                <w:lang w:eastAsia="en-US"/>
              </w:rPr>
              <w:tab/>
            </w:r>
            <w:r w:rsidR="00303ECF" w:rsidRPr="00792F27" w:rsidDel="007C4E49">
              <w:rPr>
                <w:rStyle w:val="Hyperlink"/>
                <w:rFonts w:ascii="Times New Roman" w:hAnsi="Times New Roman"/>
                <w:noProof/>
              </w:rPr>
              <w:delText>Software and Hardware Interfaces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_Toc495484414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7CCA08C5" w14:textId="613A882C" w:rsidR="00303ECF" w:rsidDel="007C4E49" w:rsidRDefault="00662E99">
          <w:pPr>
            <w:pStyle w:val="TOC3"/>
            <w:tabs>
              <w:tab w:val="left" w:pos="1320"/>
              <w:tab w:val="right" w:leader="dot" w:pos="9350"/>
            </w:tabs>
            <w:rPr>
              <w:del w:id="138" w:author="Palacherla, Susmitha C" w:date="2021-05-27T16:07:00Z"/>
              <w:noProof/>
              <w:lang w:eastAsia="en-US"/>
            </w:rPr>
          </w:pPr>
          <w:del w:id="139" w:author="Palacherla, Susmitha C" w:date="2021-05-27T16:07:00Z">
            <w:r w:rsidDel="007C4E49">
              <w:rPr>
                <w:noProof/>
              </w:rPr>
              <w:fldChar w:fldCharType="begin"/>
            </w:r>
            <w:r w:rsidDel="007C4E49">
              <w:rPr>
                <w:noProof/>
              </w:rPr>
              <w:delInstrText xml:space="preserve"> HYPERLINK \l "_Toc495484415" </w:delInstrText>
            </w:r>
            <w:r w:rsidDel="007C4E49">
              <w:rPr>
                <w:noProof/>
              </w:rPr>
              <w:fldChar w:fldCharType="separate"/>
            </w:r>
          </w:del>
          <w:ins w:id="140" w:author="Palacherla, Susmitha C" w:date="2021-05-27T16:07:00Z">
            <w:r w:rsidR="007C4E49">
              <w:rPr>
                <w:b/>
                <w:bCs/>
                <w:noProof/>
              </w:rPr>
              <w:t>Error! Hyperlink reference not valid.</w:t>
            </w:r>
          </w:ins>
          <w:del w:id="141" w:author="Palacherla, Susmitha C" w:date="2021-05-27T16:07:00Z">
            <w:r w:rsidR="00303ECF" w:rsidRPr="00792F27" w:rsidDel="007C4E49">
              <w:rPr>
                <w:rStyle w:val="Hyperlink"/>
                <w:rFonts w:ascii="Times New Roman" w:hAnsi="Times New Roman"/>
                <w:noProof/>
              </w:rPr>
              <w:delText>1.6.1</w:delText>
            </w:r>
            <w:r w:rsidR="00303ECF" w:rsidDel="007C4E49">
              <w:rPr>
                <w:noProof/>
                <w:lang w:eastAsia="en-US"/>
              </w:rPr>
              <w:tab/>
            </w:r>
            <w:r w:rsidR="00303ECF" w:rsidRPr="00792F27" w:rsidDel="007C4E49">
              <w:rPr>
                <w:rStyle w:val="Hyperlink"/>
                <w:rFonts w:ascii="Times New Roman" w:hAnsi="Times New Roman"/>
                <w:noProof/>
              </w:rPr>
              <w:delText>Software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_Toc495484415 \h </w:delInstrText>
            </w:r>
            <w:r w:rsidR="00303ECF" w:rsidDel="007C4E49">
              <w:rPr>
                <w:noProof/>
                <w:webHidden/>
              </w:rPr>
            </w:r>
            <w:r w:rsidR="00303ECF" w:rsidDel="007C4E49">
              <w:rPr>
                <w:noProof/>
                <w:webHidden/>
              </w:rPr>
              <w:fldChar w:fldCharType="separate"/>
            </w:r>
            <w:r w:rsidR="00303ECF" w:rsidDel="007C4E49">
              <w:rPr>
                <w:noProof/>
                <w:webHidden/>
              </w:rPr>
              <w:delText>4</w:delText>
            </w:r>
            <w:r w:rsidR="00303ECF" w:rsidDel="007C4E49">
              <w:rPr>
                <w:noProof/>
                <w:webHidden/>
              </w:rPr>
              <w:fldChar w:fldCharType="end"/>
            </w:r>
            <w:r w:rsidDel="007C4E49">
              <w:rPr>
                <w:noProof/>
              </w:rPr>
              <w:fldChar w:fldCharType="end"/>
            </w:r>
          </w:del>
        </w:p>
        <w:p w14:paraId="6DBF77F5" w14:textId="5E0B0F86" w:rsidR="00303ECF" w:rsidDel="007C4E49" w:rsidRDefault="00662E99">
          <w:pPr>
            <w:pStyle w:val="TOC3"/>
            <w:tabs>
              <w:tab w:val="left" w:pos="1320"/>
              <w:tab w:val="right" w:leader="dot" w:pos="9350"/>
            </w:tabs>
            <w:rPr>
              <w:del w:id="142" w:author="Palacherla, Susmitha C" w:date="2021-05-27T16:07:00Z"/>
              <w:noProof/>
              <w:lang w:eastAsia="en-US"/>
            </w:rPr>
          </w:pPr>
          <w:del w:id="143" w:author="Palacherla, Susmitha C" w:date="2021-05-27T16:07:00Z">
            <w:r w:rsidDel="007C4E49">
              <w:rPr>
                <w:noProof/>
              </w:rPr>
              <w:fldChar w:fldCharType="begin"/>
            </w:r>
            <w:r w:rsidDel="007C4E49">
              <w:rPr>
                <w:noProof/>
              </w:rPr>
              <w:delInstrText xml:space="preserve"> HYPERLINK \l "_Toc495484416" </w:delInstrText>
            </w:r>
            <w:r w:rsidDel="007C4E49">
              <w:rPr>
                <w:noProof/>
              </w:rPr>
              <w:fldChar w:fldCharType="separate"/>
            </w:r>
          </w:del>
          <w:ins w:id="144" w:author="Palacherla, Susmitha C" w:date="2021-05-27T16:07:00Z">
            <w:r w:rsidR="007C4E49">
              <w:rPr>
                <w:b/>
                <w:bCs/>
                <w:noProof/>
              </w:rPr>
              <w:t>Error! Hyperlink reference not valid.</w:t>
            </w:r>
          </w:ins>
          <w:del w:id="145" w:author="Palacherla, Susmitha C" w:date="2021-05-27T16:07:00Z">
            <w:r w:rsidR="00303ECF" w:rsidRPr="00792F27" w:rsidDel="007C4E49">
              <w:rPr>
                <w:rStyle w:val="Hyperlink"/>
                <w:rFonts w:ascii="Times New Roman" w:hAnsi="Times New Roman"/>
                <w:noProof/>
              </w:rPr>
              <w:delText>1.6.2</w:delText>
            </w:r>
            <w:r w:rsidR="00303ECF" w:rsidDel="007C4E49">
              <w:rPr>
                <w:noProof/>
                <w:lang w:eastAsia="en-US"/>
              </w:rPr>
              <w:tab/>
            </w:r>
            <w:r w:rsidR="00303ECF" w:rsidRPr="00792F27" w:rsidDel="007C4E49">
              <w:rPr>
                <w:rStyle w:val="Hyperlink"/>
                <w:rFonts w:ascii="Times New Roman" w:hAnsi="Times New Roman"/>
                <w:noProof/>
              </w:rPr>
              <w:delText>Hardware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_Toc495484416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569DEB9" w14:textId="0CE7A913" w:rsidR="00303ECF" w:rsidDel="007C4E49" w:rsidRDefault="00662E99">
          <w:pPr>
            <w:pStyle w:val="TOC2"/>
            <w:tabs>
              <w:tab w:val="left" w:pos="880"/>
              <w:tab w:val="right" w:leader="dot" w:pos="9350"/>
            </w:tabs>
            <w:rPr>
              <w:del w:id="146" w:author="Palacherla, Susmitha C" w:date="2021-05-27T16:07:00Z"/>
              <w:noProof/>
              <w:lang w:eastAsia="en-US"/>
            </w:rPr>
          </w:pPr>
          <w:del w:id="147" w:author="Palacherla, Susmitha C" w:date="2021-05-27T16:07:00Z">
            <w:r w:rsidDel="007C4E49">
              <w:rPr>
                <w:noProof/>
              </w:rPr>
              <w:fldChar w:fldCharType="begin"/>
            </w:r>
            <w:r w:rsidDel="007C4E49">
              <w:rPr>
                <w:noProof/>
              </w:rPr>
              <w:delInstrText xml:space="preserve"> HYPERLINK \l "_Toc495484417" </w:delInstrText>
            </w:r>
            <w:r w:rsidDel="007C4E49">
              <w:rPr>
                <w:noProof/>
              </w:rPr>
              <w:fldChar w:fldCharType="separate"/>
            </w:r>
          </w:del>
          <w:ins w:id="148" w:author="Palacherla, Susmitha C" w:date="2021-05-27T16:07:00Z">
            <w:r w:rsidR="007C4E49">
              <w:rPr>
                <w:b/>
                <w:bCs/>
                <w:noProof/>
              </w:rPr>
              <w:t>Error! Hyperlink reference not valid.</w:t>
            </w:r>
          </w:ins>
          <w:del w:id="149" w:author="Palacherla, Susmitha C" w:date="2021-05-27T16:07:00Z">
            <w:r w:rsidR="00303ECF" w:rsidRPr="00792F27" w:rsidDel="007C4E49">
              <w:rPr>
                <w:rStyle w:val="Hyperlink"/>
                <w:rFonts w:ascii="Times New Roman" w:hAnsi="Times New Roman"/>
                <w:noProof/>
              </w:rPr>
              <w:delText>1.7</w:delText>
            </w:r>
            <w:r w:rsidR="00303ECF" w:rsidDel="007C4E49">
              <w:rPr>
                <w:noProof/>
                <w:lang w:eastAsia="en-US"/>
              </w:rPr>
              <w:tab/>
            </w:r>
            <w:r w:rsidR="00303ECF" w:rsidRPr="00792F27" w:rsidDel="007C4E49">
              <w:rPr>
                <w:rStyle w:val="Hyperlink"/>
                <w:rFonts w:ascii="Times New Roman" w:hAnsi="Times New Roman"/>
                <w:noProof/>
              </w:rPr>
              <w:delText>Users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_Toc495484417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9924EA1" w14:textId="01C14A6E" w:rsidR="00303ECF" w:rsidDel="007C4E49" w:rsidRDefault="00662E99">
          <w:pPr>
            <w:pStyle w:val="TOC1"/>
            <w:tabs>
              <w:tab w:val="left" w:pos="440"/>
              <w:tab w:val="right" w:leader="dot" w:pos="9350"/>
            </w:tabs>
            <w:rPr>
              <w:del w:id="150" w:author="Palacherla, Susmitha C" w:date="2021-05-27T16:07:00Z"/>
              <w:rFonts w:asciiTheme="minorHAnsi" w:eastAsiaTheme="minorEastAsia" w:hAnsiTheme="minorHAnsi" w:cstheme="minorBidi"/>
              <w:noProof/>
            </w:rPr>
          </w:pPr>
          <w:del w:id="151" w:author="Palacherla, Susmitha C" w:date="2021-05-27T16:07:00Z">
            <w:r w:rsidDel="007C4E49">
              <w:rPr>
                <w:noProof/>
              </w:rPr>
              <w:fldChar w:fldCharType="begin"/>
            </w:r>
            <w:r w:rsidDel="007C4E49">
              <w:rPr>
                <w:noProof/>
              </w:rPr>
              <w:delInstrText xml:space="preserve"> HYPERLINK \l "_Toc495484418" </w:delInstrText>
            </w:r>
            <w:r w:rsidDel="007C4E49">
              <w:rPr>
                <w:noProof/>
              </w:rPr>
              <w:fldChar w:fldCharType="separate"/>
            </w:r>
          </w:del>
          <w:ins w:id="152" w:author="Palacherla, Susmitha C" w:date="2021-05-27T16:07:00Z">
            <w:r w:rsidR="007C4E49">
              <w:rPr>
                <w:b/>
                <w:bCs/>
                <w:noProof/>
              </w:rPr>
              <w:t>Error! Hyperlink reference not valid.</w:t>
            </w:r>
          </w:ins>
          <w:del w:id="153" w:author="Palacherla, Susmitha C" w:date="2021-05-27T16:07:00Z">
            <w:r w:rsidR="00303ECF" w:rsidRPr="00792F27" w:rsidDel="007C4E49">
              <w:rPr>
                <w:rStyle w:val="Hyperlink"/>
                <w:rFonts w:ascii="Times New Roman" w:hAnsi="Times New Roman"/>
                <w:noProof/>
              </w:rPr>
              <w:delText>2.</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Details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_Toc495484418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CDF2DC8" w14:textId="113128BB" w:rsidR="00303ECF" w:rsidDel="007C4E49" w:rsidRDefault="00662E99">
          <w:pPr>
            <w:pStyle w:val="TOC2"/>
            <w:tabs>
              <w:tab w:val="left" w:pos="880"/>
              <w:tab w:val="right" w:leader="dot" w:pos="9350"/>
            </w:tabs>
            <w:rPr>
              <w:del w:id="154" w:author="Palacherla, Susmitha C" w:date="2021-05-27T16:07:00Z"/>
              <w:noProof/>
              <w:lang w:eastAsia="en-US"/>
            </w:rPr>
          </w:pPr>
          <w:del w:id="155" w:author="Palacherla, Susmitha C" w:date="2021-05-27T16:07:00Z">
            <w:r w:rsidDel="007C4E49">
              <w:rPr>
                <w:noProof/>
              </w:rPr>
              <w:fldChar w:fldCharType="begin"/>
            </w:r>
            <w:r w:rsidDel="007C4E49">
              <w:rPr>
                <w:noProof/>
              </w:rPr>
              <w:delInstrText xml:space="preserve"> HYPERLINK \l "_Toc495484420" </w:delInstrText>
            </w:r>
            <w:r w:rsidDel="007C4E49">
              <w:rPr>
                <w:noProof/>
              </w:rPr>
              <w:fldChar w:fldCharType="separate"/>
            </w:r>
          </w:del>
          <w:ins w:id="156" w:author="Palacherla, Susmitha C" w:date="2021-05-27T16:07:00Z">
            <w:r w:rsidR="007C4E49">
              <w:rPr>
                <w:b/>
                <w:bCs/>
                <w:noProof/>
              </w:rPr>
              <w:t>Error! Hyperlink reference not valid.</w:t>
            </w:r>
          </w:ins>
          <w:del w:id="157" w:author="Palacherla, Susmitha C" w:date="2021-05-27T16:07:00Z">
            <w:r w:rsidR="00303ECF" w:rsidRPr="00792F27" w:rsidDel="007C4E49">
              <w:rPr>
                <w:rStyle w:val="Hyperlink"/>
                <w:rFonts w:ascii="Times New Roman" w:hAnsi="Times New Roman"/>
                <w:noProof/>
              </w:rPr>
              <w:delText>2.1</w:delText>
            </w:r>
            <w:r w:rsidR="00303ECF" w:rsidDel="007C4E49">
              <w:rPr>
                <w:noProof/>
                <w:lang w:eastAsia="en-US"/>
              </w:rPr>
              <w:tab/>
            </w:r>
            <w:r w:rsidR="00303ECF" w:rsidRPr="00792F27" w:rsidDel="007C4E49">
              <w:rPr>
                <w:rStyle w:val="Hyperlink"/>
                <w:rFonts w:ascii="Times New Roman" w:hAnsi="Times New Roman"/>
                <w:noProof/>
              </w:rPr>
              <w:delText>Input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_Toc495484420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48EC53CE" w14:textId="283E96A5" w:rsidR="00303ECF" w:rsidDel="007C4E49" w:rsidRDefault="00662E99">
          <w:pPr>
            <w:pStyle w:val="TOC3"/>
            <w:tabs>
              <w:tab w:val="left" w:pos="1320"/>
              <w:tab w:val="right" w:leader="dot" w:pos="9350"/>
            </w:tabs>
            <w:rPr>
              <w:del w:id="158" w:author="Palacherla, Susmitha C" w:date="2021-05-27T16:07:00Z"/>
              <w:noProof/>
              <w:lang w:eastAsia="en-US"/>
            </w:rPr>
          </w:pPr>
          <w:del w:id="159" w:author="Palacherla, Susmitha C" w:date="2021-05-27T16:07:00Z">
            <w:r w:rsidDel="007C4E49">
              <w:rPr>
                <w:noProof/>
              </w:rPr>
              <w:fldChar w:fldCharType="begin"/>
            </w:r>
            <w:r w:rsidDel="007C4E49">
              <w:rPr>
                <w:noProof/>
              </w:rPr>
              <w:delInstrText xml:space="preserve"> HYPERLINK \l "_Toc495484421" </w:delInstrText>
            </w:r>
            <w:r w:rsidDel="007C4E49">
              <w:rPr>
                <w:noProof/>
              </w:rPr>
              <w:fldChar w:fldCharType="separate"/>
            </w:r>
          </w:del>
          <w:ins w:id="160" w:author="Palacherla, Susmitha C" w:date="2021-05-27T16:07:00Z">
            <w:r w:rsidR="007C4E49">
              <w:rPr>
                <w:b/>
                <w:bCs/>
                <w:noProof/>
              </w:rPr>
              <w:t>Error! Hyperlink reference not valid.</w:t>
            </w:r>
          </w:ins>
          <w:del w:id="161" w:author="Palacherla, Susmitha C" w:date="2021-05-27T16:07:00Z">
            <w:r w:rsidR="00303ECF" w:rsidRPr="00792F27" w:rsidDel="007C4E49">
              <w:rPr>
                <w:rStyle w:val="Hyperlink"/>
                <w:rFonts w:ascii="Times New Roman" w:hAnsi="Times New Roman"/>
                <w:noProof/>
              </w:rPr>
              <w:delText>2.1.1</w:delText>
            </w:r>
            <w:r w:rsidR="00303ECF" w:rsidDel="007C4E49">
              <w:rPr>
                <w:noProof/>
                <w:lang w:eastAsia="en-US"/>
              </w:rPr>
              <w:tab/>
            </w:r>
            <w:r w:rsidR="00303ECF" w:rsidRPr="00792F27" w:rsidDel="007C4E49">
              <w:rPr>
                <w:rStyle w:val="Hyperlink"/>
                <w:rFonts w:ascii="Times New Roman" w:hAnsi="Times New Roman"/>
                <w:noProof/>
              </w:rPr>
              <w:delText>Stored Procedure [EC].[sp_rptCoachingSummaryForModule]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_Toc495484421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D57F34F" w14:textId="3F186A48" w:rsidR="00303ECF" w:rsidDel="007C4E49" w:rsidRDefault="00662E99">
          <w:pPr>
            <w:pStyle w:val="TOC2"/>
            <w:tabs>
              <w:tab w:val="left" w:pos="880"/>
              <w:tab w:val="right" w:leader="dot" w:pos="9350"/>
            </w:tabs>
            <w:rPr>
              <w:del w:id="162" w:author="Palacherla, Susmitha C" w:date="2021-05-27T16:07:00Z"/>
              <w:noProof/>
              <w:lang w:eastAsia="en-US"/>
            </w:rPr>
          </w:pPr>
          <w:del w:id="163" w:author="Palacherla, Susmitha C" w:date="2021-05-27T16:07:00Z">
            <w:r w:rsidDel="007C4E49">
              <w:rPr>
                <w:noProof/>
              </w:rPr>
              <w:fldChar w:fldCharType="begin"/>
            </w:r>
            <w:r w:rsidDel="007C4E49">
              <w:rPr>
                <w:noProof/>
              </w:rPr>
              <w:delInstrText xml:space="preserve"> HYPERLINK \l "_Toc495484422" </w:delInstrText>
            </w:r>
            <w:r w:rsidDel="007C4E49">
              <w:rPr>
                <w:noProof/>
              </w:rPr>
              <w:fldChar w:fldCharType="separate"/>
            </w:r>
          </w:del>
          <w:ins w:id="164" w:author="Palacherla, Susmitha C" w:date="2021-05-27T16:07:00Z">
            <w:r w:rsidR="007C4E49">
              <w:rPr>
                <w:b/>
                <w:bCs/>
                <w:noProof/>
              </w:rPr>
              <w:t>Error! Hyperlink reference not valid.</w:t>
            </w:r>
          </w:ins>
          <w:del w:id="165" w:author="Palacherla, Susmitha C" w:date="2021-05-27T16:07:00Z">
            <w:r w:rsidR="00303ECF" w:rsidRPr="00792F27" w:rsidDel="007C4E49">
              <w:rPr>
                <w:rStyle w:val="Hyperlink"/>
                <w:rFonts w:ascii="Times New Roman" w:hAnsi="Times New Roman"/>
                <w:noProof/>
              </w:rPr>
              <w:delText>2.2</w:delText>
            </w:r>
            <w:r w:rsidR="00303ECF" w:rsidDel="007C4E49">
              <w:rPr>
                <w:noProof/>
                <w:lang w:eastAsia="en-US"/>
              </w:rPr>
              <w:tab/>
            </w:r>
            <w:r w:rsidR="00303ECF" w:rsidRPr="00792F27" w:rsidDel="007C4E49">
              <w:rPr>
                <w:rStyle w:val="Hyperlink"/>
                <w:rFonts w:ascii="Times New Roman" w:hAnsi="Times New Roman"/>
                <w:noProof/>
              </w:rPr>
              <w:delText>Output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_Toc495484422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221DDFA3" w14:textId="1D34649E" w:rsidR="00303ECF" w:rsidDel="007C4E49" w:rsidRDefault="00662E99">
          <w:pPr>
            <w:pStyle w:val="TOC3"/>
            <w:tabs>
              <w:tab w:val="left" w:pos="1320"/>
              <w:tab w:val="right" w:leader="dot" w:pos="9350"/>
            </w:tabs>
            <w:rPr>
              <w:del w:id="166" w:author="Palacherla, Susmitha C" w:date="2021-05-27T16:07:00Z"/>
              <w:noProof/>
              <w:lang w:eastAsia="en-US"/>
            </w:rPr>
          </w:pPr>
          <w:del w:id="167" w:author="Palacherla, Susmitha C" w:date="2021-05-27T16:07:00Z">
            <w:r w:rsidDel="007C4E49">
              <w:rPr>
                <w:noProof/>
              </w:rPr>
              <w:fldChar w:fldCharType="begin"/>
            </w:r>
            <w:r w:rsidDel="007C4E49">
              <w:rPr>
                <w:noProof/>
              </w:rPr>
              <w:delInstrText xml:space="preserve"> HYPERLINK \l "_Toc495484423" </w:delInstrText>
            </w:r>
            <w:r w:rsidDel="007C4E49">
              <w:rPr>
                <w:noProof/>
              </w:rPr>
              <w:fldChar w:fldCharType="separate"/>
            </w:r>
          </w:del>
          <w:ins w:id="168" w:author="Palacherla, Susmitha C" w:date="2021-05-27T16:07:00Z">
            <w:r w:rsidR="007C4E49">
              <w:rPr>
                <w:b/>
                <w:bCs/>
                <w:noProof/>
              </w:rPr>
              <w:t>Error! Hyperlink reference not valid.</w:t>
            </w:r>
          </w:ins>
          <w:del w:id="169" w:author="Palacherla, Susmitha C" w:date="2021-05-27T16:07:00Z">
            <w:r w:rsidR="00303ECF" w:rsidRPr="00792F27" w:rsidDel="007C4E49">
              <w:rPr>
                <w:rStyle w:val="Hyperlink"/>
                <w:rFonts w:ascii="Times New Roman" w:hAnsi="Times New Roman"/>
                <w:noProof/>
              </w:rPr>
              <w:delText>2.2.1</w:delText>
            </w:r>
            <w:r w:rsidR="00303ECF" w:rsidDel="007C4E49">
              <w:rPr>
                <w:noProof/>
                <w:lang w:eastAsia="en-US"/>
              </w:rPr>
              <w:tab/>
            </w:r>
            <w:r w:rsidR="00303ECF" w:rsidRPr="00792F27" w:rsidDel="007C4E49">
              <w:rPr>
                <w:rStyle w:val="Hyperlink"/>
                <w:rFonts w:ascii="Times New Roman" w:hAnsi="Times New Roman"/>
                <w:noProof/>
              </w:rPr>
              <w:delText>Coaching Summary Report for CSR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_Toc495484423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6F19440F" w14:textId="1A365207" w:rsidR="00303ECF" w:rsidDel="007C4E49" w:rsidRDefault="00662E99">
          <w:pPr>
            <w:pStyle w:val="TOC3"/>
            <w:tabs>
              <w:tab w:val="left" w:pos="1320"/>
              <w:tab w:val="right" w:leader="dot" w:pos="9350"/>
            </w:tabs>
            <w:rPr>
              <w:del w:id="170" w:author="Palacherla, Susmitha C" w:date="2021-05-27T16:07:00Z"/>
              <w:noProof/>
              <w:lang w:eastAsia="en-US"/>
            </w:rPr>
          </w:pPr>
          <w:del w:id="171" w:author="Palacherla, Susmitha C" w:date="2021-05-27T16:07:00Z">
            <w:r w:rsidDel="007C4E49">
              <w:rPr>
                <w:noProof/>
              </w:rPr>
              <w:fldChar w:fldCharType="begin"/>
            </w:r>
            <w:r w:rsidDel="007C4E49">
              <w:rPr>
                <w:noProof/>
              </w:rPr>
              <w:delInstrText xml:space="preserve"> HYPERLINK \l "_Toc495484424" </w:delInstrText>
            </w:r>
            <w:r w:rsidDel="007C4E49">
              <w:rPr>
                <w:noProof/>
              </w:rPr>
              <w:fldChar w:fldCharType="separate"/>
            </w:r>
          </w:del>
          <w:ins w:id="172" w:author="Palacherla, Susmitha C" w:date="2021-05-27T16:07:00Z">
            <w:r w:rsidR="007C4E49">
              <w:rPr>
                <w:b/>
                <w:bCs/>
                <w:noProof/>
              </w:rPr>
              <w:t>Error! Hyperlink reference not valid.</w:t>
            </w:r>
          </w:ins>
          <w:del w:id="173" w:author="Palacherla, Susmitha C" w:date="2021-05-27T16:07:00Z">
            <w:r w:rsidR="00303ECF" w:rsidRPr="00792F27" w:rsidDel="007C4E49">
              <w:rPr>
                <w:rStyle w:val="Hyperlink"/>
                <w:rFonts w:ascii="Times New Roman" w:hAnsi="Times New Roman"/>
                <w:noProof/>
              </w:rPr>
              <w:delText>2.2.2</w:delText>
            </w:r>
            <w:r w:rsidR="00303ECF" w:rsidDel="007C4E49">
              <w:rPr>
                <w:noProof/>
                <w:lang w:eastAsia="en-US"/>
              </w:rPr>
              <w:tab/>
            </w:r>
            <w:r w:rsidR="00303ECF" w:rsidRPr="00792F27" w:rsidDel="007C4E49">
              <w:rPr>
                <w:rStyle w:val="Hyperlink"/>
                <w:rFonts w:ascii="Times New Roman" w:hAnsi="Times New Roman"/>
                <w:noProof/>
              </w:rPr>
              <w:delText>Coaching Summary Report for Supervisor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_Toc495484424 \h </w:delInstrText>
            </w:r>
            <w:r w:rsidR="00303ECF" w:rsidDel="007C4E49">
              <w:rPr>
                <w:noProof/>
                <w:webHidden/>
              </w:rPr>
            </w:r>
            <w:r w:rsidR="00303ECF" w:rsidDel="007C4E49">
              <w:rPr>
                <w:noProof/>
                <w:webHidden/>
              </w:rPr>
              <w:fldChar w:fldCharType="separate"/>
            </w:r>
            <w:r w:rsidR="00303ECF" w:rsidDel="007C4E49">
              <w:rPr>
                <w:noProof/>
                <w:webHidden/>
              </w:rPr>
              <w:delText>5</w:delText>
            </w:r>
            <w:r w:rsidR="00303ECF" w:rsidDel="007C4E49">
              <w:rPr>
                <w:noProof/>
                <w:webHidden/>
              </w:rPr>
              <w:fldChar w:fldCharType="end"/>
            </w:r>
            <w:r w:rsidDel="007C4E49">
              <w:rPr>
                <w:noProof/>
              </w:rPr>
              <w:fldChar w:fldCharType="end"/>
            </w:r>
          </w:del>
        </w:p>
        <w:p w14:paraId="3754D71B" w14:textId="566C371C" w:rsidR="00303ECF" w:rsidDel="007C4E49" w:rsidRDefault="00662E99">
          <w:pPr>
            <w:pStyle w:val="TOC3"/>
            <w:tabs>
              <w:tab w:val="left" w:pos="1320"/>
              <w:tab w:val="right" w:leader="dot" w:pos="9350"/>
            </w:tabs>
            <w:rPr>
              <w:del w:id="174" w:author="Palacherla, Susmitha C" w:date="2021-05-27T16:07:00Z"/>
              <w:noProof/>
              <w:lang w:eastAsia="en-US"/>
            </w:rPr>
          </w:pPr>
          <w:del w:id="175" w:author="Palacherla, Susmitha C" w:date="2021-05-27T16:07:00Z">
            <w:r w:rsidDel="007C4E49">
              <w:rPr>
                <w:noProof/>
              </w:rPr>
              <w:fldChar w:fldCharType="begin"/>
            </w:r>
            <w:r w:rsidDel="007C4E49">
              <w:rPr>
                <w:noProof/>
              </w:rPr>
              <w:delInstrText xml:space="preserve"> HYPERLINK \l "_Toc495484425" </w:delInstrText>
            </w:r>
            <w:r w:rsidDel="007C4E49">
              <w:rPr>
                <w:noProof/>
              </w:rPr>
              <w:fldChar w:fldCharType="separate"/>
            </w:r>
          </w:del>
          <w:ins w:id="176" w:author="Palacherla, Susmitha C" w:date="2021-05-27T16:07:00Z">
            <w:r w:rsidR="007C4E49">
              <w:rPr>
                <w:b/>
                <w:bCs/>
                <w:noProof/>
              </w:rPr>
              <w:t>Error! Hyperlink reference not valid.</w:t>
            </w:r>
          </w:ins>
          <w:del w:id="177" w:author="Palacherla, Susmitha C" w:date="2021-05-27T16:07:00Z">
            <w:r w:rsidR="00303ECF" w:rsidRPr="00792F27" w:rsidDel="007C4E49">
              <w:rPr>
                <w:rStyle w:val="Hyperlink"/>
                <w:rFonts w:ascii="Times New Roman" w:hAnsi="Times New Roman"/>
                <w:noProof/>
              </w:rPr>
              <w:delText>2.2.3</w:delText>
            </w:r>
            <w:r w:rsidR="00303ECF" w:rsidDel="007C4E49">
              <w:rPr>
                <w:noProof/>
                <w:lang w:eastAsia="en-US"/>
              </w:rPr>
              <w:tab/>
            </w:r>
            <w:r w:rsidR="00303ECF" w:rsidRPr="00792F27" w:rsidDel="007C4E49">
              <w:rPr>
                <w:rStyle w:val="Hyperlink"/>
                <w:rFonts w:ascii="Times New Roman" w:hAnsi="Times New Roman"/>
                <w:noProof/>
              </w:rPr>
              <w:delText>Coaching Summary Report for Quality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_Toc495484425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4CCCF0C3" w14:textId="40931005" w:rsidR="00303ECF" w:rsidDel="007C4E49" w:rsidRDefault="00662E99">
          <w:pPr>
            <w:pStyle w:val="TOC3"/>
            <w:tabs>
              <w:tab w:val="left" w:pos="1320"/>
              <w:tab w:val="right" w:leader="dot" w:pos="9350"/>
            </w:tabs>
            <w:rPr>
              <w:del w:id="178" w:author="Palacherla, Susmitha C" w:date="2021-05-27T16:07:00Z"/>
              <w:noProof/>
              <w:lang w:eastAsia="en-US"/>
            </w:rPr>
          </w:pPr>
          <w:del w:id="179" w:author="Palacherla, Susmitha C" w:date="2021-05-27T16:07:00Z">
            <w:r w:rsidDel="007C4E49">
              <w:rPr>
                <w:noProof/>
              </w:rPr>
              <w:fldChar w:fldCharType="begin"/>
            </w:r>
            <w:r w:rsidDel="007C4E49">
              <w:rPr>
                <w:noProof/>
              </w:rPr>
              <w:delInstrText xml:space="preserve"> HYPERLINK \l "_Toc495484426" </w:delInstrText>
            </w:r>
            <w:r w:rsidDel="007C4E49">
              <w:rPr>
                <w:noProof/>
              </w:rPr>
              <w:fldChar w:fldCharType="separate"/>
            </w:r>
          </w:del>
          <w:ins w:id="180" w:author="Palacherla, Susmitha C" w:date="2021-05-27T16:07:00Z">
            <w:r w:rsidR="007C4E49">
              <w:rPr>
                <w:b/>
                <w:bCs/>
                <w:noProof/>
              </w:rPr>
              <w:t>Error! Hyperlink reference not valid.</w:t>
            </w:r>
          </w:ins>
          <w:del w:id="181" w:author="Palacherla, Susmitha C" w:date="2021-05-27T16:07:00Z">
            <w:r w:rsidR="00303ECF" w:rsidRPr="00792F27" w:rsidDel="007C4E49">
              <w:rPr>
                <w:rStyle w:val="Hyperlink"/>
                <w:rFonts w:ascii="Times New Roman" w:hAnsi="Times New Roman"/>
                <w:noProof/>
              </w:rPr>
              <w:delText>2.2.4</w:delText>
            </w:r>
            <w:r w:rsidR="00303ECF" w:rsidDel="007C4E49">
              <w:rPr>
                <w:noProof/>
                <w:lang w:eastAsia="en-US"/>
              </w:rPr>
              <w:tab/>
            </w:r>
            <w:r w:rsidR="00303ECF" w:rsidRPr="00792F27" w:rsidDel="007C4E49">
              <w:rPr>
                <w:rStyle w:val="Hyperlink"/>
                <w:rFonts w:ascii="Times New Roman" w:hAnsi="Times New Roman"/>
                <w:noProof/>
              </w:rPr>
              <w:delText>Coaching Summary Report for LSA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_Toc495484426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6D3D4D64" w14:textId="2B3F1641" w:rsidR="00303ECF" w:rsidDel="007C4E49" w:rsidRDefault="00662E99">
          <w:pPr>
            <w:pStyle w:val="TOC3"/>
            <w:tabs>
              <w:tab w:val="left" w:pos="1320"/>
              <w:tab w:val="right" w:leader="dot" w:pos="9350"/>
            </w:tabs>
            <w:rPr>
              <w:del w:id="182" w:author="Palacherla, Susmitha C" w:date="2021-05-27T16:07:00Z"/>
              <w:noProof/>
              <w:lang w:eastAsia="en-US"/>
            </w:rPr>
          </w:pPr>
          <w:del w:id="183" w:author="Palacherla, Susmitha C" w:date="2021-05-27T16:07:00Z">
            <w:r w:rsidDel="007C4E49">
              <w:rPr>
                <w:noProof/>
              </w:rPr>
              <w:fldChar w:fldCharType="begin"/>
            </w:r>
            <w:r w:rsidDel="007C4E49">
              <w:rPr>
                <w:noProof/>
              </w:rPr>
              <w:delInstrText xml:space="preserve"> HYPERLINK \l "_Toc495484427" </w:delInstrText>
            </w:r>
            <w:r w:rsidDel="007C4E49">
              <w:rPr>
                <w:noProof/>
              </w:rPr>
              <w:fldChar w:fldCharType="separate"/>
            </w:r>
          </w:del>
          <w:ins w:id="184" w:author="Palacherla, Susmitha C" w:date="2021-05-27T16:07:00Z">
            <w:r w:rsidR="007C4E49">
              <w:rPr>
                <w:b/>
                <w:bCs/>
                <w:noProof/>
              </w:rPr>
              <w:t>Error! Hyperlink reference not valid.</w:t>
            </w:r>
          </w:ins>
          <w:del w:id="185" w:author="Palacherla, Susmitha C" w:date="2021-05-27T16:07:00Z">
            <w:r w:rsidR="00303ECF" w:rsidRPr="00792F27" w:rsidDel="007C4E49">
              <w:rPr>
                <w:rStyle w:val="Hyperlink"/>
                <w:rFonts w:ascii="Times New Roman" w:hAnsi="Times New Roman"/>
                <w:noProof/>
              </w:rPr>
              <w:delText>2.2.5</w:delText>
            </w:r>
            <w:r w:rsidR="00303ECF" w:rsidDel="007C4E49">
              <w:rPr>
                <w:noProof/>
                <w:lang w:eastAsia="en-US"/>
              </w:rPr>
              <w:tab/>
            </w:r>
            <w:r w:rsidR="00303ECF" w:rsidRPr="00792F27" w:rsidDel="007C4E49">
              <w:rPr>
                <w:rStyle w:val="Hyperlink"/>
                <w:rFonts w:ascii="Times New Roman" w:hAnsi="Times New Roman"/>
                <w:noProof/>
              </w:rPr>
              <w:delText>Coaching Summary Report for Training Module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_Toc495484427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63CEEC63" w14:textId="3D7520F8" w:rsidR="00303ECF" w:rsidDel="007C4E49" w:rsidRDefault="00662E99">
          <w:pPr>
            <w:pStyle w:val="TOC2"/>
            <w:tabs>
              <w:tab w:val="left" w:pos="880"/>
              <w:tab w:val="right" w:leader="dot" w:pos="9350"/>
            </w:tabs>
            <w:rPr>
              <w:del w:id="186" w:author="Palacherla, Susmitha C" w:date="2021-05-27T16:07:00Z"/>
              <w:noProof/>
              <w:lang w:eastAsia="en-US"/>
            </w:rPr>
          </w:pPr>
          <w:del w:id="187" w:author="Palacherla, Susmitha C" w:date="2021-05-27T16:07:00Z">
            <w:r w:rsidDel="007C4E49">
              <w:rPr>
                <w:noProof/>
              </w:rPr>
              <w:fldChar w:fldCharType="begin"/>
            </w:r>
            <w:r w:rsidDel="007C4E49">
              <w:rPr>
                <w:noProof/>
              </w:rPr>
              <w:delInstrText xml:space="preserve"> HYPERLINK \l "_Toc495484428" </w:delInstrText>
            </w:r>
            <w:r w:rsidDel="007C4E49">
              <w:rPr>
                <w:noProof/>
              </w:rPr>
              <w:fldChar w:fldCharType="separate"/>
            </w:r>
          </w:del>
          <w:ins w:id="188" w:author="Palacherla, Susmitha C" w:date="2021-05-27T16:07:00Z">
            <w:r w:rsidR="007C4E49">
              <w:rPr>
                <w:b/>
                <w:bCs/>
                <w:noProof/>
              </w:rPr>
              <w:t>Error! Hyperlink reference not valid.</w:t>
            </w:r>
          </w:ins>
          <w:del w:id="189" w:author="Palacherla, Susmitha C" w:date="2021-05-27T16:07:00Z">
            <w:r w:rsidR="00303ECF" w:rsidRPr="00792F27" w:rsidDel="007C4E49">
              <w:rPr>
                <w:rStyle w:val="Hyperlink"/>
                <w:rFonts w:ascii="Times New Roman" w:hAnsi="Times New Roman"/>
                <w:noProof/>
              </w:rPr>
              <w:delText>2.3</w:delText>
            </w:r>
            <w:r w:rsidR="00303ECF" w:rsidDel="007C4E49">
              <w:rPr>
                <w:noProof/>
                <w:lang w:eastAsia="en-US"/>
              </w:rPr>
              <w:tab/>
            </w:r>
            <w:r w:rsidR="00303ECF" w:rsidRPr="00792F27" w:rsidDel="007C4E49">
              <w:rPr>
                <w:rStyle w:val="Hyperlink"/>
                <w:rFonts w:ascii="Times New Roman" w:hAnsi="Times New Roman"/>
                <w:noProof/>
              </w:rPr>
              <w:delText>Module Details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_Toc495484428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144F83EF" w14:textId="02E253CF" w:rsidR="00303ECF" w:rsidDel="007C4E49" w:rsidRDefault="00662E99">
          <w:pPr>
            <w:pStyle w:val="TOC3"/>
            <w:tabs>
              <w:tab w:val="left" w:pos="1320"/>
              <w:tab w:val="right" w:leader="dot" w:pos="9350"/>
            </w:tabs>
            <w:rPr>
              <w:del w:id="190" w:author="Palacherla, Susmitha C" w:date="2021-05-27T16:07:00Z"/>
              <w:noProof/>
              <w:lang w:eastAsia="en-US"/>
            </w:rPr>
          </w:pPr>
          <w:del w:id="191" w:author="Palacherla, Susmitha C" w:date="2021-05-27T16:07:00Z">
            <w:r w:rsidDel="007C4E49">
              <w:rPr>
                <w:noProof/>
              </w:rPr>
              <w:fldChar w:fldCharType="begin"/>
            </w:r>
            <w:r w:rsidDel="007C4E49">
              <w:rPr>
                <w:noProof/>
              </w:rPr>
              <w:delInstrText xml:space="preserve"> HYPERLINK \l "_Toc495484429" </w:delInstrText>
            </w:r>
            <w:r w:rsidDel="007C4E49">
              <w:rPr>
                <w:noProof/>
              </w:rPr>
              <w:fldChar w:fldCharType="separate"/>
            </w:r>
          </w:del>
          <w:ins w:id="192" w:author="Palacherla, Susmitha C" w:date="2021-05-27T16:07:00Z">
            <w:r w:rsidR="007C4E49">
              <w:rPr>
                <w:b/>
                <w:bCs/>
                <w:noProof/>
              </w:rPr>
              <w:t>Error! Hyperlink reference not valid.</w:t>
            </w:r>
          </w:ins>
          <w:del w:id="193" w:author="Palacherla, Susmitha C" w:date="2021-05-27T16:07:00Z">
            <w:r w:rsidR="00303ECF" w:rsidRPr="00792F27" w:rsidDel="007C4E49">
              <w:rPr>
                <w:rStyle w:val="Hyperlink"/>
                <w:rFonts w:ascii="Times New Roman" w:hAnsi="Times New Roman"/>
                <w:noProof/>
              </w:rPr>
              <w:delText>2.3.1</w:delText>
            </w:r>
            <w:r w:rsidR="00303ECF" w:rsidDel="007C4E49">
              <w:rPr>
                <w:noProof/>
                <w:lang w:eastAsia="en-US"/>
              </w:rPr>
              <w:tab/>
            </w:r>
            <w:r w:rsidR="00303ECF" w:rsidRPr="00792F27" w:rsidDel="007C4E49">
              <w:rPr>
                <w:rStyle w:val="Hyperlink"/>
                <w:rFonts w:ascii="Times New Roman" w:hAnsi="Times New Roman"/>
                <w:noProof/>
              </w:rPr>
              <w:delText>SQL agent job</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_Toc495484429 \h </w:delInstrText>
            </w:r>
            <w:r w:rsidR="00303ECF" w:rsidDel="007C4E49">
              <w:rPr>
                <w:noProof/>
                <w:webHidden/>
              </w:rPr>
            </w:r>
            <w:r w:rsidR="00303ECF" w:rsidDel="007C4E49">
              <w:rPr>
                <w:noProof/>
                <w:webHidden/>
              </w:rPr>
              <w:fldChar w:fldCharType="separate"/>
            </w:r>
            <w:r w:rsidR="00303ECF" w:rsidDel="007C4E49">
              <w:rPr>
                <w:noProof/>
                <w:webHidden/>
              </w:rPr>
              <w:delText>6</w:delText>
            </w:r>
            <w:r w:rsidR="00303ECF" w:rsidDel="007C4E49">
              <w:rPr>
                <w:noProof/>
                <w:webHidden/>
              </w:rPr>
              <w:fldChar w:fldCharType="end"/>
            </w:r>
            <w:r w:rsidDel="007C4E49">
              <w:rPr>
                <w:noProof/>
              </w:rPr>
              <w:fldChar w:fldCharType="end"/>
            </w:r>
          </w:del>
        </w:p>
        <w:p w14:paraId="498525DD" w14:textId="40D3F031" w:rsidR="00303ECF" w:rsidDel="007C4E49" w:rsidRDefault="00662E99">
          <w:pPr>
            <w:pStyle w:val="TOC3"/>
            <w:tabs>
              <w:tab w:val="left" w:pos="1320"/>
              <w:tab w:val="right" w:leader="dot" w:pos="9350"/>
            </w:tabs>
            <w:rPr>
              <w:del w:id="194" w:author="Palacherla, Susmitha C" w:date="2021-05-27T16:07:00Z"/>
              <w:noProof/>
              <w:lang w:eastAsia="en-US"/>
            </w:rPr>
          </w:pPr>
          <w:del w:id="195" w:author="Palacherla, Susmitha C" w:date="2021-05-27T16:07:00Z">
            <w:r w:rsidDel="007C4E49">
              <w:rPr>
                <w:noProof/>
              </w:rPr>
              <w:fldChar w:fldCharType="begin"/>
            </w:r>
            <w:r w:rsidDel="007C4E49">
              <w:rPr>
                <w:noProof/>
              </w:rPr>
              <w:delInstrText xml:space="preserve"> HYPERLINK \l "_Toc495484430" </w:delInstrText>
            </w:r>
            <w:r w:rsidDel="007C4E49">
              <w:rPr>
                <w:noProof/>
              </w:rPr>
              <w:fldChar w:fldCharType="separate"/>
            </w:r>
          </w:del>
          <w:ins w:id="196" w:author="Palacherla, Susmitha C" w:date="2021-05-27T16:07:00Z">
            <w:r w:rsidR="007C4E49">
              <w:rPr>
                <w:b/>
                <w:bCs/>
                <w:noProof/>
              </w:rPr>
              <w:t>Error! Hyperlink reference not valid.</w:t>
            </w:r>
          </w:ins>
          <w:del w:id="197" w:author="Palacherla, Susmitha C" w:date="2021-05-27T16:07:00Z">
            <w:r w:rsidR="00303ECF" w:rsidRPr="00792F27" w:rsidDel="007C4E49">
              <w:rPr>
                <w:rStyle w:val="Hyperlink"/>
                <w:rFonts w:ascii="Times New Roman" w:hAnsi="Times New Roman"/>
                <w:noProof/>
              </w:rPr>
              <w:delText>2.3.2</w:delText>
            </w:r>
            <w:r w:rsidR="00303ECF" w:rsidDel="007C4E49">
              <w:rPr>
                <w:noProof/>
                <w:lang w:eastAsia="en-US"/>
              </w:rPr>
              <w:tab/>
            </w:r>
            <w:r w:rsidR="00303ECF" w:rsidRPr="00792F27" w:rsidDel="007C4E49">
              <w:rPr>
                <w:rStyle w:val="Hyperlink"/>
                <w:rFonts w:ascii="Times New Roman" w:hAnsi="Times New Roman"/>
                <w:noProof/>
              </w:rPr>
              <w:delText>SSIS Package</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_Toc495484430 \h </w:delInstrText>
            </w:r>
            <w:r w:rsidR="00303ECF" w:rsidDel="007C4E49">
              <w:rPr>
                <w:noProof/>
                <w:webHidden/>
              </w:rPr>
            </w:r>
            <w:r w:rsidR="00303ECF" w:rsidDel="007C4E49">
              <w:rPr>
                <w:noProof/>
                <w:webHidden/>
              </w:rPr>
              <w:fldChar w:fldCharType="separate"/>
            </w:r>
            <w:r w:rsidR="00303ECF" w:rsidDel="007C4E49">
              <w:rPr>
                <w:noProof/>
                <w:webHidden/>
              </w:rPr>
              <w:delText>7</w:delText>
            </w:r>
            <w:r w:rsidR="00303ECF" w:rsidDel="007C4E49">
              <w:rPr>
                <w:noProof/>
                <w:webHidden/>
              </w:rPr>
              <w:fldChar w:fldCharType="end"/>
            </w:r>
            <w:r w:rsidDel="007C4E49">
              <w:rPr>
                <w:noProof/>
              </w:rPr>
              <w:fldChar w:fldCharType="end"/>
            </w:r>
          </w:del>
        </w:p>
        <w:p w14:paraId="140A786A" w14:textId="60753572" w:rsidR="00303ECF" w:rsidDel="007C4E49" w:rsidRDefault="00662E99">
          <w:pPr>
            <w:pStyle w:val="TOC4"/>
            <w:tabs>
              <w:tab w:val="left" w:pos="1540"/>
              <w:tab w:val="right" w:leader="dot" w:pos="9350"/>
            </w:tabs>
            <w:rPr>
              <w:del w:id="198" w:author="Palacherla, Susmitha C" w:date="2021-05-27T16:07:00Z"/>
              <w:rFonts w:asciiTheme="minorHAnsi" w:eastAsiaTheme="minorEastAsia" w:hAnsiTheme="minorHAnsi" w:cstheme="minorBidi"/>
              <w:noProof/>
            </w:rPr>
          </w:pPr>
          <w:del w:id="199" w:author="Palacherla, Susmitha C" w:date="2021-05-27T16:07:00Z">
            <w:r w:rsidDel="007C4E49">
              <w:rPr>
                <w:noProof/>
              </w:rPr>
              <w:fldChar w:fldCharType="begin"/>
            </w:r>
            <w:r w:rsidDel="007C4E49">
              <w:rPr>
                <w:noProof/>
              </w:rPr>
              <w:delInstrText xml:space="preserve"> HYPERLINK \l "_Toc495484431" </w:delInstrText>
            </w:r>
            <w:r w:rsidDel="007C4E49">
              <w:rPr>
                <w:noProof/>
              </w:rPr>
              <w:fldChar w:fldCharType="separate"/>
            </w:r>
          </w:del>
          <w:ins w:id="200" w:author="Palacherla, Susmitha C" w:date="2021-05-27T16:07:00Z">
            <w:r w:rsidR="007C4E49">
              <w:rPr>
                <w:b/>
                <w:bCs/>
                <w:noProof/>
              </w:rPr>
              <w:t>Error! Hyperlink reference not valid.</w:t>
            </w:r>
          </w:ins>
          <w:del w:id="201" w:author="Palacherla, Susmitha C" w:date="2021-05-27T16:07:00Z">
            <w:r w:rsidR="00303ECF" w:rsidRPr="00792F27" w:rsidDel="007C4E49">
              <w:rPr>
                <w:rStyle w:val="Hyperlink"/>
                <w:rFonts w:ascii="Times New Roman" w:hAnsi="Times New Roman"/>
                <w:noProof/>
              </w:rPr>
              <w:delText>2.3.2.1</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Variables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_Toc495484431 \h </w:delInstrText>
            </w:r>
            <w:r w:rsidR="00303ECF" w:rsidDel="007C4E49">
              <w:rPr>
                <w:noProof/>
                <w:webHidden/>
              </w:rPr>
            </w:r>
            <w:r w:rsidR="00303ECF" w:rsidDel="007C4E49">
              <w:rPr>
                <w:noProof/>
                <w:webHidden/>
              </w:rPr>
              <w:fldChar w:fldCharType="separate"/>
            </w:r>
            <w:r w:rsidR="00303ECF" w:rsidDel="007C4E49">
              <w:rPr>
                <w:noProof/>
                <w:webHidden/>
              </w:rPr>
              <w:delText>7</w:delText>
            </w:r>
            <w:r w:rsidR="00303ECF" w:rsidDel="007C4E49">
              <w:rPr>
                <w:noProof/>
                <w:webHidden/>
              </w:rPr>
              <w:fldChar w:fldCharType="end"/>
            </w:r>
            <w:r w:rsidDel="007C4E49">
              <w:rPr>
                <w:noProof/>
              </w:rPr>
              <w:fldChar w:fldCharType="end"/>
            </w:r>
          </w:del>
        </w:p>
        <w:p w14:paraId="70BA27E9" w14:textId="37A047E1" w:rsidR="00303ECF" w:rsidDel="007C4E49" w:rsidRDefault="00662E99">
          <w:pPr>
            <w:pStyle w:val="TOC4"/>
            <w:tabs>
              <w:tab w:val="left" w:pos="1540"/>
              <w:tab w:val="right" w:leader="dot" w:pos="9350"/>
            </w:tabs>
            <w:rPr>
              <w:del w:id="202" w:author="Palacherla, Susmitha C" w:date="2021-05-27T16:07:00Z"/>
              <w:rFonts w:asciiTheme="minorHAnsi" w:eastAsiaTheme="minorEastAsia" w:hAnsiTheme="minorHAnsi" w:cstheme="minorBidi"/>
              <w:noProof/>
            </w:rPr>
          </w:pPr>
          <w:del w:id="203" w:author="Palacherla, Susmitha C" w:date="2021-05-27T16:07:00Z">
            <w:r w:rsidDel="007C4E49">
              <w:rPr>
                <w:noProof/>
              </w:rPr>
              <w:fldChar w:fldCharType="begin"/>
            </w:r>
            <w:r w:rsidDel="007C4E49">
              <w:rPr>
                <w:noProof/>
              </w:rPr>
              <w:delInstrText xml:space="preserve"> HYPERLINK \l "_Toc495484432" </w:delInstrText>
            </w:r>
            <w:r w:rsidDel="007C4E49">
              <w:rPr>
                <w:noProof/>
              </w:rPr>
              <w:fldChar w:fldCharType="separate"/>
            </w:r>
          </w:del>
          <w:ins w:id="204" w:author="Palacherla, Susmitha C" w:date="2021-05-27T16:07:00Z">
            <w:r w:rsidR="007C4E49">
              <w:rPr>
                <w:b/>
                <w:bCs/>
                <w:noProof/>
              </w:rPr>
              <w:t>Error! Hyperlink reference not valid.</w:t>
            </w:r>
          </w:ins>
          <w:del w:id="205" w:author="Palacherla, Susmitha C" w:date="2021-05-27T16:07:00Z">
            <w:r w:rsidR="00303ECF" w:rsidRPr="00792F27" w:rsidDel="007C4E49">
              <w:rPr>
                <w:rStyle w:val="Hyperlink"/>
                <w:rFonts w:ascii="Times New Roman" w:hAnsi="Times New Roman"/>
                <w:noProof/>
              </w:rPr>
              <w:delText>2.3.2.2</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Connection Manager Entries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_Toc495484432 \h </w:delInstrText>
            </w:r>
            <w:r w:rsidR="00303ECF" w:rsidDel="007C4E49">
              <w:rPr>
                <w:noProof/>
                <w:webHidden/>
              </w:rPr>
            </w:r>
            <w:r w:rsidR="00303ECF" w:rsidDel="007C4E49">
              <w:rPr>
                <w:noProof/>
                <w:webHidden/>
              </w:rPr>
              <w:fldChar w:fldCharType="separate"/>
            </w:r>
            <w:r w:rsidR="00303ECF" w:rsidDel="007C4E49">
              <w:rPr>
                <w:noProof/>
                <w:webHidden/>
              </w:rPr>
              <w:delText>9</w:delText>
            </w:r>
            <w:r w:rsidR="00303ECF" w:rsidDel="007C4E49">
              <w:rPr>
                <w:noProof/>
                <w:webHidden/>
              </w:rPr>
              <w:fldChar w:fldCharType="end"/>
            </w:r>
            <w:r w:rsidDel="007C4E49">
              <w:rPr>
                <w:noProof/>
              </w:rPr>
              <w:fldChar w:fldCharType="end"/>
            </w:r>
          </w:del>
        </w:p>
        <w:p w14:paraId="309A18B2" w14:textId="5C38A992" w:rsidR="00303ECF" w:rsidDel="007C4E49" w:rsidRDefault="00662E99">
          <w:pPr>
            <w:pStyle w:val="TOC4"/>
            <w:tabs>
              <w:tab w:val="left" w:pos="1540"/>
              <w:tab w:val="right" w:leader="dot" w:pos="9350"/>
            </w:tabs>
            <w:rPr>
              <w:del w:id="206" w:author="Palacherla, Susmitha C" w:date="2021-05-27T16:07:00Z"/>
              <w:rFonts w:asciiTheme="minorHAnsi" w:eastAsiaTheme="minorEastAsia" w:hAnsiTheme="minorHAnsi" w:cstheme="minorBidi"/>
              <w:noProof/>
            </w:rPr>
          </w:pPr>
          <w:del w:id="207" w:author="Palacherla, Susmitha C" w:date="2021-05-27T16:07:00Z">
            <w:r w:rsidDel="007C4E49">
              <w:rPr>
                <w:noProof/>
              </w:rPr>
              <w:fldChar w:fldCharType="begin"/>
            </w:r>
            <w:r w:rsidDel="007C4E49">
              <w:rPr>
                <w:noProof/>
              </w:rPr>
              <w:delInstrText xml:space="preserve"> HYPERLINK \l "_Toc495484433" </w:delInstrText>
            </w:r>
            <w:r w:rsidDel="007C4E49">
              <w:rPr>
                <w:noProof/>
              </w:rPr>
              <w:fldChar w:fldCharType="separate"/>
            </w:r>
          </w:del>
          <w:ins w:id="208" w:author="Palacherla, Susmitha C" w:date="2021-05-27T16:07:00Z">
            <w:r w:rsidR="007C4E49">
              <w:rPr>
                <w:b/>
                <w:bCs/>
                <w:noProof/>
              </w:rPr>
              <w:t>Error! Hyperlink reference not valid.</w:t>
            </w:r>
          </w:ins>
          <w:del w:id="209" w:author="Palacherla, Susmitha C" w:date="2021-05-27T16:07:00Z">
            <w:r w:rsidR="00303ECF" w:rsidRPr="00792F27" w:rsidDel="007C4E49">
              <w:rPr>
                <w:rStyle w:val="Hyperlink"/>
                <w:rFonts w:ascii="Times New Roman" w:hAnsi="Times New Roman"/>
                <w:noProof/>
              </w:rPr>
              <w:delText>2.3.2.3</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Package Content</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_Toc495484433 \h </w:delInstrText>
            </w:r>
            <w:r w:rsidR="00303ECF" w:rsidDel="007C4E49">
              <w:rPr>
                <w:noProof/>
                <w:webHidden/>
              </w:rPr>
            </w:r>
            <w:r w:rsidR="00303ECF" w:rsidDel="007C4E49">
              <w:rPr>
                <w:noProof/>
                <w:webHidden/>
              </w:rPr>
              <w:fldChar w:fldCharType="separate"/>
            </w:r>
            <w:r w:rsidR="00303ECF" w:rsidDel="007C4E49">
              <w:rPr>
                <w:noProof/>
                <w:webHidden/>
              </w:rPr>
              <w:delText>12</w:delText>
            </w:r>
            <w:r w:rsidR="00303ECF" w:rsidDel="007C4E49">
              <w:rPr>
                <w:noProof/>
                <w:webHidden/>
              </w:rPr>
              <w:fldChar w:fldCharType="end"/>
            </w:r>
            <w:r w:rsidDel="007C4E49">
              <w:rPr>
                <w:noProof/>
              </w:rPr>
              <w:fldChar w:fldCharType="end"/>
            </w:r>
          </w:del>
        </w:p>
        <w:p w14:paraId="22B232AB" w14:textId="72C3AB3E" w:rsidR="00303ECF" w:rsidDel="007C4E49" w:rsidRDefault="00662E99">
          <w:pPr>
            <w:pStyle w:val="TOC4"/>
            <w:tabs>
              <w:tab w:val="left" w:pos="1540"/>
              <w:tab w:val="right" w:leader="dot" w:pos="9350"/>
            </w:tabs>
            <w:rPr>
              <w:del w:id="210" w:author="Palacherla, Susmitha C" w:date="2021-05-27T16:07:00Z"/>
              <w:rFonts w:asciiTheme="minorHAnsi" w:eastAsiaTheme="minorEastAsia" w:hAnsiTheme="minorHAnsi" w:cstheme="minorBidi"/>
              <w:noProof/>
            </w:rPr>
          </w:pPr>
          <w:del w:id="211" w:author="Palacherla, Susmitha C" w:date="2021-05-27T16:07:00Z">
            <w:r w:rsidDel="007C4E49">
              <w:rPr>
                <w:noProof/>
              </w:rPr>
              <w:fldChar w:fldCharType="begin"/>
            </w:r>
            <w:r w:rsidDel="007C4E49">
              <w:rPr>
                <w:noProof/>
              </w:rPr>
              <w:delInstrText xml:space="preserve"> HYPERLINK \l "_Toc495484434" </w:delInstrText>
            </w:r>
            <w:r w:rsidDel="007C4E49">
              <w:rPr>
                <w:noProof/>
              </w:rPr>
              <w:fldChar w:fldCharType="separate"/>
            </w:r>
          </w:del>
          <w:ins w:id="212" w:author="Palacherla, Susmitha C" w:date="2021-05-27T16:07:00Z">
            <w:r w:rsidR="007C4E49">
              <w:rPr>
                <w:b/>
                <w:bCs/>
                <w:noProof/>
              </w:rPr>
              <w:t>Error! Hyperlink reference not valid.</w:t>
            </w:r>
          </w:ins>
          <w:del w:id="213" w:author="Palacherla, Susmitha C" w:date="2021-05-27T16:07:00Z">
            <w:r w:rsidR="00303ECF" w:rsidRPr="00792F27" w:rsidDel="007C4E49">
              <w:rPr>
                <w:rStyle w:val="Hyperlink"/>
                <w:rFonts w:ascii="Times New Roman" w:hAnsi="Times New Roman"/>
                <w:noProof/>
              </w:rPr>
              <w:delText>2.3.2.4</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Event Handlers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_Toc495484434 \h </w:delInstrText>
            </w:r>
            <w:r w:rsidR="00303ECF" w:rsidDel="007C4E49">
              <w:rPr>
                <w:noProof/>
                <w:webHidden/>
              </w:rPr>
            </w:r>
            <w:r w:rsidR="00303ECF" w:rsidDel="007C4E49">
              <w:rPr>
                <w:noProof/>
                <w:webHidden/>
              </w:rPr>
              <w:fldChar w:fldCharType="separate"/>
            </w:r>
            <w:r w:rsidR="00303ECF" w:rsidDel="007C4E49">
              <w:rPr>
                <w:noProof/>
                <w:webHidden/>
              </w:rPr>
              <w:delText>25</w:delText>
            </w:r>
            <w:r w:rsidR="00303ECF" w:rsidDel="007C4E49">
              <w:rPr>
                <w:noProof/>
                <w:webHidden/>
              </w:rPr>
              <w:fldChar w:fldCharType="end"/>
            </w:r>
            <w:r w:rsidDel="007C4E49">
              <w:rPr>
                <w:noProof/>
              </w:rPr>
              <w:fldChar w:fldCharType="end"/>
            </w:r>
          </w:del>
        </w:p>
        <w:p w14:paraId="294E80F8" w14:textId="673D74F8" w:rsidR="00303ECF" w:rsidDel="007C4E49" w:rsidRDefault="00662E99">
          <w:pPr>
            <w:pStyle w:val="TOC4"/>
            <w:tabs>
              <w:tab w:val="left" w:pos="1540"/>
              <w:tab w:val="right" w:leader="dot" w:pos="9350"/>
            </w:tabs>
            <w:rPr>
              <w:del w:id="214" w:author="Palacherla, Susmitha C" w:date="2021-05-27T16:07:00Z"/>
              <w:rFonts w:asciiTheme="minorHAnsi" w:eastAsiaTheme="minorEastAsia" w:hAnsiTheme="minorHAnsi" w:cstheme="minorBidi"/>
              <w:noProof/>
            </w:rPr>
          </w:pPr>
          <w:del w:id="215" w:author="Palacherla, Susmitha C" w:date="2021-05-27T16:07:00Z">
            <w:r w:rsidDel="007C4E49">
              <w:rPr>
                <w:noProof/>
              </w:rPr>
              <w:fldChar w:fldCharType="begin"/>
            </w:r>
            <w:r w:rsidDel="007C4E49">
              <w:rPr>
                <w:noProof/>
              </w:rPr>
              <w:delInstrText xml:space="preserve"> HYPERLINK \l "_Toc495484435" </w:delInstrText>
            </w:r>
            <w:r w:rsidDel="007C4E49">
              <w:rPr>
                <w:noProof/>
              </w:rPr>
              <w:fldChar w:fldCharType="separate"/>
            </w:r>
          </w:del>
          <w:ins w:id="216" w:author="Palacherla, Susmitha C" w:date="2021-05-27T16:07:00Z">
            <w:r w:rsidR="007C4E49">
              <w:rPr>
                <w:b/>
                <w:bCs/>
                <w:noProof/>
              </w:rPr>
              <w:t>Error! Hyperlink reference not valid.</w:t>
            </w:r>
          </w:ins>
          <w:del w:id="217" w:author="Palacherla, Susmitha C" w:date="2021-05-27T16:07:00Z">
            <w:r w:rsidR="00303ECF" w:rsidRPr="00792F27" w:rsidDel="007C4E49">
              <w:rPr>
                <w:rStyle w:val="Hyperlink"/>
                <w:rFonts w:ascii="Times New Roman" w:hAnsi="Times New Roman"/>
                <w:noProof/>
              </w:rPr>
              <w:delText>2.3.2.5</w:delText>
            </w:r>
            <w:r w:rsidR="00303ECF" w:rsidDel="007C4E49">
              <w:rPr>
                <w:rFonts w:asciiTheme="minorHAnsi" w:eastAsiaTheme="minorEastAsia" w:hAnsiTheme="minorHAnsi" w:cstheme="minorBidi"/>
                <w:noProof/>
              </w:rPr>
              <w:tab/>
            </w:r>
            <w:r w:rsidR="00303ECF" w:rsidRPr="00792F27" w:rsidDel="007C4E49">
              <w:rPr>
                <w:rStyle w:val="Hyperlink"/>
                <w:rFonts w:ascii="Times New Roman" w:hAnsi="Times New Roman"/>
                <w:noProof/>
              </w:rPr>
              <w:delText>Config File- Prod</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_Toc495484435 \h </w:delInstrText>
            </w:r>
            <w:r w:rsidR="00303ECF" w:rsidDel="007C4E49">
              <w:rPr>
                <w:noProof/>
                <w:webHidden/>
              </w:rPr>
            </w:r>
            <w:r w:rsidR="00303ECF" w:rsidDel="007C4E49">
              <w:rPr>
                <w:noProof/>
                <w:webHidden/>
              </w:rPr>
              <w:fldChar w:fldCharType="separate"/>
            </w:r>
            <w:r w:rsidR="00303ECF" w:rsidDel="007C4E49">
              <w:rPr>
                <w:noProof/>
                <w:webHidden/>
              </w:rPr>
              <w:delText>26</w:delText>
            </w:r>
            <w:r w:rsidR="00303ECF" w:rsidDel="007C4E49">
              <w:rPr>
                <w:noProof/>
                <w:webHidden/>
              </w:rPr>
              <w:fldChar w:fldCharType="end"/>
            </w:r>
            <w:r w:rsidDel="007C4E49">
              <w:rPr>
                <w:noProof/>
              </w:rPr>
              <w:fldChar w:fldCharType="end"/>
            </w:r>
          </w:del>
        </w:p>
        <w:p w14:paraId="43B6826F" w14:textId="63ABE23E" w:rsidR="00303ECF" w:rsidDel="007C4E49" w:rsidRDefault="00662E99">
          <w:pPr>
            <w:pStyle w:val="TOC4"/>
            <w:tabs>
              <w:tab w:val="left" w:pos="1540"/>
              <w:tab w:val="right" w:leader="dot" w:pos="9350"/>
            </w:tabs>
            <w:rPr>
              <w:del w:id="218" w:author="Palacherla, Susmitha C" w:date="2021-05-27T16:07:00Z"/>
              <w:rFonts w:asciiTheme="minorHAnsi" w:eastAsiaTheme="minorEastAsia" w:hAnsiTheme="minorHAnsi" w:cstheme="minorBidi"/>
              <w:noProof/>
            </w:rPr>
          </w:pPr>
          <w:del w:id="219" w:author="Palacherla, Susmitha C" w:date="2021-05-27T16:07:00Z">
            <w:r w:rsidDel="007C4E49">
              <w:rPr>
                <w:noProof/>
              </w:rPr>
              <w:fldChar w:fldCharType="begin"/>
            </w:r>
            <w:r w:rsidDel="007C4E49">
              <w:rPr>
                <w:noProof/>
              </w:rPr>
              <w:delInstrText xml:space="preserve"> HYPERLINK \l "_Toc495484436" </w:delInstrText>
            </w:r>
            <w:r w:rsidDel="007C4E49">
              <w:rPr>
                <w:noProof/>
              </w:rPr>
              <w:fldChar w:fldCharType="separate"/>
            </w:r>
          </w:del>
          <w:ins w:id="220" w:author="Palacherla, Susmitha C" w:date="2021-05-27T16:07:00Z">
            <w:r w:rsidR="007C4E49">
              <w:rPr>
                <w:b/>
                <w:bCs/>
                <w:noProof/>
              </w:rPr>
              <w:t>Error! Hyperlink reference not valid.</w:t>
            </w:r>
          </w:ins>
          <w:del w:id="221" w:author="Palacherla, Susmitha C" w:date="2021-05-27T16:07:00Z">
            <w:r w:rsidR="00303ECF" w:rsidRPr="00792F27" w:rsidDel="007C4E49">
              <w:rPr>
                <w:rStyle w:val="Hyperlink"/>
                <w:noProof/>
              </w:rPr>
              <w:delText>2.3.2.6</w:delText>
            </w:r>
            <w:r w:rsidR="00303ECF" w:rsidDel="007C4E49">
              <w:rPr>
                <w:rFonts w:asciiTheme="minorHAnsi" w:eastAsiaTheme="minorEastAsia" w:hAnsiTheme="minorHAnsi" w:cstheme="minorBidi"/>
                <w:noProof/>
              </w:rPr>
              <w:tab/>
            </w:r>
            <w:r w:rsidR="00303ECF" w:rsidRPr="00792F27" w:rsidDel="007C4E49">
              <w:rPr>
                <w:rStyle w:val="Hyperlink"/>
                <w:noProof/>
              </w:rPr>
              <w:delText>Code Files</w:delText>
            </w:r>
            <w:r w:rsidR="00303ECF" w:rsidDel="007C4E49">
              <w:rPr>
                <w:noProof/>
                <w:webHidden/>
              </w:rPr>
              <w:tab/>
            </w:r>
            <w:r w:rsidR="00303ECF" w:rsidDel="007C4E49">
              <w:rPr>
                <w:noProof/>
                <w:webHidden/>
              </w:rPr>
              <w:fldChar w:fldCharType="begin"/>
            </w:r>
            <w:r w:rsidR="00303ECF" w:rsidDel="007C4E49">
              <w:rPr>
                <w:noProof/>
                <w:webHidden/>
              </w:rPr>
              <w:delInstrText xml:space="preserve"> PAGEREF _Toc495484436 \h </w:delInstrText>
            </w:r>
            <w:r w:rsidR="00303ECF" w:rsidDel="007C4E49">
              <w:rPr>
                <w:noProof/>
                <w:webHidden/>
              </w:rPr>
            </w:r>
            <w:r w:rsidR="00303ECF" w:rsidDel="007C4E49">
              <w:rPr>
                <w:noProof/>
                <w:webHidden/>
              </w:rPr>
              <w:fldChar w:fldCharType="separate"/>
            </w:r>
            <w:r w:rsidR="00303ECF" w:rsidDel="007C4E49">
              <w:rPr>
                <w:noProof/>
                <w:webHidden/>
              </w:rPr>
              <w:delText>28</w:delText>
            </w:r>
            <w:r w:rsidR="00303ECF" w:rsidDel="007C4E49">
              <w:rPr>
                <w:noProof/>
                <w:webHidden/>
              </w:rPr>
              <w:fldChar w:fldCharType="end"/>
            </w:r>
            <w:r w:rsidDel="007C4E49">
              <w:rPr>
                <w:noProof/>
              </w:rPr>
              <w:fldChar w:fldCharType="end"/>
            </w:r>
          </w:del>
        </w:p>
        <w:p w14:paraId="4BB6BC15" w14:textId="77777777" w:rsidR="00303ECF" w:rsidRDefault="00303ECF">
          <w:r>
            <w:fldChar w:fldCharType="end"/>
          </w:r>
        </w:p>
      </w:sdtContent>
    </w:sdt>
    <w:p w14:paraId="3C5A50B7"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6FD7433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303A5A71"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49AC6336"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566F75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0A2CA872"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6E46C20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2B8F661C"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374CFD8A"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1FA767E8"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44A01C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5633089B" w14:textId="77777777" w:rsidR="00202048" w:rsidRPr="002A770C" w:rsidRDefault="00202048" w:rsidP="009F2A51">
      <w:pPr>
        <w:widowControl w:val="0"/>
        <w:autoSpaceDE w:val="0"/>
        <w:autoSpaceDN w:val="0"/>
        <w:adjustRightInd w:val="0"/>
        <w:spacing w:after="0" w:line="240" w:lineRule="auto"/>
        <w:rPr>
          <w:rFonts w:ascii="Times New Roman" w:hAnsi="Times New Roman"/>
        </w:rPr>
      </w:pPr>
    </w:p>
    <w:p w14:paraId="7EDE0FED" w14:textId="77777777" w:rsidR="009D1884" w:rsidRPr="002A770C" w:rsidRDefault="006F770C" w:rsidP="00331214">
      <w:pPr>
        <w:pStyle w:val="Heading1"/>
        <w:numPr>
          <w:ilvl w:val="0"/>
          <w:numId w:val="1"/>
        </w:numPr>
        <w:rPr>
          <w:rFonts w:ascii="Times New Roman" w:hAnsi="Times New Roman" w:cs="Times New Roman"/>
          <w:color w:val="auto"/>
        </w:rPr>
      </w:pPr>
      <w:bookmarkStart w:id="222" w:name="_Toc73024044"/>
      <w:r w:rsidRPr="002A770C">
        <w:rPr>
          <w:rFonts w:ascii="Times New Roman" w:hAnsi="Times New Roman" w:cs="Times New Roman"/>
          <w:color w:val="auto"/>
        </w:rPr>
        <w:t>Overview</w:t>
      </w:r>
      <w:bookmarkEnd w:id="222"/>
    </w:p>
    <w:p w14:paraId="2815ED56" w14:textId="77777777" w:rsidR="00A47122" w:rsidRPr="002A770C" w:rsidRDefault="009D1884" w:rsidP="00481F6E">
      <w:pPr>
        <w:pStyle w:val="Heading2"/>
        <w:rPr>
          <w:rFonts w:ascii="Times New Roman" w:hAnsi="Times New Roman" w:cs="Times New Roman"/>
          <w:color w:val="auto"/>
          <w:sz w:val="22"/>
          <w:szCs w:val="22"/>
        </w:rPr>
      </w:pPr>
      <w:bookmarkStart w:id="223" w:name="_Toc73024045"/>
      <w:r w:rsidRPr="002A770C">
        <w:rPr>
          <w:rFonts w:ascii="Times New Roman" w:hAnsi="Times New Roman" w:cs="Times New Roman"/>
          <w:color w:val="auto"/>
          <w:sz w:val="22"/>
          <w:szCs w:val="22"/>
        </w:rPr>
        <w:t xml:space="preserve">Project </w:t>
      </w:r>
      <w:r w:rsidR="006F770C" w:rsidRPr="002A770C">
        <w:rPr>
          <w:rFonts w:ascii="Times New Roman" w:hAnsi="Times New Roman" w:cs="Times New Roman"/>
          <w:color w:val="auto"/>
          <w:sz w:val="22"/>
          <w:szCs w:val="22"/>
        </w:rPr>
        <w:t>Description</w:t>
      </w:r>
      <w:bookmarkEnd w:id="223"/>
    </w:p>
    <w:p w14:paraId="6C3EC7FE"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noProof/>
          <w:color w:val="000000" w:themeColor="text1"/>
          <w:sz w:val="20"/>
          <w:szCs w:val="20"/>
        </w:rPr>
        <w:t>T</w:t>
      </w:r>
      <w:r w:rsidRPr="002A770C">
        <w:rPr>
          <w:rFonts w:ascii="Times New Roman" w:hAnsi="Times New Roman"/>
          <w:color w:val="000000" w:themeColor="text1"/>
          <w:sz w:val="20"/>
          <w:szCs w:val="20"/>
        </w:rPr>
        <w:t xml:space="preserve">he eCoaching Log (eCL) is an internal </w:t>
      </w:r>
      <w:r w:rsidR="00384607" w:rsidRPr="002A770C">
        <w:rPr>
          <w:rFonts w:ascii="Times New Roman" w:hAnsi="Times New Roman"/>
          <w:color w:val="000000" w:themeColor="text1"/>
          <w:sz w:val="20"/>
          <w:szCs w:val="20"/>
        </w:rPr>
        <w:t xml:space="preserve">GDIT </w:t>
      </w:r>
      <w:r w:rsidRPr="002A770C">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14:paraId="3F8B4D9D"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5E2D6111" w14:textId="77777777" w:rsidR="00A47122" w:rsidRPr="002A770C" w:rsidRDefault="00A47122" w:rsidP="00481F6E">
      <w:pPr>
        <w:pStyle w:val="Heading2"/>
        <w:rPr>
          <w:rFonts w:ascii="Times New Roman" w:hAnsi="Times New Roman" w:cs="Times New Roman"/>
          <w:color w:val="auto"/>
          <w:sz w:val="22"/>
          <w:szCs w:val="22"/>
        </w:rPr>
      </w:pPr>
      <w:bookmarkStart w:id="224" w:name="_Toc73024046"/>
      <w:r w:rsidRPr="002A770C">
        <w:rPr>
          <w:rFonts w:ascii="Times New Roman" w:hAnsi="Times New Roman" w:cs="Times New Roman"/>
          <w:color w:val="auto"/>
          <w:sz w:val="22"/>
          <w:szCs w:val="22"/>
        </w:rPr>
        <w:t>Document</w:t>
      </w:r>
      <w:r w:rsidR="006F770C" w:rsidRPr="002A770C">
        <w:rPr>
          <w:rFonts w:ascii="Times New Roman" w:hAnsi="Times New Roman" w:cs="Times New Roman"/>
          <w:color w:val="auto"/>
          <w:sz w:val="22"/>
          <w:szCs w:val="22"/>
        </w:rPr>
        <w:t xml:space="preserve"> Scope</w:t>
      </w:r>
      <w:bookmarkEnd w:id="224"/>
    </w:p>
    <w:p w14:paraId="0DF1ABA3" w14:textId="77777777" w:rsidR="00A47122" w:rsidRPr="002A770C"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This document describes the process for </w:t>
      </w:r>
      <w:r w:rsidR="009C2D4C" w:rsidRPr="002A770C">
        <w:rPr>
          <w:rFonts w:ascii="Times New Roman" w:hAnsi="Times New Roman"/>
          <w:color w:val="000000" w:themeColor="text1"/>
          <w:sz w:val="20"/>
          <w:szCs w:val="20"/>
        </w:rPr>
        <w:t>generating and posting Coaching Summary reports by Module for the previous month for Program team to use.</w:t>
      </w:r>
    </w:p>
    <w:p w14:paraId="0B523342" w14:textId="77777777" w:rsidR="002C3B04" w:rsidRPr="002A770C"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6B851070" w14:textId="77777777" w:rsidR="002C3B04" w:rsidRPr="002A770C" w:rsidRDefault="00F9246F" w:rsidP="00481F6E">
      <w:pPr>
        <w:pStyle w:val="Heading2"/>
        <w:rPr>
          <w:rFonts w:ascii="Times New Roman" w:hAnsi="Times New Roman" w:cs="Times New Roman"/>
          <w:color w:val="auto"/>
          <w:sz w:val="22"/>
          <w:szCs w:val="22"/>
        </w:rPr>
      </w:pPr>
      <w:bookmarkStart w:id="225" w:name="_Toc73024047"/>
      <w:r w:rsidRPr="002A770C">
        <w:rPr>
          <w:rFonts w:ascii="Times New Roman" w:hAnsi="Times New Roman" w:cs="Times New Roman"/>
          <w:color w:val="auto"/>
          <w:sz w:val="22"/>
          <w:szCs w:val="22"/>
        </w:rPr>
        <w:t>I</w:t>
      </w:r>
      <w:r w:rsidR="009C2D4C" w:rsidRPr="002A770C">
        <w:rPr>
          <w:rFonts w:ascii="Times New Roman" w:hAnsi="Times New Roman" w:cs="Times New Roman"/>
          <w:color w:val="auto"/>
          <w:sz w:val="22"/>
          <w:szCs w:val="22"/>
        </w:rPr>
        <w:t>nput</w:t>
      </w:r>
      <w:bookmarkEnd w:id="225"/>
    </w:p>
    <w:p w14:paraId="6AD491FE" w14:textId="77777777" w:rsidR="002C3B04" w:rsidRPr="002A770C" w:rsidRDefault="009E6308" w:rsidP="00D9770F">
      <w:pPr>
        <w:pStyle w:val="ListParagraph"/>
        <w:numPr>
          <w:ilvl w:val="0"/>
          <w:numId w:val="23"/>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 [EC].[sp_rptCoachingSummaryForModule] on </w:t>
      </w:r>
      <w:r w:rsidR="009C2D4C" w:rsidRPr="002A770C">
        <w:rPr>
          <w:rFonts w:ascii="Times New Roman" w:hAnsi="Times New Roman"/>
          <w:color w:val="000000" w:themeColor="text1"/>
          <w:sz w:val="20"/>
          <w:szCs w:val="20"/>
        </w:rPr>
        <w:t>eCoaching DB on F3420-ECLDBP01</w:t>
      </w:r>
    </w:p>
    <w:p w14:paraId="77F1C078" w14:textId="77777777" w:rsidR="009C2D4C" w:rsidRDefault="009C2D4C" w:rsidP="009C2D4C">
      <w:pPr>
        <w:pStyle w:val="Heading2"/>
        <w:rPr>
          <w:rFonts w:ascii="Times New Roman" w:hAnsi="Times New Roman" w:cs="Times New Roman"/>
          <w:color w:val="auto"/>
          <w:sz w:val="22"/>
          <w:szCs w:val="22"/>
        </w:rPr>
      </w:pPr>
      <w:bookmarkStart w:id="226" w:name="_Toc73024048"/>
      <w:r w:rsidRPr="002A770C">
        <w:rPr>
          <w:rFonts w:ascii="Times New Roman" w:hAnsi="Times New Roman" w:cs="Times New Roman"/>
          <w:color w:val="auto"/>
          <w:sz w:val="22"/>
          <w:szCs w:val="22"/>
        </w:rPr>
        <w:t>Output</w:t>
      </w:r>
      <w:r w:rsidR="00F9246F" w:rsidRPr="002A770C">
        <w:rPr>
          <w:rFonts w:ascii="Times New Roman" w:hAnsi="Times New Roman" w:cs="Times New Roman"/>
          <w:color w:val="auto"/>
          <w:sz w:val="22"/>
          <w:szCs w:val="22"/>
        </w:rPr>
        <w:t>(s)</w:t>
      </w:r>
      <w:bookmarkEnd w:id="226"/>
    </w:p>
    <w:p w14:paraId="1071BDE6" w14:textId="77777777" w:rsidR="007F0B1D" w:rsidRPr="00D10076" w:rsidRDefault="007F0B1D" w:rsidP="00D10076">
      <w:pPr>
        <w:pStyle w:val="Heading3"/>
        <w:rPr>
          <w:color w:val="auto"/>
        </w:rPr>
      </w:pPr>
      <w:bookmarkStart w:id="227" w:name="_Toc73024049"/>
      <w:r w:rsidRPr="00D10076">
        <w:rPr>
          <w:color w:val="auto"/>
        </w:rPr>
        <w:t>Original Report Names</w:t>
      </w:r>
      <w:bookmarkEnd w:id="227"/>
    </w:p>
    <w:p w14:paraId="768ECF3B" w14:textId="77777777" w:rsidR="009C2D4C" w:rsidRPr="002A770C" w:rsidRDefault="009C2D4C"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eCL_CoachingSummary_CSR_</w:t>
      </w:r>
      <w:r w:rsidR="00F9246F" w:rsidRPr="002A770C">
        <w:rPr>
          <w:rFonts w:ascii="Times New Roman" w:hAnsi="Times New Roman"/>
          <w:color w:val="000000" w:themeColor="text1"/>
          <w:sz w:val="20"/>
          <w:szCs w:val="20"/>
        </w:rPr>
        <w:t>YYYYMMDD_YYYYMMDDD.csv</w:t>
      </w:r>
    </w:p>
    <w:p w14:paraId="5FB110DA"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eCL_CoachingSummary_Supervisor_YYYYMMDD_YYYYMMDDD.csv</w:t>
      </w:r>
    </w:p>
    <w:p w14:paraId="26E0764E"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eCL_CoachingSummary_Quality_YYYYMMDD_YYYYMMDDD.csv</w:t>
      </w:r>
    </w:p>
    <w:p w14:paraId="0C275286"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lastRenderedPageBreak/>
        <w:t>eCL_CoachingSummary_LSA_YYYYMMDD_YYYYMMDDD.csv</w:t>
      </w:r>
    </w:p>
    <w:p w14:paraId="5B959D65" w14:textId="77777777" w:rsidR="00F9246F"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eCL_CoachingSummary_Training_YYYYMMDD_YYYYMMDDD.csv</w:t>
      </w:r>
    </w:p>
    <w:p w14:paraId="15C406CF" w14:textId="77777777" w:rsidR="00D10076"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D10076">
        <w:rPr>
          <w:rFonts w:ascii="Times New Roman" w:hAnsi="Times New Roman"/>
          <w:color w:val="000000" w:themeColor="text1"/>
          <w:sz w:val="20"/>
          <w:szCs w:val="20"/>
        </w:rPr>
        <w:t>eCL_CoachingSummary_QN_CSR</w:t>
      </w:r>
      <w:proofErr w:type="spellEnd"/>
      <w:r w:rsidRPr="00D10076">
        <w:rPr>
          <w:rFonts w:ascii="Times New Roman" w:hAnsi="Times New Roman"/>
          <w:color w:val="000000" w:themeColor="text1"/>
          <w:sz w:val="20"/>
          <w:szCs w:val="20"/>
        </w:rPr>
        <w:t xml:space="preserve">_ </w:t>
      </w:r>
      <w:r w:rsidRPr="002A770C">
        <w:rPr>
          <w:rFonts w:ascii="Times New Roman" w:hAnsi="Times New Roman"/>
          <w:color w:val="000000" w:themeColor="text1"/>
          <w:sz w:val="20"/>
          <w:szCs w:val="20"/>
        </w:rPr>
        <w:t>YYYYMMDD_YYYYMMDDD</w:t>
      </w:r>
      <w:r w:rsidRPr="00D10076">
        <w:rPr>
          <w:rFonts w:ascii="Times New Roman" w:hAnsi="Times New Roman"/>
          <w:color w:val="000000" w:themeColor="text1"/>
          <w:sz w:val="20"/>
          <w:szCs w:val="20"/>
        </w:rPr>
        <w:t>.csv</w:t>
      </w:r>
    </w:p>
    <w:p w14:paraId="1C45E1E2" w14:textId="77777777" w:rsidR="007F0B1D" w:rsidRPr="00103236" w:rsidRDefault="007F0B1D" w:rsidP="007F0B1D">
      <w:pPr>
        <w:pStyle w:val="Heading3"/>
        <w:rPr>
          <w:color w:val="auto"/>
        </w:rPr>
      </w:pPr>
      <w:bookmarkStart w:id="228" w:name="_Toc73024050"/>
      <w:r>
        <w:rPr>
          <w:color w:val="auto"/>
        </w:rPr>
        <w:t>Encrypted</w:t>
      </w:r>
      <w:r w:rsidRPr="00103236">
        <w:rPr>
          <w:color w:val="auto"/>
        </w:rPr>
        <w:t xml:space="preserve"> Report Names</w:t>
      </w:r>
      <w:bookmarkEnd w:id="228"/>
    </w:p>
    <w:p w14:paraId="3FF754CC"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eCL_CoachingSummary_CSR_CCYYMMDD_CCYYMMDD.csv.zip.encrypt</w:t>
      </w:r>
      <w:proofErr w:type="spellEnd"/>
    </w:p>
    <w:p w14:paraId="0E7CEAB5"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7F0B1D">
        <w:rPr>
          <w:rFonts w:ascii="Times New Roman" w:hAnsi="Times New Roman"/>
          <w:color w:val="000000" w:themeColor="text1"/>
          <w:sz w:val="20"/>
          <w:szCs w:val="20"/>
        </w:rPr>
        <w:t>eCL_CoachingSummary_Supervisor_CCYYMMDD_CCYYMMDD.csv.zip.encrypt</w:t>
      </w:r>
    </w:p>
    <w:p w14:paraId="6944D800"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eCL_CoachingSummary_Quality_CCYYMMDD_CCYYMMDD.csv.zip.encrypt</w:t>
      </w:r>
      <w:proofErr w:type="spellEnd"/>
    </w:p>
    <w:p w14:paraId="111F6553"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eCL_CoachingSummary_LSA_CCYYMMDD_CCYYMMDD.csv.zip.encrypt</w:t>
      </w:r>
      <w:proofErr w:type="spellEnd"/>
    </w:p>
    <w:p w14:paraId="7C7ED526" w14:textId="77777777" w:rsidR="007F0B1D" w:rsidRDefault="007F0B1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eCL_CoachingSummary_Training_CCYYMMDD_CCYYMMDD.csv.zip.encrypt</w:t>
      </w:r>
      <w:proofErr w:type="spellEnd"/>
    </w:p>
    <w:p w14:paraId="28C41542" w14:textId="77777777" w:rsidR="00D10076" w:rsidRPr="007F0B1D"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w:t>
      </w:r>
      <w:r>
        <w:rPr>
          <w:rFonts w:ascii="Times New Roman" w:hAnsi="Times New Roman"/>
          <w:color w:val="000000" w:themeColor="text1"/>
          <w:sz w:val="20"/>
          <w:szCs w:val="20"/>
        </w:rPr>
        <w:t>QN_</w:t>
      </w:r>
      <w:r w:rsidRPr="007F0B1D">
        <w:rPr>
          <w:rFonts w:ascii="Times New Roman" w:hAnsi="Times New Roman"/>
          <w:color w:val="000000" w:themeColor="text1"/>
          <w:sz w:val="20"/>
          <w:szCs w:val="20"/>
        </w:rPr>
        <w:t>CSR_CCYYMMDD_CCYYMMDD.csv.zip.encrypt</w:t>
      </w:r>
      <w:proofErr w:type="spellEnd"/>
    </w:p>
    <w:p w14:paraId="05704199" w14:textId="77777777" w:rsidR="00D10076" w:rsidRPr="00D10076" w:rsidRDefault="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
    <w:p w14:paraId="3E913C09" w14:textId="77777777" w:rsidR="00F9246F" w:rsidRPr="002A770C" w:rsidRDefault="00F9246F" w:rsidP="00D9770F">
      <w:pPr>
        <w:widowControl w:val="0"/>
        <w:autoSpaceDE w:val="0"/>
        <w:autoSpaceDN w:val="0"/>
        <w:adjustRightInd w:val="0"/>
        <w:spacing w:after="0" w:line="240" w:lineRule="auto"/>
        <w:rPr>
          <w:rFonts w:ascii="Times New Roman" w:hAnsi="Times New Roman"/>
          <w:color w:val="000000" w:themeColor="text1"/>
          <w:sz w:val="20"/>
          <w:szCs w:val="20"/>
        </w:rPr>
      </w:pPr>
    </w:p>
    <w:p w14:paraId="64B8FA9C" w14:textId="77777777" w:rsidR="009D1884" w:rsidRPr="002A770C" w:rsidRDefault="009D1884" w:rsidP="00481F6E">
      <w:pPr>
        <w:pStyle w:val="Heading2"/>
        <w:rPr>
          <w:rFonts w:ascii="Times New Roman" w:hAnsi="Times New Roman" w:cs="Times New Roman"/>
          <w:color w:val="auto"/>
          <w:sz w:val="22"/>
          <w:szCs w:val="22"/>
        </w:rPr>
      </w:pPr>
      <w:bookmarkStart w:id="229" w:name="_Toc73024051"/>
      <w:r w:rsidRPr="002A770C">
        <w:rPr>
          <w:rFonts w:ascii="Times New Roman" w:hAnsi="Times New Roman" w:cs="Times New Roman"/>
          <w:color w:val="auto"/>
          <w:sz w:val="22"/>
          <w:szCs w:val="22"/>
        </w:rPr>
        <w:t>Module List</w:t>
      </w:r>
      <w:bookmarkEnd w:id="229"/>
    </w:p>
    <w:p w14:paraId="27732E9B"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SQL agent job</w:t>
      </w:r>
    </w:p>
    <w:p w14:paraId="08CFB46C"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SSIS Package</w:t>
      </w:r>
    </w:p>
    <w:p w14:paraId="23494AFC" w14:textId="77777777" w:rsidR="009D1884" w:rsidRPr="002A770C" w:rsidRDefault="006913F0"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Procedures </w:t>
      </w:r>
    </w:p>
    <w:p w14:paraId="4DCE5E6B" w14:textId="77777777" w:rsidR="00F9246F" w:rsidRPr="002A770C" w:rsidRDefault="00F9246F"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Functions</w:t>
      </w:r>
    </w:p>
    <w:p w14:paraId="0109038B"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51D9A8B6" w14:textId="77777777" w:rsidR="009D1884" w:rsidRPr="002A770C" w:rsidRDefault="009D1884" w:rsidP="00481F6E">
      <w:pPr>
        <w:pStyle w:val="Heading2"/>
        <w:rPr>
          <w:rFonts w:ascii="Times New Roman" w:hAnsi="Times New Roman" w:cs="Times New Roman"/>
          <w:color w:val="auto"/>
          <w:sz w:val="22"/>
          <w:szCs w:val="22"/>
        </w:rPr>
      </w:pPr>
      <w:bookmarkStart w:id="230" w:name="_Toc73024052"/>
      <w:r w:rsidRPr="002A770C">
        <w:rPr>
          <w:rFonts w:ascii="Times New Roman" w:hAnsi="Times New Roman" w:cs="Times New Roman"/>
          <w:color w:val="auto"/>
          <w:sz w:val="22"/>
          <w:szCs w:val="22"/>
        </w:rPr>
        <w:t>Software and Hardware Interfaces</w:t>
      </w:r>
      <w:bookmarkEnd w:id="230"/>
    </w:p>
    <w:p w14:paraId="262A3752" w14:textId="77777777" w:rsidR="009D1884" w:rsidRPr="002A770C" w:rsidRDefault="009D1884" w:rsidP="0027630C">
      <w:pPr>
        <w:pStyle w:val="Heading3"/>
        <w:rPr>
          <w:rFonts w:ascii="Times New Roman" w:hAnsi="Times New Roman" w:cs="Times New Roman"/>
          <w:color w:val="auto"/>
        </w:rPr>
      </w:pPr>
      <w:bookmarkStart w:id="231" w:name="_Toc73024053"/>
      <w:r w:rsidRPr="002A770C">
        <w:rPr>
          <w:rFonts w:ascii="Times New Roman" w:hAnsi="Times New Roman" w:cs="Times New Roman"/>
          <w:color w:val="auto"/>
        </w:rPr>
        <w:t>Software</w:t>
      </w:r>
      <w:bookmarkEnd w:id="231"/>
    </w:p>
    <w:p w14:paraId="3C9904A1" w14:textId="653838C9" w:rsidR="009D1884" w:rsidRPr="002A770C"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bookmarkStart w:id="232" w:name="_Hlk69749085"/>
      <w:r w:rsidRPr="002A770C">
        <w:rPr>
          <w:rFonts w:ascii="Times New Roman" w:hAnsi="Times New Roman"/>
          <w:color w:val="000000" w:themeColor="text1"/>
          <w:sz w:val="20"/>
          <w:szCs w:val="20"/>
        </w:rPr>
        <w:t xml:space="preserve">SQL Server </w:t>
      </w:r>
      <w:r w:rsidR="00810310" w:rsidRPr="002A770C">
        <w:rPr>
          <w:rFonts w:ascii="Times New Roman" w:hAnsi="Times New Roman"/>
          <w:color w:val="000000" w:themeColor="text1"/>
          <w:sz w:val="20"/>
          <w:szCs w:val="20"/>
        </w:rPr>
        <w:t>201</w:t>
      </w:r>
      <w:r w:rsidR="000E2E23">
        <w:rPr>
          <w:rFonts w:ascii="Times New Roman" w:hAnsi="Times New Roman"/>
          <w:color w:val="000000" w:themeColor="text1"/>
          <w:sz w:val="20"/>
          <w:szCs w:val="20"/>
        </w:rPr>
        <w:t xml:space="preserve">9 </w:t>
      </w:r>
      <w:r w:rsidRPr="002A770C">
        <w:rPr>
          <w:rFonts w:ascii="Times New Roman" w:hAnsi="Times New Roman"/>
          <w:color w:val="000000" w:themeColor="text1"/>
          <w:sz w:val="20"/>
          <w:szCs w:val="20"/>
        </w:rPr>
        <w:t>Suite</w:t>
      </w:r>
      <w:r w:rsidR="000E2E23">
        <w:rPr>
          <w:rFonts w:ascii="Times New Roman" w:hAnsi="Times New Roman"/>
          <w:color w:val="000000" w:themeColor="text1"/>
          <w:sz w:val="20"/>
          <w:szCs w:val="20"/>
        </w:rPr>
        <w:t xml:space="preserve"> (SSIS and SSRS)</w:t>
      </w:r>
    </w:p>
    <w:p w14:paraId="55536509" w14:textId="77777777" w:rsidR="009D1884" w:rsidRPr="002A770C" w:rsidRDefault="009D1884" w:rsidP="0027630C">
      <w:pPr>
        <w:pStyle w:val="Heading3"/>
        <w:rPr>
          <w:rFonts w:ascii="Times New Roman" w:hAnsi="Times New Roman" w:cs="Times New Roman"/>
          <w:color w:val="auto"/>
        </w:rPr>
      </w:pPr>
      <w:bookmarkStart w:id="233" w:name="_Toc73024054"/>
      <w:bookmarkEnd w:id="232"/>
      <w:r w:rsidRPr="002A770C">
        <w:rPr>
          <w:rFonts w:ascii="Times New Roman" w:hAnsi="Times New Roman" w:cs="Times New Roman"/>
          <w:color w:val="auto"/>
        </w:rPr>
        <w:t>Hardware</w:t>
      </w:r>
      <w:bookmarkEnd w:id="233"/>
    </w:p>
    <w:p w14:paraId="7B57EE38" w14:textId="31656B0A" w:rsidR="009D1884" w:rsidRPr="002A770C" w:rsidRDefault="000E2E2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34" w:name="_Hlk69749483"/>
      <w:r>
        <w:rPr>
          <w:rFonts w:ascii="Times New Roman" w:hAnsi="Times New Roman"/>
          <w:color w:val="000000"/>
          <w:sz w:val="20"/>
          <w:szCs w:val="20"/>
        </w:rPr>
        <w:t>UVAADADSQL50CCO</w:t>
      </w:r>
      <w:r w:rsidR="009D1884" w:rsidRPr="002A770C">
        <w:rPr>
          <w:rFonts w:ascii="Times New Roman" w:hAnsi="Times New Roman"/>
          <w:color w:val="000000" w:themeColor="text1"/>
          <w:sz w:val="20"/>
          <w:szCs w:val="20"/>
        </w:rPr>
        <w:t xml:space="preserve">– Dev DB </w:t>
      </w:r>
      <w:r w:rsidR="00810310" w:rsidRPr="002A770C">
        <w:rPr>
          <w:rFonts w:ascii="Times New Roman" w:hAnsi="Times New Roman"/>
          <w:color w:val="000000" w:themeColor="text1"/>
          <w:sz w:val="20"/>
          <w:szCs w:val="20"/>
        </w:rPr>
        <w:t>Server</w:t>
      </w:r>
    </w:p>
    <w:p w14:paraId="775AE662" w14:textId="1AC81A81" w:rsidR="009D1884"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Test DB </w:t>
      </w:r>
      <w:r w:rsidR="00810310" w:rsidRPr="002A770C">
        <w:rPr>
          <w:rFonts w:ascii="Times New Roman" w:hAnsi="Times New Roman"/>
          <w:color w:val="000000" w:themeColor="text1"/>
          <w:sz w:val="20"/>
          <w:szCs w:val="20"/>
        </w:rPr>
        <w:t>Server</w:t>
      </w:r>
    </w:p>
    <w:p w14:paraId="75452A2B" w14:textId="09AD7F5D" w:rsidR="00810310"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Prod Server</w:t>
      </w:r>
    </w:p>
    <w:p w14:paraId="796FBB77" w14:textId="5FFBC49C" w:rsidR="00810310" w:rsidRPr="002A770C" w:rsidRDefault="008B37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0E2E23" w:rsidRPr="008D052F">
          <w:rPr>
            <w:rStyle w:val="Hyperlink"/>
            <w:rFonts w:ascii="Times New Roman" w:hAnsi="Times New Roman"/>
            <w:sz w:val="20"/>
            <w:szCs w:val="20"/>
          </w:rPr>
          <w:t>\\UVAADADSQL50CCO\Reports\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Dev File staging share</w:t>
      </w:r>
    </w:p>
    <w:p w14:paraId="4E77AA35" w14:textId="58B28CDB" w:rsidR="009D1884" w:rsidRPr="002A770C" w:rsidRDefault="008B37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0E2E23" w:rsidRPr="008D052F">
          <w:rPr>
            <w:rStyle w:val="Hyperlink"/>
            <w:rFonts w:ascii="Times New Roman" w:hAnsi="Times New Roman"/>
            <w:sz w:val="20"/>
            <w:szCs w:val="20"/>
          </w:rPr>
          <w:t>\\UVAADADSQL52CCO\Reports\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Test File staging share</w:t>
      </w:r>
      <w:r w:rsidR="00810310" w:rsidRPr="002A770C" w:rsidDel="00810310">
        <w:rPr>
          <w:rFonts w:ascii="Times New Roman" w:hAnsi="Times New Roman"/>
          <w:color w:val="000000" w:themeColor="text1"/>
          <w:sz w:val="20"/>
          <w:szCs w:val="20"/>
        </w:rPr>
        <w:t xml:space="preserve"> </w:t>
      </w:r>
    </w:p>
    <w:p w14:paraId="5FC99555" w14:textId="54D294E2" w:rsidR="009D1884" w:rsidRPr="002A770C" w:rsidRDefault="008B37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0E2E23" w:rsidRPr="008D052F">
          <w:rPr>
            <w:rStyle w:val="Hyperlink"/>
            <w:rFonts w:ascii="Times New Roman" w:hAnsi="Times New Roman"/>
            <w:sz w:val="20"/>
            <w:szCs w:val="20"/>
          </w:rPr>
          <w:t>\\UVAAPADSQL50CCO\Reports\</w:t>
        </w:r>
      </w:hyperlink>
      <w:r w:rsidR="00FB5935" w:rsidRPr="002A770C" w:rsidDel="00810310">
        <w:rPr>
          <w:rFonts w:ascii="Times New Roman" w:hAnsi="Times New Roman"/>
          <w:color w:val="000000" w:themeColor="text1"/>
          <w:sz w:val="20"/>
          <w:szCs w:val="20"/>
        </w:rPr>
        <w:t xml:space="preserve"> </w:t>
      </w:r>
      <w:r w:rsidR="00FB5935" w:rsidRPr="002A770C">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Prod </w:t>
      </w:r>
      <w:r w:rsidR="009D1884" w:rsidRPr="002A770C">
        <w:rPr>
          <w:rFonts w:ascii="Times New Roman" w:hAnsi="Times New Roman"/>
          <w:color w:val="000000" w:themeColor="text1"/>
          <w:sz w:val="20"/>
          <w:szCs w:val="20"/>
        </w:rPr>
        <w:t>File staging share</w:t>
      </w:r>
    </w:p>
    <w:bookmarkEnd w:id="234"/>
    <w:p w14:paraId="5372D52A"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77688CB0" w14:textId="77777777" w:rsidR="009D1884" w:rsidRPr="002A770C" w:rsidRDefault="009D1884" w:rsidP="0027630C">
      <w:pPr>
        <w:pStyle w:val="Heading2"/>
        <w:rPr>
          <w:rFonts w:ascii="Times New Roman" w:hAnsi="Times New Roman" w:cs="Times New Roman"/>
          <w:color w:val="auto"/>
          <w:sz w:val="22"/>
          <w:szCs w:val="22"/>
        </w:rPr>
      </w:pPr>
      <w:bookmarkStart w:id="235" w:name="_Toc73024055"/>
      <w:r w:rsidRPr="002A770C">
        <w:rPr>
          <w:rFonts w:ascii="Times New Roman" w:hAnsi="Times New Roman" w:cs="Times New Roman"/>
          <w:color w:val="auto"/>
          <w:sz w:val="22"/>
          <w:szCs w:val="22"/>
        </w:rPr>
        <w:t>Users</w:t>
      </w:r>
      <w:bookmarkEnd w:id="235"/>
      <w:r w:rsidRPr="002A770C">
        <w:rPr>
          <w:rFonts w:ascii="Times New Roman" w:hAnsi="Times New Roman" w:cs="Times New Roman"/>
          <w:color w:val="auto"/>
          <w:sz w:val="22"/>
          <w:szCs w:val="22"/>
        </w:rPr>
        <w:t xml:space="preserve"> </w:t>
      </w:r>
    </w:p>
    <w:p w14:paraId="00EA3361" w14:textId="77777777" w:rsidR="00C86D30" w:rsidRPr="002A770C" w:rsidRDefault="00F9246F" w:rsidP="007E09F1">
      <w:pPr>
        <w:pStyle w:val="ListParagraph"/>
        <w:numPr>
          <w:ilvl w:val="0"/>
          <w:numId w:val="6"/>
        </w:numPr>
        <w:rPr>
          <w:rFonts w:ascii="Times New Roman" w:hAnsi="Times New Roman"/>
          <w:color w:val="000000" w:themeColor="text1"/>
          <w:sz w:val="20"/>
          <w:szCs w:val="20"/>
        </w:rPr>
      </w:pPr>
      <w:r w:rsidRPr="002A770C">
        <w:rPr>
          <w:rFonts w:ascii="Times New Roman" w:hAnsi="Times New Roman"/>
          <w:color w:val="000000" w:themeColor="text1"/>
          <w:sz w:val="20"/>
          <w:szCs w:val="20"/>
        </w:rPr>
        <w:t>Program Team</w:t>
      </w:r>
    </w:p>
    <w:p w14:paraId="33C1B208" w14:textId="77777777" w:rsidR="009D1884" w:rsidRPr="002A770C" w:rsidRDefault="00743901" w:rsidP="009F2A51">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color w:val="000000" w:themeColor="text1"/>
          <w:sz w:val="20"/>
          <w:szCs w:val="20"/>
        </w:rPr>
        <w:t xml:space="preserve">     </w:t>
      </w:r>
    </w:p>
    <w:p w14:paraId="28D7B3AD" w14:textId="77777777" w:rsidR="006F770C" w:rsidRPr="002A770C" w:rsidRDefault="006F770C" w:rsidP="007E09F1">
      <w:pPr>
        <w:pStyle w:val="Heading1"/>
        <w:numPr>
          <w:ilvl w:val="0"/>
          <w:numId w:val="1"/>
        </w:numPr>
        <w:rPr>
          <w:rFonts w:ascii="Times New Roman" w:hAnsi="Times New Roman" w:cs="Times New Roman"/>
          <w:color w:val="auto"/>
        </w:rPr>
      </w:pPr>
      <w:bookmarkStart w:id="236" w:name="_Toc73024056"/>
      <w:r w:rsidRPr="002A770C">
        <w:rPr>
          <w:rFonts w:ascii="Times New Roman" w:hAnsi="Times New Roman" w:cs="Times New Roman"/>
          <w:color w:val="auto"/>
        </w:rPr>
        <w:t>Details</w:t>
      </w:r>
      <w:bookmarkEnd w:id="236"/>
    </w:p>
    <w:p w14:paraId="7614BFDC" w14:textId="77777777" w:rsidR="006F770C" w:rsidRPr="002A770C" w:rsidRDefault="006F770C" w:rsidP="007E09F1">
      <w:pPr>
        <w:pStyle w:val="ListParagraph"/>
        <w:numPr>
          <w:ilvl w:val="0"/>
          <w:numId w:val="7"/>
        </w:numPr>
        <w:rPr>
          <w:rFonts w:ascii="Times New Roman" w:hAnsi="Times New Roman"/>
          <w:vanish/>
        </w:rPr>
      </w:pPr>
    </w:p>
    <w:p w14:paraId="15115279" w14:textId="77777777" w:rsidR="006F770C" w:rsidRPr="002A770C" w:rsidRDefault="006F770C" w:rsidP="007E09F1">
      <w:pPr>
        <w:pStyle w:val="ListParagraph"/>
        <w:numPr>
          <w:ilvl w:val="0"/>
          <w:numId w:val="7"/>
        </w:numPr>
        <w:rPr>
          <w:rFonts w:ascii="Times New Roman" w:hAnsi="Times New Roman"/>
          <w:vanish/>
        </w:rPr>
      </w:pPr>
    </w:p>
    <w:p w14:paraId="5495AB45" w14:textId="77777777" w:rsidR="00A9419B" w:rsidRPr="00A9419B" w:rsidRDefault="00A9419B" w:rsidP="00A9419B">
      <w:pPr>
        <w:pStyle w:val="ListParagraph"/>
        <w:keepNext/>
        <w:keepLines/>
        <w:numPr>
          <w:ilvl w:val="0"/>
          <w:numId w:val="10"/>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37" w:name="_Toc387654370"/>
      <w:bookmarkStart w:id="238" w:name="_Toc387758815"/>
      <w:bookmarkStart w:id="239" w:name="_Toc482877918"/>
      <w:bookmarkStart w:id="240" w:name="_Toc482950195"/>
      <w:bookmarkStart w:id="241" w:name="_Toc495483772"/>
      <w:bookmarkStart w:id="242" w:name="_Toc495483796"/>
      <w:bookmarkStart w:id="243" w:name="_Toc495484042"/>
      <w:bookmarkStart w:id="244" w:name="_Toc495484130"/>
      <w:bookmarkStart w:id="245" w:name="_Toc495484168"/>
      <w:bookmarkStart w:id="246" w:name="_Toc495484246"/>
      <w:bookmarkStart w:id="247" w:name="_Toc495484359"/>
      <w:bookmarkStart w:id="248" w:name="_Toc495484390"/>
      <w:bookmarkStart w:id="249" w:name="_Toc495484419"/>
      <w:bookmarkStart w:id="250" w:name="_Toc7302405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CD86291" w14:textId="77777777" w:rsidR="006F770C" w:rsidRPr="00303ECF" w:rsidRDefault="00F9246F" w:rsidP="00303ECF">
      <w:pPr>
        <w:pStyle w:val="Heading2"/>
        <w:rPr>
          <w:rFonts w:ascii="Times New Roman" w:hAnsi="Times New Roman" w:cs="Times New Roman"/>
          <w:color w:val="auto"/>
          <w:sz w:val="22"/>
          <w:szCs w:val="22"/>
        </w:rPr>
      </w:pPr>
      <w:bookmarkStart w:id="251" w:name="_Toc73024058"/>
      <w:r w:rsidRPr="00303ECF">
        <w:rPr>
          <w:rFonts w:ascii="Times New Roman" w:hAnsi="Times New Roman" w:cs="Times New Roman"/>
          <w:color w:val="auto"/>
          <w:sz w:val="22"/>
          <w:szCs w:val="22"/>
        </w:rPr>
        <w:t>Input</w:t>
      </w:r>
      <w:bookmarkEnd w:id="251"/>
    </w:p>
    <w:p w14:paraId="644A08C0" w14:textId="77777777" w:rsidR="00A9419B" w:rsidRPr="00303ECF" w:rsidRDefault="00A9419B" w:rsidP="00D9770F">
      <w:pPr>
        <w:pStyle w:val="Heading3"/>
        <w:rPr>
          <w:rFonts w:ascii="Times New Roman" w:hAnsi="Times New Roman" w:cs="Times New Roman"/>
        </w:rPr>
      </w:pPr>
      <w:bookmarkStart w:id="252" w:name="_Toc73024059"/>
      <w:r>
        <w:rPr>
          <w:rFonts w:ascii="Times New Roman" w:hAnsi="Times New Roman" w:cs="Times New Roman"/>
          <w:color w:val="auto"/>
        </w:rPr>
        <w:t xml:space="preserve">Stored Procedure </w:t>
      </w:r>
      <w:r w:rsidRPr="002A770C">
        <w:rPr>
          <w:rFonts w:ascii="Times New Roman" w:hAnsi="Times New Roman" w:cs="Times New Roman"/>
          <w:color w:val="auto"/>
        </w:rPr>
        <w:t>[EC].[sp_rptCoachingSummaryForModule]</w:t>
      </w:r>
      <w:bookmarkEnd w:id="252"/>
    </w:p>
    <w:p w14:paraId="073E90CF" w14:textId="77777777" w:rsidR="00A9419B" w:rsidRPr="00303ECF" w:rsidRDefault="00A9419B" w:rsidP="00303ECF">
      <w:pPr>
        <w:spacing w:after="0"/>
        <w:ind w:left="720"/>
      </w:pPr>
      <w:r w:rsidRPr="00303ECF">
        <w:t xml:space="preserve"> </w:t>
      </w:r>
      <w:r w:rsidR="00303ECF">
        <w:rPr>
          <w:b/>
        </w:rPr>
        <w:t xml:space="preserve">  </w:t>
      </w:r>
      <w:r w:rsidR="009E6308" w:rsidRPr="00303ECF">
        <w:t>Procedure [EC].[sp_rptCoachingSummaryForModule]</w:t>
      </w:r>
    </w:p>
    <w:p w14:paraId="06460DA0" w14:textId="77777777" w:rsidR="009013F6" w:rsidRPr="00303ECF" w:rsidRDefault="009E6308" w:rsidP="00303ECF">
      <w:pPr>
        <w:spacing w:after="0"/>
        <w:ind w:left="720"/>
      </w:pPr>
      <w:r w:rsidRPr="00303ECF">
        <w:lastRenderedPageBreak/>
        <w:t xml:space="preserve"> </w:t>
      </w:r>
      <w:r w:rsidR="00303ECF">
        <w:rPr>
          <w:b/>
        </w:rPr>
        <w:t xml:space="preserve"> </w:t>
      </w:r>
      <w:r w:rsidRPr="00303ECF">
        <w:t>(@intModulein, @intBeginDate,@intEndDate)</w:t>
      </w:r>
      <w:r w:rsidR="009013F6" w:rsidRPr="00303ECF">
        <w:t xml:space="preserve"> </w:t>
      </w:r>
    </w:p>
    <w:p w14:paraId="48855DFC" w14:textId="77777777" w:rsidR="009013F6" w:rsidRDefault="009013F6" w:rsidP="00303ECF">
      <w:pPr>
        <w:spacing w:after="0"/>
        <w:ind w:left="720"/>
      </w:pPr>
      <w:r w:rsidRPr="002A770C">
        <w:t xml:space="preserve">   \eCoaching_V2\Code\DB\Stored Procedures\</w:t>
      </w:r>
      <w:proofErr w:type="spellStart"/>
      <w:r w:rsidRPr="002A770C">
        <w:t>sp_rptCoachingSummaryForModule.sql</w:t>
      </w:r>
      <w:proofErr w:type="spellEnd"/>
    </w:p>
    <w:p w14:paraId="3F73627D" w14:textId="77777777" w:rsidR="00D10076" w:rsidRPr="00303ECF" w:rsidRDefault="00D10076" w:rsidP="00D10076">
      <w:pPr>
        <w:pStyle w:val="Heading3"/>
        <w:rPr>
          <w:rFonts w:ascii="Times New Roman" w:hAnsi="Times New Roman" w:cs="Times New Roman"/>
        </w:rPr>
      </w:pPr>
      <w:bookmarkStart w:id="253" w:name="_Toc73024060"/>
      <w:r>
        <w:rPr>
          <w:rFonts w:ascii="Times New Roman" w:hAnsi="Times New Roman" w:cs="Times New Roman"/>
          <w:color w:val="auto"/>
        </w:rPr>
        <w:t xml:space="preserve">Stored Procedure </w:t>
      </w:r>
      <w:r w:rsidRPr="002A770C">
        <w:rPr>
          <w:rFonts w:ascii="Times New Roman" w:hAnsi="Times New Roman" w:cs="Times New Roman"/>
          <w:color w:val="auto"/>
        </w:rPr>
        <w:t>[EC].[sp_rpt</w:t>
      </w:r>
      <w:r>
        <w:rPr>
          <w:rFonts w:ascii="Times New Roman" w:hAnsi="Times New Roman" w:cs="Times New Roman"/>
          <w:color w:val="auto"/>
        </w:rPr>
        <w:t>QN</w:t>
      </w:r>
      <w:r w:rsidRPr="002A770C">
        <w:rPr>
          <w:rFonts w:ascii="Times New Roman" w:hAnsi="Times New Roman" w:cs="Times New Roman"/>
          <w:color w:val="auto"/>
        </w:rPr>
        <w:t>CoachingSummaryForModule]</w:t>
      </w:r>
      <w:bookmarkEnd w:id="253"/>
    </w:p>
    <w:p w14:paraId="48963C5D" w14:textId="77777777" w:rsidR="00D10076" w:rsidRPr="00303ECF" w:rsidRDefault="00D10076" w:rsidP="00D10076">
      <w:pPr>
        <w:spacing w:after="0"/>
        <w:ind w:left="720"/>
      </w:pPr>
      <w:r w:rsidRPr="00303ECF">
        <w:t xml:space="preserve"> </w:t>
      </w:r>
      <w:r>
        <w:rPr>
          <w:b/>
        </w:rPr>
        <w:t xml:space="preserve">  </w:t>
      </w:r>
      <w:r w:rsidRPr="00303ECF">
        <w:t>Procedure [EC].[sp_rpt</w:t>
      </w:r>
      <w:r>
        <w:t>QN</w:t>
      </w:r>
      <w:r w:rsidRPr="00303ECF">
        <w:t>CoachingSummaryForModule]</w:t>
      </w:r>
    </w:p>
    <w:p w14:paraId="4696854A" w14:textId="77777777" w:rsidR="00D10076" w:rsidRPr="00303ECF" w:rsidRDefault="00D10076" w:rsidP="00D10076">
      <w:pPr>
        <w:spacing w:after="0"/>
        <w:ind w:left="720"/>
      </w:pPr>
      <w:r w:rsidRPr="00303ECF">
        <w:t xml:space="preserve"> </w:t>
      </w:r>
      <w:r>
        <w:rPr>
          <w:b/>
        </w:rPr>
        <w:t xml:space="preserve"> </w:t>
      </w:r>
      <w:r w:rsidRPr="00303ECF">
        <w:t xml:space="preserve">(@intModulein, @intBeginDate,@intEndDate) </w:t>
      </w:r>
    </w:p>
    <w:p w14:paraId="178448FE" w14:textId="77777777" w:rsidR="00D10076" w:rsidRPr="002A770C" w:rsidRDefault="00D10076" w:rsidP="00D10076">
      <w:pPr>
        <w:spacing w:after="0"/>
        <w:ind w:left="720"/>
      </w:pPr>
      <w:r w:rsidRPr="002A770C">
        <w:t xml:space="preserve">   \eCoaching_V2\Code\DB\Stored Procedures\</w:t>
      </w:r>
      <w:proofErr w:type="spellStart"/>
      <w:r w:rsidRPr="002A770C">
        <w:t>sp_rpt</w:t>
      </w:r>
      <w:r>
        <w:t>QN</w:t>
      </w:r>
      <w:r w:rsidRPr="002A770C">
        <w:t>CoachingSummaryForModule.sql</w:t>
      </w:r>
      <w:proofErr w:type="spellEnd"/>
    </w:p>
    <w:p w14:paraId="48F0FB56" w14:textId="77777777" w:rsidR="00D10076" w:rsidRPr="002A770C" w:rsidRDefault="00D10076" w:rsidP="00303ECF">
      <w:pPr>
        <w:spacing w:after="0"/>
        <w:ind w:left="720"/>
      </w:pPr>
    </w:p>
    <w:p w14:paraId="5FE6DB85" w14:textId="77777777" w:rsidR="009013F6" w:rsidRPr="002A770C" w:rsidRDefault="009013F6" w:rsidP="009013F6">
      <w:pPr>
        <w:pStyle w:val="Heading2"/>
        <w:rPr>
          <w:rFonts w:ascii="Times New Roman" w:hAnsi="Times New Roman" w:cs="Times New Roman"/>
          <w:color w:val="auto"/>
          <w:sz w:val="22"/>
          <w:szCs w:val="22"/>
        </w:rPr>
      </w:pPr>
      <w:bookmarkStart w:id="254" w:name="_Toc73024061"/>
      <w:r w:rsidRPr="002A770C">
        <w:rPr>
          <w:rFonts w:ascii="Times New Roman" w:hAnsi="Times New Roman" w:cs="Times New Roman"/>
          <w:color w:val="auto"/>
          <w:sz w:val="22"/>
          <w:szCs w:val="22"/>
        </w:rPr>
        <w:t>Output</w:t>
      </w:r>
      <w:bookmarkEnd w:id="254"/>
    </w:p>
    <w:p w14:paraId="36806FE2" w14:textId="77777777" w:rsidR="00C74EEA" w:rsidRPr="00303ECF" w:rsidRDefault="00D22D5C" w:rsidP="007E09F1">
      <w:pPr>
        <w:pStyle w:val="Heading3"/>
        <w:rPr>
          <w:rFonts w:ascii="Times New Roman" w:hAnsi="Times New Roman" w:cs="Times New Roman"/>
          <w:color w:val="auto"/>
        </w:rPr>
      </w:pPr>
      <w:bookmarkStart w:id="255" w:name="_Toc73024062"/>
      <w:r w:rsidRPr="00303ECF">
        <w:rPr>
          <w:rFonts w:ascii="Times New Roman" w:hAnsi="Times New Roman" w:cs="Times New Roman"/>
          <w:color w:val="auto"/>
        </w:rPr>
        <w:t>Coaching Summary Report for CSR Module</w:t>
      </w:r>
      <w:bookmarkEnd w:id="255"/>
    </w:p>
    <w:p w14:paraId="78510086"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sidR="009013F6" w:rsidRPr="002A770C">
        <w:rPr>
          <w:rFonts w:ascii="Times New Roman" w:hAnsi="Times New Roman"/>
        </w:rPr>
        <w:t>Coaching Summary Report</w:t>
      </w:r>
    </w:p>
    <w:p w14:paraId="568E0333" w14:textId="77777777" w:rsidR="00C74EEA"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w:t>
      </w:r>
      <w:r w:rsidR="00C74EEA" w:rsidRPr="002A770C">
        <w:rPr>
          <w:rFonts w:ascii="Times New Roman" w:hAnsi="Times New Roman"/>
        </w:rPr>
        <w:t xml:space="preserve">: </w:t>
      </w:r>
      <w:r w:rsidRPr="002A770C">
        <w:rPr>
          <w:rFonts w:ascii="Times New Roman" w:hAnsi="Times New Roman"/>
        </w:rPr>
        <w:t>CSR</w:t>
      </w:r>
    </w:p>
    <w:p w14:paraId="211D925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6850DF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3976AE0D" w14:textId="2ACBF518" w:rsidR="009013F6" w:rsidRPr="002A770C" w:rsidRDefault="009013F6"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w:t>
      </w:r>
      <w:r w:rsidR="00C74EEA" w:rsidRPr="002A770C">
        <w:rPr>
          <w:rFonts w:ascii="Times New Roman" w:hAnsi="Times New Roman"/>
        </w:rPr>
        <w:t xml:space="preserve">location: </w:t>
      </w:r>
      <w:hyperlink r:id="rId11"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9000E54" w14:textId="77777777" w:rsidR="00C74EEA" w:rsidRPr="002A770C" w:rsidRDefault="00C74EEA" w:rsidP="009013F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File name: </w:t>
      </w:r>
      <w:r w:rsidR="009013F6" w:rsidRPr="002A770C">
        <w:rPr>
          <w:rFonts w:ascii="Times New Roman" w:hAnsi="Times New Roman"/>
        </w:rPr>
        <w:t>eCL_Coaching_Summary_CSR_YYYYMMDD_YYYYMMDD.csv</w:t>
      </w:r>
    </w:p>
    <w:p w14:paraId="32326BAE"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D10076">
        <w:rPr>
          <w:rFonts w:ascii="Times New Roman" w:hAnsi="Times New Roman"/>
          <w:vertAlign w:val="superscript"/>
        </w:rPr>
        <w:t>rd</w:t>
      </w:r>
      <w:r w:rsidR="007F0B1D">
        <w:rPr>
          <w:rFonts w:ascii="Times New Roman" w:hAnsi="Times New Roman"/>
        </w:rPr>
        <w:t xml:space="preserve"> of each Month</w:t>
      </w:r>
    </w:p>
    <w:p w14:paraId="5359D0C5" w14:textId="77777777" w:rsidR="00D22D5C" w:rsidRPr="002A770C" w:rsidRDefault="00D22D5C" w:rsidP="00D22D5C">
      <w:pPr>
        <w:pStyle w:val="Heading3"/>
        <w:rPr>
          <w:rFonts w:ascii="Times New Roman" w:hAnsi="Times New Roman" w:cs="Times New Roman"/>
          <w:color w:val="auto"/>
        </w:rPr>
      </w:pPr>
      <w:bookmarkStart w:id="256" w:name="_Toc73024063"/>
      <w:r w:rsidRPr="002A770C">
        <w:rPr>
          <w:rFonts w:ascii="Times New Roman" w:hAnsi="Times New Roman" w:cs="Times New Roman"/>
          <w:color w:val="auto"/>
        </w:rPr>
        <w:t>Coaching Summary Report for</w:t>
      </w:r>
      <w:r w:rsidR="00905ED5" w:rsidRPr="002A770C">
        <w:rPr>
          <w:rFonts w:ascii="Times New Roman" w:hAnsi="Times New Roman" w:cs="Times New Roman"/>
          <w:color w:val="auto"/>
        </w:rPr>
        <w:t xml:space="preserve"> Supervisor</w:t>
      </w:r>
      <w:r w:rsidRPr="002A770C">
        <w:rPr>
          <w:rFonts w:ascii="Times New Roman" w:hAnsi="Times New Roman" w:cs="Times New Roman"/>
          <w:color w:val="auto"/>
        </w:rPr>
        <w:t xml:space="preserve"> Module</w:t>
      </w:r>
      <w:bookmarkEnd w:id="256"/>
    </w:p>
    <w:p w14:paraId="37AAF83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35026B3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Supervisor</w:t>
      </w:r>
    </w:p>
    <w:p w14:paraId="38D71CA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2F72208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857E025" w14:textId="6D865163"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2"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6E3ECF3E"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Supervisor</w:t>
      </w:r>
      <w:r w:rsidRPr="007F0B1D">
        <w:rPr>
          <w:rFonts w:ascii="Times New Roman" w:hAnsi="Times New Roman"/>
        </w:rPr>
        <w:t>_YYYYMMDD_YYYYMMDD.csv</w:t>
      </w:r>
    </w:p>
    <w:p w14:paraId="7AA17BA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20109DF1" w14:textId="77777777" w:rsidR="00D22D5C" w:rsidRPr="002A770C" w:rsidRDefault="00D22D5C" w:rsidP="001022D0">
      <w:pPr>
        <w:autoSpaceDE w:val="0"/>
        <w:autoSpaceDN w:val="0"/>
        <w:adjustRightInd w:val="0"/>
        <w:spacing w:after="0" w:line="240" w:lineRule="auto"/>
        <w:rPr>
          <w:rFonts w:ascii="Times New Roman" w:hAnsi="Times New Roman"/>
        </w:rPr>
      </w:pPr>
    </w:p>
    <w:p w14:paraId="3887E0EC" w14:textId="77777777" w:rsidR="00D22D5C" w:rsidRPr="002A770C" w:rsidRDefault="00D22D5C" w:rsidP="00D22D5C">
      <w:pPr>
        <w:pStyle w:val="Heading3"/>
        <w:rPr>
          <w:rFonts w:ascii="Times New Roman" w:hAnsi="Times New Roman" w:cs="Times New Roman"/>
          <w:color w:val="auto"/>
        </w:rPr>
      </w:pPr>
      <w:bookmarkStart w:id="257" w:name="_Toc73024064"/>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Quality</w:t>
      </w:r>
      <w:r w:rsidRPr="002A770C">
        <w:rPr>
          <w:rFonts w:ascii="Times New Roman" w:hAnsi="Times New Roman" w:cs="Times New Roman"/>
          <w:color w:val="auto"/>
        </w:rPr>
        <w:t xml:space="preserve"> Module</w:t>
      </w:r>
      <w:bookmarkEnd w:id="257"/>
    </w:p>
    <w:p w14:paraId="4FCC845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3FCF54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Quality</w:t>
      </w:r>
    </w:p>
    <w:p w14:paraId="4A5BC86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3E23855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73BFFCE0" w14:textId="54ED4198"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3"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27551124"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Quality</w:t>
      </w:r>
      <w:r w:rsidRPr="007F0B1D">
        <w:rPr>
          <w:rFonts w:ascii="Times New Roman" w:hAnsi="Times New Roman"/>
        </w:rPr>
        <w:t>_YYYYMMDD_YYYYMMDD.csv</w:t>
      </w:r>
    </w:p>
    <w:p w14:paraId="057F5DF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0245401A" w14:textId="77777777" w:rsidR="00D22D5C" w:rsidRPr="002A770C" w:rsidRDefault="00D22D5C" w:rsidP="001022D0">
      <w:pPr>
        <w:autoSpaceDE w:val="0"/>
        <w:autoSpaceDN w:val="0"/>
        <w:adjustRightInd w:val="0"/>
        <w:spacing w:after="0" w:line="240" w:lineRule="auto"/>
        <w:rPr>
          <w:rFonts w:ascii="Times New Roman" w:hAnsi="Times New Roman"/>
        </w:rPr>
      </w:pPr>
    </w:p>
    <w:p w14:paraId="35B8D7B9" w14:textId="77777777" w:rsidR="00D22D5C" w:rsidRPr="002A770C" w:rsidRDefault="00D22D5C" w:rsidP="00D22D5C">
      <w:pPr>
        <w:pStyle w:val="Heading3"/>
        <w:rPr>
          <w:rFonts w:ascii="Times New Roman" w:hAnsi="Times New Roman" w:cs="Times New Roman"/>
          <w:color w:val="auto"/>
        </w:rPr>
      </w:pPr>
      <w:bookmarkStart w:id="258" w:name="_Toc73024065"/>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LSA</w:t>
      </w:r>
      <w:r w:rsidRPr="002A770C">
        <w:rPr>
          <w:rFonts w:ascii="Times New Roman" w:hAnsi="Times New Roman" w:cs="Times New Roman"/>
          <w:color w:val="auto"/>
        </w:rPr>
        <w:t xml:space="preserve"> Module</w:t>
      </w:r>
      <w:bookmarkEnd w:id="258"/>
    </w:p>
    <w:p w14:paraId="0F38A97B"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0BCA92ED"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LSA</w:t>
      </w:r>
    </w:p>
    <w:p w14:paraId="75734D4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6367E1E6"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lastRenderedPageBreak/>
        <w:t>Date Range: Submitted in previous Month</w:t>
      </w:r>
    </w:p>
    <w:p w14:paraId="23521763" w14:textId="2CFA3D29"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4"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F57FAD9"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LSA</w:t>
      </w:r>
      <w:r w:rsidRPr="002A770C">
        <w:rPr>
          <w:rFonts w:ascii="Times New Roman" w:hAnsi="Times New Roman"/>
        </w:rPr>
        <w:t>_YYYYMMDD_YYYYMMDD.csv</w:t>
      </w:r>
    </w:p>
    <w:p w14:paraId="0D3F0E0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70B03E8" w14:textId="77777777" w:rsidR="00D22D5C" w:rsidRPr="002A770C" w:rsidRDefault="00D22D5C" w:rsidP="001022D0">
      <w:pPr>
        <w:autoSpaceDE w:val="0"/>
        <w:autoSpaceDN w:val="0"/>
        <w:adjustRightInd w:val="0"/>
        <w:spacing w:after="0" w:line="240" w:lineRule="auto"/>
        <w:rPr>
          <w:rFonts w:ascii="Times New Roman" w:hAnsi="Times New Roman"/>
        </w:rPr>
      </w:pPr>
    </w:p>
    <w:p w14:paraId="0CA1A670" w14:textId="77777777" w:rsidR="00D22D5C" w:rsidRPr="002A770C" w:rsidRDefault="00D22D5C" w:rsidP="00D22D5C">
      <w:pPr>
        <w:pStyle w:val="Heading3"/>
        <w:rPr>
          <w:rFonts w:ascii="Times New Roman" w:hAnsi="Times New Roman" w:cs="Times New Roman"/>
          <w:color w:val="auto"/>
        </w:rPr>
      </w:pPr>
      <w:bookmarkStart w:id="259" w:name="_Toc73024066"/>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Training</w:t>
      </w:r>
      <w:r w:rsidRPr="002A770C">
        <w:rPr>
          <w:rFonts w:ascii="Times New Roman" w:hAnsi="Times New Roman" w:cs="Times New Roman"/>
          <w:color w:val="auto"/>
        </w:rPr>
        <w:t xml:space="preserve"> Module</w:t>
      </w:r>
      <w:bookmarkEnd w:id="259"/>
    </w:p>
    <w:p w14:paraId="307AD148"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2BB92A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Training</w:t>
      </w:r>
    </w:p>
    <w:p w14:paraId="20F59577"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873C1B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5BDA2D0A" w14:textId="170918AD"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5"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5BFEC9F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Training</w:t>
      </w:r>
      <w:r w:rsidRPr="002A770C">
        <w:rPr>
          <w:rFonts w:ascii="Times New Roman" w:hAnsi="Times New Roman"/>
        </w:rPr>
        <w:t>_YYYYMMDD_YYYYMMDD.csv</w:t>
      </w:r>
    </w:p>
    <w:p w14:paraId="58983505"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6236E48B" w14:textId="77777777" w:rsidR="00D22D5C" w:rsidRPr="002A770C" w:rsidRDefault="00D22D5C" w:rsidP="001022D0">
      <w:pPr>
        <w:autoSpaceDE w:val="0"/>
        <w:autoSpaceDN w:val="0"/>
        <w:adjustRightInd w:val="0"/>
        <w:spacing w:after="0" w:line="240" w:lineRule="auto"/>
        <w:rPr>
          <w:rFonts w:ascii="Times New Roman" w:hAnsi="Times New Roman"/>
        </w:rPr>
      </w:pPr>
    </w:p>
    <w:p w14:paraId="6EEA9FA1" w14:textId="77777777" w:rsidR="00D10076" w:rsidRPr="00303ECF" w:rsidRDefault="00D10076" w:rsidP="00D10076">
      <w:pPr>
        <w:pStyle w:val="Heading3"/>
        <w:rPr>
          <w:rFonts w:ascii="Times New Roman" w:hAnsi="Times New Roman" w:cs="Times New Roman"/>
          <w:color w:val="auto"/>
        </w:rPr>
      </w:pPr>
      <w:bookmarkStart w:id="260" w:name="_Toc73024067"/>
      <w:r>
        <w:rPr>
          <w:rFonts w:ascii="Times New Roman" w:hAnsi="Times New Roman" w:cs="Times New Roman"/>
          <w:color w:val="auto"/>
        </w:rPr>
        <w:t xml:space="preserve">QN </w:t>
      </w:r>
      <w:r w:rsidRPr="00303ECF">
        <w:rPr>
          <w:rFonts w:ascii="Times New Roman" w:hAnsi="Times New Roman" w:cs="Times New Roman"/>
          <w:color w:val="auto"/>
        </w:rPr>
        <w:t>Coaching Summary Report for CSR Module</w:t>
      </w:r>
      <w:bookmarkEnd w:id="260"/>
    </w:p>
    <w:p w14:paraId="39FADC59"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Pr>
          <w:rFonts w:ascii="Times New Roman" w:hAnsi="Times New Roman"/>
        </w:rPr>
        <w:t xml:space="preserve">QN </w:t>
      </w:r>
      <w:r w:rsidRPr="002A770C">
        <w:rPr>
          <w:rFonts w:ascii="Times New Roman" w:hAnsi="Times New Roman"/>
        </w:rPr>
        <w:t>Coaching Summary Report</w:t>
      </w:r>
    </w:p>
    <w:p w14:paraId="67E41BB8"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 CSR</w:t>
      </w:r>
    </w:p>
    <w:p w14:paraId="3508566F" w14:textId="77777777" w:rsidR="00D10076"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1BE8AC14"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Pr>
          <w:rFonts w:ascii="Times New Roman" w:hAnsi="Times New Roman"/>
        </w:rPr>
        <w:t xml:space="preserve">Source(s): </w:t>
      </w:r>
      <w:r w:rsidRPr="00D10076">
        <w:rPr>
          <w:rFonts w:ascii="Times New Roman" w:hAnsi="Times New Roman"/>
        </w:rPr>
        <w:t>Verint-CCO</w:t>
      </w:r>
      <w:r>
        <w:rPr>
          <w:rFonts w:ascii="Times New Roman" w:hAnsi="Times New Roman"/>
        </w:rPr>
        <w:t xml:space="preserve"> and </w:t>
      </w:r>
      <w:r w:rsidRPr="00D10076">
        <w:rPr>
          <w:rFonts w:ascii="Times New Roman" w:hAnsi="Times New Roman"/>
        </w:rPr>
        <w:t>Verint-CCO Supervisor</w:t>
      </w:r>
    </w:p>
    <w:p w14:paraId="481E473E"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C9FF668" w14:textId="6A556775"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6" w:history="1">
        <w:r w:rsidR="00414C02">
          <w:rPr>
            <w:rStyle w:val="Hyperlink"/>
            <w:rFonts w:ascii="Times New Roman" w:hAnsi="Times New Roman"/>
            <w:sz w:val="20"/>
            <w:szCs w:val="20"/>
          </w:rPr>
          <w:t>\\UVAAPADSQL50CCO\</w:t>
        </w:r>
        <w:r w:rsidRPr="00103236">
          <w:rPr>
            <w:rStyle w:val="Hyperlink"/>
            <w:rFonts w:ascii="Times New Roman" w:hAnsi="Times New Roman"/>
            <w:sz w:val="20"/>
            <w:szCs w:val="20"/>
          </w:rPr>
          <w:t>Reports\</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w:t>
      </w:r>
    </w:p>
    <w:p w14:paraId="2FBCC84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eCL_Coaching_Summary_CSR_</w:t>
      </w:r>
      <w:r>
        <w:rPr>
          <w:rFonts w:ascii="Times New Roman" w:hAnsi="Times New Roman"/>
        </w:rPr>
        <w:t>QN_</w:t>
      </w:r>
      <w:r w:rsidRPr="002A770C">
        <w:rPr>
          <w:rFonts w:ascii="Times New Roman" w:hAnsi="Times New Roman"/>
        </w:rPr>
        <w:t>YYYYMMDD_YYYYMMDD.csv</w:t>
      </w:r>
    </w:p>
    <w:p w14:paraId="785D079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Pr>
          <w:rFonts w:ascii="Times New Roman" w:hAnsi="Times New Roman"/>
        </w:rPr>
        <w:t>2 AM 3</w:t>
      </w:r>
      <w:r w:rsidRPr="00D10076">
        <w:rPr>
          <w:rFonts w:ascii="Times New Roman" w:hAnsi="Times New Roman"/>
          <w:vertAlign w:val="superscript"/>
        </w:rPr>
        <w:t>rd</w:t>
      </w:r>
      <w:r>
        <w:rPr>
          <w:rFonts w:ascii="Times New Roman" w:hAnsi="Times New Roman"/>
        </w:rPr>
        <w:t xml:space="preserve"> of each Month</w:t>
      </w:r>
    </w:p>
    <w:p w14:paraId="23FA037B" w14:textId="77777777" w:rsidR="001022D0" w:rsidRPr="002A770C" w:rsidRDefault="001022D0" w:rsidP="001022D0">
      <w:pPr>
        <w:autoSpaceDE w:val="0"/>
        <w:autoSpaceDN w:val="0"/>
        <w:adjustRightInd w:val="0"/>
        <w:spacing w:after="0" w:line="240" w:lineRule="auto"/>
        <w:rPr>
          <w:rFonts w:ascii="Times New Roman" w:hAnsi="Times New Roman"/>
        </w:rPr>
      </w:pPr>
    </w:p>
    <w:p w14:paraId="49643975" w14:textId="77777777" w:rsidR="001022D0" w:rsidRPr="002A770C" w:rsidRDefault="001022D0" w:rsidP="001022D0">
      <w:pPr>
        <w:autoSpaceDE w:val="0"/>
        <w:autoSpaceDN w:val="0"/>
        <w:adjustRightInd w:val="0"/>
        <w:spacing w:after="0" w:line="240" w:lineRule="auto"/>
        <w:rPr>
          <w:rFonts w:ascii="Times New Roman" w:hAnsi="Times New Roman"/>
        </w:rPr>
      </w:pPr>
    </w:p>
    <w:p w14:paraId="24FD2B0D" w14:textId="77777777" w:rsidR="006F770C" w:rsidRPr="002A770C" w:rsidRDefault="006F770C" w:rsidP="006F770C">
      <w:pPr>
        <w:rPr>
          <w:rFonts w:ascii="Times New Roman" w:hAnsi="Times New Roman"/>
        </w:rPr>
      </w:pPr>
    </w:p>
    <w:p w14:paraId="1F695AA1" w14:textId="77777777" w:rsidR="007B5133" w:rsidRPr="002A770C" w:rsidRDefault="007B5133" w:rsidP="007E09F1">
      <w:pPr>
        <w:pStyle w:val="Heading2"/>
        <w:rPr>
          <w:rFonts w:ascii="Times New Roman" w:hAnsi="Times New Roman" w:cs="Times New Roman"/>
          <w:color w:val="auto"/>
          <w:sz w:val="22"/>
          <w:szCs w:val="22"/>
        </w:rPr>
      </w:pPr>
      <w:bookmarkStart w:id="261" w:name="_Toc73024068"/>
      <w:r w:rsidRPr="002A770C">
        <w:rPr>
          <w:rFonts w:ascii="Times New Roman" w:hAnsi="Times New Roman" w:cs="Times New Roman"/>
          <w:color w:val="auto"/>
          <w:sz w:val="22"/>
          <w:szCs w:val="22"/>
        </w:rPr>
        <w:t>Module Details</w:t>
      </w:r>
      <w:bookmarkEnd w:id="261"/>
    </w:p>
    <w:p w14:paraId="27C6A237" w14:textId="77777777" w:rsidR="007B5133" w:rsidRPr="002A770C" w:rsidRDefault="007B5133" w:rsidP="007E09F1">
      <w:pPr>
        <w:pStyle w:val="Heading3"/>
        <w:rPr>
          <w:rFonts w:ascii="Times New Roman" w:hAnsi="Times New Roman" w:cs="Times New Roman"/>
          <w:color w:val="auto"/>
        </w:rPr>
      </w:pPr>
      <w:bookmarkStart w:id="262" w:name="_Toc73024069"/>
      <w:r w:rsidRPr="002A770C">
        <w:rPr>
          <w:rFonts w:ascii="Times New Roman" w:hAnsi="Times New Roman" w:cs="Times New Roman"/>
          <w:color w:val="auto"/>
        </w:rPr>
        <w:t>SQL agent job</w:t>
      </w:r>
      <w:bookmarkEnd w:id="262"/>
    </w:p>
    <w:p w14:paraId="0A49D5A6"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Instance : </w:t>
      </w:r>
      <w:r w:rsidR="00810310" w:rsidRPr="002A770C">
        <w:rPr>
          <w:rFonts w:ascii="Times New Roman" w:hAnsi="Times New Roman"/>
        </w:rPr>
        <w:t>F3420-ECLDBP01</w:t>
      </w:r>
    </w:p>
    <w:p w14:paraId="4D960796"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Job:  </w:t>
      </w:r>
      <w:proofErr w:type="spellStart"/>
      <w:r w:rsidR="00E72B09" w:rsidRPr="002A770C">
        <w:rPr>
          <w:rFonts w:ascii="Times New Roman" w:hAnsi="Times New Roman"/>
        </w:rPr>
        <w:t>CoachingSummaryReport</w:t>
      </w:r>
      <w:proofErr w:type="spellEnd"/>
    </w:p>
    <w:p w14:paraId="0FADEDDF" w14:textId="696EE984" w:rsidR="00810310" w:rsidRPr="002A770C"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2A770C">
        <w:rPr>
          <w:rFonts w:ascii="Times New Roman" w:hAnsi="Times New Roman"/>
        </w:rPr>
        <w:t xml:space="preserve">Production Package: </w:t>
      </w:r>
      <w:hyperlink r:id="rId17" w:history="1">
        <w:r w:rsidR="00414C02">
          <w:rPr>
            <w:rStyle w:val="Hyperlink"/>
            <w:rFonts w:ascii="Times New Roman" w:hAnsi="Times New Roman"/>
            <w:sz w:val="20"/>
            <w:szCs w:val="20"/>
          </w:rPr>
          <w:t>\\UVAAPADSQL50CCO\</w:t>
        </w:r>
        <w:r w:rsidR="00E72B09" w:rsidRPr="002A770C">
          <w:rPr>
            <w:rStyle w:val="Hyperlink"/>
            <w:rFonts w:ascii="Times New Roman" w:hAnsi="Times New Roman"/>
            <w:sz w:val="20"/>
            <w:szCs w:val="20"/>
          </w:rPr>
          <w:t>ssis\Coaching\Packages\CoachingSummaryReport.dtsx</w:t>
        </w:r>
      </w:hyperlink>
    </w:p>
    <w:p w14:paraId="1E8B3877" w14:textId="77777777" w:rsidR="00634B03" w:rsidRPr="002A770C"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Config File: </w:t>
      </w:r>
      <w:proofErr w:type="spellStart"/>
      <w:r w:rsidRPr="002A770C">
        <w:rPr>
          <w:rFonts w:ascii="Times New Roman" w:hAnsi="Times New Roman"/>
        </w:rPr>
        <w:t>Prod_</w:t>
      </w:r>
      <w:r w:rsidR="00E72B09" w:rsidRPr="002A770C">
        <w:rPr>
          <w:rFonts w:ascii="Times New Roman" w:hAnsi="Times New Roman"/>
        </w:rPr>
        <w:t>CoachingSummaryReport</w:t>
      </w:r>
      <w:r w:rsidRPr="002A770C">
        <w:rPr>
          <w:rFonts w:ascii="Times New Roman" w:hAnsi="Times New Roman"/>
        </w:rPr>
        <w:t>.dtsConfig</w:t>
      </w:r>
      <w:proofErr w:type="spellEnd"/>
    </w:p>
    <w:p w14:paraId="5E01E666" w14:textId="77777777"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Owner: </w:t>
      </w:r>
      <w:proofErr w:type="spellStart"/>
      <w:r w:rsidR="00810310" w:rsidRPr="002A770C">
        <w:rPr>
          <w:rFonts w:ascii="Times New Roman" w:hAnsi="Times New Roman"/>
        </w:rPr>
        <w:t>ecljobowner</w:t>
      </w:r>
      <w:proofErr w:type="spellEnd"/>
    </w:p>
    <w:p w14:paraId="09F0C79A" w14:textId="4F8145DB"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Run As: </w:t>
      </w:r>
      <w:proofErr w:type="spellStart"/>
      <w:r w:rsidR="00810310" w:rsidRPr="002A770C">
        <w:rPr>
          <w:rFonts w:ascii="Times New Roman" w:hAnsi="Times New Roman"/>
        </w:rPr>
        <w:t>ECLProxy</w:t>
      </w:r>
      <w:proofErr w:type="spellEnd"/>
      <w:r w:rsidR="00810310" w:rsidRPr="002A770C">
        <w:rPr>
          <w:rFonts w:ascii="Times New Roman" w:hAnsi="Times New Roman"/>
        </w:rPr>
        <w:t xml:space="preserve"> (ECL Credential using application service account </w:t>
      </w:r>
      <w:r w:rsidR="00414C02">
        <w:rPr>
          <w:rFonts w:ascii="Times New Roman" w:hAnsi="Times New Roman"/>
        </w:rPr>
        <w:t>AD</w:t>
      </w:r>
      <w:r w:rsidR="00810310" w:rsidRPr="002A770C">
        <w:rPr>
          <w:rFonts w:ascii="Times New Roman" w:hAnsi="Times New Roman"/>
        </w:rPr>
        <w:t>\SVC-</w:t>
      </w:r>
      <w:r w:rsidR="00414C02">
        <w:rPr>
          <w:rFonts w:ascii="Times New Roman" w:hAnsi="Times New Roman"/>
        </w:rPr>
        <w:t>F3420-APPECP01</w:t>
      </w:r>
    </w:p>
    <w:p w14:paraId="75260BAD"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Schedule: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F9AD68B" w14:textId="2D61CA8F" w:rsidR="00E72B09" w:rsidRPr="002A770C" w:rsidRDefault="005C5900"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Destination File Location: </w:t>
      </w:r>
      <w:hyperlink r:id="rId18"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02258584"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p>
    <w:p w14:paraId="747FC575" w14:textId="77777777" w:rsidR="007B5133" w:rsidRPr="002A770C" w:rsidRDefault="007B5133" w:rsidP="007E09F1">
      <w:pPr>
        <w:pStyle w:val="Heading3"/>
        <w:rPr>
          <w:rFonts w:ascii="Times New Roman" w:hAnsi="Times New Roman" w:cs="Times New Roman"/>
          <w:color w:val="auto"/>
        </w:rPr>
      </w:pPr>
      <w:bookmarkStart w:id="263" w:name="_Toc73024070"/>
      <w:r w:rsidRPr="002A770C">
        <w:rPr>
          <w:rFonts w:ascii="Times New Roman" w:hAnsi="Times New Roman" w:cs="Times New Roman"/>
          <w:color w:val="auto"/>
        </w:rPr>
        <w:lastRenderedPageBreak/>
        <w:t>SSIS Package</w:t>
      </w:r>
      <w:bookmarkEnd w:id="263"/>
    </w:p>
    <w:p w14:paraId="64C715A9" w14:textId="77777777" w:rsidR="00E654C3" w:rsidRPr="002A770C" w:rsidRDefault="00E654C3" w:rsidP="00D9770F">
      <w:pPr>
        <w:pStyle w:val="Heading4"/>
        <w:rPr>
          <w:rFonts w:ascii="Times New Roman" w:hAnsi="Times New Roman" w:cs="Times New Roman"/>
          <w:i w:val="0"/>
          <w:color w:val="auto"/>
        </w:rPr>
      </w:pPr>
      <w:bookmarkStart w:id="264" w:name="_Toc73024071"/>
      <w:r w:rsidRPr="002A770C">
        <w:rPr>
          <w:rFonts w:ascii="Times New Roman" w:hAnsi="Times New Roman" w:cs="Times New Roman"/>
          <w:i w:val="0"/>
          <w:color w:val="auto"/>
        </w:rPr>
        <w:t>Variables</w:t>
      </w:r>
      <w:bookmarkEnd w:id="264"/>
    </w:p>
    <w:tbl>
      <w:tblPr>
        <w:tblStyle w:val="TableGrid"/>
        <w:tblW w:w="9576" w:type="dxa"/>
        <w:tblLayout w:type="fixed"/>
        <w:tblLook w:val="04A0" w:firstRow="1" w:lastRow="0" w:firstColumn="1" w:lastColumn="0" w:noHBand="0" w:noVBand="1"/>
      </w:tblPr>
      <w:tblGrid>
        <w:gridCol w:w="1818"/>
        <w:gridCol w:w="1260"/>
        <w:gridCol w:w="3879"/>
        <w:gridCol w:w="2619"/>
      </w:tblGrid>
      <w:tr w:rsidR="00EC66F6" w:rsidRPr="002A770C" w14:paraId="29B8B8C0" w14:textId="77777777" w:rsidTr="00D97393">
        <w:tc>
          <w:tcPr>
            <w:tcW w:w="1818" w:type="dxa"/>
          </w:tcPr>
          <w:p w14:paraId="4496E46A"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Name</w:t>
            </w:r>
          </w:p>
        </w:tc>
        <w:tc>
          <w:tcPr>
            <w:tcW w:w="1260" w:type="dxa"/>
          </w:tcPr>
          <w:p w14:paraId="6BC57F30"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A770C">
              <w:rPr>
                <w:rFonts w:ascii="Times New Roman" w:hAnsi="Times New Roman"/>
                <w:b/>
                <w:sz w:val="24"/>
                <w:szCs w:val="24"/>
              </w:rPr>
              <w:t>DataType</w:t>
            </w:r>
            <w:proofErr w:type="spellEnd"/>
          </w:p>
        </w:tc>
        <w:tc>
          <w:tcPr>
            <w:tcW w:w="3879" w:type="dxa"/>
          </w:tcPr>
          <w:p w14:paraId="12AD359F"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Value</w:t>
            </w:r>
          </w:p>
          <w:p w14:paraId="19EEDEDE" w14:textId="77777777" w:rsidR="00EC66F6" w:rsidRPr="002A770C"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14:paraId="7BE8B6C6"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Evaluate as Expression</w:t>
            </w:r>
          </w:p>
        </w:tc>
      </w:tr>
      <w:tr w:rsidR="00EC66F6" w:rsidRPr="002A770C" w14:paraId="20F0438F" w14:textId="77777777" w:rsidTr="00D97393">
        <w:trPr>
          <w:trHeight w:val="368"/>
        </w:trPr>
        <w:tc>
          <w:tcPr>
            <w:tcW w:w="1818" w:type="dxa"/>
          </w:tcPr>
          <w:p w14:paraId="2E946A1A"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Adhoc</w:t>
            </w:r>
            <w:proofErr w:type="spellEnd"/>
          </w:p>
        </w:tc>
        <w:tc>
          <w:tcPr>
            <w:tcW w:w="1260" w:type="dxa"/>
          </w:tcPr>
          <w:p w14:paraId="0EB744CF"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Boolean</w:t>
            </w:r>
          </w:p>
        </w:tc>
        <w:tc>
          <w:tcPr>
            <w:tcW w:w="3879" w:type="dxa"/>
          </w:tcPr>
          <w:p w14:paraId="27D7791D" w14:textId="77777777" w:rsidR="00023142"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False</w:t>
            </w:r>
          </w:p>
        </w:tc>
        <w:tc>
          <w:tcPr>
            <w:tcW w:w="2619" w:type="dxa"/>
          </w:tcPr>
          <w:p w14:paraId="104E250E"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7D8AB410" w14:textId="77777777" w:rsidTr="00D97393">
        <w:trPr>
          <w:trHeight w:val="368"/>
        </w:trPr>
        <w:tc>
          <w:tcPr>
            <w:tcW w:w="1818" w:type="dxa"/>
          </w:tcPr>
          <w:p w14:paraId="3C5C84A4"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BackupsDir</w:t>
            </w:r>
            <w:proofErr w:type="spellEnd"/>
          </w:p>
        </w:tc>
        <w:tc>
          <w:tcPr>
            <w:tcW w:w="1260" w:type="dxa"/>
          </w:tcPr>
          <w:p w14:paraId="44594A30"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07FFFA3" w14:textId="1BA4AE49" w:rsidR="00D97393" w:rsidRPr="002A770C" w:rsidRDefault="008B3710" w:rsidP="00DD3780">
            <w:pPr>
              <w:widowControl w:val="0"/>
              <w:autoSpaceDE w:val="0"/>
              <w:autoSpaceDN w:val="0"/>
              <w:adjustRightInd w:val="0"/>
              <w:spacing w:after="0" w:line="240" w:lineRule="auto"/>
              <w:rPr>
                <w:rFonts w:ascii="Times New Roman" w:hAnsi="Times New Roman"/>
              </w:rPr>
            </w:pPr>
            <w:hyperlink r:id="rId19" w:history="1">
              <w:r w:rsidR="00414C02">
                <w:t>\\UVAAPADSQL50CCO\</w:t>
              </w:r>
              <w:r w:rsidR="007F0B1D" w:rsidRPr="00D10076">
                <w:t>Reports\</w:t>
              </w:r>
            </w:hyperlink>
            <w:r w:rsidR="00D97393" w:rsidRPr="00D10076">
              <w:t>Backups\</w:t>
            </w:r>
          </w:p>
          <w:p w14:paraId="397ECEC8" w14:textId="77777777" w:rsidR="00D97393" w:rsidRPr="002A770C" w:rsidRDefault="00D97393" w:rsidP="00DD3780">
            <w:pPr>
              <w:widowControl w:val="0"/>
              <w:autoSpaceDE w:val="0"/>
              <w:autoSpaceDN w:val="0"/>
              <w:adjustRightInd w:val="0"/>
              <w:spacing w:after="0" w:line="240" w:lineRule="auto"/>
              <w:rPr>
                <w:rFonts w:ascii="Times New Roman" w:hAnsi="Times New Roman"/>
                <w:sz w:val="16"/>
                <w:szCs w:val="16"/>
              </w:rPr>
            </w:pPr>
          </w:p>
          <w:p w14:paraId="50CF9BD5" w14:textId="77777777" w:rsidR="00023142" w:rsidRPr="002A770C" w:rsidRDefault="00023142"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79A17AA"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39CFDB9D" w14:textId="77777777" w:rsidTr="00D97393">
        <w:trPr>
          <w:trHeight w:val="368"/>
        </w:trPr>
        <w:tc>
          <w:tcPr>
            <w:tcW w:w="1818" w:type="dxa"/>
          </w:tcPr>
          <w:p w14:paraId="4D2ACBD0" w14:textId="77777777" w:rsidR="00EC66F6" w:rsidRPr="002A770C" w:rsidRDefault="00D97393"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BeginDate</w:t>
            </w:r>
          </w:p>
        </w:tc>
        <w:tc>
          <w:tcPr>
            <w:tcW w:w="1260" w:type="dxa"/>
          </w:tcPr>
          <w:p w14:paraId="7DD9CA1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272AEB43" w14:textId="77777777" w:rsidR="00EC66F6" w:rsidRPr="002A770C" w:rsidRDefault="008B3710" w:rsidP="00EC66F6">
            <w:pPr>
              <w:widowControl w:val="0"/>
              <w:autoSpaceDE w:val="0"/>
              <w:autoSpaceDN w:val="0"/>
              <w:adjustRightInd w:val="0"/>
              <w:spacing w:after="0" w:line="240" w:lineRule="auto"/>
              <w:rPr>
                <w:rFonts w:ascii="Times New Roman" w:hAnsi="Times New Roman"/>
                <w:sz w:val="20"/>
                <w:szCs w:val="20"/>
              </w:rPr>
            </w:pPr>
            <w:hyperlink r:id="rId20" w:history="1">
              <w:r w:rsidR="00D97393" w:rsidRPr="002A770C">
                <w:rPr>
                  <w:rStyle w:val="Hyperlink"/>
                  <w:rFonts w:ascii="Times New Roman" w:hAnsi="Times New Roman"/>
                  <w:sz w:val="20"/>
                  <w:szCs w:val="20"/>
                </w:rPr>
                <w:t>0</w:t>
              </w:r>
            </w:hyperlink>
          </w:p>
          <w:p w14:paraId="34903C96"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r w:rsidR="00D97393" w:rsidRPr="002A770C">
              <w:rPr>
                <w:rFonts w:ascii="Times New Roman" w:hAnsi="Times New Roman"/>
                <w:sz w:val="16"/>
                <w:szCs w:val="16"/>
              </w:rPr>
              <w:t xml:space="preserve"> or fetched from SP depending on value of ‘</w:t>
            </w:r>
            <w:proofErr w:type="spellStart"/>
            <w:r w:rsidR="00D97393" w:rsidRPr="002A770C">
              <w:rPr>
                <w:rFonts w:ascii="Times New Roman" w:hAnsi="Times New Roman"/>
                <w:sz w:val="16"/>
                <w:szCs w:val="16"/>
              </w:rPr>
              <w:t>Adhoc</w:t>
            </w:r>
            <w:proofErr w:type="spellEnd"/>
            <w:r w:rsidR="00D97393" w:rsidRPr="002A770C">
              <w:rPr>
                <w:rFonts w:ascii="Times New Roman" w:hAnsi="Times New Roman"/>
                <w:sz w:val="16"/>
                <w:szCs w:val="16"/>
              </w:rPr>
              <w:t>’ variable</w:t>
            </w:r>
          </w:p>
        </w:tc>
        <w:tc>
          <w:tcPr>
            <w:tcW w:w="2619" w:type="dxa"/>
          </w:tcPr>
          <w:p w14:paraId="1C7118C4"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45D4E617" w14:textId="77777777" w:rsidTr="00D97393">
        <w:trPr>
          <w:trHeight w:val="368"/>
        </w:trPr>
        <w:tc>
          <w:tcPr>
            <w:tcW w:w="1818" w:type="dxa"/>
          </w:tcPr>
          <w:p w14:paraId="7628E9A7"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CCEmail</w:t>
            </w:r>
            <w:proofErr w:type="spellEnd"/>
          </w:p>
        </w:tc>
        <w:tc>
          <w:tcPr>
            <w:tcW w:w="1260" w:type="dxa"/>
          </w:tcPr>
          <w:p w14:paraId="1A98A0C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C5CEEE5" w14:textId="77777777" w:rsidR="00EC66F6" w:rsidRPr="002A770C" w:rsidRDefault="008B3710" w:rsidP="00EC66F6">
            <w:pPr>
              <w:widowControl w:val="0"/>
              <w:autoSpaceDE w:val="0"/>
              <w:autoSpaceDN w:val="0"/>
              <w:adjustRightInd w:val="0"/>
              <w:spacing w:after="0" w:line="240" w:lineRule="auto"/>
              <w:rPr>
                <w:rFonts w:ascii="Times New Roman" w:hAnsi="Times New Roman"/>
                <w:sz w:val="20"/>
                <w:szCs w:val="20"/>
              </w:rPr>
            </w:pPr>
            <w:hyperlink r:id="rId21" w:history="1">
              <w:r w:rsidR="00023142" w:rsidRPr="002A770C">
                <w:rPr>
                  <w:rStyle w:val="Hyperlink"/>
                  <w:rFonts w:ascii="Times New Roman" w:hAnsi="Times New Roman"/>
                  <w:sz w:val="20"/>
                  <w:szCs w:val="20"/>
                </w:rPr>
                <w:t>Susmitha.palacherla@gdit.com</w:t>
              </w:r>
            </w:hyperlink>
          </w:p>
          <w:p w14:paraId="4445CA04"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463DAFD"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False</w:t>
            </w:r>
          </w:p>
        </w:tc>
      </w:tr>
      <w:tr w:rsidR="00EC66F6" w:rsidRPr="002A770C" w14:paraId="1502B842" w14:textId="77777777" w:rsidTr="00D97393">
        <w:trPr>
          <w:trHeight w:val="368"/>
        </w:trPr>
        <w:tc>
          <w:tcPr>
            <w:tcW w:w="1818" w:type="dxa"/>
          </w:tcPr>
          <w:p w14:paraId="138BD374"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CSRPull</w:t>
            </w:r>
            <w:proofErr w:type="spellEnd"/>
          </w:p>
        </w:tc>
        <w:tc>
          <w:tcPr>
            <w:tcW w:w="1260" w:type="dxa"/>
          </w:tcPr>
          <w:p w14:paraId="763BCD7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F468DF8" w14:textId="77777777" w:rsidR="00023142"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Exec [EC].[sp_rptCoachingSummaryForModule]1,0,0</w:t>
            </w:r>
          </w:p>
        </w:tc>
        <w:tc>
          <w:tcPr>
            <w:tcW w:w="2619" w:type="dxa"/>
          </w:tcPr>
          <w:p w14:paraId="00C15C6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[EC].[sp_rptCoachingSummaryForModule]1,"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10076" w:rsidRPr="002A770C" w14:paraId="4D12C687" w14:textId="77777777" w:rsidTr="00D97393">
        <w:trPr>
          <w:trHeight w:val="368"/>
        </w:trPr>
        <w:tc>
          <w:tcPr>
            <w:tcW w:w="1818" w:type="dxa"/>
          </w:tcPr>
          <w:p w14:paraId="2463717B"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CSRQNPull</w:t>
            </w:r>
            <w:proofErr w:type="spellEnd"/>
          </w:p>
        </w:tc>
        <w:tc>
          <w:tcPr>
            <w:tcW w:w="1260" w:type="dxa"/>
          </w:tcPr>
          <w:p w14:paraId="16052ED3"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String</w:t>
            </w:r>
          </w:p>
        </w:tc>
        <w:tc>
          <w:tcPr>
            <w:tcW w:w="3879" w:type="dxa"/>
          </w:tcPr>
          <w:p w14:paraId="5FE21A26" w14:textId="77777777" w:rsidR="00D10076" w:rsidRPr="002A770C" w:rsidRDefault="00D10076">
            <w:pPr>
              <w:widowControl w:val="0"/>
              <w:autoSpaceDE w:val="0"/>
              <w:autoSpaceDN w:val="0"/>
              <w:adjustRightInd w:val="0"/>
              <w:spacing w:after="0" w:line="240" w:lineRule="auto"/>
              <w:rPr>
                <w:rFonts w:ascii="Times New Roman" w:hAnsi="Times New Roman"/>
              </w:rPr>
            </w:pPr>
            <w:r w:rsidRPr="00D10076">
              <w:rPr>
                <w:rFonts w:ascii="Times New Roman" w:hAnsi="Times New Roman"/>
              </w:rPr>
              <w:t>Exec [EC].[sp_</w:t>
            </w:r>
            <w:r>
              <w:rPr>
                <w:rFonts w:ascii="Times New Roman" w:hAnsi="Times New Roman"/>
              </w:rPr>
              <w:t>rptQNCoachingSummaryForModule]1,0,0</w:t>
            </w:r>
          </w:p>
        </w:tc>
        <w:tc>
          <w:tcPr>
            <w:tcW w:w="2619" w:type="dxa"/>
          </w:tcPr>
          <w:p w14:paraId="0011FC90"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sidRPr="00D10076">
              <w:rPr>
                <w:rFonts w:ascii="Times New Roman" w:hAnsi="Times New Roman"/>
                <w:sz w:val="20"/>
                <w:szCs w:val="20"/>
              </w:rPr>
              <w:t>"Exec [EC].[sp_rptQNCoachingSummaryForModule]1," +(DT_WSTR,20) @[</w:t>
            </w:r>
            <w:proofErr w:type="gramStart"/>
            <w:r w:rsidRPr="00D10076">
              <w:rPr>
                <w:rFonts w:ascii="Times New Roman" w:hAnsi="Times New Roman"/>
                <w:sz w:val="20"/>
                <w:szCs w:val="20"/>
              </w:rPr>
              <w:t>User::</w:t>
            </w:r>
            <w:proofErr w:type="gramEnd"/>
            <w:r w:rsidRPr="00D10076">
              <w:rPr>
                <w:rFonts w:ascii="Times New Roman" w:hAnsi="Times New Roman"/>
                <w:sz w:val="20"/>
                <w:szCs w:val="20"/>
              </w:rPr>
              <w:t>BeginDate] + "," +  (DT_WSTR,20) @[User::EndDate]</w:t>
            </w:r>
          </w:p>
        </w:tc>
      </w:tr>
      <w:tr w:rsidR="00EC66F6" w:rsidRPr="002A770C" w14:paraId="122E015A" w14:textId="77777777" w:rsidTr="00D97393">
        <w:trPr>
          <w:trHeight w:val="368"/>
        </w:trPr>
        <w:tc>
          <w:tcPr>
            <w:tcW w:w="1818" w:type="dxa"/>
          </w:tcPr>
          <w:p w14:paraId="6456F4F2"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DecryptInDir</w:t>
            </w:r>
            <w:proofErr w:type="spellEnd"/>
          </w:p>
        </w:tc>
        <w:tc>
          <w:tcPr>
            <w:tcW w:w="1260" w:type="dxa"/>
          </w:tcPr>
          <w:p w14:paraId="76FFCF76"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EC6E31E" w14:textId="17BEF44C" w:rsidR="00EC66F6" w:rsidRPr="002A770C" w:rsidRDefault="008B3710">
            <w:pPr>
              <w:widowControl w:val="0"/>
              <w:autoSpaceDE w:val="0"/>
              <w:autoSpaceDN w:val="0"/>
              <w:adjustRightInd w:val="0"/>
              <w:spacing w:after="0" w:line="240" w:lineRule="auto"/>
              <w:rPr>
                <w:rFonts w:ascii="Times New Roman" w:hAnsi="Times New Roman"/>
                <w:sz w:val="20"/>
                <w:szCs w:val="20"/>
              </w:rPr>
            </w:pPr>
            <w:hyperlink r:id="rId22"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97393" w:rsidRPr="002A770C">
              <w:rPr>
                <w:rFonts w:ascii="Times New Roman" w:hAnsi="Times New Roman"/>
                <w:sz w:val="20"/>
                <w:szCs w:val="20"/>
              </w:rPr>
              <w:t>Decrypt_In\</w:t>
            </w:r>
          </w:p>
        </w:tc>
        <w:tc>
          <w:tcPr>
            <w:tcW w:w="2619" w:type="dxa"/>
          </w:tcPr>
          <w:p w14:paraId="3F03DC7A"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30F47BF6" w14:textId="77777777" w:rsidTr="00D97393">
        <w:trPr>
          <w:trHeight w:val="368"/>
        </w:trPr>
        <w:tc>
          <w:tcPr>
            <w:tcW w:w="1818" w:type="dxa"/>
          </w:tcPr>
          <w:p w14:paraId="09F682AF"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DecryptOutDir</w:t>
            </w:r>
            <w:proofErr w:type="spellEnd"/>
          </w:p>
        </w:tc>
        <w:tc>
          <w:tcPr>
            <w:tcW w:w="1260" w:type="dxa"/>
          </w:tcPr>
          <w:p w14:paraId="510034C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F4F7BB" w14:textId="13AECFEB" w:rsidR="00EC66F6" w:rsidRPr="002A770C" w:rsidRDefault="008B3710">
            <w:pPr>
              <w:widowControl w:val="0"/>
              <w:autoSpaceDE w:val="0"/>
              <w:autoSpaceDN w:val="0"/>
              <w:adjustRightInd w:val="0"/>
              <w:spacing w:after="0" w:line="240" w:lineRule="auto"/>
              <w:rPr>
                <w:rFonts w:ascii="Times New Roman" w:hAnsi="Times New Roman"/>
                <w:sz w:val="20"/>
                <w:szCs w:val="20"/>
              </w:rPr>
            </w:pPr>
            <w:hyperlink r:id="rId23"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Decrypt_Out\</w:t>
            </w:r>
          </w:p>
        </w:tc>
        <w:tc>
          <w:tcPr>
            <w:tcW w:w="2619" w:type="dxa"/>
          </w:tcPr>
          <w:p w14:paraId="43D0811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D97393" w:rsidRPr="002A770C" w14:paraId="50CF4906" w14:textId="77777777" w:rsidTr="00D97393">
        <w:trPr>
          <w:trHeight w:val="368"/>
        </w:trPr>
        <w:tc>
          <w:tcPr>
            <w:tcW w:w="1818" w:type="dxa"/>
          </w:tcPr>
          <w:p w14:paraId="2E445FD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EncryptInDir</w:t>
            </w:r>
            <w:proofErr w:type="spellEnd"/>
          </w:p>
        </w:tc>
        <w:tc>
          <w:tcPr>
            <w:tcW w:w="1260" w:type="dxa"/>
          </w:tcPr>
          <w:p w14:paraId="101D7BE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627C4C8" w14:textId="346B28B6" w:rsidR="00D85582" w:rsidRPr="002A770C" w:rsidRDefault="008B3710" w:rsidP="00D97393">
            <w:pPr>
              <w:widowControl w:val="0"/>
              <w:autoSpaceDE w:val="0"/>
              <w:autoSpaceDN w:val="0"/>
              <w:adjustRightInd w:val="0"/>
              <w:spacing w:after="0" w:line="240" w:lineRule="auto"/>
              <w:rPr>
                <w:rFonts w:ascii="Times New Roman" w:hAnsi="Times New Roman"/>
                <w:sz w:val="16"/>
                <w:szCs w:val="16"/>
              </w:rPr>
            </w:pPr>
            <w:hyperlink r:id="rId24"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Encrypt_In</w:t>
            </w:r>
          </w:p>
          <w:p w14:paraId="4EB50166" w14:textId="77777777" w:rsidR="00D97393" w:rsidRPr="002A770C" w:rsidRDefault="00D97393" w:rsidP="00D97393">
            <w:pPr>
              <w:widowControl w:val="0"/>
              <w:autoSpaceDE w:val="0"/>
              <w:autoSpaceDN w:val="0"/>
              <w:adjustRightInd w:val="0"/>
              <w:spacing w:after="0" w:line="240" w:lineRule="auto"/>
              <w:rPr>
                <w:rFonts w:ascii="Times New Roman" w:hAnsi="Times New Roman"/>
                <w:sz w:val="16"/>
                <w:szCs w:val="16"/>
              </w:rPr>
            </w:pPr>
          </w:p>
        </w:tc>
        <w:tc>
          <w:tcPr>
            <w:tcW w:w="2619" w:type="dxa"/>
          </w:tcPr>
          <w:p w14:paraId="1103909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5226B7CB" w14:textId="77777777" w:rsidTr="00D97393">
        <w:trPr>
          <w:trHeight w:val="368"/>
        </w:trPr>
        <w:tc>
          <w:tcPr>
            <w:tcW w:w="1818" w:type="dxa"/>
          </w:tcPr>
          <w:p w14:paraId="3B3146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EncryptOutDir</w:t>
            </w:r>
            <w:proofErr w:type="spellEnd"/>
          </w:p>
        </w:tc>
        <w:tc>
          <w:tcPr>
            <w:tcW w:w="1260" w:type="dxa"/>
          </w:tcPr>
          <w:p w14:paraId="6C62804A"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9E076F2" w14:textId="0E05ACC1" w:rsidR="00D97393" w:rsidRPr="002A770C" w:rsidRDefault="008B3710">
            <w:pPr>
              <w:widowControl w:val="0"/>
              <w:autoSpaceDE w:val="0"/>
              <w:autoSpaceDN w:val="0"/>
              <w:adjustRightInd w:val="0"/>
              <w:spacing w:after="0" w:line="240" w:lineRule="auto"/>
              <w:rPr>
                <w:rFonts w:ascii="Times New Roman" w:hAnsi="Times New Roman"/>
                <w:sz w:val="20"/>
                <w:szCs w:val="20"/>
              </w:rPr>
            </w:pPr>
            <w:hyperlink r:id="rId25"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Encrypt_Out</w:t>
            </w:r>
          </w:p>
        </w:tc>
        <w:tc>
          <w:tcPr>
            <w:tcW w:w="2619" w:type="dxa"/>
          </w:tcPr>
          <w:p w14:paraId="533FD0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7C2183" w:rsidRPr="002A770C" w14:paraId="26DC9BD8" w14:textId="77777777" w:rsidTr="00D97393">
        <w:trPr>
          <w:trHeight w:val="368"/>
        </w:trPr>
        <w:tc>
          <w:tcPr>
            <w:tcW w:w="1818" w:type="dxa"/>
          </w:tcPr>
          <w:p w14:paraId="3265CBD3" w14:textId="77777777" w:rsidR="007C2183" w:rsidRPr="002A770C" w:rsidRDefault="00D9739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EndDate</w:t>
            </w:r>
          </w:p>
        </w:tc>
        <w:tc>
          <w:tcPr>
            <w:tcW w:w="1260" w:type="dxa"/>
          </w:tcPr>
          <w:p w14:paraId="064938C5"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42138C3F" w14:textId="77777777" w:rsidR="00D85582" w:rsidRPr="002A770C" w:rsidRDefault="008B3710" w:rsidP="00D85582">
            <w:pPr>
              <w:widowControl w:val="0"/>
              <w:autoSpaceDE w:val="0"/>
              <w:autoSpaceDN w:val="0"/>
              <w:adjustRightInd w:val="0"/>
              <w:spacing w:after="0" w:line="240" w:lineRule="auto"/>
              <w:rPr>
                <w:rFonts w:ascii="Times New Roman" w:hAnsi="Times New Roman"/>
                <w:sz w:val="20"/>
                <w:szCs w:val="20"/>
              </w:rPr>
            </w:pPr>
            <w:hyperlink r:id="rId26" w:history="1">
              <w:r w:rsidR="00D85582" w:rsidRPr="002A770C">
                <w:rPr>
                  <w:rStyle w:val="Hyperlink"/>
                  <w:rFonts w:ascii="Times New Roman" w:hAnsi="Times New Roman"/>
                  <w:sz w:val="20"/>
                  <w:szCs w:val="20"/>
                </w:rPr>
                <w:t>0</w:t>
              </w:r>
            </w:hyperlink>
          </w:p>
          <w:p w14:paraId="02F82CF3" w14:textId="77777777" w:rsidR="007C2183" w:rsidRPr="002A770C" w:rsidRDefault="00D85582"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 or fetched from SP depending on value of ‘</w:t>
            </w:r>
            <w:proofErr w:type="spellStart"/>
            <w:r w:rsidRPr="002A770C">
              <w:rPr>
                <w:rFonts w:ascii="Times New Roman" w:hAnsi="Times New Roman"/>
                <w:sz w:val="16"/>
                <w:szCs w:val="16"/>
              </w:rPr>
              <w:t>Adhoc</w:t>
            </w:r>
            <w:proofErr w:type="spellEnd"/>
            <w:r w:rsidRPr="002A770C">
              <w:rPr>
                <w:rFonts w:ascii="Times New Roman" w:hAnsi="Times New Roman"/>
                <w:sz w:val="16"/>
                <w:szCs w:val="16"/>
              </w:rPr>
              <w:t>’ variable</w:t>
            </w:r>
          </w:p>
        </w:tc>
        <w:tc>
          <w:tcPr>
            <w:tcW w:w="2619" w:type="dxa"/>
          </w:tcPr>
          <w:p w14:paraId="05E11483"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p>
        </w:tc>
      </w:tr>
      <w:tr w:rsidR="00D97393" w:rsidRPr="002A770C" w14:paraId="5BA0478E" w14:textId="77777777" w:rsidTr="00D97393">
        <w:trPr>
          <w:trHeight w:val="368"/>
        </w:trPr>
        <w:tc>
          <w:tcPr>
            <w:tcW w:w="1818" w:type="dxa"/>
          </w:tcPr>
          <w:p w14:paraId="7853650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Env</w:t>
            </w:r>
          </w:p>
        </w:tc>
        <w:tc>
          <w:tcPr>
            <w:tcW w:w="1260" w:type="dxa"/>
          </w:tcPr>
          <w:p w14:paraId="3258B28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C4A3A8" w14:textId="77777777" w:rsidR="00D97393" w:rsidRPr="002A770C" w:rsidRDefault="00D85582" w:rsidP="00D97393">
            <w:pPr>
              <w:widowControl w:val="0"/>
              <w:autoSpaceDE w:val="0"/>
              <w:autoSpaceDN w:val="0"/>
              <w:adjustRightInd w:val="0"/>
              <w:spacing w:after="0" w:line="240" w:lineRule="auto"/>
              <w:rPr>
                <w:rFonts w:ascii="Times New Roman" w:hAnsi="Times New Roman"/>
                <w:sz w:val="16"/>
                <w:szCs w:val="16"/>
              </w:rPr>
            </w:pPr>
            <w:r w:rsidRPr="002A770C">
              <w:rPr>
                <w:rFonts w:ascii="Times New Roman" w:hAnsi="Times New Roman"/>
                <w:sz w:val="16"/>
                <w:szCs w:val="16"/>
              </w:rPr>
              <w:t>PROD</w:t>
            </w:r>
          </w:p>
          <w:p w14:paraId="05C71EA1" w14:textId="77777777" w:rsidR="00D85582" w:rsidRPr="002A770C" w:rsidRDefault="00D85582"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2EEBB9D"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0C1840E" w14:textId="77777777" w:rsidTr="00D97393">
        <w:trPr>
          <w:trHeight w:val="368"/>
        </w:trPr>
        <w:tc>
          <w:tcPr>
            <w:tcW w:w="1818" w:type="dxa"/>
          </w:tcPr>
          <w:p w14:paraId="2EE6046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FromEmail</w:t>
            </w:r>
            <w:proofErr w:type="spellEnd"/>
          </w:p>
        </w:tc>
        <w:tc>
          <w:tcPr>
            <w:tcW w:w="1260" w:type="dxa"/>
          </w:tcPr>
          <w:p w14:paraId="4943B9E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63F0478" w14:textId="77777777" w:rsidR="00D85582" w:rsidRPr="002A770C" w:rsidRDefault="008B3710" w:rsidP="00D85582">
            <w:pPr>
              <w:widowControl w:val="0"/>
              <w:autoSpaceDE w:val="0"/>
              <w:autoSpaceDN w:val="0"/>
              <w:adjustRightInd w:val="0"/>
              <w:spacing w:after="0" w:line="240" w:lineRule="auto"/>
              <w:rPr>
                <w:rFonts w:ascii="Times New Roman" w:hAnsi="Times New Roman"/>
                <w:sz w:val="20"/>
                <w:szCs w:val="20"/>
              </w:rPr>
            </w:pPr>
            <w:hyperlink r:id="rId27" w:history="1">
              <w:r w:rsidR="00D85582" w:rsidRPr="002A770C">
                <w:rPr>
                  <w:rStyle w:val="Hyperlink"/>
                  <w:rFonts w:ascii="Times New Roman" w:hAnsi="Times New Roman"/>
                  <w:sz w:val="20"/>
                  <w:szCs w:val="20"/>
                </w:rPr>
                <w:t>Susmitha.palacherla@gdit.com</w:t>
              </w:r>
            </w:hyperlink>
          </w:p>
          <w:p w14:paraId="7A9B429C"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15764C4"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BE2BDAC" w14:textId="77777777" w:rsidTr="00D97393">
        <w:trPr>
          <w:trHeight w:val="368"/>
        </w:trPr>
        <w:tc>
          <w:tcPr>
            <w:tcW w:w="1818" w:type="dxa"/>
          </w:tcPr>
          <w:p w14:paraId="1AF3C031"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LSAPull</w:t>
            </w:r>
            <w:proofErr w:type="spellEnd"/>
          </w:p>
        </w:tc>
        <w:tc>
          <w:tcPr>
            <w:tcW w:w="1260" w:type="dxa"/>
          </w:tcPr>
          <w:p w14:paraId="1420C6A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87107F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[EC].[sp_rptCoachingSummaryForModule]4,0,0</w:t>
            </w:r>
          </w:p>
        </w:tc>
        <w:tc>
          <w:tcPr>
            <w:tcW w:w="2619" w:type="dxa"/>
          </w:tcPr>
          <w:p w14:paraId="334C298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 xml:space="preserve">BeginDate] + "," +  (DT_WSTR,20) </w:t>
            </w:r>
            <w:r w:rsidRPr="002A770C">
              <w:rPr>
                <w:rFonts w:ascii="Times New Roman" w:hAnsi="Times New Roman"/>
                <w:sz w:val="20"/>
                <w:szCs w:val="20"/>
              </w:rPr>
              <w:lastRenderedPageBreak/>
              <w:t>@[User::EndDate]</w:t>
            </w:r>
          </w:p>
        </w:tc>
      </w:tr>
      <w:tr w:rsidR="00D97393" w:rsidRPr="002A770C" w14:paraId="26ECCDC4" w14:textId="77777777" w:rsidTr="00D97393">
        <w:trPr>
          <w:trHeight w:val="368"/>
        </w:trPr>
        <w:tc>
          <w:tcPr>
            <w:tcW w:w="1818" w:type="dxa"/>
          </w:tcPr>
          <w:p w14:paraId="149332D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MsgEmail</w:t>
            </w:r>
            <w:proofErr w:type="spellEnd"/>
          </w:p>
        </w:tc>
        <w:tc>
          <w:tcPr>
            <w:tcW w:w="1260" w:type="dxa"/>
          </w:tcPr>
          <w:p w14:paraId="6E126D9F"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4044ED8" w14:textId="4583F85D"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The Reports have been posted to </w:t>
            </w:r>
            <w:r w:rsidR="00414C02">
              <w:rPr>
                <w:rFonts w:ascii="Times New Roman" w:hAnsi="Times New Roman"/>
                <w:sz w:val="20"/>
                <w:szCs w:val="20"/>
              </w:rPr>
              <w:t>\\UVAAPADSQL50CCO\</w:t>
            </w:r>
            <w:r w:rsidRPr="002A770C">
              <w:rPr>
                <w:rFonts w:ascii="Times New Roman" w:hAnsi="Times New Roman"/>
                <w:sz w:val="20"/>
                <w:szCs w:val="20"/>
              </w:rPr>
              <w:t>data\Coaching\Reports\</w:t>
            </w:r>
            <w:r w:rsidRPr="002A770C">
              <w:rPr>
                <w:rFonts w:ascii="Times New Roman" w:hAnsi="Times New Roman"/>
                <w:sz w:val="20"/>
                <w:szCs w:val="20"/>
              </w:rPr>
              <w:cr/>
            </w:r>
          </w:p>
          <w:p w14:paraId="44518577"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067A0DA3"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1369CCC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Thanks, </w:t>
            </w:r>
            <w:r w:rsidRPr="002A770C">
              <w:rPr>
                <w:rFonts w:ascii="Times New Roman" w:hAnsi="Times New Roman"/>
                <w:sz w:val="20"/>
                <w:szCs w:val="20"/>
              </w:rPr>
              <w:cr/>
            </w:r>
          </w:p>
          <w:p w14:paraId="5CE2C337" w14:textId="77777777" w:rsidR="00D97393" w:rsidRPr="002A770C" w:rsidRDefault="00D85582"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w:t>
            </w:r>
            <w:r w:rsidRPr="002A770C">
              <w:rPr>
                <w:rFonts w:ascii="Times New Roman" w:hAnsi="Times New Roman"/>
                <w:sz w:val="20"/>
                <w:szCs w:val="20"/>
              </w:rPr>
              <w:cr/>
              <w:t>General Dynamics Information Technology</w:t>
            </w:r>
          </w:p>
        </w:tc>
        <w:tc>
          <w:tcPr>
            <w:tcW w:w="2619" w:type="dxa"/>
          </w:tcPr>
          <w:p w14:paraId="026800A8"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"The Reports have been posted to " +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ReportsDir] + "\r\n" +</w:t>
            </w:r>
          </w:p>
          <w:p w14:paraId="6AEDE12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42E48BBD"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54D19CF6"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"Thanks," + " "  + "\r\n" +</w:t>
            </w:r>
          </w:p>
          <w:p w14:paraId="087F7844"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 " "  + "\r\n" +     </w:t>
            </w:r>
          </w:p>
          <w:p w14:paraId="1D357596"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"General Dynamics Information Technology"</w:t>
            </w:r>
          </w:p>
        </w:tc>
      </w:tr>
      <w:tr w:rsidR="00D97393" w:rsidRPr="002A770C" w14:paraId="57B57B25" w14:textId="77777777" w:rsidTr="00D97393">
        <w:trPr>
          <w:trHeight w:val="368"/>
        </w:trPr>
        <w:tc>
          <w:tcPr>
            <w:tcW w:w="1818" w:type="dxa"/>
          </w:tcPr>
          <w:p w14:paraId="659E9C9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QualityPull</w:t>
            </w:r>
            <w:proofErr w:type="spellEnd"/>
          </w:p>
        </w:tc>
        <w:tc>
          <w:tcPr>
            <w:tcW w:w="1260" w:type="dxa"/>
          </w:tcPr>
          <w:p w14:paraId="10EB06A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236B29C8"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[EC].[sp_rptCoachingSummaryForModule]3,0,0</w:t>
            </w:r>
          </w:p>
        </w:tc>
        <w:tc>
          <w:tcPr>
            <w:tcW w:w="2619" w:type="dxa"/>
          </w:tcPr>
          <w:p w14:paraId="612EB3D2"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97393" w:rsidRPr="002A770C" w14:paraId="375E1D63" w14:textId="77777777" w:rsidTr="00D97393">
        <w:trPr>
          <w:trHeight w:val="368"/>
        </w:trPr>
        <w:tc>
          <w:tcPr>
            <w:tcW w:w="1818" w:type="dxa"/>
          </w:tcPr>
          <w:p w14:paraId="68421DF2"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ReportPeriod</w:t>
            </w:r>
            <w:proofErr w:type="spellEnd"/>
          </w:p>
        </w:tc>
        <w:tc>
          <w:tcPr>
            <w:tcW w:w="1260" w:type="dxa"/>
          </w:tcPr>
          <w:p w14:paraId="4B83AF25"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5E2FD4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01C4B2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"01" ? "January" :</w:t>
            </w:r>
          </w:p>
          <w:p w14:paraId="187C5C1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"02" ? "February" :</w:t>
            </w:r>
          </w:p>
          <w:p w14:paraId="75E552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"03" ? "March" :</w:t>
            </w:r>
          </w:p>
          <w:p w14:paraId="799E573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"04" ? "April" :</w:t>
            </w:r>
          </w:p>
          <w:p w14:paraId="4A8432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"05" ? "May" :</w:t>
            </w:r>
          </w:p>
          <w:p w14:paraId="4C93D17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"06" ? "June" :</w:t>
            </w:r>
          </w:p>
          <w:p w14:paraId="5DD6B8C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"07" ? "July" :</w:t>
            </w:r>
          </w:p>
          <w:p w14:paraId="117CD87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"08" ? "August" :</w:t>
            </w:r>
          </w:p>
          <w:p w14:paraId="7D88D29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"09" ? "September" :</w:t>
            </w:r>
          </w:p>
          <w:p w14:paraId="050520F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"10" ? "October" :</w:t>
            </w:r>
          </w:p>
          <w:p w14:paraId="30CE594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lastRenderedPageBreak/>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"11" ? "November" :</w:t>
            </w:r>
          </w:p>
          <w:p w14:paraId="7744DA4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"12" ? "December" :</w:t>
            </w:r>
          </w:p>
          <w:p w14:paraId="2777BB6D"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"Unknown") + ", " + 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BeginDate],1,4)</w:t>
            </w:r>
          </w:p>
        </w:tc>
      </w:tr>
      <w:tr w:rsidR="00D97393" w:rsidRPr="002A770C" w14:paraId="61CC7F05" w14:textId="77777777" w:rsidTr="00D97393">
        <w:trPr>
          <w:trHeight w:val="368"/>
        </w:trPr>
        <w:tc>
          <w:tcPr>
            <w:tcW w:w="1818" w:type="dxa"/>
          </w:tcPr>
          <w:p w14:paraId="309A422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ReportsDir</w:t>
            </w:r>
            <w:proofErr w:type="spellEnd"/>
          </w:p>
        </w:tc>
        <w:tc>
          <w:tcPr>
            <w:tcW w:w="1260" w:type="dxa"/>
          </w:tcPr>
          <w:p w14:paraId="28E95858"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AEEF0F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p w14:paraId="5B9E70F8"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\\F3420-MWBP11\Reports\eCL_Reports\</w:t>
            </w:r>
          </w:p>
        </w:tc>
        <w:tc>
          <w:tcPr>
            <w:tcW w:w="2619" w:type="dxa"/>
          </w:tcPr>
          <w:p w14:paraId="6860BA0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3E7BE0DC" w14:textId="77777777" w:rsidTr="00D97393">
        <w:trPr>
          <w:trHeight w:val="368"/>
        </w:trPr>
        <w:tc>
          <w:tcPr>
            <w:tcW w:w="1818" w:type="dxa"/>
          </w:tcPr>
          <w:p w14:paraId="7D31C7A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SupervisorPull</w:t>
            </w:r>
            <w:proofErr w:type="spellEnd"/>
          </w:p>
        </w:tc>
        <w:tc>
          <w:tcPr>
            <w:tcW w:w="1260" w:type="dxa"/>
          </w:tcPr>
          <w:p w14:paraId="79C5D7B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5F082C9"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[EC].[sp_rptCoachingSummaryForModule]2,0,0</w:t>
            </w:r>
          </w:p>
        </w:tc>
        <w:tc>
          <w:tcPr>
            <w:tcW w:w="2619" w:type="dxa"/>
          </w:tcPr>
          <w:p w14:paraId="66D618A2"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6DC5D25D" w14:textId="77777777" w:rsidTr="00D97393">
        <w:trPr>
          <w:trHeight w:val="368"/>
        </w:trPr>
        <w:tc>
          <w:tcPr>
            <w:tcW w:w="1818" w:type="dxa"/>
          </w:tcPr>
          <w:p w14:paraId="316E21E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ToEmail</w:t>
            </w:r>
            <w:proofErr w:type="spellEnd"/>
          </w:p>
        </w:tc>
        <w:tc>
          <w:tcPr>
            <w:tcW w:w="1260" w:type="dxa"/>
          </w:tcPr>
          <w:p w14:paraId="691672E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D43E529" w14:textId="77777777" w:rsidR="002B1597" w:rsidRPr="002A770C" w:rsidRDefault="008B3710" w:rsidP="002B1597">
            <w:pPr>
              <w:widowControl w:val="0"/>
              <w:autoSpaceDE w:val="0"/>
              <w:autoSpaceDN w:val="0"/>
              <w:adjustRightInd w:val="0"/>
              <w:spacing w:after="0" w:line="240" w:lineRule="auto"/>
              <w:rPr>
                <w:rFonts w:ascii="Times New Roman" w:hAnsi="Times New Roman"/>
                <w:sz w:val="20"/>
                <w:szCs w:val="20"/>
              </w:rPr>
            </w:pPr>
            <w:hyperlink r:id="rId28" w:history="1">
              <w:r w:rsidR="002B1597" w:rsidRPr="002A770C">
                <w:rPr>
                  <w:rStyle w:val="Hyperlink"/>
                  <w:rFonts w:ascii="Times New Roman" w:hAnsi="Times New Roman"/>
                  <w:sz w:val="20"/>
                  <w:szCs w:val="20"/>
                </w:rPr>
                <w:t>Susmitha.palacherla@gdit.com</w:t>
              </w:r>
            </w:hyperlink>
          </w:p>
          <w:p w14:paraId="50BB216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5FE09A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9A067B8" w14:textId="77777777" w:rsidTr="00D97393">
        <w:trPr>
          <w:trHeight w:val="368"/>
        </w:trPr>
        <w:tc>
          <w:tcPr>
            <w:tcW w:w="1818" w:type="dxa"/>
          </w:tcPr>
          <w:p w14:paraId="592433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TrainingPull</w:t>
            </w:r>
            <w:proofErr w:type="spellEnd"/>
          </w:p>
        </w:tc>
        <w:tc>
          <w:tcPr>
            <w:tcW w:w="1260" w:type="dxa"/>
          </w:tcPr>
          <w:p w14:paraId="5CDA3BC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B342AC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[EC].[sp_rptCoachingSummaryForModule]5,0,0</w:t>
            </w:r>
          </w:p>
        </w:tc>
        <w:tc>
          <w:tcPr>
            <w:tcW w:w="2619" w:type="dxa"/>
          </w:tcPr>
          <w:p w14:paraId="5B5A7DF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1464F1FF" w14:textId="77777777" w:rsidTr="00D97393">
        <w:trPr>
          <w:trHeight w:val="368"/>
        </w:trPr>
        <w:tc>
          <w:tcPr>
            <w:tcW w:w="1818" w:type="dxa"/>
          </w:tcPr>
          <w:p w14:paraId="59B7CDA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varFileName</w:t>
            </w:r>
            <w:proofErr w:type="spellEnd"/>
          </w:p>
        </w:tc>
        <w:tc>
          <w:tcPr>
            <w:tcW w:w="1260" w:type="dxa"/>
          </w:tcPr>
          <w:p w14:paraId="7B58F79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F1EAAE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76902EE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438DC818" w14:textId="77777777" w:rsidTr="00D97393">
        <w:trPr>
          <w:trHeight w:val="368"/>
        </w:trPr>
        <w:tc>
          <w:tcPr>
            <w:tcW w:w="1818" w:type="dxa"/>
          </w:tcPr>
          <w:p w14:paraId="7FA48A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varFilePath</w:t>
            </w:r>
            <w:proofErr w:type="spellEnd"/>
          </w:p>
        </w:tc>
        <w:tc>
          <w:tcPr>
            <w:tcW w:w="1260" w:type="dxa"/>
          </w:tcPr>
          <w:p w14:paraId="6665C39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90D075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3E06BA1" w14:textId="77777777" w:rsidR="002B1597" w:rsidRPr="002A770C" w:rsidRDefault="00092410"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EncryptOutDir] + @[User::varFileName]</w:t>
            </w:r>
          </w:p>
        </w:tc>
      </w:tr>
      <w:tr w:rsidR="002B1597" w:rsidRPr="002A770C" w14:paraId="127FBB4B" w14:textId="77777777" w:rsidTr="00D97393">
        <w:trPr>
          <w:trHeight w:val="368"/>
        </w:trPr>
        <w:tc>
          <w:tcPr>
            <w:tcW w:w="1818" w:type="dxa"/>
          </w:tcPr>
          <w:p w14:paraId="31421AE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01010F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13680B9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1992096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4DA32E1" w14:textId="77777777" w:rsidTr="00D97393">
        <w:trPr>
          <w:trHeight w:val="368"/>
        </w:trPr>
        <w:tc>
          <w:tcPr>
            <w:tcW w:w="1818" w:type="dxa"/>
          </w:tcPr>
          <w:p w14:paraId="4940DDE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88E90F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705CDCC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58D9D5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3B93E99" w14:textId="77777777" w:rsidTr="00D97393">
        <w:trPr>
          <w:trHeight w:val="368"/>
        </w:trPr>
        <w:tc>
          <w:tcPr>
            <w:tcW w:w="1818" w:type="dxa"/>
          </w:tcPr>
          <w:p w14:paraId="11DEA98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261A2D9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5554686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223704A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7B04D5F" w14:textId="77777777" w:rsidTr="00D97393">
        <w:trPr>
          <w:trHeight w:val="368"/>
        </w:trPr>
        <w:tc>
          <w:tcPr>
            <w:tcW w:w="1818" w:type="dxa"/>
          </w:tcPr>
          <w:p w14:paraId="64A3509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6856B47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6156721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4C63473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bl>
    <w:p w14:paraId="6194EC0F" w14:textId="77777777" w:rsidR="00E654C3" w:rsidRPr="002A770C" w:rsidRDefault="00E654C3" w:rsidP="00E654C3">
      <w:pPr>
        <w:rPr>
          <w:rFonts w:ascii="Times New Roman" w:hAnsi="Times New Roman"/>
          <w:b/>
        </w:rPr>
      </w:pPr>
    </w:p>
    <w:p w14:paraId="2930DE48" w14:textId="77777777" w:rsidR="00E654C3" w:rsidRPr="002A770C" w:rsidRDefault="00E654C3" w:rsidP="00D9770F">
      <w:pPr>
        <w:pStyle w:val="Heading4"/>
        <w:rPr>
          <w:rFonts w:ascii="Times New Roman" w:hAnsi="Times New Roman" w:cs="Times New Roman"/>
          <w:i w:val="0"/>
          <w:color w:val="auto"/>
        </w:rPr>
      </w:pPr>
      <w:bookmarkStart w:id="265" w:name="_Toc73024072"/>
      <w:r w:rsidRPr="002A770C">
        <w:rPr>
          <w:rFonts w:ascii="Times New Roman" w:hAnsi="Times New Roman" w:cs="Times New Roman"/>
          <w:i w:val="0"/>
          <w:color w:val="auto"/>
        </w:rPr>
        <w:t>Connection Manager Entries</w:t>
      </w:r>
      <w:bookmarkEnd w:id="265"/>
    </w:p>
    <w:p w14:paraId="52CC3A09"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dbconn</w:t>
      </w:r>
      <w:proofErr w:type="spellEnd"/>
    </w:p>
    <w:p w14:paraId="7FDB48DA" w14:textId="56420370"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Dev </w:t>
      </w:r>
      <w:r w:rsidR="00810310" w:rsidRPr="002A770C">
        <w:rPr>
          <w:rFonts w:ascii="Times New Roman" w:hAnsi="Times New Roman"/>
        </w:rPr>
        <w:t>–</w:t>
      </w:r>
      <w:r w:rsidRPr="002A770C">
        <w:rPr>
          <w:rFonts w:ascii="Times New Roman" w:hAnsi="Times New Roman"/>
        </w:rPr>
        <w:t xml:space="preserve"> </w:t>
      </w:r>
      <w:r w:rsidR="000E2E23">
        <w:rPr>
          <w:rFonts w:ascii="Times New Roman" w:hAnsi="Times New Roman"/>
        </w:rPr>
        <w:t>UVAADADSQL50CCO</w:t>
      </w:r>
      <w:del w:id="266" w:author="Palacherla, Susmitha C" w:date="2021-05-27T15:53:00Z">
        <w:r w:rsidRPr="002A770C" w:rsidDel="00662E99">
          <w:rPr>
            <w:rFonts w:ascii="Times New Roman" w:hAnsi="Times New Roman"/>
          </w:rPr>
          <w:delText>DB</w:delText>
        </w:r>
      </w:del>
      <w:r w:rsidRPr="002A770C">
        <w:rPr>
          <w:rFonts w:ascii="Times New Roman" w:hAnsi="Times New Roman"/>
        </w:rPr>
        <w:t xml:space="preserve"> – </w:t>
      </w:r>
      <w:proofErr w:type="spellStart"/>
      <w:r w:rsidRPr="002A770C">
        <w:rPr>
          <w:rFonts w:ascii="Times New Roman" w:hAnsi="Times New Roman"/>
        </w:rPr>
        <w:t>eCoachingdev</w:t>
      </w:r>
      <w:proofErr w:type="spellEnd"/>
    </w:p>
    <w:p w14:paraId="1A86CE61" w14:textId="798C4D78" w:rsidR="001022D0" w:rsidRPr="002A770C"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Test - </w:t>
      </w:r>
      <w:ins w:id="267" w:author="Palacherla, Susmitha C" w:date="2021-05-27T15:53:00Z">
        <w:r w:rsidR="00662E99">
          <w:rPr>
            <w:rFonts w:ascii="Times New Roman" w:hAnsi="Times New Roman"/>
          </w:rPr>
          <w:t>UVAADADSQL52CCO</w:t>
        </w:r>
      </w:ins>
      <w:del w:id="268" w:author="Palacherla, Susmitha C" w:date="2021-05-27T15:53:00Z">
        <w:r w:rsidR="00810310" w:rsidRPr="002A770C" w:rsidDel="00662E99">
          <w:rPr>
            <w:rFonts w:ascii="Times New Roman" w:hAnsi="Times New Roman"/>
          </w:rPr>
          <w:delText xml:space="preserve">F3420-ECLDBT01 </w:delText>
        </w:r>
        <w:r w:rsidRPr="002A770C" w:rsidDel="00662E99">
          <w:rPr>
            <w:rFonts w:ascii="Times New Roman" w:hAnsi="Times New Roman"/>
          </w:rPr>
          <w:delText xml:space="preserve">DB </w:delText>
        </w:r>
      </w:del>
      <w:r w:rsidRPr="002A770C">
        <w:rPr>
          <w:rFonts w:ascii="Times New Roman" w:hAnsi="Times New Roman"/>
        </w:rPr>
        <w:t xml:space="preserve">– </w:t>
      </w:r>
      <w:proofErr w:type="spellStart"/>
      <w:r w:rsidRPr="002A770C">
        <w:rPr>
          <w:rFonts w:ascii="Times New Roman" w:hAnsi="Times New Roman"/>
        </w:rPr>
        <w:t>eCoachingtest</w:t>
      </w:r>
      <w:proofErr w:type="spellEnd"/>
    </w:p>
    <w:p w14:paraId="40A82A64" w14:textId="721D4DF7"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 - </w:t>
      </w:r>
      <w:ins w:id="269" w:author="Palacherla, Susmitha C" w:date="2021-05-27T15:53:00Z">
        <w:r w:rsidR="00662E99">
          <w:rPr>
            <w:rFonts w:ascii="Times New Roman" w:hAnsi="Times New Roman"/>
          </w:rPr>
          <w:t>UVAPADSQL50CCO</w:t>
        </w:r>
        <w:r w:rsidR="00662E99" w:rsidRPr="002A770C">
          <w:rPr>
            <w:rFonts w:ascii="Times New Roman" w:hAnsi="Times New Roman"/>
          </w:rPr>
          <w:t xml:space="preserve"> </w:t>
        </w:r>
      </w:ins>
      <w:del w:id="270" w:author="Palacherla, Susmitha C" w:date="2021-05-27T15:53:00Z">
        <w:r w:rsidR="00810310" w:rsidRPr="002A770C" w:rsidDel="00662E99">
          <w:rPr>
            <w:rFonts w:ascii="Times New Roman" w:hAnsi="Times New Roman"/>
          </w:rPr>
          <w:delText xml:space="preserve">F3420-ECLDBP01 </w:delText>
        </w:r>
      </w:del>
      <w:r w:rsidRPr="002A770C">
        <w:rPr>
          <w:rFonts w:ascii="Times New Roman" w:hAnsi="Times New Roman"/>
        </w:rPr>
        <w:t>– eCoaching</w:t>
      </w:r>
    </w:p>
    <w:p w14:paraId="0E6F1F4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58100F01"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7B1C913F"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11FD0FB5"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CSR_Report</w:t>
      </w:r>
      <w:proofErr w:type="spellEnd"/>
    </w:p>
    <w:p w14:paraId="345042EF" w14:textId="77777777" w:rsidR="00092410" w:rsidRPr="002A770C" w:rsidRDefault="0009241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eCL_Coaching_Summary_CSR_YYYYMMDD_YYYYMMDD.csv</w:t>
      </w:r>
    </w:p>
    <w:p w14:paraId="06249CCD"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w:t>
      </w:r>
      <w:proofErr w:type="spellEnd"/>
      <w:r w:rsidRPr="002A770C">
        <w:rPr>
          <w:rFonts w:ascii="Times New Roman" w:hAnsi="Times New Roman"/>
        </w:rPr>
        <w:t>_" +  (DT_WSTR,20) @[User::BeginDate] + "_" +  (DT_WSTR,20) @[User::EndDate] + ".csv"</w:t>
      </w:r>
    </w:p>
    <w:p w14:paraId="45A00D02"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281FE9D5" w14:textId="77777777" w:rsidR="00092410" w:rsidRPr="002A770C" w:rsidRDefault="00092410" w:rsidP="00092410">
      <w:pPr>
        <w:widowControl w:val="0"/>
        <w:autoSpaceDE w:val="0"/>
        <w:autoSpaceDN w:val="0"/>
        <w:adjustRightInd w:val="0"/>
        <w:spacing w:after="0" w:line="240" w:lineRule="auto"/>
        <w:rPr>
          <w:rFonts w:ascii="Times New Roman" w:hAnsi="Times New Roman"/>
        </w:rPr>
      </w:pPr>
    </w:p>
    <w:p w14:paraId="6B5A5DA1" w14:textId="77777777" w:rsidR="00092410"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Supervisor_Report</w:t>
      </w:r>
      <w:proofErr w:type="spellEnd"/>
    </w:p>
    <w:p w14:paraId="04C6CDBF"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eCL_Coaching_Summary_Supervisor_YYYYMMDD_YYYYMMDD.csv</w:t>
      </w:r>
    </w:p>
    <w:p w14:paraId="59CFCD5C"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eCL_CoachingSummary_Supervisor</w:t>
      </w:r>
      <w:proofErr w:type="spellEnd"/>
      <w:r w:rsidRPr="002A770C">
        <w:rPr>
          <w:rFonts w:ascii="Times New Roman" w:hAnsi="Times New Roman"/>
        </w:rPr>
        <w:t>_" +  (DT_WSTR,20) @[User::BeginDate] + "_" +  (DT_WSTR,20) @[User::EndDate] + ".csv"</w:t>
      </w:r>
    </w:p>
    <w:p w14:paraId="14062C60" w14:textId="77777777" w:rsidR="00E654C3" w:rsidRPr="002A770C" w:rsidRDefault="00E654C3" w:rsidP="00257251">
      <w:pPr>
        <w:widowControl w:val="0"/>
        <w:autoSpaceDE w:val="0"/>
        <w:autoSpaceDN w:val="0"/>
        <w:adjustRightInd w:val="0"/>
        <w:spacing w:after="0" w:line="240" w:lineRule="auto"/>
        <w:ind w:left="1440"/>
        <w:rPr>
          <w:rFonts w:ascii="Times New Roman" w:hAnsi="Times New Roman"/>
        </w:rPr>
      </w:pPr>
    </w:p>
    <w:p w14:paraId="4BE10C35"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Quality_Report</w:t>
      </w:r>
      <w:proofErr w:type="spellEnd"/>
    </w:p>
    <w:p w14:paraId="139E22FA"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eCL_Coaching_Summary_Quality</w:t>
      </w:r>
      <w:proofErr w:type="spellEnd"/>
      <w:r w:rsidRPr="002A770C">
        <w:rPr>
          <w:rFonts w:ascii="Times New Roman" w:hAnsi="Times New Roman"/>
        </w:rPr>
        <w:t xml:space="preserve"> _YYYYMMDD_YYYYMMDD.csv</w:t>
      </w:r>
    </w:p>
    <w:p w14:paraId="34B07C81"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eCL_CoachingSummary_Quality</w:t>
      </w:r>
      <w:proofErr w:type="spellEnd"/>
      <w:r w:rsidRPr="002A770C">
        <w:rPr>
          <w:rFonts w:ascii="Times New Roman" w:hAnsi="Times New Roman"/>
        </w:rPr>
        <w:t xml:space="preserve"> _" +  (DT_WSTR,20) @[User::BeginDate] + "_" +  (DT_WSTR,20) @[User::EndDate] + ".csv"</w:t>
      </w:r>
    </w:p>
    <w:p w14:paraId="71A536B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6A3183EA"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89E9C13"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LSA_Report</w:t>
      </w:r>
      <w:proofErr w:type="spellEnd"/>
    </w:p>
    <w:p w14:paraId="47D6463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eCL_Coaching_Summary_LSA</w:t>
      </w:r>
      <w:proofErr w:type="spellEnd"/>
      <w:r w:rsidRPr="002A770C">
        <w:rPr>
          <w:rFonts w:ascii="Times New Roman" w:hAnsi="Times New Roman"/>
        </w:rPr>
        <w:t xml:space="preserve"> _YYYYMMDD_YYYYMMDD.csv</w:t>
      </w:r>
    </w:p>
    <w:p w14:paraId="02517AF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eCL_CoachingSummary_LSA</w:t>
      </w:r>
      <w:proofErr w:type="spellEnd"/>
      <w:r w:rsidRPr="002A770C">
        <w:rPr>
          <w:rFonts w:ascii="Times New Roman" w:hAnsi="Times New Roman"/>
        </w:rPr>
        <w:t xml:space="preserve"> _" +  (DT_WSTR,20) @[User::BeginDate] + "_" +  (DT_WSTR,20) @[User::EndDate] + ".csv"</w:t>
      </w:r>
    </w:p>
    <w:p w14:paraId="0AE7F3CF"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7F811301"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15C31726"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Training_Report</w:t>
      </w:r>
      <w:proofErr w:type="spellEnd"/>
    </w:p>
    <w:p w14:paraId="785BD8DB"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eCL_Coaching_Summary_Training</w:t>
      </w:r>
      <w:proofErr w:type="spellEnd"/>
      <w:r w:rsidRPr="002A770C">
        <w:rPr>
          <w:rFonts w:ascii="Times New Roman" w:hAnsi="Times New Roman"/>
        </w:rPr>
        <w:t xml:space="preserve"> _YYYYMMDD_YYYYMMDD.csv</w:t>
      </w:r>
    </w:p>
    <w:p w14:paraId="769B3168" w14:textId="77777777" w:rsidR="002C2162"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eCL_CoachingSummary_Training</w:t>
      </w:r>
      <w:proofErr w:type="spellEnd"/>
      <w:r w:rsidRPr="002A770C">
        <w:rPr>
          <w:rFonts w:ascii="Times New Roman" w:hAnsi="Times New Roman"/>
        </w:rPr>
        <w:t xml:space="preserve"> _" +  (DT_WSTR,20) @[User::BeginDate] + "_" +  (DT_WSTR,20) @[User::EndDate] + ".csv"</w:t>
      </w:r>
    </w:p>
    <w:p w14:paraId="3AC359B1" w14:textId="77777777" w:rsidR="00D10076" w:rsidRPr="002A770C" w:rsidRDefault="00D10076" w:rsidP="00D10076">
      <w:pPr>
        <w:pStyle w:val="Heading5"/>
        <w:rPr>
          <w:rFonts w:ascii="Times New Roman" w:hAnsi="Times New Roman" w:cs="Times New Roman"/>
          <w:color w:val="auto"/>
        </w:rPr>
      </w:pPr>
      <w:proofErr w:type="spellStart"/>
      <w:r w:rsidRPr="002A770C">
        <w:rPr>
          <w:rFonts w:ascii="Times New Roman" w:hAnsi="Times New Roman" w:cs="Times New Roman"/>
          <w:color w:val="auto"/>
        </w:rPr>
        <w:t>CSR_</w:t>
      </w:r>
      <w:r>
        <w:rPr>
          <w:rFonts w:ascii="Times New Roman" w:hAnsi="Times New Roman" w:cs="Times New Roman"/>
          <w:color w:val="auto"/>
        </w:rPr>
        <w:t>QN</w:t>
      </w:r>
      <w:r w:rsidRPr="002A770C">
        <w:rPr>
          <w:rFonts w:ascii="Times New Roman" w:hAnsi="Times New Roman" w:cs="Times New Roman"/>
          <w:color w:val="auto"/>
        </w:rPr>
        <w:t>Report</w:t>
      </w:r>
      <w:proofErr w:type="spellEnd"/>
    </w:p>
    <w:p w14:paraId="7354BF54"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w:t>
      </w:r>
      <w:r>
        <w:rPr>
          <w:rFonts w:ascii="Times New Roman" w:hAnsi="Times New Roman"/>
        </w:rPr>
        <w:t>QN_</w:t>
      </w:r>
      <w:r w:rsidRPr="002A770C">
        <w:rPr>
          <w:rFonts w:ascii="Times New Roman" w:hAnsi="Times New Roman"/>
        </w:rPr>
        <w:t>CSR_YYYYMMDD_YYYYMMDD.csv</w:t>
      </w:r>
    </w:p>
    <w:p w14:paraId="153CE62A"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eCL_CoachingSummary_CSR_</w:t>
      </w:r>
      <w:r w:rsidR="00524C78">
        <w:rPr>
          <w:rFonts w:ascii="Times New Roman" w:hAnsi="Times New Roman"/>
        </w:rPr>
        <w:t>QN</w:t>
      </w:r>
      <w:proofErr w:type="spellEnd"/>
      <w:r w:rsidR="00524C78">
        <w:rPr>
          <w:rFonts w:ascii="Times New Roman" w:hAnsi="Times New Roman"/>
        </w:rPr>
        <w:t>_</w:t>
      </w:r>
      <w:r w:rsidRPr="002A770C">
        <w:rPr>
          <w:rFonts w:ascii="Times New Roman" w:hAnsi="Times New Roman"/>
        </w:rPr>
        <w:t>" +  (DT_WSTR,20) @[User::BeginDate] + "_" +  (DT_WSTR,20) @[User::EndDate] + ".csv"</w:t>
      </w:r>
    </w:p>
    <w:p w14:paraId="5C569B6B"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19540A0"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55DCEB0D" w14:textId="77777777" w:rsidR="00EF280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fileconn</w:t>
      </w:r>
      <w:proofErr w:type="spellEnd"/>
    </w:p>
    <w:p w14:paraId="17324305" w14:textId="77777777" w:rsidR="00EF280D" w:rsidRPr="002A770C" w:rsidRDefault="00EF280D" w:rsidP="00415179">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Expression: </w:t>
      </w:r>
      <w:r w:rsidR="00415179" w:rsidRPr="002A770C">
        <w:rPr>
          <w:rFonts w:ascii="Times New Roman" w:hAnsi="Times New Roman"/>
        </w:rPr>
        <w:t xml:space="preserve">  @[</w:t>
      </w:r>
      <w:proofErr w:type="gramStart"/>
      <w:r w:rsidR="00415179" w:rsidRPr="002A770C">
        <w:rPr>
          <w:rFonts w:ascii="Times New Roman" w:hAnsi="Times New Roman"/>
        </w:rPr>
        <w:t>User::</w:t>
      </w:r>
      <w:proofErr w:type="gramEnd"/>
      <w:r w:rsidR="00415179" w:rsidRPr="002A770C">
        <w:rPr>
          <w:rFonts w:ascii="Times New Roman" w:hAnsi="Times New Roman"/>
        </w:rPr>
        <w:t>varFilePath]</w:t>
      </w:r>
    </w:p>
    <w:p w14:paraId="7E41C7F7" w14:textId="77777777" w:rsidR="000E56D1" w:rsidRPr="002A770C" w:rsidRDefault="000E56D1" w:rsidP="009F2A51">
      <w:pPr>
        <w:widowControl w:val="0"/>
        <w:autoSpaceDE w:val="0"/>
        <w:autoSpaceDN w:val="0"/>
        <w:adjustRightInd w:val="0"/>
        <w:spacing w:after="0" w:line="240" w:lineRule="auto"/>
        <w:rPr>
          <w:rFonts w:ascii="Times New Roman" w:hAnsi="Times New Roman"/>
          <w:sz w:val="24"/>
          <w:szCs w:val="24"/>
        </w:rPr>
      </w:pPr>
    </w:p>
    <w:p w14:paraId="3CA154ED" w14:textId="77777777" w:rsidR="00272744" w:rsidRPr="002A770C" w:rsidRDefault="00272744" w:rsidP="009F2A51">
      <w:pPr>
        <w:widowControl w:val="0"/>
        <w:autoSpaceDE w:val="0"/>
        <w:autoSpaceDN w:val="0"/>
        <w:adjustRightInd w:val="0"/>
        <w:spacing w:after="0" w:line="240" w:lineRule="auto"/>
        <w:rPr>
          <w:rFonts w:ascii="Times New Roman" w:hAnsi="Times New Roman"/>
          <w:b/>
          <w:sz w:val="24"/>
          <w:szCs w:val="24"/>
        </w:rPr>
      </w:pPr>
    </w:p>
    <w:p w14:paraId="1443EE3A" w14:textId="77777777" w:rsidR="0055277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smtpconn</w:t>
      </w:r>
      <w:proofErr w:type="spellEnd"/>
    </w:p>
    <w:p w14:paraId="0D16F0A7" w14:textId="3286349C" w:rsidR="00185D0F" w:rsidRPr="00C57F4D" w:rsidDel="008B3710" w:rsidRDefault="00185D0F" w:rsidP="00185D0F">
      <w:pPr>
        <w:ind w:left="2880"/>
        <w:rPr>
          <w:del w:id="271" w:author="Palacherla, Susmitha C" w:date="2021-06-24T11:36:00Z"/>
        </w:rPr>
      </w:pPr>
      <w:del w:id="272" w:author="Palacherla, Susmitha C" w:date="2021-06-24T11:36:00Z">
        <w:r w:rsidDel="008B3710">
          <w:delText>i</w:delText>
        </w:r>
      </w:del>
      <w:proofErr w:type="spellStart"/>
      <w:ins w:id="273" w:author="Palacherla, Susmitha C" w:date="2021-06-24T11:36:00Z">
        <w:r w:rsidR="008B3710" w:rsidRPr="008B3710">
          <w:t>smtpint.maxcorp.maximus</w:t>
        </w:r>
      </w:ins>
      <w:proofErr w:type="spellEnd"/>
      <w:del w:id="274" w:author="Palacherla, Susmitha C" w:date="2021-06-24T11:36:00Z">
        <w:r w:rsidDel="008B3710">
          <w:delText>ronport.maximus.com</w:delText>
        </w:r>
      </w:del>
    </w:p>
    <w:p w14:paraId="441AF861" w14:textId="77777777" w:rsidR="008C584B" w:rsidRPr="002A770C" w:rsidRDefault="008C584B" w:rsidP="008B3710">
      <w:pPr>
        <w:ind w:left="2880"/>
        <w:rPr>
          <w:rFonts w:ascii="Times New Roman" w:hAnsi="Times New Roman"/>
          <w:b/>
          <w:sz w:val="24"/>
          <w:szCs w:val="24"/>
        </w:rPr>
      </w:pPr>
    </w:p>
    <w:p w14:paraId="59B7868A" w14:textId="77777777" w:rsidR="00133126" w:rsidRPr="002A770C" w:rsidRDefault="00133126" w:rsidP="00257251">
      <w:pPr>
        <w:widowControl w:val="0"/>
        <w:autoSpaceDE w:val="0"/>
        <w:autoSpaceDN w:val="0"/>
        <w:adjustRightInd w:val="0"/>
        <w:spacing w:after="0" w:line="240" w:lineRule="auto"/>
        <w:ind w:left="2160"/>
        <w:rPr>
          <w:rFonts w:ascii="Times New Roman" w:hAnsi="Times New Roman"/>
          <w:b/>
          <w:sz w:val="24"/>
          <w:szCs w:val="24"/>
        </w:rPr>
      </w:pPr>
    </w:p>
    <w:p w14:paraId="70B14C26" w14:textId="77777777" w:rsidR="002D5D3B" w:rsidRPr="002A770C" w:rsidRDefault="002D5D3B" w:rsidP="009F2A51">
      <w:pPr>
        <w:widowControl w:val="0"/>
        <w:autoSpaceDE w:val="0"/>
        <w:autoSpaceDN w:val="0"/>
        <w:adjustRightInd w:val="0"/>
        <w:spacing w:after="0" w:line="240" w:lineRule="auto"/>
        <w:rPr>
          <w:rFonts w:ascii="Times New Roman" w:hAnsi="Times New Roman"/>
          <w:b/>
          <w:sz w:val="24"/>
          <w:szCs w:val="24"/>
        </w:rPr>
      </w:pPr>
    </w:p>
    <w:p w14:paraId="5CC33CD9" w14:textId="77777777" w:rsidR="002074EC" w:rsidRPr="002A770C" w:rsidRDefault="002074EC" w:rsidP="009F2A51">
      <w:pPr>
        <w:widowControl w:val="0"/>
        <w:autoSpaceDE w:val="0"/>
        <w:autoSpaceDN w:val="0"/>
        <w:adjustRightInd w:val="0"/>
        <w:spacing w:after="0" w:line="240" w:lineRule="auto"/>
        <w:rPr>
          <w:rFonts w:ascii="Times New Roman" w:hAnsi="Times New Roman"/>
          <w:b/>
          <w:sz w:val="24"/>
          <w:szCs w:val="24"/>
        </w:rPr>
      </w:pPr>
    </w:p>
    <w:p w14:paraId="4902322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4B4D39"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7DE66F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A21C54F"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C9B59E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ED452C5"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27852C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D0C052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112E0B0D"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2E6AA47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4C33A87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D3C602"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B602B91"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37448CC"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F197BF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5FB5CC55" w14:textId="77777777" w:rsidR="00202048" w:rsidRPr="002A770C" w:rsidRDefault="004A5DA5" w:rsidP="00D9770F">
      <w:pPr>
        <w:pStyle w:val="Heading4"/>
        <w:widowControl w:val="0"/>
        <w:autoSpaceDE w:val="0"/>
        <w:autoSpaceDN w:val="0"/>
        <w:adjustRightInd w:val="0"/>
        <w:spacing w:line="240" w:lineRule="auto"/>
        <w:rPr>
          <w:rFonts w:ascii="Times New Roman" w:hAnsi="Times New Roman" w:cs="Times New Roman"/>
          <w:sz w:val="24"/>
          <w:szCs w:val="24"/>
        </w:rPr>
      </w:pPr>
      <w:bookmarkStart w:id="275" w:name="_Toc73024073"/>
      <w:r w:rsidRPr="002A770C">
        <w:rPr>
          <w:rFonts w:ascii="Times New Roman" w:hAnsi="Times New Roman" w:cs="Times New Roman"/>
          <w:i w:val="0"/>
          <w:color w:val="auto"/>
        </w:rPr>
        <w:lastRenderedPageBreak/>
        <w:t>P</w:t>
      </w:r>
      <w:r w:rsidR="00932115" w:rsidRPr="002A770C">
        <w:rPr>
          <w:rFonts w:ascii="Times New Roman" w:hAnsi="Times New Roman" w:cs="Times New Roman"/>
          <w:i w:val="0"/>
          <w:color w:val="auto"/>
        </w:rPr>
        <w:t>ackage Content</w:t>
      </w:r>
      <w:bookmarkEnd w:id="275"/>
    </w:p>
    <w:p w14:paraId="5C6CC0A7" w14:textId="77777777" w:rsidR="004A5DA5" w:rsidRPr="002A770C" w:rsidRDefault="00524C78" w:rsidP="00D9770F">
      <w:pPr>
        <w:rPr>
          <w:rFonts w:ascii="Times New Roman" w:hAnsi="Times New Roman"/>
        </w:rPr>
      </w:pPr>
      <w:r w:rsidRPr="00524C78">
        <w:rPr>
          <w:noProof/>
        </w:rPr>
        <w:t xml:space="preserve"> </w:t>
      </w:r>
      <w:r>
        <w:rPr>
          <w:noProof/>
        </w:rPr>
        <w:drawing>
          <wp:inline distT="0" distB="0" distL="0" distR="0" wp14:anchorId="67767654" wp14:editId="46A650AD">
            <wp:extent cx="5943600" cy="6646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46545"/>
                    </a:xfrm>
                    <a:prstGeom prst="rect">
                      <a:avLst/>
                    </a:prstGeom>
                  </pic:spPr>
                </pic:pic>
              </a:graphicData>
            </a:graphic>
          </wp:inline>
        </w:drawing>
      </w:r>
    </w:p>
    <w:p w14:paraId="5327B676" w14:textId="77777777" w:rsidR="004A5DA5" w:rsidRDefault="004A5DA5" w:rsidP="00D9770F">
      <w:pPr>
        <w:rPr>
          <w:rFonts w:ascii="Times New Roman" w:hAnsi="Times New Roman"/>
        </w:rPr>
      </w:pPr>
    </w:p>
    <w:p w14:paraId="358FA702" w14:textId="77777777" w:rsidR="00524C78" w:rsidRPr="002A770C" w:rsidRDefault="00524C78" w:rsidP="00D9770F">
      <w:pPr>
        <w:rPr>
          <w:rFonts w:ascii="Times New Roman" w:hAnsi="Times New Roman"/>
        </w:rPr>
      </w:pPr>
    </w:p>
    <w:p w14:paraId="6306BEE8" w14:textId="77777777" w:rsidR="007931F8" w:rsidRPr="002A770C" w:rsidRDefault="007931F8" w:rsidP="007931F8">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Workflow</w:t>
      </w:r>
      <w:r w:rsidR="00E11790" w:rsidRPr="002A770C">
        <w:rPr>
          <w:rFonts w:ascii="Times New Roman" w:hAnsi="Times New Roman"/>
          <w:b/>
          <w:sz w:val="24"/>
          <w:szCs w:val="24"/>
        </w:rPr>
        <w:t xml:space="preserve"> o</w:t>
      </w:r>
      <w:r w:rsidR="00CC75DD" w:rsidRPr="002A770C">
        <w:rPr>
          <w:rFonts w:ascii="Times New Roman" w:hAnsi="Times New Roman"/>
          <w:b/>
          <w:sz w:val="24"/>
          <w:szCs w:val="24"/>
        </w:rPr>
        <w:t>f</w:t>
      </w:r>
      <w:r w:rsidR="00E11790" w:rsidRPr="002A770C">
        <w:rPr>
          <w:rFonts w:ascii="Times New Roman" w:hAnsi="Times New Roman"/>
          <w:b/>
          <w:sz w:val="24"/>
          <w:szCs w:val="24"/>
        </w:rPr>
        <w:t xml:space="preserve"> Steps</w:t>
      </w:r>
    </w:p>
    <w:p w14:paraId="14D6B98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215"/>
        <w:gridCol w:w="4365"/>
        <w:gridCol w:w="1644"/>
        <w:gridCol w:w="2126"/>
      </w:tblGrid>
      <w:tr w:rsidR="00E11790" w:rsidRPr="002A770C" w14:paraId="16E968F3" w14:textId="77777777" w:rsidTr="00744E4E">
        <w:tc>
          <w:tcPr>
            <w:tcW w:w="1215" w:type="dxa"/>
          </w:tcPr>
          <w:p w14:paraId="0C9925F3"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Step #</w:t>
            </w:r>
          </w:p>
        </w:tc>
        <w:tc>
          <w:tcPr>
            <w:tcW w:w="4365" w:type="dxa"/>
          </w:tcPr>
          <w:p w14:paraId="6A5198F1"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Task</w:t>
            </w:r>
          </w:p>
        </w:tc>
        <w:tc>
          <w:tcPr>
            <w:tcW w:w="1644" w:type="dxa"/>
          </w:tcPr>
          <w:p w14:paraId="57654232"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Success</w:t>
            </w:r>
          </w:p>
        </w:tc>
        <w:tc>
          <w:tcPr>
            <w:tcW w:w="2126" w:type="dxa"/>
          </w:tcPr>
          <w:p w14:paraId="62A9608A"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Failure</w:t>
            </w:r>
          </w:p>
        </w:tc>
      </w:tr>
      <w:tr w:rsidR="00E11790" w:rsidRPr="002A770C" w14:paraId="0D3B7850" w14:textId="77777777" w:rsidTr="00744E4E">
        <w:tc>
          <w:tcPr>
            <w:tcW w:w="1215" w:type="dxa"/>
            <w:tcBorders>
              <w:bottom w:val="single" w:sz="4" w:space="0" w:color="auto"/>
            </w:tcBorders>
          </w:tcPr>
          <w:p w14:paraId="136BEB73"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1.</w:t>
            </w:r>
          </w:p>
        </w:tc>
        <w:tc>
          <w:tcPr>
            <w:tcW w:w="4365" w:type="dxa"/>
            <w:tcBorders>
              <w:bottom w:val="single" w:sz="4" w:space="0" w:color="auto"/>
            </w:tcBorders>
          </w:tcPr>
          <w:p w14:paraId="2E3464F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Dummy Task to establish precedence constraint</w:t>
            </w:r>
          </w:p>
        </w:tc>
        <w:tc>
          <w:tcPr>
            <w:tcW w:w="1644" w:type="dxa"/>
            <w:tcBorders>
              <w:bottom w:val="single" w:sz="4" w:space="0" w:color="auto"/>
            </w:tcBorders>
          </w:tcPr>
          <w:p w14:paraId="2B11DE1A"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tcPr>
          <w:p w14:paraId="67824FC7" w14:textId="77777777" w:rsidR="00E11790" w:rsidRPr="002A770C" w:rsidRDefault="00E11790" w:rsidP="00E11790">
            <w:pPr>
              <w:pStyle w:val="NoSpacing"/>
              <w:rPr>
                <w:rFonts w:ascii="Times New Roman" w:hAnsi="Times New Roman"/>
                <w:sz w:val="20"/>
                <w:szCs w:val="20"/>
              </w:rPr>
            </w:pPr>
          </w:p>
        </w:tc>
      </w:tr>
      <w:tr w:rsidR="00E11790" w:rsidRPr="002A770C" w14:paraId="43D12677" w14:textId="77777777" w:rsidTr="00744E4E">
        <w:tc>
          <w:tcPr>
            <w:tcW w:w="1215" w:type="dxa"/>
            <w:tcBorders>
              <w:bottom w:val="single" w:sz="4" w:space="0" w:color="auto"/>
            </w:tcBorders>
            <w:shd w:val="clear" w:color="auto" w:fill="EEECE1" w:themeFill="background2"/>
          </w:tcPr>
          <w:p w14:paraId="3D834192" w14:textId="77777777" w:rsidR="00E11790" w:rsidRPr="002A770C" w:rsidRDefault="00E11790" w:rsidP="00D9770F">
            <w:pPr>
              <w:pStyle w:val="NoSpacing"/>
              <w:ind w:left="720"/>
              <w:rPr>
                <w:rFonts w:ascii="Times New Roman" w:hAnsi="Times New Roman"/>
                <w:sz w:val="20"/>
                <w:szCs w:val="20"/>
              </w:rPr>
            </w:pPr>
          </w:p>
        </w:tc>
        <w:tc>
          <w:tcPr>
            <w:tcW w:w="4365" w:type="dxa"/>
            <w:tcBorders>
              <w:bottom w:val="single" w:sz="4" w:space="0" w:color="auto"/>
            </w:tcBorders>
            <w:shd w:val="clear" w:color="auto" w:fill="EEECE1" w:themeFill="background2"/>
          </w:tcPr>
          <w:p w14:paraId="6F7753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4FD7EB6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False</w:t>
            </w:r>
          </w:p>
        </w:tc>
        <w:tc>
          <w:tcPr>
            <w:tcW w:w="1644" w:type="dxa"/>
            <w:tcBorders>
              <w:bottom w:val="single" w:sz="4" w:space="0" w:color="auto"/>
            </w:tcBorders>
            <w:shd w:val="clear" w:color="auto" w:fill="EEECE1" w:themeFill="background2"/>
          </w:tcPr>
          <w:p w14:paraId="296E537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2</w:t>
            </w:r>
          </w:p>
        </w:tc>
        <w:tc>
          <w:tcPr>
            <w:tcW w:w="2126" w:type="dxa"/>
            <w:tcBorders>
              <w:bottom w:val="single" w:sz="4" w:space="0" w:color="auto"/>
            </w:tcBorders>
            <w:shd w:val="clear" w:color="auto" w:fill="EEECE1" w:themeFill="background2"/>
          </w:tcPr>
          <w:p w14:paraId="0883D00D"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F9FB3F1" w14:textId="77777777" w:rsidTr="00744E4E">
        <w:tc>
          <w:tcPr>
            <w:tcW w:w="1215" w:type="dxa"/>
            <w:tcBorders>
              <w:bottom w:val="single" w:sz="4" w:space="0" w:color="auto"/>
            </w:tcBorders>
            <w:shd w:val="clear" w:color="auto" w:fill="auto"/>
          </w:tcPr>
          <w:p w14:paraId="49BD6F5B"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365E4E2"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770A580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62DF67D8" w14:textId="77777777" w:rsidR="00E11790" w:rsidRPr="002A770C" w:rsidRDefault="00E11790" w:rsidP="00E11790">
            <w:pPr>
              <w:pStyle w:val="NoSpacing"/>
              <w:rPr>
                <w:rFonts w:ascii="Times New Roman" w:hAnsi="Times New Roman"/>
                <w:sz w:val="20"/>
                <w:szCs w:val="20"/>
              </w:rPr>
            </w:pPr>
          </w:p>
        </w:tc>
      </w:tr>
      <w:tr w:rsidR="00E11790" w:rsidRPr="002A770C" w14:paraId="0F23CD41" w14:textId="77777777" w:rsidTr="00744E4E">
        <w:tc>
          <w:tcPr>
            <w:tcW w:w="1215" w:type="dxa"/>
            <w:tcBorders>
              <w:bottom w:val="single" w:sz="4" w:space="0" w:color="auto"/>
            </w:tcBorders>
            <w:shd w:val="clear" w:color="auto" w:fill="EEECE1" w:themeFill="background2"/>
          </w:tcPr>
          <w:p w14:paraId="1CC702AA"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9BDECA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262BB12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True</w:t>
            </w:r>
          </w:p>
        </w:tc>
        <w:tc>
          <w:tcPr>
            <w:tcW w:w="1644" w:type="dxa"/>
            <w:tcBorders>
              <w:bottom w:val="single" w:sz="4" w:space="0" w:color="auto"/>
            </w:tcBorders>
            <w:shd w:val="clear" w:color="auto" w:fill="EEECE1" w:themeFill="background2"/>
          </w:tcPr>
          <w:p w14:paraId="75382F1C"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 xml:space="preserve">Go to Step 3 </w:t>
            </w:r>
          </w:p>
        </w:tc>
        <w:tc>
          <w:tcPr>
            <w:tcW w:w="2126" w:type="dxa"/>
            <w:tcBorders>
              <w:bottom w:val="single" w:sz="4" w:space="0" w:color="auto"/>
            </w:tcBorders>
            <w:shd w:val="clear" w:color="auto" w:fill="EEECE1" w:themeFill="background2"/>
          </w:tcPr>
          <w:p w14:paraId="07742E60"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3DCFC918" w14:textId="77777777" w:rsidTr="00744E4E">
        <w:tc>
          <w:tcPr>
            <w:tcW w:w="1215" w:type="dxa"/>
            <w:tcBorders>
              <w:bottom w:val="single" w:sz="4" w:space="0" w:color="auto"/>
            </w:tcBorders>
            <w:shd w:val="clear" w:color="auto" w:fill="auto"/>
          </w:tcPr>
          <w:p w14:paraId="6B85E8D0"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B41683B"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67484BDD"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5B935279" w14:textId="77777777" w:rsidR="00E11790" w:rsidRPr="002A770C" w:rsidRDefault="00E11790" w:rsidP="00E11790">
            <w:pPr>
              <w:pStyle w:val="NoSpacing"/>
              <w:rPr>
                <w:rFonts w:ascii="Times New Roman" w:hAnsi="Times New Roman"/>
                <w:sz w:val="20"/>
                <w:szCs w:val="20"/>
              </w:rPr>
            </w:pPr>
          </w:p>
        </w:tc>
      </w:tr>
      <w:tr w:rsidR="00E11790" w:rsidRPr="002A770C" w14:paraId="5A3362BF" w14:textId="77777777" w:rsidTr="00744E4E">
        <w:tc>
          <w:tcPr>
            <w:tcW w:w="1215" w:type="dxa"/>
            <w:tcBorders>
              <w:bottom w:val="single" w:sz="4" w:space="0" w:color="auto"/>
            </w:tcBorders>
            <w:shd w:val="clear" w:color="auto" w:fill="EEECE1" w:themeFill="background2"/>
          </w:tcPr>
          <w:p w14:paraId="67626F17"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64CA93C" w14:textId="77777777" w:rsidR="00E11790" w:rsidRPr="002A770C" w:rsidRDefault="00E11790" w:rsidP="00E11790">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0605418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2AEE27C" w14:textId="77777777" w:rsidR="00E11790" w:rsidRPr="002A770C" w:rsidRDefault="00E11790" w:rsidP="00E11790">
            <w:pPr>
              <w:pStyle w:val="NoSpacing"/>
              <w:rPr>
                <w:rFonts w:ascii="Times New Roman" w:hAnsi="Times New Roman"/>
                <w:sz w:val="20"/>
                <w:szCs w:val="20"/>
              </w:rPr>
            </w:pPr>
          </w:p>
        </w:tc>
      </w:tr>
      <w:tr w:rsidR="00E11790" w:rsidRPr="002A770C" w14:paraId="73B6CFEE" w14:textId="77777777" w:rsidTr="00744E4E">
        <w:tc>
          <w:tcPr>
            <w:tcW w:w="1215" w:type="dxa"/>
            <w:tcBorders>
              <w:bottom w:val="single" w:sz="4" w:space="0" w:color="auto"/>
            </w:tcBorders>
            <w:shd w:val="clear" w:color="auto" w:fill="auto"/>
          </w:tcPr>
          <w:p w14:paraId="00601FF8"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2.</w:t>
            </w:r>
          </w:p>
        </w:tc>
        <w:tc>
          <w:tcPr>
            <w:tcW w:w="4365" w:type="dxa"/>
            <w:tcBorders>
              <w:bottom w:val="single" w:sz="4" w:space="0" w:color="auto"/>
            </w:tcBorders>
            <w:shd w:val="clear" w:color="auto" w:fill="auto"/>
          </w:tcPr>
          <w:p w14:paraId="02B713C3"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Get dates for Report</w:t>
            </w:r>
          </w:p>
        </w:tc>
        <w:tc>
          <w:tcPr>
            <w:tcW w:w="1644" w:type="dxa"/>
            <w:tcBorders>
              <w:bottom w:val="single" w:sz="4" w:space="0" w:color="auto"/>
            </w:tcBorders>
            <w:shd w:val="clear" w:color="auto" w:fill="auto"/>
          </w:tcPr>
          <w:p w14:paraId="447DC8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next step</w:t>
            </w:r>
          </w:p>
        </w:tc>
        <w:tc>
          <w:tcPr>
            <w:tcW w:w="2126" w:type="dxa"/>
            <w:tcBorders>
              <w:bottom w:val="single" w:sz="4" w:space="0" w:color="auto"/>
            </w:tcBorders>
            <w:shd w:val="clear" w:color="auto" w:fill="auto"/>
          </w:tcPr>
          <w:p w14:paraId="288E3C9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1717315E" w14:textId="77777777" w:rsidTr="00744E4E">
        <w:tc>
          <w:tcPr>
            <w:tcW w:w="1215" w:type="dxa"/>
            <w:tcBorders>
              <w:bottom w:val="single" w:sz="4" w:space="0" w:color="auto"/>
            </w:tcBorders>
            <w:shd w:val="clear" w:color="auto" w:fill="EEECE1" w:themeFill="background2"/>
          </w:tcPr>
          <w:p w14:paraId="4753D951"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6C4DC0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7938FB8F"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A179E0E" w14:textId="77777777" w:rsidR="00E11790" w:rsidRPr="002A770C" w:rsidRDefault="00E11790" w:rsidP="00E11790">
            <w:pPr>
              <w:pStyle w:val="NoSpacing"/>
              <w:rPr>
                <w:rFonts w:ascii="Times New Roman" w:hAnsi="Times New Roman"/>
                <w:sz w:val="20"/>
                <w:szCs w:val="20"/>
              </w:rPr>
            </w:pPr>
          </w:p>
        </w:tc>
      </w:tr>
      <w:tr w:rsidR="00E11790" w:rsidRPr="002A770C" w14:paraId="1CB9BFB5" w14:textId="77777777" w:rsidTr="00744E4E">
        <w:tc>
          <w:tcPr>
            <w:tcW w:w="1215" w:type="dxa"/>
            <w:tcBorders>
              <w:bottom w:val="single" w:sz="4" w:space="0" w:color="auto"/>
            </w:tcBorders>
            <w:shd w:val="clear" w:color="auto" w:fill="auto"/>
          </w:tcPr>
          <w:p w14:paraId="6FCD920D"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w:t>
            </w:r>
          </w:p>
        </w:tc>
        <w:tc>
          <w:tcPr>
            <w:tcW w:w="4365" w:type="dxa"/>
            <w:tcBorders>
              <w:bottom w:val="single" w:sz="4" w:space="0" w:color="auto"/>
            </w:tcBorders>
            <w:shd w:val="clear" w:color="auto" w:fill="auto"/>
          </w:tcPr>
          <w:p w14:paraId="3C68F1B0"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CSR Report</w:t>
            </w:r>
          </w:p>
        </w:tc>
        <w:tc>
          <w:tcPr>
            <w:tcW w:w="1644" w:type="dxa"/>
            <w:tcBorders>
              <w:bottom w:val="single" w:sz="4" w:space="0" w:color="auto"/>
            </w:tcBorders>
            <w:shd w:val="clear" w:color="auto" w:fill="auto"/>
          </w:tcPr>
          <w:p w14:paraId="210CB53F"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4</w:t>
            </w:r>
          </w:p>
        </w:tc>
        <w:tc>
          <w:tcPr>
            <w:tcW w:w="2126" w:type="dxa"/>
            <w:tcBorders>
              <w:bottom w:val="single" w:sz="4" w:space="0" w:color="auto"/>
            </w:tcBorders>
            <w:shd w:val="clear" w:color="auto" w:fill="auto"/>
          </w:tcPr>
          <w:p w14:paraId="7F91F03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3a</w:t>
            </w:r>
          </w:p>
        </w:tc>
      </w:tr>
      <w:tr w:rsidR="00E11790" w:rsidRPr="002A770C" w14:paraId="2E20AC18" w14:textId="77777777" w:rsidTr="00744E4E">
        <w:tc>
          <w:tcPr>
            <w:tcW w:w="1215" w:type="dxa"/>
            <w:tcBorders>
              <w:bottom w:val="single" w:sz="4" w:space="0" w:color="auto"/>
            </w:tcBorders>
            <w:shd w:val="clear" w:color="auto" w:fill="EEECE1" w:themeFill="background2"/>
          </w:tcPr>
          <w:p w14:paraId="1CFC461E"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51AABB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B396105"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34BCDBE" w14:textId="77777777" w:rsidR="00E11790" w:rsidRPr="002A770C" w:rsidRDefault="00E11790" w:rsidP="00E11790">
            <w:pPr>
              <w:pStyle w:val="NoSpacing"/>
              <w:rPr>
                <w:rFonts w:ascii="Times New Roman" w:hAnsi="Times New Roman"/>
                <w:sz w:val="20"/>
                <w:szCs w:val="20"/>
              </w:rPr>
            </w:pPr>
          </w:p>
        </w:tc>
      </w:tr>
      <w:tr w:rsidR="00E11790" w:rsidRPr="002A770C" w14:paraId="6B462C45" w14:textId="77777777" w:rsidTr="00744E4E">
        <w:tc>
          <w:tcPr>
            <w:tcW w:w="1215" w:type="dxa"/>
            <w:tcBorders>
              <w:bottom w:val="single" w:sz="4" w:space="0" w:color="auto"/>
            </w:tcBorders>
            <w:shd w:val="clear" w:color="auto" w:fill="auto"/>
          </w:tcPr>
          <w:p w14:paraId="3676E5CB"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3a.</w:t>
            </w:r>
          </w:p>
        </w:tc>
        <w:tc>
          <w:tcPr>
            <w:tcW w:w="4365" w:type="dxa"/>
            <w:tcBorders>
              <w:bottom w:val="single" w:sz="4" w:space="0" w:color="auto"/>
            </w:tcBorders>
            <w:shd w:val="clear" w:color="auto" w:fill="auto"/>
          </w:tcPr>
          <w:p w14:paraId="0A5A64C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CSR Failure Notification</w:t>
            </w:r>
          </w:p>
        </w:tc>
        <w:tc>
          <w:tcPr>
            <w:tcW w:w="1644" w:type="dxa"/>
            <w:tcBorders>
              <w:bottom w:val="single" w:sz="4" w:space="0" w:color="auto"/>
            </w:tcBorders>
            <w:shd w:val="clear" w:color="auto" w:fill="auto"/>
          </w:tcPr>
          <w:p w14:paraId="48D808F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22DBF4AC" w14:textId="77777777" w:rsidR="00E11790" w:rsidRPr="002A770C" w:rsidRDefault="00E11790" w:rsidP="00D9770F">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7458FEF8" w14:textId="77777777" w:rsidTr="00744E4E">
        <w:tc>
          <w:tcPr>
            <w:tcW w:w="1215" w:type="dxa"/>
            <w:tcBorders>
              <w:bottom w:val="single" w:sz="4" w:space="0" w:color="auto"/>
            </w:tcBorders>
            <w:shd w:val="clear" w:color="auto" w:fill="EEECE1" w:themeFill="background2"/>
          </w:tcPr>
          <w:p w14:paraId="7E1D3F5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313B237"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65A8B814"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4AAB7C7" w14:textId="77777777" w:rsidR="00E11790" w:rsidRPr="002A770C" w:rsidRDefault="00E11790" w:rsidP="00E11790">
            <w:pPr>
              <w:pStyle w:val="NoSpacing"/>
              <w:rPr>
                <w:rFonts w:ascii="Times New Roman" w:hAnsi="Times New Roman"/>
                <w:sz w:val="20"/>
                <w:szCs w:val="20"/>
              </w:rPr>
            </w:pPr>
          </w:p>
        </w:tc>
      </w:tr>
      <w:tr w:rsidR="00744E4E" w:rsidRPr="002A770C" w14:paraId="384071C7" w14:textId="77777777" w:rsidTr="00744E4E">
        <w:tc>
          <w:tcPr>
            <w:tcW w:w="1215" w:type="dxa"/>
            <w:tcBorders>
              <w:bottom w:val="single" w:sz="4" w:space="0" w:color="auto"/>
            </w:tcBorders>
            <w:shd w:val="clear" w:color="auto" w:fill="auto"/>
          </w:tcPr>
          <w:p w14:paraId="153A5A58"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w:t>
            </w:r>
          </w:p>
        </w:tc>
        <w:tc>
          <w:tcPr>
            <w:tcW w:w="4365" w:type="dxa"/>
            <w:tcBorders>
              <w:bottom w:val="single" w:sz="4" w:space="0" w:color="auto"/>
            </w:tcBorders>
            <w:shd w:val="clear" w:color="auto" w:fill="auto"/>
          </w:tcPr>
          <w:p w14:paraId="7AA8AB52"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Report</w:t>
            </w:r>
          </w:p>
        </w:tc>
        <w:tc>
          <w:tcPr>
            <w:tcW w:w="1644" w:type="dxa"/>
            <w:tcBorders>
              <w:bottom w:val="single" w:sz="4" w:space="0" w:color="auto"/>
            </w:tcBorders>
            <w:shd w:val="clear" w:color="auto" w:fill="auto"/>
          </w:tcPr>
          <w:p w14:paraId="33C1625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w:t>
            </w:r>
          </w:p>
        </w:tc>
        <w:tc>
          <w:tcPr>
            <w:tcW w:w="2126" w:type="dxa"/>
            <w:tcBorders>
              <w:bottom w:val="single" w:sz="4" w:space="0" w:color="auto"/>
            </w:tcBorders>
            <w:shd w:val="clear" w:color="auto" w:fill="auto"/>
          </w:tcPr>
          <w:p w14:paraId="1CE5D59C"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4a</w:t>
            </w:r>
          </w:p>
        </w:tc>
      </w:tr>
      <w:tr w:rsidR="00744E4E" w:rsidRPr="002A770C" w14:paraId="52EA8E65" w14:textId="77777777" w:rsidTr="00D9770F">
        <w:tc>
          <w:tcPr>
            <w:tcW w:w="1215" w:type="dxa"/>
            <w:shd w:val="clear" w:color="auto" w:fill="EEECE1" w:themeFill="background2"/>
          </w:tcPr>
          <w:p w14:paraId="1B59AA4C"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59E6F8A1"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DD1C3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990611E" w14:textId="77777777" w:rsidR="00744E4E" w:rsidRPr="002A770C" w:rsidRDefault="00744E4E" w:rsidP="00744E4E">
            <w:pPr>
              <w:pStyle w:val="NoSpacing"/>
              <w:rPr>
                <w:rFonts w:ascii="Times New Roman" w:hAnsi="Times New Roman"/>
                <w:sz w:val="20"/>
                <w:szCs w:val="20"/>
              </w:rPr>
            </w:pPr>
          </w:p>
        </w:tc>
      </w:tr>
      <w:tr w:rsidR="00744E4E" w:rsidRPr="002A770C" w14:paraId="72CFC425" w14:textId="77777777" w:rsidTr="00744E4E">
        <w:tc>
          <w:tcPr>
            <w:tcW w:w="1215" w:type="dxa"/>
            <w:tcBorders>
              <w:bottom w:val="single" w:sz="4" w:space="0" w:color="auto"/>
            </w:tcBorders>
            <w:shd w:val="clear" w:color="auto" w:fill="auto"/>
          </w:tcPr>
          <w:p w14:paraId="0B659202"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4a.</w:t>
            </w:r>
          </w:p>
        </w:tc>
        <w:tc>
          <w:tcPr>
            <w:tcW w:w="4365" w:type="dxa"/>
            <w:tcBorders>
              <w:bottom w:val="single" w:sz="4" w:space="0" w:color="auto"/>
            </w:tcBorders>
            <w:shd w:val="clear" w:color="auto" w:fill="auto"/>
          </w:tcPr>
          <w:p w14:paraId="529F1DF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Failure Notification</w:t>
            </w:r>
          </w:p>
        </w:tc>
        <w:tc>
          <w:tcPr>
            <w:tcW w:w="1644" w:type="dxa"/>
            <w:tcBorders>
              <w:bottom w:val="single" w:sz="4" w:space="0" w:color="auto"/>
            </w:tcBorders>
            <w:shd w:val="clear" w:color="auto" w:fill="auto"/>
          </w:tcPr>
          <w:p w14:paraId="3D4E1C6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8A526D5"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FDF19B4" w14:textId="77777777" w:rsidTr="00744E4E">
        <w:tc>
          <w:tcPr>
            <w:tcW w:w="1215" w:type="dxa"/>
            <w:shd w:val="clear" w:color="auto" w:fill="EEECE1" w:themeFill="background2"/>
          </w:tcPr>
          <w:p w14:paraId="27A4A891"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2E39685"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0124FF9"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7992CD68" w14:textId="77777777" w:rsidR="00E11790" w:rsidRPr="002A770C" w:rsidRDefault="00E11790" w:rsidP="00E11790">
            <w:pPr>
              <w:pStyle w:val="NoSpacing"/>
              <w:rPr>
                <w:rFonts w:ascii="Times New Roman" w:hAnsi="Times New Roman"/>
                <w:sz w:val="20"/>
                <w:szCs w:val="20"/>
              </w:rPr>
            </w:pPr>
          </w:p>
        </w:tc>
      </w:tr>
      <w:tr w:rsidR="00744E4E" w:rsidRPr="002A770C" w14:paraId="6413C671" w14:textId="77777777" w:rsidTr="00744E4E">
        <w:tc>
          <w:tcPr>
            <w:tcW w:w="1215" w:type="dxa"/>
            <w:tcBorders>
              <w:bottom w:val="single" w:sz="4" w:space="0" w:color="auto"/>
            </w:tcBorders>
            <w:shd w:val="clear" w:color="auto" w:fill="auto"/>
          </w:tcPr>
          <w:p w14:paraId="7CE9B8DF"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w:t>
            </w:r>
          </w:p>
        </w:tc>
        <w:tc>
          <w:tcPr>
            <w:tcW w:w="4365" w:type="dxa"/>
            <w:tcBorders>
              <w:bottom w:val="single" w:sz="4" w:space="0" w:color="auto"/>
            </w:tcBorders>
            <w:shd w:val="clear" w:color="auto" w:fill="auto"/>
          </w:tcPr>
          <w:p w14:paraId="2D6642D7"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Report</w:t>
            </w:r>
          </w:p>
        </w:tc>
        <w:tc>
          <w:tcPr>
            <w:tcW w:w="1644" w:type="dxa"/>
            <w:tcBorders>
              <w:bottom w:val="single" w:sz="4" w:space="0" w:color="auto"/>
            </w:tcBorders>
            <w:shd w:val="clear" w:color="auto" w:fill="auto"/>
          </w:tcPr>
          <w:p w14:paraId="471F077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w:t>
            </w:r>
          </w:p>
        </w:tc>
        <w:tc>
          <w:tcPr>
            <w:tcW w:w="2126" w:type="dxa"/>
            <w:tcBorders>
              <w:bottom w:val="single" w:sz="4" w:space="0" w:color="auto"/>
            </w:tcBorders>
            <w:shd w:val="clear" w:color="auto" w:fill="auto"/>
          </w:tcPr>
          <w:p w14:paraId="0C6D9C59"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5a</w:t>
            </w:r>
          </w:p>
        </w:tc>
      </w:tr>
      <w:tr w:rsidR="00744E4E" w:rsidRPr="002A770C" w14:paraId="677F4EDE" w14:textId="77777777" w:rsidTr="00D9770F">
        <w:tc>
          <w:tcPr>
            <w:tcW w:w="1215" w:type="dxa"/>
            <w:shd w:val="clear" w:color="auto" w:fill="EEECE1" w:themeFill="background2"/>
          </w:tcPr>
          <w:p w14:paraId="65B0BB29"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808F321"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1A640DA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6CC99D" w14:textId="77777777" w:rsidR="00744E4E" w:rsidRPr="002A770C" w:rsidRDefault="00744E4E" w:rsidP="00744E4E">
            <w:pPr>
              <w:pStyle w:val="NoSpacing"/>
              <w:rPr>
                <w:rFonts w:ascii="Times New Roman" w:hAnsi="Times New Roman"/>
                <w:sz w:val="20"/>
                <w:szCs w:val="20"/>
              </w:rPr>
            </w:pPr>
          </w:p>
        </w:tc>
      </w:tr>
      <w:tr w:rsidR="00744E4E" w:rsidRPr="002A770C" w14:paraId="08BB891B" w14:textId="77777777" w:rsidTr="00744E4E">
        <w:tc>
          <w:tcPr>
            <w:tcW w:w="1215" w:type="dxa"/>
            <w:tcBorders>
              <w:bottom w:val="single" w:sz="4" w:space="0" w:color="auto"/>
            </w:tcBorders>
            <w:shd w:val="clear" w:color="auto" w:fill="auto"/>
          </w:tcPr>
          <w:p w14:paraId="1A019BC1"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5a.</w:t>
            </w:r>
          </w:p>
        </w:tc>
        <w:tc>
          <w:tcPr>
            <w:tcW w:w="4365" w:type="dxa"/>
            <w:tcBorders>
              <w:bottom w:val="single" w:sz="4" w:space="0" w:color="auto"/>
            </w:tcBorders>
            <w:shd w:val="clear" w:color="auto" w:fill="auto"/>
          </w:tcPr>
          <w:p w14:paraId="4AC0ED51"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Failure Notification</w:t>
            </w:r>
          </w:p>
        </w:tc>
        <w:tc>
          <w:tcPr>
            <w:tcW w:w="1644" w:type="dxa"/>
            <w:tcBorders>
              <w:bottom w:val="single" w:sz="4" w:space="0" w:color="auto"/>
            </w:tcBorders>
            <w:shd w:val="clear" w:color="auto" w:fill="auto"/>
          </w:tcPr>
          <w:p w14:paraId="665D0AB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1A71544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5803F6D3" w14:textId="77777777" w:rsidTr="00744E4E">
        <w:tc>
          <w:tcPr>
            <w:tcW w:w="1215" w:type="dxa"/>
            <w:shd w:val="clear" w:color="auto" w:fill="EEECE1" w:themeFill="background2"/>
          </w:tcPr>
          <w:p w14:paraId="1D878BB4"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4074963" w14:textId="77777777" w:rsidR="00E11790" w:rsidRPr="002A770C" w:rsidRDefault="00E11790" w:rsidP="00E11790">
            <w:pPr>
              <w:pStyle w:val="NoSpacing"/>
              <w:rPr>
                <w:rFonts w:ascii="Times New Roman" w:hAnsi="Times New Roman"/>
                <w:sz w:val="20"/>
                <w:szCs w:val="20"/>
              </w:rPr>
            </w:pPr>
          </w:p>
        </w:tc>
        <w:tc>
          <w:tcPr>
            <w:tcW w:w="1644" w:type="dxa"/>
            <w:shd w:val="clear" w:color="auto" w:fill="EEECE1" w:themeFill="background2"/>
          </w:tcPr>
          <w:p w14:paraId="5697425D"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03D9DD1B" w14:textId="77777777" w:rsidR="00E11790" w:rsidRPr="002A770C" w:rsidRDefault="00E11790" w:rsidP="00E11790">
            <w:pPr>
              <w:pStyle w:val="NoSpacing"/>
              <w:rPr>
                <w:rFonts w:ascii="Times New Roman" w:hAnsi="Times New Roman"/>
                <w:sz w:val="20"/>
                <w:szCs w:val="20"/>
              </w:rPr>
            </w:pPr>
          </w:p>
        </w:tc>
      </w:tr>
      <w:tr w:rsidR="00744E4E" w:rsidRPr="002A770C" w14:paraId="14B8578A" w14:textId="77777777" w:rsidTr="00744E4E">
        <w:tc>
          <w:tcPr>
            <w:tcW w:w="1215" w:type="dxa"/>
            <w:tcBorders>
              <w:bottom w:val="single" w:sz="4" w:space="0" w:color="auto"/>
            </w:tcBorders>
            <w:shd w:val="clear" w:color="auto" w:fill="auto"/>
          </w:tcPr>
          <w:p w14:paraId="2B20E85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w:t>
            </w:r>
          </w:p>
        </w:tc>
        <w:tc>
          <w:tcPr>
            <w:tcW w:w="4365" w:type="dxa"/>
            <w:tcBorders>
              <w:bottom w:val="single" w:sz="4" w:space="0" w:color="auto"/>
            </w:tcBorders>
            <w:shd w:val="clear" w:color="auto" w:fill="auto"/>
          </w:tcPr>
          <w:p w14:paraId="287D92A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Report</w:t>
            </w:r>
          </w:p>
        </w:tc>
        <w:tc>
          <w:tcPr>
            <w:tcW w:w="1644" w:type="dxa"/>
            <w:tcBorders>
              <w:bottom w:val="single" w:sz="4" w:space="0" w:color="auto"/>
            </w:tcBorders>
            <w:shd w:val="clear" w:color="auto" w:fill="auto"/>
          </w:tcPr>
          <w:p w14:paraId="74706DC7"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w:t>
            </w:r>
          </w:p>
        </w:tc>
        <w:tc>
          <w:tcPr>
            <w:tcW w:w="2126" w:type="dxa"/>
            <w:tcBorders>
              <w:bottom w:val="single" w:sz="4" w:space="0" w:color="auto"/>
            </w:tcBorders>
            <w:shd w:val="clear" w:color="auto" w:fill="auto"/>
          </w:tcPr>
          <w:p w14:paraId="18306C52"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6a</w:t>
            </w:r>
          </w:p>
        </w:tc>
      </w:tr>
      <w:tr w:rsidR="00744E4E" w:rsidRPr="002A770C" w14:paraId="35D6E90D" w14:textId="77777777" w:rsidTr="00185D0F">
        <w:trPr>
          <w:trHeight w:val="449"/>
        </w:trPr>
        <w:tc>
          <w:tcPr>
            <w:tcW w:w="1215" w:type="dxa"/>
            <w:shd w:val="clear" w:color="auto" w:fill="EEECE1" w:themeFill="background2"/>
          </w:tcPr>
          <w:p w14:paraId="7F030320"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19BD318"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1FE0BEC"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A1C2C28" w14:textId="77777777" w:rsidR="00744E4E" w:rsidRPr="002A770C" w:rsidRDefault="00744E4E" w:rsidP="00744E4E">
            <w:pPr>
              <w:pStyle w:val="NoSpacing"/>
              <w:rPr>
                <w:rFonts w:ascii="Times New Roman" w:hAnsi="Times New Roman"/>
                <w:sz w:val="20"/>
                <w:szCs w:val="20"/>
              </w:rPr>
            </w:pPr>
          </w:p>
        </w:tc>
      </w:tr>
      <w:tr w:rsidR="00744E4E" w:rsidRPr="002A770C" w14:paraId="7F067721" w14:textId="77777777" w:rsidTr="00744E4E">
        <w:tc>
          <w:tcPr>
            <w:tcW w:w="1215" w:type="dxa"/>
            <w:tcBorders>
              <w:bottom w:val="single" w:sz="4" w:space="0" w:color="auto"/>
            </w:tcBorders>
            <w:shd w:val="clear" w:color="auto" w:fill="auto"/>
          </w:tcPr>
          <w:p w14:paraId="10B76E7E"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6a.</w:t>
            </w:r>
          </w:p>
        </w:tc>
        <w:tc>
          <w:tcPr>
            <w:tcW w:w="4365" w:type="dxa"/>
            <w:tcBorders>
              <w:bottom w:val="single" w:sz="4" w:space="0" w:color="auto"/>
            </w:tcBorders>
            <w:shd w:val="clear" w:color="auto" w:fill="auto"/>
          </w:tcPr>
          <w:p w14:paraId="6816984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Failure Notification</w:t>
            </w:r>
          </w:p>
        </w:tc>
        <w:tc>
          <w:tcPr>
            <w:tcW w:w="1644" w:type="dxa"/>
            <w:tcBorders>
              <w:bottom w:val="single" w:sz="4" w:space="0" w:color="auto"/>
            </w:tcBorders>
            <w:shd w:val="clear" w:color="auto" w:fill="auto"/>
          </w:tcPr>
          <w:p w14:paraId="45DD116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4CF21B1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566D8B4" w14:textId="77777777" w:rsidTr="00744E4E">
        <w:tc>
          <w:tcPr>
            <w:tcW w:w="1215" w:type="dxa"/>
            <w:shd w:val="clear" w:color="auto" w:fill="EEECE1" w:themeFill="background2"/>
          </w:tcPr>
          <w:p w14:paraId="36152027"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637F590C"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7881C3E"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2BB04C2B" w14:textId="77777777" w:rsidR="00E11790" w:rsidRPr="002A770C" w:rsidRDefault="00E11790" w:rsidP="00E11790">
            <w:pPr>
              <w:pStyle w:val="NoSpacing"/>
              <w:rPr>
                <w:rFonts w:ascii="Times New Roman" w:hAnsi="Times New Roman"/>
                <w:sz w:val="20"/>
                <w:szCs w:val="20"/>
              </w:rPr>
            </w:pPr>
          </w:p>
        </w:tc>
      </w:tr>
      <w:tr w:rsidR="00744E4E" w:rsidRPr="002A770C" w14:paraId="211D68AE" w14:textId="77777777" w:rsidTr="00744E4E">
        <w:tc>
          <w:tcPr>
            <w:tcW w:w="1215" w:type="dxa"/>
            <w:tcBorders>
              <w:bottom w:val="single" w:sz="4" w:space="0" w:color="auto"/>
            </w:tcBorders>
            <w:shd w:val="clear" w:color="auto" w:fill="auto"/>
          </w:tcPr>
          <w:p w14:paraId="7594250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w:t>
            </w:r>
          </w:p>
        </w:tc>
        <w:tc>
          <w:tcPr>
            <w:tcW w:w="4365" w:type="dxa"/>
            <w:tcBorders>
              <w:bottom w:val="single" w:sz="4" w:space="0" w:color="auto"/>
            </w:tcBorders>
            <w:shd w:val="clear" w:color="auto" w:fill="auto"/>
          </w:tcPr>
          <w:p w14:paraId="4F5CEA10"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Training Report</w:t>
            </w:r>
          </w:p>
        </w:tc>
        <w:tc>
          <w:tcPr>
            <w:tcW w:w="1644" w:type="dxa"/>
            <w:tcBorders>
              <w:bottom w:val="single" w:sz="4" w:space="0" w:color="auto"/>
            </w:tcBorders>
            <w:shd w:val="clear" w:color="auto" w:fill="auto"/>
          </w:tcPr>
          <w:p w14:paraId="3A8C38F6"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8</w:t>
            </w:r>
          </w:p>
        </w:tc>
        <w:tc>
          <w:tcPr>
            <w:tcW w:w="2126" w:type="dxa"/>
            <w:tcBorders>
              <w:bottom w:val="single" w:sz="4" w:space="0" w:color="auto"/>
            </w:tcBorders>
            <w:shd w:val="clear" w:color="auto" w:fill="auto"/>
          </w:tcPr>
          <w:p w14:paraId="30720458"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7a</w:t>
            </w:r>
          </w:p>
        </w:tc>
      </w:tr>
      <w:tr w:rsidR="00744E4E" w:rsidRPr="002A770C" w14:paraId="01414930" w14:textId="77777777" w:rsidTr="00D9770F">
        <w:tc>
          <w:tcPr>
            <w:tcW w:w="1215" w:type="dxa"/>
            <w:shd w:val="clear" w:color="auto" w:fill="EEECE1" w:themeFill="background2"/>
          </w:tcPr>
          <w:p w14:paraId="0045A458"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0ABE823D"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49970F77"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3391E04" w14:textId="77777777" w:rsidR="00744E4E" w:rsidRPr="002A770C" w:rsidRDefault="00744E4E" w:rsidP="00744E4E">
            <w:pPr>
              <w:pStyle w:val="NoSpacing"/>
              <w:rPr>
                <w:rFonts w:ascii="Times New Roman" w:hAnsi="Times New Roman"/>
                <w:sz w:val="20"/>
                <w:szCs w:val="20"/>
              </w:rPr>
            </w:pPr>
          </w:p>
        </w:tc>
      </w:tr>
      <w:tr w:rsidR="00744E4E" w:rsidRPr="002A770C" w14:paraId="5A9BCBD3" w14:textId="77777777" w:rsidTr="00D9770F">
        <w:tc>
          <w:tcPr>
            <w:tcW w:w="1215" w:type="dxa"/>
            <w:tcBorders>
              <w:bottom w:val="single" w:sz="4" w:space="0" w:color="auto"/>
            </w:tcBorders>
            <w:shd w:val="clear" w:color="auto" w:fill="auto"/>
          </w:tcPr>
          <w:p w14:paraId="40A15FB9"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7a.</w:t>
            </w:r>
          </w:p>
        </w:tc>
        <w:tc>
          <w:tcPr>
            <w:tcW w:w="4365" w:type="dxa"/>
            <w:tcBorders>
              <w:bottom w:val="single" w:sz="4" w:space="0" w:color="auto"/>
            </w:tcBorders>
            <w:shd w:val="clear" w:color="auto" w:fill="auto"/>
          </w:tcPr>
          <w:p w14:paraId="09E21946" w14:textId="77777777" w:rsidR="00744E4E" w:rsidRPr="002A770C" w:rsidRDefault="00744E4E" w:rsidP="00744E4E">
            <w:pPr>
              <w:pStyle w:val="NoSpacing"/>
              <w:rPr>
                <w:rFonts w:ascii="Times New Roman" w:hAnsi="Times New Roman"/>
                <w:b/>
                <w:sz w:val="20"/>
                <w:szCs w:val="20"/>
                <w:u w:val="single"/>
              </w:rPr>
            </w:pPr>
            <w:r w:rsidRPr="002A770C">
              <w:rPr>
                <w:rFonts w:ascii="Times New Roman" w:hAnsi="Times New Roman"/>
                <w:b/>
                <w:sz w:val="20"/>
                <w:szCs w:val="20"/>
                <w:u w:val="single"/>
              </w:rPr>
              <w:t>Training Failure Notification</w:t>
            </w:r>
          </w:p>
        </w:tc>
        <w:tc>
          <w:tcPr>
            <w:tcW w:w="1644" w:type="dxa"/>
            <w:tcBorders>
              <w:bottom w:val="single" w:sz="4" w:space="0" w:color="auto"/>
            </w:tcBorders>
            <w:shd w:val="clear" w:color="auto" w:fill="auto"/>
          </w:tcPr>
          <w:p w14:paraId="41F041E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391E4DC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A316D" w:rsidRPr="002A770C" w14:paraId="79F9B482" w14:textId="77777777" w:rsidTr="00185D0F">
        <w:tc>
          <w:tcPr>
            <w:tcW w:w="1215" w:type="dxa"/>
            <w:tcBorders>
              <w:bottom w:val="single" w:sz="4" w:space="0" w:color="auto"/>
            </w:tcBorders>
            <w:shd w:val="clear" w:color="auto" w:fill="EEECE1" w:themeFill="background2"/>
          </w:tcPr>
          <w:p w14:paraId="25E73E63" w14:textId="77777777" w:rsidR="00EA316D" w:rsidRPr="002A770C" w:rsidRDefault="00EA316D"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351228C" w14:textId="77777777" w:rsidR="00EA316D" w:rsidRPr="002A770C" w:rsidRDefault="00EA316D"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AA732BF" w14:textId="77777777" w:rsidR="00EA316D" w:rsidRPr="002A770C" w:rsidRDefault="00EA316D"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5293B8" w14:textId="77777777" w:rsidR="00EA316D" w:rsidRPr="002A770C" w:rsidRDefault="00EA316D" w:rsidP="00E11790">
            <w:pPr>
              <w:pStyle w:val="NoSpacing"/>
              <w:rPr>
                <w:rFonts w:ascii="Times New Roman" w:hAnsi="Times New Roman"/>
                <w:sz w:val="20"/>
                <w:szCs w:val="20"/>
              </w:rPr>
            </w:pPr>
          </w:p>
        </w:tc>
      </w:tr>
      <w:tr w:rsidR="00524C78" w:rsidRPr="002A770C" w14:paraId="5FBDC33B" w14:textId="77777777" w:rsidTr="00185D0F">
        <w:tc>
          <w:tcPr>
            <w:tcW w:w="1215" w:type="dxa"/>
            <w:tcBorders>
              <w:bottom w:val="single" w:sz="4" w:space="0" w:color="auto"/>
            </w:tcBorders>
            <w:shd w:val="clear" w:color="auto" w:fill="FFFFFF" w:themeFill="background1"/>
          </w:tcPr>
          <w:p w14:paraId="7B8EE80B"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w:t>
            </w:r>
          </w:p>
        </w:tc>
        <w:tc>
          <w:tcPr>
            <w:tcW w:w="4365" w:type="dxa"/>
            <w:tcBorders>
              <w:bottom w:val="single" w:sz="4" w:space="0" w:color="auto"/>
            </w:tcBorders>
            <w:shd w:val="clear" w:color="auto" w:fill="auto"/>
          </w:tcPr>
          <w:p w14:paraId="3468E1E9"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Report</w:t>
            </w:r>
          </w:p>
        </w:tc>
        <w:tc>
          <w:tcPr>
            <w:tcW w:w="1644" w:type="dxa"/>
            <w:tcBorders>
              <w:bottom w:val="single" w:sz="4" w:space="0" w:color="auto"/>
            </w:tcBorders>
            <w:shd w:val="clear" w:color="auto" w:fill="auto"/>
          </w:tcPr>
          <w:p w14:paraId="36AF817C"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9</w:t>
            </w:r>
          </w:p>
        </w:tc>
        <w:tc>
          <w:tcPr>
            <w:tcW w:w="2126" w:type="dxa"/>
            <w:tcBorders>
              <w:bottom w:val="single" w:sz="4" w:space="0" w:color="auto"/>
            </w:tcBorders>
            <w:shd w:val="clear" w:color="auto" w:fill="auto"/>
          </w:tcPr>
          <w:p w14:paraId="060743B9"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8a</w:t>
            </w:r>
          </w:p>
        </w:tc>
      </w:tr>
      <w:tr w:rsidR="00524C78" w:rsidRPr="002A770C" w14:paraId="1950D052" w14:textId="77777777" w:rsidTr="00185D0F">
        <w:trPr>
          <w:trHeight w:val="287"/>
        </w:trPr>
        <w:tc>
          <w:tcPr>
            <w:tcW w:w="1215" w:type="dxa"/>
            <w:tcBorders>
              <w:bottom w:val="single" w:sz="4" w:space="0" w:color="auto"/>
            </w:tcBorders>
            <w:shd w:val="clear" w:color="auto" w:fill="EEECE1" w:themeFill="background2"/>
          </w:tcPr>
          <w:p w14:paraId="0DF7A30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035E8EE"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5F35E4C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31976D82" w14:textId="77777777" w:rsidR="00524C78" w:rsidRPr="002A770C" w:rsidRDefault="00524C78" w:rsidP="00E11790">
            <w:pPr>
              <w:pStyle w:val="NoSpacing"/>
              <w:rPr>
                <w:rFonts w:ascii="Times New Roman" w:hAnsi="Times New Roman"/>
                <w:sz w:val="20"/>
                <w:szCs w:val="20"/>
              </w:rPr>
            </w:pPr>
          </w:p>
        </w:tc>
      </w:tr>
      <w:tr w:rsidR="00524C78" w:rsidRPr="002A770C" w14:paraId="1615150A" w14:textId="77777777" w:rsidTr="00185D0F">
        <w:tc>
          <w:tcPr>
            <w:tcW w:w="1215" w:type="dxa"/>
            <w:tcBorders>
              <w:bottom w:val="single" w:sz="4" w:space="0" w:color="auto"/>
            </w:tcBorders>
            <w:shd w:val="clear" w:color="auto" w:fill="FFFFFF" w:themeFill="background1"/>
          </w:tcPr>
          <w:p w14:paraId="4C54A731"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8a.</w:t>
            </w:r>
          </w:p>
        </w:tc>
        <w:tc>
          <w:tcPr>
            <w:tcW w:w="4365" w:type="dxa"/>
            <w:tcBorders>
              <w:bottom w:val="single" w:sz="4" w:space="0" w:color="auto"/>
            </w:tcBorders>
            <w:shd w:val="clear" w:color="auto" w:fill="auto"/>
          </w:tcPr>
          <w:p w14:paraId="669ECEA0"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Failure Notification</w:t>
            </w:r>
          </w:p>
        </w:tc>
        <w:tc>
          <w:tcPr>
            <w:tcW w:w="1644" w:type="dxa"/>
            <w:tcBorders>
              <w:bottom w:val="single" w:sz="4" w:space="0" w:color="auto"/>
            </w:tcBorders>
            <w:shd w:val="clear" w:color="auto" w:fill="auto"/>
          </w:tcPr>
          <w:p w14:paraId="7569C96E"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6618415"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r>
      <w:tr w:rsidR="00524C78" w:rsidRPr="002A770C" w14:paraId="5EB3688D" w14:textId="77777777" w:rsidTr="00D10076">
        <w:tc>
          <w:tcPr>
            <w:tcW w:w="1215" w:type="dxa"/>
            <w:tcBorders>
              <w:bottom w:val="single" w:sz="4" w:space="0" w:color="auto"/>
            </w:tcBorders>
            <w:shd w:val="clear" w:color="auto" w:fill="EEECE1" w:themeFill="background2"/>
          </w:tcPr>
          <w:p w14:paraId="41D4DA6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CB7CFC"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228681A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D29912F" w14:textId="77777777" w:rsidR="00524C78" w:rsidRPr="002A770C" w:rsidRDefault="00524C78" w:rsidP="00E11790">
            <w:pPr>
              <w:pStyle w:val="NoSpacing"/>
              <w:rPr>
                <w:rFonts w:ascii="Times New Roman" w:hAnsi="Times New Roman"/>
                <w:sz w:val="20"/>
                <w:szCs w:val="20"/>
              </w:rPr>
            </w:pPr>
          </w:p>
        </w:tc>
      </w:tr>
      <w:tr w:rsidR="00EA316D" w:rsidRPr="002A770C" w14:paraId="634D9E48" w14:textId="77777777" w:rsidTr="00D10076">
        <w:tc>
          <w:tcPr>
            <w:tcW w:w="1215" w:type="dxa"/>
            <w:tcBorders>
              <w:bottom w:val="single" w:sz="4" w:space="0" w:color="auto"/>
            </w:tcBorders>
            <w:shd w:val="clear" w:color="auto" w:fill="auto"/>
          </w:tcPr>
          <w:p w14:paraId="23BED712" w14:textId="77777777" w:rsidR="00EA316D" w:rsidRPr="002A770C" w:rsidRDefault="00524C78" w:rsidP="00EA316D">
            <w:pPr>
              <w:pStyle w:val="NoSpacing"/>
              <w:ind w:left="360"/>
              <w:rPr>
                <w:rFonts w:ascii="Times New Roman" w:hAnsi="Times New Roman"/>
                <w:sz w:val="20"/>
                <w:szCs w:val="20"/>
              </w:rPr>
            </w:pPr>
            <w:r>
              <w:rPr>
                <w:rFonts w:ascii="Times New Roman" w:hAnsi="Times New Roman"/>
                <w:sz w:val="20"/>
                <w:szCs w:val="20"/>
              </w:rPr>
              <w:t>9</w:t>
            </w:r>
            <w:r w:rsidR="00EA316D">
              <w:rPr>
                <w:rFonts w:ascii="Times New Roman" w:hAnsi="Times New Roman"/>
                <w:sz w:val="20"/>
                <w:szCs w:val="20"/>
              </w:rPr>
              <w:t xml:space="preserve">. </w:t>
            </w:r>
          </w:p>
        </w:tc>
        <w:tc>
          <w:tcPr>
            <w:tcW w:w="4365" w:type="dxa"/>
            <w:tcBorders>
              <w:bottom w:val="single" w:sz="4" w:space="0" w:color="auto"/>
            </w:tcBorders>
            <w:shd w:val="clear" w:color="auto" w:fill="auto"/>
          </w:tcPr>
          <w:p w14:paraId="6B4D8BF4" w14:textId="77777777" w:rsidR="00EA316D" w:rsidRPr="002A770C" w:rsidRDefault="00EA316D" w:rsidP="00EA316D">
            <w:pPr>
              <w:pStyle w:val="NoSpacing"/>
              <w:rPr>
                <w:rFonts w:ascii="Times New Roman" w:hAnsi="Times New Roman"/>
                <w:sz w:val="20"/>
                <w:szCs w:val="20"/>
              </w:rPr>
            </w:pPr>
            <w:r w:rsidRPr="00D10076">
              <w:rPr>
                <w:rFonts w:ascii="Times New Roman" w:hAnsi="Times New Roman"/>
                <w:b/>
                <w:sz w:val="20"/>
                <w:szCs w:val="20"/>
                <w:u w:val="single"/>
              </w:rPr>
              <w:t>Delay</w:t>
            </w:r>
          </w:p>
        </w:tc>
        <w:tc>
          <w:tcPr>
            <w:tcW w:w="1644" w:type="dxa"/>
            <w:tcBorders>
              <w:bottom w:val="single" w:sz="4" w:space="0" w:color="auto"/>
            </w:tcBorders>
            <w:shd w:val="clear" w:color="auto" w:fill="auto"/>
          </w:tcPr>
          <w:p w14:paraId="18FEF53F" w14:textId="77777777" w:rsidR="00EA316D" w:rsidRPr="002A770C" w:rsidRDefault="00EA316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10</w:t>
            </w:r>
          </w:p>
        </w:tc>
        <w:tc>
          <w:tcPr>
            <w:tcW w:w="2126" w:type="dxa"/>
            <w:tcBorders>
              <w:bottom w:val="single" w:sz="4" w:space="0" w:color="auto"/>
            </w:tcBorders>
            <w:shd w:val="clear" w:color="auto" w:fill="auto"/>
          </w:tcPr>
          <w:p w14:paraId="0813310E" w14:textId="77777777" w:rsidR="00EA316D" w:rsidRPr="002A770C" w:rsidRDefault="00EA316D" w:rsidP="00EA316D">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A03566D" w14:textId="77777777" w:rsidTr="00D9770F">
        <w:tc>
          <w:tcPr>
            <w:tcW w:w="1215" w:type="dxa"/>
            <w:tcBorders>
              <w:bottom w:val="single" w:sz="4" w:space="0" w:color="auto"/>
            </w:tcBorders>
            <w:shd w:val="clear" w:color="auto" w:fill="EEECE1" w:themeFill="background2"/>
          </w:tcPr>
          <w:p w14:paraId="33BE12D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E57E0D"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8217831"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70C9D83" w14:textId="77777777" w:rsidR="00E11790" w:rsidRPr="002A770C" w:rsidRDefault="00E11790" w:rsidP="00E11790">
            <w:pPr>
              <w:pStyle w:val="NoSpacing"/>
              <w:rPr>
                <w:rFonts w:ascii="Times New Roman" w:hAnsi="Times New Roman"/>
                <w:sz w:val="20"/>
                <w:szCs w:val="20"/>
              </w:rPr>
            </w:pPr>
          </w:p>
        </w:tc>
      </w:tr>
      <w:tr w:rsidR="00D566ED" w:rsidRPr="002A770C" w14:paraId="0F7F3DA6" w14:textId="77777777" w:rsidTr="00D9770F">
        <w:tc>
          <w:tcPr>
            <w:tcW w:w="1215" w:type="dxa"/>
            <w:shd w:val="clear" w:color="auto" w:fill="FFFFFF" w:themeFill="background1"/>
          </w:tcPr>
          <w:p w14:paraId="3D17510A" w14:textId="77777777" w:rsidR="00D566ED" w:rsidRPr="002A770C" w:rsidRDefault="00524C78" w:rsidP="00D9770F">
            <w:pPr>
              <w:pStyle w:val="NoSpacing"/>
              <w:ind w:left="360"/>
              <w:rPr>
                <w:rFonts w:ascii="Times New Roman" w:hAnsi="Times New Roman"/>
                <w:b/>
                <w:sz w:val="20"/>
                <w:szCs w:val="20"/>
                <w:u w:val="single"/>
              </w:rPr>
            </w:pPr>
            <w:r>
              <w:rPr>
                <w:rFonts w:ascii="Times New Roman" w:hAnsi="Times New Roman"/>
                <w:sz w:val="20"/>
                <w:szCs w:val="20"/>
              </w:rPr>
              <w:t>10</w:t>
            </w:r>
            <w:r w:rsidR="00D566ED" w:rsidRPr="002A770C">
              <w:rPr>
                <w:rFonts w:ascii="Times New Roman" w:hAnsi="Times New Roman"/>
                <w:sz w:val="20"/>
                <w:szCs w:val="20"/>
              </w:rPr>
              <w:t>.</w:t>
            </w:r>
          </w:p>
        </w:tc>
        <w:tc>
          <w:tcPr>
            <w:tcW w:w="4365" w:type="dxa"/>
            <w:shd w:val="clear" w:color="auto" w:fill="FFFFFF" w:themeFill="background1"/>
          </w:tcPr>
          <w:p w14:paraId="428CC460" w14:textId="77777777" w:rsidR="00D566ED" w:rsidRPr="002A770C" w:rsidRDefault="00D566ED" w:rsidP="00D9770F">
            <w:pPr>
              <w:pStyle w:val="NoSpacing"/>
              <w:rPr>
                <w:rFonts w:ascii="Times New Roman" w:hAnsi="Times New Roman"/>
                <w:b/>
                <w:sz w:val="20"/>
                <w:szCs w:val="20"/>
                <w:u w:val="single"/>
              </w:rPr>
            </w:pPr>
            <w:r w:rsidRPr="002A770C">
              <w:rPr>
                <w:rFonts w:ascii="Times New Roman" w:hAnsi="Times New Roman"/>
                <w:b/>
                <w:sz w:val="20"/>
                <w:szCs w:val="20"/>
                <w:u w:val="single"/>
              </w:rPr>
              <w:t xml:space="preserve">Foreach Loop Container </w:t>
            </w:r>
          </w:p>
          <w:p w14:paraId="2D566540" w14:textId="77777777" w:rsidR="00D566ED" w:rsidRPr="002A770C" w:rsidRDefault="00D566ED" w:rsidP="00D9770F">
            <w:pPr>
              <w:pStyle w:val="NoSpacing"/>
              <w:numPr>
                <w:ilvl w:val="0"/>
                <w:numId w:val="39"/>
              </w:numPr>
              <w:rPr>
                <w:rFonts w:ascii="Times New Roman" w:hAnsi="Times New Roman"/>
                <w:sz w:val="20"/>
                <w:szCs w:val="20"/>
              </w:rPr>
            </w:pPr>
            <w:r w:rsidRPr="002A770C">
              <w:rPr>
                <w:rFonts w:ascii="Times New Roman" w:hAnsi="Times New Roman"/>
                <w:sz w:val="20"/>
                <w:szCs w:val="20"/>
              </w:rPr>
              <w:t>Copy Reports to Reports folder</w:t>
            </w:r>
          </w:p>
          <w:p w14:paraId="667721F0" w14:textId="77777777" w:rsidR="00D566ED" w:rsidRPr="002A770C" w:rsidRDefault="00D566ED" w:rsidP="00D9770F">
            <w:pPr>
              <w:pStyle w:val="NoSpacing"/>
              <w:numPr>
                <w:ilvl w:val="0"/>
                <w:numId w:val="39"/>
              </w:numPr>
              <w:rPr>
                <w:rFonts w:ascii="Times New Roman" w:hAnsi="Times New Roman"/>
                <w:b/>
                <w:sz w:val="20"/>
                <w:szCs w:val="20"/>
                <w:u w:val="single"/>
              </w:rPr>
            </w:pPr>
            <w:r w:rsidRPr="002A770C">
              <w:rPr>
                <w:rFonts w:ascii="Times New Roman" w:hAnsi="Times New Roman"/>
                <w:sz w:val="20"/>
                <w:szCs w:val="20"/>
              </w:rPr>
              <w:t>Backup encrypted reports</w:t>
            </w:r>
          </w:p>
        </w:tc>
        <w:tc>
          <w:tcPr>
            <w:tcW w:w="1644" w:type="dxa"/>
            <w:tcBorders>
              <w:bottom w:val="single" w:sz="4" w:space="0" w:color="auto"/>
            </w:tcBorders>
            <w:shd w:val="clear" w:color="auto" w:fill="auto"/>
          </w:tcPr>
          <w:p w14:paraId="035DDE4A" w14:textId="77777777" w:rsidR="00D566ED" w:rsidRPr="002A770C" w:rsidRDefault="00D566E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11</w:t>
            </w:r>
          </w:p>
        </w:tc>
        <w:tc>
          <w:tcPr>
            <w:tcW w:w="2126" w:type="dxa"/>
            <w:tcBorders>
              <w:bottom w:val="single" w:sz="4" w:space="0" w:color="auto"/>
            </w:tcBorders>
            <w:shd w:val="clear" w:color="auto" w:fill="auto"/>
          </w:tcPr>
          <w:p w14:paraId="43257827" w14:textId="77777777" w:rsidR="00D566ED" w:rsidRPr="002A770C" w:rsidRDefault="00D566ED" w:rsidP="00D566ED">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55FFD14B" w14:textId="77777777" w:rsidTr="00D9770F">
        <w:tc>
          <w:tcPr>
            <w:tcW w:w="1215" w:type="dxa"/>
            <w:tcBorders>
              <w:bottom w:val="single" w:sz="4" w:space="0" w:color="auto"/>
            </w:tcBorders>
            <w:shd w:val="clear" w:color="auto" w:fill="EEECE1" w:themeFill="background2"/>
          </w:tcPr>
          <w:p w14:paraId="1F6CB5BD"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884E27D"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F18C30"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99BB873" w14:textId="77777777" w:rsidR="005A2D88" w:rsidRPr="002A770C" w:rsidRDefault="005A2D88" w:rsidP="005A2D88">
            <w:pPr>
              <w:pStyle w:val="NoSpacing"/>
              <w:rPr>
                <w:rFonts w:ascii="Times New Roman" w:hAnsi="Times New Roman"/>
                <w:sz w:val="20"/>
                <w:szCs w:val="20"/>
              </w:rPr>
            </w:pPr>
          </w:p>
        </w:tc>
      </w:tr>
      <w:tr w:rsidR="005A2D88" w:rsidRPr="002A770C" w14:paraId="26302DA5" w14:textId="77777777" w:rsidTr="00D9770F">
        <w:tc>
          <w:tcPr>
            <w:tcW w:w="1215" w:type="dxa"/>
            <w:shd w:val="clear" w:color="auto" w:fill="FFFFFF" w:themeFill="background1"/>
          </w:tcPr>
          <w:p w14:paraId="520D08F4" w14:textId="77777777" w:rsidR="005A2D88" w:rsidRPr="002A770C" w:rsidRDefault="00524C78">
            <w:pPr>
              <w:pStyle w:val="NoSpacing"/>
              <w:ind w:left="360"/>
              <w:rPr>
                <w:rFonts w:ascii="Times New Roman" w:hAnsi="Times New Roman"/>
                <w:sz w:val="20"/>
                <w:szCs w:val="20"/>
              </w:rPr>
            </w:pPr>
            <w:r>
              <w:rPr>
                <w:rFonts w:ascii="Times New Roman" w:hAnsi="Times New Roman"/>
                <w:sz w:val="20"/>
                <w:szCs w:val="20"/>
              </w:rPr>
              <w:t>11</w:t>
            </w:r>
            <w:r w:rsidR="00D566ED" w:rsidRPr="002A770C">
              <w:rPr>
                <w:rFonts w:ascii="Times New Roman" w:hAnsi="Times New Roman"/>
                <w:sz w:val="20"/>
                <w:szCs w:val="20"/>
              </w:rPr>
              <w:t>.</w:t>
            </w:r>
          </w:p>
        </w:tc>
        <w:tc>
          <w:tcPr>
            <w:tcW w:w="4365" w:type="dxa"/>
            <w:shd w:val="clear" w:color="auto" w:fill="FFFFFF" w:themeFill="background1"/>
          </w:tcPr>
          <w:p w14:paraId="591D6942"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b/>
                <w:sz w:val="20"/>
                <w:szCs w:val="20"/>
                <w:u w:val="single"/>
              </w:rPr>
              <w:t>Completion Notification</w:t>
            </w:r>
          </w:p>
        </w:tc>
        <w:tc>
          <w:tcPr>
            <w:tcW w:w="1644" w:type="dxa"/>
            <w:shd w:val="clear" w:color="auto" w:fill="FFFFFF" w:themeFill="background1"/>
          </w:tcPr>
          <w:p w14:paraId="585BE30A"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End of process.</w:t>
            </w:r>
          </w:p>
        </w:tc>
        <w:tc>
          <w:tcPr>
            <w:tcW w:w="2126" w:type="dxa"/>
            <w:shd w:val="clear" w:color="auto" w:fill="FFFFFF" w:themeFill="background1"/>
          </w:tcPr>
          <w:p w14:paraId="5821DD35"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37274E52" w14:textId="77777777" w:rsidTr="00D9770F">
        <w:tc>
          <w:tcPr>
            <w:tcW w:w="1215" w:type="dxa"/>
            <w:tcBorders>
              <w:bottom w:val="single" w:sz="4" w:space="0" w:color="auto"/>
            </w:tcBorders>
            <w:shd w:val="clear" w:color="auto" w:fill="EEECE1" w:themeFill="background2"/>
          </w:tcPr>
          <w:p w14:paraId="2153E24B"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A1D186F"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93F3537"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8E93F1E" w14:textId="77777777" w:rsidR="005A2D88" w:rsidRPr="002A770C" w:rsidRDefault="005A2D88" w:rsidP="005A2D88">
            <w:pPr>
              <w:pStyle w:val="NoSpacing"/>
              <w:rPr>
                <w:rFonts w:ascii="Times New Roman" w:hAnsi="Times New Roman"/>
                <w:sz w:val="20"/>
                <w:szCs w:val="20"/>
              </w:rPr>
            </w:pPr>
          </w:p>
        </w:tc>
      </w:tr>
      <w:tr w:rsidR="005A2D88" w:rsidRPr="002A770C" w14:paraId="655A49AA" w14:textId="77777777" w:rsidTr="00D9770F">
        <w:tc>
          <w:tcPr>
            <w:tcW w:w="1215" w:type="dxa"/>
            <w:shd w:val="clear" w:color="auto" w:fill="FFFFFF" w:themeFill="background1"/>
          </w:tcPr>
          <w:p w14:paraId="79F47342"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FFFFFF" w:themeFill="background1"/>
          </w:tcPr>
          <w:p w14:paraId="31F69227" w14:textId="77777777" w:rsidR="005A2D88" w:rsidRPr="002A770C" w:rsidRDefault="005A2D88" w:rsidP="005A2D88">
            <w:pPr>
              <w:pStyle w:val="NoSpacing"/>
              <w:rPr>
                <w:rFonts w:ascii="Times New Roman" w:hAnsi="Times New Roman"/>
                <w:sz w:val="20"/>
                <w:szCs w:val="20"/>
              </w:rPr>
            </w:pPr>
          </w:p>
        </w:tc>
        <w:tc>
          <w:tcPr>
            <w:tcW w:w="1644" w:type="dxa"/>
            <w:shd w:val="clear" w:color="auto" w:fill="FFFFFF" w:themeFill="background1"/>
          </w:tcPr>
          <w:p w14:paraId="5B51C0A7" w14:textId="77777777" w:rsidR="005A2D88" w:rsidRPr="002A770C" w:rsidRDefault="005A2D88" w:rsidP="005A2D88">
            <w:pPr>
              <w:pStyle w:val="NoSpacing"/>
              <w:rPr>
                <w:rFonts w:ascii="Times New Roman" w:hAnsi="Times New Roman"/>
                <w:sz w:val="20"/>
                <w:szCs w:val="20"/>
              </w:rPr>
            </w:pPr>
          </w:p>
        </w:tc>
        <w:tc>
          <w:tcPr>
            <w:tcW w:w="2126" w:type="dxa"/>
            <w:shd w:val="clear" w:color="auto" w:fill="FFFFFF" w:themeFill="background1"/>
          </w:tcPr>
          <w:p w14:paraId="6A58A261" w14:textId="77777777" w:rsidR="005A2D88" w:rsidRPr="002A770C" w:rsidRDefault="005A2D88" w:rsidP="005A2D88">
            <w:pPr>
              <w:pStyle w:val="NoSpacing"/>
              <w:rPr>
                <w:rFonts w:ascii="Times New Roman" w:hAnsi="Times New Roman"/>
                <w:sz w:val="20"/>
                <w:szCs w:val="20"/>
              </w:rPr>
            </w:pPr>
          </w:p>
        </w:tc>
      </w:tr>
      <w:tr w:rsidR="005A2D88" w:rsidRPr="002A770C" w14:paraId="117518CE" w14:textId="77777777" w:rsidTr="005A2D88">
        <w:tc>
          <w:tcPr>
            <w:tcW w:w="1215" w:type="dxa"/>
            <w:shd w:val="clear" w:color="auto" w:fill="EEECE1" w:themeFill="background2"/>
          </w:tcPr>
          <w:p w14:paraId="53C8E436"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EEECE1" w:themeFill="background2"/>
          </w:tcPr>
          <w:p w14:paraId="5CE7C335" w14:textId="77777777" w:rsidR="005A2D88" w:rsidRPr="002A770C" w:rsidRDefault="005A2D88" w:rsidP="005A2D88">
            <w:pPr>
              <w:pStyle w:val="NoSpacing"/>
              <w:rPr>
                <w:rFonts w:ascii="Times New Roman" w:hAnsi="Times New Roman"/>
                <w:sz w:val="20"/>
                <w:szCs w:val="20"/>
              </w:rPr>
            </w:pPr>
          </w:p>
        </w:tc>
        <w:tc>
          <w:tcPr>
            <w:tcW w:w="1644" w:type="dxa"/>
            <w:shd w:val="clear" w:color="auto" w:fill="EEECE1" w:themeFill="background2"/>
          </w:tcPr>
          <w:p w14:paraId="4238AF0E" w14:textId="77777777" w:rsidR="005A2D88" w:rsidRPr="002A770C" w:rsidRDefault="005A2D88" w:rsidP="005A2D88">
            <w:pPr>
              <w:pStyle w:val="NoSpacing"/>
              <w:rPr>
                <w:rFonts w:ascii="Times New Roman" w:hAnsi="Times New Roman"/>
                <w:sz w:val="20"/>
                <w:szCs w:val="20"/>
              </w:rPr>
            </w:pPr>
          </w:p>
        </w:tc>
        <w:tc>
          <w:tcPr>
            <w:tcW w:w="2126" w:type="dxa"/>
            <w:shd w:val="clear" w:color="auto" w:fill="EEECE1" w:themeFill="background2"/>
          </w:tcPr>
          <w:p w14:paraId="13A08E05" w14:textId="77777777" w:rsidR="005A2D88" w:rsidRPr="002A770C" w:rsidRDefault="005A2D88" w:rsidP="005A2D88">
            <w:pPr>
              <w:pStyle w:val="NoSpacing"/>
              <w:rPr>
                <w:rFonts w:ascii="Times New Roman" w:hAnsi="Times New Roman"/>
                <w:sz w:val="20"/>
                <w:szCs w:val="20"/>
              </w:rPr>
            </w:pPr>
          </w:p>
        </w:tc>
      </w:tr>
    </w:tbl>
    <w:p w14:paraId="54455926" w14:textId="77777777" w:rsidR="00E11790" w:rsidRPr="002A770C" w:rsidRDefault="00E11790" w:rsidP="007931F8">
      <w:pPr>
        <w:widowControl w:val="0"/>
        <w:autoSpaceDE w:val="0"/>
        <w:autoSpaceDN w:val="0"/>
        <w:adjustRightInd w:val="0"/>
        <w:spacing w:after="0" w:line="240" w:lineRule="auto"/>
        <w:rPr>
          <w:rFonts w:ascii="Times New Roman" w:hAnsi="Times New Roman"/>
          <w:b/>
          <w:sz w:val="24"/>
          <w:szCs w:val="24"/>
        </w:rPr>
      </w:pPr>
    </w:p>
    <w:p w14:paraId="0379D722"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743EDC0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2A8C3750"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6032BD38"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592004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D21BC6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32465526" w14:textId="77777777" w:rsidR="00D9770F" w:rsidRPr="002A770C" w:rsidRDefault="00494DF0" w:rsidP="00494DF0">
      <w:pPr>
        <w:rPr>
          <w:rFonts w:ascii="Times New Roman" w:hAnsi="Times New Roman"/>
          <w:b/>
        </w:rPr>
      </w:pPr>
      <w:r w:rsidRPr="002A770C">
        <w:rPr>
          <w:rFonts w:ascii="Times New Roman" w:hAnsi="Times New Roman"/>
          <w:b/>
        </w:rPr>
        <w:t>Details</w:t>
      </w:r>
    </w:p>
    <w:tbl>
      <w:tblPr>
        <w:tblStyle w:val="TableGrid"/>
        <w:tblW w:w="0" w:type="auto"/>
        <w:tblLayout w:type="fixed"/>
        <w:tblLook w:val="04A0" w:firstRow="1" w:lastRow="0" w:firstColumn="1" w:lastColumn="0" w:noHBand="0" w:noVBand="1"/>
      </w:tblPr>
      <w:tblGrid>
        <w:gridCol w:w="535"/>
        <w:gridCol w:w="8550"/>
      </w:tblGrid>
      <w:tr w:rsidR="009F4473" w:rsidRPr="002A770C" w14:paraId="49F90D2C" w14:textId="77777777" w:rsidTr="002A770C">
        <w:tc>
          <w:tcPr>
            <w:tcW w:w="535" w:type="dxa"/>
          </w:tcPr>
          <w:p w14:paraId="4F3D6B72" w14:textId="77777777" w:rsidR="009F4473" w:rsidRPr="002A770C" w:rsidRDefault="009F4473" w:rsidP="00494DF0">
            <w:pPr>
              <w:rPr>
                <w:rFonts w:ascii="Times New Roman" w:hAnsi="Times New Roman"/>
                <w:b/>
              </w:rPr>
            </w:pPr>
          </w:p>
        </w:tc>
        <w:tc>
          <w:tcPr>
            <w:tcW w:w="8550" w:type="dxa"/>
          </w:tcPr>
          <w:p w14:paraId="024FC9B0" w14:textId="77777777" w:rsidR="009F4473" w:rsidRPr="002A770C" w:rsidRDefault="009F4473" w:rsidP="00494DF0">
            <w:pPr>
              <w:rPr>
                <w:rFonts w:ascii="Times New Roman" w:hAnsi="Times New Roman"/>
                <w:b/>
              </w:rPr>
            </w:pPr>
            <w:r w:rsidRPr="002A770C">
              <w:rPr>
                <w:rFonts w:ascii="Times New Roman" w:hAnsi="Times New Roman"/>
                <w:b/>
              </w:rPr>
              <w:t>Task</w:t>
            </w:r>
          </w:p>
        </w:tc>
      </w:tr>
      <w:tr w:rsidR="009F4473" w:rsidRPr="002A770C" w14:paraId="4BFC6E23" w14:textId="77777777" w:rsidTr="002A770C">
        <w:trPr>
          <w:cantSplit/>
        </w:trPr>
        <w:tc>
          <w:tcPr>
            <w:tcW w:w="535" w:type="dxa"/>
          </w:tcPr>
          <w:p w14:paraId="727B3F94"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7D430580" w14:textId="77777777" w:rsidR="009F4473" w:rsidRPr="002A770C" w:rsidRDefault="009F4473" w:rsidP="009F4473">
            <w:pPr>
              <w:spacing w:after="0"/>
              <w:rPr>
                <w:rFonts w:ascii="Times New Roman" w:hAnsi="Times New Roman"/>
                <w:b/>
              </w:rPr>
            </w:pPr>
            <w:r w:rsidRPr="002A770C">
              <w:rPr>
                <w:rFonts w:ascii="Times New Roman" w:hAnsi="Times New Roman"/>
                <w:b/>
              </w:rPr>
              <w:t>Script Task: Dummy Task</w:t>
            </w:r>
          </w:p>
          <w:p w14:paraId="0F36FFB5" w14:textId="77777777" w:rsidR="009F4473" w:rsidRPr="002A770C" w:rsidRDefault="009F4473" w:rsidP="009F4473">
            <w:pPr>
              <w:spacing w:after="0"/>
              <w:rPr>
                <w:rFonts w:ascii="Times New Roman" w:hAnsi="Times New Roman"/>
              </w:rPr>
            </w:pPr>
            <w:r w:rsidRPr="002A770C">
              <w:rPr>
                <w:rFonts w:ascii="Times New Roman" w:hAnsi="Times New Roman"/>
              </w:rPr>
              <w:t>Does Nothing</w:t>
            </w:r>
          </w:p>
        </w:tc>
      </w:tr>
      <w:tr w:rsidR="009F4473" w:rsidRPr="002A770C" w14:paraId="60E8CCDA" w14:textId="77777777" w:rsidTr="002A770C">
        <w:tc>
          <w:tcPr>
            <w:tcW w:w="535" w:type="dxa"/>
          </w:tcPr>
          <w:p w14:paraId="2E1A1513" w14:textId="77777777" w:rsidR="009F4473" w:rsidRPr="002A770C" w:rsidRDefault="009F4473" w:rsidP="00494DF0">
            <w:pPr>
              <w:rPr>
                <w:rFonts w:ascii="Times New Roman" w:hAnsi="Times New Roman"/>
                <w:b/>
              </w:rPr>
            </w:pPr>
          </w:p>
        </w:tc>
        <w:tc>
          <w:tcPr>
            <w:tcW w:w="8550" w:type="dxa"/>
          </w:tcPr>
          <w:p w14:paraId="39A74402" w14:textId="77777777" w:rsidR="009F4473" w:rsidRPr="002A770C" w:rsidRDefault="009F4473" w:rsidP="00494DF0">
            <w:pPr>
              <w:rPr>
                <w:rFonts w:ascii="Times New Roman" w:hAnsi="Times New Roman"/>
                <w:b/>
              </w:rPr>
            </w:pPr>
          </w:p>
        </w:tc>
      </w:tr>
      <w:tr w:rsidR="009F4473" w:rsidRPr="002A770C" w14:paraId="27ED2C2A" w14:textId="77777777" w:rsidTr="002A770C">
        <w:tc>
          <w:tcPr>
            <w:tcW w:w="535" w:type="dxa"/>
          </w:tcPr>
          <w:p w14:paraId="5E07B603"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68DE83BA" w14:textId="77777777" w:rsidR="009F4473" w:rsidRPr="002A770C" w:rsidRDefault="009F4473" w:rsidP="009F4473">
            <w:pPr>
              <w:spacing w:after="0"/>
              <w:rPr>
                <w:rFonts w:ascii="Times New Roman" w:hAnsi="Times New Roman"/>
                <w:b/>
              </w:rPr>
            </w:pPr>
            <w:r w:rsidRPr="002A770C">
              <w:rPr>
                <w:rFonts w:ascii="Times New Roman" w:hAnsi="Times New Roman"/>
                <w:b/>
              </w:rPr>
              <w:t>SQL Task: Get Dates for Report</w:t>
            </w:r>
          </w:p>
          <w:p w14:paraId="3B707354" w14:textId="77777777" w:rsidR="009F4473" w:rsidRPr="002A770C" w:rsidRDefault="009F4473" w:rsidP="009F4473">
            <w:pPr>
              <w:spacing w:after="0"/>
              <w:rPr>
                <w:rFonts w:ascii="Times New Roman" w:hAnsi="Times New Roman"/>
                <w:b/>
              </w:rPr>
            </w:pPr>
          </w:p>
          <w:p w14:paraId="6405218C" w14:textId="77777777" w:rsidR="009F4473" w:rsidRPr="002A770C" w:rsidRDefault="009F4473" w:rsidP="009F4473">
            <w:pPr>
              <w:spacing w:after="0"/>
              <w:rPr>
                <w:rFonts w:ascii="Times New Roman" w:hAnsi="Times New Roman"/>
                <w:b/>
              </w:rPr>
            </w:pPr>
            <w:r w:rsidRPr="002A770C">
              <w:rPr>
                <w:rFonts w:ascii="Times New Roman" w:hAnsi="Times New Roman"/>
                <w:b/>
              </w:rPr>
              <w:t>Tab1: General</w:t>
            </w:r>
          </w:p>
          <w:p w14:paraId="33E4F55E"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Result Set: </w:t>
            </w:r>
            <w:r w:rsidRPr="002A770C">
              <w:rPr>
                <w:rFonts w:ascii="Times New Roman" w:hAnsi="Times New Roman"/>
              </w:rPr>
              <w:t>Single Row</w:t>
            </w:r>
          </w:p>
          <w:p w14:paraId="71A5D423"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Connection type: </w:t>
            </w:r>
            <w:r w:rsidRPr="002A770C">
              <w:rPr>
                <w:rFonts w:ascii="Times New Roman" w:hAnsi="Times New Roman"/>
              </w:rPr>
              <w:t>OLE DB</w:t>
            </w:r>
          </w:p>
          <w:p w14:paraId="01C83D60" w14:textId="77777777" w:rsidR="009F4473" w:rsidRPr="002A770C" w:rsidRDefault="009F4473" w:rsidP="009F4473">
            <w:pPr>
              <w:spacing w:after="0"/>
              <w:rPr>
                <w:rFonts w:ascii="Times New Roman" w:hAnsi="Times New Roman"/>
                <w:b/>
              </w:rPr>
            </w:pPr>
            <w:r w:rsidRPr="002A770C">
              <w:rPr>
                <w:rFonts w:ascii="Times New Roman" w:hAnsi="Times New Roman"/>
                <w:b/>
              </w:rPr>
              <w:t>Connection:</w:t>
            </w:r>
            <w:r w:rsidRPr="002A770C">
              <w:rPr>
                <w:rFonts w:ascii="Times New Roman" w:hAnsi="Times New Roman"/>
              </w:rPr>
              <w:t xml:space="preserve"> </w:t>
            </w:r>
            <w:proofErr w:type="spellStart"/>
            <w:r w:rsidRPr="002A770C">
              <w:rPr>
                <w:rFonts w:ascii="Times New Roman" w:hAnsi="Times New Roman"/>
              </w:rPr>
              <w:t>dbconn</w:t>
            </w:r>
            <w:proofErr w:type="spellEnd"/>
          </w:p>
          <w:p w14:paraId="79E74CAF"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SQLSourceType</w:t>
            </w:r>
            <w:proofErr w:type="spellEnd"/>
            <w:r w:rsidRPr="002A770C">
              <w:rPr>
                <w:rFonts w:ascii="Times New Roman" w:hAnsi="Times New Roman"/>
                <w:b/>
              </w:rPr>
              <w:t xml:space="preserve">: </w:t>
            </w:r>
            <w:r w:rsidRPr="002A770C">
              <w:rPr>
                <w:rFonts w:ascii="Times New Roman" w:hAnsi="Times New Roman"/>
              </w:rPr>
              <w:t>Direct input</w:t>
            </w:r>
          </w:p>
          <w:p w14:paraId="3975DA5A"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SQLStatement</w:t>
            </w:r>
            <w:proofErr w:type="spellEnd"/>
            <w:r w:rsidRPr="002A770C">
              <w:rPr>
                <w:rFonts w:ascii="Times New Roman" w:hAnsi="Times New Roman"/>
                <w:b/>
              </w:rPr>
              <w:t xml:space="preserve">: </w:t>
            </w:r>
          </w:p>
          <w:p w14:paraId="79467427" w14:textId="77777777" w:rsidR="009F4473" w:rsidRPr="002A770C" w:rsidRDefault="009F4473" w:rsidP="009F4473">
            <w:pPr>
              <w:spacing w:after="0"/>
              <w:rPr>
                <w:rFonts w:ascii="Times New Roman" w:hAnsi="Times New Roman"/>
                <w:b/>
              </w:rPr>
            </w:pPr>
            <w:r w:rsidRPr="002A770C">
              <w:rPr>
                <w:rFonts w:ascii="Times New Roman" w:hAnsi="Times New Roman"/>
                <w:b/>
              </w:rPr>
              <w:t>--Begin</w:t>
            </w:r>
          </w:p>
          <w:p w14:paraId="1EE2E49F" w14:textId="77777777" w:rsidR="009F4473" w:rsidRPr="002A770C" w:rsidRDefault="009F4473" w:rsidP="009F4473">
            <w:pPr>
              <w:spacing w:after="0"/>
              <w:rPr>
                <w:rFonts w:ascii="Times New Roman" w:hAnsi="Times New Roman"/>
              </w:rPr>
            </w:pPr>
            <w:r w:rsidRPr="002A770C">
              <w:rPr>
                <w:rFonts w:ascii="Times New Roman" w:hAnsi="Times New Roman"/>
              </w:rPr>
              <w:t>DECLARE</w:t>
            </w:r>
            <w:r w:rsidRPr="002A770C">
              <w:rPr>
                <w:rFonts w:ascii="Times New Roman" w:hAnsi="Times New Roman"/>
              </w:rPr>
              <w:tab/>
              <w:t>@intBeginDate int,</w:t>
            </w:r>
          </w:p>
          <w:p w14:paraId="01696355" w14:textId="77777777" w:rsidR="009F4473" w:rsidRPr="002A770C" w:rsidRDefault="009F4473" w:rsidP="009F4473">
            <w:pPr>
              <w:spacing w:after="0"/>
              <w:rPr>
                <w:rFonts w:ascii="Times New Roman" w:hAnsi="Times New Roman"/>
              </w:rPr>
            </w:pPr>
            <w:r w:rsidRPr="002A770C">
              <w:rPr>
                <w:rFonts w:ascii="Times New Roman" w:hAnsi="Times New Roman"/>
              </w:rPr>
              <w:tab/>
            </w:r>
            <w:r w:rsidRPr="002A770C">
              <w:rPr>
                <w:rFonts w:ascii="Times New Roman" w:hAnsi="Times New Roman"/>
              </w:rPr>
              <w:tab/>
              <w:t>@intEndDate int</w:t>
            </w:r>
          </w:p>
          <w:p w14:paraId="431476DD" w14:textId="77777777" w:rsidR="009F4473" w:rsidRPr="002A770C" w:rsidRDefault="009F4473" w:rsidP="009F4473">
            <w:pPr>
              <w:spacing w:after="0"/>
              <w:rPr>
                <w:rFonts w:ascii="Times New Roman" w:hAnsi="Times New Roman"/>
              </w:rPr>
            </w:pPr>
          </w:p>
          <w:p w14:paraId="0320E4F7" w14:textId="77777777" w:rsidR="009F4473" w:rsidRPr="002A770C" w:rsidRDefault="009F4473" w:rsidP="009F4473">
            <w:pPr>
              <w:spacing w:after="0"/>
              <w:rPr>
                <w:rFonts w:ascii="Times New Roman" w:hAnsi="Times New Roman"/>
              </w:rPr>
            </w:pPr>
            <w:r w:rsidRPr="002A770C">
              <w:rPr>
                <w:rFonts w:ascii="Times New Roman" w:hAnsi="Times New Roman"/>
              </w:rPr>
              <w:t>Exec [EC].[sp_Get_Dates_For_Previous_Month]</w:t>
            </w:r>
          </w:p>
          <w:p w14:paraId="1FFC8D28" w14:textId="77777777" w:rsidR="009F4473" w:rsidRPr="002A770C" w:rsidRDefault="009F4473" w:rsidP="009F4473">
            <w:pPr>
              <w:spacing w:after="0"/>
              <w:rPr>
                <w:rFonts w:ascii="Times New Roman" w:hAnsi="Times New Roman"/>
              </w:rPr>
            </w:pPr>
            <w:r w:rsidRPr="002A770C">
              <w:rPr>
                <w:rFonts w:ascii="Times New Roman" w:hAnsi="Times New Roman"/>
              </w:rPr>
              <w:t xml:space="preserve">@intBeginDate OUTPUT,  </w:t>
            </w:r>
          </w:p>
          <w:p w14:paraId="36BFFE91" w14:textId="77777777" w:rsidR="009F4473" w:rsidRPr="002A770C" w:rsidRDefault="009F4473" w:rsidP="009F4473">
            <w:pPr>
              <w:spacing w:after="0"/>
              <w:rPr>
                <w:rFonts w:ascii="Times New Roman" w:hAnsi="Times New Roman"/>
              </w:rPr>
            </w:pPr>
            <w:r w:rsidRPr="002A770C">
              <w:rPr>
                <w:rFonts w:ascii="Times New Roman" w:hAnsi="Times New Roman"/>
              </w:rPr>
              <w:t>@intEndDate  OUTPUT</w:t>
            </w:r>
          </w:p>
          <w:p w14:paraId="7E95D2A5" w14:textId="77777777" w:rsidR="009F4473" w:rsidRPr="002A770C" w:rsidRDefault="009F4473" w:rsidP="009F4473">
            <w:pPr>
              <w:spacing w:after="0"/>
              <w:rPr>
                <w:rFonts w:ascii="Times New Roman" w:hAnsi="Times New Roman"/>
              </w:rPr>
            </w:pPr>
          </w:p>
          <w:p w14:paraId="54BEF934" w14:textId="77777777" w:rsidR="009F4473" w:rsidRPr="002A770C" w:rsidRDefault="009F4473" w:rsidP="009F4473">
            <w:pPr>
              <w:spacing w:after="0"/>
              <w:rPr>
                <w:rFonts w:ascii="Times New Roman" w:hAnsi="Times New Roman"/>
              </w:rPr>
            </w:pPr>
            <w:r w:rsidRPr="002A770C">
              <w:rPr>
                <w:rFonts w:ascii="Times New Roman" w:hAnsi="Times New Roman"/>
              </w:rPr>
              <w:t>SELECT</w:t>
            </w:r>
            <w:r w:rsidRPr="002A770C">
              <w:rPr>
                <w:rFonts w:ascii="Times New Roman" w:hAnsi="Times New Roman"/>
              </w:rPr>
              <w:tab/>
              <w:t xml:space="preserve">@intBeginDate as </w:t>
            </w:r>
            <w:proofErr w:type="spellStart"/>
            <w:r w:rsidRPr="002A770C">
              <w:rPr>
                <w:rFonts w:ascii="Times New Roman" w:hAnsi="Times New Roman"/>
              </w:rPr>
              <w:t>N'@intBeginDate</w:t>
            </w:r>
            <w:proofErr w:type="spellEnd"/>
            <w:r w:rsidRPr="002A770C">
              <w:rPr>
                <w:rFonts w:ascii="Times New Roman" w:hAnsi="Times New Roman"/>
              </w:rPr>
              <w:t>',</w:t>
            </w:r>
          </w:p>
          <w:p w14:paraId="3D6B2412" w14:textId="77777777" w:rsidR="009F4473" w:rsidRPr="002A770C" w:rsidRDefault="009F4473" w:rsidP="009F4473">
            <w:pPr>
              <w:spacing w:after="0"/>
              <w:rPr>
                <w:rFonts w:ascii="Times New Roman" w:hAnsi="Times New Roman"/>
                <w:b/>
              </w:rPr>
            </w:pPr>
            <w:r w:rsidRPr="002A770C">
              <w:rPr>
                <w:rFonts w:ascii="Times New Roman" w:hAnsi="Times New Roman"/>
              </w:rPr>
              <w:tab/>
            </w:r>
            <w:r w:rsidRPr="002A770C">
              <w:rPr>
                <w:rFonts w:ascii="Times New Roman" w:hAnsi="Times New Roman"/>
              </w:rPr>
              <w:tab/>
              <w:t xml:space="preserve">@intEndDate as </w:t>
            </w:r>
            <w:proofErr w:type="spellStart"/>
            <w:r w:rsidRPr="002A770C">
              <w:rPr>
                <w:rFonts w:ascii="Times New Roman" w:hAnsi="Times New Roman"/>
              </w:rPr>
              <w:t>N'@intEndDate</w:t>
            </w:r>
            <w:proofErr w:type="spellEnd"/>
            <w:r w:rsidRPr="002A770C">
              <w:rPr>
                <w:rFonts w:ascii="Times New Roman" w:hAnsi="Times New Roman"/>
              </w:rPr>
              <w:t>'</w:t>
            </w:r>
          </w:p>
          <w:p w14:paraId="52539AC2" w14:textId="77777777" w:rsidR="009F4473" w:rsidRPr="002A770C" w:rsidRDefault="009F4473" w:rsidP="009F4473">
            <w:pPr>
              <w:spacing w:after="0"/>
              <w:rPr>
                <w:rFonts w:ascii="Times New Roman" w:hAnsi="Times New Roman"/>
                <w:b/>
              </w:rPr>
            </w:pPr>
            <w:r w:rsidRPr="002A770C">
              <w:rPr>
                <w:rFonts w:ascii="Times New Roman" w:hAnsi="Times New Roman"/>
                <w:b/>
              </w:rPr>
              <w:t>--End</w:t>
            </w:r>
          </w:p>
          <w:p w14:paraId="6C64E49B" w14:textId="77777777" w:rsidR="009F4473" w:rsidRPr="002A770C" w:rsidRDefault="009F4473" w:rsidP="009F4473">
            <w:pPr>
              <w:spacing w:after="0"/>
              <w:rPr>
                <w:rFonts w:ascii="Times New Roman" w:hAnsi="Times New Roman"/>
                <w:b/>
              </w:rPr>
            </w:pPr>
          </w:p>
          <w:p w14:paraId="75A3103B" w14:textId="77777777" w:rsidR="009F4473" w:rsidRPr="002A770C" w:rsidRDefault="009F4473" w:rsidP="009F4473">
            <w:pPr>
              <w:spacing w:after="0"/>
              <w:rPr>
                <w:rFonts w:ascii="Times New Roman" w:hAnsi="Times New Roman"/>
                <w:b/>
              </w:rPr>
            </w:pPr>
            <w:r w:rsidRPr="002A770C">
              <w:rPr>
                <w:rFonts w:ascii="Times New Roman" w:hAnsi="Times New Roman"/>
                <w:b/>
              </w:rPr>
              <w:t>Tab2: Parameter Mapping: Nothing</w:t>
            </w:r>
          </w:p>
          <w:p w14:paraId="0BB2A671" w14:textId="77777777" w:rsidR="009F4473" w:rsidRPr="002A770C" w:rsidRDefault="009F4473" w:rsidP="009F4473">
            <w:pPr>
              <w:spacing w:after="0"/>
              <w:rPr>
                <w:rFonts w:ascii="Times New Roman" w:hAnsi="Times New Roman"/>
                <w:b/>
              </w:rPr>
            </w:pPr>
          </w:p>
          <w:p w14:paraId="5FA7EC07" w14:textId="77777777" w:rsidR="009F4473" w:rsidRPr="002A770C" w:rsidRDefault="009F4473" w:rsidP="009F4473">
            <w:pPr>
              <w:spacing w:after="0"/>
              <w:rPr>
                <w:rFonts w:ascii="Times New Roman" w:hAnsi="Times New Roman"/>
                <w:b/>
              </w:rPr>
            </w:pPr>
            <w:r w:rsidRPr="002A770C">
              <w:rPr>
                <w:rFonts w:ascii="Times New Roman" w:hAnsi="Times New Roman"/>
                <w:b/>
              </w:rPr>
              <w:t>Tab3: Result Set</w:t>
            </w:r>
          </w:p>
          <w:p w14:paraId="4816C479" w14:textId="77777777" w:rsidR="009F4473" w:rsidRPr="002A770C" w:rsidRDefault="009F4473" w:rsidP="009F4473">
            <w:pPr>
              <w:spacing w:after="0"/>
              <w:rPr>
                <w:rFonts w:ascii="Times New Roman" w:hAnsi="Times New Roman"/>
              </w:rPr>
            </w:pPr>
            <w:r w:rsidRPr="002A770C">
              <w:rPr>
                <w:rFonts w:ascii="Times New Roman" w:hAnsi="Times New Roman"/>
              </w:rPr>
              <w:t>0-</w:t>
            </w:r>
            <w:proofErr w:type="gramStart"/>
            <w:r w:rsidRPr="002A770C">
              <w:rPr>
                <w:rFonts w:ascii="Times New Roman" w:hAnsi="Times New Roman"/>
              </w:rPr>
              <w:t>User::</w:t>
            </w:r>
            <w:proofErr w:type="gramEnd"/>
            <w:r w:rsidRPr="002A770C">
              <w:rPr>
                <w:rFonts w:ascii="Times New Roman" w:hAnsi="Times New Roman"/>
              </w:rPr>
              <w:t>BeginDate</w:t>
            </w:r>
          </w:p>
          <w:p w14:paraId="2C7C406F" w14:textId="77777777" w:rsidR="009F4473" w:rsidRPr="002A770C" w:rsidRDefault="009F4473" w:rsidP="009F4473">
            <w:pPr>
              <w:spacing w:after="0"/>
              <w:rPr>
                <w:rFonts w:ascii="Times New Roman" w:hAnsi="Times New Roman"/>
              </w:rPr>
            </w:pPr>
            <w:r w:rsidRPr="002A770C">
              <w:rPr>
                <w:rFonts w:ascii="Times New Roman" w:hAnsi="Times New Roman"/>
              </w:rPr>
              <w:t>1-</w:t>
            </w:r>
            <w:proofErr w:type="gramStart"/>
            <w:r w:rsidRPr="002A770C">
              <w:rPr>
                <w:rFonts w:ascii="Times New Roman" w:hAnsi="Times New Roman"/>
              </w:rPr>
              <w:t>User::</w:t>
            </w:r>
            <w:proofErr w:type="gramEnd"/>
            <w:r w:rsidRPr="002A770C">
              <w:rPr>
                <w:rFonts w:ascii="Times New Roman" w:hAnsi="Times New Roman"/>
              </w:rPr>
              <w:t>EndDate</w:t>
            </w:r>
          </w:p>
          <w:p w14:paraId="35C09A12" w14:textId="77777777" w:rsidR="009F4473" w:rsidRPr="002A770C" w:rsidRDefault="009F4473" w:rsidP="009F4473">
            <w:pPr>
              <w:spacing w:after="0"/>
              <w:rPr>
                <w:rFonts w:ascii="Times New Roman" w:hAnsi="Times New Roman"/>
              </w:rPr>
            </w:pPr>
          </w:p>
          <w:p w14:paraId="38E383C6" w14:textId="77777777" w:rsidR="009F4473" w:rsidRPr="002A770C" w:rsidRDefault="009F4473" w:rsidP="009F4473">
            <w:pPr>
              <w:spacing w:after="0"/>
              <w:rPr>
                <w:rFonts w:ascii="Times New Roman" w:hAnsi="Times New Roman"/>
                <w:b/>
              </w:rPr>
            </w:pPr>
            <w:r w:rsidRPr="002A770C">
              <w:rPr>
                <w:rFonts w:ascii="Times New Roman" w:hAnsi="Times New Roman"/>
                <w:b/>
              </w:rPr>
              <w:t>Tab4: Expressions: Nothing</w:t>
            </w:r>
          </w:p>
          <w:p w14:paraId="0B43179A" w14:textId="77777777" w:rsidR="009F4473" w:rsidRPr="002A770C" w:rsidRDefault="009F4473" w:rsidP="009F4473">
            <w:pPr>
              <w:spacing w:after="0"/>
              <w:rPr>
                <w:rFonts w:ascii="Times New Roman" w:hAnsi="Times New Roman"/>
                <w:b/>
              </w:rPr>
            </w:pPr>
          </w:p>
        </w:tc>
      </w:tr>
      <w:tr w:rsidR="009F4473" w:rsidRPr="002A770C" w14:paraId="7C780211" w14:textId="77777777" w:rsidTr="002A770C">
        <w:tc>
          <w:tcPr>
            <w:tcW w:w="535" w:type="dxa"/>
          </w:tcPr>
          <w:p w14:paraId="50C40A18" w14:textId="77777777" w:rsidR="009F4473" w:rsidRPr="002A770C" w:rsidRDefault="009F4473" w:rsidP="00494DF0">
            <w:pPr>
              <w:rPr>
                <w:rFonts w:ascii="Times New Roman" w:hAnsi="Times New Roman"/>
                <w:b/>
              </w:rPr>
            </w:pPr>
          </w:p>
        </w:tc>
        <w:tc>
          <w:tcPr>
            <w:tcW w:w="8550" w:type="dxa"/>
          </w:tcPr>
          <w:p w14:paraId="0BC41576" w14:textId="77777777" w:rsidR="009F4473" w:rsidRPr="002A770C" w:rsidRDefault="009F4473" w:rsidP="00494DF0">
            <w:pPr>
              <w:rPr>
                <w:rFonts w:ascii="Times New Roman" w:hAnsi="Times New Roman"/>
                <w:b/>
              </w:rPr>
            </w:pPr>
          </w:p>
        </w:tc>
      </w:tr>
      <w:tr w:rsidR="009F4473" w:rsidRPr="002A770C" w14:paraId="24D51C17" w14:textId="77777777" w:rsidTr="002A770C">
        <w:tc>
          <w:tcPr>
            <w:tcW w:w="535" w:type="dxa"/>
          </w:tcPr>
          <w:p w14:paraId="22F43AD7" w14:textId="77777777" w:rsidR="009F4473" w:rsidRPr="002A770C" w:rsidRDefault="009F4473" w:rsidP="00494DF0">
            <w:pPr>
              <w:rPr>
                <w:rFonts w:ascii="Times New Roman" w:hAnsi="Times New Roman"/>
                <w:b/>
              </w:rPr>
            </w:pPr>
            <w:r w:rsidRPr="002A770C">
              <w:rPr>
                <w:rFonts w:ascii="Times New Roman" w:hAnsi="Times New Roman"/>
                <w:b/>
              </w:rPr>
              <w:t>3.</w:t>
            </w:r>
          </w:p>
        </w:tc>
        <w:tc>
          <w:tcPr>
            <w:tcW w:w="8550" w:type="dxa"/>
          </w:tcPr>
          <w:p w14:paraId="0E821CE8" w14:textId="77777777" w:rsidR="009F4473" w:rsidRPr="002A770C" w:rsidRDefault="009F4473" w:rsidP="00494DF0">
            <w:pPr>
              <w:rPr>
                <w:rFonts w:ascii="Times New Roman" w:hAnsi="Times New Roman"/>
                <w:b/>
              </w:rPr>
            </w:pPr>
            <w:r w:rsidRPr="002A770C">
              <w:rPr>
                <w:rFonts w:ascii="Times New Roman" w:hAnsi="Times New Roman"/>
                <w:b/>
              </w:rPr>
              <w:t>DFT: CSR Report</w:t>
            </w:r>
          </w:p>
          <w:p w14:paraId="309B98BE" w14:textId="77777777" w:rsidR="009F4473" w:rsidRPr="002A770C" w:rsidRDefault="009F4473" w:rsidP="00494DF0">
            <w:pPr>
              <w:rPr>
                <w:rFonts w:ascii="Times New Roman" w:hAnsi="Times New Roman"/>
                <w:b/>
              </w:rPr>
            </w:pPr>
            <w:r w:rsidRPr="002A770C">
              <w:rPr>
                <w:rFonts w:ascii="Times New Roman" w:hAnsi="Times New Roman"/>
                <w:noProof/>
              </w:rPr>
              <w:drawing>
                <wp:inline distT="0" distB="0" distL="0" distR="0" wp14:anchorId="7571E6B8" wp14:editId="2DAD13EF">
                  <wp:extent cx="2276475" cy="3495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3495675"/>
                          </a:xfrm>
                          <a:prstGeom prst="rect">
                            <a:avLst/>
                          </a:prstGeom>
                        </pic:spPr>
                      </pic:pic>
                    </a:graphicData>
                  </a:graphic>
                </wp:inline>
              </w:drawing>
            </w:r>
          </w:p>
          <w:p w14:paraId="5C3F8E28"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OLE DB Source</w:t>
            </w:r>
          </w:p>
          <w:p w14:paraId="0D3D8C45" w14:textId="77777777" w:rsidR="009F4473" w:rsidRPr="002A770C" w:rsidRDefault="009F4473" w:rsidP="00494DF0">
            <w:pPr>
              <w:rPr>
                <w:rFonts w:ascii="Times New Roman" w:hAnsi="Times New Roman"/>
                <w:b/>
              </w:rPr>
            </w:pPr>
            <w:r w:rsidRPr="002A770C">
              <w:rPr>
                <w:rFonts w:ascii="Times New Roman" w:hAnsi="Times New Roman"/>
                <w:noProof/>
              </w:rPr>
              <w:lastRenderedPageBreak/>
              <w:drawing>
                <wp:inline distT="0" distB="0" distL="0" distR="0" wp14:anchorId="63E291A9" wp14:editId="05FAF86F">
                  <wp:extent cx="5234940" cy="36118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4940" cy="3611880"/>
                          </a:xfrm>
                          <a:prstGeom prst="rect">
                            <a:avLst/>
                          </a:prstGeom>
                        </pic:spPr>
                      </pic:pic>
                    </a:graphicData>
                  </a:graphic>
                </wp:inline>
              </w:drawing>
            </w:r>
          </w:p>
          <w:p w14:paraId="0D3AF096" w14:textId="77777777" w:rsidR="009F4473" w:rsidRPr="002A770C" w:rsidRDefault="009F4473" w:rsidP="00494DF0">
            <w:pPr>
              <w:rPr>
                <w:rFonts w:ascii="Times New Roman" w:hAnsi="Times New Roman"/>
                <w:noProof/>
              </w:rPr>
            </w:pPr>
            <w:r w:rsidRPr="002A770C">
              <w:rPr>
                <w:rFonts w:ascii="Times New Roman" w:hAnsi="Times New Roman"/>
                <w:noProof/>
              </w:rPr>
              <w:lastRenderedPageBreak/>
              <w:drawing>
                <wp:inline distT="0" distB="0" distL="0" distR="0" wp14:anchorId="08196D5B" wp14:editId="5284E3EB">
                  <wp:extent cx="5234940" cy="54527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940" cy="5452745"/>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4F28A07C" wp14:editId="64A1A763">
                  <wp:extent cx="5234940" cy="4377055"/>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4940" cy="4377055"/>
                          </a:xfrm>
                          <a:prstGeom prst="rect">
                            <a:avLst/>
                          </a:prstGeom>
                        </pic:spPr>
                      </pic:pic>
                    </a:graphicData>
                  </a:graphic>
                </wp:inline>
              </w:drawing>
            </w:r>
          </w:p>
          <w:p w14:paraId="292C62D7"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Data Conversion</w:t>
            </w:r>
          </w:p>
          <w:p w14:paraId="26D89C5C" w14:textId="77777777" w:rsidR="009F4473" w:rsidRPr="002A770C" w:rsidRDefault="009F4473" w:rsidP="00EC7EAF">
            <w:pPr>
              <w:rPr>
                <w:rFonts w:ascii="Times New Roman" w:hAnsi="Times New Roman"/>
                <w:b/>
              </w:rPr>
            </w:pPr>
            <w:r w:rsidRPr="002A770C">
              <w:rPr>
                <w:rFonts w:ascii="Times New Roman" w:hAnsi="Times New Roman"/>
                <w:noProof/>
              </w:rPr>
              <w:lastRenderedPageBreak/>
              <w:drawing>
                <wp:inline distT="0" distB="0" distL="0" distR="0" wp14:anchorId="289F61D9" wp14:editId="0579965B">
                  <wp:extent cx="5234940" cy="705231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4940" cy="7052310"/>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2489D057" wp14:editId="560A64AF">
                  <wp:extent cx="5234940" cy="27622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4940" cy="2762250"/>
                          </a:xfrm>
                          <a:prstGeom prst="rect">
                            <a:avLst/>
                          </a:prstGeom>
                        </pic:spPr>
                      </pic:pic>
                    </a:graphicData>
                  </a:graphic>
                </wp:inline>
              </w:drawing>
            </w:r>
          </w:p>
          <w:p w14:paraId="5EF34F7C"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Derived Column</w:t>
            </w:r>
          </w:p>
          <w:p w14:paraId="373D2EA0"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67C56790" wp14:editId="1B22DEEC">
                  <wp:extent cx="5234940" cy="53403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4940" cy="534035"/>
                          </a:xfrm>
                          <a:prstGeom prst="rect">
                            <a:avLst/>
                          </a:prstGeom>
                        </pic:spPr>
                      </pic:pic>
                    </a:graphicData>
                  </a:graphic>
                </wp:inline>
              </w:drawing>
            </w:r>
          </w:p>
          <w:p w14:paraId="41327D27" w14:textId="77777777" w:rsidR="00C75BE4" w:rsidRPr="002A770C" w:rsidRDefault="00C75BE4" w:rsidP="00EC7EAF">
            <w:pPr>
              <w:rPr>
                <w:rFonts w:ascii="Times New Roman" w:hAnsi="Times New Roman"/>
                <w:b/>
              </w:rPr>
            </w:pPr>
          </w:p>
          <w:p w14:paraId="48F81084" w14:textId="77777777" w:rsidR="00C75BE4" w:rsidRPr="002A770C" w:rsidRDefault="00C75BE4" w:rsidP="00EC7EAF">
            <w:pPr>
              <w:pStyle w:val="ListParagraph"/>
              <w:numPr>
                <w:ilvl w:val="0"/>
                <w:numId w:val="41"/>
              </w:numPr>
              <w:spacing w:after="0"/>
              <w:rPr>
                <w:rFonts w:ascii="Times New Roman" w:hAnsi="Times New Roman"/>
                <w:b/>
              </w:rPr>
            </w:pPr>
            <w:r w:rsidRPr="002A770C">
              <w:rPr>
                <w:rFonts w:ascii="Times New Roman" w:hAnsi="Times New Roman"/>
                <w:b/>
              </w:rPr>
              <w:t>File Destination</w:t>
            </w:r>
          </w:p>
          <w:p w14:paraId="6F9E7F80" w14:textId="77777777" w:rsidR="00C75BE4" w:rsidRPr="002A770C" w:rsidRDefault="00C75BE4" w:rsidP="00EC7EAF">
            <w:pPr>
              <w:spacing w:after="0"/>
              <w:ind w:left="360"/>
              <w:rPr>
                <w:rFonts w:ascii="Times New Roman" w:hAnsi="Times New Roman"/>
              </w:rPr>
            </w:pPr>
            <w:r w:rsidRPr="002A770C">
              <w:rPr>
                <w:rFonts w:ascii="Times New Roman" w:hAnsi="Times New Roman"/>
              </w:rPr>
              <w:t>Connection Manager</w:t>
            </w:r>
          </w:p>
          <w:p w14:paraId="2E8E52C1"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23CED4E2" wp14:editId="50C9B113">
                  <wp:extent cx="5234940" cy="173926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4940" cy="1739265"/>
                          </a:xfrm>
                          <a:prstGeom prst="rect">
                            <a:avLst/>
                          </a:prstGeom>
                        </pic:spPr>
                      </pic:pic>
                    </a:graphicData>
                  </a:graphic>
                </wp:inline>
              </w:drawing>
            </w:r>
          </w:p>
          <w:p w14:paraId="25097654" w14:textId="77777777" w:rsidR="00C75BE4" w:rsidRPr="002A770C" w:rsidRDefault="00C75BE4" w:rsidP="00EC7EAF">
            <w:pPr>
              <w:rPr>
                <w:rFonts w:ascii="Times New Roman" w:hAnsi="Times New Roman"/>
                <w:b/>
              </w:rPr>
            </w:pPr>
          </w:p>
          <w:p w14:paraId="770D418A" w14:textId="77777777" w:rsidR="00C75BE4" w:rsidRPr="002A770C" w:rsidRDefault="00C75BE4" w:rsidP="00EC7EAF">
            <w:pPr>
              <w:rPr>
                <w:rFonts w:ascii="Times New Roman" w:hAnsi="Times New Roman"/>
                <w:b/>
              </w:rPr>
            </w:pPr>
          </w:p>
          <w:p w14:paraId="529840D8" w14:textId="77777777" w:rsidR="00C75BE4" w:rsidRPr="002A770C" w:rsidRDefault="00C75BE4" w:rsidP="00EC7EAF">
            <w:pPr>
              <w:rPr>
                <w:rFonts w:ascii="Times New Roman" w:hAnsi="Times New Roman"/>
                <w:b/>
              </w:rPr>
            </w:pPr>
          </w:p>
          <w:p w14:paraId="35FC8618" w14:textId="77777777" w:rsidR="00C75BE4" w:rsidRPr="002A770C" w:rsidRDefault="00C75BE4" w:rsidP="00EC7EAF">
            <w:pPr>
              <w:rPr>
                <w:rFonts w:ascii="Times New Roman" w:hAnsi="Times New Roman"/>
                <w:b/>
              </w:rPr>
            </w:pPr>
          </w:p>
          <w:p w14:paraId="33B12894" w14:textId="77777777" w:rsidR="00C75BE4" w:rsidRPr="002A770C" w:rsidRDefault="00C75BE4" w:rsidP="00EC7EAF">
            <w:pPr>
              <w:rPr>
                <w:rFonts w:ascii="Times New Roman" w:hAnsi="Times New Roman"/>
                <w:b/>
              </w:rPr>
            </w:pPr>
            <w:r w:rsidRPr="002A770C">
              <w:rPr>
                <w:rFonts w:ascii="Times New Roman" w:hAnsi="Times New Roman"/>
              </w:rPr>
              <w:t>Mappings</w:t>
            </w:r>
            <w:r w:rsidRPr="002A770C">
              <w:rPr>
                <w:rFonts w:ascii="Times New Roman" w:hAnsi="Times New Roman"/>
                <w:noProof/>
              </w:rPr>
              <w:drawing>
                <wp:inline distT="0" distB="0" distL="0" distR="0" wp14:anchorId="649B10F9" wp14:editId="2BE70FF4">
                  <wp:extent cx="5234940" cy="5057775"/>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4940" cy="5057775"/>
                          </a:xfrm>
                          <a:prstGeom prst="rect">
                            <a:avLst/>
                          </a:prstGeom>
                        </pic:spPr>
                      </pic:pic>
                    </a:graphicData>
                  </a:graphic>
                </wp:inline>
              </w:drawing>
            </w:r>
          </w:p>
          <w:p w14:paraId="2E6E71C9" w14:textId="77777777" w:rsidR="00C75BE4" w:rsidRPr="002A770C" w:rsidRDefault="00C75BE4" w:rsidP="00EC7EAF">
            <w:pPr>
              <w:rPr>
                <w:rFonts w:ascii="Times New Roman" w:hAnsi="Times New Roman"/>
                <w:b/>
              </w:rPr>
            </w:pPr>
            <w:r w:rsidRPr="002A770C">
              <w:rPr>
                <w:rFonts w:ascii="Times New Roman" w:hAnsi="Times New Roman"/>
                <w:noProof/>
              </w:rPr>
              <w:lastRenderedPageBreak/>
              <w:drawing>
                <wp:inline distT="0" distB="0" distL="0" distR="0" wp14:anchorId="5A5BC1E8" wp14:editId="0D2AB8F3">
                  <wp:extent cx="5234940" cy="4778375"/>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940" cy="4778375"/>
                          </a:xfrm>
                          <a:prstGeom prst="rect">
                            <a:avLst/>
                          </a:prstGeom>
                        </pic:spPr>
                      </pic:pic>
                    </a:graphicData>
                  </a:graphic>
                </wp:inline>
              </w:drawing>
            </w:r>
          </w:p>
          <w:p w14:paraId="5E0FF273" w14:textId="77777777" w:rsidR="00C75BE4" w:rsidRPr="002A770C" w:rsidRDefault="00C75BE4" w:rsidP="00EC7EAF">
            <w:pPr>
              <w:rPr>
                <w:rFonts w:ascii="Times New Roman" w:hAnsi="Times New Roman"/>
                <w:b/>
              </w:rPr>
            </w:pPr>
          </w:p>
        </w:tc>
      </w:tr>
      <w:tr w:rsidR="009F4473" w:rsidRPr="002A770C" w14:paraId="728AB6BC" w14:textId="77777777" w:rsidTr="002A770C">
        <w:tc>
          <w:tcPr>
            <w:tcW w:w="535" w:type="dxa"/>
          </w:tcPr>
          <w:p w14:paraId="1EA370EE" w14:textId="77777777" w:rsidR="009F4473" w:rsidRPr="002A770C" w:rsidRDefault="009F4473" w:rsidP="00494DF0">
            <w:pPr>
              <w:rPr>
                <w:rFonts w:ascii="Times New Roman" w:hAnsi="Times New Roman"/>
                <w:b/>
              </w:rPr>
            </w:pPr>
          </w:p>
        </w:tc>
        <w:tc>
          <w:tcPr>
            <w:tcW w:w="8550" w:type="dxa"/>
          </w:tcPr>
          <w:p w14:paraId="7F301461" w14:textId="77777777" w:rsidR="009F4473" w:rsidRPr="002A770C" w:rsidRDefault="009F4473" w:rsidP="00494DF0">
            <w:pPr>
              <w:rPr>
                <w:rFonts w:ascii="Times New Roman" w:hAnsi="Times New Roman"/>
                <w:b/>
              </w:rPr>
            </w:pPr>
          </w:p>
        </w:tc>
      </w:tr>
      <w:tr w:rsidR="009F4473" w:rsidRPr="002A770C" w14:paraId="57117DF5" w14:textId="77777777" w:rsidTr="002A770C">
        <w:tc>
          <w:tcPr>
            <w:tcW w:w="535" w:type="dxa"/>
          </w:tcPr>
          <w:p w14:paraId="4E9140E8" w14:textId="77777777" w:rsidR="009F4473" w:rsidRPr="002A770C" w:rsidRDefault="0060668A" w:rsidP="00494DF0">
            <w:pPr>
              <w:rPr>
                <w:rFonts w:ascii="Times New Roman" w:hAnsi="Times New Roman"/>
                <w:b/>
              </w:rPr>
            </w:pPr>
            <w:r w:rsidRPr="002A770C">
              <w:rPr>
                <w:rFonts w:ascii="Times New Roman" w:hAnsi="Times New Roman"/>
                <w:b/>
              </w:rPr>
              <w:t>3a.</w:t>
            </w:r>
          </w:p>
        </w:tc>
        <w:tc>
          <w:tcPr>
            <w:tcW w:w="8550" w:type="dxa"/>
          </w:tcPr>
          <w:p w14:paraId="3573F2CD" w14:textId="77777777" w:rsidR="009F4473" w:rsidRPr="002A770C" w:rsidRDefault="0060668A" w:rsidP="00494DF0">
            <w:pPr>
              <w:rPr>
                <w:rFonts w:ascii="Times New Roman" w:hAnsi="Times New Roman"/>
                <w:b/>
              </w:rPr>
            </w:pPr>
            <w:r w:rsidRPr="002A770C">
              <w:rPr>
                <w:rFonts w:ascii="Times New Roman" w:hAnsi="Times New Roman"/>
                <w:b/>
              </w:rPr>
              <w:t>Send Mail Task</w:t>
            </w:r>
          </w:p>
          <w:p w14:paraId="3C36793D"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3B0609AF" wp14:editId="71AE5C62">
                  <wp:extent cx="5234940" cy="52959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940" cy="529590"/>
                          </a:xfrm>
                          <a:prstGeom prst="rect">
                            <a:avLst/>
                          </a:prstGeom>
                        </pic:spPr>
                      </pic:pic>
                    </a:graphicData>
                  </a:graphic>
                </wp:inline>
              </w:drawing>
            </w:r>
          </w:p>
          <w:p w14:paraId="10D6000A" w14:textId="77777777" w:rsidR="0060668A" w:rsidRPr="002A770C" w:rsidRDefault="0060668A" w:rsidP="00494DF0">
            <w:pPr>
              <w:rPr>
                <w:rFonts w:ascii="Times New Roman" w:hAnsi="Times New Roman"/>
                <w:b/>
              </w:rPr>
            </w:pPr>
            <w:r w:rsidRPr="002A770C">
              <w:rPr>
                <w:rFonts w:ascii="Times New Roman" w:hAnsi="Times New Roman"/>
                <w:noProof/>
              </w:rPr>
              <w:lastRenderedPageBreak/>
              <w:drawing>
                <wp:inline distT="0" distB="0" distL="0" distR="0" wp14:anchorId="491B0553" wp14:editId="2CA82662">
                  <wp:extent cx="5234940" cy="2341880"/>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4940" cy="2341880"/>
                          </a:xfrm>
                          <a:prstGeom prst="rect">
                            <a:avLst/>
                          </a:prstGeom>
                        </pic:spPr>
                      </pic:pic>
                    </a:graphicData>
                  </a:graphic>
                </wp:inline>
              </w:drawing>
            </w:r>
          </w:p>
          <w:p w14:paraId="7CCC422A"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49D5404A" wp14:editId="151023B0">
                  <wp:extent cx="5234940" cy="195199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4940" cy="1951990"/>
                          </a:xfrm>
                          <a:prstGeom prst="rect">
                            <a:avLst/>
                          </a:prstGeom>
                        </pic:spPr>
                      </pic:pic>
                    </a:graphicData>
                  </a:graphic>
                </wp:inline>
              </w:drawing>
            </w:r>
          </w:p>
          <w:p w14:paraId="431350D9" w14:textId="77777777" w:rsidR="0060668A" w:rsidRPr="002A770C" w:rsidRDefault="0060668A" w:rsidP="00494DF0">
            <w:pPr>
              <w:rPr>
                <w:rFonts w:ascii="Times New Roman" w:hAnsi="Times New Roman"/>
                <w:b/>
              </w:rPr>
            </w:pPr>
          </w:p>
        </w:tc>
      </w:tr>
      <w:tr w:rsidR="00EC7EAF" w:rsidRPr="002A770C" w14:paraId="108EAE54" w14:textId="77777777" w:rsidTr="002A770C">
        <w:tc>
          <w:tcPr>
            <w:tcW w:w="535" w:type="dxa"/>
          </w:tcPr>
          <w:p w14:paraId="5519F3C6" w14:textId="77777777" w:rsidR="00EC7EAF" w:rsidRPr="002A770C" w:rsidRDefault="00EC7EAF" w:rsidP="00494DF0">
            <w:pPr>
              <w:rPr>
                <w:rFonts w:ascii="Times New Roman" w:hAnsi="Times New Roman"/>
                <w:b/>
              </w:rPr>
            </w:pPr>
          </w:p>
        </w:tc>
        <w:tc>
          <w:tcPr>
            <w:tcW w:w="8550" w:type="dxa"/>
          </w:tcPr>
          <w:p w14:paraId="5FA9CF9D" w14:textId="77777777" w:rsidR="00EC7EAF" w:rsidRPr="002A770C" w:rsidRDefault="00EC7EAF" w:rsidP="00494DF0">
            <w:pPr>
              <w:rPr>
                <w:rFonts w:ascii="Times New Roman" w:hAnsi="Times New Roman"/>
                <w:b/>
              </w:rPr>
            </w:pPr>
          </w:p>
        </w:tc>
      </w:tr>
      <w:tr w:rsidR="00EC7EAF" w:rsidRPr="002A770C" w14:paraId="05E1E0A4" w14:textId="77777777" w:rsidTr="00EC7EAF">
        <w:tc>
          <w:tcPr>
            <w:tcW w:w="535" w:type="dxa"/>
          </w:tcPr>
          <w:p w14:paraId="4CC27C65" w14:textId="77777777" w:rsidR="00EC7EAF" w:rsidRPr="002A770C" w:rsidRDefault="00EC7EAF" w:rsidP="00494DF0">
            <w:pPr>
              <w:rPr>
                <w:rFonts w:ascii="Times New Roman" w:hAnsi="Times New Roman"/>
                <w:b/>
              </w:rPr>
            </w:pPr>
            <w:r w:rsidRPr="002A770C">
              <w:rPr>
                <w:rFonts w:ascii="Times New Roman" w:hAnsi="Times New Roman"/>
                <w:b/>
              </w:rPr>
              <w:t>*</w:t>
            </w:r>
          </w:p>
        </w:tc>
        <w:tc>
          <w:tcPr>
            <w:tcW w:w="8550" w:type="dxa"/>
          </w:tcPr>
          <w:p w14:paraId="5C2B0B27" w14:textId="77777777" w:rsidR="00EC7EAF" w:rsidRDefault="00EC7EAF" w:rsidP="00494DF0">
            <w:pPr>
              <w:rPr>
                <w:rFonts w:ascii="Times New Roman" w:hAnsi="Times New Roman"/>
                <w:b/>
              </w:rPr>
            </w:pPr>
            <w:r w:rsidRPr="002A770C">
              <w:rPr>
                <w:rFonts w:ascii="Times New Roman" w:hAnsi="Times New Roman"/>
                <w:b/>
              </w:rPr>
              <w:t>4, 4a, 5, 5a, 6, 6a, 7. 7a</w:t>
            </w:r>
            <w:r w:rsidR="008933CE">
              <w:rPr>
                <w:rFonts w:ascii="Times New Roman" w:hAnsi="Times New Roman"/>
                <w:b/>
              </w:rPr>
              <w:t>, 8, 8a</w:t>
            </w:r>
            <w:r w:rsidRPr="002A770C">
              <w:rPr>
                <w:rFonts w:ascii="Times New Roman" w:hAnsi="Times New Roman"/>
                <w:b/>
              </w:rPr>
              <w:t xml:space="preserve"> </w:t>
            </w:r>
            <w:proofErr w:type="gramStart"/>
            <w:r w:rsidRPr="002A770C">
              <w:rPr>
                <w:rFonts w:ascii="Times New Roman" w:hAnsi="Times New Roman"/>
                <w:b/>
              </w:rPr>
              <w:t>similar to</w:t>
            </w:r>
            <w:proofErr w:type="gramEnd"/>
            <w:r w:rsidRPr="002A770C">
              <w:rPr>
                <w:rFonts w:ascii="Times New Roman" w:hAnsi="Times New Roman"/>
                <w:b/>
              </w:rPr>
              <w:t xml:space="preserve"> 3, 3a for respective Modules (Supervisor, Quality, LSA, Training</w:t>
            </w:r>
            <w:r w:rsidR="00DB057B">
              <w:rPr>
                <w:rFonts w:ascii="Times New Roman" w:hAnsi="Times New Roman"/>
                <w:b/>
              </w:rPr>
              <w:t xml:space="preserve"> and CSR QN Report</w:t>
            </w:r>
            <w:r w:rsidRPr="002A770C">
              <w:rPr>
                <w:rFonts w:ascii="Times New Roman" w:hAnsi="Times New Roman"/>
                <w:b/>
              </w:rPr>
              <w:t>)</w:t>
            </w:r>
          </w:p>
          <w:p w14:paraId="7A57B68C" w14:textId="77777777" w:rsidR="00DB057B" w:rsidRDefault="00DB057B" w:rsidP="00494DF0">
            <w:pPr>
              <w:rPr>
                <w:rFonts w:ascii="Times New Roman" w:hAnsi="Times New Roman"/>
                <w:b/>
              </w:rPr>
            </w:pPr>
            <w:r>
              <w:rPr>
                <w:rFonts w:ascii="Times New Roman" w:hAnsi="Times New Roman"/>
                <w:b/>
              </w:rPr>
              <w:t>*Exception for step 8, CSR QN Report Data Conversion</w:t>
            </w:r>
          </w:p>
          <w:p w14:paraId="120321D5" w14:textId="6944E8A0" w:rsidR="00DB057B" w:rsidRDefault="00DB057B" w:rsidP="00494DF0">
            <w:pPr>
              <w:rPr>
                <w:rFonts w:ascii="Times New Roman" w:hAnsi="Times New Roman"/>
                <w:b/>
              </w:rPr>
            </w:pPr>
            <w:del w:id="276" w:author="Palacherla, Susmitha C" w:date="2021-05-27T15:54:00Z">
              <w:r w:rsidDel="00662E99">
                <w:rPr>
                  <w:noProof/>
                </w:rPr>
                <w:drawing>
                  <wp:inline distT="0" distB="0" distL="0" distR="0" wp14:anchorId="2735D162" wp14:editId="139D318C">
                    <wp:extent cx="2743200" cy="33649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3364992"/>
                            </a:xfrm>
                            <a:prstGeom prst="rect">
                              <a:avLst/>
                            </a:prstGeom>
                          </pic:spPr>
                        </pic:pic>
                      </a:graphicData>
                    </a:graphic>
                  </wp:inline>
                </w:drawing>
              </w:r>
            </w:del>
          </w:p>
          <w:p w14:paraId="1D359D5B" w14:textId="10827F29" w:rsidR="00DB057B" w:rsidRDefault="00DB057B" w:rsidP="00494DF0">
            <w:pPr>
              <w:rPr>
                <w:rFonts w:ascii="Times New Roman" w:hAnsi="Times New Roman"/>
                <w:b/>
              </w:rPr>
            </w:pPr>
            <w:del w:id="277" w:author="Palacherla, Susmitha C" w:date="2021-05-27T15:54:00Z">
              <w:r w:rsidDel="00662E99">
                <w:rPr>
                  <w:noProof/>
                </w:rPr>
                <w:drawing>
                  <wp:inline distT="0" distB="0" distL="0" distR="0" wp14:anchorId="7C2B33EE" wp14:editId="7954FD51">
                    <wp:extent cx="2743200"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3246120"/>
                            </a:xfrm>
                            <a:prstGeom prst="rect">
                              <a:avLst/>
                            </a:prstGeom>
                          </pic:spPr>
                        </pic:pic>
                      </a:graphicData>
                    </a:graphic>
                  </wp:inline>
                </w:drawing>
              </w:r>
            </w:del>
          </w:p>
          <w:p w14:paraId="4603A9CC" w14:textId="77777777" w:rsidR="00DB057B" w:rsidRDefault="00DB057B" w:rsidP="00494DF0">
            <w:pPr>
              <w:rPr>
                <w:ins w:id="278" w:author="Palacherla, Susmitha C" w:date="2021-05-27T15:55:00Z"/>
                <w:noProof/>
              </w:rPr>
            </w:pPr>
            <w:del w:id="279" w:author="Palacherla, Susmitha C" w:date="2021-05-27T15:54:00Z">
              <w:r w:rsidDel="00662E99">
                <w:rPr>
                  <w:noProof/>
                </w:rPr>
                <w:lastRenderedPageBreak/>
                <w:drawing>
                  <wp:inline distT="0" distB="0" distL="0" distR="0" wp14:anchorId="225D72A1" wp14:editId="712ACE9E">
                    <wp:extent cx="2743200" cy="1088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088136"/>
                            </a:xfrm>
                            <a:prstGeom prst="rect">
                              <a:avLst/>
                            </a:prstGeom>
                          </pic:spPr>
                        </pic:pic>
                      </a:graphicData>
                    </a:graphic>
                  </wp:inline>
                </w:drawing>
              </w:r>
            </w:del>
            <w:ins w:id="280" w:author="Palacherla, Susmitha C" w:date="2021-05-27T15:55:00Z">
              <w:r w:rsidR="00662E99">
                <w:rPr>
                  <w:noProof/>
                </w:rPr>
                <w:t xml:space="preserve"> </w:t>
              </w:r>
              <w:r w:rsidR="00662E99">
                <w:rPr>
                  <w:noProof/>
                </w:rPr>
                <w:drawing>
                  <wp:inline distT="0" distB="0" distL="0" distR="0" wp14:anchorId="7DFA28F3" wp14:editId="32F03BCE">
                    <wp:extent cx="310896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960" cy="3657600"/>
                            </a:xfrm>
                            <a:prstGeom prst="rect">
                              <a:avLst/>
                            </a:prstGeom>
                          </pic:spPr>
                        </pic:pic>
                      </a:graphicData>
                    </a:graphic>
                  </wp:inline>
                </w:drawing>
              </w:r>
            </w:ins>
          </w:p>
          <w:p w14:paraId="50AA4F34" w14:textId="77777777" w:rsidR="00662E99" w:rsidRDefault="00662E99" w:rsidP="00494DF0">
            <w:pPr>
              <w:rPr>
                <w:ins w:id="281" w:author="Palacherla, Susmitha C" w:date="2021-05-27T15:55:00Z"/>
                <w:noProof/>
              </w:rPr>
            </w:pPr>
          </w:p>
          <w:p w14:paraId="56BA9ABA" w14:textId="77777777" w:rsidR="00662E99" w:rsidRDefault="00662E99" w:rsidP="00494DF0">
            <w:pPr>
              <w:rPr>
                <w:ins w:id="282" w:author="Palacherla, Susmitha C" w:date="2021-05-27T15:56:00Z"/>
                <w:rFonts w:ascii="Times New Roman" w:hAnsi="Times New Roman"/>
                <w:b/>
              </w:rPr>
            </w:pPr>
            <w:ins w:id="283" w:author="Palacherla, Susmitha C" w:date="2021-05-27T15:56:00Z">
              <w:r>
                <w:rPr>
                  <w:noProof/>
                </w:rPr>
                <w:lastRenderedPageBreak/>
                <w:drawing>
                  <wp:inline distT="0" distB="0" distL="0" distR="0" wp14:anchorId="320096DD" wp14:editId="45332E1E">
                    <wp:extent cx="2907792" cy="3657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7792" cy="3657600"/>
                            </a:xfrm>
                            <a:prstGeom prst="rect">
                              <a:avLst/>
                            </a:prstGeom>
                          </pic:spPr>
                        </pic:pic>
                      </a:graphicData>
                    </a:graphic>
                  </wp:inline>
                </w:drawing>
              </w:r>
            </w:ins>
          </w:p>
          <w:p w14:paraId="4798410C" w14:textId="77777777" w:rsidR="00662E99" w:rsidRDefault="00662E99" w:rsidP="00494DF0">
            <w:pPr>
              <w:rPr>
                <w:ins w:id="284" w:author="Palacherla, Susmitha C" w:date="2021-05-27T15:56:00Z"/>
                <w:rFonts w:ascii="Times New Roman" w:hAnsi="Times New Roman"/>
                <w:b/>
              </w:rPr>
            </w:pPr>
          </w:p>
          <w:p w14:paraId="2CE26FA5" w14:textId="09B4E78A" w:rsidR="00662E99" w:rsidRPr="002A770C" w:rsidRDefault="00662E99" w:rsidP="00494DF0">
            <w:pPr>
              <w:rPr>
                <w:rFonts w:ascii="Times New Roman" w:hAnsi="Times New Roman"/>
                <w:b/>
              </w:rPr>
            </w:pPr>
            <w:ins w:id="285" w:author="Palacherla, Susmitha C" w:date="2021-05-27T15:57:00Z">
              <w:r>
                <w:rPr>
                  <w:noProof/>
                </w:rPr>
                <w:drawing>
                  <wp:inline distT="0" distB="0" distL="0" distR="0" wp14:anchorId="7C235C44" wp14:editId="77096BAC">
                    <wp:extent cx="3086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86100" cy="2743200"/>
                            </a:xfrm>
                            <a:prstGeom prst="rect">
                              <a:avLst/>
                            </a:prstGeom>
                          </pic:spPr>
                        </pic:pic>
                      </a:graphicData>
                    </a:graphic>
                  </wp:inline>
                </w:drawing>
              </w:r>
            </w:ins>
          </w:p>
        </w:tc>
      </w:tr>
      <w:tr w:rsidR="00EA316D" w:rsidRPr="002A770C" w14:paraId="78494CE0" w14:textId="77777777" w:rsidTr="00EC7EAF">
        <w:tc>
          <w:tcPr>
            <w:tcW w:w="535" w:type="dxa"/>
          </w:tcPr>
          <w:p w14:paraId="4573A2EF" w14:textId="77777777" w:rsidR="00EA316D" w:rsidRPr="002A770C" w:rsidRDefault="00EA316D" w:rsidP="00494DF0">
            <w:pPr>
              <w:rPr>
                <w:rFonts w:ascii="Times New Roman" w:hAnsi="Times New Roman"/>
                <w:b/>
              </w:rPr>
            </w:pPr>
          </w:p>
        </w:tc>
        <w:tc>
          <w:tcPr>
            <w:tcW w:w="8550" w:type="dxa"/>
          </w:tcPr>
          <w:p w14:paraId="003E7CE0" w14:textId="77777777" w:rsidR="00EA316D" w:rsidRPr="002A770C" w:rsidRDefault="00EA316D" w:rsidP="00494DF0">
            <w:pPr>
              <w:rPr>
                <w:rFonts w:ascii="Times New Roman" w:hAnsi="Times New Roman"/>
                <w:b/>
              </w:rPr>
            </w:pPr>
          </w:p>
        </w:tc>
      </w:tr>
      <w:tr w:rsidR="00EA316D" w:rsidRPr="002A770C" w14:paraId="08F3CBF2" w14:textId="77777777" w:rsidTr="00EC7EAF">
        <w:tc>
          <w:tcPr>
            <w:tcW w:w="535" w:type="dxa"/>
          </w:tcPr>
          <w:p w14:paraId="2F1733B9" w14:textId="77777777" w:rsidR="00EA316D" w:rsidRPr="002A770C" w:rsidRDefault="008933CE" w:rsidP="00494DF0">
            <w:pPr>
              <w:rPr>
                <w:rFonts w:ascii="Times New Roman" w:hAnsi="Times New Roman"/>
                <w:b/>
              </w:rPr>
            </w:pPr>
            <w:r>
              <w:rPr>
                <w:rFonts w:ascii="Times New Roman" w:hAnsi="Times New Roman"/>
                <w:b/>
              </w:rPr>
              <w:lastRenderedPageBreak/>
              <w:t>9</w:t>
            </w:r>
            <w:r w:rsidR="00EA316D">
              <w:rPr>
                <w:rFonts w:ascii="Times New Roman" w:hAnsi="Times New Roman"/>
                <w:b/>
              </w:rPr>
              <w:t>.</w:t>
            </w:r>
          </w:p>
        </w:tc>
        <w:tc>
          <w:tcPr>
            <w:tcW w:w="8550" w:type="dxa"/>
          </w:tcPr>
          <w:p w14:paraId="28281C4C" w14:textId="77777777" w:rsidR="00EA316D" w:rsidRDefault="00EA316D" w:rsidP="00494DF0">
            <w:pPr>
              <w:rPr>
                <w:rFonts w:ascii="Times New Roman" w:hAnsi="Times New Roman"/>
                <w:b/>
              </w:rPr>
            </w:pPr>
            <w:r>
              <w:rPr>
                <w:rFonts w:ascii="Times New Roman" w:hAnsi="Times New Roman"/>
                <w:b/>
              </w:rPr>
              <w:t>Script Task: Delay</w:t>
            </w:r>
          </w:p>
          <w:p w14:paraId="25D24C27" w14:textId="77777777" w:rsidR="00EA316D" w:rsidRDefault="00EA316D" w:rsidP="00494DF0">
            <w:pPr>
              <w:rPr>
                <w:rFonts w:ascii="Times New Roman" w:hAnsi="Times New Roman"/>
                <w:b/>
              </w:rPr>
            </w:pPr>
            <w:r>
              <w:rPr>
                <w:rFonts w:ascii="Times New Roman" w:hAnsi="Times New Roman"/>
                <w:b/>
              </w:rPr>
              <w:t>(To allow time for all Reports to complete and not copy over incomplete Reports)</w:t>
            </w:r>
          </w:p>
          <w:p w14:paraId="0FC04505" w14:textId="77777777" w:rsidR="00EA316D" w:rsidRDefault="00EA316D" w:rsidP="00494DF0">
            <w:pPr>
              <w:rPr>
                <w:rFonts w:ascii="Times New Roman" w:hAnsi="Times New Roman"/>
                <w:b/>
              </w:rPr>
            </w:pPr>
            <w:r>
              <w:rPr>
                <w:noProof/>
              </w:rPr>
              <w:drawing>
                <wp:inline distT="0" distB="0" distL="0" distR="0" wp14:anchorId="7A6C24D9" wp14:editId="21CEA03B">
                  <wp:extent cx="5292090" cy="17214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090" cy="1721485"/>
                          </a:xfrm>
                          <a:prstGeom prst="rect">
                            <a:avLst/>
                          </a:prstGeom>
                        </pic:spPr>
                      </pic:pic>
                    </a:graphicData>
                  </a:graphic>
                </wp:inline>
              </w:drawing>
            </w:r>
          </w:p>
          <w:p w14:paraId="5E2483EA"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9E5A391"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C0B94F"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91D80D"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90 seconds  (*1000)</w:t>
            </w:r>
          </w:p>
          <w:p w14:paraId="431A4815"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(90000</w:t>
            </w:r>
            <w:proofErr w:type="gramStart"/>
            <w:r>
              <w:rPr>
                <w:rFonts w:ascii="Consolas" w:hAnsi="Consolas" w:cs="Consolas"/>
                <w:color w:val="000000"/>
                <w:sz w:val="19"/>
                <w:szCs w:val="19"/>
              </w:rPr>
              <w:t>);</w:t>
            </w:r>
            <w:proofErr w:type="gramEnd"/>
          </w:p>
          <w:p w14:paraId="624C33E7"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207022CD" w14:textId="77777777" w:rsidR="00EA316D" w:rsidRPr="002A770C" w:rsidRDefault="00EA316D" w:rsidP="00EA316D">
            <w:pPr>
              <w:rPr>
                <w:rFonts w:ascii="Times New Roman" w:hAnsi="Times New Roman"/>
                <w:b/>
              </w:rPr>
            </w:pPr>
            <w:r>
              <w:rPr>
                <w:rFonts w:ascii="Consolas" w:hAnsi="Consolas" w:cs="Consolas"/>
                <w:color w:val="000000"/>
                <w:sz w:val="19"/>
                <w:szCs w:val="19"/>
              </w:rPr>
              <w:t xml:space="preserve">        }</w:t>
            </w:r>
          </w:p>
        </w:tc>
      </w:tr>
      <w:tr w:rsidR="00EC7EAF" w:rsidRPr="002A770C" w14:paraId="08B80192" w14:textId="77777777" w:rsidTr="00EC7EAF">
        <w:tc>
          <w:tcPr>
            <w:tcW w:w="535" w:type="dxa"/>
          </w:tcPr>
          <w:p w14:paraId="0BE3C29B" w14:textId="77777777" w:rsidR="00EC7EAF" w:rsidRPr="002A770C" w:rsidRDefault="00EC7EAF" w:rsidP="00494DF0">
            <w:pPr>
              <w:rPr>
                <w:rFonts w:ascii="Times New Roman" w:hAnsi="Times New Roman"/>
                <w:b/>
              </w:rPr>
            </w:pPr>
          </w:p>
        </w:tc>
        <w:tc>
          <w:tcPr>
            <w:tcW w:w="8550" w:type="dxa"/>
          </w:tcPr>
          <w:p w14:paraId="3BAD76EC" w14:textId="77777777" w:rsidR="00EC7EAF" w:rsidRPr="002A770C" w:rsidRDefault="00EC7EAF" w:rsidP="00494DF0">
            <w:pPr>
              <w:rPr>
                <w:rFonts w:ascii="Times New Roman" w:hAnsi="Times New Roman"/>
                <w:b/>
              </w:rPr>
            </w:pPr>
          </w:p>
        </w:tc>
      </w:tr>
      <w:tr w:rsidR="00EC7EAF" w:rsidRPr="002A770C" w14:paraId="21761AE3" w14:textId="77777777" w:rsidTr="00EC7EAF">
        <w:tc>
          <w:tcPr>
            <w:tcW w:w="535" w:type="dxa"/>
          </w:tcPr>
          <w:p w14:paraId="1620FC9B" w14:textId="77777777" w:rsidR="00EC7EAF" w:rsidRPr="002A770C" w:rsidRDefault="008933CE" w:rsidP="00494DF0">
            <w:pPr>
              <w:rPr>
                <w:rFonts w:ascii="Times New Roman" w:hAnsi="Times New Roman"/>
                <w:b/>
              </w:rPr>
            </w:pPr>
            <w:r>
              <w:rPr>
                <w:rFonts w:ascii="Times New Roman" w:hAnsi="Times New Roman"/>
                <w:b/>
              </w:rPr>
              <w:t>10</w:t>
            </w:r>
            <w:r w:rsidR="00EC7EAF" w:rsidRPr="002A770C">
              <w:rPr>
                <w:rFonts w:ascii="Times New Roman" w:hAnsi="Times New Roman"/>
                <w:b/>
              </w:rPr>
              <w:t>.</w:t>
            </w:r>
          </w:p>
        </w:tc>
        <w:tc>
          <w:tcPr>
            <w:tcW w:w="8550" w:type="dxa"/>
          </w:tcPr>
          <w:p w14:paraId="0A87937D" w14:textId="77777777" w:rsidR="00EC7EAF" w:rsidRPr="002A770C" w:rsidRDefault="00EC7EAF" w:rsidP="00494DF0">
            <w:pPr>
              <w:rPr>
                <w:rFonts w:ascii="Times New Roman" w:hAnsi="Times New Roman"/>
                <w:b/>
              </w:rPr>
            </w:pPr>
            <w:r w:rsidRPr="002A770C">
              <w:rPr>
                <w:rFonts w:ascii="Times New Roman" w:hAnsi="Times New Roman"/>
                <w:b/>
              </w:rPr>
              <w:t>Foreach Loop</w:t>
            </w:r>
          </w:p>
          <w:p w14:paraId="0E31D956" w14:textId="77777777" w:rsidR="00EC7EAF" w:rsidRPr="002A770C" w:rsidRDefault="00EC7EAF" w:rsidP="00494DF0">
            <w:pPr>
              <w:rPr>
                <w:rFonts w:ascii="Times New Roman" w:hAnsi="Times New Roman"/>
                <w:b/>
              </w:rPr>
            </w:pPr>
            <w:r w:rsidRPr="002A770C">
              <w:rPr>
                <w:rFonts w:ascii="Times New Roman" w:hAnsi="Times New Roman"/>
                <w:noProof/>
              </w:rPr>
              <w:drawing>
                <wp:inline distT="0" distB="0" distL="0" distR="0" wp14:anchorId="0EE5B39B" wp14:editId="1D27EF51">
                  <wp:extent cx="2495550" cy="2486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2486025"/>
                          </a:xfrm>
                          <a:prstGeom prst="rect">
                            <a:avLst/>
                          </a:prstGeom>
                        </pic:spPr>
                      </pic:pic>
                    </a:graphicData>
                  </a:graphic>
                </wp:inline>
              </w:drawing>
            </w:r>
          </w:p>
          <w:p w14:paraId="296B7130" w14:textId="77777777" w:rsidR="00EC7EAF" w:rsidRPr="002A770C" w:rsidRDefault="00EC7EAF" w:rsidP="002A770C">
            <w:pPr>
              <w:pStyle w:val="ListParagraph"/>
              <w:numPr>
                <w:ilvl w:val="0"/>
                <w:numId w:val="43"/>
              </w:numPr>
              <w:rPr>
                <w:rFonts w:ascii="Times New Roman" w:hAnsi="Times New Roman"/>
                <w:b/>
              </w:rPr>
            </w:pPr>
            <w:r w:rsidRPr="002A770C">
              <w:rPr>
                <w:rFonts w:ascii="Times New Roman" w:hAnsi="Times New Roman"/>
                <w:b/>
              </w:rPr>
              <w:t>Copy Reports</w:t>
            </w:r>
          </w:p>
          <w:p w14:paraId="19E21A14" w14:textId="77777777" w:rsidR="00EC7EAF" w:rsidRPr="002A770C" w:rsidRDefault="006422DB" w:rsidP="002A770C">
            <w:pPr>
              <w:rPr>
                <w:rFonts w:ascii="Times New Roman" w:hAnsi="Times New Roman"/>
                <w:b/>
              </w:rPr>
            </w:pPr>
            <w:r w:rsidRPr="002A770C">
              <w:rPr>
                <w:rFonts w:ascii="Times New Roman" w:hAnsi="Times New Roman"/>
                <w:noProof/>
              </w:rPr>
              <w:lastRenderedPageBreak/>
              <w:drawing>
                <wp:inline distT="0" distB="0" distL="0" distR="0" wp14:anchorId="2014BE22" wp14:editId="56CEF1AC">
                  <wp:extent cx="5292090" cy="271018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710180"/>
                          </a:xfrm>
                          <a:prstGeom prst="rect">
                            <a:avLst/>
                          </a:prstGeom>
                        </pic:spPr>
                      </pic:pic>
                    </a:graphicData>
                  </a:graphic>
                </wp:inline>
              </w:drawing>
            </w:r>
          </w:p>
          <w:p w14:paraId="120F2A5D" w14:textId="77777777" w:rsidR="006422DB" w:rsidRPr="002A770C" w:rsidRDefault="006422DB" w:rsidP="002A770C">
            <w:pPr>
              <w:rPr>
                <w:rFonts w:ascii="Times New Roman" w:hAnsi="Times New Roman"/>
                <w:b/>
              </w:rPr>
            </w:pPr>
          </w:p>
          <w:p w14:paraId="6AD8F4FE" w14:textId="77777777" w:rsidR="006422DB" w:rsidRPr="002A770C" w:rsidRDefault="006422DB" w:rsidP="002A770C">
            <w:pPr>
              <w:pStyle w:val="ListParagraph"/>
              <w:numPr>
                <w:ilvl w:val="0"/>
                <w:numId w:val="43"/>
              </w:numPr>
              <w:rPr>
                <w:rFonts w:ascii="Times New Roman" w:hAnsi="Times New Roman"/>
                <w:b/>
              </w:rPr>
            </w:pPr>
            <w:r w:rsidRPr="002A770C">
              <w:rPr>
                <w:rFonts w:ascii="Times New Roman" w:hAnsi="Times New Roman"/>
                <w:b/>
              </w:rPr>
              <w:t>Backup Reports</w:t>
            </w:r>
          </w:p>
          <w:p w14:paraId="203BB1DB" w14:textId="77777777" w:rsidR="006422DB" w:rsidRPr="002A770C" w:rsidRDefault="006422DB" w:rsidP="002A770C">
            <w:pPr>
              <w:rPr>
                <w:rFonts w:ascii="Times New Roman" w:hAnsi="Times New Roman"/>
                <w:b/>
              </w:rPr>
            </w:pPr>
            <w:r w:rsidRPr="002A770C">
              <w:rPr>
                <w:rFonts w:ascii="Times New Roman" w:hAnsi="Times New Roman"/>
                <w:noProof/>
              </w:rPr>
              <w:drawing>
                <wp:inline distT="0" distB="0" distL="0" distR="0" wp14:anchorId="5C1A2CB9" wp14:editId="73329BDB">
                  <wp:extent cx="5292090" cy="193992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2090" cy="1939925"/>
                          </a:xfrm>
                          <a:prstGeom prst="rect">
                            <a:avLst/>
                          </a:prstGeom>
                        </pic:spPr>
                      </pic:pic>
                    </a:graphicData>
                  </a:graphic>
                </wp:inline>
              </w:drawing>
            </w:r>
          </w:p>
          <w:p w14:paraId="2D22E285" w14:textId="77777777" w:rsidR="006422DB" w:rsidRPr="002A770C" w:rsidRDefault="006422DB" w:rsidP="002A770C">
            <w:pPr>
              <w:rPr>
                <w:rFonts w:ascii="Times New Roman" w:hAnsi="Times New Roman"/>
                <w:b/>
              </w:rPr>
            </w:pPr>
          </w:p>
          <w:p w14:paraId="2E58D87E" w14:textId="77777777" w:rsidR="006422DB" w:rsidRPr="002A770C" w:rsidRDefault="006422DB" w:rsidP="002A770C">
            <w:pPr>
              <w:rPr>
                <w:rFonts w:ascii="Times New Roman" w:hAnsi="Times New Roman"/>
                <w:b/>
              </w:rPr>
            </w:pPr>
          </w:p>
        </w:tc>
      </w:tr>
      <w:tr w:rsidR="00EC7EAF" w:rsidRPr="002A770C" w14:paraId="7BD682C0" w14:textId="77777777" w:rsidTr="00EC7EAF">
        <w:tc>
          <w:tcPr>
            <w:tcW w:w="535" w:type="dxa"/>
          </w:tcPr>
          <w:p w14:paraId="4AF24A62" w14:textId="77777777" w:rsidR="00EC7EAF" w:rsidRPr="002A770C" w:rsidRDefault="00EC7EAF" w:rsidP="00494DF0">
            <w:pPr>
              <w:rPr>
                <w:rFonts w:ascii="Times New Roman" w:hAnsi="Times New Roman"/>
                <w:b/>
              </w:rPr>
            </w:pPr>
          </w:p>
        </w:tc>
        <w:tc>
          <w:tcPr>
            <w:tcW w:w="8550" w:type="dxa"/>
          </w:tcPr>
          <w:p w14:paraId="4C1C7C39" w14:textId="77777777" w:rsidR="00EC7EAF" w:rsidRPr="002A770C" w:rsidRDefault="00EC7EAF" w:rsidP="00494DF0">
            <w:pPr>
              <w:rPr>
                <w:rFonts w:ascii="Times New Roman" w:hAnsi="Times New Roman"/>
                <w:b/>
              </w:rPr>
            </w:pPr>
          </w:p>
        </w:tc>
      </w:tr>
      <w:tr w:rsidR="00EC7EAF" w:rsidRPr="002A770C" w14:paraId="702ADB7A" w14:textId="77777777" w:rsidTr="00EC7EAF">
        <w:tc>
          <w:tcPr>
            <w:tcW w:w="535" w:type="dxa"/>
          </w:tcPr>
          <w:p w14:paraId="6F62FD1A" w14:textId="77777777" w:rsidR="00EC7EAF" w:rsidRPr="002A770C" w:rsidRDefault="008933CE">
            <w:pPr>
              <w:rPr>
                <w:rFonts w:ascii="Times New Roman" w:hAnsi="Times New Roman"/>
                <w:b/>
              </w:rPr>
            </w:pPr>
            <w:r>
              <w:rPr>
                <w:rFonts w:ascii="Times New Roman" w:hAnsi="Times New Roman"/>
                <w:b/>
              </w:rPr>
              <w:t>11</w:t>
            </w:r>
            <w:r w:rsidR="006422DB" w:rsidRPr="002A770C">
              <w:rPr>
                <w:rFonts w:ascii="Times New Roman" w:hAnsi="Times New Roman"/>
                <w:b/>
              </w:rPr>
              <w:t>.</w:t>
            </w:r>
          </w:p>
        </w:tc>
        <w:tc>
          <w:tcPr>
            <w:tcW w:w="8550" w:type="dxa"/>
          </w:tcPr>
          <w:p w14:paraId="4394CA4D" w14:textId="77777777" w:rsidR="00EC7EAF" w:rsidRPr="002A770C" w:rsidRDefault="006422DB" w:rsidP="00494DF0">
            <w:pPr>
              <w:rPr>
                <w:rFonts w:ascii="Times New Roman" w:hAnsi="Times New Roman"/>
                <w:b/>
              </w:rPr>
            </w:pPr>
            <w:r w:rsidRPr="002A770C">
              <w:rPr>
                <w:rFonts w:ascii="Times New Roman" w:hAnsi="Times New Roman"/>
                <w:b/>
              </w:rPr>
              <w:t>Send Mail Task: Completion Notification</w:t>
            </w:r>
          </w:p>
          <w:p w14:paraId="3E21CF8E" w14:textId="77777777" w:rsidR="006422DB" w:rsidRPr="002A770C" w:rsidRDefault="006422DB" w:rsidP="00494DF0">
            <w:pPr>
              <w:rPr>
                <w:rFonts w:ascii="Times New Roman" w:hAnsi="Times New Roman"/>
                <w:b/>
              </w:rPr>
            </w:pPr>
            <w:r w:rsidRPr="002A770C">
              <w:rPr>
                <w:rFonts w:ascii="Times New Roman" w:hAnsi="Times New Roman"/>
                <w:noProof/>
              </w:rPr>
              <w:lastRenderedPageBreak/>
              <w:drawing>
                <wp:inline distT="0" distB="0" distL="0" distR="0" wp14:anchorId="77921AEA" wp14:editId="3B1F74AD">
                  <wp:extent cx="5292090" cy="71374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2090" cy="713740"/>
                          </a:xfrm>
                          <a:prstGeom prst="rect">
                            <a:avLst/>
                          </a:prstGeom>
                        </pic:spPr>
                      </pic:pic>
                    </a:graphicData>
                  </a:graphic>
                </wp:inline>
              </w:drawing>
            </w:r>
          </w:p>
          <w:p w14:paraId="32243D6C"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40CBD974" wp14:editId="6762115A">
                  <wp:extent cx="5292090" cy="234886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2090" cy="2348865"/>
                          </a:xfrm>
                          <a:prstGeom prst="rect">
                            <a:avLst/>
                          </a:prstGeom>
                        </pic:spPr>
                      </pic:pic>
                    </a:graphicData>
                  </a:graphic>
                </wp:inline>
              </w:drawing>
            </w:r>
          </w:p>
          <w:p w14:paraId="335532F9"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38409E36" wp14:editId="22024267">
                  <wp:extent cx="5292090" cy="18891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2090" cy="1889125"/>
                          </a:xfrm>
                          <a:prstGeom prst="rect">
                            <a:avLst/>
                          </a:prstGeom>
                        </pic:spPr>
                      </pic:pic>
                    </a:graphicData>
                  </a:graphic>
                </wp:inline>
              </w:drawing>
            </w:r>
          </w:p>
          <w:p w14:paraId="66915305" w14:textId="77777777" w:rsidR="006422DB" w:rsidRPr="002A770C" w:rsidRDefault="006422DB" w:rsidP="00494DF0">
            <w:pPr>
              <w:rPr>
                <w:rFonts w:ascii="Times New Roman" w:hAnsi="Times New Roman"/>
                <w:b/>
              </w:rPr>
            </w:pPr>
          </w:p>
        </w:tc>
      </w:tr>
      <w:tr w:rsidR="00EC7EAF" w:rsidRPr="002A770C" w14:paraId="34B66779" w14:textId="77777777" w:rsidTr="00EC7EAF">
        <w:tc>
          <w:tcPr>
            <w:tcW w:w="535" w:type="dxa"/>
          </w:tcPr>
          <w:p w14:paraId="3732D068" w14:textId="77777777" w:rsidR="00EC7EAF" w:rsidRPr="002A770C" w:rsidRDefault="00EC7EAF" w:rsidP="00494DF0">
            <w:pPr>
              <w:rPr>
                <w:rFonts w:ascii="Times New Roman" w:hAnsi="Times New Roman"/>
                <w:b/>
              </w:rPr>
            </w:pPr>
          </w:p>
        </w:tc>
        <w:tc>
          <w:tcPr>
            <w:tcW w:w="8550" w:type="dxa"/>
          </w:tcPr>
          <w:p w14:paraId="3371EDA3" w14:textId="77777777" w:rsidR="00EC7EAF" w:rsidRPr="002A770C" w:rsidRDefault="00EC7EAF" w:rsidP="00494DF0">
            <w:pPr>
              <w:rPr>
                <w:rFonts w:ascii="Times New Roman" w:hAnsi="Times New Roman"/>
                <w:b/>
              </w:rPr>
            </w:pPr>
          </w:p>
        </w:tc>
      </w:tr>
    </w:tbl>
    <w:p w14:paraId="54AC5DF4" w14:textId="77777777" w:rsidR="007931F8" w:rsidRPr="002A770C" w:rsidRDefault="007931F8" w:rsidP="00494DF0">
      <w:pPr>
        <w:rPr>
          <w:rFonts w:ascii="Times New Roman" w:hAnsi="Times New Roman"/>
          <w:b/>
        </w:rPr>
      </w:pPr>
    </w:p>
    <w:p w14:paraId="739D410A" w14:textId="77777777" w:rsidR="00880B5C" w:rsidRPr="002A770C" w:rsidRDefault="00880B5C" w:rsidP="00494DF0">
      <w:pPr>
        <w:rPr>
          <w:rFonts w:ascii="Times New Roman" w:hAnsi="Times New Roman"/>
          <w:b/>
        </w:rPr>
      </w:pPr>
    </w:p>
    <w:p w14:paraId="72D50FF2" w14:textId="77777777" w:rsidR="00880B5C" w:rsidRPr="002A770C" w:rsidRDefault="00880B5C" w:rsidP="00880B5C">
      <w:pPr>
        <w:pStyle w:val="Heading4"/>
        <w:widowControl w:val="0"/>
        <w:autoSpaceDE w:val="0"/>
        <w:autoSpaceDN w:val="0"/>
        <w:adjustRightInd w:val="0"/>
        <w:spacing w:line="240" w:lineRule="auto"/>
        <w:rPr>
          <w:rFonts w:ascii="Times New Roman" w:hAnsi="Times New Roman" w:cs="Times New Roman"/>
          <w:i w:val="0"/>
          <w:color w:val="auto"/>
        </w:rPr>
      </w:pPr>
      <w:bookmarkStart w:id="286" w:name="_Toc73024074"/>
      <w:r w:rsidRPr="002A770C">
        <w:rPr>
          <w:rFonts w:ascii="Times New Roman" w:hAnsi="Times New Roman" w:cs="Times New Roman"/>
          <w:i w:val="0"/>
          <w:color w:val="auto"/>
        </w:rPr>
        <w:lastRenderedPageBreak/>
        <w:t>Event Handlers</w:t>
      </w:r>
      <w:bookmarkEnd w:id="286"/>
    </w:p>
    <w:p w14:paraId="72D1A5B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BBA3984" wp14:editId="423D5D76">
            <wp:extent cx="5943600" cy="1574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74800"/>
                    </a:xfrm>
                    <a:prstGeom prst="rect">
                      <a:avLst/>
                    </a:prstGeom>
                  </pic:spPr>
                </pic:pic>
              </a:graphicData>
            </a:graphic>
          </wp:inline>
        </w:drawing>
      </w:r>
    </w:p>
    <w:p w14:paraId="6FCFE9A5"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7374FE8" wp14:editId="30016188">
            <wp:extent cx="5943600" cy="16675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7510"/>
                    </a:xfrm>
                    <a:prstGeom prst="rect">
                      <a:avLst/>
                    </a:prstGeom>
                  </pic:spPr>
                </pic:pic>
              </a:graphicData>
            </a:graphic>
          </wp:inline>
        </w:drawing>
      </w:r>
    </w:p>
    <w:p w14:paraId="164362BE" w14:textId="77777777" w:rsidR="00880B5C" w:rsidRPr="002A770C" w:rsidRDefault="00880B5C" w:rsidP="002A770C">
      <w:pPr>
        <w:rPr>
          <w:rFonts w:ascii="Times New Roman" w:hAnsi="Times New Roman"/>
        </w:rPr>
      </w:pPr>
    </w:p>
    <w:p w14:paraId="322FD9F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007679D" wp14:editId="771EB744">
            <wp:extent cx="5905500" cy="2514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5500" cy="2514600"/>
                    </a:xfrm>
                    <a:prstGeom prst="rect">
                      <a:avLst/>
                    </a:prstGeom>
                  </pic:spPr>
                </pic:pic>
              </a:graphicData>
            </a:graphic>
          </wp:inline>
        </w:drawing>
      </w:r>
    </w:p>
    <w:p w14:paraId="70CA4C8B" w14:textId="77777777" w:rsidR="00880B5C" w:rsidRPr="002A770C" w:rsidRDefault="00880B5C" w:rsidP="002A770C">
      <w:pPr>
        <w:rPr>
          <w:rFonts w:ascii="Times New Roman" w:hAnsi="Times New Roman"/>
        </w:rPr>
      </w:pPr>
      <w:r w:rsidRPr="002A770C">
        <w:rPr>
          <w:rFonts w:ascii="Times New Roman" w:hAnsi="Times New Roman"/>
          <w:noProof/>
        </w:rPr>
        <w:lastRenderedPageBreak/>
        <w:drawing>
          <wp:inline distT="0" distB="0" distL="0" distR="0" wp14:anchorId="7069A59C" wp14:editId="20033FE5">
            <wp:extent cx="5943600" cy="14636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63675"/>
                    </a:xfrm>
                    <a:prstGeom prst="rect">
                      <a:avLst/>
                    </a:prstGeom>
                  </pic:spPr>
                </pic:pic>
              </a:graphicData>
            </a:graphic>
          </wp:inline>
        </w:drawing>
      </w:r>
    </w:p>
    <w:p w14:paraId="1BE772F3" w14:textId="77777777" w:rsidR="00055D99" w:rsidRPr="002A770C" w:rsidRDefault="00055D99" w:rsidP="002A770C">
      <w:pPr>
        <w:rPr>
          <w:rFonts w:ascii="Times New Roman" w:hAnsi="Times New Roman"/>
        </w:rPr>
      </w:pPr>
    </w:p>
    <w:p w14:paraId="193190E6" w14:textId="77777777" w:rsidR="00055D99" w:rsidRPr="002A770C" w:rsidRDefault="00055D99" w:rsidP="002A770C">
      <w:pPr>
        <w:rPr>
          <w:rFonts w:ascii="Times New Roman" w:hAnsi="Times New Roman"/>
        </w:rPr>
      </w:pPr>
    </w:p>
    <w:p w14:paraId="1D907903" w14:textId="77777777" w:rsidR="00055D99" w:rsidRPr="002A770C" w:rsidRDefault="00055D99" w:rsidP="00055D99">
      <w:pPr>
        <w:pStyle w:val="Heading4"/>
        <w:rPr>
          <w:rFonts w:ascii="Times New Roman" w:hAnsi="Times New Roman" w:cs="Times New Roman"/>
          <w:i w:val="0"/>
          <w:color w:val="auto"/>
        </w:rPr>
      </w:pPr>
      <w:bookmarkStart w:id="287" w:name="_Toc73024075"/>
      <w:r w:rsidRPr="002A770C">
        <w:rPr>
          <w:rFonts w:ascii="Times New Roman" w:hAnsi="Times New Roman" w:cs="Times New Roman"/>
          <w:i w:val="0"/>
          <w:color w:val="auto"/>
        </w:rPr>
        <w:t>Config File- Prod</w:t>
      </w:r>
      <w:bookmarkEnd w:id="287"/>
    </w:p>
    <w:tbl>
      <w:tblPr>
        <w:tblStyle w:val="TableGrid"/>
        <w:tblW w:w="0" w:type="auto"/>
        <w:tblLook w:val="04A0" w:firstRow="1" w:lastRow="0" w:firstColumn="1" w:lastColumn="0" w:noHBand="0" w:noVBand="1"/>
      </w:tblPr>
      <w:tblGrid>
        <w:gridCol w:w="9350"/>
      </w:tblGrid>
      <w:tr w:rsidR="00055D99" w:rsidRPr="002A770C" w14:paraId="13D260F0" w14:textId="77777777" w:rsidTr="00055D99">
        <w:tc>
          <w:tcPr>
            <w:tcW w:w="9350" w:type="dxa"/>
          </w:tcPr>
          <w:p w14:paraId="4A7F1712" w14:textId="77777777" w:rsidR="00055D99" w:rsidRPr="002A770C" w:rsidRDefault="00055D99" w:rsidP="00055D99">
            <w:pPr>
              <w:rPr>
                <w:rFonts w:ascii="Times New Roman" w:hAnsi="Times New Roman"/>
              </w:rPr>
            </w:pPr>
            <w:r w:rsidRPr="002A770C">
              <w:rPr>
                <w:rFonts w:ascii="Times New Roman" w:hAnsi="Times New Roman"/>
              </w:rPr>
              <w:t>&lt;?xml version="1.0"?&gt;&lt;</w:t>
            </w:r>
            <w:proofErr w:type="spellStart"/>
            <w:r w:rsidRPr="002A770C">
              <w:rPr>
                <w:rFonts w:ascii="Times New Roman" w:hAnsi="Times New Roman"/>
              </w:rPr>
              <w:t>DTSConfiguration</w:t>
            </w:r>
            <w:proofErr w:type="spellEnd"/>
            <w:r w:rsidRPr="002A770C">
              <w:rPr>
                <w:rFonts w:ascii="Times New Roman" w:hAnsi="Times New Roman"/>
              </w:rPr>
              <w:t>&gt;</w:t>
            </w:r>
          </w:p>
          <w:p w14:paraId="08A4E31C"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38A96D48"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DTSConfigurationFileInfo</w:t>
            </w:r>
            <w:proofErr w:type="spellEnd"/>
            <w:r w:rsidRPr="002A770C">
              <w:rPr>
                <w:rFonts w:ascii="Times New Roman" w:hAnsi="Times New Roman"/>
              </w:rPr>
              <w:t xml:space="preserve"> </w:t>
            </w:r>
            <w:proofErr w:type="spellStart"/>
            <w:r w:rsidRPr="002A770C">
              <w:rPr>
                <w:rFonts w:ascii="Times New Roman" w:hAnsi="Times New Roman"/>
              </w:rPr>
              <w:t>GeneratedBy</w:t>
            </w:r>
            <w:proofErr w:type="spellEnd"/>
            <w:r w:rsidRPr="002A770C">
              <w:rPr>
                <w:rFonts w:ascii="Times New Roman" w:hAnsi="Times New Roman"/>
              </w:rPr>
              <w:t xml:space="preserve">="VNGT\211palasu" </w:t>
            </w:r>
            <w:proofErr w:type="spellStart"/>
            <w:r w:rsidRPr="002A770C">
              <w:rPr>
                <w:rFonts w:ascii="Times New Roman" w:hAnsi="Times New Roman"/>
              </w:rPr>
              <w:t>GeneratedFromPackageName</w:t>
            </w:r>
            <w:proofErr w:type="spellEnd"/>
            <w:r w:rsidRPr="002A770C">
              <w:rPr>
                <w:rFonts w:ascii="Times New Roman" w:hAnsi="Times New Roman"/>
              </w:rPr>
              <w:t>="</w:t>
            </w:r>
            <w:proofErr w:type="spellStart"/>
            <w:r w:rsidRPr="002A770C">
              <w:rPr>
                <w:rFonts w:ascii="Times New Roman" w:hAnsi="Times New Roman"/>
              </w:rPr>
              <w:t>CoachingSummaryReport</w:t>
            </w:r>
            <w:proofErr w:type="spellEnd"/>
            <w:r w:rsidRPr="002A770C">
              <w:rPr>
                <w:rFonts w:ascii="Times New Roman" w:hAnsi="Times New Roman"/>
              </w:rPr>
              <w:t xml:space="preserve">" </w:t>
            </w:r>
            <w:proofErr w:type="spellStart"/>
            <w:r w:rsidRPr="002A770C">
              <w:rPr>
                <w:rFonts w:ascii="Times New Roman" w:hAnsi="Times New Roman"/>
              </w:rPr>
              <w:t>GeneratedFromPackageID</w:t>
            </w:r>
            <w:proofErr w:type="spellEnd"/>
            <w:r w:rsidRPr="002A770C">
              <w:rPr>
                <w:rFonts w:ascii="Times New Roman" w:hAnsi="Times New Roman"/>
              </w:rPr>
              <w:t xml:space="preserve">="{FA5D7D05-0867-40B4-84EF-DBE69724D26B}" </w:t>
            </w:r>
            <w:proofErr w:type="spellStart"/>
            <w:r w:rsidRPr="002A770C">
              <w:rPr>
                <w:rFonts w:ascii="Times New Roman" w:hAnsi="Times New Roman"/>
              </w:rPr>
              <w:t>GeneratedDate</w:t>
            </w:r>
            <w:proofErr w:type="spellEnd"/>
            <w:r w:rsidRPr="002A770C">
              <w:rPr>
                <w:rFonts w:ascii="Times New Roman" w:hAnsi="Times New Roman"/>
              </w:rPr>
              <w:t>="10/6/2017 10:57:32 AM"/&gt;</w:t>
            </w:r>
          </w:p>
          <w:p w14:paraId="56D24144"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5B1EACF0" w14:textId="77777777" w:rsidR="00055D99" w:rsidRPr="002A770C" w:rsidRDefault="00055D99" w:rsidP="00055D99">
            <w:pPr>
              <w:rPr>
                <w:rFonts w:ascii="Times New Roman" w:hAnsi="Times New Roman"/>
              </w:rPr>
            </w:pPr>
            <w:r w:rsidRPr="002A770C">
              <w:rPr>
                <w:rFonts w:ascii="Times New Roman" w:hAnsi="Times New Roman"/>
              </w:rPr>
              <w:t xml:space="preserve">&lt;Configuration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InitialCatalog</w:t>
            </w:r>
            <w:proofErr w:type="spellEnd"/>
            <w:r w:rsidRPr="002A770C">
              <w:rPr>
                <w:rFonts w:ascii="Times New Roman" w:hAnsi="Times New Roman"/>
              </w:rPr>
              <w:t xml:space="preserv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&gt;eCoaching&lt;/</w:t>
            </w:r>
            <w:proofErr w:type="spellStart"/>
            <w:r w:rsidRPr="002A770C">
              <w:rPr>
                <w:rFonts w:ascii="Times New Roman" w:hAnsi="Times New Roman"/>
              </w:rPr>
              <w:t>ConfiguredValue</w:t>
            </w:r>
            <w:proofErr w:type="spellEnd"/>
            <w:r w:rsidRPr="002A770C">
              <w:rPr>
                <w:rFonts w:ascii="Times New Roman" w:hAnsi="Times New Roman"/>
              </w:rPr>
              <w:t>&gt;</w:t>
            </w:r>
          </w:p>
          <w:p w14:paraId="42DD47D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ServerName</w:t>
            </w:r>
            <w:proofErr w:type="spellEnd"/>
            <w:r w:rsidRPr="002A770C">
              <w:rPr>
                <w:rFonts w:ascii="Times New Roman" w:hAnsi="Times New Roman"/>
              </w:rPr>
              <w:t>]" ValueType="String"&gt;&lt;ConfiguredValue&gt;f3420-ecldbp01&lt;/ConfiguredValue&gt;</w:t>
            </w:r>
          </w:p>
          <w:p w14:paraId="3E1A802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smtpconn</w:t>
            </w:r>
            <w:proofErr w:type="spellEnd"/>
            <w:r w:rsidRPr="002A770C">
              <w:rPr>
                <w:rFonts w:ascii="Times New Roman" w:hAnsi="Times New Roman"/>
              </w:rPr>
              <w:t>].Properties[</w:t>
            </w:r>
            <w:proofErr w:type="spellStart"/>
            <w:r w:rsidRPr="002A770C">
              <w:rPr>
                <w:rFonts w:ascii="Times New Roman" w:hAnsi="Times New Roman"/>
              </w:rPr>
              <w:t>SmtpServer</w:t>
            </w:r>
            <w:proofErr w:type="spellEnd"/>
            <w:r w:rsidRPr="002A770C">
              <w:rPr>
                <w:rFonts w:ascii="Times New Roman" w:hAnsi="Times New Roman"/>
              </w:rPr>
              <w:t>]" ValueType="String"&gt;&lt;ConfiguredValue&gt;</w:t>
            </w:r>
            <w:r w:rsidR="00354E5D">
              <w:rPr>
                <w:rFonts w:ascii="Times New Roman" w:hAnsi="Times New Roman"/>
              </w:rPr>
              <w:t>ironport.maximus.com</w:t>
            </w:r>
            <w:r w:rsidRPr="002A770C">
              <w:rPr>
                <w:rFonts w:ascii="Times New Roman" w:hAnsi="Times New Roman"/>
              </w:rPr>
              <w:t>&lt;/ConfiguredValue&gt;</w:t>
            </w:r>
          </w:p>
          <w:p w14:paraId="19B2A7E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Adhoc</w:t>
            </w:r>
            <w:proofErr w:type="spellEnd"/>
            <w:r w:rsidRPr="002A770C">
              <w:rPr>
                <w:rFonts w:ascii="Times New Roman" w:hAnsi="Times New Roman"/>
              </w:rPr>
              <w:t xml:space="preserve">].Properties[Value]" </w:t>
            </w:r>
            <w:proofErr w:type="spellStart"/>
            <w:r w:rsidRPr="002A770C">
              <w:rPr>
                <w:rFonts w:ascii="Times New Roman" w:hAnsi="Times New Roman"/>
              </w:rPr>
              <w:t>ValueType</w:t>
            </w:r>
            <w:proofErr w:type="spellEnd"/>
            <w:r w:rsidRPr="002A770C">
              <w:rPr>
                <w:rFonts w:ascii="Times New Roman" w:hAnsi="Times New Roman"/>
              </w:rPr>
              <w:t>="Boolean"&gt;&lt;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75E096BE" w14:textId="66508934"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BackupsDir</w:t>
            </w:r>
            <w:proofErr w:type="spellEnd"/>
            <w:r w:rsidRPr="002A770C">
              <w:rPr>
                <w:rFonts w:ascii="Times New Roman" w:hAnsi="Times New Roman"/>
              </w:rPr>
              <w:t xml:space="preserve">].Properties[Value]" </w:t>
            </w:r>
            <w:r w:rsidRPr="002A770C">
              <w:rPr>
                <w:rFonts w:ascii="Times New Roman" w:hAnsi="Times New Roman"/>
              </w:rPr>
              <w:lastRenderedPageBreak/>
              <w:t>ValueType="String"&gt;&lt;ConfiguredValue&gt;</w:t>
            </w:r>
            <w:r w:rsidR="00414C02">
              <w:rPr>
                <w:rFonts w:ascii="Times New Roman" w:hAnsi="Times New Roman"/>
              </w:rPr>
              <w:t>\\UVAAPADSQL50CCO\</w:t>
            </w:r>
            <w:r w:rsidRPr="002A770C">
              <w:rPr>
                <w:rFonts w:ascii="Times New Roman" w:hAnsi="Times New Roman"/>
              </w:rPr>
              <w:t>data\Coaching\Encryption\Backups\&lt;/ConfiguredValue&gt;</w:t>
            </w:r>
          </w:p>
          <w:p w14:paraId="4403F5F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BeginDate].Properties[Value]"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66FF6017"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CCEmail</w:t>
            </w:r>
            <w:proofErr w:type="spellEnd"/>
            <w:r w:rsidRPr="002A770C">
              <w:rPr>
                <w:rFonts w:ascii="Times New Roman" w:hAnsi="Times New Roman"/>
              </w:rPr>
              <w:t>].Properties[Value]" ValueType="String"&gt;&lt;ConfiguredValue&gt;susmitha.palacherla@gdit.com&lt;/ConfiguredValue&gt;</w:t>
            </w:r>
          </w:p>
          <w:p w14:paraId="6E163303"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Path="\Package.Variables[</w:t>
            </w:r>
            <w:proofErr w:type="gramStart"/>
            <w:r w:rsidRPr="002A770C">
              <w:rPr>
                <w:rFonts w:ascii="Times New Roman" w:hAnsi="Times New Roman"/>
              </w:rPr>
              <w:t>User::</w:t>
            </w:r>
            <w:proofErr w:type="gramEnd"/>
            <w:r w:rsidRPr="002A770C">
              <w:rPr>
                <w:rFonts w:ascii="Times New Roman" w:hAnsi="Times New Roman"/>
              </w:rPr>
              <w:t>CompletionCCEmail].Properties[Value]" ValueType="String"&gt;&lt;ConfiguredValue&gt;Douglas.Stearns@GDIT.com;susmitha.palacherla@gdit.com;lili.huang@GDIT.com;david.hinman@GDIT.com&lt;/ConfiguredValue&gt;</w:t>
            </w:r>
          </w:p>
          <w:p w14:paraId="64AFE011"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CustomerEmail</w:t>
            </w:r>
            <w:proofErr w:type="spellEnd"/>
            <w:r w:rsidRPr="002A770C">
              <w:rPr>
                <w:rFonts w:ascii="Times New Roman" w:hAnsi="Times New Roman"/>
              </w:rPr>
              <w:t>].Properties[Value]" ValueType="String"&gt;&lt;ConfiguredValue&gt;JohnEric.Tiongson@GDIT.com;Mark.Hackman@GDIT.com&lt;/ConfiguredValue&gt;</w:t>
            </w:r>
          </w:p>
          <w:p w14:paraId="4A33CE42"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DecryptInDir</w:t>
            </w:r>
            <w:proofErr w:type="spellEnd"/>
            <w:r w:rsidRPr="002A770C">
              <w:rPr>
                <w:rFonts w:ascii="Times New Roman" w:hAnsi="Times New Roman"/>
              </w:rPr>
              <w:t>].Properties[Value]" ValueType="String"&gt;&lt;ConfiguredValue&gt;\\f3420-mwbp11\Apps\Encryption\Decrypt_In\&lt;/ConfiguredValue&gt;</w:t>
            </w:r>
          </w:p>
          <w:p w14:paraId="407C8AE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DecryptOutDir</w:t>
            </w:r>
            <w:proofErr w:type="spellEnd"/>
            <w:r w:rsidRPr="002A770C">
              <w:rPr>
                <w:rFonts w:ascii="Times New Roman" w:hAnsi="Times New Roman"/>
              </w:rPr>
              <w:t>].Properties[Value]" ValueType="String"&gt;&lt;ConfiguredValue&gt;\\f3420-mwbp11\Apps\Encryption\Decrypt_Out\&lt;/ConfiguredValue&gt;</w:t>
            </w:r>
          </w:p>
          <w:p w14:paraId="04E979FE"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EncryptInDir</w:t>
            </w:r>
            <w:proofErr w:type="spellEnd"/>
            <w:r w:rsidRPr="002A770C">
              <w:rPr>
                <w:rFonts w:ascii="Times New Roman" w:hAnsi="Times New Roman"/>
              </w:rPr>
              <w:t>].Properties[Value]" ValueType="String"&gt;&lt;ConfiguredValue&gt;\\f3420-mwbp11\Apps\Encryption\Encrypt_In\&lt;/ConfiguredValue&gt;</w:t>
            </w:r>
          </w:p>
          <w:p w14:paraId="0BF9AFFC"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EncryptOutDir</w:t>
            </w:r>
            <w:proofErr w:type="spellEnd"/>
            <w:r w:rsidRPr="002A770C">
              <w:rPr>
                <w:rFonts w:ascii="Times New Roman" w:hAnsi="Times New Roman"/>
              </w:rPr>
              <w:t>].Properties[Value]" ValueType="String"&gt;&lt;ConfiguredValue&gt;\\f3420-mwbp11\Apps\Encryption\Encrypt_Out\&lt;/ConfiguredValue&gt;</w:t>
            </w:r>
          </w:p>
          <w:p w14:paraId="04E11E8F" w14:textId="77777777" w:rsidR="00055D99" w:rsidRPr="002A770C" w:rsidRDefault="00055D99" w:rsidP="00055D99">
            <w:pPr>
              <w:rPr>
                <w:rFonts w:ascii="Times New Roman" w:hAnsi="Times New Roman"/>
              </w:rPr>
            </w:pPr>
            <w:r w:rsidRPr="002A770C">
              <w:rPr>
                <w:rFonts w:ascii="Times New Roman" w:hAnsi="Times New Roman"/>
              </w:rPr>
              <w:lastRenderedPageBreak/>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EndDate].Properties[Value]"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4B5DF66A"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Env].Properties[Value]"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&gt;Prod&lt;/</w:t>
            </w:r>
            <w:proofErr w:type="spellStart"/>
            <w:r w:rsidRPr="002A770C">
              <w:rPr>
                <w:rFonts w:ascii="Times New Roman" w:hAnsi="Times New Roman"/>
              </w:rPr>
              <w:t>ConfiguredValue</w:t>
            </w:r>
            <w:proofErr w:type="spellEnd"/>
            <w:r w:rsidRPr="002A770C">
              <w:rPr>
                <w:rFonts w:ascii="Times New Roman" w:hAnsi="Times New Roman"/>
              </w:rPr>
              <w:t>&gt;</w:t>
            </w:r>
          </w:p>
          <w:p w14:paraId="6EC32FA0"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FromEmail</w:t>
            </w:r>
            <w:proofErr w:type="spellEnd"/>
            <w:r w:rsidRPr="002A770C">
              <w:rPr>
                <w:rFonts w:ascii="Times New Roman" w:hAnsi="Times New Roman"/>
              </w:rPr>
              <w:t>].Properties[Value]" ValueType="String"&gt;&lt;ConfiguredValue&gt;eCoaching@GDIT.com&lt;/ConfiguredValue&gt;</w:t>
            </w:r>
          </w:p>
          <w:p w14:paraId="5106F54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ReportsDir</w:t>
            </w:r>
            <w:proofErr w:type="spellEnd"/>
            <w:r w:rsidRPr="002A770C">
              <w:rPr>
                <w:rFonts w:ascii="Times New Roman" w:hAnsi="Times New Roman"/>
              </w:rPr>
              <w:t>].Properties[Value]" ValueType="String"&gt;&lt;ConfiguredValue&gt;\\f3420-mwbp11\Reports\CoachingSummary\&lt;/ConfiguredValue&gt;</w:t>
            </w:r>
          </w:p>
          <w:p w14:paraId="12FC6AD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ToEmail</w:t>
            </w:r>
            <w:proofErr w:type="spellEnd"/>
            <w:r w:rsidRPr="002A770C">
              <w:rPr>
                <w:rFonts w:ascii="Times New Roman" w:hAnsi="Times New Roman"/>
              </w:rPr>
              <w:t>].Properties[Value]" ValueType="String"&gt;&lt;ConfiguredValue&gt;susmitha.palacherla@gdit.com;lili.huang@GDIT.com;david.hinman@GDIT.com&lt;/ConfiguredValue&gt;</w:t>
            </w:r>
          </w:p>
          <w:p w14:paraId="789C00AA" w14:textId="77777777" w:rsidR="00055D99" w:rsidRPr="002A770C" w:rsidRDefault="00055D99" w:rsidP="00055D99">
            <w:pPr>
              <w:rPr>
                <w:rFonts w:ascii="Times New Roman" w:hAnsi="Times New Roman"/>
              </w:rPr>
            </w:pPr>
            <w:r w:rsidRPr="002A770C">
              <w:rPr>
                <w:rFonts w:ascii="Times New Roman" w:hAnsi="Times New Roman"/>
              </w:rPr>
              <w:t>&lt;/Configuration&gt;&lt;/</w:t>
            </w:r>
            <w:proofErr w:type="spellStart"/>
            <w:r w:rsidRPr="002A770C">
              <w:rPr>
                <w:rFonts w:ascii="Times New Roman" w:hAnsi="Times New Roman"/>
              </w:rPr>
              <w:t>DTSConfiguration</w:t>
            </w:r>
            <w:proofErr w:type="spellEnd"/>
            <w:r w:rsidRPr="002A770C">
              <w:rPr>
                <w:rFonts w:ascii="Times New Roman" w:hAnsi="Times New Roman"/>
              </w:rPr>
              <w:t>&gt;</w:t>
            </w:r>
          </w:p>
        </w:tc>
      </w:tr>
    </w:tbl>
    <w:p w14:paraId="08DD8F50" w14:textId="7232F299" w:rsidR="00880B5C" w:rsidDel="00662E99" w:rsidRDefault="00880B5C" w:rsidP="002A770C">
      <w:pPr>
        <w:rPr>
          <w:del w:id="288" w:author="Palacherla, Susmitha C" w:date="2021-05-27T16:01:00Z"/>
        </w:rPr>
      </w:pPr>
    </w:p>
    <w:p w14:paraId="36CFA56A" w14:textId="2791C5A8" w:rsidR="00F720C0" w:rsidDel="00662E99" w:rsidRDefault="00F720C0" w:rsidP="002A770C">
      <w:pPr>
        <w:rPr>
          <w:del w:id="289" w:author="Palacherla, Susmitha C" w:date="2021-05-27T16:01:00Z"/>
        </w:rPr>
      </w:pPr>
    </w:p>
    <w:p w14:paraId="57099392" w14:textId="1E5881FE" w:rsidR="00F720C0" w:rsidDel="00662E99" w:rsidRDefault="00F720C0" w:rsidP="002A770C">
      <w:pPr>
        <w:rPr>
          <w:del w:id="290" w:author="Palacherla, Susmitha C" w:date="2021-05-27T16:01:00Z"/>
        </w:rPr>
      </w:pPr>
    </w:p>
    <w:p w14:paraId="256F2D7E" w14:textId="77777777" w:rsidR="00F720C0" w:rsidRDefault="00F720C0" w:rsidP="002A770C"/>
    <w:p w14:paraId="3531125E" w14:textId="77777777" w:rsidR="00F720C0" w:rsidRDefault="00F720C0" w:rsidP="00F720C0">
      <w:pPr>
        <w:pStyle w:val="Heading4"/>
        <w:rPr>
          <w:i w:val="0"/>
          <w:color w:val="auto"/>
        </w:rPr>
      </w:pPr>
      <w:bookmarkStart w:id="291" w:name="_Toc73024076"/>
      <w:bookmarkStart w:id="292" w:name="_Hlk73023705"/>
      <w:r>
        <w:rPr>
          <w:i w:val="0"/>
          <w:color w:val="auto"/>
        </w:rPr>
        <w:t>Code Files</w:t>
      </w:r>
      <w:bookmarkEnd w:id="291"/>
    </w:p>
    <w:tbl>
      <w:tblPr>
        <w:tblStyle w:val="TableGrid"/>
        <w:tblW w:w="0" w:type="auto"/>
        <w:tblLook w:val="04A0" w:firstRow="1" w:lastRow="0" w:firstColumn="1" w:lastColumn="0" w:noHBand="0" w:noVBand="1"/>
      </w:tblPr>
      <w:tblGrid>
        <w:gridCol w:w="1705"/>
        <w:gridCol w:w="7645"/>
      </w:tblGrid>
      <w:tr w:rsidR="00F720C0" w14:paraId="1FF810CE" w14:textId="77777777" w:rsidTr="002A770C">
        <w:tc>
          <w:tcPr>
            <w:tcW w:w="1705" w:type="dxa"/>
          </w:tcPr>
          <w:bookmarkEnd w:id="292"/>
          <w:p w14:paraId="369A6096" w14:textId="77777777" w:rsidR="00F720C0" w:rsidRPr="002A770C" w:rsidRDefault="00F720C0" w:rsidP="00F720C0">
            <w:pPr>
              <w:rPr>
                <w:rFonts w:ascii="Times New Roman" w:hAnsi="Times New Roman"/>
              </w:rPr>
            </w:pPr>
            <w:r w:rsidRPr="002A770C">
              <w:rPr>
                <w:rFonts w:ascii="Times New Roman" w:hAnsi="Times New Roman"/>
              </w:rPr>
              <w:t>Procedures</w:t>
            </w:r>
          </w:p>
        </w:tc>
        <w:tc>
          <w:tcPr>
            <w:tcW w:w="7645" w:type="dxa"/>
          </w:tcPr>
          <w:p w14:paraId="5B783C6C" w14:textId="77777777" w:rsidR="00F720C0" w:rsidRPr="002A770C" w:rsidRDefault="00F720C0" w:rsidP="002A770C">
            <w:pPr>
              <w:spacing w:after="0"/>
              <w:rPr>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sp_Get_Dates_For_Previous_Month.sql</w:t>
            </w:r>
            <w:proofErr w:type="spellEnd"/>
          </w:p>
          <w:p w14:paraId="2C2DD4F8" w14:textId="77777777" w:rsidR="00F720C0" w:rsidRDefault="00F720C0" w:rsidP="002A770C">
            <w:pPr>
              <w:spacing w:after="0"/>
              <w:rPr>
                <w:ins w:id="293" w:author="Palacherla, Susmitha C" w:date="2021-05-27T15:59:00Z"/>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sp_rptCoachingSummaryForModule.sql</w:t>
            </w:r>
            <w:proofErr w:type="spellEnd"/>
          </w:p>
          <w:p w14:paraId="2EB2E496" w14:textId="1549CE55" w:rsidR="00662E99" w:rsidRPr="002A770C" w:rsidRDefault="00662E99" w:rsidP="002A770C">
            <w:pPr>
              <w:spacing w:after="0"/>
              <w:rPr>
                <w:rFonts w:ascii="Times New Roman" w:hAnsi="Times New Roman"/>
              </w:rPr>
            </w:pPr>
            <w:ins w:id="294" w:author="Palacherla, Susmitha C" w:date="2021-05-27T15:59:00Z">
              <w:r w:rsidRPr="002A770C">
                <w:rPr>
                  <w:rFonts w:ascii="Times New Roman" w:hAnsi="Times New Roman"/>
                </w:rPr>
                <w:t>\Code\DB\Stored Procedures\</w:t>
              </w:r>
              <w:r w:rsidRPr="00662E99">
                <w:rPr>
                  <w:rFonts w:ascii="Times New Roman" w:hAnsi="Times New Roman"/>
                  <w:rPrChange w:id="295" w:author="Palacherla, Susmitha C" w:date="2021-05-27T15:59:00Z">
                    <w:rPr>
                      <w:rFonts w:ascii="Consolas" w:hAnsi="Consolas" w:cs="Consolas"/>
                      <w:color w:val="000000"/>
                      <w:sz w:val="19"/>
                      <w:szCs w:val="19"/>
                    </w:rPr>
                  </w:rPrChange>
                </w:rPr>
                <w:t>sp_rptQNCoachingSummaryForModule</w:t>
              </w:r>
            </w:ins>
          </w:p>
        </w:tc>
      </w:tr>
      <w:tr w:rsidR="00F720C0" w14:paraId="03FD0D98" w14:textId="77777777" w:rsidTr="002A770C">
        <w:tc>
          <w:tcPr>
            <w:tcW w:w="1705" w:type="dxa"/>
          </w:tcPr>
          <w:p w14:paraId="0AA97F2A" w14:textId="77777777" w:rsidR="00F720C0" w:rsidRPr="002A770C" w:rsidRDefault="00F720C0" w:rsidP="00F720C0">
            <w:pPr>
              <w:rPr>
                <w:rFonts w:ascii="Times New Roman" w:hAnsi="Times New Roman"/>
              </w:rPr>
            </w:pPr>
            <w:r w:rsidRPr="002A770C">
              <w:rPr>
                <w:rFonts w:ascii="Times New Roman" w:hAnsi="Times New Roman"/>
              </w:rPr>
              <w:t>SSIS Package</w:t>
            </w:r>
          </w:p>
        </w:tc>
        <w:tc>
          <w:tcPr>
            <w:tcW w:w="7645" w:type="dxa"/>
          </w:tcPr>
          <w:p w14:paraId="238016F2" w14:textId="77777777" w:rsidR="00F720C0" w:rsidRPr="002A770C" w:rsidRDefault="00F720C0" w:rsidP="00F720C0">
            <w:pPr>
              <w:rPr>
                <w:rFonts w:ascii="Times New Roman" w:hAnsi="Times New Roman"/>
              </w:rPr>
            </w:pPr>
            <w:r w:rsidRPr="002A770C">
              <w:rPr>
                <w:rFonts w:ascii="Times New Roman" w:hAnsi="Times New Roman"/>
              </w:rPr>
              <w:t>\Code\ETL\</w:t>
            </w:r>
            <w:proofErr w:type="spellStart"/>
            <w:r w:rsidRPr="002A770C">
              <w:rPr>
                <w:rFonts w:ascii="Times New Roman" w:hAnsi="Times New Roman"/>
              </w:rPr>
              <w:t>CoachingSummaryReport.dtsx</w:t>
            </w:r>
            <w:proofErr w:type="spellEnd"/>
          </w:p>
        </w:tc>
      </w:tr>
      <w:tr w:rsidR="00F720C0" w14:paraId="59BEFD5D" w14:textId="77777777" w:rsidTr="002A770C">
        <w:tc>
          <w:tcPr>
            <w:tcW w:w="1705" w:type="dxa"/>
          </w:tcPr>
          <w:p w14:paraId="1DFF453B" w14:textId="77777777" w:rsidR="00F720C0" w:rsidRPr="002A770C" w:rsidRDefault="00F720C0" w:rsidP="00F720C0">
            <w:pPr>
              <w:rPr>
                <w:rFonts w:ascii="Times New Roman" w:hAnsi="Times New Roman"/>
              </w:rPr>
            </w:pPr>
            <w:r w:rsidRPr="002A770C">
              <w:rPr>
                <w:rFonts w:ascii="Times New Roman" w:hAnsi="Times New Roman"/>
              </w:rPr>
              <w:t>Config Files</w:t>
            </w:r>
          </w:p>
        </w:tc>
        <w:tc>
          <w:tcPr>
            <w:tcW w:w="7645" w:type="dxa"/>
          </w:tcPr>
          <w:p w14:paraId="650FA712"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Dev_CoachingSummaryReport.dtsConfig</w:t>
            </w:r>
            <w:proofErr w:type="spellEnd"/>
          </w:p>
          <w:p w14:paraId="2489580C"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Test_CoachingSummaryReport.dtsConfig</w:t>
            </w:r>
            <w:proofErr w:type="spellEnd"/>
          </w:p>
          <w:p w14:paraId="44039D86"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Prod_CoachingSummaryReport.dtsConfig</w:t>
            </w:r>
            <w:proofErr w:type="spellEnd"/>
          </w:p>
        </w:tc>
      </w:tr>
    </w:tbl>
    <w:p w14:paraId="0F0AB0E7" w14:textId="77777777" w:rsidR="00F720C0" w:rsidRPr="002A770C" w:rsidRDefault="00F720C0" w:rsidP="002A770C"/>
    <w:p w14:paraId="1953238B" w14:textId="368AA4C2" w:rsidR="00662E99" w:rsidRDefault="00662E99" w:rsidP="00662E99">
      <w:pPr>
        <w:pStyle w:val="Heading4"/>
        <w:rPr>
          <w:ins w:id="296" w:author="Palacherla, Susmitha C" w:date="2021-05-27T16:05:00Z"/>
          <w:i w:val="0"/>
          <w:color w:val="auto"/>
        </w:rPr>
      </w:pPr>
      <w:bookmarkStart w:id="297" w:name="_Toc73024077"/>
      <w:ins w:id="298" w:author="Palacherla, Susmitha C" w:date="2021-05-27T16:01:00Z">
        <w:r w:rsidRPr="00662E99">
          <w:rPr>
            <w:i w:val="0"/>
            <w:color w:val="auto"/>
            <w:rPrChange w:id="299" w:author="Palacherla, Susmitha C" w:date="2021-05-27T16:01:00Z">
              <w:rPr/>
            </w:rPrChange>
          </w:rPr>
          <w:t>Report Elements</w:t>
        </w:r>
      </w:ins>
      <w:bookmarkEnd w:id="297"/>
    </w:p>
    <w:p w14:paraId="7FDF89FA" w14:textId="3DBD446A" w:rsidR="007C4E49" w:rsidRDefault="007C4E49" w:rsidP="007C4E49">
      <w:pPr>
        <w:rPr>
          <w:ins w:id="300" w:author="Palacherla, Susmitha C" w:date="2021-05-27T16:05:00Z"/>
        </w:rPr>
      </w:pPr>
    </w:p>
    <w:p w14:paraId="2A044F36" w14:textId="36EDDDE8" w:rsidR="007C4E49" w:rsidRPr="007C48C3" w:rsidRDefault="007C4E49" w:rsidP="007C4E49">
      <w:pPr>
        <w:pStyle w:val="Heading5"/>
        <w:rPr>
          <w:ins w:id="301" w:author="Palacherla, Susmitha C" w:date="2021-05-27T16:05:00Z"/>
          <w:color w:val="auto"/>
        </w:rPr>
      </w:pPr>
      <w:ins w:id="302" w:author="Palacherla, Susmitha C" w:date="2021-05-27T16:05:00Z">
        <w:r>
          <w:rPr>
            <w:color w:val="auto"/>
          </w:rPr>
          <w:t>Non -Quality Now</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7F096C" w14:paraId="6E7B6F0D" w14:textId="77777777" w:rsidTr="008B3710">
        <w:trPr>
          <w:ins w:id="303" w:author="Palacherla, Susmitha C" w:date="2021-05-27T16:06:00Z"/>
        </w:trPr>
        <w:tc>
          <w:tcPr>
            <w:tcW w:w="1098" w:type="dxa"/>
          </w:tcPr>
          <w:p w14:paraId="7E9DAA01" w14:textId="77777777" w:rsidR="007C4E49" w:rsidRPr="007F096C" w:rsidRDefault="007C4E49" w:rsidP="008B3710">
            <w:pPr>
              <w:jc w:val="center"/>
              <w:rPr>
                <w:ins w:id="304" w:author="Palacherla, Susmitha C" w:date="2021-05-27T16:06:00Z"/>
                <w:rFonts w:eastAsia="Calibri"/>
                <w:b/>
                <w:color w:val="000000"/>
              </w:rPr>
            </w:pPr>
            <w:ins w:id="305" w:author="Palacherla, Susmitha C" w:date="2021-05-27T16:06:00Z">
              <w:r w:rsidRPr="007F096C">
                <w:rPr>
                  <w:rFonts w:eastAsia="Calibri"/>
                  <w:b/>
                  <w:color w:val="000000"/>
                </w:rPr>
                <w:t>Number</w:t>
              </w:r>
            </w:ins>
          </w:p>
        </w:tc>
        <w:tc>
          <w:tcPr>
            <w:tcW w:w="3358" w:type="dxa"/>
            <w:shd w:val="clear" w:color="auto" w:fill="auto"/>
            <w:vAlign w:val="bottom"/>
          </w:tcPr>
          <w:p w14:paraId="018FED24" w14:textId="77777777" w:rsidR="007C4E49" w:rsidRPr="007F096C" w:rsidRDefault="007C4E49" w:rsidP="008B3710">
            <w:pPr>
              <w:jc w:val="center"/>
              <w:rPr>
                <w:ins w:id="306" w:author="Palacherla, Susmitha C" w:date="2021-05-27T16:06:00Z"/>
                <w:rFonts w:eastAsia="Calibri"/>
                <w:b/>
                <w:color w:val="000000"/>
              </w:rPr>
            </w:pPr>
            <w:ins w:id="307" w:author="Palacherla, Susmitha C" w:date="2021-05-27T16:06:00Z">
              <w:r w:rsidRPr="007F096C">
                <w:rPr>
                  <w:rFonts w:eastAsia="Calibri"/>
                  <w:b/>
                  <w:color w:val="000000"/>
                </w:rPr>
                <w:t>Field</w:t>
              </w:r>
            </w:ins>
          </w:p>
        </w:tc>
        <w:tc>
          <w:tcPr>
            <w:tcW w:w="3609" w:type="dxa"/>
            <w:shd w:val="clear" w:color="auto" w:fill="auto"/>
          </w:tcPr>
          <w:p w14:paraId="09892C76" w14:textId="77777777" w:rsidR="007C4E49" w:rsidRPr="007F096C" w:rsidRDefault="007C4E49" w:rsidP="008B3710">
            <w:pPr>
              <w:jc w:val="center"/>
              <w:rPr>
                <w:ins w:id="308" w:author="Palacherla, Susmitha C" w:date="2021-05-27T16:06:00Z"/>
                <w:rFonts w:eastAsia="Calibri"/>
                <w:b/>
              </w:rPr>
            </w:pPr>
            <w:ins w:id="309" w:author="Palacherla, Susmitha C" w:date="2021-05-27T16:06:00Z">
              <w:r w:rsidRPr="007F096C">
                <w:rPr>
                  <w:rFonts w:eastAsia="Calibri"/>
                  <w:b/>
                </w:rPr>
                <w:t>Description</w:t>
              </w:r>
            </w:ins>
          </w:p>
        </w:tc>
      </w:tr>
      <w:tr w:rsidR="007C4E49" w:rsidRPr="007F096C" w14:paraId="52C90DCA" w14:textId="77777777" w:rsidTr="008B3710">
        <w:trPr>
          <w:ins w:id="310" w:author="Palacherla, Susmitha C" w:date="2021-05-27T16:06:00Z"/>
        </w:trPr>
        <w:tc>
          <w:tcPr>
            <w:tcW w:w="1098" w:type="dxa"/>
          </w:tcPr>
          <w:p w14:paraId="1060364E" w14:textId="77777777" w:rsidR="007C4E49" w:rsidRPr="007F096C" w:rsidRDefault="007C4E49" w:rsidP="008B3710">
            <w:pPr>
              <w:jc w:val="center"/>
              <w:rPr>
                <w:ins w:id="311" w:author="Palacherla, Susmitha C" w:date="2021-05-27T16:06:00Z"/>
                <w:rFonts w:eastAsia="Calibri"/>
                <w:color w:val="000000"/>
              </w:rPr>
            </w:pPr>
            <w:ins w:id="312" w:author="Palacherla, Susmitha C" w:date="2021-05-27T16:06:00Z">
              <w:r w:rsidRPr="007F096C">
                <w:rPr>
                  <w:rFonts w:eastAsia="Calibri"/>
                  <w:color w:val="000000"/>
                </w:rPr>
                <w:lastRenderedPageBreak/>
                <w:t>1</w:t>
              </w:r>
            </w:ins>
          </w:p>
        </w:tc>
        <w:tc>
          <w:tcPr>
            <w:tcW w:w="3358" w:type="dxa"/>
            <w:shd w:val="clear" w:color="auto" w:fill="auto"/>
            <w:vAlign w:val="bottom"/>
          </w:tcPr>
          <w:p w14:paraId="561011D8" w14:textId="77777777" w:rsidR="007C4E49" w:rsidRPr="007F096C" w:rsidRDefault="007C4E49" w:rsidP="008B3710">
            <w:pPr>
              <w:rPr>
                <w:ins w:id="313" w:author="Palacherla, Susmitha C" w:date="2021-05-27T16:06:00Z"/>
                <w:rFonts w:eastAsia="Calibri"/>
                <w:b/>
                <w:color w:val="000000"/>
              </w:rPr>
            </w:pPr>
            <w:ins w:id="314" w:author="Palacherla, Susmitha C" w:date="2021-05-27T16:06:00Z">
              <w:r w:rsidRPr="007F096C">
                <w:rPr>
                  <w:rFonts w:eastAsia="Calibri"/>
                </w:rPr>
                <w:t>Employee Level ID</w:t>
              </w:r>
            </w:ins>
          </w:p>
        </w:tc>
        <w:tc>
          <w:tcPr>
            <w:tcW w:w="3609" w:type="dxa"/>
            <w:shd w:val="clear" w:color="auto" w:fill="auto"/>
          </w:tcPr>
          <w:p w14:paraId="41897E8F" w14:textId="77777777" w:rsidR="007C4E49" w:rsidRPr="007F096C" w:rsidRDefault="007C4E49" w:rsidP="008B3710">
            <w:pPr>
              <w:rPr>
                <w:ins w:id="315" w:author="Palacherla, Susmitha C" w:date="2021-05-27T16:06:00Z"/>
                <w:rFonts w:eastAsia="Calibri"/>
              </w:rPr>
            </w:pPr>
            <w:ins w:id="316" w:author="Palacherla, Susmitha C" w:date="2021-05-27T16:06:00Z">
              <w:r w:rsidRPr="007F096C">
                <w:rPr>
                  <w:rFonts w:eastAsia="Calibri"/>
                </w:rPr>
                <w:t>Module the log was submitted in</w:t>
              </w:r>
            </w:ins>
          </w:p>
        </w:tc>
      </w:tr>
      <w:tr w:rsidR="007C4E49" w:rsidRPr="007F096C" w14:paraId="2944D69D" w14:textId="77777777" w:rsidTr="008B3710">
        <w:trPr>
          <w:ins w:id="317" w:author="Palacherla, Susmitha C" w:date="2021-05-27T16:06:00Z"/>
        </w:trPr>
        <w:tc>
          <w:tcPr>
            <w:tcW w:w="1098" w:type="dxa"/>
          </w:tcPr>
          <w:p w14:paraId="0622D00F" w14:textId="77777777" w:rsidR="007C4E49" w:rsidRPr="007F096C" w:rsidRDefault="007C4E49" w:rsidP="008B3710">
            <w:pPr>
              <w:jc w:val="center"/>
              <w:rPr>
                <w:ins w:id="318" w:author="Palacherla, Susmitha C" w:date="2021-05-27T16:06:00Z"/>
                <w:rFonts w:eastAsia="Calibri"/>
                <w:color w:val="000000"/>
              </w:rPr>
            </w:pPr>
            <w:ins w:id="319" w:author="Palacherla, Susmitha C" w:date="2021-05-27T16:06:00Z">
              <w:r w:rsidRPr="007F096C">
                <w:rPr>
                  <w:rFonts w:eastAsia="Calibri"/>
                  <w:color w:val="000000"/>
                </w:rPr>
                <w:t>2</w:t>
              </w:r>
            </w:ins>
          </w:p>
        </w:tc>
        <w:tc>
          <w:tcPr>
            <w:tcW w:w="3358" w:type="dxa"/>
            <w:shd w:val="clear" w:color="auto" w:fill="auto"/>
            <w:vAlign w:val="bottom"/>
          </w:tcPr>
          <w:p w14:paraId="0094827B" w14:textId="77777777" w:rsidR="007C4E49" w:rsidRPr="007F096C" w:rsidRDefault="007C4E49" w:rsidP="008B3710">
            <w:pPr>
              <w:rPr>
                <w:ins w:id="320" w:author="Palacherla, Susmitha C" w:date="2021-05-27T16:06:00Z"/>
                <w:rFonts w:eastAsia="Calibri"/>
                <w:color w:val="000000"/>
              </w:rPr>
            </w:pPr>
            <w:ins w:id="321" w:author="Palacherla, Susmitha C" w:date="2021-05-27T16:06:00Z">
              <w:r w:rsidRPr="007F096C">
                <w:rPr>
                  <w:rFonts w:eastAsia="Calibri"/>
                </w:rPr>
                <w:t>Employee Level Name</w:t>
              </w:r>
            </w:ins>
          </w:p>
        </w:tc>
        <w:tc>
          <w:tcPr>
            <w:tcW w:w="3609" w:type="dxa"/>
            <w:shd w:val="clear" w:color="auto" w:fill="auto"/>
          </w:tcPr>
          <w:p w14:paraId="5C5E508B" w14:textId="77777777" w:rsidR="007C4E49" w:rsidRPr="007F096C" w:rsidRDefault="007C4E49" w:rsidP="008B3710">
            <w:pPr>
              <w:rPr>
                <w:ins w:id="322" w:author="Palacherla, Susmitha C" w:date="2021-05-27T16:06:00Z"/>
                <w:rFonts w:eastAsia="Calibri"/>
              </w:rPr>
            </w:pPr>
            <w:ins w:id="323" w:author="Palacherla, Susmitha C" w:date="2021-05-27T16:06:00Z">
              <w:r w:rsidRPr="007F096C">
                <w:rPr>
                  <w:rFonts w:eastAsia="Calibri"/>
                </w:rPr>
                <w:t>Name of the module</w:t>
              </w:r>
            </w:ins>
          </w:p>
        </w:tc>
      </w:tr>
      <w:tr w:rsidR="007C4E49" w:rsidRPr="007F096C" w14:paraId="5BF4CF7C" w14:textId="77777777" w:rsidTr="008B3710">
        <w:trPr>
          <w:ins w:id="324" w:author="Palacherla, Susmitha C" w:date="2021-05-27T16:06:00Z"/>
        </w:trPr>
        <w:tc>
          <w:tcPr>
            <w:tcW w:w="1098" w:type="dxa"/>
          </w:tcPr>
          <w:p w14:paraId="50EA1C7A" w14:textId="77777777" w:rsidR="007C4E49" w:rsidRPr="007F096C" w:rsidRDefault="007C4E49" w:rsidP="008B3710">
            <w:pPr>
              <w:jc w:val="center"/>
              <w:rPr>
                <w:ins w:id="325" w:author="Palacherla, Susmitha C" w:date="2021-05-27T16:06:00Z"/>
                <w:rFonts w:eastAsia="Calibri"/>
                <w:color w:val="000000"/>
              </w:rPr>
            </w:pPr>
            <w:ins w:id="326" w:author="Palacherla, Susmitha C" w:date="2021-05-27T16:06:00Z">
              <w:r w:rsidRPr="007F096C">
                <w:rPr>
                  <w:rFonts w:eastAsia="Calibri"/>
                  <w:color w:val="000000"/>
                </w:rPr>
                <w:t>3</w:t>
              </w:r>
            </w:ins>
          </w:p>
        </w:tc>
        <w:tc>
          <w:tcPr>
            <w:tcW w:w="3358" w:type="dxa"/>
            <w:shd w:val="clear" w:color="auto" w:fill="auto"/>
            <w:vAlign w:val="bottom"/>
          </w:tcPr>
          <w:p w14:paraId="40534D30" w14:textId="77777777" w:rsidR="007C4E49" w:rsidRPr="007F096C" w:rsidRDefault="007C4E49" w:rsidP="008B3710">
            <w:pPr>
              <w:rPr>
                <w:ins w:id="327" w:author="Palacherla, Susmitha C" w:date="2021-05-27T16:06:00Z"/>
                <w:rFonts w:eastAsia="Calibri"/>
                <w:color w:val="000000"/>
              </w:rPr>
            </w:pPr>
            <w:ins w:id="328" w:author="Palacherla, Susmitha C" w:date="2021-05-27T16:06:00Z">
              <w:r w:rsidRPr="007F096C">
                <w:rPr>
                  <w:rFonts w:eastAsia="Calibri"/>
                  <w:color w:val="000000"/>
                </w:rPr>
                <w:t>Coaching ID</w:t>
              </w:r>
            </w:ins>
          </w:p>
        </w:tc>
        <w:tc>
          <w:tcPr>
            <w:tcW w:w="3609" w:type="dxa"/>
            <w:shd w:val="clear" w:color="auto" w:fill="auto"/>
          </w:tcPr>
          <w:p w14:paraId="56C4EE3F" w14:textId="77777777" w:rsidR="007C4E49" w:rsidRPr="007F096C" w:rsidRDefault="007C4E49" w:rsidP="008B3710">
            <w:pPr>
              <w:rPr>
                <w:ins w:id="329" w:author="Palacherla, Susmitha C" w:date="2021-05-27T16:06:00Z"/>
                <w:rFonts w:eastAsia="Calibri"/>
              </w:rPr>
            </w:pPr>
            <w:ins w:id="330" w:author="Palacherla, Susmitha C" w:date="2021-05-27T16:06:00Z">
              <w:r w:rsidRPr="007F096C">
                <w:rPr>
                  <w:rFonts w:eastAsia="Calibri"/>
                </w:rPr>
                <w:t>ID of the coaching log</w:t>
              </w:r>
            </w:ins>
          </w:p>
        </w:tc>
      </w:tr>
      <w:tr w:rsidR="007C4E49" w:rsidRPr="007F096C" w14:paraId="2AB6383E" w14:textId="77777777" w:rsidTr="008B3710">
        <w:trPr>
          <w:ins w:id="331" w:author="Palacherla, Susmitha C" w:date="2021-05-27T16:06:00Z"/>
        </w:trPr>
        <w:tc>
          <w:tcPr>
            <w:tcW w:w="1098" w:type="dxa"/>
          </w:tcPr>
          <w:p w14:paraId="59C8B7C4" w14:textId="77777777" w:rsidR="007C4E49" w:rsidRPr="007F096C" w:rsidRDefault="007C4E49" w:rsidP="008B3710">
            <w:pPr>
              <w:jc w:val="center"/>
              <w:rPr>
                <w:ins w:id="332" w:author="Palacherla, Susmitha C" w:date="2021-05-27T16:06:00Z"/>
                <w:rFonts w:eastAsia="Calibri"/>
                <w:color w:val="000000"/>
              </w:rPr>
            </w:pPr>
            <w:ins w:id="333" w:author="Palacherla, Susmitha C" w:date="2021-05-27T16:06:00Z">
              <w:r w:rsidRPr="007F096C">
                <w:rPr>
                  <w:rFonts w:eastAsia="Calibri"/>
                  <w:color w:val="000000"/>
                </w:rPr>
                <w:t>4</w:t>
              </w:r>
            </w:ins>
          </w:p>
        </w:tc>
        <w:tc>
          <w:tcPr>
            <w:tcW w:w="3358" w:type="dxa"/>
            <w:shd w:val="clear" w:color="auto" w:fill="auto"/>
            <w:vAlign w:val="bottom"/>
          </w:tcPr>
          <w:p w14:paraId="043EAD61" w14:textId="77777777" w:rsidR="007C4E49" w:rsidRPr="007F096C" w:rsidRDefault="007C4E49" w:rsidP="008B3710">
            <w:pPr>
              <w:rPr>
                <w:ins w:id="334" w:author="Palacherla, Susmitha C" w:date="2021-05-27T16:06:00Z"/>
                <w:rFonts w:eastAsia="Calibri"/>
                <w:color w:val="000000"/>
              </w:rPr>
            </w:pPr>
            <w:ins w:id="335" w:author="Palacherla, Susmitha C" w:date="2021-05-27T16:06:00Z">
              <w:r w:rsidRPr="007F096C">
                <w:rPr>
                  <w:rFonts w:eastAsia="Calibri"/>
                  <w:color w:val="000000"/>
                </w:rPr>
                <w:t>Form name</w:t>
              </w:r>
            </w:ins>
          </w:p>
        </w:tc>
        <w:tc>
          <w:tcPr>
            <w:tcW w:w="3609" w:type="dxa"/>
            <w:shd w:val="clear" w:color="auto" w:fill="auto"/>
          </w:tcPr>
          <w:p w14:paraId="738E072D" w14:textId="77777777" w:rsidR="007C4E49" w:rsidRPr="007F096C" w:rsidRDefault="007C4E49" w:rsidP="008B3710">
            <w:pPr>
              <w:rPr>
                <w:ins w:id="336" w:author="Palacherla, Susmitha C" w:date="2021-05-27T16:06:00Z"/>
                <w:rFonts w:eastAsia="Calibri"/>
              </w:rPr>
            </w:pPr>
            <w:ins w:id="337" w:author="Palacherla, Susmitha C" w:date="2021-05-27T16:06:00Z">
              <w:r w:rsidRPr="007F096C">
                <w:rPr>
                  <w:rFonts w:eastAsia="Calibri"/>
                </w:rPr>
                <w:t>Coaching log form name</w:t>
              </w:r>
            </w:ins>
          </w:p>
        </w:tc>
      </w:tr>
      <w:tr w:rsidR="007C4E49" w:rsidRPr="007F096C" w14:paraId="0BBBBF94" w14:textId="77777777" w:rsidTr="008B3710">
        <w:trPr>
          <w:ins w:id="33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B9875C5" w14:textId="77777777" w:rsidR="007C4E49" w:rsidRPr="007F096C" w:rsidRDefault="007C4E49" w:rsidP="008B3710">
            <w:pPr>
              <w:jc w:val="center"/>
              <w:rPr>
                <w:ins w:id="339" w:author="Palacherla, Susmitha C" w:date="2021-05-27T16:06:00Z"/>
                <w:rFonts w:eastAsia="Calibri"/>
                <w:color w:val="000000"/>
              </w:rPr>
            </w:pPr>
            <w:ins w:id="340" w:author="Palacherla, Susmitha C" w:date="2021-05-27T16:06:00Z">
              <w:r w:rsidRPr="007F096C">
                <w:rPr>
                  <w:rFonts w:eastAsia="Calibri"/>
                  <w:color w:val="000000"/>
                </w:rPr>
                <w:t>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EAD8D7" w14:textId="77777777" w:rsidR="007C4E49" w:rsidRPr="007F096C" w:rsidRDefault="007C4E49" w:rsidP="008B3710">
            <w:pPr>
              <w:rPr>
                <w:ins w:id="341" w:author="Palacherla, Susmitha C" w:date="2021-05-27T16:06:00Z"/>
                <w:rFonts w:eastAsia="Calibri"/>
                <w:color w:val="000000"/>
              </w:rPr>
            </w:pPr>
            <w:ins w:id="342" w:author="Palacherla, Susmitha C" w:date="2021-05-27T16:06:00Z">
              <w:r w:rsidRPr="007F096C">
                <w:rPr>
                  <w:rFonts w:eastAsia="Calibri"/>
                  <w:color w:val="000000"/>
                </w:rPr>
                <w:t>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8D7484" w14:textId="77777777" w:rsidR="007C4E49" w:rsidRPr="007F096C" w:rsidRDefault="007C4E49" w:rsidP="008B3710">
            <w:pPr>
              <w:rPr>
                <w:ins w:id="343" w:author="Palacherla, Susmitha C" w:date="2021-05-27T16:06:00Z"/>
                <w:rFonts w:eastAsia="Calibri"/>
              </w:rPr>
            </w:pPr>
            <w:proofErr w:type="gramStart"/>
            <w:ins w:id="344" w:author="Palacherla, Susmitha C" w:date="2021-05-27T16:06:00Z">
              <w:r w:rsidRPr="007F096C">
                <w:rPr>
                  <w:rFonts w:eastAsia="Calibri"/>
                </w:rPr>
                <w:t>Current status</w:t>
              </w:r>
              <w:proofErr w:type="gramEnd"/>
              <w:r w:rsidRPr="007F096C">
                <w:rPr>
                  <w:rFonts w:eastAsia="Calibri"/>
                </w:rPr>
                <w:t xml:space="preserve"> of the coaching log</w:t>
              </w:r>
            </w:ins>
          </w:p>
        </w:tc>
      </w:tr>
      <w:tr w:rsidR="007C4E49" w:rsidRPr="007F096C" w14:paraId="41EFA2E0" w14:textId="77777777" w:rsidTr="008B3710">
        <w:trPr>
          <w:ins w:id="345" w:author="Palacherla, Susmitha C" w:date="2021-05-27T16:06:00Z"/>
        </w:trPr>
        <w:tc>
          <w:tcPr>
            <w:tcW w:w="1098" w:type="dxa"/>
          </w:tcPr>
          <w:p w14:paraId="3CB13927" w14:textId="77777777" w:rsidR="007C4E49" w:rsidRPr="007F096C" w:rsidRDefault="007C4E49" w:rsidP="008B3710">
            <w:pPr>
              <w:jc w:val="center"/>
              <w:rPr>
                <w:ins w:id="346" w:author="Palacherla, Susmitha C" w:date="2021-05-27T16:06:00Z"/>
                <w:rFonts w:eastAsia="Calibri"/>
                <w:color w:val="000000"/>
              </w:rPr>
            </w:pPr>
            <w:ins w:id="347" w:author="Palacherla, Susmitha C" w:date="2021-05-27T16:06:00Z">
              <w:r w:rsidRPr="007F096C">
                <w:rPr>
                  <w:rFonts w:eastAsia="Calibri"/>
                  <w:color w:val="000000"/>
                </w:rPr>
                <w:t>6</w:t>
              </w:r>
            </w:ins>
          </w:p>
        </w:tc>
        <w:tc>
          <w:tcPr>
            <w:tcW w:w="3358" w:type="dxa"/>
            <w:shd w:val="clear" w:color="auto" w:fill="auto"/>
            <w:vAlign w:val="bottom"/>
          </w:tcPr>
          <w:p w14:paraId="75EA6355" w14:textId="77777777" w:rsidR="007C4E49" w:rsidRPr="007F096C" w:rsidRDefault="007C4E49" w:rsidP="008B3710">
            <w:pPr>
              <w:rPr>
                <w:ins w:id="348" w:author="Palacherla, Susmitha C" w:date="2021-05-27T16:06:00Z"/>
                <w:rFonts w:eastAsia="Calibri"/>
                <w:color w:val="000000"/>
              </w:rPr>
            </w:pPr>
            <w:ins w:id="349" w:author="Palacherla, Susmitha C" w:date="2021-05-27T16:06:00Z">
              <w:r w:rsidRPr="007F096C">
                <w:rPr>
                  <w:rFonts w:eastAsia="Calibri"/>
                  <w:color w:val="000000"/>
                </w:rPr>
                <w:t>Employee ID</w:t>
              </w:r>
            </w:ins>
          </w:p>
        </w:tc>
        <w:tc>
          <w:tcPr>
            <w:tcW w:w="3609" w:type="dxa"/>
            <w:shd w:val="clear" w:color="auto" w:fill="auto"/>
          </w:tcPr>
          <w:p w14:paraId="3BF1AFBC" w14:textId="77777777" w:rsidR="007C4E49" w:rsidRPr="007F096C" w:rsidRDefault="007C4E49" w:rsidP="008B3710">
            <w:pPr>
              <w:rPr>
                <w:ins w:id="350" w:author="Palacherla, Susmitha C" w:date="2021-05-27T16:06:00Z"/>
                <w:rFonts w:eastAsia="Calibri"/>
              </w:rPr>
            </w:pPr>
            <w:ins w:id="351" w:author="Palacherla, Susmitha C" w:date="2021-05-27T16:06:00Z">
              <w:r w:rsidRPr="007F096C">
                <w:rPr>
                  <w:rFonts w:eastAsia="Calibri"/>
                </w:rPr>
                <w:t>Employee ID of the log recipient</w:t>
              </w:r>
            </w:ins>
          </w:p>
        </w:tc>
      </w:tr>
      <w:tr w:rsidR="007C4E49" w:rsidRPr="007F096C" w14:paraId="371AC764" w14:textId="77777777" w:rsidTr="008B3710">
        <w:trPr>
          <w:ins w:id="352" w:author="Palacherla, Susmitha C" w:date="2021-05-27T16:06:00Z"/>
        </w:trPr>
        <w:tc>
          <w:tcPr>
            <w:tcW w:w="1098" w:type="dxa"/>
          </w:tcPr>
          <w:p w14:paraId="21485494" w14:textId="77777777" w:rsidR="007C4E49" w:rsidRPr="007F096C" w:rsidRDefault="007C4E49" w:rsidP="008B3710">
            <w:pPr>
              <w:jc w:val="center"/>
              <w:rPr>
                <w:ins w:id="353" w:author="Palacherla, Susmitha C" w:date="2021-05-27T16:06:00Z"/>
                <w:rFonts w:eastAsia="Calibri"/>
                <w:color w:val="000000"/>
              </w:rPr>
            </w:pPr>
            <w:ins w:id="354" w:author="Palacherla, Susmitha C" w:date="2021-05-27T16:06:00Z">
              <w:r w:rsidRPr="007F096C">
                <w:rPr>
                  <w:rFonts w:eastAsia="Calibri"/>
                  <w:color w:val="000000"/>
                </w:rPr>
                <w:t>7</w:t>
              </w:r>
            </w:ins>
          </w:p>
        </w:tc>
        <w:tc>
          <w:tcPr>
            <w:tcW w:w="3358" w:type="dxa"/>
            <w:shd w:val="clear" w:color="auto" w:fill="auto"/>
            <w:vAlign w:val="bottom"/>
          </w:tcPr>
          <w:p w14:paraId="6EE16623" w14:textId="77777777" w:rsidR="007C4E49" w:rsidRPr="007F096C" w:rsidRDefault="007C4E49" w:rsidP="008B3710">
            <w:pPr>
              <w:rPr>
                <w:ins w:id="355" w:author="Palacherla, Susmitha C" w:date="2021-05-27T16:06:00Z"/>
                <w:rFonts w:eastAsia="Calibri"/>
                <w:color w:val="000000"/>
              </w:rPr>
            </w:pPr>
            <w:ins w:id="356" w:author="Palacherla, Susmitha C" w:date="2021-05-27T16:06:00Z">
              <w:r w:rsidRPr="007F096C">
                <w:rPr>
                  <w:rFonts w:eastAsia="Calibri"/>
                  <w:color w:val="000000"/>
                </w:rPr>
                <w:t>Employee name</w:t>
              </w:r>
            </w:ins>
          </w:p>
        </w:tc>
        <w:tc>
          <w:tcPr>
            <w:tcW w:w="3609" w:type="dxa"/>
            <w:shd w:val="clear" w:color="auto" w:fill="auto"/>
          </w:tcPr>
          <w:p w14:paraId="58184BA4" w14:textId="77777777" w:rsidR="007C4E49" w:rsidRPr="007F096C" w:rsidRDefault="007C4E49" w:rsidP="008B3710">
            <w:pPr>
              <w:rPr>
                <w:ins w:id="357" w:author="Palacherla, Susmitha C" w:date="2021-05-27T16:06:00Z"/>
                <w:rFonts w:eastAsia="Calibri"/>
              </w:rPr>
            </w:pPr>
            <w:ins w:id="358" w:author="Palacherla, Susmitha C" w:date="2021-05-27T16:06:00Z">
              <w:r w:rsidRPr="007F096C">
                <w:rPr>
                  <w:rFonts w:eastAsia="Calibri"/>
                </w:rPr>
                <w:t>The last, first mi name of employee</w:t>
              </w:r>
            </w:ins>
          </w:p>
        </w:tc>
      </w:tr>
      <w:tr w:rsidR="007C4E49" w:rsidRPr="007F096C" w14:paraId="7588FBE4" w14:textId="77777777" w:rsidTr="008B3710">
        <w:trPr>
          <w:ins w:id="359" w:author="Palacherla, Susmitha C" w:date="2021-05-27T16:06:00Z"/>
        </w:trPr>
        <w:tc>
          <w:tcPr>
            <w:tcW w:w="1098" w:type="dxa"/>
          </w:tcPr>
          <w:p w14:paraId="196027FD" w14:textId="77777777" w:rsidR="007C4E49" w:rsidRPr="007F096C" w:rsidRDefault="007C4E49" w:rsidP="008B3710">
            <w:pPr>
              <w:jc w:val="center"/>
              <w:rPr>
                <w:ins w:id="360" w:author="Palacherla, Susmitha C" w:date="2021-05-27T16:06:00Z"/>
                <w:rFonts w:eastAsia="Calibri"/>
                <w:color w:val="000000"/>
              </w:rPr>
            </w:pPr>
            <w:ins w:id="361" w:author="Palacherla, Susmitha C" w:date="2021-05-27T16:06:00Z">
              <w:r w:rsidRPr="007F096C">
                <w:rPr>
                  <w:rFonts w:eastAsia="Calibri"/>
                  <w:color w:val="000000"/>
                </w:rPr>
                <w:t>8</w:t>
              </w:r>
            </w:ins>
          </w:p>
        </w:tc>
        <w:tc>
          <w:tcPr>
            <w:tcW w:w="3358" w:type="dxa"/>
            <w:shd w:val="clear" w:color="auto" w:fill="auto"/>
            <w:vAlign w:val="bottom"/>
          </w:tcPr>
          <w:p w14:paraId="18EAD487" w14:textId="77777777" w:rsidR="007C4E49" w:rsidRPr="007F096C" w:rsidRDefault="007C4E49" w:rsidP="008B3710">
            <w:pPr>
              <w:rPr>
                <w:ins w:id="362" w:author="Palacherla, Susmitha C" w:date="2021-05-27T16:06:00Z"/>
                <w:rFonts w:eastAsia="Calibri"/>
                <w:color w:val="000000"/>
              </w:rPr>
            </w:pPr>
            <w:ins w:id="363" w:author="Palacherla, Susmitha C" w:date="2021-05-27T16:06:00Z">
              <w:r w:rsidRPr="007F096C">
                <w:rPr>
                  <w:rFonts w:eastAsia="Calibri"/>
                  <w:color w:val="000000"/>
                </w:rPr>
                <w:t>City</w:t>
              </w:r>
            </w:ins>
          </w:p>
        </w:tc>
        <w:tc>
          <w:tcPr>
            <w:tcW w:w="3609" w:type="dxa"/>
            <w:shd w:val="clear" w:color="auto" w:fill="auto"/>
          </w:tcPr>
          <w:p w14:paraId="03E7FAB1" w14:textId="77777777" w:rsidR="007C4E49" w:rsidRPr="007F096C" w:rsidRDefault="007C4E49" w:rsidP="008B3710">
            <w:pPr>
              <w:rPr>
                <w:ins w:id="364" w:author="Palacherla, Susmitha C" w:date="2021-05-27T16:06:00Z"/>
                <w:rFonts w:eastAsia="Calibri"/>
              </w:rPr>
            </w:pPr>
            <w:ins w:id="365" w:author="Palacherla, Susmitha C" w:date="2021-05-27T16:06:00Z">
              <w:r w:rsidRPr="007F096C">
                <w:rPr>
                  <w:rFonts w:eastAsia="Calibri"/>
                </w:rPr>
                <w:t>Site of the employee</w:t>
              </w:r>
            </w:ins>
          </w:p>
        </w:tc>
      </w:tr>
      <w:tr w:rsidR="007C4E49" w:rsidRPr="007F096C" w14:paraId="1CAE76B8" w14:textId="77777777" w:rsidTr="008B3710">
        <w:trPr>
          <w:ins w:id="36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3343E62" w14:textId="77777777" w:rsidR="007C4E49" w:rsidRPr="007F096C" w:rsidRDefault="007C4E49" w:rsidP="008B3710">
            <w:pPr>
              <w:jc w:val="center"/>
              <w:rPr>
                <w:ins w:id="367" w:author="Palacherla, Susmitha C" w:date="2021-05-27T16:06:00Z"/>
                <w:rFonts w:eastAsia="Calibri"/>
                <w:color w:val="000000"/>
              </w:rPr>
            </w:pPr>
            <w:ins w:id="368" w:author="Palacherla, Susmitha C" w:date="2021-05-27T16:06:00Z">
              <w:r w:rsidRPr="007F096C">
                <w:rPr>
                  <w:rFonts w:eastAsia="Calibri"/>
                  <w:color w:val="000000"/>
                </w:rPr>
                <w:t>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4A0673" w14:textId="77777777" w:rsidR="007C4E49" w:rsidRPr="007F096C" w:rsidRDefault="007C4E49" w:rsidP="008B3710">
            <w:pPr>
              <w:rPr>
                <w:ins w:id="369" w:author="Palacherla, Susmitha C" w:date="2021-05-27T16:06:00Z"/>
                <w:rFonts w:eastAsia="Calibri"/>
                <w:color w:val="000000"/>
              </w:rPr>
            </w:pPr>
            <w:ins w:id="370" w:author="Palacherla, Susmitha C" w:date="2021-05-27T16:06:00Z">
              <w:r w:rsidRPr="007F096C">
                <w:rPr>
                  <w:rFonts w:eastAsia="Calibri"/>
                  <w:color w:val="000000"/>
                </w:rPr>
                <w:t>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E6433F" w14:textId="77777777" w:rsidR="007C4E49" w:rsidRPr="007F096C" w:rsidRDefault="007C4E49" w:rsidP="008B3710">
            <w:pPr>
              <w:rPr>
                <w:ins w:id="371" w:author="Palacherla, Susmitha C" w:date="2021-05-27T16:06:00Z"/>
                <w:rFonts w:eastAsia="Calibri"/>
              </w:rPr>
            </w:pPr>
            <w:ins w:id="372" w:author="Palacherla, Susmitha C" w:date="2021-05-27T16:06:00Z">
              <w:r w:rsidRPr="007F096C">
                <w:rPr>
                  <w:rFonts w:eastAsia="Calibri"/>
                </w:rPr>
                <w:t>Employee ID of the supervisor of the log recipient at time the log is submitted</w:t>
              </w:r>
            </w:ins>
          </w:p>
        </w:tc>
      </w:tr>
      <w:tr w:rsidR="007C4E49" w:rsidRPr="007F096C" w14:paraId="14D215C6" w14:textId="77777777" w:rsidTr="008B3710">
        <w:trPr>
          <w:ins w:id="37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C0D3879" w14:textId="77777777" w:rsidR="007C4E49" w:rsidRPr="007F096C" w:rsidRDefault="007C4E49" w:rsidP="008B3710">
            <w:pPr>
              <w:jc w:val="center"/>
              <w:rPr>
                <w:ins w:id="374" w:author="Palacherla, Susmitha C" w:date="2021-05-27T16:06:00Z"/>
                <w:rFonts w:eastAsia="Calibri"/>
                <w:color w:val="000000"/>
              </w:rPr>
            </w:pPr>
            <w:ins w:id="375" w:author="Palacherla, Susmitha C" w:date="2021-05-27T16:06:00Z">
              <w:r w:rsidRPr="007F096C">
                <w:rPr>
                  <w:rFonts w:eastAsia="Calibri"/>
                  <w:color w:val="000000"/>
                </w:rPr>
                <w:t>10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3C782C" w14:textId="77777777" w:rsidR="007C4E49" w:rsidRPr="007F096C" w:rsidRDefault="007C4E49" w:rsidP="008B3710">
            <w:pPr>
              <w:rPr>
                <w:ins w:id="376" w:author="Palacherla, Susmitha C" w:date="2021-05-27T16:06:00Z"/>
                <w:rFonts w:eastAsia="Calibri"/>
                <w:color w:val="000000"/>
              </w:rPr>
            </w:pPr>
            <w:ins w:id="377" w:author="Palacherla, Susmitha C" w:date="2021-05-27T16:06:00Z">
              <w:r w:rsidRPr="007F096C">
                <w:rPr>
                  <w:rFonts w:eastAsia="Calibri"/>
                  <w:color w:val="000000"/>
                </w:rPr>
                <w:t>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DB1C1A" w14:textId="77777777" w:rsidR="007C4E49" w:rsidRPr="007F096C" w:rsidRDefault="007C4E49" w:rsidP="008B3710">
            <w:pPr>
              <w:rPr>
                <w:ins w:id="378" w:author="Palacherla, Susmitha C" w:date="2021-05-27T16:06:00Z"/>
                <w:rFonts w:eastAsia="Calibri"/>
              </w:rPr>
            </w:pPr>
            <w:ins w:id="379" w:author="Palacherla, Susmitha C" w:date="2021-05-27T16:06:00Z">
              <w:r w:rsidRPr="007F096C">
                <w:rPr>
                  <w:rFonts w:eastAsia="Calibri"/>
                </w:rPr>
                <w:t>The last, first mi name of supervisor of employee</w:t>
              </w:r>
            </w:ins>
          </w:p>
        </w:tc>
      </w:tr>
      <w:tr w:rsidR="007C4E49" w:rsidRPr="007F096C" w14:paraId="2FD566EC" w14:textId="77777777" w:rsidTr="008B3710">
        <w:trPr>
          <w:ins w:id="38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A99F803" w14:textId="77777777" w:rsidR="007C4E49" w:rsidRPr="007F096C" w:rsidRDefault="007C4E49" w:rsidP="008B3710">
            <w:pPr>
              <w:jc w:val="center"/>
              <w:rPr>
                <w:ins w:id="381" w:author="Palacherla, Susmitha C" w:date="2021-05-27T16:06:00Z"/>
                <w:rFonts w:eastAsia="Calibri"/>
                <w:color w:val="000000"/>
              </w:rPr>
            </w:pPr>
            <w:ins w:id="382" w:author="Palacherla, Susmitha C" w:date="2021-05-27T16:06:00Z">
              <w:r w:rsidRPr="007F096C">
                <w:rPr>
                  <w:rFonts w:eastAsia="Calibri"/>
                  <w:color w:val="000000"/>
                </w:rPr>
                <w:t>11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C75F0" w14:textId="77777777" w:rsidR="007C4E49" w:rsidRPr="007F096C" w:rsidRDefault="007C4E49" w:rsidP="008B3710">
            <w:pPr>
              <w:rPr>
                <w:ins w:id="383" w:author="Palacherla, Susmitha C" w:date="2021-05-27T16:06:00Z"/>
                <w:rFonts w:eastAsia="Calibri"/>
                <w:color w:val="000000"/>
              </w:rPr>
            </w:pPr>
            <w:ins w:id="384" w:author="Palacherla, Susmitha C" w:date="2021-05-27T16:06:00Z">
              <w:r w:rsidRPr="007F096C">
                <w:rPr>
                  <w:rFonts w:eastAsia="Calibri"/>
                  <w:color w:val="000000"/>
                </w:rPr>
                <w:t>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D552C7" w14:textId="77777777" w:rsidR="007C4E49" w:rsidRPr="007F096C" w:rsidRDefault="007C4E49" w:rsidP="008B3710">
            <w:pPr>
              <w:rPr>
                <w:ins w:id="385" w:author="Palacherla, Susmitha C" w:date="2021-05-27T16:06:00Z"/>
                <w:rFonts w:eastAsia="Calibri"/>
              </w:rPr>
            </w:pPr>
            <w:ins w:id="386" w:author="Palacherla, Susmitha C" w:date="2021-05-27T16:06:00Z">
              <w:r w:rsidRPr="007F096C">
                <w:rPr>
                  <w:rFonts w:eastAsia="Calibri"/>
                </w:rPr>
                <w:t xml:space="preserve">Employee ID of the manager of the log recipient at time log is submitted </w:t>
              </w:r>
            </w:ins>
          </w:p>
        </w:tc>
      </w:tr>
      <w:tr w:rsidR="007C4E49" w:rsidRPr="007F096C" w14:paraId="53D6A68C" w14:textId="77777777" w:rsidTr="008B3710">
        <w:trPr>
          <w:ins w:id="38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8DA4247" w14:textId="77777777" w:rsidR="007C4E49" w:rsidRPr="007F096C" w:rsidRDefault="007C4E49" w:rsidP="008B3710">
            <w:pPr>
              <w:jc w:val="center"/>
              <w:rPr>
                <w:ins w:id="388" w:author="Palacherla, Susmitha C" w:date="2021-05-27T16:06:00Z"/>
                <w:rFonts w:eastAsia="Calibri"/>
                <w:color w:val="000000"/>
              </w:rPr>
            </w:pPr>
            <w:ins w:id="389" w:author="Palacherla, Susmitha C" w:date="2021-05-27T16:06:00Z">
              <w:r w:rsidRPr="007F096C">
                <w:rPr>
                  <w:rFonts w:eastAsia="Calibri"/>
                  <w:color w:val="000000"/>
                </w:rPr>
                <w:t>12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D6FC3" w14:textId="77777777" w:rsidR="007C4E49" w:rsidRPr="007F096C" w:rsidRDefault="007C4E49" w:rsidP="008B3710">
            <w:pPr>
              <w:rPr>
                <w:ins w:id="390" w:author="Palacherla, Susmitha C" w:date="2021-05-27T16:06:00Z"/>
                <w:rFonts w:eastAsia="Calibri"/>
                <w:color w:val="000000"/>
              </w:rPr>
            </w:pPr>
            <w:ins w:id="391" w:author="Palacherla, Susmitha C" w:date="2021-05-27T16:06:00Z">
              <w:r w:rsidRPr="007F096C">
                <w:rPr>
                  <w:rFonts w:eastAsia="Calibri"/>
                  <w:color w:val="000000"/>
                </w:rPr>
                <w:t>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225811A" w14:textId="77777777" w:rsidR="007C4E49" w:rsidRPr="007F096C" w:rsidRDefault="007C4E49" w:rsidP="008B3710">
            <w:pPr>
              <w:rPr>
                <w:ins w:id="392" w:author="Palacherla, Susmitha C" w:date="2021-05-27T16:06:00Z"/>
                <w:rFonts w:eastAsia="Calibri"/>
              </w:rPr>
            </w:pPr>
            <w:ins w:id="393" w:author="Palacherla, Susmitha C" w:date="2021-05-27T16:06:00Z">
              <w:r w:rsidRPr="007F096C">
                <w:rPr>
                  <w:rFonts w:eastAsia="Calibri"/>
                </w:rPr>
                <w:t>The last, first mi name of manager of employee</w:t>
              </w:r>
            </w:ins>
          </w:p>
        </w:tc>
      </w:tr>
      <w:tr w:rsidR="007C4E49" w:rsidRPr="007F096C" w14:paraId="7D244696" w14:textId="77777777" w:rsidTr="008B3710">
        <w:trPr>
          <w:ins w:id="39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CC03C79" w14:textId="77777777" w:rsidR="007C4E49" w:rsidRPr="007F096C" w:rsidRDefault="007C4E49" w:rsidP="008B3710">
            <w:pPr>
              <w:jc w:val="center"/>
              <w:rPr>
                <w:ins w:id="395" w:author="Palacherla, Susmitha C" w:date="2021-05-27T16:06:00Z"/>
                <w:rFonts w:eastAsia="Calibri"/>
                <w:color w:val="000000"/>
              </w:rPr>
            </w:pPr>
            <w:ins w:id="396" w:author="Palacherla, Susmitha C" w:date="2021-05-27T16:06:00Z">
              <w:r w:rsidRPr="007F096C">
                <w:rPr>
                  <w:rFonts w:eastAsia="Calibri"/>
                  <w:color w:val="000000"/>
                </w:rPr>
                <w:t>13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DCD237" w14:textId="77777777" w:rsidR="007C4E49" w:rsidRPr="007F096C" w:rsidRDefault="007C4E49" w:rsidP="008B3710">
            <w:pPr>
              <w:rPr>
                <w:ins w:id="397" w:author="Palacherla, Susmitha C" w:date="2021-05-27T16:06:00Z"/>
                <w:rFonts w:eastAsia="Calibri"/>
                <w:color w:val="000000"/>
              </w:rPr>
            </w:pPr>
            <w:ins w:id="398" w:author="Palacherla, Susmitha C" w:date="2021-05-27T16:06:00Z">
              <w:r w:rsidRPr="007F096C">
                <w:rPr>
                  <w:rFonts w:eastAsia="Calibri"/>
                  <w:color w:val="000000"/>
                </w:rPr>
                <w:t>Current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93CF5" w14:textId="77777777" w:rsidR="007C4E49" w:rsidRPr="007F096C" w:rsidRDefault="007C4E49" w:rsidP="008B3710">
            <w:pPr>
              <w:rPr>
                <w:ins w:id="399" w:author="Palacherla, Susmitha C" w:date="2021-05-27T16:06:00Z"/>
                <w:rFonts w:eastAsia="Calibri"/>
              </w:rPr>
            </w:pPr>
            <w:ins w:id="400" w:author="Palacherla, Susmitha C" w:date="2021-05-27T16:06:00Z">
              <w:r w:rsidRPr="007F096C">
                <w:rPr>
                  <w:rFonts w:eastAsia="Calibri"/>
                </w:rPr>
                <w:t>Employee ID of the supervisor of the log recipient at time the report is run</w:t>
              </w:r>
            </w:ins>
          </w:p>
        </w:tc>
      </w:tr>
      <w:tr w:rsidR="007C4E49" w:rsidRPr="007F096C" w14:paraId="710E7049" w14:textId="77777777" w:rsidTr="008B3710">
        <w:trPr>
          <w:ins w:id="40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73B4E28C" w14:textId="77777777" w:rsidR="007C4E49" w:rsidRPr="007F096C" w:rsidRDefault="007C4E49" w:rsidP="008B3710">
            <w:pPr>
              <w:jc w:val="center"/>
              <w:rPr>
                <w:ins w:id="402" w:author="Palacherla, Susmitha C" w:date="2021-05-27T16:06:00Z"/>
                <w:rFonts w:eastAsia="Calibri"/>
                <w:color w:val="000000"/>
              </w:rPr>
            </w:pPr>
            <w:ins w:id="403" w:author="Palacherla, Susmitha C" w:date="2021-05-27T16:06:00Z">
              <w:r w:rsidRPr="007F096C">
                <w:rPr>
                  <w:rFonts w:eastAsia="Calibri"/>
                  <w:color w:val="000000"/>
                </w:rPr>
                <w:t>14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641103" w14:textId="77777777" w:rsidR="007C4E49" w:rsidRPr="007F096C" w:rsidRDefault="007C4E49" w:rsidP="008B3710">
            <w:pPr>
              <w:rPr>
                <w:ins w:id="404" w:author="Palacherla, Susmitha C" w:date="2021-05-27T16:06:00Z"/>
                <w:rFonts w:eastAsia="Calibri"/>
                <w:color w:val="000000"/>
              </w:rPr>
            </w:pPr>
            <w:ins w:id="405" w:author="Palacherla, Susmitha C" w:date="2021-05-27T16:06:00Z">
              <w:r w:rsidRPr="007F096C">
                <w:rPr>
                  <w:rFonts w:eastAsia="Calibri"/>
                  <w:color w:val="000000"/>
                </w:rPr>
                <w:t>Current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2ED9F8C" w14:textId="77777777" w:rsidR="007C4E49" w:rsidRPr="007F096C" w:rsidRDefault="007C4E49" w:rsidP="008B3710">
            <w:pPr>
              <w:rPr>
                <w:ins w:id="406" w:author="Palacherla, Susmitha C" w:date="2021-05-27T16:06:00Z"/>
                <w:rFonts w:eastAsia="Calibri"/>
              </w:rPr>
            </w:pPr>
            <w:ins w:id="407" w:author="Palacherla, Susmitha C" w:date="2021-05-27T16:06:00Z">
              <w:r w:rsidRPr="007F096C">
                <w:rPr>
                  <w:rFonts w:eastAsia="Calibri"/>
                </w:rPr>
                <w:t>The last, first mi name of supervisor of employee</w:t>
              </w:r>
            </w:ins>
          </w:p>
        </w:tc>
      </w:tr>
      <w:tr w:rsidR="007C4E49" w:rsidRPr="007F096C" w14:paraId="72640F37" w14:textId="77777777" w:rsidTr="008B3710">
        <w:trPr>
          <w:ins w:id="40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1F683BA" w14:textId="77777777" w:rsidR="007C4E49" w:rsidRPr="007F096C" w:rsidRDefault="007C4E49" w:rsidP="008B3710">
            <w:pPr>
              <w:jc w:val="center"/>
              <w:rPr>
                <w:ins w:id="409" w:author="Palacherla, Susmitha C" w:date="2021-05-27T16:06:00Z"/>
                <w:rFonts w:eastAsia="Calibri"/>
                <w:color w:val="000000"/>
              </w:rPr>
            </w:pPr>
            <w:ins w:id="410" w:author="Palacherla, Susmitha C" w:date="2021-05-27T16:06:00Z">
              <w:r w:rsidRPr="007F096C">
                <w:rPr>
                  <w:rFonts w:eastAsia="Calibri"/>
                  <w:color w:val="000000"/>
                </w:rPr>
                <w:t>15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285401" w14:textId="77777777" w:rsidR="007C4E49" w:rsidRPr="007F096C" w:rsidRDefault="007C4E49" w:rsidP="008B3710">
            <w:pPr>
              <w:rPr>
                <w:ins w:id="411" w:author="Palacherla, Susmitha C" w:date="2021-05-27T16:06:00Z"/>
                <w:rFonts w:eastAsia="Calibri"/>
                <w:color w:val="000000"/>
              </w:rPr>
            </w:pPr>
            <w:ins w:id="412" w:author="Palacherla, Susmitha C" w:date="2021-05-27T16:06:00Z">
              <w:r w:rsidRPr="007F096C">
                <w:rPr>
                  <w:rFonts w:eastAsia="Calibri"/>
                  <w:color w:val="000000"/>
                </w:rPr>
                <w:t>Current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2B979C" w14:textId="77777777" w:rsidR="007C4E49" w:rsidRPr="007F096C" w:rsidRDefault="007C4E49" w:rsidP="008B3710">
            <w:pPr>
              <w:rPr>
                <w:ins w:id="413" w:author="Palacherla, Susmitha C" w:date="2021-05-27T16:06:00Z"/>
                <w:rFonts w:eastAsia="Calibri"/>
              </w:rPr>
            </w:pPr>
            <w:ins w:id="414" w:author="Palacherla, Susmitha C" w:date="2021-05-27T16:06:00Z">
              <w:r w:rsidRPr="007F096C">
                <w:rPr>
                  <w:rFonts w:eastAsia="Calibri"/>
                </w:rPr>
                <w:t xml:space="preserve">Employee ID of the manager of the log recipient at time the report is </w:t>
              </w:r>
            </w:ins>
          </w:p>
        </w:tc>
      </w:tr>
      <w:tr w:rsidR="007C4E49" w:rsidRPr="007F096C" w14:paraId="3257BC95" w14:textId="77777777" w:rsidTr="008B3710">
        <w:trPr>
          <w:ins w:id="415"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3A89F21" w14:textId="77777777" w:rsidR="007C4E49" w:rsidRPr="007F096C" w:rsidRDefault="007C4E49" w:rsidP="008B3710">
            <w:pPr>
              <w:jc w:val="center"/>
              <w:rPr>
                <w:ins w:id="416" w:author="Palacherla, Susmitha C" w:date="2021-05-27T16:06:00Z"/>
                <w:rFonts w:eastAsia="Calibri"/>
                <w:color w:val="000000"/>
              </w:rPr>
            </w:pPr>
            <w:ins w:id="417" w:author="Palacherla, Susmitha C" w:date="2021-05-27T16:06:00Z">
              <w:r w:rsidRPr="007F096C">
                <w:rPr>
                  <w:rFonts w:eastAsia="Calibri"/>
                  <w:color w:val="000000"/>
                </w:rPr>
                <w:t>16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ED690F" w14:textId="77777777" w:rsidR="007C4E49" w:rsidRPr="007F096C" w:rsidRDefault="007C4E49" w:rsidP="008B3710">
            <w:pPr>
              <w:rPr>
                <w:ins w:id="418" w:author="Palacherla, Susmitha C" w:date="2021-05-27T16:06:00Z"/>
                <w:rFonts w:eastAsia="Calibri"/>
                <w:color w:val="000000"/>
              </w:rPr>
            </w:pPr>
            <w:ins w:id="419" w:author="Palacherla, Susmitha C" w:date="2021-05-27T16:06:00Z">
              <w:r w:rsidRPr="007F096C">
                <w:rPr>
                  <w:rFonts w:eastAsia="Calibri"/>
                  <w:color w:val="000000"/>
                </w:rPr>
                <w:t>Current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E46DDF" w14:textId="77777777" w:rsidR="007C4E49" w:rsidRPr="007F096C" w:rsidRDefault="007C4E49" w:rsidP="008B3710">
            <w:pPr>
              <w:rPr>
                <w:ins w:id="420" w:author="Palacherla, Susmitha C" w:date="2021-05-27T16:06:00Z"/>
                <w:rFonts w:eastAsia="Calibri"/>
              </w:rPr>
            </w:pPr>
            <w:ins w:id="421" w:author="Palacherla, Susmitha C" w:date="2021-05-27T16:06:00Z">
              <w:r w:rsidRPr="007F096C">
                <w:rPr>
                  <w:rFonts w:eastAsia="Calibri"/>
                </w:rPr>
                <w:t>The last, first mi name of manager of employee</w:t>
              </w:r>
            </w:ins>
          </w:p>
        </w:tc>
      </w:tr>
      <w:tr w:rsidR="007C4E49" w:rsidRPr="007F096C" w14:paraId="2DA07BB6" w14:textId="77777777" w:rsidTr="008B3710">
        <w:trPr>
          <w:ins w:id="422"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AEA7F49" w14:textId="77777777" w:rsidR="007C4E49" w:rsidRPr="007F096C" w:rsidRDefault="007C4E49" w:rsidP="008B3710">
            <w:pPr>
              <w:jc w:val="center"/>
              <w:rPr>
                <w:ins w:id="423" w:author="Palacherla, Susmitha C" w:date="2021-05-27T16:06:00Z"/>
                <w:rFonts w:eastAsia="Calibri"/>
                <w:color w:val="000000"/>
              </w:rPr>
            </w:pPr>
            <w:ins w:id="424" w:author="Palacherla, Susmitha C" w:date="2021-05-27T16:06:00Z">
              <w:r w:rsidRPr="007F096C">
                <w:rPr>
                  <w:rFonts w:eastAsia="Calibri"/>
                  <w:color w:val="000000"/>
                </w:rPr>
                <w:lastRenderedPageBreak/>
                <w:t>17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220795" w14:textId="77777777" w:rsidR="007C4E49" w:rsidRPr="007F096C" w:rsidRDefault="007C4E49" w:rsidP="008B3710">
            <w:pPr>
              <w:rPr>
                <w:ins w:id="425" w:author="Palacherla, Susmitha C" w:date="2021-05-27T16:06:00Z"/>
                <w:rFonts w:eastAsia="Calibri"/>
                <w:color w:val="000000"/>
              </w:rPr>
            </w:pPr>
            <w:ins w:id="426" w:author="Palacherla, Susmitha C" w:date="2021-05-27T16:06:00Z">
              <w:r w:rsidRPr="007F096C">
                <w:rPr>
                  <w:rFonts w:eastAsia="Calibri"/>
                  <w:color w:val="000000"/>
                </w:rPr>
                <w:t>Review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89C6E7" w14:textId="77777777" w:rsidR="007C4E49" w:rsidRPr="007F096C" w:rsidRDefault="007C4E49" w:rsidP="008B3710">
            <w:pPr>
              <w:rPr>
                <w:ins w:id="427" w:author="Palacherla, Susmitha C" w:date="2021-05-27T16:06:00Z"/>
                <w:rFonts w:eastAsia="Calibri"/>
              </w:rPr>
            </w:pPr>
            <w:ins w:id="428" w:author="Palacherla, Susmitha C" w:date="2021-05-27T16:06:00Z">
              <w:r w:rsidRPr="007F096C">
                <w:rPr>
                  <w:rFonts w:eastAsia="Calibri"/>
                </w:rPr>
                <w:t xml:space="preserve">Employee ID of the supervisor who reviewed/coached the log recipient </w:t>
              </w:r>
            </w:ins>
          </w:p>
        </w:tc>
      </w:tr>
      <w:tr w:rsidR="007C4E49" w:rsidRPr="007F096C" w14:paraId="488EFAB2" w14:textId="77777777" w:rsidTr="008B3710">
        <w:trPr>
          <w:ins w:id="42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0B6CF43" w14:textId="77777777" w:rsidR="007C4E49" w:rsidRPr="007F096C" w:rsidRDefault="007C4E49" w:rsidP="008B3710">
            <w:pPr>
              <w:jc w:val="center"/>
              <w:rPr>
                <w:ins w:id="430" w:author="Palacherla, Susmitha C" w:date="2021-05-27T16:06:00Z"/>
                <w:rFonts w:eastAsia="Calibri"/>
                <w:color w:val="000000"/>
              </w:rPr>
            </w:pPr>
            <w:ins w:id="431" w:author="Palacherla, Susmitha C" w:date="2021-05-27T16:06:00Z">
              <w:r w:rsidRPr="007F096C">
                <w:rPr>
                  <w:rFonts w:eastAsia="Calibri"/>
                  <w:color w:val="000000"/>
                </w:rPr>
                <w:t>18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39DE2A" w14:textId="77777777" w:rsidR="007C4E49" w:rsidRPr="007F096C" w:rsidRDefault="007C4E49" w:rsidP="008B3710">
            <w:pPr>
              <w:rPr>
                <w:ins w:id="432" w:author="Palacherla, Susmitha C" w:date="2021-05-27T16:06:00Z"/>
                <w:rFonts w:eastAsia="Calibri"/>
                <w:color w:val="000000"/>
              </w:rPr>
            </w:pPr>
            <w:ins w:id="433" w:author="Palacherla, Susmitha C" w:date="2021-05-27T16:06:00Z">
              <w:r w:rsidRPr="007F096C">
                <w:rPr>
                  <w:rFonts w:eastAsia="Calibri"/>
                  <w:color w:val="000000"/>
                </w:rPr>
                <w:t>Review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0C93CD" w14:textId="77777777" w:rsidR="007C4E49" w:rsidRPr="007F096C" w:rsidRDefault="007C4E49" w:rsidP="008B3710">
            <w:pPr>
              <w:rPr>
                <w:ins w:id="434" w:author="Palacherla, Susmitha C" w:date="2021-05-27T16:06:00Z"/>
                <w:rFonts w:eastAsia="Calibri"/>
              </w:rPr>
            </w:pPr>
            <w:ins w:id="435" w:author="Palacherla, Susmitha C" w:date="2021-05-27T16:06:00Z">
              <w:r w:rsidRPr="007F096C">
                <w:rPr>
                  <w:rFonts w:eastAsia="Calibri"/>
                </w:rPr>
                <w:t>The last, first mi name of supervisor of employee</w:t>
              </w:r>
            </w:ins>
          </w:p>
        </w:tc>
      </w:tr>
      <w:tr w:rsidR="007C4E49" w:rsidRPr="007F096C" w14:paraId="7A727AE4" w14:textId="77777777" w:rsidTr="008B3710">
        <w:trPr>
          <w:ins w:id="43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30345D3A" w14:textId="77777777" w:rsidR="007C4E49" w:rsidRPr="007F096C" w:rsidRDefault="007C4E49" w:rsidP="008B3710">
            <w:pPr>
              <w:jc w:val="center"/>
              <w:rPr>
                <w:ins w:id="437" w:author="Palacherla, Susmitha C" w:date="2021-05-27T16:06:00Z"/>
                <w:rFonts w:eastAsia="Calibri"/>
                <w:color w:val="000000"/>
              </w:rPr>
            </w:pPr>
            <w:ins w:id="438" w:author="Palacherla, Susmitha C" w:date="2021-05-27T16:06:00Z">
              <w:r w:rsidRPr="007F096C">
                <w:rPr>
                  <w:rFonts w:eastAsia="Calibri"/>
                  <w:color w:val="000000"/>
                </w:rPr>
                <w:t>19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E93663" w14:textId="77777777" w:rsidR="007C4E49" w:rsidRPr="007F096C" w:rsidRDefault="007C4E49" w:rsidP="008B3710">
            <w:pPr>
              <w:rPr>
                <w:ins w:id="439" w:author="Palacherla, Susmitha C" w:date="2021-05-27T16:06:00Z"/>
                <w:rFonts w:eastAsia="Calibri"/>
                <w:color w:val="000000"/>
              </w:rPr>
            </w:pPr>
            <w:ins w:id="440" w:author="Palacherla, Susmitha C" w:date="2021-05-27T16:06:00Z">
              <w:r w:rsidRPr="007F096C">
                <w:rPr>
                  <w:rFonts w:eastAsia="Calibri"/>
                  <w:color w:val="000000"/>
                </w:rPr>
                <w:t>Review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D85646" w14:textId="77777777" w:rsidR="007C4E49" w:rsidRPr="007F096C" w:rsidRDefault="007C4E49" w:rsidP="008B3710">
            <w:pPr>
              <w:rPr>
                <w:ins w:id="441" w:author="Palacherla, Susmitha C" w:date="2021-05-27T16:06:00Z"/>
                <w:rFonts w:eastAsia="Calibri"/>
              </w:rPr>
            </w:pPr>
            <w:ins w:id="442" w:author="Palacherla, Susmitha C" w:date="2021-05-27T16:06:00Z">
              <w:r w:rsidRPr="007F096C">
                <w:rPr>
                  <w:rFonts w:eastAsia="Calibri"/>
                </w:rPr>
                <w:t xml:space="preserve">Employee ID of the manager who reviewed the log </w:t>
              </w:r>
            </w:ins>
          </w:p>
        </w:tc>
      </w:tr>
      <w:tr w:rsidR="007C4E49" w:rsidRPr="007F096C" w14:paraId="3473A0ED" w14:textId="77777777" w:rsidTr="008B3710">
        <w:trPr>
          <w:ins w:id="44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4E17744" w14:textId="77777777" w:rsidR="007C4E49" w:rsidRPr="007F096C" w:rsidRDefault="007C4E49" w:rsidP="008B3710">
            <w:pPr>
              <w:jc w:val="center"/>
              <w:rPr>
                <w:ins w:id="444" w:author="Palacherla, Susmitha C" w:date="2021-05-27T16:06:00Z"/>
                <w:rFonts w:eastAsia="Calibri"/>
                <w:color w:val="000000"/>
              </w:rPr>
            </w:pPr>
            <w:ins w:id="445" w:author="Palacherla, Susmitha C" w:date="2021-05-27T16:06:00Z">
              <w:r w:rsidRPr="007F096C">
                <w:rPr>
                  <w:rFonts w:eastAsia="Calibri"/>
                  <w:color w:val="000000"/>
                </w:rPr>
                <w:t>20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A917B0" w14:textId="77777777" w:rsidR="007C4E49" w:rsidRPr="007F096C" w:rsidRDefault="007C4E49" w:rsidP="008B3710">
            <w:pPr>
              <w:rPr>
                <w:ins w:id="446" w:author="Palacherla, Susmitha C" w:date="2021-05-27T16:06:00Z"/>
                <w:rFonts w:eastAsia="Calibri"/>
                <w:color w:val="000000"/>
              </w:rPr>
            </w:pPr>
            <w:ins w:id="447" w:author="Palacherla, Susmitha C" w:date="2021-05-27T16:06:00Z">
              <w:r w:rsidRPr="007F096C">
                <w:rPr>
                  <w:rFonts w:eastAsia="Calibri"/>
                  <w:color w:val="000000"/>
                </w:rPr>
                <w:t>Review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FE8650" w14:textId="77777777" w:rsidR="007C4E49" w:rsidRPr="007F096C" w:rsidRDefault="007C4E49" w:rsidP="008B3710">
            <w:pPr>
              <w:rPr>
                <w:ins w:id="448" w:author="Palacherla, Susmitha C" w:date="2021-05-27T16:06:00Z"/>
                <w:rFonts w:eastAsia="Calibri"/>
              </w:rPr>
            </w:pPr>
            <w:ins w:id="449" w:author="Palacherla, Susmitha C" w:date="2021-05-27T16:06:00Z">
              <w:r w:rsidRPr="007F096C">
                <w:rPr>
                  <w:rFonts w:eastAsia="Calibri"/>
                </w:rPr>
                <w:t>The last, first mi name of manager of employee</w:t>
              </w:r>
            </w:ins>
          </w:p>
        </w:tc>
      </w:tr>
      <w:tr w:rsidR="007C4E49" w:rsidRPr="007F096C" w14:paraId="57C3B47E" w14:textId="77777777" w:rsidTr="008B3710">
        <w:trPr>
          <w:ins w:id="45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2F1734C" w14:textId="77777777" w:rsidR="007C4E49" w:rsidRPr="007F096C" w:rsidRDefault="007C4E49" w:rsidP="008B3710">
            <w:pPr>
              <w:jc w:val="center"/>
              <w:rPr>
                <w:ins w:id="451" w:author="Palacherla, Susmitha C" w:date="2021-05-27T16:06:00Z"/>
                <w:rFonts w:eastAsia="Calibri"/>
                <w:color w:val="000000"/>
              </w:rPr>
            </w:pPr>
            <w:ins w:id="452" w:author="Palacherla, Susmitha C" w:date="2021-05-27T16:06:00Z">
              <w:r w:rsidRPr="007F096C">
                <w:rPr>
                  <w:rFonts w:eastAsia="Calibri"/>
                  <w:color w:val="000000"/>
                </w:rPr>
                <w:t>21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E1043A" w14:textId="77777777" w:rsidR="007C4E49" w:rsidRPr="007F096C" w:rsidRDefault="007C4E49" w:rsidP="008B3710">
            <w:pPr>
              <w:rPr>
                <w:ins w:id="453" w:author="Palacherla, Susmitha C" w:date="2021-05-27T16:06:00Z"/>
                <w:rFonts w:eastAsia="Calibri"/>
                <w:color w:val="000000"/>
              </w:rPr>
            </w:pPr>
            <w:ins w:id="454" w:author="Palacherla, Susmitha C" w:date="2021-05-27T16:06:00Z">
              <w:r w:rsidRPr="007F096C">
                <w:rPr>
                  <w:rFonts w:eastAsia="Calibri"/>
                  <w:color w:val="000000"/>
                </w:rPr>
                <w:t>Description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6BE1D6" w14:textId="77777777" w:rsidR="007C4E49" w:rsidRPr="007F096C" w:rsidRDefault="007C4E49" w:rsidP="008B3710">
            <w:pPr>
              <w:rPr>
                <w:ins w:id="455" w:author="Palacherla, Susmitha C" w:date="2021-05-27T16:06:00Z"/>
                <w:rFonts w:eastAsia="Calibri"/>
              </w:rPr>
            </w:pPr>
            <w:ins w:id="456" w:author="Palacherla, Susmitha C" w:date="2021-05-27T16:06:00Z">
              <w:r w:rsidRPr="007F096C">
                <w:rPr>
                  <w:rFonts w:eastAsia="Calibri"/>
                </w:rPr>
                <w:t>Description or behavior subject to coaching</w:t>
              </w:r>
            </w:ins>
          </w:p>
        </w:tc>
      </w:tr>
      <w:tr w:rsidR="007C4E49" w:rsidRPr="007F096C" w14:paraId="72EAA703" w14:textId="77777777" w:rsidTr="008B3710">
        <w:trPr>
          <w:ins w:id="45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9F0393E" w14:textId="77777777" w:rsidR="007C4E49" w:rsidRPr="007F096C" w:rsidRDefault="007C4E49" w:rsidP="008B3710">
            <w:pPr>
              <w:jc w:val="center"/>
              <w:rPr>
                <w:ins w:id="458" w:author="Palacherla, Susmitha C" w:date="2021-05-27T16:06:00Z"/>
                <w:rFonts w:eastAsia="Calibri"/>
                <w:color w:val="000000"/>
              </w:rPr>
            </w:pPr>
            <w:ins w:id="459" w:author="Palacherla, Susmitha C" w:date="2021-05-27T16:06:00Z">
              <w:r w:rsidRPr="007F096C">
                <w:rPr>
                  <w:rFonts w:eastAsia="Calibri"/>
                  <w:color w:val="000000"/>
                </w:rPr>
                <w:t>22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D0AF7A" w14:textId="77777777" w:rsidR="007C4E49" w:rsidRPr="007F096C" w:rsidRDefault="007C4E49" w:rsidP="008B3710">
            <w:pPr>
              <w:rPr>
                <w:ins w:id="460" w:author="Palacherla, Susmitha C" w:date="2021-05-27T16:06:00Z"/>
                <w:rFonts w:eastAsia="Calibri"/>
                <w:color w:val="000000"/>
              </w:rPr>
            </w:pPr>
            <w:ins w:id="461" w:author="Palacherla, Susmitha C" w:date="2021-05-27T16:06:00Z">
              <w:r w:rsidRPr="007F096C">
                <w:rPr>
                  <w:rFonts w:eastAsia="Calibri"/>
                  <w:color w:val="000000"/>
                </w:rPr>
                <w:t>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E8BEC0" w14:textId="77777777" w:rsidR="007C4E49" w:rsidRPr="007F096C" w:rsidRDefault="007C4E49" w:rsidP="008B3710">
            <w:pPr>
              <w:rPr>
                <w:ins w:id="462" w:author="Palacherla, Susmitha C" w:date="2021-05-27T16:06:00Z"/>
                <w:rFonts w:eastAsia="Calibri"/>
              </w:rPr>
            </w:pPr>
            <w:ins w:id="463" w:author="Palacherla, Susmitha C" w:date="2021-05-27T16:06:00Z">
              <w:r w:rsidRPr="007F096C">
                <w:rPr>
                  <w:rFonts w:eastAsia="Calibri"/>
                </w:rPr>
                <w:t>Coaching notes for log</w:t>
              </w:r>
            </w:ins>
          </w:p>
        </w:tc>
      </w:tr>
      <w:tr w:rsidR="007C4E49" w:rsidRPr="007F096C" w14:paraId="6D1BA5E0" w14:textId="77777777" w:rsidTr="008B3710">
        <w:trPr>
          <w:ins w:id="46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F160112" w14:textId="77777777" w:rsidR="007C4E49" w:rsidRPr="007F096C" w:rsidRDefault="007C4E49" w:rsidP="008B3710">
            <w:pPr>
              <w:jc w:val="center"/>
              <w:rPr>
                <w:ins w:id="465" w:author="Palacherla, Susmitha C" w:date="2021-05-27T16:06:00Z"/>
                <w:rFonts w:eastAsia="Calibri"/>
                <w:color w:val="000000"/>
              </w:rPr>
            </w:pPr>
            <w:ins w:id="466" w:author="Palacherla, Susmitha C" w:date="2021-05-27T16:06:00Z">
              <w:r w:rsidRPr="007F096C">
                <w:rPr>
                  <w:rFonts w:eastAsia="Calibri"/>
                  <w:color w:val="000000"/>
                </w:rPr>
                <w:t>23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33E76D" w14:textId="77777777" w:rsidR="007C4E49" w:rsidRPr="007F096C" w:rsidRDefault="007C4E49" w:rsidP="008B3710">
            <w:pPr>
              <w:rPr>
                <w:ins w:id="467" w:author="Palacherla, Susmitha C" w:date="2021-05-27T16:06:00Z"/>
                <w:rFonts w:eastAsia="Calibri"/>
                <w:color w:val="000000"/>
              </w:rPr>
            </w:pPr>
            <w:ins w:id="468" w:author="Palacherla, Susmitha C" w:date="2021-05-27T16:06:00Z">
              <w:r w:rsidRPr="007F096C">
                <w:rPr>
                  <w:rFonts w:eastAsia="Calibri"/>
                  <w:color w:val="000000"/>
                </w:rPr>
                <w:t>Event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424346" w14:textId="77777777" w:rsidR="007C4E49" w:rsidRPr="007F096C" w:rsidRDefault="007C4E49" w:rsidP="008B3710">
            <w:pPr>
              <w:rPr>
                <w:ins w:id="469" w:author="Palacherla, Susmitha C" w:date="2021-05-27T16:06:00Z"/>
                <w:rFonts w:eastAsia="Calibri"/>
              </w:rPr>
            </w:pPr>
            <w:ins w:id="470" w:author="Palacherla, Susmitha C" w:date="2021-05-27T16:06:00Z">
              <w:r w:rsidRPr="007F096C">
                <w:rPr>
                  <w:rFonts w:eastAsia="Calibri"/>
                </w:rPr>
                <w:t>Date of event associated with log</w:t>
              </w:r>
            </w:ins>
          </w:p>
        </w:tc>
      </w:tr>
      <w:tr w:rsidR="007C4E49" w:rsidRPr="007F096C" w14:paraId="3059F27C" w14:textId="77777777" w:rsidTr="008B3710">
        <w:trPr>
          <w:ins w:id="47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8B76D39" w14:textId="77777777" w:rsidR="007C4E49" w:rsidRPr="007F096C" w:rsidRDefault="007C4E49" w:rsidP="008B3710">
            <w:pPr>
              <w:jc w:val="center"/>
              <w:rPr>
                <w:ins w:id="472" w:author="Palacherla, Susmitha C" w:date="2021-05-27T16:06:00Z"/>
                <w:rFonts w:eastAsia="Calibri"/>
                <w:color w:val="000000"/>
              </w:rPr>
            </w:pPr>
            <w:ins w:id="473" w:author="Palacherla, Susmitha C" w:date="2021-05-27T16:06:00Z">
              <w:r w:rsidRPr="007F096C">
                <w:rPr>
                  <w:rFonts w:eastAsia="Calibri"/>
                  <w:color w:val="000000"/>
                </w:rPr>
                <w:t>24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E5FE73" w14:textId="77777777" w:rsidR="007C4E49" w:rsidRPr="007F096C" w:rsidRDefault="007C4E49" w:rsidP="008B3710">
            <w:pPr>
              <w:rPr>
                <w:ins w:id="474" w:author="Palacherla, Susmitha C" w:date="2021-05-27T16:06:00Z"/>
                <w:rFonts w:eastAsia="Calibri"/>
                <w:color w:val="000000"/>
              </w:rPr>
            </w:pPr>
            <w:ins w:id="475" w:author="Palacherla, Susmitha C" w:date="2021-05-27T16:06:00Z">
              <w:r w:rsidRPr="007F096C">
                <w:rPr>
                  <w:rFonts w:eastAsia="Calibri"/>
                  <w:color w:val="000000"/>
                </w:rPr>
                <w:t>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5F33FC" w14:textId="77777777" w:rsidR="007C4E49" w:rsidRPr="007F096C" w:rsidRDefault="007C4E49" w:rsidP="008B3710">
            <w:pPr>
              <w:rPr>
                <w:ins w:id="476" w:author="Palacherla, Susmitha C" w:date="2021-05-27T16:06:00Z"/>
                <w:rFonts w:eastAsia="Calibri"/>
              </w:rPr>
            </w:pPr>
            <w:ins w:id="477" w:author="Palacherla, Susmitha C" w:date="2021-05-27T16:06:00Z">
              <w:r w:rsidRPr="007F096C">
                <w:rPr>
                  <w:rFonts w:eastAsia="Calibri"/>
                </w:rPr>
                <w:t>Date of coaching associated with log</w:t>
              </w:r>
            </w:ins>
          </w:p>
        </w:tc>
      </w:tr>
      <w:tr w:rsidR="007C4E49" w:rsidRPr="007F096C" w14:paraId="25FF8CC6" w14:textId="77777777" w:rsidTr="008B3710">
        <w:trPr>
          <w:ins w:id="47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5B851C6" w14:textId="77777777" w:rsidR="007C4E49" w:rsidRPr="007F096C" w:rsidRDefault="007C4E49" w:rsidP="008B3710">
            <w:pPr>
              <w:jc w:val="center"/>
              <w:rPr>
                <w:ins w:id="479" w:author="Palacherla, Susmitha C" w:date="2021-05-27T16:06:00Z"/>
                <w:rFonts w:eastAsia="Calibri"/>
                <w:color w:val="000000"/>
              </w:rPr>
            </w:pPr>
            <w:ins w:id="480" w:author="Palacherla, Susmitha C" w:date="2021-05-27T16:06:00Z">
              <w:r w:rsidRPr="007F096C">
                <w:rPr>
                  <w:rFonts w:eastAsia="Calibri"/>
                  <w:color w:val="000000"/>
                </w:rPr>
                <w:t>25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25BA6D" w14:textId="77777777" w:rsidR="007C4E49" w:rsidRPr="007F096C" w:rsidRDefault="007C4E49" w:rsidP="008B3710">
            <w:pPr>
              <w:rPr>
                <w:ins w:id="481" w:author="Palacherla, Susmitha C" w:date="2021-05-27T16:06:00Z"/>
                <w:rFonts w:eastAsia="Calibri"/>
                <w:color w:val="000000"/>
              </w:rPr>
            </w:pPr>
            <w:ins w:id="482" w:author="Palacherla, Susmitha C" w:date="2021-05-27T16:06:00Z">
              <w:r w:rsidRPr="007F096C">
                <w:rPr>
                  <w:rFonts w:eastAsia="Calibri"/>
                  <w:color w:val="000000"/>
                </w:rPr>
                <w:t>Submitted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6DA27E" w14:textId="77777777" w:rsidR="007C4E49" w:rsidRPr="007F096C" w:rsidRDefault="007C4E49" w:rsidP="008B3710">
            <w:pPr>
              <w:rPr>
                <w:ins w:id="483" w:author="Palacherla, Susmitha C" w:date="2021-05-27T16:06:00Z"/>
                <w:rFonts w:eastAsia="Calibri"/>
              </w:rPr>
            </w:pPr>
            <w:ins w:id="484" w:author="Palacherla, Susmitha C" w:date="2021-05-27T16:06:00Z">
              <w:r w:rsidRPr="007F096C">
                <w:rPr>
                  <w:rFonts w:eastAsia="Calibri"/>
                </w:rPr>
                <w:t>Date the log was submitted</w:t>
              </w:r>
            </w:ins>
          </w:p>
        </w:tc>
      </w:tr>
      <w:tr w:rsidR="007C4E49" w:rsidRPr="007F096C" w14:paraId="272C5955" w14:textId="77777777" w:rsidTr="008B3710">
        <w:trPr>
          <w:ins w:id="485" w:author="Palacherla, Susmitha C" w:date="2021-05-27T16:06:00Z"/>
        </w:trPr>
        <w:tc>
          <w:tcPr>
            <w:tcW w:w="1098" w:type="dxa"/>
          </w:tcPr>
          <w:p w14:paraId="57C848F7" w14:textId="77777777" w:rsidR="007C4E49" w:rsidRPr="007F096C" w:rsidRDefault="007C4E49" w:rsidP="008B3710">
            <w:pPr>
              <w:jc w:val="center"/>
              <w:rPr>
                <w:ins w:id="486" w:author="Palacherla, Susmitha C" w:date="2021-05-27T16:06:00Z"/>
                <w:rFonts w:eastAsia="Calibri"/>
                <w:color w:val="000000"/>
              </w:rPr>
            </w:pPr>
            <w:ins w:id="487" w:author="Palacherla, Susmitha C" w:date="2021-05-27T16:06:00Z">
              <w:r w:rsidRPr="007F096C">
                <w:rPr>
                  <w:rFonts w:eastAsia="Calibri"/>
                  <w:color w:val="000000"/>
                </w:rPr>
                <w:t>26</w:t>
              </w:r>
            </w:ins>
          </w:p>
        </w:tc>
        <w:tc>
          <w:tcPr>
            <w:tcW w:w="3358" w:type="dxa"/>
            <w:shd w:val="clear" w:color="auto" w:fill="auto"/>
            <w:vAlign w:val="bottom"/>
          </w:tcPr>
          <w:p w14:paraId="39A41F0C" w14:textId="77777777" w:rsidR="007C4E49" w:rsidRPr="007F096C" w:rsidRDefault="007C4E49" w:rsidP="008B3710">
            <w:pPr>
              <w:rPr>
                <w:ins w:id="488" w:author="Palacherla, Susmitha C" w:date="2021-05-27T16:06:00Z"/>
                <w:rFonts w:eastAsia="Calibri"/>
                <w:color w:val="000000"/>
              </w:rPr>
            </w:pPr>
            <w:ins w:id="489" w:author="Palacherla, Susmitha C" w:date="2021-05-27T16:06:00Z">
              <w:r w:rsidRPr="007F096C">
                <w:rPr>
                  <w:rFonts w:eastAsia="Calibri"/>
                  <w:color w:val="000000"/>
                </w:rPr>
                <w:t>Coaching source</w:t>
              </w:r>
            </w:ins>
          </w:p>
        </w:tc>
        <w:tc>
          <w:tcPr>
            <w:tcW w:w="3609" w:type="dxa"/>
            <w:shd w:val="clear" w:color="auto" w:fill="auto"/>
          </w:tcPr>
          <w:p w14:paraId="6847D7BD" w14:textId="77777777" w:rsidR="007C4E49" w:rsidRPr="007F096C" w:rsidRDefault="007C4E49" w:rsidP="008B3710">
            <w:pPr>
              <w:rPr>
                <w:ins w:id="490" w:author="Palacherla, Susmitha C" w:date="2021-05-27T16:06:00Z"/>
                <w:rFonts w:eastAsia="Calibri"/>
              </w:rPr>
            </w:pPr>
            <w:ins w:id="491" w:author="Palacherla, Susmitha C" w:date="2021-05-27T16:06:00Z">
              <w:r w:rsidRPr="007F096C">
                <w:rPr>
                  <w:rFonts w:eastAsia="Calibri"/>
                </w:rPr>
                <w:t>Source of coaching (Direct, Indirect)</w:t>
              </w:r>
            </w:ins>
          </w:p>
        </w:tc>
      </w:tr>
      <w:tr w:rsidR="007C4E49" w:rsidRPr="007F096C" w14:paraId="45CA47E4" w14:textId="77777777" w:rsidTr="008B3710">
        <w:trPr>
          <w:ins w:id="492" w:author="Palacherla, Susmitha C" w:date="2021-05-27T16:06:00Z"/>
        </w:trPr>
        <w:tc>
          <w:tcPr>
            <w:tcW w:w="1098" w:type="dxa"/>
          </w:tcPr>
          <w:p w14:paraId="6B6BEC64" w14:textId="77777777" w:rsidR="007C4E49" w:rsidRPr="007F096C" w:rsidRDefault="007C4E49" w:rsidP="008B3710">
            <w:pPr>
              <w:jc w:val="center"/>
              <w:rPr>
                <w:ins w:id="493" w:author="Palacherla, Susmitha C" w:date="2021-05-27T16:06:00Z"/>
                <w:rFonts w:eastAsia="Calibri"/>
                <w:color w:val="000000"/>
              </w:rPr>
            </w:pPr>
            <w:ins w:id="494" w:author="Palacherla, Susmitha C" w:date="2021-05-27T16:06:00Z">
              <w:r w:rsidRPr="007F096C">
                <w:rPr>
                  <w:rFonts w:eastAsia="Calibri"/>
                  <w:color w:val="000000"/>
                </w:rPr>
                <w:t>27</w:t>
              </w:r>
            </w:ins>
          </w:p>
        </w:tc>
        <w:tc>
          <w:tcPr>
            <w:tcW w:w="3358" w:type="dxa"/>
            <w:shd w:val="clear" w:color="auto" w:fill="auto"/>
            <w:vAlign w:val="bottom"/>
          </w:tcPr>
          <w:p w14:paraId="2658A25B" w14:textId="77777777" w:rsidR="007C4E49" w:rsidRPr="007F096C" w:rsidRDefault="007C4E49" w:rsidP="008B3710">
            <w:pPr>
              <w:rPr>
                <w:ins w:id="495" w:author="Palacherla, Susmitha C" w:date="2021-05-27T16:06:00Z"/>
                <w:rFonts w:eastAsia="Calibri"/>
                <w:color w:val="000000"/>
              </w:rPr>
            </w:pPr>
            <w:ins w:id="496" w:author="Palacherla, Susmitha C" w:date="2021-05-27T16:06:00Z">
              <w:r w:rsidRPr="007F096C">
                <w:rPr>
                  <w:rFonts w:eastAsia="Calibri"/>
                  <w:color w:val="000000"/>
                </w:rPr>
                <w:t>Sub-coaching source</w:t>
              </w:r>
            </w:ins>
          </w:p>
        </w:tc>
        <w:tc>
          <w:tcPr>
            <w:tcW w:w="3609" w:type="dxa"/>
            <w:shd w:val="clear" w:color="auto" w:fill="auto"/>
          </w:tcPr>
          <w:p w14:paraId="3159316F" w14:textId="77777777" w:rsidR="007C4E49" w:rsidRPr="007F096C" w:rsidRDefault="007C4E49" w:rsidP="008B3710">
            <w:pPr>
              <w:rPr>
                <w:ins w:id="497" w:author="Palacherla, Susmitha C" w:date="2021-05-27T16:06:00Z"/>
                <w:rFonts w:eastAsia="Calibri"/>
              </w:rPr>
            </w:pPr>
            <w:ins w:id="498" w:author="Palacherla, Susmitha C" w:date="2021-05-27T16:06:00Z">
              <w:r w:rsidRPr="007F096C">
                <w:rPr>
                  <w:rFonts w:eastAsia="Calibri"/>
                </w:rPr>
                <w:t>How the coaching was identified</w:t>
              </w:r>
            </w:ins>
          </w:p>
        </w:tc>
      </w:tr>
      <w:tr w:rsidR="007C4E49" w:rsidRPr="007F096C" w14:paraId="377BA2B7" w14:textId="77777777" w:rsidTr="008B3710">
        <w:trPr>
          <w:ins w:id="499" w:author="Palacherla, Susmitha C" w:date="2021-05-27T16:06:00Z"/>
        </w:trPr>
        <w:tc>
          <w:tcPr>
            <w:tcW w:w="1098" w:type="dxa"/>
          </w:tcPr>
          <w:p w14:paraId="7C34C420" w14:textId="77777777" w:rsidR="007C4E49" w:rsidRPr="007F096C" w:rsidRDefault="007C4E49" w:rsidP="008B3710">
            <w:pPr>
              <w:jc w:val="center"/>
              <w:rPr>
                <w:ins w:id="500" w:author="Palacherla, Susmitha C" w:date="2021-05-27T16:06:00Z"/>
                <w:rFonts w:eastAsia="Calibri"/>
                <w:color w:val="000000"/>
              </w:rPr>
            </w:pPr>
            <w:ins w:id="501" w:author="Palacherla, Susmitha C" w:date="2021-05-27T16:06:00Z">
              <w:r w:rsidRPr="007F096C">
                <w:rPr>
                  <w:rFonts w:eastAsia="Calibri"/>
                  <w:color w:val="000000"/>
                </w:rPr>
                <w:t>28</w:t>
              </w:r>
            </w:ins>
          </w:p>
        </w:tc>
        <w:tc>
          <w:tcPr>
            <w:tcW w:w="3358" w:type="dxa"/>
            <w:shd w:val="clear" w:color="auto" w:fill="auto"/>
          </w:tcPr>
          <w:p w14:paraId="0F54F8B6" w14:textId="77777777" w:rsidR="007C4E49" w:rsidRPr="007F096C" w:rsidRDefault="007C4E49" w:rsidP="008B3710">
            <w:pPr>
              <w:rPr>
                <w:ins w:id="502" w:author="Palacherla, Susmitha C" w:date="2021-05-27T16:06:00Z"/>
                <w:rFonts w:eastAsia="Calibri"/>
                <w:color w:val="000000"/>
              </w:rPr>
            </w:pPr>
            <w:ins w:id="503" w:author="Palacherla, Susmitha C" w:date="2021-05-27T16:06:00Z">
              <w:r w:rsidRPr="007F096C">
                <w:rPr>
                  <w:rFonts w:eastAsia="Calibri"/>
                  <w:color w:val="000000"/>
                </w:rPr>
                <w:t>Coaching reason</w:t>
              </w:r>
            </w:ins>
          </w:p>
        </w:tc>
        <w:tc>
          <w:tcPr>
            <w:tcW w:w="3609" w:type="dxa"/>
            <w:shd w:val="clear" w:color="auto" w:fill="auto"/>
          </w:tcPr>
          <w:p w14:paraId="49D625F9" w14:textId="77777777" w:rsidR="007C4E49" w:rsidRPr="007F096C" w:rsidRDefault="007C4E49" w:rsidP="008B3710">
            <w:pPr>
              <w:rPr>
                <w:ins w:id="504" w:author="Palacherla, Susmitha C" w:date="2021-05-27T16:06:00Z"/>
                <w:rFonts w:eastAsia="Calibri"/>
              </w:rPr>
            </w:pPr>
            <w:ins w:id="505" w:author="Palacherla, Susmitha C" w:date="2021-05-27T16:06:00Z">
              <w:r w:rsidRPr="007F096C">
                <w:rPr>
                  <w:rFonts w:eastAsia="Calibri"/>
                </w:rPr>
                <w:t>Coaching reason of log</w:t>
              </w:r>
            </w:ins>
          </w:p>
        </w:tc>
      </w:tr>
      <w:tr w:rsidR="007C4E49" w:rsidRPr="007F096C" w14:paraId="676CF546" w14:textId="77777777" w:rsidTr="008B3710">
        <w:trPr>
          <w:ins w:id="506" w:author="Palacherla, Susmitha C" w:date="2021-05-27T16:06:00Z"/>
        </w:trPr>
        <w:tc>
          <w:tcPr>
            <w:tcW w:w="1098" w:type="dxa"/>
          </w:tcPr>
          <w:p w14:paraId="1D1E177B" w14:textId="77777777" w:rsidR="007C4E49" w:rsidRPr="007F096C" w:rsidRDefault="007C4E49" w:rsidP="008B3710">
            <w:pPr>
              <w:jc w:val="center"/>
              <w:rPr>
                <w:ins w:id="507" w:author="Palacherla, Susmitha C" w:date="2021-05-27T16:06:00Z"/>
                <w:rFonts w:eastAsia="Calibri"/>
                <w:color w:val="000000"/>
              </w:rPr>
            </w:pPr>
            <w:ins w:id="508" w:author="Palacherla, Susmitha C" w:date="2021-05-27T16:06:00Z">
              <w:r w:rsidRPr="007F096C">
                <w:rPr>
                  <w:rFonts w:eastAsia="Calibri"/>
                  <w:color w:val="000000"/>
                </w:rPr>
                <w:t>29</w:t>
              </w:r>
            </w:ins>
          </w:p>
        </w:tc>
        <w:tc>
          <w:tcPr>
            <w:tcW w:w="3358" w:type="dxa"/>
            <w:shd w:val="clear" w:color="auto" w:fill="auto"/>
          </w:tcPr>
          <w:p w14:paraId="26778AB9" w14:textId="77777777" w:rsidR="007C4E49" w:rsidRPr="007F096C" w:rsidRDefault="007C4E49" w:rsidP="008B3710">
            <w:pPr>
              <w:rPr>
                <w:ins w:id="509" w:author="Palacherla, Susmitha C" w:date="2021-05-27T16:06:00Z"/>
                <w:rFonts w:eastAsia="Calibri"/>
                <w:color w:val="000000"/>
              </w:rPr>
            </w:pPr>
            <w:ins w:id="510" w:author="Palacherla, Susmitha C" w:date="2021-05-27T16:06:00Z">
              <w:r w:rsidRPr="007F096C">
                <w:rPr>
                  <w:rFonts w:eastAsia="Calibri"/>
                  <w:color w:val="000000"/>
                </w:rPr>
                <w:t>Coaching sub-reason</w:t>
              </w:r>
            </w:ins>
          </w:p>
        </w:tc>
        <w:tc>
          <w:tcPr>
            <w:tcW w:w="3609" w:type="dxa"/>
            <w:shd w:val="clear" w:color="auto" w:fill="auto"/>
          </w:tcPr>
          <w:p w14:paraId="5311A828" w14:textId="77777777" w:rsidR="007C4E49" w:rsidRPr="007F096C" w:rsidRDefault="007C4E49" w:rsidP="008B3710">
            <w:pPr>
              <w:rPr>
                <w:ins w:id="511" w:author="Palacherla, Susmitha C" w:date="2021-05-27T16:06:00Z"/>
                <w:rFonts w:eastAsia="Calibri"/>
              </w:rPr>
            </w:pPr>
            <w:ins w:id="512" w:author="Palacherla, Susmitha C" w:date="2021-05-27T16:06:00Z">
              <w:r w:rsidRPr="007F096C">
                <w:rPr>
                  <w:rFonts w:eastAsia="Calibri"/>
                </w:rPr>
                <w:t>Coaching sub-reason of log</w:t>
              </w:r>
            </w:ins>
          </w:p>
        </w:tc>
      </w:tr>
      <w:tr w:rsidR="007C4E49" w:rsidRPr="007F096C" w14:paraId="3B286D35" w14:textId="77777777" w:rsidTr="008B3710">
        <w:trPr>
          <w:ins w:id="513" w:author="Palacherla, Susmitha C" w:date="2021-05-27T16:06:00Z"/>
        </w:trPr>
        <w:tc>
          <w:tcPr>
            <w:tcW w:w="1098" w:type="dxa"/>
          </w:tcPr>
          <w:p w14:paraId="5A0A6A1A" w14:textId="77777777" w:rsidR="007C4E49" w:rsidRPr="007F096C" w:rsidRDefault="007C4E49" w:rsidP="008B3710">
            <w:pPr>
              <w:jc w:val="center"/>
              <w:rPr>
                <w:ins w:id="514" w:author="Palacherla, Susmitha C" w:date="2021-05-27T16:06:00Z"/>
                <w:rFonts w:eastAsia="Calibri"/>
                <w:color w:val="000000"/>
              </w:rPr>
            </w:pPr>
            <w:ins w:id="515" w:author="Palacherla, Susmitha C" w:date="2021-05-27T16:06:00Z">
              <w:r w:rsidRPr="007F096C">
                <w:rPr>
                  <w:rFonts w:eastAsia="Calibri"/>
                  <w:color w:val="000000"/>
                </w:rPr>
                <w:t>30</w:t>
              </w:r>
            </w:ins>
          </w:p>
        </w:tc>
        <w:tc>
          <w:tcPr>
            <w:tcW w:w="3358" w:type="dxa"/>
            <w:shd w:val="clear" w:color="auto" w:fill="auto"/>
          </w:tcPr>
          <w:p w14:paraId="5C9541F5" w14:textId="77777777" w:rsidR="007C4E49" w:rsidRPr="007F096C" w:rsidRDefault="007C4E49" w:rsidP="008B3710">
            <w:pPr>
              <w:rPr>
                <w:ins w:id="516" w:author="Palacherla, Susmitha C" w:date="2021-05-27T16:06:00Z"/>
                <w:rFonts w:eastAsia="Calibri"/>
                <w:color w:val="000000"/>
              </w:rPr>
            </w:pPr>
            <w:ins w:id="517" w:author="Palacherla, Susmitha C" w:date="2021-05-27T16:06:00Z">
              <w:r w:rsidRPr="007F096C">
                <w:rPr>
                  <w:rFonts w:eastAsia="Calibri"/>
                  <w:color w:val="000000"/>
                </w:rPr>
                <w:t>Value</w:t>
              </w:r>
            </w:ins>
          </w:p>
        </w:tc>
        <w:tc>
          <w:tcPr>
            <w:tcW w:w="3609" w:type="dxa"/>
            <w:shd w:val="clear" w:color="auto" w:fill="auto"/>
          </w:tcPr>
          <w:p w14:paraId="65103E07" w14:textId="77777777" w:rsidR="007C4E49" w:rsidRPr="007F096C" w:rsidRDefault="007C4E49" w:rsidP="008B3710">
            <w:pPr>
              <w:rPr>
                <w:ins w:id="518" w:author="Palacherla, Susmitha C" w:date="2021-05-27T16:06:00Z"/>
                <w:rFonts w:eastAsia="Calibri"/>
              </w:rPr>
            </w:pPr>
            <w:ins w:id="519" w:author="Palacherla, Susmitha C" w:date="2021-05-27T16:06:00Z">
              <w:r w:rsidRPr="007F096C">
                <w:rPr>
                  <w:rFonts w:eastAsia="Calibri"/>
                </w:rPr>
                <w:t xml:space="preserve">Value of log (Opportunity, </w:t>
              </w:r>
              <w:proofErr w:type="gramStart"/>
              <w:r w:rsidRPr="007F096C">
                <w:rPr>
                  <w:rFonts w:eastAsia="Calibri"/>
                </w:rPr>
                <w:t>Reinforcement,…</w:t>
              </w:r>
              <w:proofErr w:type="gramEnd"/>
              <w:r w:rsidRPr="007F096C">
                <w:rPr>
                  <w:rFonts w:eastAsia="Calibri"/>
                </w:rPr>
                <w:t>)</w:t>
              </w:r>
            </w:ins>
          </w:p>
        </w:tc>
      </w:tr>
      <w:tr w:rsidR="007C4E49" w:rsidRPr="007F096C" w14:paraId="661979C3" w14:textId="77777777" w:rsidTr="008B3710">
        <w:trPr>
          <w:ins w:id="520" w:author="Palacherla, Susmitha C" w:date="2021-05-27T16:06:00Z"/>
        </w:trPr>
        <w:tc>
          <w:tcPr>
            <w:tcW w:w="1098" w:type="dxa"/>
          </w:tcPr>
          <w:p w14:paraId="18F25BDB" w14:textId="77777777" w:rsidR="007C4E49" w:rsidRPr="007F096C" w:rsidRDefault="007C4E49" w:rsidP="008B3710">
            <w:pPr>
              <w:jc w:val="center"/>
              <w:rPr>
                <w:ins w:id="521" w:author="Palacherla, Susmitha C" w:date="2021-05-27T16:06:00Z"/>
                <w:rFonts w:eastAsia="Calibri"/>
                <w:color w:val="000000"/>
              </w:rPr>
            </w:pPr>
            <w:ins w:id="522" w:author="Palacherla, Susmitha C" w:date="2021-05-27T16:06:00Z">
              <w:r w:rsidRPr="007F096C">
                <w:rPr>
                  <w:rFonts w:eastAsia="Calibri"/>
                  <w:color w:val="000000"/>
                </w:rPr>
                <w:t>31</w:t>
              </w:r>
            </w:ins>
          </w:p>
        </w:tc>
        <w:tc>
          <w:tcPr>
            <w:tcW w:w="3358" w:type="dxa"/>
            <w:shd w:val="clear" w:color="auto" w:fill="auto"/>
            <w:vAlign w:val="bottom"/>
          </w:tcPr>
          <w:p w14:paraId="24BA8C9E" w14:textId="77777777" w:rsidR="007C4E49" w:rsidRPr="007F096C" w:rsidRDefault="007C4E49" w:rsidP="008B3710">
            <w:pPr>
              <w:rPr>
                <w:ins w:id="523" w:author="Palacherla, Susmitha C" w:date="2021-05-27T16:06:00Z"/>
                <w:rFonts w:eastAsia="Calibri"/>
                <w:color w:val="000000"/>
              </w:rPr>
            </w:pPr>
            <w:ins w:id="524" w:author="Palacherla, Susmitha C" w:date="2021-05-27T16:06:00Z">
              <w:r w:rsidRPr="007F096C">
                <w:rPr>
                  <w:rFonts w:eastAsia="Calibri"/>
                  <w:color w:val="000000"/>
                </w:rPr>
                <w:t>Submitter ID</w:t>
              </w:r>
            </w:ins>
          </w:p>
        </w:tc>
        <w:tc>
          <w:tcPr>
            <w:tcW w:w="3609" w:type="dxa"/>
            <w:shd w:val="clear" w:color="auto" w:fill="auto"/>
          </w:tcPr>
          <w:p w14:paraId="23B15BBF" w14:textId="77777777" w:rsidR="007C4E49" w:rsidRPr="007F096C" w:rsidRDefault="007C4E49" w:rsidP="008B3710">
            <w:pPr>
              <w:rPr>
                <w:ins w:id="525" w:author="Palacherla, Susmitha C" w:date="2021-05-27T16:06:00Z"/>
                <w:rFonts w:eastAsia="Calibri"/>
              </w:rPr>
            </w:pPr>
            <w:ins w:id="526" w:author="Palacherla, Susmitha C" w:date="2021-05-27T16:06:00Z">
              <w:r w:rsidRPr="007F096C">
                <w:rPr>
                  <w:rFonts w:eastAsia="Calibri"/>
                </w:rPr>
                <w:t>Employee ID of the submitter of the log</w:t>
              </w:r>
            </w:ins>
          </w:p>
        </w:tc>
      </w:tr>
      <w:tr w:rsidR="007C4E49" w:rsidRPr="007F096C" w14:paraId="55F97DE8" w14:textId="77777777" w:rsidTr="008B3710">
        <w:trPr>
          <w:ins w:id="527" w:author="Palacherla, Susmitha C" w:date="2021-05-27T16:06:00Z"/>
        </w:trPr>
        <w:tc>
          <w:tcPr>
            <w:tcW w:w="1098" w:type="dxa"/>
          </w:tcPr>
          <w:p w14:paraId="7A6123B3" w14:textId="77777777" w:rsidR="007C4E49" w:rsidRPr="007F096C" w:rsidRDefault="007C4E49" w:rsidP="008B3710">
            <w:pPr>
              <w:jc w:val="center"/>
              <w:rPr>
                <w:ins w:id="528" w:author="Palacherla, Susmitha C" w:date="2021-05-27T16:06:00Z"/>
                <w:rFonts w:eastAsia="Calibri"/>
                <w:color w:val="000000"/>
              </w:rPr>
            </w:pPr>
            <w:ins w:id="529" w:author="Palacherla, Susmitha C" w:date="2021-05-27T16:06:00Z">
              <w:r w:rsidRPr="007F096C">
                <w:rPr>
                  <w:rFonts w:eastAsia="Calibri"/>
                  <w:color w:val="000000"/>
                </w:rPr>
                <w:t>32</w:t>
              </w:r>
            </w:ins>
          </w:p>
        </w:tc>
        <w:tc>
          <w:tcPr>
            <w:tcW w:w="3358" w:type="dxa"/>
            <w:shd w:val="clear" w:color="auto" w:fill="auto"/>
            <w:vAlign w:val="bottom"/>
          </w:tcPr>
          <w:p w14:paraId="7BA37F83" w14:textId="77777777" w:rsidR="007C4E49" w:rsidRPr="007F096C" w:rsidRDefault="007C4E49" w:rsidP="008B3710">
            <w:pPr>
              <w:rPr>
                <w:ins w:id="530" w:author="Palacherla, Susmitha C" w:date="2021-05-27T16:06:00Z"/>
                <w:rFonts w:eastAsia="Calibri"/>
                <w:color w:val="000000"/>
              </w:rPr>
            </w:pPr>
            <w:ins w:id="531" w:author="Palacherla, Susmitha C" w:date="2021-05-27T16:06:00Z">
              <w:r w:rsidRPr="007F096C">
                <w:rPr>
                  <w:rFonts w:eastAsia="Calibri"/>
                  <w:color w:val="000000"/>
                </w:rPr>
                <w:t>Submitter name</w:t>
              </w:r>
            </w:ins>
          </w:p>
        </w:tc>
        <w:tc>
          <w:tcPr>
            <w:tcW w:w="3609" w:type="dxa"/>
            <w:shd w:val="clear" w:color="auto" w:fill="auto"/>
          </w:tcPr>
          <w:p w14:paraId="4A5FBD99" w14:textId="77777777" w:rsidR="007C4E49" w:rsidRPr="007F096C" w:rsidRDefault="007C4E49" w:rsidP="008B3710">
            <w:pPr>
              <w:rPr>
                <w:ins w:id="532" w:author="Palacherla, Susmitha C" w:date="2021-05-27T16:06:00Z"/>
                <w:rFonts w:eastAsia="Calibri"/>
              </w:rPr>
            </w:pPr>
            <w:ins w:id="533" w:author="Palacherla, Susmitha C" w:date="2021-05-27T16:06:00Z">
              <w:r w:rsidRPr="007F096C">
                <w:rPr>
                  <w:rFonts w:eastAsia="Calibri"/>
                </w:rPr>
                <w:t>Name of the submitter of the log</w:t>
              </w:r>
            </w:ins>
          </w:p>
        </w:tc>
      </w:tr>
      <w:tr w:rsidR="007C4E49" w:rsidRPr="007F096C" w14:paraId="39CBF94A" w14:textId="77777777" w:rsidTr="008B3710">
        <w:trPr>
          <w:ins w:id="53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F6019A0" w14:textId="77777777" w:rsidR="007C4E49" w:rsidRPr="007F096C" w:rsidRDefault="007C4E49" w:rsidP="008B3710">
            <w:pPr>
              <w:jc w:val="center"/>
              <w:rPr>
                <w:ins w:id="535" w:author="Palacherla, Susmitha C" w:date="2021-05-27T16:06:00Z"/>
                <w:rFonts w:eastAsia="Calibri"/>
                <w:color w:val="000000"/>
              </w:rPr>
            </w:pPr>
            <w:ins w:id="536" w:author="Palacherla, Susmitha C" w:date="2021-05-27T16:06:00Z">
              <w:r w:rsidRPr="007F096C">
                <w:rPr>
                  <w:rFonts w:eastAsia="Calibri"/>
                  <w:color w:val="000000"/>
                </w:rPr>
                <w:t>33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C401FE" w14:textId="77777777" w:rsidR="007C4E49" w:rsidRPr="007F096C" w:rsidRDefault="007C4E49" w:rsidP="008B3710">
            <w:pPr>
              <w:rPr>
                <w:ins w:id="537" w:author="Palacherla, Susmitha C" w:date="2021-05-27T16:06:00Z"/>
                <w:rFonts w:eastAsia="Calibri"/>
                <w:color w:val="000000"/>
              </w:rPr>
            </w:pPr>
            <w:ins w:id="538" w:author="Palacherla, Susmitha C" w:date="2021-05-27T16:06:00Z">
              <w:r w:rsidRPr="007F096C">
                <w:rPr>
                  <w:rFonts w:eastAsia="Calibri"/>
                  <w:color w:val="000000"/>
                </w:rPr>
                <w:t>Supervisor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E8D3234" w14:textId="77777777" w:rsidR="007C4E49" w:rsidRPr="007F096C" w:rsidRDefault="007C4E49" w:rsidP="008B3710">
            <w:pPr>
              <w:rPr>
                <w:ins w:id="539" w:author="Palacherla, Susmitha C" w:date="2021-05-27T16:06:00Z"/>
                <w:rFonts w:eastAsia="Calibri"/>
              </w:rPr>
            </w:pPr>
            <w:ins w:id="540" w:author="Palacherla, Susmitha C" w:date="2021-05-27T16:06:00Z">
              <w:r w:rsidRPr="007F096C">
                <w:rPr>
                  <w:rFonts w:eastAsia="Calibri"/>
                </w:rPr>
                <w:t xml:space="preserve">Date/time supervisor reviewed and acknowledged the coaching log </w:t>
              </w:r>
            </w:ins>
          </w:p>
        </w:tc>
      </w:tr>
      <w:tr w:rsidR="007C4E49" w:rsidRPr="007F096C" w14:paraId="44EF7C28" w14:textId="77777777" w:rsidTr="008B3710">
        <w:trPr>
          <w:ins w:id="541" w:author="Palacherla, Susmitha C" w:date="2021-05-27T16:06:00Z"/>
        </w:trPr>
        <w:tc>
          <w:tcPr>
            <w:tcW w:w="1098" w:type="dxa"/>
          </w:tcPr>
          <w:p w14:paraId="61276439" w14:textId="77777777" w:rsidR="007C4E49" w:rsidRPr="007F096C" w:rsidRDefault="007C4E49" w:rsidP="008B3710">
            <w:pPr>
              <w:jc w:val="center"/>
              <w:rPr>
                <w:ins w:id="542" w:author="Palacherla, Susmitha C" w:date="2021-05-27T16:06:00Z"/>
                <w:rFonts w:eastAsia="Calibri"/>
                <w:color w:val="000000"/>
              </w:rPr>
            </w:pPr>
            <w:ins w:id="543" w:author="Palacherla, Susmitha C" w:date="2021-05-27T16:06:00Z">
              <w:r w:rsidRPr="007F096C">
                <w:rPr>
                  <w:rFonts w:eastAsia="Calibri"/>
                  <w:color w:val="000000"/>
                </w:rPr>
                <w:lastRenderedPageBreak/>
                <w:t>34</w:t>
              </w:r>
            </w:ins>
          </w:p>
        </w:tc>
        <w:tc>
          <w:tcPr>
            <w:tcW w:w="3358" w:type="dxa"/>
            <w:shd w:val="clear" w:color="auto" w:fill="auto"/>
          </w:tcPr>
          <w:p w14:paraId="3F3CBE77" w14:textId="77777777" w:rsidR="007C4E49" w:rsidRPr="007F096C" w:rsidRDefault="007C4E49" w:rsidP="008B3710">
            <w:pPr>
              <w:rPr>
                <w:ins w:id="544" w:author="Palacherla, Susmitha C" w:date="2021-05-27T16:06:00Z"/>
                <w:rFonts w:eastAsia="Calibri"/>
                <w:color w:val="000000"/>
              </w:rPr>
            </w:pPr>
            <w:ins w:id="545" w:author="Palacherla, Susmitha C" w:date="2021-05-27T16:06:00Z">
              <w:r w:rsidRPr="007F096C">
                <w:rPr>
                  <w:rFonts w:eastAsia="Calibri"/>
                  <w:color w:val="000000"/>
                </w:rPr>
                <w:t>Manager reviewed manual date</w:t>
              </w:r>
            </w:ins>
          </w:p>
        </w:tc>
        <w:tc>
          <w:tcPr>
            <w:tcW w:w="3609" w:type="dxa"/>
            <w:shd w:val="clear" w:color="auto" w:fill="auto"/>
          </w:tcPr>
          <w:p w14:paraId="1863BA51" w14:textId="77777777" w:rsidR="007C4E49" w:rsidRPr="007F096C" w:rsidRDefault="007C4E49" w:rsidP="008B3710">
            <w:pPr>
              <w:rPr>
                <w:ins w:id="546" w:author="Palacherla, Susmitha C" w:date="2021-05-27T16:06:00Z"/>
                <w:rFonts w:eastAsia="Calibri"/>
              </w:rPr>
            </w:pPr>
            <w:ins w:id="547" w:author="Palacherla, Susmitha C" w:date="2021-05-27T16:06:00Z">
              <w:r w:rsidRPr="007F096C">
                <w:rPr>
                  <w:rFonts w:eastAsia="Calibri"/>
                </w:rPr>
                <w:t>Date/time manager entered when reviewed and acknowledged the coaching log</w:t>
              </w:r>
            </w:ins>
          </w:p>
        </w:tc>
      </w:tr>
      <w:tr w:rsidR="007C4E49" w:rsidRPr="007F096C" w14:paraId="1AD61A1F" w14:textId="77777777" w:rsidTr="008B3710">
        <w:trPr>
          <w:ins w:id="548" w:author="Palacherla, Susmitha C" w:date="2021-05-27T16:06:00Z"/>
        </w:trPr>
        <w:tc>
          <w:tcPr>
            <w:tcW w:w="1098" w:type="dxa"/>
          </w:tcPr>
          <w:p w14:paraId="327AF65B" w14:textId="77777777" w:rsidR="007C4E49" w:rsidRPr="007F096C" w:rsidRDefault="007C4E49" w:rsidP="008B3710">
            <w:pPr>
              <w:jc w:val="center"/>
              <w:rPr>
                <w:ins w:id="549" w:author="Palacherla, Susmitha C" w:date="2021-05-27T16:06:00Z"/>
                <w:rFonts w:eastAsia="Calibri"/>
                <w:color w:val="000000"/>
              </w:rPr>
            </w:pPr>
            <w:ins w:id="550" w:author="Palacherla, Susmitha C" w:date="2021-05-27T16:06:00Z">
              <w:r w:rsidRPr="007F096C">
                <w:rPr>
                  <w:rFonts w:eastAsia="Calibri"/>
                  <w:color w:val="000000"/>
                </w:rPr>
                <w:t>35</w:t>
              </w:r>
            </w:ins>
          </w:p>
        </w:tc>
        <w:tc>
          <w:tcPr>
            <w:tcW w:w="3358" w:type="dxa"/>
            <w:shd w:val="clear" w:color="auto" w:fill="auto"/>
          </w:tcPr>
          <w:p w14:paraId="3249C326" w14:textId="77777777" w:rsidR="007C4E49" w:rsidRPr="007F096C" w:rsidRDefault="007C4E49" w:rsidP="008B3710">
            <w:pPr>
              <w:rPr>
                <w:ins w:id="551" w:author="Palacherla, Susmitha C" w:date="2021-05-27T16:06:00Z"/>
                <w:rFonts w:eastAsia="Calibri"/>
                <w:color w:val="000000"/>
              </w:rPr>
            </w:pPr>
            <w:ins w:id="552" w:author="Palacherla, Susmitha C" w:date="2021-05-27T16:06:00Z">
              <w:r w:rsidRPr="007F096C">
                <w:rPr>
                  <w:rFonts w:eastAsia="Calibri"/>
                  <w:color w:val="000000"/>
                </w:rPr>
                <w:t>Manager reviewed auto date</w:t>
              </w:r>
            </w:ins>
          </w:p>
        </w:tc>
        <w:tc>
          <w:tcPr>
            <w:tcW w:w="3609" w:type="dxa"/>
            <w:shd w:val="clear" w:color="auto" w:fill="auto"/>
          </w:tcPr>
          <w:p w14:paraId="52D04439" w14:textId="77777777" w:rsidR="007C4E49" w:rsidRPr="007F096C" w:rsidRDefault="007C4E49" w:rsidP="008B3710">
            <w:pPr>
              <w:rPr>
                <w:ins w:id="553" w:author="Palacherla, Susmitha C" w:date="2021-05-27T16:06:00Z"/>
                <w:rFonts w:eastAsia="Calibri"/>
              </w:rPr>
            </w:pPr>
            <w:ins w:id="554" w:author="Palacherla, Susmitha C" w:date="2021-05-27T16:06:00Z">
              <w:r w:rsidRPr="007F096C">
                <w:rPr>
                  <w:rFonts w:eastAsia="Calibri"/>
                </w:rPr>
                <w:t>Date/time manager reviewed and acknowledged the coaching log</w:t>
              </w:r>
            </w:ins>
          </w:p>
        </w:tc>
      </w:tr>
      <w:tr w:rsidR="007C4E49" w:rsidRPr="007F096C" w14:paraId="2FB057BF" w14:textId="77777777" w:rsidTr="008B3710">
        <w:trPr>
          <w:ins w:id="555" w:author="Palacherla, Susmitha C" w:date="2021-05-27T16:06:00Z"/>
        </w:trPr>
        <w:tc>
          <w:tcPr>
            <w:tcW w:w="1098" w:type="dxa"/>
          </w:tcPr>
          <w:p w14:paraId="22B4E1D1" w14:textId="77777777" w:rsidR="007C4E49" w:rsidRPr="007F096C" w:rsidRDefault="007C4E49" w:rsidP="008B3710">
            <w:pPr>
              <w:jc w:val="center"/>
              <w:rPr>
                <w:ins w:id="556" w:author="Palacherla, Susmitha C" w:date="2021-05-27T16:06:00Z"/>
                <w:rFonts w:eastAsia="Calibri"/>
                <w:color w:val="000000"/>
              </w:rPr>
            </w:pPr>
            <w:ins w:id="557" w:author="Palacherla, Susmitha C" w:date="2021-05-27T16:06:00Z">
              <w:r w:rsidRPr="007F096C">
                <w:rPr>
                  <w:rFonts w:eastAsia="Calibri"/>
                  <w:color w:val="000000"/>
                </w:rPr>
                <w:t>36</w:t>
              </w:r>
            </w:ins>
          </w:p>
        </w:tc>
        <w:tc>
          <w:tcPr>
            <w:tcW w:w="3358" w:type="dxa"/>
            <w:shd w:val="clear" w:color="auto" w:fill="auto"/>
            <w:vAlign w:val="bottom"/>
          </w:tcPr>
          <w:p w14:paraId="1047DE81" w14:textId="77777777" w:rsidR="007C4E49" w:rsidRPr="007F096C" w:rsidRDefault="007C4E49" w:rsidP="008B3710">
            <w:pPr>
              <w:rPr>
                <w:ins w:id="558" w:author="Palacherla, Susmitha C" w:date="2021-05-27T16:06:00Z"/>
                <w:rFonts w:eastAsia="Calibri"/>
                <w:color w:val="000000"/>
              </w:rPr>
            </w:pPr>
            <w:ins w:id="559" w:author="Palacherla, Susmitha C" w:date="2021-05-27T16:06:00Z">
              <w:r w:rsidRPr="007F096C">
                <w:rPr>
                  <w:rFonts w:eastAsia="Calibri"/>
                  <w:color w:val="000000"/>
                </w:rPr>
                <w:t>Manager notes</w:t>
              </w:r>
            </w:ins>
          </w:p>
        </w:tc>
        <w:tc>
          <w:tcPr>
            <w:tcW w:w="3609" w:type="dxa"/>
            <w:shd w:val="clear" w:color="auto" w:fill="auto"/>
          </w:tcPr>
          <w:p w14:paraId="302FAA98" w14:textId="77777777" w:rsidR="007C4E49" w:rsidRPr="007F096C" w:rsidRDefault="007C4E49" w:rsidP="008B3710">
            <w:pPr>
              <w:rPr>
                <w:ins w:id="560" w:author="Palacherla, Susmitha C" w:date="2021-05-27T16:06:00Z"/>
                <w:rFonts w:eastAsia="Calibri"/>
              </w:rPr>
            </w:pPr>
            <w:ins w:id="561" w:author="Palacherla, Susmitha C" w:date="2021-05-27T16:06:00Z">
              <w:r w:rsidRPr="007F096C">
                <w:rPr>
                  <w:rFonts w:eastAsia="Calibri"/>
                </w:rPr>
                <w:t>Comments or notes entered by manager</w:t>
              </w:r>
            </w:ins>
          </w:p>
        </w:tc>
      </w:tr>
      <w:tr w:rsidR="007C4E49" w:rsidRPr="007F096C" w14:paraId="6FB12E39" w14:textId="77777777" w:rsidTr="008B3710">
        <w:trPr>
          <w:ins w:id="562" w:author="Palacherla, Susmitha C" w:date="2021-05-27T16:06:00Z"/>
        </w:trPr>
        <w:tc>
          <w:tcPr>
            <w:tcW w:w="1098" w:type="dxa"/>
          </w:tcPr>
          <w:p w14:paraId="1B22FBA7" w14:textId="77777777" w:rsidR="007C4E49" w:rsidRPr="007F096C" w:rsidRDefault="007C4E49" w:rsidP="008B3710">
            <w:pPr>
              <w:jc w:val="center"/>
              <w:rPr>
                <w:ins w:id="563" w:author="Palacherla, Susmitha C" w:date="2021-05-27T16:06:00Z"/>
                <w:rFonts w:eastAsia="Calibri"/>
                <w:color w:val="000000"/>
              </w:rPr>
            </w:pPr>
            <w:ins w:id="564" w:author="Palacherla, Susmitha C" w:date="2021-05-27T16:06:00Z">
              <w:r w:rsidRPr="007F096C">
                <w:rPr>
                  <w:rFonts w:eastAsia="Calibri"/>
                  <w:color w:val="000000"/>
                </w:rPr>
                <w:t>37</w:t>
              </w:r>
            </w:ins>
          </w:p>
        </w:tc>
        <w:tc>
          <w:tcPr>
            <w:tcW w:w="3358" w:type="dxa"/>
            <w:shd w:val="clear" w:color="auto" w:fill="auto"/>
            <w:vAlign w:val="bottom"/>
          </w:tcPr>
          <w:p w14:paraId="281CF12A" w14:textId="77777777" w:rsidR="007C4E49" w:rsidRPr="007F096C" w:rsidRDefault="007C4E49" w:rsidP="008B3710">
            <w:pPr>
              <w:rPr>
                <w:ins w:id="565" w:author="Palacherla, Susmitha C" w:date="2021-05-27T16:06:00Z"/>
                <w:rFonts w:eastAsia="Calibri"/>
                <w:color w:val="000000"/>
              </w:rPr>
            </w:pPr>
            <w:ins w:id="566" w:author="Palacherla, Susmitha C" w:date="2021-05-27T16:06:00Z">
              <w:r w:rsidRPr="007F096C">
                <w:rPr>
                  <w:rFonts w:eastAsia="Calibri"/>
                  <w:color w:val="000000"/>
                </w:rPr>
                <w:t>Employee reviewed date</w:t>
              </w:r>
            </w:ins>
          </w:p>
        </w:tc>
        <w:tc>
          <w:tcPr>
            <w:tcW w:w="3609" w:type="dxa"/>
            <w:shd w:val="clear" w:color="auto" w:fill="auto"/>
          </w:tcPr>
          <w:p w14:paraId="795C9446" w14:textId="77777777" w:rsidR="007C4E49" w:rsidRPr="007F096C" w:rsidRDefault="007C4E49" w:rsidP="008B3710">
            <w:pPr>
              <w:rPr>
                <w:ins w:id="567" w:author="Palacherla, Susmitha C" w:date="2021-05-27T16:06:00Z"/>
                <w:rFonts w:eastAsia="Calibri"/>
              </w:rPr>
            </w:pPr>
            <w:ins w:id="568" w:author="Palacherla, Susmitha C" w:date="2021-05-27T16:06:00Z">
              <w:r w:rsidRPr="007F096C">
                <w:rPr>
                  <w:rFonts w:eastAsia="Calibri"/>
                </w:rPr>
                <w:t>Date when the recipient reviewed and acknowledged or entered comments.</w:t>
              </w:r>
            </w:ins>
          </w:p>
        </w:tc>
      </w:tr>
      <w:tr w:rsidR="007C4E49" w:rsidRPr="007F096C" w14:paraId="1042773A" w14:textId="77777777" w:rsidTr="008B3710">
        <w:trPr>
          <w:ins w:id="569" w:author="Palacherla, Susmitha C" w:date="2021-05-27T16:06:00Z"/>
        </w:trPr>
        <w:tc>
          <w:tcPr>
            <w:tcW w:w="1098" w:type="dxa"/>
          </w:tcPr>
          <w:p w14:paraId="7B473704" w14:textId="77777777" w:rsidR="007C4E49" w:rsidRPr="007F096C" w:rsidRDefault="007C4E49" w:rsidP="008B3710">
            <w:pPr>
              <w:jc w:val="center"/>
              <w:rPr>
                <w:ins w:id="570" w:author="Palacherla, Susmitha C" w:date="2021-05-27T16:06:00Z"/>
                <w:rFonts w:eastAsia="Calibri"/>
                <w:color w:val="000000"/>
              </w:rPr>
            </w:pPr>
            <w:ins w:id="571" w:author="Palacherla, Susmitha C" w:date="2021-05-27T16:06:00Z">
              <w:r w:rsidRPr="007F096C">
                <w:rPr>
                  <w:rFonts w:eastAsia="Calibri"/>
                  <w:color w:val="000000"/>
                </w:rPr>
                <w:t>38</w:t>
              </w:r>
            </w:ins>
          </w:p>
        </w:tc>
        <w:tc>
          <w:tcPr>
            <w:tcW w:w="3358" w:type="dxa"/>
            <w:shd w:val="clear" w:color="auto" w:fill="auto"/>
            <w:vAlign w:val="bottom"/>
          </w:tcPr>
          <w:p w14:paraId="76168D76" w14:textId="77777777" w:rsidR="007C4E49" w:rsidRPr="007F096C" w:rsidRDefault="007C4E49" w:rsidP="008B3710">
            <w:pPr>
              <w:rPr>
                <w:ins w:id="572" w:author="Palacherla, Susmitha C" w:date="2021-05-27T16:06:00Z"/>
                <w:rFonts w:eastAsia="Calibri"/>
                <w:color w:val="000000"/>
              </w:rPr>
            </w:pPr>
            <w:ins w:id="573" w:author="Palacherla, Susmitha C" w:date="2021-05-27T16:06:00Z">
              <w:r w:rsidRPr="007F096C">
                <w:rPr>
                  <w:rFonts w:eastAsia="Calibri"/>
                  <w:color w:val="000000"/>
                </w:rPr>
                <w:t>Employee comments</w:t>
              </w:r>
            </w:ins>
          </w:p>
        </w:tc>
        <w:tc>
          <w:tcPr>
            <w:tcW w:w="3609" w:type="dxa"/>
            <w:shd w:val="clear" w:color="auto" w:fill="auto"/>
          </w:tcPr>
          <w:p w14:paraId="5A3DCF31" w14:textId="77777777" w:rsidR="007C4E49" w:rsidRPr="007F096C" w:rsidRDefault="007C4E49" w:rsidP="008B3710">
            <w:pPr>
              <w:rPr>
                <w:ins w:id="574" w:author="Palacherla, Susmitha C" w:date="2021-05-27T16:06:00Z"/>
                <w:rFonts w:eastAsia="Calibri"/>
              </w:rPr>
            </w:pPr>
            <w:ins w:id="575" w:author="Palacherla, Susmitha C" w:date="2021-05-27T16:06:00Z">
              <w:r w:rsidRPr="007F096C">
                <w:rPr>
                  <w:rFonts w:eastAsia="Calibri"/>
                </w:rPr>
                <w:t>Comments entered by employee</w:t>
              </w:r>
            </w:ins>
          </w:p>
        </w:tc>
      </w:tr>
      <w:tr w:rsidR="007C4E49" w:rsidRPr="007F096C" w14:paraId="4F571819" w14:textId="77777777" w:rsidTr="008B3710">
        <w:trPr>
          <w:ins w:id="57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0E4992D" w14:textId="77777777" w:rsidR="007C4E49" w:rsidRPr="007F096C" w:rsidRDefault="007C4E49" w:rsidP="008B3710">
            <w:pPr>
              <w:jc w:val="center"/>
              <w:rPr>
                <w:ins w:id="577" w:author="Palacherla, Susmitha C" w:date="2021-05-27T16:06:00Z"/>
                <w:rFonts w:eastAsia="Calibri"/>
                <w:color w:val="000000"/>
              </w:rPr>
            </w:pPr>
            <w:ins w:id="578" w:author="Palacherla, Susmitha C" w:date="2021-05-27T16:06:00Z">
              <w:r w:rsidRPr="007F096C">
                <w:rPr>
                  <w:rFonts w:eastAsia="Calibri"/>
                  <w:color w:val="000000"/>
                </w:rPr>
                <w:t>39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D53A86" w14:textId="77777777" w:rsidR="007C4E49" w:rsidRPr="007F096C" w:rsidRDefault="007C4E49" w:rsidP="008B3710">
            <w:pPr>
              <w:rPr>
                <w:ins w:id="579" w:author="Palacherla, Susmitha C" w:date="2021-05-27T16:06:00Z"/>
                <w:rFonts w:eastAsia="Calibri"/>
                <w:color w:val="000000"/>
              </w:rPr>
            </w:pPr>
            <w:ins w:id="580" w:author="Palacherla, Susmitha C" w:date="2021-05-27T16:06:00Z">
              <w:r w:rsidRPr="007F096C">
                <w:rPr>
                  <w:rFonts w:eastAsia="Calibri"/>
                  <w:color w:val="000000"/>
                </w:rPr>
                <w:t>Program</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330517" w14:textId="77777777" w:rsidR="007C4E49" w:rsidRPr="007F096C" w:rsidRDefault="007C4E49" w:rsidP="008B3710">
            <w:pPr>
              <w:rPr>
                <w:ins w:id="581" w:author="Palacherla, Susmitha C" w:date="2021-05-27T16:06:00Z"/>
                <w:rFonts w:eastAsia="Calibri"/>
              </w:rPr>
            </w:pPr>
            <w:ins w:id="582" w:author="Palacherla, Susmitha C" w:date="2021-05-27T16:06:00Z">
              <w:r w:rsidRPr="007F096C">
                <w:rPr>
                  <w:rFonts w:eastAsia="Calibri"/>
                </w:rPr>
                <w:t>Program associated with the log (Medicare, Marketplace, Dual, NA)</w:t>
              </w:r>
            </w:ins>
          </w:p>
        </w:tc>
      </w:tr>
      <w:tr w:rsidR="007C4E49" w:rsidRPr="007F096C" w14:paraId="1FB90D6E" w14:textId="77777777" w:rsidTr="008B3710">
        <w:trPr>
          <w:ins w:id="58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B4461A1" w14:textId="77777777" w:rsidR="007C4E49" w:rsidRPr="007F096C" w:rsidRDefault="007C4E49" w:rsidP="008B3710">
            <w:pPr>
              <w:jc w:val="center"/>
              <w:rPr>
                <w:ins w:id="584" w:author="Palacherla, Susmitha C" w:date="2021-05-27T16:06:00Z"/>
                <w:rFonts w:eastAsia="Calibri"/>
                <w:color w:val="000000"/>
              </w:rPr>
            </w:pPr>
            <w:ins w:id="585" w:author="Palacherla, Susmitha C" w:date="2021-05-27T16:06:00Z">
              <w:r w:rsidRPr="007F096C">
                <w:rPr>
                  <w:rFonts w:eastAsia="Calibri"/>
                  <w:color w:val="000000"/>
                </w:rPr>
                <w:t>40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624290" w14:textId="77777777" w:rsidR="007C4E49" w:rsidRPr="007F096C" w:rsidRDefault="007C4E49" w:rsidP="008B3710">
            <w:pPr>
              <w:rPr>
                <w:ins w:id="586" w:author="Palacherla, Susmitha C" w:date="2021-05-27T16:06:00Z"/>
                <w:rFonts w:eastAsia="Calibri"/>
                <w:color w:val="000000"/>
              </w:rPr>
            </w:pPr>
            <w:ins w:id="587" w:author="Palacherla, Susmitha C" w:date="2021-05-27T16:06:00Z">
              <w:r w:rsidRPr="007F096C">
                <w:rPr>
                  <w:rFonts w:eastAsia="Calibri"/>
                  <w:color w:val="000000"/>
                </w:rPr>
                <w:t>Behavior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A08FC9" w14:textId="77777777" w:rsidR="007C4E49" w:rsidRPr="007F096C" w:rsidRDefault="007C4E49" w:rsidP="008B3710">
            <w:pPr>
              <w:rPr>
                <w:ins w:id="588" w:author="Palacherla, Susmitha C" w:date="2021-05-27T16:06:00Z"/>
                <w:rFonts w:eastAsia="Calibri"/>
              </w:rPr>
            </w:pPr>
            <w:ins w:id="589" w:author="Palacherla, Susmitha C" w:date="2021-05-27T16:06:00Z">
              <w:r w:rsidRPr="007F096C">
                <w:rPr>
                  <w:rFonts w:eastAsia="Calibri"/>
                </w:rPr>
                <w:t>Behavior associated with the log in the Training module (Production, Training, Other)</w:t>
              </w:r>
            </w:ins>
          </w:p>
        </w:tc>
      </w:tr>
      <w:tr w:rsidR="007C4E49" w:rsidRPr="007F096C" w14:paraId="137796D3" w14:textId="77777777" w:rsidTr="008B3710">
        <w:trPr>
          <w:ins w:id="59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944EEBC" w14:textId="77777777" w:rsidR="007C4E49" w:rsidRPr="007F096C" w:rsidRDefault="007C4E49" w:rsidP="008B3710">
            <w:pPr>
              <w:jc w:val="center"/>
              <w:rPr>
                <w:ins w:id="591" w:author="Palacherla, Susmitha C" w:date="2021-05-27T16:06:00Z"/>
                <w:rFonts w:eastAsia="Calibri"/>
                <w:color w:val="000000"/>
              </w:rPr>
            </w:pPr>
            <w:ins w:id="592" w:author="Palacherla, Susmitha C" w:date="2021-05-27T16:06:00Z">
              <w:r w:rsidRPr="007F096C">
                <w:rPr>
                  <w:rFonts w:eastAsia="Calibri"/>
                  <w:color w:val="000000"/>
                </w:rPr>
                <w:t>41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875780" w14:textId="77777777" w:rsidR="007C4E49" w:rsidRPr="007F096C" w:rsidRDefault="007C4E49" w:rsidP="008B3710">
            <w:pPr>
              <w:rPr>
                <w:ins w:id="593" w:author="Palacherla, Susmitha C" w:date="2021-05-27T16:06:00Z"/>
                <w:rFonts w:eastAsia="Calibri"/>
                <w:color w:val="000000"/>
              </w:rPr>
            </w:pPr>
            <w:ins w:id="594" w:author="Palacherla, Susmitha C" w:date="2021-05-27T16:06:00Z">
              <w:r w:rsidRPr="007F096C">
                <w:rPr>
                  <w:rFonts w:eastAsia="Calibri"/>
                  <w:color w:val="000000"/>
                </w:rPr>
                <w:t>Report Code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7347BA0" w14:textId="77777777" w:rsidR="007C4E49" w:rsidRPr="007F096C" w:rsidRDefault="007C4E49" w:rsidP="008B3710">
            <w:pPr>
              <w:rPr>
                <w:ins w:id="595" w:author="Palacherla, Susmitha C" w:date="2021-05-27T16:06:00Z"/>
                <w:rFonts w:eastAsia="Calibri"/>
              </w:rPr>
            </w:pPr>
            <w:ins w:id="596" w:author="Palacherla, Susmitha C" w:date="2021-05-27T16:06:00Z">
              <w:r w:rsidRPr="007F096C">
                <w:rPr>
                  <w:rFonts w:eastAsia="Calibri"/>
                </w:rPr>
                <w:t>Report code of log related to input data feed</w:t>
              </w:r>
            </w:ins>
          </w:p>
        </w:tc>
      </w:tr>
      <w:tr w:rsidR="007C4E49" w:rsidRPr="007F096C" w14:paraId="797C4BDF" w14:textId="77777777" w:rsidTr="008B3710">
        <w:trPr>
          <w:ins w:id="59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DE1CD21" w14:textId="77777777" w:rsidR="007C4E49" w:rsidRPr="007F096C" w:rsidRDefault="007C4E49" w:rsidP="008B3710">
            <w:pPr>
              <w:jc w:val="center"/>
              <w:rPr>
                <w:ins w:id="598" w:author="Palacherla, Susmitha C" w:date="2021-05-27T16:06:00Z"/>
                <w:rFonts w:eastAsia="Calibri"/>
                <w:color w:val="000000"/>
              </w:rPr>
            </w:pPr>
            <w:ins w:id="599" w:author="Palacherla, Susmitha C" w:date="2021-05-27T16:06:00Z">
              <w:r w:rsidRPr="007F096C">
                <w:rPr>
                  <w:rFonts w:eastAsia="Calibri"/>
                  <w:color w:val="000000"/>
                </w:rPr>
                <w:t>42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8758D6" w14:textId="77777777" w:rsidR="007C4E49" w:rsidRPr="007F096C" w:rsidRDefault="007C4E49" w:rsidP="008B3710">
            <w:pPr>
              <w:rPr>
                <w:ins w:id="600" w:author="Palacherla, Susmitha C" w:date="2021-05-27T16:06:00Z"/>
                <w:rFonts w:eastAsia="Calibri"/>
                <w:color w:val="000000"/>
              </w:rPr>
            </w:pPr>
            <w:ins w:id="601" w:author="Palacherla, Susmitha C" w:date="2021-05-27T16:06:00Z">
              <w:r w:rsidRPr="007F096C">
                <w:rPr>
                  <w:rFonts w:eastAsia="Calibri"/>
                  <w:color w:val="000000"/>
                </w:rPr>
                <w:t>Verint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67C850" w14:textId="77777777" w:rsidR="007C4E49" w:rsidRPr="007F096C" w:rsidRDefault="007C4E49" w:rsidP="008B3710">
            <w:pPr>
              <w:rPr>
                <w:ins w:id="602" w:author="Palacherla, Susmitha C" w:date="2021-05-27T16:06:00Z"/>
                <w:rFonts w:eastAsia="Calibri"/>
              </w:rPr>
            </w:pPr>
            <w:ins w:id="603" w:author="Palacherla, Susmitha C" w:date="2021-05-27T16:06:00Z">
              <w:r w:rsidRPr="007F096C">
                <w:rPr>
                  <w:rFonts w:eastAsia="Calibri"/>
                </w:rPr>
                <w:t>ID of the Verint call record scorecard associated with the coaching log</w:t>
              </w:r>
            </w:ins>
          </w:p>
        </w:tc>
      </w:tr>
      <w:tr w:rsidR="007C4E49" w:rsidRPr="007F096C" w14:paraId="2AD059E5" w14:textId="77777777" w:rsidTr="008B3710">
        <w:trPr>
          <w:ins w:id="604"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3077ADA9" w14:textId="77777777" w:rsidR="007C4E49" w:rsidRPr="007F096C" w:rsidRDefault="007C4E49" w:rsidP="008B3710">
            <w:pPr>
              <w:jc w:val="center"/>
              <w:rPr>
                <w:ins w:id="605" w:author="Palacherla, Susmitha C" w:date="2021-05-27T16:06:00Z"/>
                <w:rFonts w:eastAsia="Calibri"/>
                <w:color w:val="000000"/>
              </w:rPr>
            </w:pPr>
            <w:ins w:id="606" w:author="Palacherla, Susmitha C" w:date="2021-05-27T16:06:00Z">
              <w:r w:rsidRPr="007F096C">
                <w:rPr>
                  <w:rFonts w:eastAsia="Calibri"/>
                  <w:color w:val="000000"/>
                </w:rPr>
                <w:t>43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4E0BC6" w14:textId="77777777" w:rsidR="007C4E49" w:rsidRPr="007F096C" w:rsidRDefault="007C4E49" w:rsidP="008B3710">
            <w:pPr>
              <w:rPr>
                <w:ins w:id="607" w:author="Palacherla, Susmitha C" w:date="2021-05-27T16:06:00Z"/>
                <w:rFonts w:eastAsia="Calibri"/>
                <w:color w:val="000000"/>
              </w:rPr>
            </w:pPr>
            <w:ins w:id="608" w:author="Palacherla, Susmitha C" w:date="2021-05-27T16:06:00Z">
              <w:r w:rsidRPr="007F096C">
                <w:rPr>
                  <w:rFonts w:eastAsia="Calibri"/>
                  <w:color w:val="000000"/>
                </w:rPr>
                <w:t>Verint Form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F26B3E7" w14:textId="77777777" w:rsidR="007C4E49" w:rsidRPr="007F096C" w:rsidRDefault="007C4E49" w:rsidP="008B3710">
            <w:pPr>
              <w:rPr>
                <w:ins w:id="609" w:author="Palacherla, Susmitha C" w:date="2021-05-27T16:06:00Z"/>
                <w:rFonts w:eastAsia="Calibri"/>
              </w:rPr>
            </w:pPr>
            <w:ins w:id="610" w:author="Palacherla, Susmitha C" w:date="2021-05-27T16:06:00Z">
              <w:r w:rsidRPr="007F096C">
                <w:rPr>
                  <w:rFonts w:eastAsia="Calibri"/>
                </w:rPr>
                <w:t>Form name in Verint related to coaching log</w:t>
              </w:r>
            </w:ins>
          </w:p>
        </w:tc>
      </w:tr>
      <w:tr w:rsidR="007C4E49" w:rsidRPr="007F096C" w14:paraId="23ADEF89" w14:textId="77777777" w:rsidTr="008B3710">
        <w:trPr>
          <w:ins w:id="611"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61569C8" w14:textId="77777777" w:rsidR="007C4E49" w:rsidRPr="007F096C" w:rsidRDefault="007C4E49" w:rsidP="008B3710">
            <w:pPr>
              <w:jc w:val="center"/>
              <w:rPr>
                <w:ins w:id="612" w:author="Palacherla, Susmitha C" w:date="2021-05-27T16:06:00Z"/>
                <w:rFonts w:eastAsia="Calibri"/>
                <w:color w:val="000000"/>
              </w:rPr>
            </w:pPr>
            <w:ins w:id="613" w:author="Palacherla, Susmitha C" w:date="2021-05-27T16:06:00Z">
              <w:r w:rsidRPr="007F096C">
                <w:rPr>
                  <w:rFonts w:eastAsia="Calibri"/>
                  <w:color w:val="000000"/>
                </w:rPr>
                <w:t>44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87CAFD" w14:textId="77777777" w:rsidR="007C4E49" w:rsidRPr="007F096C" w:rsidRDefault="007C4E49" w:rsidP="008B3710">
            <w:pPr>
              <w:rPr>
                <w:ins w:id="614" w:author="Palacherla, Susmitha C" w:date="2021-05-27T16:06:00Z"/>
                <w:rFonts w:eastAsia="Calibri"/>
                <w:color w:val="000000"/>
              </w:rPr>
            </w:pPr>
            <w:ins w:id="615" w:author="Palacherla, Susmitha C" w:date="2021-05-27T16:06:00Z">
              <w:r w:rsidRPr="007F096C">
                <w:rPr>
                  <w:rFonts w:eastAsia="Calibri"/>
                  <w:color w:val="000000"/>
                </w:rPr>
                <w:t>Coaching Monitor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8321A1" w14:textId="77777777" w:rsidR="007C4E49" w:rsidRPr="007F096C" w:rsidRDefault="007C4E49" w:rsidP="008B3710">
            <w:pPr>
              <w:rPr>
                <w:ins w:id="616" w:author="Palacherla, Susmitha C" w:date="2021-05-27T16:06:00Z"/>
                <w:rFonts w:eastAsia="Calibri"/>
              </w:rPr>
            </w:pPr>
            <w:ins w:id="617" w:author="Palacherla, Susmitha C" w:date="2021-05-27T16:06:00Z">
              <w:r w:rsidRPr="007F096C">
                <w:rPr>
                  <w:rFonts w:eastAsia="Calibri"/>
                </w:rPr>
                <w:t>Whether the log from Verint is a coaching monitor (Yes, No)</w:t>
              </w:r>
            </w:ins>
          </w:p>
        </w:tc>
      </w:tr>
      <w:tr w:rsidR="007C4E49" w:rsidRPr="007F096C" w14:paraId="030687E8" w14:textId="77777777" w:rsidTr="008B3710">
        <w:trPr>
          <w:ins w:id="618"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2CB30A3" w14:textId="77777777" w:rsidR="007C4E49" w:rsidRPr="007F096C" w:rsidRDefault="007C4E49" w:rsidP="008B3710">
            <w:pPr>
              <w:jc w:val="center"/>
              <w:rPr>
                <w:ins w:id="619" w:author="Palacherla, Susmitha C" w:date="2021-05-27T16:06:00Z"/>
                <w:rFonts w:eastAsia="Calibri"/>
                <w:color w:val="000000"/>
              </w:rPr>
            </w:pPr>
            <w:ins w:id="620" w:author="Palacherla, Susmitha C" w:date="2021-05-27T16:06:00Z">
              <w:r w:rsidRPr="007F096C">
                <w:rPr>
                  <w:rFonts w:eastAsia="Calibri"/>
                  <w:color w:val="000000"/>
                </w:rPr>
                <w:t>45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15BD33" w14:textId="77777777" w:rsidR="007C4E49" w:rsidRPr="007F096C" w:rsidRDefault="007C4E49" w:rsidP="008B3710">
            <w:pPr>
              <w:rPr>
                <w:ins w:id="621" w:author="Palacherla, Susmitha C" w:date="2021-05-27T16:06:00Z"/>
                <w:rFonts w:eastAsia="Calibri"/>
                <w:color w:val="000000"/>
              </w:rPr>
            </w:pPr>
            <w:ins w:id="622" w:author="Palacherla, Susmitha C" w:date="2021-05-27T16:06:00Z">
              <w:r w:rsidRPr="00667BD6">
                <w:t>Follow-up Required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081B27" w14:textId="77777777" w:rsidR="007C4E49" w:rsidRPr="007F096C" w:rsidRDefault="007C4E49" w:rsidP="008B3710">
            <w:pPr>
              <w:rPr>
                <w:ins w:id="623" w:author="Palacherla, Susmitha C" w:date="2021-05-27T16:06:00Z"/>
                <w:rFonts w:eastAsia="Calibri"/>
              </w:rPr>
            </w:pPr>
            <w:ins w:id="624" w:author="Palacherla, Susmitha C" w:date="2021-05-27T16:06:00Z">
              <w:r>
                <w:rPr>
                  <w:rFonts w:eastAsia="Calibri"/>
                </w:rPr>
                <w:t>Whether the log requires a follow-up or not</w:t>
              </w:r>
            </w:ins>
          </w:p>
        </w:tc>
      </w:tr>
      <w:tr w:rsidR="007C4E49" w:rsidRPr="007F096C" w14:paraId="6D0B4DA6" w14:textId="77777777" w:rsidTr="008B3710">
        <w:trPr>
          <w:ins w:id="625"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2C986F80" w14:textId="77777777" w:rsidR="007C4E49" w:rsidRPr="007F096C" w:rsidRDefault="007C4E49" w:rsidP="008B3710">
            <w:pPr>
              <w:jc w:val="center"/>
              <w:rPr>
                <w:ins w:id="626" w:author="Palacherla, Susmitha C" w:date="2021-05-27T16:06:00Z"/>
                <w:rFonts w:eastAsia="Calibri"/>
                <w:color w:val="000000"/>
              </w:rPr>
            </w:pPr>
            <w:ins w:id="627" w:author="Palacherla, Susmitha C" w:date="2021-05-27T16:06:00Z">
              <w:r>
                <w:rPr>
                  <w:rFonts w:eastAsia="Calibri"/>
                  <w:color w:val="000000"/>
                </w:rPr>
                <w:t>46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A5F63" w14:textId="77777777" w:rsidR="007C4E49" w:rsidRPr="007F096C" w:rsidRDefault="007C4E49" w:rsidP="008B3710">
            <w:pPr>
              <w:rPr>
                <w:ins w:id="628" w:author="Palacherla, Susmitha C" w:date="2021-05-27T16:06:00Z"/>
                <w:rFonts w:eastAsia="Calibri"/>
                <w:color w:val="000000"/>
              </w:rPr>
            </w:pPr>
            <w:ins w:id="629" w:author="Palacherla, Susmitha C" w:date="2021-05-27T16:06:00Z">
              <w:r w:rsidRPr="00667BD6">
                <w:t>Follow-up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2A3A4D" w14:textId="77777777" w:rsidR="007C4E49" w:rsidRPr="007F096C" w:rsidRDefault="007C4E49" w:rsidP="008B3710">
            <w:pPr>
              <w:rPr>
                <w:ins w:id="630" w:author="Palacherla, Susmitha C" w:date="2021-05-27T16:06:00Z"/>
                <w:rFonts w:eastAsia="Calibri"/>
              </w:rPr>
            </w:pPr>
            <w:ins w:id="631" w:author="Palacherla, Susmitha C" w:date="2021-05-27T16:06:00Z">
              <w:r>
                <w:rPr>
                  <w:rFonts w:eastAsia="Calibri"/>
                </w:rPr>
                <w:t>Follow-up date entered at submission</w:t>
              </w:r>
            </w:ins>
          </w:p>
        </w:tc>
      </w:tr>
      <w:tr w:rsidR="007C4E49" w:rsidRPr="007F096C" w14:paraId="60E013A8" w14:textId="77777777" w:rsidTr="008B3710">
        <w:trPr>
          <w:ins w:id="632"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65AEC38D" w14:textId="77777777" w:rsidR="007C4E49" w:rsidRPr="007F096C" w:rsidRDefault="007C4E49" w:rsidP="008B3710">
            <w:pPr>
              <w:jc w:val="center"/>
              <w:rPr>
                <w:ins w:id="633" w:author="Palacherla, Susmitha C" w:date="2021-05-27T16:06:00Z"/>
                <w:rFonts w:eastAsia="Calibri"/>
                <w:color w:val="000000"/>
              </w:rPr>
            </w:pPr>
            <w:ins w:id="634" w:author="Palacherla, Susmitha C" w:date="2021-05-27T16:06:00Z">
              <w:r>
                <w:rPr>
                  <w:rFonts w:eastAsia="Calibri"/>
                  <w:color w:val="000000"/>
                </w:rPr>
                <w:t>47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90E7F0" w14:textId="77777777" w:rsidR="007C4E49" w:rsidRPr="007F096C" w:rsidRDefault="007C4E49" w:rsidP="008B3710">
            <w:pPr>
              <w:rPr>
                <w:ins w:id="635" w:author="Palacherla, Susmitha C" w:date="2021-05-27T16:06:00Z"/>
                <w:rFonts w:eastAsia="Calibri"/>
                <w:color w:val="000000"/>
              </w:rPr>
            </w:pPr>
            <w:ins w:id="636" w:author="Palacherla, Susmitha C" w:date="2021-05-27T16:06:00Z">
              <w:r w:rsidRPr="00667BD6">
                <w:t>Follow-up 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EDBB8" w14:textId="77777777" w:rsidR="007C4E49" w:rsidRPr="007F096C" w:rsidRDefault="007C4E49" w:rsidP="008B3710">
            <w:pPr>
              <w:rPr>
                <w:ins w:id="637" w:author="Palacherla, Susmitha C" w:date="2021-05-27T16:06:00Z"/>
                <w:rFonts w:eastAsia="Calibri"/>
              </w:rPr>
            </w:pPr>
            <w:ins w:id="638" w:author="Palacherla, Susmitha C" w:date="2021-05-27T16:06:00Z">
              <w:r>
                <w:rPr>
                  <w:rFonts w:eastAsia="Calibri"/>
                </w:rPr>
                <w:t>Date of follow-up coaching session</w:t>
              </w:r>
            </w:ins>
          </w:p>
        </w:tc>
      </w:tr>
      <w:tr w:rsidR="007C4E49" w:rsidRPr="007F096C" w14:paraId="53E167A6" w14:textId="77777777" w:rsidTr="008B3710">
        <w:trPr>
          <w:ins w:id="639"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F5F10DD" w14:textId="77777777" w:rsidR="007C4E49" w:rsidRPr="007F096C" w:rsidRDefault="007C4E49" w:rsidP="008B3710">
            <w:pPr>
              <w:jc w:val="center"/>
              <w:rPr>
                <w:ins w:id="640" w:author="Palacherla, Susmitha C" w:date="2021-05-27T16:06:00Z"/>
                <w:rFonts w:eastAsia="Calibri"/>
                <w:color w:val="000000"/>
              </w:rPr>
            </w:pPr>
            <w:ins w:id="641" w:author="Palacherla, Susmitha C" w:date="2021-05-27T16:06:00Z">
              <w:r>
                <w:rPr>
                  <w:rFonts w:eastAsia="Calibri"/>
                  <w:color w:val="000000"/>
                </w:rPr>
                <w:lastRenderedPageBreak/>
                <w:t>48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D16B94A" w14:textId="77777777" w:rsidR="007C4E49" w:rsidRPr="007F096C" w:rsidRDefault="007C4E49" w:rsidP="008B3710">
            <w:pPr>
              <w:rPr>
                <w:ins w:id="642" w:author="Palacherla, Susmitha C" w:date="2021-05-27T16:06:00Z"/>
                <w:rFonts w:eastAsia="Calibri"/>
                <w:color w:val="000000"/>
              </w:rPr>
            </w:pPr>
            <w:ins w:id="643" w:author="Palacherla, Susmitha C" w:date="2021-05-27T16:06:00Z">
              <w:r w:rsidRPr="00667BD6">
                <w:t>Follow-up 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CF1EE6" w14:textId="77777777" w:rsidR="007C4E49" w:rsidRPr="007F096C" w:rsidRDefault="007C4E49" w:rsidP="008B3710">
            <w:pPr>
              <w:rPr>
                <w:ins w:id="644" w:author="Palacherla, Susmitha C" w:date="2021-05-27T16:06:00Z"/>
                <w:rFonts w:eastAsia="Calibri"/>
              </w:rPr>
            </w:pPr>
            <w:ins w:id="645" w:author="Palacherla, Susmitha C" w:date="2021-05-27T16:06:00Z">
              <w:r>
                <w:rPr>
                  <w:rFonts w:eastAsia="Calibri"/>
                </w:rPr>
                <w:t xml:space="preserve">Notes entered during follow-up coaching session </w:t>
              </w:r>
            </w:ins>
          </w:p>
        </w:tc>
      </w:tr>
      <w:tr w:rsidR="007C4E49" w:rsidRPr="007F096C" w14:paraId="7F8644FD" w14:textId="77777777" w:rsidTr="008B3710">
        <w:trPr>
          <w:ins w:id="646"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09521C28" w14:textId="77777777" w:rsidR="007C4E49" w:rsidRPr="007F096C" w:rsidRDefault="007C4E49" w:rsidP="008B3710">
            <w:pPr>
              <w:jc w:val="center"/>
              <w:rPr>
                <w:ins w:id="647" w:author="Palacherla, Susmitha C" w:date="2021-05-27T16:06:00Z"/>
                <w:rFonts w:eastAsia="Calibri"/>
                <w:color w:val="000000"/>
              </w:rPr>
            </w:pPr>
            <w:ins w:id="648" w:author="Palacherla, Susmitha C" w:date="2021-05-27T16:06:00Z">
              <w:r>
                <w:rPr>
                  <w:rFonts w:eastAsia="Calibri"/>
                  <w:color w:val="000000"/>
                </w:rPr>
                <w:t>49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0EDDA2" w14:textId="77777777" w:rsidR="007C4E49" w:rsidRPr="007F096C" w:rsidRDefault="007C4E49" w:rsidP="008B3710">
            <w:pPr>
              <w:rPr>
                <w:ins w:id="649" w:author="Palacherla, Susmitha C" w:date="2021-05-27T16:06:00Z"/>
                <w:rFonts w:eastAsia="Calibri"/>
                <w:color w:val="000000"/>
              </w:rPr>
            </w:pPr>
            <w:ins w:id="650" w:author="Palacherla, Susmitha C" w:date="2021-05-27T16:06:00Z">
              <w:r w:rsidRPr="00667BD6">
                <w:t>Supervisor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59650C" w14:textId="77777777" w:rsidR="007C4E49" w:rsidRPr="007F096C" w:rsidRDefault="007C4E49" w:rsidP="008B3710">
            <w:pPr>
              <w:rPr>
                <w:ins w:id="651" w:author="Palacherla, Susmitha C" w:date="2021-05-27T16:06:00Z"/>
                <w:rFonts w:eastAsia="Calibri"/>
              </w:rPr>
            </w:pPr>
            <w:ins w:id="652" w:author="Palacherla, Susmitha C" w:date="2021-05-27T16:06:00Z">
              <w:r>
                <w:rPr>
                  <w:rFonts w:eastAsia="Calibri"/>
                </w:rPr>
                <w:t xml:space="preserve">System date and time when follow-up occurred </w:t>
              </w:r>
            </w:ins>
          </w:p>
        </w:tc>
      </w:tr>
      <w:tr w:rsidR="007C4E49" w:rsidRPr="007F096C" w14:paraId="3590FF8F" w14:textId="77777777" w:rsidTr="008B3710">
        <w:trPr>
          <w:ins w:id="653"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5D1190A0" w14:textId="77777777" w:rsidR="007C4E49" w:rsidRPr="007F096C" w:rsidRDefault="007C4E49" w:rsidP="008B3710">
            <w:pPr>
              <w:jc w:val="center"/>
              <w:rPr>
                <w:ins w:id="654" w:author="Palacherla, Susmitha C" w:date="2021-05-27T16:06:00Z"/>
                <w:rFonts w:eastAsia="Calibri"/>
                <w:color w:val="000000"/>
              </w:rPr>
            </w:pPr>
            <w:ins w:id="655" w:author="Palacherla, Susmitha C" w:date="2021-05-27T16:06:00Z">
              <w:r>
                <w:rPr>
                  <w:rFonts w:eastAsia="Calibri"/>
                  <w:color w:val="000000"/>
                </w:rPr>
                <w:t>50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E62790" w14:textId="77777777" w:rsidR="007C4E49" w:rsidRPr="007F096C" w:rsidRDefault="007C4E49" w:rsidP="008B3710">
            <w:pPr>
              <w:rPr>
                <w:ins w:id="656" w:author="Palacherla, Susmitha C" w:date="2021-05-27T16:06:00Z"/>
                <w:rFonts w:eastAsia="Calibri"/>
                <w:color w:val="000000"/>
              </w:rPr>
            </w:pPr>
            <w:ins w:id="657" w:author="Palacherla, Susmitha C" w:date="2021-05-27T16:06:00Z">
              <w:r w:rsidRPr="00667BD6">
                <w:t>CSR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88631" w14:textId="77777777" w:rsidR="007C4E49" w:rsidRPr="007F096C" w:rsidRDefault="007C4E49" w:rsidP="008B3710">
            <w:pPr>
              <w:rPr>
                <w:ins w:id="658" w:author="Palacherla, Susmitha C" w:date="2021-05-27T16:06:00Z"/>
                <w:rFonts w:eastAsia="Calibri"/>
              </w:rPr>
            </w:pPr>
            <w:ins w:id="659" w:author="Palacherla, Susmitha C" w:date="2021-05-27T16:06:00Z">
              <w:r w:rsidRPr="007F096C">
                <w:rPr>
                  <w:rFonts w:eastAsia="Calibri"/>
                </w:rPr>
                <w:t>Date when the recipient reviewed and acknowledged or entered comments</w:t>
              </w:r>
              <w:r>
                <w:rPr>
                  <w:rFonts w:eastAsia="Calibri"/>
                </w:rPr>
                <w:t xml:space="preserve"> from follow-up</w:t>
              </w:r>
              <w:r w:rsidRPr="007F096C">
                <w:rPr>
                  <w:rFonts w:eastAsia="Calibri"/>
                </w:rPr>
                <w:t>.</w:t>
              </w:r>
            </w:ins>
          </w:p>
        </w:tc>
      </w:tr>
      <w:tr w:rsidR="007C4E49" w:rsidRPr="007F096C" w14:paraId="53BC42C8" w14:textId="77777777" w:rsidTr="008B3710">
        <w:trPr>
          <w:ins w:id="660"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16A8F129" w14:textId="77777777" w:rsidR="007C4E49" w:rsidRPr="007F096C" w:rsidRDefault="007C4E49" w:rsidP="008B3710">
            <w:pPr>
              <w:jc w:val="center"/>
              <w:rPr>
                <w:ins w:id="661" w:author="Palacherla, Susmitha C" w:date="2021-05-27T16:06:00Z"/>
                <w:rFonts w:eastAsia="Calibri"/>
                <w:color w:val="000000"/>
              </w:rPr>
            </w:pPr>
            <w:ins w:id="662" w:author="Palacherla, Susmitha C" w:date="2021-05-27T16:06:00Z">
              <w:r>
                <w:rPr>
                  <w:rFonts w:eastAsia="Calibri"/>
                  <w:color w:val="000000"/>
                </w:rPr>
                <w:t>51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386E0F" w14:textId="77777777" w:rsidR="007C4E49" w:rsidRPr="007F096C" w:rsidRDefault="007C4E49" w:rsidP="008B3710">
            <w:pPr>
              <w:rPr>
                <w:ins w:id="663" w:author="Palacherla, Susmitha C" w:date="2021-05-27T16:06:00Z"/>
                <w:rFonts w:eastAsia="Calibri"/>
                <w:color w:val="000000"/>
              </w:rPr>
            </w:pPr>
            <w:ins w:id="664" w:author="Palacherla, Susmitha C" w:date="2021-05-27T16:06:00Z">
              <w:r w:rsidRPr="00667BD6">
                <w:t>CSR Follow-up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E3302F" w14:textId="77777777" w:rsidR="007C4E49" w:rsidRPr="007F096C" w:rsidRDefault="007C4E49" w:rsidP="008B3710">
            <w:pPr>
              <w:rPr>
                <w:ins w:id="665" w:author="Palacherla, Susmitha C" w:date="2021-05-27T16:06:00Z"/>
                <w:rFonts w:eastAsia="Calibri"/>
              </w:rPr>
            </w:pPr>
            <w:ins w:id="666" w:author="Palacherla, Susmitha C" w:date="2021-05-27T16:06:00Z">
              <w:r w:rsidRPr="007F096C">
                <w:rPr>
                  <w:rFonts w:eastAsia="Calibri"/>
                </w:rPr>
                <w:t>Comments entered by employee</w:t>
              </w:r>
              <w:r>
                <w:rPr>
                  <w:rFonts w:eastAsia="Calibri"/>
                </w:rPr>
                <w:t xml:space="preserve"> from follow-up</w:t>
              </w:r>
            </w:ins>
          </w:p>
        </w:tc>
      </w:tr>
      <w:tr w:rsidR="007C4E49" w:rsidRPr="007F096C" w14:paraId="01771051" w14:textId="77777777" w:rsidTr="008B3710">
        <w:trPr>
          <w:ins w:id="667" w:author="Palacherla, Susmitha C" w:date="2021-05-27T16:06:00Z"/>
        </w:trPr>
        <w:tc>
          <w:tcPr>
            <w:tcW w:w="1098" w:type="dxa"/>
            <w:tcBorders>
              <w:top w:val="single" w:sz="4" w:space="0" w:color="000000"/>
              <w:left w:val="single" w:sz="4" w:space="0" w:color="000000"/>
              <w:bottom w:val="single" w:sz="4" w:space="0" w:color="000000"/>
              <w:right w:val="single" w:sz="4" w:space="0" w:color="000000"/>
            </w:tcBorders>
          </w:tcPr>
          <w:p w14:paraId="785AC5F9" w14:textId="77777777" w:rsidR="007C4E49" w:rsidRPr="007F096C" w:rsidRDefault="007C4E49" w:rsidP="008B3710">
            <w:pPr>
              <w:jc w:val="center"/>
              <w:rPr>
                <w:ins w:id="668" w:author="Palacherla, Susmitha C" w:date="2021-05-27T16:06:00Z"/>
                <w:rFonts w:eastAsia="Calibri"/>
                <w:color w:val="000000"/>
              </w:rPr>
            </w:pPr>
            <w:ins w:id="669" w:author="Palacherla, Susmitha C" w:date="2021-05-27T16:06:00Z">
              <w:r>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69E10F" w14:textId="77777777" w:rsidR="007C4E49" w:rsidRPr="007F096C" w:rsidRDefault="007C4E49" w:rsidP="008B3710">
            <w:pPr>
              <w:rPr>
                <w:ins w:id="670" w:author="Palacherla, Susmitha C" w:date="2021-05-27T16:06:00Z"/>
                <w:rFonts w:eastAsia="Calibri"/>
                <w:color w:val="000000"/>
              </w:rPr>
            </w:pPr>
            <w:ins w:id="671" w:author="Palacherla, Susmitha C" w:date="2021-05-27T16:06:00Z">
              <w:r w:rsidRPr="007F096C">
                <w:rPr>
                  <w:rFonts w:eastAsia="Calibri"/>
                  <w:color w:val="000000"/>
                </w:rPr>
                <w:t>Report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EBE32C" w14:textId="77777777" w:rsidR="007C4E49" w:rsidRPr="007F096C" w:rsidRDefault="007C4E49" w:rsidP="008B3710">
            <w:pPr>
              <w:rPr>
                <w:ins w:id="672" w:author="Palacherla, Susmitha C" w:date="2021-05-27T16:06:00Z"/>
                <w:rFonts w:eastAsia="Calibri"/>
              </w:rPr>
            </w:pPr>
            <w:ins w:id="673" w:author="Palacherla, Susmitha C" w:date="2021-05-27T16:06:00Z">
              <w:r w:rsidRPr="007F096C">
                <w:rPr>
                  <w:rFonts w:eastAsia="Calibri"/>
                </w:rPr>
                <w:t xml:space="preserve">Date and time the report was run in CCYY-MM-DD </w:t>
              </w:r>
              <w:proofErr w:type="spellStart"/>
              <w:r w:rsidRPr="007F096C">
                <w:rPr>
                  <w:rFonts w:eastAsia="Calibri"/>
                </w:rPr>
                <w:t>HH:MI:SS.decimal</w:t>
              </w:r>
              <w:proofErr w:type="spellEnd"/>
              <w:r w:rsidRPr="007F096C">
                <w:rPr>
                  <w:rFonts w:eastAsia="Calibri"/>
                </w:rPr>
                <w:t>.  Note, this is for scheduled reports only.</w:t>
              </w:r>
            </w:ins>
          </w:p>
        </w:tc>
      </w:tr>
    </w:tbl>
    <w:p w14:paraId="20F67572" w14:textId="77777777" w:rsidR="007C4E49" w:rsidRPr="007C4E49" w:rsidRDefault="007C4E49">
      <w:pPr>
        <w:rPr>
          <w:ins w:id="674" w:author="Palacherla, Susmitha C" w:date="2021-05-27T16:01:00Z"/>
          <w:rPrChange w:id="675" w:author="Palacherla, Susmitha C" w:date="2021-05-27T16:05:00Z">
            <w:rPr>
              <w:ins w:id="676" w:author="Palacherla, Susmitha C" w:date="2021-05-27T16:01:00Z"/>
            </w:rPr>
          </w:rPrChange>
        </w:rPr>
        <w:pPrChange w:id="677" w:author="Palacherla, Susmitha C" w:date="2021-05-27T16:05:00Z">
          <w:pPr>
            <w:pStyle w:val="Heading4"/>
          </w:pPr>
        </w:pPrChange>
      </w:pPr>
    </w:p>
    <w:p w14:paraId="6CBBA709" w14:textId="5E66D938" w:rsidR="007C4E49" w:rsidRPr="007C4E49" w:rsidRDefault="007C4E49">
      <w:pPr>
        <w:pStyle w:val="Heading5"/>
        <w:rPr>
          <w:ins w:id="678" w:author="Palacherla, Susmitha C" w:date="2021-05-27T16:04:00Z"/>
          <w:color w:val="auto"/>
          <w:rPrChange w:id="679" w:author="Palacherla, Susmitha C" w:date="2021-05-27T16:05:00Z">
            <w:rPr>
              <w:ins w:id="680" w:author="Palacherla, Susmitha C" w:date="2021-05-27T16:04:00Z"/>
            </w:rPr>
          </w:rPrChange>
        </w:rPr>
        <w:pPrChange w:id="681" w:author="Palacherla, Susmitha C" w:date="2021-05-27T16:04:00Z">
          <w:pPr>
            <w:pStyle w:val="Heading4"/>
          </w:pPr>
        </w:pPrChange>
      </w:pPr>
      <w:ins w:id="682" w:author="Palacherla, Susmitha C" w:date="2021-05-27T16:05:00Z">
        <w:r>
          <w:rPr>
            <w:color w:val="auto"/>
          </w:rPr>
          <w:t>Quality Now</w:t>
        </w:r>
      </w:ins>
    </w:p>
    <w:p w14:paraId="283158C6" w14:textId="77777777" w:rsidR="00F720C0" w:rsidRPr="002A770C" w:rsidRDefault="00F720C0" w:rsidP="002A770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E32247" w14:paraId="4514A6DA" w14:textId="77777777" w:rsidTr="008B3710">
        <w:trPr>
          <w:ins w:id="683" w:author="Palacherla, Susmitha C" w:date="2021-05-27T16:04:00Z"/>
        </w:trPr>
        <w:tc>
          <w:tcPr>
            <w:tcW w:w="1098" w:type="dxa"/>
          </w:tcPr>
          <w:p w14:paraId="11AE5C39" w14:textId="77777777" w:rsidR="007C4E49" w:rsidRPr="00E32247" w:rsidRDefault="007C4E49" w:rsidP="008B3710">
            <w:pPr>
              <w:jc w:val="center"/>
              <w:rPr>
                <w:ins w:id="684" w:author="Palacherla, Susmitha C" w:date="2021-05-27T16:04:00Z"/>
                <w:rFonts w:eastAsia="Calibri"/>
                <w:b/>
                <w:color w:val="000000"/>
              </w:rPr>
            </w:pPr>
            <w:bookmarkStart w:id="685" w:name="_Toc482877927"/>
            <w:bookmarkStart w:id="686" w:name="_Toc482950204"/>
            <w:bookmarkStart w:id="687" w:name="_Toc482877928"/>
            <w:bookmarkStart w:id="688" w:name="_Toc482950205"/>
            <w:bookmarkStart w:id="689" w:name="_Toc482877929"/>
            <w:bookmarkStart w:id="690" w:name="_Toc482950206"/>
            <w:bookmarkStart w:id="691" w:name="_Toc482877930"/>
            <w:bookmarkStart w:id="692" w:name="_Toc482950207"/>
            <w:bookmarkStart w:id="693" w:name="_Toc482877931"/>
            <w:bookmarkStart w:id="694" w:name="_Toc482950208"/>
            <w:bookmarkEnd w:id="685"/>
            <w:bookmarkEnd w:id="686"/>
            <w:bookmarkEnd w:id="687"/>
            <w:bookmarkEnd w:id="688"/>
            <w:bookmarkEnd w:id="689"/>
            <w:bookmarkEnd w:id="690"/>
            <w:bookmarkEnd w:id="691"/>
            <w:bookmarkEnd w:id="692"/>
            <w:bookmarkEnd w:id="693"/>
            <w:bookmarkEnd w:id="694"/>
            <w:ins w:id="695" w:author="Palacherla, Susmitha C" w:date="2021-05-27T16:04:00Z">
              <w:r w:rsidRPr="00E32247">
                <w:rPr>
                  <w:rFonts w:eastAsia="Calibri"/>
                  <w:b/>
                  <w:color w:val="000000"/>
                </w:rPr>
                <w:t>Number</w:t>
              </w:r>
            </w:ins>
          </w:p>
        </w:tc>
        <w:tc>
          <w:tcPr>
            <w:tcW w:w="3358" w:type="dxa"/>
            <w:shd w:val="clear" w:color="auto" w:fill="auto"/>
            <w:vAlign w:val="bottom"/>
          </w:tcPr>
          <w:p w14:paraId="6914C00F" w14:textId="77777777" w:rsidR="007C4E49" w:rsidRPr="00E32247" w:rsidRDefault="007C4E49" w:rsidP="008B3710">
            <w:pPr>
              <w:jc w:val="center"/>
              <w:rPr>
                <w:ins w:id="696" w:author="Palacherla, Susmitha C" w:date="2021-05-27T16:04:00Z"/>
                <w:rFonts w:eastAsia="Calibri"/>
                <w:b/>
                <w:color w:val="000000"/>
              </w:rPr>
            </w:pPr>
            <w:ins w:id="697" w:author="Palacherla, Susmitha C" w:date="2021-05-27T16:04:00Z">
              <w:r w:rsidRPr="00E32247">
                <w:rPr>
                  <w:rFonts w:eastAsia="Calibri"/>
                  <w:b/>
                  <w:color w:val="000000"/>
                </w:rPr>
                <w:t>Field</w:t>
              </w:r>
            </w:ins>
          </w:p>
        </w:tc>
        <w:tc>
          <w:tcPr>
            <w:tcW w:w="3609" w:type="dxa"/>
            <w:shd w:val="clear" w:color="auto" w:fill="auto"/>
          </w:tcPr>
          <w:p w14:paraId="5C18F8FB" w14:textId="77777777" w:rsidR="007C4E49" w:rsidRPr="00E32247" w:rsidRDefault="007C4E49" w:rsidP="008B3710">
            <w:pPr>
              <w:jc w:val="center"/>
              <w:rPr>
                <w:ins w:id="698" w:author="Palacherla, Susmitha C" w:date="2021-05-27T16:04:00Z"/>
                <w:rFonts w:eastAsia="Calibri"/>
                <w:b/>
              </w:rPr>
            </w:pPr>
            <w:ins w:id="699" w:author="Palacherla, Susmitha C" w:date="2021-05-27T16:04:00Z">
              <w:r w:rsidRPr="00E32247">
                <w:rPr>
                  <w:rFonts w:eastAsia="Calibri"/>
                  <w:b/>
                </w:rPr>
                <w:t>Description</w:t>
              </w:r>
            </w:ins>
          </w:p>
        </w:tc>
      </w:tr>
      <w:tr w:rsidR="007C4E49" w:rsidRPr="00E32247" w14:paraId="7B3403EF" w14:textId="77777777" w:rsidTr="008B3710">
        <w:trPr>
          <w:ins w:id="700" w:author="Palacherla, Susmitha C" w:date="2021-05-27T16:04:00Z"/>
        </w:trPr>
        <w:tc>
          <w:tcPr>
            <w:tcW w:w="1098" w:type="dxa"/>
          </w:tcPr>
          <w:p w14:paraId="4451C1BA" w14:textId="77777777" w:rsidR="007C4E49" w:rsidRPr="00E32247" w:rsidRDefault="007C4E49" w:rsidP="008B3710">
            <w:pPr>
              <w:jc w:val="center"/>
              <w:rPr>
                <w:ins w:id="701" w:author="Palacherla, Susmitha C" w:date="2021-05-27T16:04:00Z"/>
                <w:rFonts w:eastAsia="Calibri"/>
                <w:color w:val="000000"/>
              </w:rPr>
            </w:pPr>
            <w:ins w:id="702" w:author="Palacherla, Susmitha C" w:date="2021-05-27T16:04:00Z">
              <w:r w:rsidRPr="00E32247">
                <w:rPr>
                  <w:rFonts w:eastAsia="Calibri"/>
                  <w:color w:val="000000"/>
                </w:rPr>
                <w:t>1</w:t>
              </w:r>
            </w:ins>
          </w:p>
        </w:tc>
        <w:tc>
          <w:tcPr>
            <w:tcW w:w="3358" w:type="dxa"/>
            <w:shd w:val="clear" w:color="auto" w:fill="auto"/>
          </w:tcPr>
          <w:p w14:paraId="0F81CFD2" w14:textId="77777777" w:rsidR="007C4E49" w:rsidRPr="00E32247" w:rsidRDefault="007C4E49" w:rsidP="008B3710">
            <w:pPr>
              <w:rPr>
                <w:ins w:id="703" w:author="Palacherla, Susmitha C" w:date="2021-05-27T16:04:00Z"/>
                <w:rFonts w:eastAsia="Calibri"/>
                <w:b/>
                <w:color w:val="000000"/>
              </w:rPr>
            </w:pPr>
            <w:ins w:id="704" w:author="Palacherla, Susmitha C" w:date="2021-05-27T16:04:00Z">
              <w:r w:rsidRPr="00E32247">
                <w:rPr>
                  <w:rFonts w:eastAsia="Calibri"/>
                  <w:color w:val="000000"/>
                </w:rPr>
                <w:t>Employee Level ID</w:t>
              </w:r>
            </w:ins>
          </w:p>
        </w:tc>
        <w:tc>
          <w:tcPr>
            <w:tcW w:w="3609" w:type="dxa"/>
            <w:shd w:val="clear" w:color="auto" w:fill="auto"/>
          </w:tcPr>
          <w:p w14:paraId="020E5733" w14:textId="77777777" w:rsidR="007C4E49" w:rsidRPr="00E32247" w:rsidRDefault="007C4E49" w:rsidP="008B3710">
            <w:pPr>
              <w:rPr>
                <w:ins w:id="705" w:author="Palacherla, Susmitha C" w:date="2021-05-27T16:04:00Z"/>
                <w:rFonts w:eastAsia="Calibri"/>
              </w:rPr>
            </w:pPr>
            <w:ins w:id="706" w:author="Palacherla, Susmitha C" w:date="2021-05-27T16:04:00Z">
              <w:r w:rsidRPr="00E32247">
                <w:rPr>
                  <w:rFonts w:eastAsia="Calibri"/>
                </w:rPr>
                <w:t>Module the log was submitted in</w:t>
              </w:r>
            </w:ins>
          </w:p>
        </w:tc>
      </w:tr>
      <w:tr w:rsidR="007C4E49" w:rsidRPr="00E32247" w14:paraId="1BD8A13C" w14:textId="77777777" w:rsidTr="008B3710">
        <w:trPr>
          <w:ins w:id="707" w:author="Palacherla, Susmitha C" w:date="2021-05-27T16:04:00Z"/>
        </w:trPr>
        <w:tc>
          <w:tcPr>
            <w:tcW w:w="1098" w:type="dxa"/>
          </w:tcPr>
          <w:p w14:paraId="1587E1D0" w14:textId="77777777" w:rsidR="007C4E49" w:rsidRPr="00E32247" w:rsidRDefault="007C4E49" w:rsidP="008B3710">
            <w:pPr>
              <w:jc w:val="center"/>
              <w:rPr>
                <w:ins w:id="708" w:author="Palacherla, Susmitha C" w:date="2021-05-27T16:04:00Z"/>
                <w:rFonts w:eastAsia="Calibri"/>
                <w:color w:val="000000"/>
              </w:rPr>
            </w:pPr>
            <w:ins w:id="709" w:author="Palacherla, Susmitha C" w:date="2021-05-27T16:04:00Z">
              <w:r w:rsidRPr="00E32247">
                <w:rPr>
                  <w:rFonts w:eastAsia="Calibri"/>
                  <w:color w:val="000000"/>
                </w:rPr>
                <w:t>2</w:t>
              </w:r>
            </w:ins>
          </w:p>
        </w:tc>
        <w:tc>
          <w:tcPr>
            <w:tcW w:w="3358" w:type="dxa"/>
            <w:shd w:val="clear" w:color="auto" w:fill="auto"/>
          </w:tcPr>
          <w:p w14:paraId="18EEA808" w14:textId="77777777" w:rsidR="007C4E49" w:rsidRPr="00E32247" w:rsidRDefault="007C4E49" w:rsidP="008B3710">
            <w:pPr>
              <w:rPr>
                <w:ins w:id="710" w:author="Palacherla, Susmitha C" w:date="2021-05-27T16:04:00Z"/>
                <w:rFonts w:eastAsia="Calibri"/>
                <w:color w:val="000000"/>
              </w:rPr>
            </w:pPr>
            <w:ins w:id="711" w:author="Palacherla, Susmitha C" w:date="2021-05-27T16:04:00Z">
              <w:r w:rsidRPr="00E32247">
                <w:rPr>
                  <w:rFonts w:eastAsia="Calibri"/>
                  <w:color w:val="000000"/>
                </w:rPr>
                <w:t>Employee Level Name</w:t>
              </w:r>
            </w:ins>
          </w:p>
        </w:tc>
        <w:tc>
          <w:tcPr>
            <w:tcW w:w="3609" w:type="dxa"/>
            <w:shd w:val="clear" w:color="auto" w:fill="auto"/>
          </w:tcPr>
          <w:p w14:paraId="16B0E89E" w14:textId="77777777" w:rsidR="007C4E49" w:rsidRPr="00E32247" w:rsidRDefault="007C4E49" w:rsidP="008B3710">
            <w:pPr>
              <w:rPr>
                <w:ins w:id="712" w:author="Palacherla, Susmitha C" w:date="2021-05-27T16:04:00Z"/>
                <w:rFonts w:eastAsia="Calibri"/>
              </w:rPr>
            </w:pPr>
            <w:ins w:id="713" w:author="Palacherla, Susmitha C" w:date="2021-05-27T16:04:00Z">
              <w:r w:rsidRPr="00E32247">
                <w:rPr>
                  <w:rFonts w:eastAsia="Calibri"/>
                </w:rPr>
                <w:t>Name of the module</w:t>
              </w:r>
            </w:ins>
          </w:p>
        </w:tc>
      </w:tr>
      <w:tr w:rsidR="007C4E49" w:rsidRPr="00E32247" w14:paraId="70127DEF" w14:textId="77777777" w:rsidTr="008B3710">
        <w:trPr>
          <w:ins w:id="714" w:author="Palacherla, Susmitha C" w:date="2021-05-27T16:04:00Z"/>
        </w:trPr>
        <w:tc>
          <w:tcPr>
            <w:tcW w:w="1098" w:type="dxa"/>
          </w:tcPr>
          <w:p w14:paraId="60AE383D" w14:textId="77777777" w:rsidR="007C4E49" w:rsidRPr="00E32247" w:rsidRDefault="007C4E49" w:rsidP="008B3710">
            <w:pPr>
              <w:jc w:val="center"/>
              <w:rPr>
                <w:ins w:id="715" w:author="Palacherla, Susmitha C" w:date="2021-05-27T16:04:00Z"/>
                <w:rFonts w:eastAsia="Calibri"/>
                <w:color w:val="000000"/>
              </w:rPr>
            </w:pPr>
            <w:ins w:id="716" w:author="Palacherla, Susmitha C" w:date="2021-05-27T16:04:00Z">
              <w:r w:rsidRPr="00E32247">
                <w:rPr>
                  <w:rFonts w:eastAsia="Calibri"/>
                  <w:color w:val="000000"/>
                </w:rPr>
                <w:t>3</w:t>
              </w:r>
            </w:ins>
          </w:p>
        </w:tc>
        <w:tc>
          <w:tcPr>
            <w:tcW w:w="3358" w:type="dxa"/>
            <w:shd w:val="clear" w:color="auto" w:fill="auto"/>
          </w:tcPr>
          <w:p w14:paraId="16B053E7" w14:textId="77777777" w:rsidR="007C4E49" w:rsidRPr="00E32247" w:rsidRDefault="007C4E49" w:rsidP="008B3710">
            <w:pPr>
              <w:rPr>
                <w:ins w:id="717" w:author="Palacherla, Susmitha C" w:date="2021-05-27T16:04:00Z"/>
                <w:rFonts w:eastAsia="Calibri"/>
                <w:color w:val="000000"/>
              </w:rPr>
            </w:pPr>
            <w:ins w:id="718" w:author="Palacherla, Susmitha C" w:date="2021-05-27T16:04:00Z">
              <w:r w:rsidRPr="00E32247">
                <w:rPr>
                  <w:rFonts w:eastAsia="Calibri"/>
                  <w:color w:val="000000"/>
                </w:rPr>
                <w:t>Coaching ID</w:t>
              </w:r>
            </w:ins>
          </w:p>
        </w:tc>
        <w:tc>
          <w:tcPr>
            <w:tcW w:w="3609" w:type="dxa"/>
            <w:shd w:val="clear" w:color="auto" w:fill="auto"/>
          </w:tcPr>
          <w:p w14:paraId="058F934C" w14:textId="77777777" w:rsidR="007C4E49" w:rsidRPr="00E32247" w:rsidRDefault="007C4E49" w:rsidP="008B3710">
            <w:pPr>
              <w:rPr>
                <w:ins w:id="719" w:author="Palacherla, Susmitha C" w:date="2021-05-27T16:04:00Z"/>
                <w:rFonts w:eastAsia="Calibri"/>
              </w:rPr>
            </w:pPr>
            <w:ins w:id="720" w:author="Palacherla, Susmitha C" w:date="2021-05-27T16:04:00Z">
              <w:r w:rsidRPr="00E32247">
                <w:rPr>
                  <w:rFonts w:eastAsia="Calibri"/>
                </w:rPr>
                <w:t>ID of the coaching log</w:t>
              </w:r>
            </w:ins>
          </w:p>
        </w:tc>
      </w:tr>
      <w:tr w:rsidR="007C4E49" w:rsidRPr="00E32247" w14:paraId="60A669EB" w14:textId="77777777" w:rsidTr="008B3710">
        <w:trPr>
          <w:ins w:id="721" w:author="Palacherla, Susmitha C" w:date="2021-05-27T16:04:00Z"/>
        </w:trPr>
        <w:tc>
          <w:tcPr>
            <w:tcW w:w="1098" w:type="dxa"/>
          </w:tcPr>
          <w:p w14:paraId="107623ED" w14:textId="77777777" w:rsidR="007C4E49" w:rsidRPr="00E32247" w:rsidRDefault="007C4E49" w:rsidP="008B3710">
            <w:pPr>
              <w:jc w:val="center"/>
              <w:rPr>
                <w:ins w:id="722" w:author="Palacherla, Susmitha C" w:date="2021-05-27T16:04:00Z"/>
                <w:rFonts w:eastAsia="Calibri"/>
                <w:color w:val="000000"/>
              </w:rPr>
            </w:pPr>
            <w:ins w:id="723" w:author="Palacherla, Susmitha C" w:date="2021-05-27T16:04:00Z">
              <w:r w:rsidRPr="00E32247">
                <w:rPr>
                  <w:rFonts w:eastAsia="Calibri"/>
                  <w:color w:val="000000"/>
                </w:rPr>
                <w:t>4</w:t>
              </w:r>
            </w:ins>
          </w:p>
        </w:tc>
        <w:tc>
          <w:tcPr>
            <w:tcW w:w="3358" w:type="dxa"/>
            <w:shd w:val="clear" w:color="auto" w:fill="auto"/>
          </w:tcPr>
          <w:p w14:paraId="1F4CF65E" w14:textId="77777777" w:rsidR="007C4E49" w:rsidRPr="00E32247" w:rsidRDefault="007C4E49" w:rsidP="008B3710">
            <w:pPr>
              <w:rPr>
                <w:ins w:id="724" w:author="Palacherla, Susmitha C" w:date="2021-05-27T16:04:00Z"/>
                <w:rFonts w:eastAsia="Calibri"/>
                <w:color w:val="000000"/>
              </w:rPr>
            </w:pPr>
            <w:ins w:id="725" w:author="Palacherla, Susmitha C" w:date="2021-05-27T16:04:00Z">
              <w:r w:rsidRPr="00E32247">
                <w:rPr>
                  <w:rFonts w:eastAsia="Calibri"/>
                  <w:color w:val="000000"/>
                </w:rPr>
                <w:t>Form name</w:t>
              </w:r>
            </w:ins>
          </w:p>
        </w:tc>
        <w:tc>
          <w:tcPr>
            <w:tcW w:w="3609" w:type="dxa"/>
            <w:shd w:val="clear" w:color="auto" w:fill="auto"/>
          </w:tcPr>
          <w:p w14:paraId="6694419F" w14:textId="77777777" w:rsidR="007C4E49" w:rsidRPr="00E32247" w:rsidRDefault="007C4E49" w:rsidP="008B3710">
            <w:pPr>
              <w:rPr>
                <w:ins w:id="726" w:author="Palacherla, Susmitha C" w:date="2021-05-27T16:04:00Z"/>
                <w:rFonts w:eastAsia="Calibri"/>
              </w:rPr>
            </w:pPr>
            <w:ins w:id="727" w:author="Palacherla, Susmitha C" w:date="2021-05-27T16:04:00Z">
              <w:r w:rsidRPr="00E32247">
                <w:rPr>
                  <w:rFonts w:eastAsia="Calibri"/>
                </w:rPr>
                <w:t>Coaching log form name</w:t>
              </w:r>
            </w:ins>
          </w:p>
        </w:tc>
      </w:tr>
      <w:tr w:rsidR="007C4E49" w:rsidRPr="00E32247" w14:paraId="52FDB489" w14:textId="77777777" w:rsidTr="008B3710">
        <w:trPr>
          <w:ins w:id="728" w:author="Palacherla, Susmitha C" w:date="2021-05-27T16:04:00Z"/>
        </w:trPr>
        <w:tc>
          <w:tcPr>
            <w:tcW w:w="1098" w:type="dxa"/>
          </w:tcPr>
          <w:p w14:paraId="6B3A518E" w14:textId="77777777" w:rsidR="007C4E49" w:rsidRPr="00E32247" w:rsidRDefault="007C4E49" w:rsidP="008B3710">
            <w:pPr>
              <w:jc w:val="center"/>
              <w:rPr>
                <w:ins w:id="729" w:author="Palacherla, Susmitha C" w:date="2021-05-27T16:04:00Z"/>
                <w:rFonts w:eastAsia="Calibri"/>
                <w:color w:val="000000"/>
              </w:rPr>
            </w:pPr>
            <w:ins w:id="730" w:author="Palacherla, Susmitha C" w:date="2021-05-27T16:04:00Z">
              <w:r w:rsidRPr="00E32247">
                <w:rPr>
                  <w:rFonts w:eastAsia="Calibri"/>
                  <w:color w:val="000000"/>
                </w:rPr>
                <w:t>5</w:t>
              </w:r>
            </w:ins>
          </w:p>
        </w:tc>
        <w:tc>
          <w:tcPr>
            <w:tcW w:w="3358" w:type="dxa"/>
            <w:shd w:val="clear" w:color="auto" w:fill="auto"/>
          </w:tcPr>
          <w:p w14:paraId="3757B816" w14:textId="77777777" w:rsidR="007C4E49" w:rsidRPr="00E32247" w:rsidRDefault="007C4E49" w:rsidP="008B3710">
            <w:pPr>
              <w:rPr>
                <w:ins w:id="731" w:author="Palacherla, Susmitha C" w:date="2021-05-27T16:04:00Z"/>
                <w:rFonts w:eastAsia="Calibri"/>
                <w:color w:val="000000"/>
              </w:rPr>
            </w:pPr>
            <w:ins w:id="732" w:author="Palacherla, Susmitha C" w:date="2021-05-27T16:04:00Z">
              <w:r w:rsidRPr="00E32247">
                <w:rPr>
                  <w:rFonts w:eastAsia="Calibri"/>
                  <w:color w:val="000000"/>
                </w:rPr>
                <w:t>Quality Now Batch ID</w:t>
              </w:r>
            </w:ins>
          </w:p>
        </w:tc>
        <w:tc>
          <w:tcPr>
            <w:tcW w:w="3609" w:type="dxa"/>
            <w:shd w:val="clear" w:color="auto" w:fill="auto"/>
          </w:tcPr>
          <w:p w14:paraId="3B3DF571" w14:textId="77777777" w:rsidR="007C4E49" w:rsidRPr="00E32247" w:rsidRDefault="007C4E49" w:rsidP="008B3710">
            <w:pPr>
              <w:rPr>
                <w:ins w:id="733" w:author="Palacherla, Susmitha C" w:date="2021-05-27T16:04:00Z"/>
                <w:rFonts w:eastAsia="Calibri"/>
              </w:rPr>
            </w:pPr>
            <w:ins w:id="734" w:author="Palacherla, Susmitha C" w:date="2021-05-27T16:04:00Z">
              <w:r w:rsidRPr="00E32247">
                <w:rPr>
                  <w:rFonts w:eastAsia="Calibri"/>
                </w:rPr>
                <w:t>ID of the Quality Now Batch</w:t>
              </w:r>
            </w:ins>
          </w:p>
        </w:tc>
      </w:tr>
      <w:tr w:rsidR="007C4E49" w:rsidRPr="00E32247" w14:paraId="2B3119AD" w14:textId="77777777" w:rsidTr="008B3710">
        <w:trPr>
          <w:ins w:id="735" w:author="Palacherla, Susmitha C" w:date="2021-05-27T16:04:00Z"/>
        </w:trPr>
        <w:tc>
          <w:tcPr>
            <w:tcW w:w="1098" w:type="dxa"/>
          </w:tcPr>
          <w:p w14:paraId="6A03C65B" w14:textId="77777777" w:rsidR="007C4E49" w:rsidRPr="00E32247" w:rsidRDefault="007C4E49" w:rsidP="008B3710">
            <w:pPr>
              <w:jc w:val="center"/>
              <w:rPr>
                <w:ins w:id="736" w:author="Palacherla, Susmitha C" w:date="2021-05-27T16:04:00Z"/>
                <w:rFonts w:eastAsia="Calibri"/>
                <w:color w:val="000000"/>
              </w:rPr>
            </w:pPr>
            <w:ins w:id="737" w:author="Palacherla, Susmitha C" w:date="2021-05-27T16:04:00Z">
              <w:r w:rsidRPr="00E32247">
                <w:rPr>
                  <w:rFonts w:eastAsia="Calibri"/>
                  <w:color w:val="000000"/>
                </w:rPr>
                <w:t>6</w:t>
              </w:r>
            </w:ins>
          </w:p>
        </w:tc>
        <w:tc>
          <w:tcPr>
            <w:tcW w:w="3358" w:type="dxa"/>
            <w:shd w:val="clear" w:color="auto" w:fill="auto"/>
          </w:tcPr>
          <w:p w14:paraId="2DDD820D" w14:textId="77777777" w:rsidR="007C4E49" w:rsidRPr="00E32247" w:rsidRDefault="007C4E49" w:rsidP="008B3710">
            <w:pPr>
              <w:rPr>
                <w:ins w:id="738" w:author="Palacherla, Susmitha C" w:date="2021-05-27T16:04:00Z"/>
                <w:rFonts w:eastAsia="Calibri"/>
                <w:color w:val="000000"/>
              </w:rPr>
            </w:pPr>
            <w:ins w:id="739" w:author="Palacherla, Susmitha C" w:date="2021-05-27T16:04:00Z">
              <w:r w:rsidRPr="00E32247">
                <w:rPr>
                  <w:rFonts w:eastAsia="Calibri"/>
                  <w:color w:val="000000"/>
                </w:rPr>
                <w:t>Quality Now Batch Status</w:t>
              </w:r>
            </w:ins>
          </w:p>
        </w:tc>
        <w:tc>
          <w:tcPr>
            <w:tcW w:w="3609" w:type="dxa"/>
            <w:shd w:val="clear" w:color="auto" w:fill="auto"/>
          </w:tcPr>
          <w:p w14:paraId="25D30344" w14:textId="77777777" w:rsidR="007C4E49" w:rsidRPr="00E32247" w:rsidRDefault="007C4E49" w:rsidP="008B3710">
            <w:pPr>
              <w:rPr>
                <w:ins w:id="740" w:author="Palacherla, Susmitha C" w:date="2021-05-27T16:04:00Z"/>
                <w:rFonts w:eastAsia="Calibri"/>
              </w:rPr>
            </w:pPr>
            <w:ins w:id="741" w:author="Palacherla, Susmitha C" w:date="2021-05-27T16:04:00Z">
              <w:r w:rsidRPr="00E32247">
                <w:rPr>
                  <w:rFonts w:eastAsia="Calibri"/>
                </w:rPr>
                <w:t>Status of the Quality Now Batch</w:t>
              </w:r>
            </w:ins>
          </w:p>
        </w:tc>
      </w:tr>
      <w:tr w:rsidR="007C4E49" w:rsidRPr="00E32247" w14:paraId="6ED7486E" w14:textId="77777777" w:rsidTr="008B3710">
        <w:trPr>
          <w:ins w:id="74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5B2D0C0" w14:textId="77777777" w:rsidR="007C4E49" w:rsidRPr="00E32247" w:rsidRDefault="007C4E49" w:rsidP="008B3710">
            <w:pPr>
              <w:jc w:val="center"/>
              <w:rPr>
                <w:ins w:id="743" w:author="Palacherla, Susmitha C" w:date="2021-05-27T16:04:00Z"/>
                <w:rFonts w:eastAsia="Calibri"/>
                <w:color w:val="000000"/>
              </w:rPr>
            </w:pPr>
            <w:ins w:id="744" w:author="Palacherla, Susmitha C" w:date="2021-05-27T16:04:00Z">
              <w:r w:rsidRPr="00E32247">
                <w:rPr>
                  <w:rFonts w:eastAsia="Calibri"/>
                  <w:color w:val="000000"/>
                </w:rPr>
                <w:t>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FF137F" w14:textId="77777777" w:rsidR="007C4E49" w:rsidRPr="00E32247" w:rsidRDefault="007C4E49" w:rsidP="008B3710">
            <w:pPr>
              <w:rPr>
                <w:ins w:id="745" w:author="Palacherla, Susmitha C" w:date="2021-05-27T16:04:00Z"/>
                <w:rFonts w:eastAsia="Calibri"/>
                <w:color w:val="000000"/>
              </w:rPr>
            </w:pPr>
            <w:ins w:id="746" w:author="Palacherla, Susmitha C" w:date="2021-05-27T16:04:00Z">
              <w:r w:rsidRPr="00E32247">
                <w:rPr>
                  <w:rFonts w:eastAsia="Calibri"/>
                  <w:color w:val="000000"/>
                </w:rPr>
                <w:t>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9B9606" w14:textId="77777777" w:rsidR="007C4E49" w:rsidRPr="00E32247" w:rsidRDefault="007C4E49" w:rsidP="008B3710">
            <w:pPr>
              <w:rPr>
                <w:ins w:id="747" w:author="Palacherla, Susmitha C" w:date="2021-05-27T16:04:00Z"/>
                <w:rFonts w:eastAsia="Calibri"/>
              </w:rPr>
            </w:pPr>
            <w:proofErr w:type="gramStart"/>
            <w:ins w:id="748" w:author="Palacherla, Susmitha C" w:date="2021-05-27T16:04:00Z">
              <w:r w:rsidRPr="00E32247">
                <w:rPr>
                  <w:rFonts w:eastAsia="Calibri"/>
                </w:rPr>
                <w:t>Current status</w:t>
              </w:r>
              <w:proofErr w:type="gramEnd"/>
              <w:r w:rsidRPr="00E32247">
                <w:rPr>
                  <w:rFonts w:eastAsia="Calibri"/>
                </w:rPr>
                <w:t xml:space="preserve"> of the coaching log</w:t>
              </w:r>
            </w:ins>
          </w:p>
        </w:tc>
      </w:tr>
      <w:tr w:rsidR="007C4E49" w:rsidRPr="00E32247" w14:paraId="7ABD4DF5" w14:textId="77777777" w:rsidTr="008B3710">
        <w:trPr>
          <w:ins w:id="749" w:author="Palacherla, Susmitha C" w:date="2021-05-27T16:04:00Z"/>
        </w:trPr>
        <w:tc>
          <w:tcPr>
            <w:tcW w:w="1098" w:type="dxa"/>
          </w:tcPr>
          <w:p w14:paraId="5402A583" w14:textId="77777777" w:rsidR="007C4E49" w:rsidRPr="00E32247" w:rsidRDefault="007C4E49" w:rsidP="008B3710">
            <w:pPr>
              <w:jc w:val="center"/>
              <w:rPr>
                <w:ins w:id="750" w:author="Palacherla, Susmitha C" w:date="2021-05-27T16:04:00Z"/>
                <w:rFonts w:eastAsia="Calibri"/>
                <w:color w:val="000000"/>
              </w:rPr>
            </w:pPr>
            <w:ins w:id="751" w:author="Palacherla, Susmitha C" w:date="2021-05-27T16:04:00Z">
              <w:r w:rsidRPr="00E32247">
                <w:rPr>
                  <w:rFonts w:eastAsia="Calibri"/>
                  <w:color w:val="000000"/>
                </w:rPr>
                <w:t>8</w:t>
              </w:r>
            </w:ins>
          </w:p>
        </w:tc>
        <w:tc>
          <w:tcPr>
            <w:tcW w:w="3358" w:type="dxa"/>
            <w:shd w:val="clear" w:color="auto" w:fill="auto"/>
          </w:tcPr>
          <w:p w14:paraId="04946EAE" w14:textId="77777777" w:rsidR="007C4E49" w:rsidRPr="00E32247" w:rsidRDefault="007C4E49" w:rsidP="008B3710">
            <w:pPr>
              <w:rPr>
                <w:ins w:id="752" w:author="Palacherla, Susmitha C" w:date="2021-05-27T16:04:00Z"/>
                <w:rFonts w:eastAsia="Calibri"/>
                <w:color w:val="000000"/>
              </w:rPr>
            </w:pPr>
            <w:ins w:id="753" w:author="Palacherla, Susmitha C" w:date="2021-05-27T16:04:00Z">
              <w:r w:rsidRPr="00E32247">
                <w:rPr>
                  <w:rFonts w:eastAsia="Calibri"/>
                  <w:color w:val="000000"/>
                </w:rPr>
                <w:t>Employee ID</w:t>
              </w:r>
            </w:ins>
          </w:p>
        </w:tc>
        <w:tc>
          <w:tcPr>
            <w:tcW w:w="3609" w:type="dxa"/>
            <w:shd w:val="clear" w:color="auto" w:fill="auto"/>
          </w:tcPr>
          <w:p w14:paraId="4D66C5C1" w14:textId="77777777" w:rsidR="007C4E49" w:rsidRPr="00E32247" w:rsidRDefault="007C4E49" w:rsidP="008B3710">
            <w:pPr>
              <w:rPr>
                <w:ins w:id="754" w:author="Palacherla, Susmitha C" w:date="2021-05-27T16:04:00Z"/>
                <w:rFonts w:eastAsia="Calibri"/>
              </w:rPr>
            </w:pPr>
            <w:ins w:id="755" w:author="Palacherla, Susmitha C" w:date="2021-05-27T16:04:00Z">
              <w:r w:rsidRPr="00E32247">
                <w:rPr>
                  <w:rFonts w:eastAsia="Calibri"/>
                </w:rPr>
                <w:t>Employee ID of the log recipient</w:t>
              </w:r>
            </w:ins>
          </w:p>
        </w:tc>
      </w:tr>
      <w:tr w:rsidR="007C4E49" w:rsidRPr="00E32247" w14:paraId="7C8C578D" w14:textId="77777777" w:rsidTr="008B3710">
        <w:trPr>
          <w:ins w:id="756" w:author="Palacherla, Susmitha C" w:date="2021-05-27T16:04:00Z"/>
        </w:trPr>
        <w:tc>
          <w:tcPr>
            <w:tcW w:w="1098" w:type="dxa"/>
          </w:tcPr>
          <w:p w14:paraId="4B64AFD5" w14:textId="77777777" w:rsidR="007C4E49" w:rsidRPr="00E32247" w:rsidRDefault="007C4E49" w:rsidP="008B3710">
            <w:pPr>
              <w:jc w:val="center"/>
              <w:rPr>
                <w:ins w:id="757" w:author="Palacherla, Susmitha C" w:date="2021-05-27T16:04:00Z"/>
                <w:rFonts w:eastAsia="Calibri"/>
                <w:color w:val="000000"/>
              </w:rPr>
            </w:pPr>
            <w:ins w:id="758" w:author="Palacherla, Susmitha C" w:date="2021-05-27T16:04:00Z">
              <w:r w:rsidRPr="00E32247">
                <w:rPr>
                  <w:rFonts w:eastAsia="Calibri"/>
                  <w:color w:val="000000"/>
                </w:rPr>
                <w:t>9</w:t>
              </w:r>
            </w:ins>
          </w:p>
        </w:tc>
        <w:tc>
          <w:tcPr>
            <w:tcW w:w="3358" w:type="dxa"/>
            <w:shd w:val="clear" w:color="auto" w:fill="auto"/>
          </w:tcPr>
          <w:p w14:paraId="70BA53B8" w14:textId="77777777" w:rsidR="007C4E49" w:rsidRPr="00E32247" w:rsidRDefault="007C4E49" w:rsidP="008B3710">
            <w:pPr>
              <w:rPr>
                <w:ins w:id="759" w:author="Palacherla, Susmitha C" w:date="2021-05-27T16:04:00Z"/>
                <w:rFonts w:eastAsia="Calibri"/>
                <w:color w:val="000000"/>
              </w:rPr>
            </w:pPr>
            <w:ins w:id="760" w:author="Palacherla, Susmitha C" w:date="2021-05-27T16:04:00Z">
              <w:r w:rsidRPr="00E32247">
                <w:rPr>
                  <w:rFonts w:eastAsia="Calibri"/>
                  <w:color w:val="000000"/>
                </w:rPr>
                <w:t>Employee name</w:t>
              </w:r>
            </w:ins>
          </w:p>
        </w:tc>
        <w:tc>
          <w:tcPr>
            <w:tcW w:w="3609" w:type="dxa"/>
            <w:shd w:val="clear" w:color="auto" w:fill="auto"/>
          </w:tcPr>
          <w:p w14:paraId="372AB5C7" w14:textId="77777777" w:rsidR="007C4E49" w:rsidRPr="00E32247" w:rsidRDefault="007C4E49" w:rsidP="008B3710">
            <w:pPr>
              <w:rPr>
                <w:ins w:id="761" w:author="Palacherla, Susmitha C" w:date="2021-05-27T16:04:00Z"/>
                <w:rFonts w:eastAsia="Calibri"/>
              </w:rPr>
            </w:pPr>
            <w:ins w:id="762" w:author="Palacherla, Susmitha C" w:date="2021-05-27T16:04:00Z">
              <w:r w:rsidRPr="00E32247">
                <w:rPr>
                  <w:rFonts w:eastAsia="Calibri"/>
                </w:rPr>
                <w:t>The last, first mi name of employee</w:t>
              </w:r>
            </w:ins>
          </w:p>
        </w:tc>
      </w:tr>
      <w:tr w:rsidR="007C4E49" w:rsidRPr="00E32247" w14:paraId="1BBC9EF8" w14:textId="77777777" w:rsidTr="008B3710">
        <w:trPr>
          <w:ins w:id="763" w:author="Palacherla, Susmitha C" w:date="2021-05-27T16:04:00Z"/>
        </w:trPr>
        <w:tc>
          <w:tcPr>
            <w:tcW w:w="1098" w:type="dxa"/>
          </w:tcPr>
          <w:p w14:paraId="2F07A845" w14:textId="77777777" w:rsidR="007C4E49" w:rsidRPr="00E32247" w:rsidRDefault="007C4E49" w:rsidP="008B3710">
            <w:pPr>
              <w:jc w:val="center"/>
              <w:rPr>
                <w:ins w:id="764" w:author="Palacherla, Susmitha C" w:date="2021-05-27T16:04:00Z"/>
                <w:rFonts w:eastAsia="Calibri"/>
                <w:color w:val="000000"/>
              </w:rPr>
            </w:pPr>
            <w:ins w:id="765" w:author="Palacherla, Susmitha C" w:date="2021-05-27T16:04:00Z">
              <w:r w:rsidRPr="00E32247">
                <w:rPr>
                  <w:rFonts w:eastAsia="Calibri"/>
                  <w:color w:val="000000"/>
                </w:rPr>
                <w:lastRenderedPageBreak/>
                <w:t>10</w:t>
              </w:r>
            </w:ins>
          </w:p>
        </w:tc>
        <w:tc>
          <w:tcPr>
            <w:tcW w:w="3358" w:type="dxa"/>
            <w:shd w:val="clear" w:color="auto" w:fill="auto"/>
          </w:tcPr>
          <w:p w14:paraId="53CF3635" w14:textId="77777777" w:rsidR="007C4E49" w:rsidRPr="00E32247" w:rsidRDefault="007C4E49" w:rsidP="008B3710">
            <w:pPr>
              <w:rPr>
                <w:ins w:id="766" w:author="Palacherla, Susmitha C" w:date="2021-05-27T16:04:00Z"/>
                <w:rFonts w:eastAsia="Calibri"/>
                <w:color w:val="000000"/>
              </w:rPr>
            </w:pPr>
            <w:ins w:id="767" w:author="Palacherla, Susmitha C" w:date="2021-05-27T16:04:00Z">
              <w:r w:rsidRPr="00E32247">
                <w:rPr>
                  <w:rFonts w:eastAsia="Calibri"/>
                  <w:color w:val="000000"/>
                </w:rPr>
                <w:t>City</w:t>
              </w:r>
            </w:ins>
          </w:p>
        </w:tc>
        <w:tc>
          <w:tcPr>
            <w:tcW w:w="3609" w:type="dxa"/>
            <w:shd w:val="clear" w:color="auto" w:fill="auto"/>
          </w:tcPr>
          <w:p w14:paraId="4F5F729C" w14:textId="77777777" w:rsidR="007C4E49" w:rsidRPr="00E32247" w:rsidRDefault="007C4E49" w:rsidP="008B3710">
            <w:pPr>
              <w:rPr>
                <w:ins w:id="768" w:author="Palacherla, Susmitha C" w:date="2021-05-27T16:04:00Z"/>
                <w:rFonts w:eastAsia="Calibri"/>
              </w:rPr>
            </w:pPr>
            <w:ins w:id="769" w:author="Palacherla, Susmitha C" w:date="2021-05-27T16:04:00Z">
              <w:r w:rsidRPr="00E32247">
                <w:rPr>
                  <w:rFonts w:eastAsia="Calibri"/>
                </w:rPr>
                <w:t>Site of the employee</w:t>
              </w:r>
            </w:ins>
          </w:p>
        </w:tc>
      </w:tr>
      <w:tr w:rsidR="007C4E49" w:rsidRPr="00E32247" w14:paraId="5AE91157" w14:textId="77777777" w:rsidTr="008B3710">
        <w:trPr>
          <w:ins w:id="77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E2B50D5" w14:textId="77777777" w:rsidR="007C4E49" w:rsidRPr="00E32247" w:rsidRDefault="007C4E49" w:rsidP="008B3710">
            <w:pPr>
              <w:jc w:val="center"/>
              <w:rPr>
                <w:ins w:id="771" w:author="Palacherla, Susmitha C" w:date="2021-05-27T16:04:00Z"/>
                <w:rFonts w:eastAsia="Calibri"/>
                <w:color w:val="000000"/>
              </w:rPr>
            </w:pPr>
            <w:ins w:id="772" w:author="Palacherla, Susmitha C" w:date="2021-05-27T16:04:00Z">
              <w:r w:rsidRPr="00E32247">
                <w:rPr>
                  <w:rFonts w:eastAsia="Calibri"/>
                  <w:color w:val="000000"/>
                </w:rPr>
                <w:t>11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EC8D2D2" w14:textId="77777777" w:rsidR="007C4E49" w:rsidRPr="00E32247" w:rsidRDefault="007C4E49" w:rsidP="008B3710">
            <w:pPr>
              <w:rPr>
                <w:ins w:id="773" w:author="Palacherla, Susmitha C" w:date="2021-05-27T16:04:00Z"/>
                <w:rFonts w:eastAsia="Calibri"/>
                <w:color w:val="000000"/>
              </w:rPr>
            </w:pPr>
            <w:ins w:id="774" w:author="Palacherla, Susmitha C" w:date="2021-05-27T16:04:00Z">
              <w:r w:rsidRPr="00E32247">
                <w:rPr>
                  <w:rFonts w:eastAsia="Calibri"/>
                  <w:color w:val="000000"/>
                </w:rPr>
                <w:t>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4C9B28" w14:textId="77777777" w:rsidR="007C4E49" w:rsidRPr="00E32247" w:rsidRDefault="007C4E49" w:rsidP="008B3710">
            <w:pPr>
              <w:rPr>
                <w:ins w:id="775" w:author="Palacherla, Susmitha C" w:date="2021-05-27T16:04:00Z"/>
                <w:rFonts w:eastAsia="Calibri"/>
              </w:rPr>
            </w:pPr>
            <w:ins w:id="776" w:author="Palacherla, Susmitha C" w:date="2021-05-27T16:04:00Z">
              <w:r w:rsidRPr="00E32247">
                <w:rPr>
                  <w:rFonts w:eastAsia="Calibri"/>
                </w:rPr>
                <w:t>Employee ID of the supervisor of the log recipient at time the log is submitted</w:t>
              </w:r>
            </w:ins>
          </w:p>
        </w:tc>
      </w:tr>
      <w:tr w:rsidR="007C4E49" w:rsidRPr="00E32247" w14:paraId="0E2D55ED" w14:textId="77777777" w:rsidTr="008B3710">
        <w:trPr>
          <w:ins w:id="77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A4B1F35" w14:textId="77777777" w:rsidR="007C4E49" w:rsidRPr="00E32247" w:rsidRDefault="007C4E49" w:rsidP="008B3710">
            <w:pPr>
              <w:jc w:val="center"/>
              <w:rPr>
                <w:ins w:id="778" w:author="Palacherla, Susmitha C" w:date="2021-05-27T16:04:00Z"/>
                <w:rFonts w:eastAsia="Calibri"/>
                <w:color w:val="000000"/>
              </w:rPr>
            </w:pPr>
            <w:ins w:id="779" w:author="Palacherla, Susmitha C" w:date="2021-05-27T16:04:00Z">
              <w:r w:rsidRPr="00E32247">
                <w:rPr>
                  <w:rFonts w:eastAsia="Calibri"/>
                  <w:color w:val="000000"/>
                </w:rPr>
                <w:t>12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8FD9B" w14:textId="77777777" w:rsidR="007C4E49" w:rsidRPr="00E32247" w:rsidRDefault="007C4E49" w:rsidP="008B3710">
            <w:pPr>
              <w:rPr>
                <w:ins w:id="780" w:author="Palacherla, Susmitha C" w:date="2021-05-27T16:04:00Z"/>
                <w:rFonts w:eastAsia="Calibri"/>
                <w:color w:val="000000"/>
              </w:rPr>
            </w:pPr>
            <w:ins w:id="781" w:author="Palacherla, Susmitha C" w:date="2021-05-27T16:04:00Z">
              <w:r w:rsidRPr="00E32247">
                <w:rPr>
                  <w:rFonts w:eastAsia="Calibri"/>
                  <w:color w:val="000000"/>
                </w:rPr>
                <w:t>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261CD7" w14:textId="77777777" w:rsidR="007C4E49" w:rsidRPr="00E32247" w:rsidRDefault="007C4E49" w:rsidP="008B3710">
            <w:pPr>
              <w:rPr>
                <w:ins w:id="782" w:author="Palacherla, Susmitha C" w:date="2021-05-27T16:04:00Z"/>
                <w:rFonts w:eastAsia="Calibri"/>
              </w:rPr>
            </w:pPr>
            <w:ins w:id="783" w:author="Palacherla, Susmitha C" w:date="2021-05-27T16:04:00Z">
              <w:r w:rsidRPr="00E32247">
                <w:rPr>
                  <w:rFonts w:eastAsia="Calibri"/>
                </w:rPr>
                <w:t>The last, first mi name of supervisor of employee</w:t>
              </w:r>
            </w:ins>
          </w:p>
        </w:tc>
      </w:tr>
      <w:tr w:rsidR="007C4E49" w:rsidRPr="00E32247" w14:paraId="17805538" w14:textId="77777777" w:rsidTr="008B3710">
        <w:trPr>
          <w:ins w:id="78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C461533" w14:textId="77777777" w:rsidR="007C4E49" w:rsidRPr="00E32247" w:rsidRDefault="007C4E49" w:rsidP="008B3710">
            <w:pPr>
              <w:jc w:val="center"/>
              <w:rPr>
                <w:ins w:id="785" w:author="Palacherla, Susmitha C" w:date="2021-05-27T16:04:00Z"/>
                <w:rFonts w:eastAsia="Calibri"/>
                <w:color w:val="000000"/>
              </w:rPr>
            </w:pPr>
            <w:ins w:id="786" w:author="Palacherla, Susmitha C" w:date="2021-05-27T16:04:00Z">
              <w:r w:rsidRPr="00E32247">
                <w:rPr>
                  <w:rFonts w:eastAsia="Calibri"/>
                  <w:color w:val="000000"/>
                </w:rPr>
                <w:t>13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836E5" w14:textId="77777777" w:rsidR="007C4E49" w:rsidRPr="00E32247" w:rsidRDefault="007C4E49" w:rsidP="008B3710">
            <w:pPr>
              <w:rPr>
                <w:ins w:id="787" w:author="Palacherla, Susmitha C" w:date="2021-05-27T16:04:00Z"/>
                <w:rFonts w:eastAsia="Calibri"/>
                <w:color w:val="000000"/>
              </w:rPr>
            </w:pPr>
            <w:ins w:id="788" w:author="Palacherla, Susmitha C" w:date="2021-05-27T16:04:00Z">
              <w:r w:rsidRPr="00E32247">
                <w:rPr>
                  <w:rFonts w:eastAsia="Calibri"/>
                  <w:color w:val="000000"/>
                </w:rPr>
                <w:t>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EC249" w14:textId="77777777" w:rsidR="007C4E49" w:rsidRPr="00E32247" w:rsidRDefault="007C4E49" w:rsidP="008B3710">
            <w:pPr>
              <w:rPr>
                <w:ins w:id="789" w:author="Palacherla, Susmitha C" w:date="2021-05-27T16:04:00Z"/>
                <w:rFonts w:eastAsia="Calibri"/>
              </w:rPr>
            </w:pPr>
            <w:ins w:id="790" w:author="Palacherla, Susmitha C" w:date="2021-05-27T16:04:00Z">
              <w:r w:rsidRPr="00E32247">
                <w:rPr>
                  <w:rFonts w:eastAsia="Calibri"/>
                </w:rPr>
                <w:t xml:space="preserve">Employee ID of the manager of the log recipient at time log is submitted </w:t>
              </w:r>
            </w:ins>
          </w:p>
        </w:tc>
      </w:tr>
      <w:tr w:rsidR="007C4E49" w:rsidRPr="00E32247" w14:paraId="186A6BD5" w14:textId="77777777" w:rsidTr="008B3710">
        <w:trPr>
          <w:ins w:id="79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15211FF" w14:textId="77777777" w:rsidR="007C4E49" w:rsidRPr="00E32247" w:rsidRDefault="007C4E49" w:rsidP="008B3710">
            <w:pPr>
              <w:jc w:val="center"/>
              <w:rPr>
                <w:ins w:id="792" w:author="Palacherla, Susmitha C" w:date="2021-05-27T16:04:00Z"/>
                <w:rFonts w:eastAsia="Calibri"/>
                <w:color w:val="000000"/>
              </w:rPr>
            </w:pPr>
            <w:ins w:id="793" w:author="Palacherla, Susmitha C" w:date="2021-05-27T16:04:00Z">
              <w:r w:rsidRPr="00E32247">
                <w:rPr>
                  <w:rFonts w:eastAsia="Calibri"/>
                  <w:color w:val="000000"/>
                </w:rPr>
                <w:t>14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893682" w14:textId="77777777" w:rsidR="007C4E49" w:rsidRPr="00E32247" w:rsidRDefault="007C4E49" w:rsidP="008B3710">
            <w:pPr>
              <w:rPr>
                <w:ins w:id="794" w:author="Palacherla, Susmitha C" w:date="2021-05-27T16:04:00Z"/>
                <w:rFonts w:eastAsia="Calibri"/>
                <w:color w:val="000000"/>
              </w:rPr>
            </w:pPr>
            <w:ins w:id="795" w:author="Palacherla, Susmitha C" w:date="2021-05-27T16:04:00Z">
              <w:r w:rsidRPr="00E32247">
                <w:rPr>
                  <w:rFonts w:eastAsia="Calibri"/>
                  <w:color w:val="000000"/>
                </w:rPr>
                <w:t>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FCEF06" w14:textId="77777777" w:rsidR="007C4E49" w:rsidRPr="00E32247" w:rsidRDefault="007C4E49" w:rsidP="008B3710">
            <w:pPr>
              <w:rPr>
                <w:ins w:id="796" w:author="Palacherla, Susmitha C" w:date="2021-05-27T16:04:00Z"/>
                <w:rFonts w:eastAsia="Calibri"/>
              </w:rPr>
            </w:pPr>
            <w:ins w:id="797" w:author="Palacherla, Susmitha C" w:date="2021-05-27T16:04:00Z">
              <w:r w:rsidRPr="00E32247">
                <w:rPr>
                  <w:rFonts w:eastAsia="Calibri"/>
                </w:rPr>
                <w:t>The last, first mi name of manager of employee</w:t>
              </w:r>
            </w:ins>
          </w:p>
        </w:tc>
      </w:tr>
      <w:tr w:rsidR="007C4E49" w:rsidRPr="00E32247" w14:paraId="41055ACC" w14:textId="77777777" w:rsidTr="008B3710">
        <w:trPr>
          <w:ins w:id="79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5B79C20" w14:textId="77777777" w:rsidR="007C4E49" w:rsidRPr="00E32247" w:rsidRDefault="007C4E49" w:rsidP="008B3710">
            <w:pPr>
              <w:jc w:val="center"/>
              <w:rPr>
                <w:ins w:id="799" w:author="Palacherla, Susmitha C" w:date="2021-05-27T16:04:00Z"/>
                <w:rFonts w:eastAsia="Calibri"/>
                <w:color w:val="000000"/>
              </w:rPr>
            </w:pPr>
            <w:ins w:id="800" w:author="Palacherla, Susmitha C" w:date="2021-05-27T16:04:00Z">
              <w:r w:rsidRPr="00E32247">
                <w:rPr>
                  <w:rFonts w:eastAsia="Calibri"/>
                  <w:color w:val="000000"/>
                </w:rPr>
                <w:t>15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ED57FC" w14:textId="77777777" w:rsidR="007C4E49" w:rsidRPr="00E32247" w:rsidRDefault="007C4E49" w:rsidP="008B3710">
            <w:pPr>
              <w:rPr>
                <w:ins w:id="801" w:author="Palacherla, Susmitha C" w:date="2021-05-27T16:04:00Z"/>
                <w:rFonts w:eastAsia="Calibri"/>
                <w:color w:val="000000"/>
              </w:rPr>
            </w:pPr>
            <w:ins w:id="802" w:author="Palacherla, Susmitha C" w:date="2021-05-27T16:04:00Z">
              <w:r w:rsidRPr="00E32247">
                <w:rPr>
                  <w:rFonts w:eastAsia="Calibri"/>
                  <w:color w:val="000000"/>
                </w:rPr>
                <w:t>Current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5528A7" w14:textId="77777777" w:rsidR="007C4E49" w:rsidRPr="00E32247" w:rsidRDefault="007C4E49" w:rsidP="008B3710">
            <w:pPr>
              <w:rPr>
                <w:ins w:id="803" w:author="Palacherla, Susmitha C" w:date="2021-05-27T16:04:00Z"/>
                <w:rFonts w:eastAsia="Calibri"/>
              </w:rPr>
            </w:pPr>
            <w:ins w:id="804" w:author="Palacherla, Susmitha C" w:date="2021-05-27T16:04:00Z">
              <w:r w:rsidRPr="00E32247">
                <w:rPr>
                  <w:rFonts w:eastAsia="Calibri"/>
                </w:rPr>
                <w:t>Employee ID of the supervisor of the log recipient at time the report is run</w:t>
              </w:r>
            </w:ins>
          </w:p>
        </w:tc>
      </w:tr>
      <w:tr w:rsidR="007C4E49" w:rsidRPr="00E32247" w14:paraId="2710FA4E" w14:textId="77777777" w:rsidTr="008B3710">
        <w:trPr>
          <w:ins w:id="80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5790C92" w14:textId="77777777" w:rsidR="007C4E49" w:rsidRPr="00E32247" w:rsidRDefault="007C4E49" w:rsidP="008B3710">
            <w:pPr>
              <w:jc w:val="center"/>
              <w:rPr>
                <w:ins w:id="806" w:author="Palacherla, Susmitha C" w:date="2021-05-27T16:04:00Z"/>
                <w:rFonts w:eastAsia="Calibri"/>
                <w:color w:val="000000"/>
              </w:rPr>
            </w:pPr>
            <w:ins w:id="807" w:author="Palacherla, Susmitha C" w:date="2021-05-27T16:04:00Z">
              <w:r w:rsidRPr="00E32247">
                <w:rPr>
                  <w:rFonts w:eastAsia="Calibri"/>
                  <w:color w:val="000000"/>
                </w:rPr>
                <w:t>16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E3E2F5" w14:textId="77777777" w:rsidR="007C4E49" w:rsidRPr="00E32247" w:rsidRDefault="007C4E49" w:rsidP="008B3710">
            <w:pPr>
              <w:rPr>
                <w:ins w:id="808" w:author="Palacherla, Susmitha C" w:date="2021-05-27T16:04:00Z"/>
                <w:rFonts w:eastAsia="Calibri"/>
                <w:color w:val="000000"/>
              </w:rPr>
            </w:pPr>
            <w:ins w:id="809" w:author="Palacherla, Susmitha C" w:date="2021-05-27T16:04:00Z">
              <w:r w:rsidRPr="00E32247">
                <w:rPr>
                  <w:rFonts w:eastAsia="Calibri"/>
                  <w:color w:val="000000"/>
                </w:rPr>
                <w:t>Current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68109" w14:textId="77777777" w:rsidR="007C4E49" w:rsidRPr="00E32247" w:rsidRDefault="007C4E49" w:rsidP="008B3710">
            <w:pPr>
              <w:rPr>
                <w:ins w:id="810" w:author="Palacherla, Susmitha C" w:date="2021-05-27T16:04:00Z"/>
                <w:rFonts w:eastAsia="Calibri"/>
              </w:rPr>
            </w:pPr>
            <w:ins w:id="811" w:author="Palacherla, Susmitha C" w:date="2021-05-27T16:04:00Z">
              <w:r w:rsidRPr="00E32247">
                <w:rPr>
                  <w:rFonts w:eastAsia="Calibri"/>
                </w:rPr>
                <w:t>The last, first mi name of supervisor of employee</w:t>
              </w:r>
            </w:ins>
          </w:p>
        </w:tc>
      </w:tr>
      <w:tr w:rsidR="007C4E49" w:rsidRPr="00E32247" w14:paraId="0B68E92F" w14:textId="77777777" w:rsidTr="008B3710">
        <w:trPr>
          <w:ins w:id="81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15F597A" w14:textId="77777777" w:rsidR="007C4E49" w:rsidRPr="00E32247" w:rsidRDefault="007C4E49" w:rsidP="008B3710">
            <w:pPr>
              <w:jc w:val="center"/>
              <w:rPr>
                <w:ins w:id="813" w:author="Palacherla, Susmitha C" w:date="2021-05-27T16:04:00Z"/>
                <w:rFonts w:eastAsia="Calibri"/>
                <w:color w:val="000000"/>
              </w:rPr>
            </w:pPr>
            <w:ins w:id="814" w:author="Palacherla, Susmitha C" w:date="2021-05-27T16:04:00Z">
              <w:r w:rsidRPr="00E32247">
                <w:rPr>
                  <w:rFonts w:eastAsia="Calibri"/>
                  <w:color w:val="000000"/>
                </w:rPr>
                <w:t>17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F880AD" w14:textId="77777777" w:rsidR="007C4E49" w:rsidRPr="00E32247" w:rsidRDefault="007C4E49" w:rsidP="008B3710">
            <w:pPr>
              <w:rPr>
                <w:ins w:id="815" w:author="Palacherla, Susmitha C" w:date="2021-05-27T16:04:00Z"/>
                <w:rFonts w:eastAsia="Calibri"/>
                <w:color w:val="000000"/>
              </w:rPr>
            </w:pPr>
            <w:ins w:id="816" w:author="Palacherla, Susmitha C" w:date="2021-05-27T16:04:00Z">
              <w:r w:rsidRPr="00E32247">
                <w:rPr>
                  <w:rFonts w:eastAsia="Calibri"/>
                  <w:color w:val="000000"/>
                </w:rPr>
                <w:t>Current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6D4124" w14:textId="77777777" w:rsidR="007C4E49" w:rsidRPr="00E32247" w:rsidRDefault="007C4E49" w:rsidP="008B3710">
            <w:pPr>
              <w:rPr>
                <w:ins w:id="817" w:author="Palacherla, Susmitha C" w:date="2021-05-27T16:04:00Z"/>
                <w:rFonts w:eastAsia="Calibri"/>
              </w:rPr>
            </w:pPr>
            <w:ins w:id="818" w:author="Palacherla, Susmitha C" w:date="2021-05-27T16:04:00Z">
              <w:r w:rsidRPr="00E32247">
                <w:rPr>
                  <w:rFonts w:eastAsia="Calibri"/>
                </w:rPr>
                <w:t xml:space="preserve">Employee ID of the manager of the log recipient at time the report is </w:t>
              </w:r>
            </w:ins>
          </w:p>
        </w:tc>
      </w:tr>
      <w:tr w:rsidR="007C4E49" w:rsidRPr="00E32247" w14:paraId="31804EDE" w14:textId="77777777" w:rsidTr="008B3710">
        <w:trPr>
          <w:ins w:id="81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2C66127" w14:textId="77777777" w:rsidR="007C4E49" w:rsidRPr="00E32247" w:rsidRDefault="007C4E49" w:rsidP="008B3710">
            <w:pPr>
              <w:jc w:val="center"/>
              <w:rPr>
                <w:ins w:id="820" w:author="Palacherla, Susmitha C" w:date="2021-05-27T16:04:00Z"/>
                <w:rFonts w:eastAsia="Calibri"/>
                <w:color w:val="000000"/>
              </w:rPr>
            </w:pPr>
            <w:ins w:id="821" w:author="Palacherla, Susmitha C" w:date="2021-05-27T16:04:00Z">
              <w:r w:rsidRPr="00E32247">
                <w:rPr>
                  <w:rFonts w:eastAsia="Calibri"/>
                  <w:color w:val="000000"/>
                </w:rPr>
                <w:t>18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89EE09" w14:textId="77777777" w:rsidR="007C4E49" w:rsidRPr="00E32247" w:rsidRDefault="007C4E49" w:rsidP="008B3710">
            <w:pPr>
              <w:rPr>
                <w:ins w:id="822" w:author="Palacherla, Susmitha C" w:date="2021-05-27T16:04:00Z"/>
                <w:rFonts w:eastAsia="Calibri"/>
                <w:color w:val="000000"/>
              </w:rPr>
            </w:pPr>
            <w:ins w:id="823" w:author="Palacherla, Susmitha C" w:date="2021-05-27T16:04:00Z">
              <w:r w:rsidRPr="00E32247">
                <w:rPr>
                  <w:rFonts w:eastAsia="Calibri"/>
                  <w:color w:val="000000"/>
                </w:rPr>
                <w:t>Current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7D9315" w14:textId="77777777" w:rsidR="007C4E49" w:rsidRPr="00E32247" w:rsidRDefault="007C4E49" w:rsidP="008B3710">
            <w:pPr>
              <w:rPr>
                <w:ins w:id="824" w:author="Palacherla, Susmitha C" w:date="2021-05-27T16:04:00Z"/>
                <w:rFonts w:eastAsia="Calibri"/>
              </w:rPr>
            </w:pPr>
            <w:ins w:id="825" w:author="Palacherla, Susmitha C" w:date="2021-05-27T16:04:00Z">
              <w:r w:rsidRPr="00E32247">
                <w:rPr>
                  <w:rFonts w:eastAsia="Calibri"/>
                </w:rPr>
                <w:t>The last, first mi name of manager of employee</w:t>
              </w:r>
            </w:ins>
          </w:p>
        </w:tc>
      </w:tr>
      <w:tr w:rsidR="007C4E49" w:rsidRPr="00E32247" w14:paraId="56793D6F" w14:textId="77777777" w:rsidTr="008B3710">
        <w:trPr>
          <w:ins w:id="82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25E6401" w14:textId="77777777" w:rsidR="007C4E49" w:rsidRPr="00E32247" w:rsidRDefault="007C4E49" w:rsidP="008B3710">
            <w:pPr>
              <w:jc w:val="center"/>
              <w:rPr>
                <w:ins w:id="827" w:author="Palacherla, Susmitha C" w:date="2021-05-27T16:04:00Z"/>
                <w:rFonts w:eastAsia="Calibri"/>
                <w:color w:val="000000"/>
              </w:rPr>
            </w:pPr>
            <w:ins w:id="828" w:author="Palacherla, Susmitha C" w:date="2021-05-27T16:04:00Z">
              <w:r w:rsidRPr="00E32247">
                <w:rPr>
                  <w:rFonts w:eastAsia="Calibri"/>
                  <w:color w:val="000000"/>
                </w:rPr>
                <w:t>19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2F4D89" w14:textId="77777777" w:rsidR="007C4E49" w:rsidRPr="00E32247" w:rsidRDefault="007C4E49" w:rsidP="008B3710">
            <w:pPr>
              <w:rPr>
                <w:ins w:id="829" w:author="Palacherla, Susmitha C" w:date="2021-05-27T16:04:00Z"/>
                <w:rFonts w:eastAsia="Calibri"/>
                <w:color w:val="000000"/>
              </w:rPr>
            </w:pPr>
            <w:ins w:id="830" w:author="Palacherla, Susmitha C" w:date="2021-05-27T16:04:00Z">
              <w:r w:rsidRPr="00E32247">
                <w:rPr>
                  <w:rFonts w:eastAsia="Calibri"/>
                  <w:color w:val="000000"/>
                </w:rPr>
                <w:t>Review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BE4C13" w14:textId="77777777" w:rsidR="007C4E49" w:rsidRPr="00E32247" w:rsidRDefault="007C4E49" w:rsidP="008B3710">
            <w:pPr>
              <w:rPr>
                <w:ins w:id="831" w:author="Palacherla, Susmitha C" w:date="2021-05-27T16:04:00Z"/>
                <w:rFonts w:eastAsia="Calibri"/>
              </w:rPr>
            </w:pPr>
            <w:ins w:id="832" w:author="Palacherla, Susmitha C" w:date="2021-05-27T16:04:00Z">
              <w:r w:rsidRPr="00E32247">
                <w:rPr>
                  <w:rFonts w:eastAsia="Calibri"/>
                </w:rPr>
                <w:t xml:space="preserve">Employee ID of the supervisor who reviewed/coached the log recipient </w:t>
              </w:r>
            </w:ins>
          </w:p>
        </w:tc>
      </w:tr>
      <w:tr w:rsidR="007C4E49" w:rsidRPr="00E32247" w14:paraId="13A9B394" w14:textId="77777777" w:rsidTr="008B3710">
        <w:trPr>
          <w:ins w:id="83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4369E93" w14:textId="77777777" w:rsidR="007C4E49" w:rsidRPr="00E32247" w:rsidRDefault="007C4E49" w:rsidP="008B3710">
            <w:pPr>
              <w:jc w:val="center"/>
              <w:rPr>
                <w:ins w:id="834" w:author="Palacherla, Susmitha C" w:date="2021-05-27T16:04:00Z"/>
                <w:rFonts w:eastAsia="Calibri"/>
                <w:color w:val="000000"/>
              </w:rPr>
            </w:pPr>
            <w:ins w:id="835" w:author="Palacherla, Susmitha C" w:date="2021-05-27T16:04:00Z">
              <w:r w:rsidRPr="00E32247">
                <w:rPr>
                  <w:rFonts w:eastAsia="Calibri"/>
                  <w:color w:val="000000"/>
                </w:rPr>
                <w:t>20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E6E1950" w14:textId="77777777" w:rsidR="007C4E49" w:rsidRPr="00E32247" w:rsidRDefault="007C4E49" w:rsidP="008B3710">
            <w:pPr>
              <w:rPr>
                <w:ins w:id="836" w:author="Palacherla, Susmitha C" w:date="2021-05-27T16:04:00Z"/>
                <w:rFonts w:eastAsia="Calibri"/>
                <w:color w:val="000000"/>
              </w:rPr>
            </w:pPr>
            <w:ins w:id="837" w:author="Palacherla, Susmitha C" w:date="2021-05-27T16:04:00Z">
              <w:r w:rsidRPr="00E32247">
                <w:rPr>
                  <w:rFonts w:eastAsia="Calibri"/>
                  <w:color w:val="000000"/>
                </w:rPr>
                <w:t>Review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CDD679" w14:textId="77777777" w:rsidR="007C4E49" w:rsidRPr="00E32247" w:rsidRDefault="007C4E49" w:rsidP="008B3710">
            <w:pPr>
              <w:rPr>
                <w:ins w:id="838" w:author="Palacherla, Susmitha C" w:date="2021-05-27T16:04:00Z"/>
                <w:rFonts w:eastAsia="Calibri"/>
              </w:rPr>
            </w:pPr>
            <w:ins w:id="839" w:author="Palacherla, Susmitha C" w:date="2021-05-27T16:04:00Z">
              <w:r w:rsidRPr="00E32247">
                <w:rPr>
                  <w:rFonts w:eastAsia="Calibri"/>
                </w:rPr>
                <w:t>The last, first mi name of supervisor of employee</w:t>
              </w:r>
            </w:ins>
          </w:p>
        </w:tc>
      </w:tr>
      <w:tr w:rsidR="007C4E49" w:rsidRPr="00E32247" w14:paraId="1105FE70" w14:textId="77777777" w:rsidTr="008B3710">
        <w:trPr>
          <w:ins w:id="84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05B0383" w14:textId="77777777" w:rsidR="007C4E49" w:rsidRPr="00E32247" w:rsidRDefault="007C4E49" w:rsidP="008B3710">
            <w:pPr>
              <w:jc w:val="center"/>
              <w:rPr>
                <w:ins w:id="841" w:author="Palacherla, Susmitha C" w:date="2021-05-27T16:04:00Z"/>
                <w:rFonts w:eastAsia="Calibri"/>
                <w:color w:val="000000"/>
              </w:rPr>
            </w:pPr>
            <w:ins w:id="842" w:author="Palacherla, Susmitha C" w:date="2021-05-27T16:04:00Z">
              <w:r w:rsidRPr="00E32247">
                <w:rPr>
                  <w:rFonts w:eastAsia="Calibri"/>
                  <w:color w:val="000000"/>
                </w:rPr>
                <w:t>21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A2B51E" w14:textId="77777777" w:rsidR="007C4E49" w:rsidRPr="00E32247" w:rsidRDefault="007C4E49" w:rsidP="008B3710">
            <w:pPr>
              <w:rPr>
                <w:ins w:id="843" w:author="Palacherla, Susmitha C" w:date="2021-05-27T16:04:00Z"/>
                <w:rFonts w:eastAsia="Calibri"/>
                <w:color w:val="000000"/>
              </w:rPr>
            </w:pPr>
            <w:ins w:id="844" w:author="Palacherla, Susmitha C" w:date="2021-05-27T16:04:00Z">
              <w:r w:rsidRPr="00E32247">
                <w:rPr>
                  <w:rFonts w:eastAsia="Calibri"/>
                  <w:color w:val="000000"/>
                </w:rPr>
                <w:t>Review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0B3BE7" w14:textId="77777777" w:rsidR="007C4E49" w:rsidRPr="00E32247" w:rsidRDefault="007C4E49" w:rsidP="008B3710">
            <w:pPr>
              <w:rPr>
                <w:ins w:id="845" w:author="Palacherla, Susmitha C" w:date="2021-05-27T16:04:00Z"/>
                <w:rFonts w:eastAsia="Calibri"/>
              </w:rPr>
            </w:pPr>
            <w:ins w:id="846" w:author="Palacherla, Susmitha C" w:date="2021-05-27T16:04:00Z">
              <w:r w:rsidRPr="00E32247">
                <w:rPr>
                  <w:rFonts w:eastAsia="Calibri"/>
                </w:rPr>
                <w:t xml:space="preserve">Employee ID of the manager who reviewed the log </w:t>
              </w:r>
            </w:ins>
          </w:p>
        </w:tc>
      </w:tr>
      <w:tr w:rsidR="007C4E49" w:rsidRPr="00E32247" w14:paraId="0113E9E4" w14:textId="77777777" w:rsidTr="008B3710">
        <w:trPr>
          <w:ins w:id="84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DFEC95C" w14:textId="77777777" w:rsidR="007C4E49" w:rsidRPr="00E32247" w:rsidRDefault="007C4E49" w:rsidP="008B3710">
            <w:pPr>
              <w:jc w:val="center"/>
              <w:rPr>
                <w:ins w:id="848" w:author="Palacherla, Susmitha C" w:date="2021-05-27T16:04:00Z"/>
                <w:rFonts w:eastAsia="Calibri"/>
                <w:color w:val="000000"/>
              </w:rPr>
            </w:pPr>
            <w:ins w:id="849" w:author="Palacherla, Susmitha C" w:date="2021-05-27T16:04:00Z">
              <w:r w:rsidRPr="00E32247">
                <w:rPr>
                  <w:rFonts w:eastAsia="Calibri"/>
                  <w:color w:val="000000"/>
                </w:rPr>
                <w:t>22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7F8A84" w14:textId="77777777" w:rsidR="007C4E49" w:rsidRPr="00E32247" w:rsidRDefault="007C4E49" w:rsidP="008B3710">
            <w:pPr>
              <w:rPr>
                <w:ins w:id="850" w:author="Palacherla, Susmitha C" w:date="2021-05-27T16:04:00Z"/>
                <w:rFonts w:eastAsia="Calibri"/>
                <w:color w:val="000000"/>
              </w:rPr>
            </w:pPr>
            <w:ins w:id="851" w:author="Palacherla, Susmitha C" w:date="2021-05-27T16:04:00Z">
              <w:r w:rsidRPr="00E32247">
                <w:rPr>
                  <w:rFonts w:eastAsia="Calibri"/>
                  <w:color w:val="000000"/>
                </w:rPr>
                <w:t>Review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1B75B" w14:textId="77777777" w:rsidR="007C4E49" w:rsidRPr="00E32247" w:rsidRDefault="007C4E49" w:rsidP="008B3710">
            <w:pPr>
              <w:rPr>
                <w:ins w:id="852" w:author="Palacherla, Susmitha C" w:date="2021-05-27T16:04:00Z"/>
                <w:rFonts w:eastAsia="Calibri"/>
              </w:rPr>
            </w:pPr>
            <w:ins w:id="853" w:author="Palacherla, Susmitha C" w:date="2021-05-27T16:04:00Z">
              <w:r w:rsidRPr="00E32247">
                <w:rPr>
                  <w:rFonts w:eastAsia="Calibri"/>
                </w:rPr>
                <w:t>The last, first mi name of manager of employee</w:t>
              </w:r>
            </w:ins>
          </w:p>
        </w:tc>
      </w:tr>
      <w:tr w:rsidR="007C4E49" w:rsidRPr="00E32247" w14:paraId="345C958E" w14:textId="77777777" w:rsidTr="008B3710">
        <w:trPr>
          <w:ins w:id="85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007C68" w14:textId="77777777" w:rsidR="007C4E49" w:rsidRPr="00E32247" w:rsidRDefault="007C4E49" w:rsidP="008B3710">
            <w:pPr>
              <w:jc w:val="center"/>
              <w:rPr>
                <w:ins w:id="855" w:author="Palacherla, Susmitha C" w:date="2021-05-27T16:04:00Z"/>
                <w:rFonts w:eastAsia="Calibri"/>
                <w:color w:val="000000"/>
              </w:rPr>
            </w:pPr>
            <w:ins w:id="856" w:author="Palacherla, Susmitha C" w:date="2021-05-27T16:04:00Z">
              <w:r w:rsidRPr="00E32247">
                <w:rPr>
                  <w:rFonts w:eastAsia="Calibri"/>
                  <w:color w:val="000000"/>
                </w:rPr>
                <w:t>23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B1A4E8" w14:textId="77777777" w:rsidR="007C4E49" w:rsidRPr="00E32247" w:rsidRDefault="007C4E49" w:rsidP="008B3710">
            <w:pPr>
              <w:rPr>
                <w:ins w:id="857" w:author="Palacherla, Susmitha C" w:date="2021-05-27T16:04:00Z"/>
                <w:rFonts w:eastAsia="Calibri"/>
                <w:color w:val="000000"/>
              </w:rPr>
            </w:pPr>
            <w:ins w:id="858" w:author="Palacherla, Susmitha C" w:date="2021-05-27T16:04:00Z">
              <w:r w:rsidRPr="00E32247">
                <w:rPr>
                  <w:rFonts w:eastAsia="Calibri"/>
                  <w:color w:val="000000"/>
                </w:rPr>
                <w:t>Description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1038B7" w14:textId="77777777" w:rsidR="007C4E49" w:rsidRPr="00E32247" w:rsidRDefault="007C4E49" w:rsidP="008B3710">
            <w:pPr>
              <w:rPr>
                <w:ins w:id="859" w:author="Palacherla, Susmitha C" w:date="2021-05-27T16:04:00Z"/>
                <w:rFonts w:eastAsia="Calibri"/>
              </w:rPr>
            </w:pPr>
            <w:ins w:id="860" w:author="Palacherla, Susmitha C" w:date="2021-05-27T16:04:00Z">
              <w:r w:rsidRPr="00E32247">
                <w:rPr>
                  <w:rFonts w:eastAsia="Calibri"/>
                </w:rPr>
                <w:t>Description from the log (Summary of Caller’s Issues)</w:t>
              </w:r>
            </w:ins>
          </w:p>
        </w:tc>
      </w:tr>
      <w:tr w:rsidR="007C4E49" w:rsidRPr="00E32247" w14:paraId="3F621F79" w14:textId="77777777" w:rsidTr="008B3710">
        <w:trPr>
          <w:ins w:id="86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EE23097" w14:textId="77777777" w:rsidR="007C4E49" w:rsidRPr="00E32247" w:rsidRDefault="007C4E49" w:rsidP="008B3710">
            <w:pPr>
              <w:jc w:val="center"/>
              <w:rPr>
                <w:ins w:id="862" w:author="Palacherla, Susmitha C" w:date="2021-05-27T16:04:00Z"/>
                <w:rFonts w:eastAsia="Calibri"/>
                <w:color w:val="000000"/>
              </w:rPr>
            </w:pPr>
            <w:ins w:id="863" w:author="Palacherla, Susmitha C" w:date="2021-05-27T16:04:00Z">
              <w:r w:rsidRPr="00E32247">
                <w:rPr>
                  <w:rFonts w:eastAsia="Calibri"/>
                  <w:color w:val="000000"/>
                </w:rPr>
                <w:lastRenderedPageBreak/>
                <w:t>24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F000D" w14:textId="77777777" w:rsidR="007C4E49" w:rsidRPr="00E32247" w:rsidRDefault="007C4E49" w:rsidP="008B3710">
            <w:pPr>
              <w:rPr>
                <w:ins w:id="864" w:author="Palacherla, Susmitha C" w:date="2021-05-27T16:04:00Z"/>
                <w:rFonts w:eastAsia="Calibri"/>
                <w:color w:val="000000"/>
              </w:rPr>
            </w:pPr>
            <w:ins w:id="865" w:author="Palacherla, Susmitha C" w:date="2021-05-27T16:04:00Z">
              <w:r w:rsidRPr="00E32247">
                <w:rPr>
                  <w:rFonts w:eastAsia="Calibri"/>
                  <w:color w:val="000000"/>
                </w:rPr>
                <w:t>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61BB7B" w14:textId="77777777" w:rsidR="007C4E49" w:rsidRPr="00E32247" w:rsidRDefault="007C4E49" w:rsidP="008B3710">
            <w:pPr>
              <w:rPr>
                <w:ins w:id="866" w:author="Palacherla, Susmitha C" w:date="2021-05-27T16:04:00Z"/>
                <w:rFonts w:eastAsia="Calibri"/>
              </w:rPr>
            </w:pPr>
            <w:ins w:id="867" w:author="Palacherla, Susmitha C" w:date="2021-05-27T16:04:00Z">
              <w:r w:rsidRPr="00E32247">
                <w:rPr>
                  <w:rFonts w:eastAsia="Calibri"/>
                </w:rPr>
                <w:t>Coaching notes for log</w:t>
              </w:r>
            </w:ins>
          </w:p>
        </w:tc>
      </w:tr>
      <w:tr w:rsidR="007C4E49" w:rsidRPr="00E32247" w14:paraId="57EC7FA6" w14:textId="77777777" w:rsidTr="008B3710">
        <w:trPr>
          <w:ins w:id="86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25E2ADE" w14:textId="77777777" w:rsidR="007C4E49" w:rsidRPr="00E32247" w:rsidRDefault="007C4E49" w:rsidP="008B3710">
            <w:pPr>
              <w:jc w:val="center"/>
              <w:rPr>
                <w:ins w:id="869" w:author="Palacherla, Susmitha C" w:date="2021-05-27T16:04:00Z"/>
                <w:rFonts w:eastAsia="Calibri"/>
                <w:color w:val="000000"/>
              </w:rPr>
            </w:pPr>
            <w:ins w:id="870" w:author="Palacherla, Susmitha C" w:date="2021-05-27T16:04:00Z">
              <w:r w:rsidRPr="00E32247">
                <w:rPr>
                  <w:rFonts w:eastAsia="Calibri"/>
                  <w:color w:val="000000"/>
                </w:rPr>
                <w:t>25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9F4C2E" w14:textId="77777777" w:rsidR="007C4E49" w:rsidRPr="00E32247" w:rsidRDefault="007C4E49" w:rsidP="008B3710">
            <w:pPr>
              <w:rPr>
                <w:ins w:id="871" w:author="Palacherla, Susmitha C" w:date="2021-05-27T16:04:00Z"/>
                <w:rFonts w:eastAsia="Calibri"/>
                <w:color w:val="000000"/>
              </w:rPr>
            </w:pPr>
            <w:ins w:id="872" w:author="Palacherla, Susmitha C" w:date="2021-05-27T16:04:00Z">
              <w:r w:rsidRPr="00E32247">
                <w:rPr>
                  <w:rFonts w:eastAsia="Calibri"/>
                  <w:color w:val="000000"/>
                </w:rPr>
                <w:t>Event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3A7021" w14:textId="77777777" w:rsidR="007C4E49" w:rsidRPr="00E32247" w:rsidRDefault="007C4E49" w:rsidP="008B3710">
            <w:pPr>
              <w:rPr>
                <w:ins w:id="873" w:author="Palacherla, Susmitha C" w:date="2021-05-27T16:04:00Z"/>
                <w:rFonts w:eastAsia="Calibri"/>
              </w:rPr>
            </w:pPr>
            <w:ins w:id="874" w:author="Palacherla, Susmitha C" w:date="2021-05-27T16:04:00Z">
              <w:r w:rsidRPr="00E32247">
                <w:rPr>
                  <w:rFonts w:eastAsia="Calibri"/>
                </w:rPr>
                <w:t>Date of event associated with log</w:t>
              </w:r>
            </w:ins>
          </w:p>
        </w:tc>
      </w:tr>
      <w:tr w:rsidR="007C4E49" w:rsidRPr="00E32247" w14:paraId="24C29AAC" w14:textId="77777777" w:rsidTr="008B3710">
        <w:trPr>
          <w:ins w:id="87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6E9DF18" w14:textId="77777777" w:rsidR="007C4E49" w:rsidRPr="00E32247" w:rsidRDefault="007C4E49" w:rsidP="008B3710">
            <w:pPr>
              <w:jc w:val="center"/>
              <w:rPr>
                <w:ins w:id="876" w:author="Palacherla, Susmitha C" w:date="2021-05-27T16:04:00Z"/>
                <w:rFonts w:eastAsia="Calibri"/>
                <w:color w:val="000000"/>
              </w:rPr>
            </w:pPr>
            <w:ins w:id="877" w:author="Palacherla, Susmitha C" w:date="2021-05-27T16:04:00Z">
              <w:r w:rsidRPr="00E32247">
                <w:rPr>
                  <w:rFonts w:eastAsia="Calibri"/>
                  <w:color w:val="000000"/>
                </w:rPr>
                <w:t>26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2062BF" w14:textId="77777777" w:rsidR="007C4E49" w:rsidRPr="00E32247" w:rsidRDefault="007C4E49" w:rsidP="008B3710">
            <w:pPr>
              <w:rPr>
                <w:ins w:id="878" w:author="Palacherla, Susmitha C" w:date="2021-05-27T16:04:00Z"/>
                <w:rFonts w:eastAsia="Calibri"/>
                <w:color w:val="000000"/>
              </w:rPr>
            </w:pPr>
            <w:ins w:id="879" w:author="Palacherla, Susmitha C" w:date="2021-05-27T16:04:00Z">
              <w:r w:rsidRPr="00E32247">
                <w:rPr>
                  <w:rFonts w:eastAsia="Calibri"/>
                  <w:color w:val="000000"/>
                </w:rPr>
                <w:t>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94114" w14:textId="77777777" w:rsidR="007C4E49" w:rsidRPr="00E32247" w:rsidRDefault="007C4E49" w:rsidP="008B3710">
            <w:pPr>
              <w:rPr>
                <w:ins w:id="880" w:author="Palacherla, Susmitha C" w:date="2021-05-27T16:04:00Z"/>
                <w:rFonts w:eastAsia="Calibri"/>
              </w:rPr>
            </w:pPr>
            <w:ins w:id="881" w:author="Palacherla, Susmitha C" w:date="2021-05-27T16:04:00Z">
              <w:r w:rsidRPr="00E32247">
                <w:rPr>
                  <w:rFonts w:eastAsia="Calibri"/>
                </w:rPr>
                <w:t>Date of coaching associated with log</w:t>
              </w:r>
            </w:ins>
          </w:p>
        </w:tc>
      </w:tr>
      <w:tr w:rsidR="007C4E49" w:rsidRPr="00E32247" w14:paraId="5F627403" w14:textId="77777777" w:rsidTr="008B3710">
        <w:trPr>
          <w:ins w:id="88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8B47C71" w14:textId="77777777" w:rsidR="007C4E49" w:rsidRPr="00E32247" w:rsidRDefault="007C4E49" w:rsidP="008B3710">
            <w:pPr>
              <w:jc w:val="center"/>
              <w:rPr>
                <w:ins w:id="883" w:author="Palacherla, Susmitha C" w:date="2021-05-27T16:04:00Z"/>
                <w:rFonts w:eastAsia="Calibri"/>
                <w:color w:val="000000"/>
              </w:rPr>
            </w:pPr>
            <w:ins w:id="884" w:author="Palacherla, Susmitha C" w:date="2021-05-27T16:04:00Z">
              <w:r w:rsidRPr="00E32247">
                <w:rPr>
                  <w:rFonts w:eastAsia="Calibri"/>
                  <w:color w:val="000000"/>
                </w:rPr>
                <w:t>27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16F197" w14:textId="77777777" w:rsidR="007C4E49" w:rsidRPr="00E32247" w:rsidRDefault="007C4E49" w:rsidP="008B3710">
            <w:pPr>
              <w:rPr>
                <w:ins w:id="885" w:author="Palacherla, Susmitha C" w:date="2021-05-27T16:04:00Z"/>
                <w:rFonts w:eastAsia="Calibri"/>
                <w:color w:val="000000"/>
              </w:rPr>
            </w:pPr>
            <w:ins w:id="886" w:author="Palacherla, Susmitha C" w:date="2021-05-27T16:04:00Z">
              <w:r w:rsidRPr="00E32247">
                <w:rPr>
                  <w:rFonts w:eastAsia="Calibri"/>
                  <w:color w:val="000000"/>
                </w:rPr>
                <w:t>Submitted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3EEEF8" w14:textId="77777777" w:rsidR="007C4E49" w:rsidRPr="00E32247" w:rsidRDefault="007C4E49" w:rsidP="008B3710">
            <w:pPr>
              <w:rPr>
                <w:ins w:id="887" w:author="Palacherla, Susmitha C" w:date="2021-05-27T16:04:00Z"/>
                <w:rFonts w:eastAsia="Calibri"/>
              </w:rPr>
            </w:pPr>
            <w:ins w:id="888" w:author="Palacherla, Susmitha C" w:date="2021-05-27T16:04:00Z">
              <w:r w:rsidRPr="00E32247">
                <w:rPr>
                  <w:rFonts w:eastAsia="Calibri"/>
                </w:rPr>
                <w:t>Date the log was submitted</w:t>
              </w:r>
            </w:ins>
          </w:p>
        </w:tc>
      </w:tr>
      <w:tr w:rsidR="007C4E49" w:rsidRPr="00E32247" w14:paraId="30868DAB" w14:textId="77777777" w:rsidTr="008B3710">
        <w:trPr>
          <w:ins w:id="88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F0981B6" w14:textId="77777777" w:rsidR="007C4E49" w:rsidRPr="00E32247" w:rsidRDefault="007C4E49" w:rsidP="008B3710">
            <w:pPr>
              <w:jc w:val="center"/>
              <w:rPr>
                <w:ins w:id="890" w:author="Palacherla, Susmitha C" w:date="2021-05-27T16:04:00Z"/>
                <w:rFonts w:eastAsia="Calibri"/>
                <w:color w:val="000000"/>
              </w:rPr>
            </w:pPr>
            <w:ins w:id="891" w:author="Palacherla, Susmitha C" w:date="2021-05-27T16:04:00Z">
              <w:r w:rsidRPr="00E32247">
                <w:rPr>
                  <w:rFonts w:eastAsia="Calibri"/>
                  <w:color w:val="000000"/>
                </w:rPr>
                <w:t>28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C20F2B" w14:textId="77777777" w:rsidR="007C4E49" w:rsidRPr="00E32247" w:rsidRDefault="007C4E49" w:rsidP="008B3710">
            <w:pPr>
              <w:rPr>
                <w:ins w:id="892" w:author="Palacherla, Susmitha C" w:date="2021-05-27T16:04:00Z"/>
                <w:rFonts w:eastAsia="Calibri"/>
                <w:color w:val="000000"/>
              </w:rPr>
            </w:pPr>
            <w:ins w:id="893" w:author="Palacherla, Susmitha C" w:date="2021-05-27T16:04:00Z">
              <w:r w:rsidRPr="00E32247">
                <w:rPr>
                  <w:rFonts w:eastAsia="Calibri"/>
                  <w:color w:val="000000"/>
                </w:rPr>
                <w:t>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CC9540" w14:textId="77777777" w:rsidR="007C4E49" w:rsidRPr="00E32247" w:rsidRDefault="007C4E49" w:rsidP="008B3710">
            <w:pPr>
              <w:rPr>
                <w:ins w:id="894" w:author="Palacherla, Susmitha C" w:date="2021-05-27T16:04:00Z"/>
                <w:rFonts w:eastAsia="Calibri"/>
              </w:rPr>
            </w:pPr>
            <w:ins w:id="895" w:author="Palacherla, Susmitha C" w:date="2021-05-27T16:04:00Z">
              <w:r w:rsidRPr="00E32247">
                <w:rPr>
                  <w:rFonts w:eastAsia="Calibri"/>
                </w:rPr>
                <w:t>Source of coaching (Direct, Indirect)</w:t>
              </w:r>
            </w:ins>
          </w:p>
        </w:tc>
      </w:tr>
      <w:tr w:rsidR="007C4E49" w:rsidRPr="00E32247" w14:paraId="524731B4" w14:textId="77777777" w:rsidTr="008B3710">
        <w:trPr>
          <w:ins w:id="89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4F5B5A9" w14:textId="77777777" w:rsidR="007C4E49" w:rsidRPr="00E32247" w:rsidRDefault="007C4E49" w:rsidP="008B3710">
            <w:pPr>
              <w:jc w:val="center"/>
              <w:rPr>
                <w:ins w:id="897" w:author="Palacherla, Susmitha C" w:date="2021-05-27T16:04:00Z"/>
                <w:rFonts w:eastAsia="Calibri"/>
                <w:color w:val="000000"/>
              </w:rPr>
            </w:pPr>
            <w:ins w:id="898" w:author="Palacherla, Susmitha C" w:date="2021-05-27T16:04:00Z">
              <w:r w:rsidRPr="00E32247">
                <w:rPr>
                  <w:rFonts w:eastAsia="Calibri"/>
                  <w:color w:val="000000"/>
                </w:rPr>
                <w:t>29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46D462" w14:textId="77777777" w:rsidR="007C4E49" w:rsidRPr="00E32247" w:rsidRDefault="007C4E49" w:rsidP="008B3710">
            <w:pPr>
              <w:rPr>
                <w:ins w:id="899" w:author="Palacherla, Susmitha C" w:date="2021-05-27T16:04:00Z"/>
                <w:rFonts w:eastAsia="Calibri"/>
                <w:color w:val="000000"/>
              </w:rPr>
            </w:pPr>
            <w:ins w:id="900" w:author="Palacherla, Susmitha C" w:date="2021-05-27T16:04:00Z">
              <w:r w:rsidRPr="00E32247">
                <w:rPr>
                  <w:rFonts w:eastAsia="Calibri"/>
                  <w:color w:val="000000"/>
                </w:rPr>
                <w:t>Sub-coaching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4E9217" w14:textId="77777777" w:rsidR="007C4E49" w:rsidRPr="00E32247" w:rsidRDefault="007C4E49" w:rsidP="008B3710">
            <w:pPr>
              <w:rPr>
                <w:ins w:id="901" w:author="Palacherla, Susmitha C" w:date="2021-05-27T16:04:00Z"/>
                <w:rFonts w:eastAsia="Calibri"/>
              </w:rPr>
            </w:pPr>
            <w:ins w:id="902" w:author="Palacherla, Susmitha C" w:date="2021-05-27T16:04:00Z">
              <w:r w:rsidRPr="00E32247">
                <w:rPr>
                  <w:rFonts w:eastAsia="Calibri"/>
                </w:rPr>
                <w:t>How the coaching was identified</w:t>
              </w:r>
            </w:ins>
          </w:p>
        </w:tc>
      </w:tr>
      <w:tr w:rsidR="007C4E49" w:rsidRPr="00E32247" w14:paraId="738616D0" w14:textId="77777777" w:rsidTr="008B3710">
        <w:trPr>
          <w:ins w:id="90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04AACD2" w14:textId="77777777" w:rsidR="007C4E49" w:rsidRPr="00E32247" w:rsidRDefault="007C4E49" w:rsidP="008B3710">
            <w:pPr>
              <w:jc w:val="center"/>
              <w:rPr>
                <w:ins w:id="904" w:author="Palacherla, Susmitha C" w:date="2021-05-27T16:04:00Z"/>
                <w:rFonts w:eastAsia="Calibri"/>
                <w:color w:val="000000"/>
              </w:rPr>
            </w:pPr>
            <w:ins w:id="905" w:author="Palacherla, Susmitha C" w:date="2021-05-27T16:04:00Z">
              <w:r w:rsidRPr="00E32247">
                <w:rPr>
                  <w:rFonts w:eastAsia="Calibri"/>
                  <w:color w:val="000000"/>
                </w:rPr>
                <w:t>30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D4B362" w14:textId="77777777" w:rsidR="007C4E49" w:rsidRPr="00E32247" w:rsidRDefault="007C4E49" w:rsidP="008B3710">
            <w:pPr>
              <w:rPr>
                <w:ins w:id="906" w:author="Palacherla, Susmitha C" w:date="2021-05-27T16:04:00Z"/>
                <w:rFonts w:eastAsia="Calibri"/>
                <w:color w:val="000000"/>
              </w:rPr>
            </w:pPr>
            <w:ins w:id="907" w:author="Palacherla, Susmitha C" w:date="2021-05-27T16:04:00Z">
              <w:r w:rsidRPr="00E32247">
                <w:rPr>
                  <w:rFonts w:eastAsia="Calibri"/>
                  <w:color w:val="000000"/>
                </w:rPr>
                <w:t>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F267D4" w14:textId="77777777" w:rsidR="007C4E49" w:rsidRPr="00E32247" w:rsidRDefault="007C4E49" w:rsidP="008B3710">
            <w:pPr>
              <w:rPr>
                <w:ins w:id="908" w:author="Palacherla, Susmitha C" w:date="2021-05-27T16:04:00Z"/>
                <w:rFonts w:eastAsia="Calibri"/>
              </w:rPr>
            </w:pPr>
            <w:ins w:id="909" w:author="Palacherla, Susmitha C" w:date="2021-05-27T16:04:00Z">
              <w:r w:rsidRPr="00E32247">
                <w:rPr>
                  <w:rFonts w:eastAsia="Calibri"/>
                </w:rPr>
                <w:t>Coaching reason of log</w:t>
              </w:r>
            </w:ins>
          </w:p>
        </w:tc>
      </w:tr>
      <w:tr w:rsidR="007C4E49" w:rsidRPr="00E32247" w14:paraId="78944C16" w14:textId="77777777" w:rsidTr="008B3710">
        <w:trPr>
          <w:ins w:id="91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A2631DB" w14:textId="77777777" w:rsidR="007C4E49" w:rsidRPr="00E32247" w:rsidRDefault="007C4E49" w:rsidP="008B3710">
            <w:pPr>
              <w:jc w:val="center"/>
              <w:rPr>
                <w:ins w:id="911" w:author="Palacherla, Susmitha C" w:date="2021-05-27T16:04:00Z"/>
                <w:rFonts w:eastAsia="Calibri"/>
                <w:color w:val="000000"/>
              </w:rPr>
            </w:pPr>
            <w:ins w:id="912" w:author="Palacherla, Susmitha C" w:date="2021-05-27T16:04:00Z">
              <w:r w:rsidRPr="00E32247">
                <w:rPr>
                  <w:rFonts w:eastAsia="Calibri"/>
                  <w:color w:val="000000"/>
                </w:rPr>
                <w:t>31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5387FC" w14:textId="77777777" w:rsidR="007C4E49" w:rsidRPr="00E32247" w:rsidRDefault="007C4E49" w:rsidP="008B3710">
            <w:pPr>
              <w:rPr>
                <w:ins w:id="913" w:author="Palacherla, Susmitha C" w:date="2021-05-27T16:04:00Z"/>
                <w:rFonts w:eastAsia="Calibri"/>
                <w:color w:val="000000"/>
              </w:rPr>
            </w:pPr>
            <w:ins w:id="914" w:author="Palacherla, Susmitha C" w:date="2021-05-27T16:04:00Z">
              <w:r w:rsidRPr="00E32247">
                <w:rPr>
                  <w:rFonts w:eastAsia="Calibri"/>
                  <w:color w:val="000000"/>
                </w:rPr>
                <w:t>Sub-coaching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9497E6" w14:textId="77777777" w:rsidR="007C4E49" w:rsidRPr="00E32247" w:rsidRDefault="007C4E49" w:rsidP="008B3710">
            <w:pPr>
              <w:rPr>
                <w:ins w:id="915" w:author="Palacherla, Susmitha C" w:date="2021-05-27T16:04:00Z"/>
                <w:rFonts w:eastAsia="Calibri"/>
              </w:rPr>
            </w:pPr>
            <w:ins w:id="916" w:author="Palacherla, Susmitha C" w:date="2021-05-27T16:04:00Z">
              <w:r w:rsidRPr="00E32247">
                <w:rPr>
                  <w:rFonts w:eastAsia="Calibri"/>
                </w:rPr>
                <w:t>Sub-coaching reason of log</w:t>
              </w:r>
            </w:ins>
          </w:p>
        </w:tc>
      </w:tr>
      <w:tr w:rsidR="007C4E49" w:rsidRPr="00E32247" w14:paraId="4EEEF768" w14:textId="77777777" w:rsidTr="008B3710">
        <w:trPr>
          <w:ins w:id="91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C37D9CE" w14:textId="77777777" w:rsidR="007C4E49" w:rsidRPr="00E32247" w:rsidRDefault="007C4E49" w:rsidP="008B3710">
            <w:pPr>
              <w:jc w:val="center"/>
              <w:rPr>
                <w:ins w:id="918" w:author="Palacherla, Susmitha C" w:date="2021-05-27T16:04:00Z"/>
                <w:rFonts w:eastAsia="Calibri"/>
                <w:color w:val="000000"/>
              </w:rPr>
            </w:pPr>
            <w:ins w:id="919" w:author="Palacherla, Susmitha C" w:date="2021-05-27T16:04:00Z">
              <w:r w:rsidRPr="00E32247">
                <w:rPr>
                  <w:rFonts w:eastAsia="Calibri"/>
                  <w:color w:val="000000"/>
                </w:rPr>
                <w:t>32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ABB0BE" w14:textId="77777777" w:rsidR="007C4E49" w:rsidRPr="00E32247" w:rsidRDefault="007C4E49" w:rsidP="008B3710">
            <w:pPr>
              <w:rPr>
                <w:ins w:id="920" w:author="Palacherla, Susmitha C" w:date="2021-05-27T16:04:00Z"/>
                <w:rFonts w:eastAsia="Calibri"/>
                <w:color w:val="000000"/>
              </w:rPr>
            </w:pPr>
            <w:ins w:id="921" w:author="Palacherla, Susmitha C" w:date="2021-05-27T16:04:00Z">
              <w:r w:rsidRPr="00E32247">
                <w:rPr>
                  <w:rFonts w:eastAsia="Calibri"/>
                  <w:color w:val="000000"/>
                </w:rPr>
                <w:t xml:space="preserve">Value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A83B13" w14:textId="77777777" w:rsidR="007C4E49" w:rsidRPr="00E32247" w:rsidRDefault="007C4E49" w:rsidP="008B3710">
            <w:pPr>
              <w:rPr>
                <w:ins w:id="922" w:author="Palacherla, Susmitha C" w:date="2021-05-27T16:04:00Z"/>
                <w:rFonts w:eastAsia="Calibri"/>
              </w:rPr>
            </w:pPr>
            <w:ins w:id="923" w:author="Palacherla, Susmitha C" w:date="2021-05-27T16:04:00Z">
              <w:r w:rsidRPr="00E32247">
                <w:rPr>
                  <w:rFonts w:eastAsia="Calibri"/>
                </w:rPr>
                <w:t>Value of the log (shall be NA)</w:t>
              </w:r>
            </w:ins>
          </w:p>
        </w:tc>
      </w:tr>
      <w:tr w:rsidR="007C4E49" w:rsidRPr="00E32247" w14:paraId="0DE6F956" w14:textId="77777777" w:rsidTr="008B3710">
        <w:trPr>
          <w:ins w:id="92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09630C4" w14:textId="77777777" w:rsidR="007C4E49" w:rsidRPr="00E32247" w:rsidRDefault="007C4E49" w:rsidP="008B3710">
            <w:pPr>
              <w:jc w:val="center"/>
              <w:rPr>
                <w:ins w:id="925" w:author="Palacherla, Susmitha C" w:date="2021-05-27T16:04:00Z"/>
                <w:rFonts w:eastAsia="Calibri"/>
                <w:color w:val="000000"/>
              </w:rPr>
            </w:pPr>
            <w:ins w:id="926" w:author="Palacherla, Susmitha C" w:date="2021-05-27T16:04:00Z">
              <w:r w:rsidRPr="00E32247">
                <w:rPr>
                  <w:rFonts w:eastAsia="Calibri"/>
                  <w:color w:val="000000"/>
                </w:rPr>
                <w:t>33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99CD4" w14:textId="77777777" w:rsidR="007C4E49" w:rsidRPr="00E32247" w:rsidRDefault="007C4E49" w:rsidP="008B3710">
            <w:pPr>
              <w:rPr>
                <w:ins w:id="927" w:author="Palacherla, Susmitha C" w:date="2021-05-27T16:04:00Z"/>
                <w:rFonts w:eastAsia="Calibri"/>
                <w:color w:val="000000"/>
              </w:rPr>
            </w:pPr>
            <w:ins w:id="928" w:author="Palacherla, Susmitha C" w:date="2021-05-27T16:04:00Z">
              <w:r w:rsidRPr="00E32247">
                <w:rPr>
                  <w:rFonts w:eastAsia="Calibri"/>
                  <w:color w:val="000000"/>
                </w:rPr>
                <w:t>Submitter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251C0" w14:textId="77777777" w:rsidR="007C4E49" w:rsidRPr="00E32247" w:rsidRDefault="007C4E49" w:rsidP="008B3710">
            <w:pPr>
              <w:rPr>
                <w:ins w:id="929" w:author="Palacherla, Susmitha C" w:date="2021-05-27T16:04:00Z"/>
                <w:rFonts w:eastAsia="Calibri"/>
              </w:rPr>
            </w:pPr>
            <w:ins w:id="930" w:author="Palacherla, Susmitha C" w:date="2021-05-27T16:04:00Z">
              <w:r w:rsidRPr="00E32247">
                <w:rPr>
                  <w:rFonts w:eastAsia="Calibri"/>
                </w:rPr>
                <w:t>Employee ID of the submitter of the log</w:t>
              </w:r>
            </w:ins>
          </w:p>
        </w:tc>
      </w:tr>
      <w:tr w:rsidR="007C4E49" w:rsidRPr="00E32247" w14:paraId="4EEE2138" w14:textId="77777777" w:rsidTr="008B3710">
        <w:trPr>
          <w:ins w:id="93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0F80FC3" w14:textId="77777777" w:rsidR="007C4E49" w:rsidRPr="00E32247" w:rsidRDefault="007C4E49" w:rsidP="008B3710">
            <w:pPr>
              <w:jc w:val="center"/>
              <w:rPr>
                <w:ins w:id="932" w:author="Palacherla, Susmitha C" w:date="2021-05-27T16:04:00Z"/>
                <w:rFonts w:eastAsia="Calibri"/>
                <w:color w:val="000000"/>
              </w:rPr>
            </w:pPr>
            <w:ins w:id="933" w:author="Palacherla, Susmitha C" w:date="2021-05-27T16:04:00Z">
              <w:r w:rsidRPr="00E32247">
                <w:rPr>
                  <w:rFonts w:eastAsia="Calibri"/>
                  <w:color w:val="000000"/>
                </w:rPr>
                <w:t>34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819C87" w14:textId="77777777" w:rsidR="007C4E49" w:rsidRPr="00E32247" w:rsidRDefault="007C4E49" w:rsidP="008B3710">
            <w:pPr>
              <w:rPr>
                <w:ins w:id="934" w:author="Palacherla, Susmitha C" w:date="2021-05-27T16:04:00Z"/>
                <w:rFonts w:eastAsia="Calibri"/>
                <w:color w:val="000000"/>
              </w:rPr>
            </w:pPr>
            <w:ins w:id="935" w:author="Palacherla, Susmitha C" w:date="2021-05-27T16:04:00Z">
              <w:r w:rsidRPr="00E32247">
                <w:rPr>
                  <w:rFonts w:eastAsia="Calibri"/>
                  <w:color w:val="000000"/>
                </w:rPr>
                <w:t>Submitter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EEE70" w14:textId="77777777" w:rsidR="007C4E49" w:rsidRPr="00E32247" w:rsidRDefault="007C4E49" w:rsidP="008B3710">
            <w:pPr>
              <w:rPr>
                <w:ins w:id="936" w:author="Palacherla, Susmitha C" w:date="2021-05-27T16:04:00Z"/>
                <w:rFonts w:eastAsia="Calibri"/>
              </w:rPr>
            </w:pPr>
            <w:ins w:id="937" w:author="Palacherla, Susmitha C" w:date="2021-05-27T16:04:00Z">
              <w:r w:rsidRPr="00E32247">
                <w:rPr>
                  <w:rFonts w:eastAsia="Calibri"/>
                </w:rPr>
                <w:t>Name of the submitter of the log</w:t>
              </w:r>
            </w:ins>
          </w:p>
        </w:tc>
      </w:tr>
      <w:tr w:rsidR="007C4E49" w:rsidRPr="00E32247" w14:paraId="59D63CB7" w14:textId="77777777" w:rsidTr="008B3710">
        <w:trPr>
          <w:ins w:id="93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07D35B7" w14:textId="77777777" w:rsidR="007C4E49" w:rsidRPr="00E32247" w:rsidRDefault="007C4E49" w:rsidP="008B3710">
            <w:pPr>
              <w:jc w:val="center"/>
              <w:rPr>
                <w:ins w:id="939" w:author="Palacherla, Susmitha C" w:date="2021-05-27T16:04:00Z"/>
                <w:rFonts w:eastAsia="Calibri"/>
                <w:color w:val="000000"/>
              </w:rPr>
            </w:pPr>
            <w:ins w:id="940" w:author="Palacherla, Susmitha C" w:date="2021-05-27T16:04:00Z">
              <w:r w:rsidRPr="00E32247">
                <w:rPr>
                  <w:rFonts w:eastAsia="Calibri"/>
                  <w:color w:val="000000"/>
                </w:rPr>
                <w:t>35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2752F" w14:textId="77777777" w:rsidR="007C4E49" w:rsidRPr="00E32247" w:rsidRDefault="007C4E49" w:rsidP="008B3710">
            <w:pPr>
              <w:rPr>
                <w:ins w:id="941" w:author="Palacherla, Susmitha C" w:date="2021-05-27T16:04:00Z"/>
                <w:rFonts w:eastAsia="Calibri"/>
                <w:color w:val="000000"/>
              </w:rPr>
            </w:pPr>
            <w:ins w:id="942" w:author="Palacherla, Susmitha C" w:date="2021-05-27T16:04:00Z">
              <w:r w:rsidRPr="00E32247">
                <w:rPr>
                  <w:rFonts w:eastAsia="Calibri"/>
                  <w:color w:val="000000"/>
                </w:rPr>
                <w:t>Supervisor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D685C1" w14:textId="77777777" w:rsidR="007C4E49" w:rsidRPr="00E32247" w:rsidRDefault="007C4E49" w:rsidP="008B3710">
            <w:pPr>
              <w:rPr>
                <w:ins w:id="943" w:author="Palacherla, Susmitha C" w:date="2021-05-27T16:04:00Z"/>
                <w:rFonts w:eastAsia="Calibri"/>
              </w:rPr>
            </w:pPr>
            <w:ins w:id="944" w:author="Palacherla, Susmitha C" w:date="2021-05-27T16:04:00Z">
              <w:r w:rsidRPr="00E32247">
                <w:rPr>
                  <w:rFonts w:eastAsia="Calibri"/>
                </w:rPr>
                <w:t xml:space="preserve">Date/time supervisor reviewed and acknowledged the coaching log </w:t>
              </w:r>
            </w:ins>
          </w:p>
        </w:tc>
      </w:tr>
      <w:tr w:rsidR="007C4E49" w:rsidRPr="00E32247" w14:paraId="63CD8A27" w14:textId="77777777" w:rsidTr="008B3710">
        <w:trPr>
          <w:ins w:id="94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AE41F36" w14:textId="77777777" w:rsidR="007C4E49" w:rsidRPr="00E32247" w:rsidRDefault="007C4E49" w:rsidP="008B3710">
            <w:pPr>
              <w:jc w:val="center"/>
              <w:rPr>
                <w:ins w:id="946" w:author="Palacherla, Susmitha C" w:date="2021-05-27T16:04:00Z"/>
                <w:rFonts w:eastAsia="Calibri"/>
                <w:color w:val="000000"/>
              </w:rPr>
            </w:pPr>
            <w:ins w:id="947" w:author="Palacherla, Susmitha C" w:date="2021-05-27T16:04:00Z">
              <w:r w:rsidRPr="00E32247">
                <w:rPr>
                  <w:rFonts w:eastAsia="Calibri"/>
                  <w:color w:val="000000"/>
                </w:rPr>
                <w:t>36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8E0F37" w14:textId="77777777" w:rsidR="007C4E49" w:rsidRPr="00E32247" w:rsidRDefault="007C4E49" w:rsidP="008B3710">
            <w:pPr>
              <w:rPr>
                <w:ins w:id="948" w:author="Palacherla, Susmitha C" w:date="2021-05-27T16:04:00Z"/>
                <w:rFonts w:eastAsia="Calibri"/>
                <w:color w:val="000000"/>
              </w:rPr>
            </w:pPr>
            <w:ins w:id="949" w:author="Palacherla, Susmitha C" w:date="2021-05-27T16:04:00Z">
              <w:r w:rsidRPr="00E32247">
                <w:rPr>
                  <w:rFonts w:eastAsia="Calibri"/>
                  <w:color w:val="000000"/>
                </w:rPr>
                <w:t>Manager reviewed manual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EA9E74" w14:textId="77777777" w:rsidR="007C4E49" w:rsidRPr="00E32247" w:rsidRDefault="007C4E49" w:rsidP="008B3710">
            <w:pPr>
              <w:rPr>
                <w:ins w:id="950" w:author="Palacherla, Susmitha C" w:date="2021-05-27T16:04:00Z"/>
                <w:rFonts w:eastAsia="Calibri"/>
              </w:rPr>
            </w:pPr>
            <w:ins w:id="951" w:author="Palacherla, Susmitha C" w:date="2021-05-27T16:04:00Z">
              <w:r w:rsidRPr="00E32247">
                <w:rPr>
                  <w:rFonts w:eastAsia="Calibri"/>
                </w:rPr>
                <w:t>Date/time manager entered when reviewed and acknowledged the coaching log</w:t>
              </w:r>
            </w:ins>
          </w:p>
        </w:tc>
      </w:tr>
      <w:tr w:rsidR="007C4E49" w:rsidRPr="00E32247" w14:paraId="60760246" w14:textId="77777777" w:rsidTr="008B3710">
        <w:trPr>
          <w:ins w:id="95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F39D4FB" w14:textId="77777777" w:rsidR="007C4E49" w:rsidRPr="00E32247" w:rsidRDefault="007C4E49" w:rsidP="008B3710">
            <w:pPr>
              <w:jc w:val="center"/>
              <w:rPr>
                <w:ins w:id="953" w:author="Palacherla, Susmitha C" w:date="2021-05-27T16:04:00Z"/>
                <w:rFonts w:eastAsia="Calibri"/>
                <w:color w:val="000000"/>
              </w:rPr>
            </w:pPr>
            <w:ins w:id="954" w:author="Palacherla, Susmitha C" w:date="2021-05-27T16:04:00Z">
              <w:r w:rsidRPr="00E32247">
                <w:rPr>
                  <w:rFonts w:eastAsia="Calibri"/>
                  <w:color w:val="000000"/>
                </w:rPr>
                <w:t>37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C80B8" w14:textId="77777777" w:rsidR="007C4E49" w:rsidRPr="00E32247" w:rsidRDefault="007C4E49" w:rsidP="008B3710">
            <w:pPr>
              <w:rPr>
                <w:ins w:id="955" w:author="Palacherla, Susmitha C" w:date="2021-05-27T16:04:00Z"/>
                <w:rFonts w:eastAsia="Calibri"/>
                <w:color w:val="000000"/>
              </w:rPr>
            </w:pPr>
            <w:ins w:id="956" w:author="Palacherla, Susmitha C" w:date="2021-05-27T16:04:00Z">
              <w:r w:rsidRPr="00E32247">
                <w:rPr>
                  <w:rFonts w:eastAsia="Calibri"/>
                  <w:color w:val="000000"/>
                </w:rPr>
                <w:t>Manager reviewed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D2DD06" w14:textId="77777777" w:rsidR="007C4E49" w:rsidRPr="00E32247" w:rsidRDefault="007C4E49" w:rsidP="008B3710">
            <w:pPr>
              <w:rPr>
                <w:ins w:id="957" w:author="Palacherla, Susmitha C" w:date="2021-05-27T16:04:00Z"/>
                <w:rFonts w:eastAsia="Calibri"/>
              </w:rPr>
            </w:pPr>
            <w:ins w:id="958" w:author="Palacherla, Susmitha C" w:date="2021-05-27T16:04:00Z">
              <w:r w:rsidRPr="00E32247">
                <w:rPr>
                  <w:rFonts w:eastAsia="Calibri"/>
                </w:rPr>
                <w:t>Date/time manager reviewed and acknowledged the coaching log</w:t>
              </w:r>
            </w:ins>
          </w:p>
        </w:tc>
      </w:tr>
      <w:tr w:rsidR="007C4E49" w:rsidRPr="00E32247" w14:paraId="24E6F792" w14:textId="77777777" w:rsidTr="008B3710">
        <w:trPr>
          <w:ins w:id="95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A422221" w14:textId="77777777" w:rsidR="007C4E49" w:rsidRPr="00E32247" w:rsidRDefault="007C4E49" w:rsidP="008B3710">
            <w:pPr>
              <w:jc w:val="center"/>
              <w:rPr>
                <w:ins w:id="960" w:author="Palacherla, Susmitha C" w:date="2021-05-27T16:04:00Z"/>
                <w:rFonts w:eastAsia="Calibri"/>
                <w:color w:val="000000"/>
              </w:rPr>
            </w:pPr>
            <w:ins w:id="961" w:author="Palacherla, Susmitha C" w:date="2021-05-27T16:04:00Z">
              <w:r w:rsidRPr="00E32247">
                <w:rPr>
                  <w:rFonts w:eastAsia="Calibri"/>
                  <w:color w:val="000000"/>
                </w:rPr>
                <w:t>38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62418A4" w14:textId="77777777" w:rsidR="007C4E49" w:rsidRPr="00E32247" w:rsidRDefault="007C4E49" w:rsidP="008B3710">
            <w:pPr>
              <w:rPr>
                <w:ins w:id="962" w:author="Palacherla, Susmitha C" w:date="2021-05-27T16:04:00Z"/>
                <w:rFonts w:eastAsia="Calibri"/>
                <w:color w:val="000000"/>
              </w:rPr>
            </w:pPr>
            <w:ins w:id="963" w:author="Palacherla, Susmitha C" w:date="2021-05-27T16:04:00Z">
              <w:r w:rsidRPr="00E32247">
                <w:rPr>
                  <w:rFonts w:eastAsia="Calibri"/>
                  <w:color w:val="000000"/>
                </w:rPr>
                <w:t>Manager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D21E72" w14:textId="77777777" w:rsidR="007C4E49" w:rsidRPr="00E32247" w:rsidRDefault="007C4E49" w:rsidP="008B3710">
            <w:pPr>
              <w:rPr>
                <w:ins w:id="964" w:author="Palacherla, Susmitha C" w:date="2021-05-27T16:04:00Z"/>
                <w:rFonts w:eastAsia="Calibri"/>
              </w:rPr>
            </w:pPr>
            <w:ins w:id="965" w:author="Palacherla, Susmitha C" w:date="2021-05-27T16:04:00Z">
              <w:r w:rsidRPr="00E32247">
                <w:rPr>
                  <w:rFonts w:eastAsia="Calibri"/>
                </w:rPr>
                <w:t>Comments or notes entered by manager</w:t>
              </w:r>
            </w:ins>
          </w:p>
        </w:tc>
      </w:tr>
      <w:tr w:rsidR="007C4E49" w:rsidRPr="00E32247" w14:paraId="60432EF7" w14:textId="77777777" w:rsidTr="008B3710">
        <w:trPr>
          <w:ins w:id="96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BB47521" w14:textId="77777777" w:rsidR="007C4E49" w:rsidRPr="00E32247" w:rsidRDefault="007C4E49" w:rsidP="008B3710">
            <w:pPr>
              <w:jc w:val="center"/>
              <w:rPr>
                <w:ins w:id="967" w:author="Palacherla, Susmitha C" w:date="2021-05-27T16:04:00Z"/>
                <w:rFonts w:eastAsia="Calibri"/>
                <w:color w:val="000000"/>
              </w:rPr>
            </w:pPr>
            <w:ins w:id="968" w:author="Palacherla, Susmitha C" w:date="2021-05-27T16:04:00Z">
              <w:r w:rsidRPr="00E32247">
                <w:rPr>
                  <w:rFonts w:eastAsia="Calibri"/>
                  <w:color w:val="000000"/>
                </w:rPr>
                <w:t>39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FE4BB4" w14:textId="77777777" w:rsidR="007C4E49" w:rsidRPr="00E32247" w:rsidRDefault="007C4E49" w:rsidP="008B3710">
            <w:pPr>
              <w:rPr>
                <w:ins w:id="969" w:author="Palacherla, Susmitha C" w:date="2021-05-27T16:04:00Z"/>
                <w:rFonts w:eastAsia="Calibri"/>
                <w:color w:val="000000"/>
              </w:rPr>
            </w:pPr>
            <w:ins w:id="970" w:author="Palacherla, Susmitha C" w:date="2021-05-27T16:04:00Z">
              <w:r w:rsidRPr="00E32247">
                <w:rPr>
                  <w:rFonts w:eastAsia="Calibri"/>
                  <w:color w:val="000000"/>
                </w:rPr>
                <w:t>Employee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AAB14A2" w14:textId="77777777" w:rsidR="007C4E49" w:rsidRPr="00E32247" w:rsidRDefault="007C4E49" w:rsidP="008B3710">
            <w:pPr>
              <w:rPr>
                <w:ins w:id="971" w:author="Palacherla, Susmitha C" w:date="2021-05-27T16:04:00Z"/>
                <w:rFonts w:eastAsia="Calibri"/>
              </w:rPr>
            </w:pPr>
            <w:ins w:id="972" w:author="Palacherla, Susmitha C" w:date="2021-05-27T16:04:00Z">
              <w:r w:rsidRPr="00E32247">
                <w:rPr>
                  <w:rFonts w:eastAsia="Calibri"/>
                </w:rPr>
                <w:t>Date when the recipient reviewed and acknowledged or entered comments.</w:t>
              </w:r>
            </w:ins>
          </w:p>
        </w:tc>
      </w:tr>
      <w:tr w:rsidR="007C4E49" w:rsidRPr="00E32247" w14:paraId="4B0186A2" w14:textId="77777777" w:rsidTr="008B3710">
        <w:trPr>
          <w:ins w:id="97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C6DA8B4" w14:textId="77777777" w:rsidR="007C4E49" w:rsidRPr="00E32247" w:rsidRDefault="007C4E49" w:rsidP="008B3710">
            <w:pPr>
              <w:jc w:val="center"/>
              <w:rPr>
                <w:ins w:id="974" w:author="Palacherla, Susmitha C" w:date="2021-05-27T16:04:00Z"/>
                <w:rFonts w:eastAsia="Calibri"/>
                <w:color w:val="000000"/>
              </w:rPr>
            </w:pPr>
            <w:ins w:id="975" w:author="Palacherla, Susmitha C" w:date="2021-05-27T16:04:00Z">
              <w:r w:rsidRPr="00E32247">
                <w:rPr>
                  <w:rFonts w:eastAsia="Calibri"/>
                  <w:color w:val="000000"/>
                </w:rPr>
                <w:t>40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EDB53D" w14:textId="77777777" w:rsidR="007C4E49" w:rsidRPr="00E32247" w:rsidRDefault="007C4E49" w:rsidP="008B3710">
            <w:pPr>
              <w:rPr>
                <w:ins w:id="976" w:author="Palacherla, Susmitha C" w:date="2021-05-27T16:04:00Z"/>
                <w:rFonts w:eastAsia="Calibri"/>
                <w:color w:val="000000"/>
              </w:rPr>
            </w:pPr>
            <w:ins w:id="977" w:author="Palacherla, Susmitha C" w:date="2021-05-27T16:04:00Z">
              <w:r w:rsidRPr="00E32247">
                <w:rPr>
                  <w:rFonts w:eastAsia="Calibri"/>
                  <w:color w:val="000000"/>
                </w:rPr>
                <w:t>Employee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4ED9AC" w14:textId="77777777" w:rsidR="007C4E49" w:rsidRPr="00E32247" w:rsidRDefault="007C4E49" w:rsidP="008B3710">
            <w:pPr>
              <w:rPr>
                <w:ins w:id="978" w:author="Palacherla, Susmitha C" w:date="2021-05-27T16:04:00Z"/>
                <w:rFonts w:eastAsia="Calibri"/>
              </w:rPr>
            </w:pPr>
            <w:ins w:id="979" w:author="Palacherla, Susmitha C" w:date="2021-05-27T16:04:00Z">
              <w:r w:rsidRPr="00E32247">
                <w:rPr>
                  <w:rFonts w:eastAsia="Calibri"/>
                </w:rPr>
                <w:t>Comments entered by employee</w:t>
              </w:r>
            </w:ins>
          </w:p>
        </w:tc>
      </w:tr>
      <w:tr w:rsidR="007C4E49" w:rsidRPr="00E32247" w14:paraId="1054732E" w14:textId="77777777" w:rsidTr="008B3710">
        <w:trPr>
          <w:ins w:id="98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496C51A" w14:textId="77777777" w:rsidR="007C4E49" w:rsidRPr="00E32247" w:rsidRDefault="007C4E49" w:rsidP="008B3710">
            <w:pPr>
              <w:jc w:val="center"/>
              <w:rPr>
                <w:ins w:id="981" w:author="Palacherla, Susmitha C" w:date="2021-05-27T16:04:00Z"/>
                <w:rFonts w:eastAsia="Calibri"/>
                <w:color w:val="000000"/>
              </w:rPr>
            </w:pPr>
            <w:ins w:id="982" w:author="Palacherla, Susmitha C" w:date="2021-05-27T16:04:00Z">
              <w:r w:rsidRPr="00E32247">
                <w:rPr>
                  <w:rFonts w:eastAsia="Calibri"/>
                  <w:color w:val="000000"/>
                </w:rPr>
                <w:t>41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143E86" w14:textId="77777777" w:rsidR="007C4E49" w:rsidRPr="00E32247" w:rsidRDefault="007C4E49" w:rsidP="008B3710">
            <w:pPr>
              <w:rPr>
                <w:ins w:id="983" w:author="Palacherla, Susmitha C" w:date="2021-05-27T16:04:00Z"/>
                <w:rFonts w:eastAsia="Calibri"/>
                <w:color w:val="000000"/>
              </w:rPr>
            </w:pPr>
            <w:ins w:id="984" w:author="Palacherla, Susmitha C" w:date="2021-05-27T16:04:00Z">
              <w:r w:rsidRPr="00E32247">
                <w:rPr>
                  <w:rFonts w:eastAsia="Calibri"/>
                  <w:color w:val="000000"/>
                </w:rPr>
                <w:t>Program</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AF90D7" w14:textId="77777777" w:rsidR="007C4E49" w:rsidRPr="00E32247" w:rsidRDefault="007C4E49" w:rsidP="008B3710">
            <w:pPr>
              <w:rPr>
                <w:ins w:id="985" w:author="Palacherla, Susmitha C" w:date="2021-05-27T16:04:00Z"/>
                <w:rFonts w:eastAsia="Calibri"/>
              </w:rPr>
            </w:pPr>
            <w:ins w:id="986" w:author="Palacherla, Susmitha C" w:date="2021-05-27T16:04:00Z">
              <w:r w:rsidRPr="00E32247">
                <w:rPr>
                  <w:rFonts w:eastAsia="Calibri"/>
                </w:rPr>
                <w:t>Program associated with log</w:t>
              </w:r>
            </w:ins>
          </w:p>
        </w:tc>
      </w:tr>
      <w:tr w:rsidR="007C4E49" w:rsidRPr="00E32247" w14:paraId="44622223" w14:textId="77777777" w:rsidTr="008B3710">
        <w:trPr>
          <w:ins w:id="98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2D374D8" w14:textId="77777777" w:rsidR="007C4E49" w:rsidRPr="00E32247" w:rsidRDefault="007C4E49" w:rsidP="008B3710">
            <w:pPr>
              <w:jc w:val="center"/>
              <w:rPr>
                <w:ins w:id="988" w:author="Palacherla, Susmitha C" w:date="2021-05-27T16:04:00Z"/>
                <w:rFonts w:eastAsia="Calibri"/>
                <w:color w:val="000000"/>
              </w:rPr>
            </w:pPr>
            <w:ins w:id="989" w:author="Palacherla, Susmitha C" w:date="2021-05-27T16:04:00Z">
              <w:r w:rsidRPr="00E32247">
                <w:rPr>
                  <w:rFonts w:eastAsia="Calibri"/>
                  <w:color w:val="000000"/>
                </w:rPr>
                <w:lastRenderedPageBreak/>
                <w:t>42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3640BC" w14:textId="77777777" w:rsidR="007C4E49" w:rsidRPr="00E32247" w:rsidRDefault="007C4E49" w:rsidP="008B3710">
            <w:pPr>
              <w:rPr>
                <w:ins w:id="990" w:author="Palacherla, Susmitha C" w:date="2021-05-27T16:04:00Z"/>
                <w:rFonts w:eastAsia="Calibri"/>
                <w:color w:val="000000"/>
              </w:rPr>
            </w:pPr>
            <w:ins w:id="991" w:author="Palacherla, Susmitha C" w:date="2021-05-27T16:04:00Z">
              <w:r w:rsidRPr="00E32247">
                <w:rPr>
                  <w:rFonts w:eastAsia="Calibri"/>
                  <w:color w:val="000000"/>
                </w:rPr>
                <w:t>Verint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5E43F7" w14:textId="77777777" w:rsidR="007C4E49" w:rsidRPr="00E32247" w:rsidRDefault="007C4E49" w:rsidP="008B3710">
            <w:pPr>
              <w:rPr>
                <w:ins w:id="992" w:author="Palacherla, Susmitha C" w:date="2021-05-27T16:04:00Z"/>
                <w:rFonts w:eastAsia="Calibri"/>
              </w:rPr>
            </w:pPr>
            <w:ins w:id="993" w:author="Palacherla, Susmitha C" w:date="2021-05-27T16:04:00Z">
              <w:r w:rsidRPr="00E32247">
                <w:rPr>
                  <w:rFonts w:eastAsia="Calibri"/>
                </w:rPr>
                <w:t>ID of the Verint call record scorecard associated with the coaching log</w:t>
              </w:r>
            </w:ins>
          </w:p>
        </w:tc>
      </w:tr>
      <w:tr w:rsidR="007C4E49" w:rsidRPr="00E32247" w14:paraId="2459031F" w14:textId="77777777" w:rsidTr="008B3710">
        <w:trPr>
          <w:ins w:id="99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3C47687" w14:textId="77777777" w:rsidR="007C4E49" w:rsidRPr="00E32247" w:rsidRDefault="007C4E49" w:rsidP="008B3710">
            <w:pPr>
              <w:jc w:val="center"/>
              <w:rPr>
                <w:ins w:id="995" w:author="Palacherla, Susmitha C" w:date="2021-05-27T16:04:00Z"/>
                <w:rFonts w:eastAsia="Calibri"/>
                <w:color w:val="000000"/>
              </w:rPr>
            </w:pPr>
            <w:ins w:id="996" w:author="Palacherla, Susmitha C" w:date="2021-05-27T16:04:00Z">
              <w:r w:rsidRPr="00E32247">
                <w:rPr>
                  <w:rFonts w:eastAsia="Calibri"/>
                  <w:color w:val="000000"/>
                </w:rPr>
                <w:t>43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03DC68" w14:textId="77777777" w:rsidR="007C4E49" w:rsidRPr="00E32247" w:rsidRDefault="007C4E49" w:rsidP="008B3710">
            <w:pPr>
              <w:rPr>
                <w:ins w:id="997" w:author="Palacherla, Susmitha C" w:date="2021-05-27T16:04:00Z"/>
                <w:rFonts w:eastAsia="Calibri"/>
                <w:color w:val="000000"/>
              </w:rPr>
            </w:pPr>
            <w:ins w:id="998" w:author="Palacherla, Susmitha C" w:date="2021-05-27T16:04:00Z">
              <w:r w:rsidRPr="00E32247">
                <w:rPr>
                  <w:rFonts w:eastAsia="Calibri"/>
                  <w:color w:val="000000"/>
                </w:rPr>
                <w:t>Verint Form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2B4092" w14:textId="77777777" w:rsidR="007C4E49" w:rsidRPr="00E32247" w:rsidRDefault="007C4E49" w:rsidP="008B3710">
            <w:pPr>
              <w:rPr>
                <w:ins w:id="999" w:author="Palacherla, Susmitha C" w:date="2021-05-27T16:04:00Z"/>
                <w:rFonts w:eastAsia="Calibri"/>
              </w:rPr>
            </w:pPr>
            <w:ins w:id="1000" w:author="Palacherla, Susmitha C" w:date="2021-05-27T16:04:00Z">
              <w:r w:rsidRPr="00E32247">
                <w:rPr>
                  <w:rFonts w:eastAsia="Calibri"/>
                </w:rPr>
                <w:t>Form name in Verint related to coaching log</w:t>
              </w:r>
            </w:ins>
          </w:p>
        </w:tc>
      </w:tr>
      <w:tr w:rsidR="007C4E49" w:rsidRPr="00E32247" w14:paraId="57A631FA" w14:textId="77777777" w:rsidTr="008B3710">
        <w:trPr>
          <w:ins w:id="100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5D98D30" w14:textId="77777777" w:rsidR="007C4E49" w:rsidRPr="00E32247" w:rsidRDefault="007C4E49" w:rsidP="008B3710">
            <w:pPr>
              <w:jc w:val="center"/>
              <w:rPr>
                <w:ins w:id="1002" w:author="Palacherla, Susmitha C" w:date="2021-05-27T16:04:00Z"/>
                <w:rFonts w:eastAsia="Calibri"/>
                <w:color w:val="000000"/>
              </w:rPr>
            </w:pPr>
            <w:ins w:id="1003" w:author="Palacherla, Susmitha C" w:date="2021-05-27T16:04:00Z">
              <w:r w:rsidRPr="00E32247">
                <w:rPr>
                  <w:rFonts w:eastAsia="Calibri"/>
                  <w:color w:val="000000"/>
                </w:rPr>
                <w:t>44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0A2483" w14:textId="77777777" w:rsidR="007C4E49" w:rsidRPr="00E32247" w:rsidRDefault="007C4E49" w:rsidP="008B3710">
            <w:pPr>
              <w:rPr>
                <w:ins w:id="1004" w:author="Palacherla, Susmitha C" w:date="2021-05-27T16:04:00Z"/>
                <w:rFonts w:eastAsia="Calibri"/>
                <w:color w:val="000000"/>
              </w:rPr>
            </w:pPr>
            <w:ins w:id="1005" w:author="Palacherla, Susmitha C" w:date="2021-05-27T16:04:00Z">
              <w:r w:rsidRPr="00E32247">
                <w:rPr>
                  <w:rFonts w:eastAsia="Calibri"/>
                  <w:color w:val="000000"/>
                </w:rPr>
                <w:t>Coaching Monitor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27604C" w14:textId="77777777" w:rsidR="007C4E49" w:rsidRPr="00E32247" w:rsidRDefault="007C4E49" w:rsidP="008B3710">
            <w:pPr>
              <w:rPr>
                <w:ins w:id="1006" w:author="Palacherla, Susmitha C" w:date="2021-05-27T16:04:00Z"/>
                <w:rFonts w:eastAsia="Calibri"/>
              </w:rPr>
            </w:pPr>
            <w:ins w:id="1007" w:author="Palacherla, Susmitha C" w:date="2021-05-27T16:04:00Z">
              <w:r w:rsidRPr="00E32247">
                <w:rPr>
                  <w:rFonts w:eastAsia="Calibri"/>
                </w:rPr>
                <w:t>Whether evaluation is a coaching monitor or not</w:t>
              </w:r>
            </w:ins>
          </w:p>
        </w:tc>
      </w:tr>
      <w:tr w:rsidR="007C4E49" w:rsidRPr="00E32247" w14:paraId="4CD221B0" w14:textId="77777777" w:rsidTr="008B3710">
        <w:trPr>
          <w:ins w:id="100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DD83304" w14:textId="77777777" w:rsidR="007C4E49" w:rsidRPr="00E32247" w:rsidRDefault="007C4E49" w:rsidP="008B3710">
            <w:pPr>
              <w:jc w:val="center"/>
              <w:rPr>
                <w:ins w:id="1009" w:author="Palacherla, Susmitha C" w:date="2021-05-27T16:04:00Z"/>
                <w:rFonts w:eastAsia="Calibri"/>
                <w:color w:val="000000"/>
              </w:rPr>
            </w:pPr>
            <w:ins w:id="1010" w:author="Palacherla, Susmitha C" w:date="2021-05-27T16:04:00Z">
              <w:r w:rsidRPr="00E32247">
                <w:rPr>
                  <w:rFonts w:eastAsia="Calibri"/>
                  <w:color w:val="000000"/>
                </w:rPr>
                <w:t>45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29E936" w14:textId="77777777" w:rsidR="007C4E49" w:rsidRPr="00E32247" w:rsidRDefault="007C4E49" w:rsidP="008B3710">
            <w:pPr>
              <w:rPr>
                <w:ins w:id="1011" w:author="Palacherla, Susmitha C" w:date="2021-05-27T16:04:00Z"/>
              </w:rPr>
            </w:pPr>
            <w:ins w:id="1012" w:author="Palacherla, Susmitha C" w:date="2021-05-27T16:04:00Z">
              <w:r w:rsidRPr="00E32247">
                <w:t>Evaluation 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E47E68" w14:textId="77777777" w:rsidR="007C4E49" w:rsidRPr="00E32247" w:rsidRDefault="007C4E49" w:rsidP="008B3710">
            <w:pPr>
              <w:rPr>
                <w:ins w:id="1013" w:author="Palacherla, Susmitha C" w:date="2021-05-27T16:04:00Z"/>
                <w:rFonts w:eastAsia="Calibri"/>
              </w:rPr>
            </w:pPr>
            <w:ins w:id="1014" w:author="Palacherla, Susmitha C" w:date="2021-05-27T16:04:00Z">
              <w:r w:rsidRPr="00E32247">
                <w:rPr>
                  <w:rFonts w:eastAsia="Calibri"/>
                </w:rPr>
                <w:t>The status of the individual record within a Quality Now batch</w:t>
              </w:r>
            </w:ins>
          </w:p>
        </w:tc>
      </w:tr>
      <w:tr w:rsidR="007C4E49" w:rsidRPr="00E32247" w14:paraId="73C5465A" w14:textId="77777777" w:rsidTr="008B3710">
        <w:trPr>
          <w:ins w:id="101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46348D6" w14:textId="77777777" w:rsidR="007C4E49" w:rsidRPr="00E32247" w:rsidRDefault="007C4E49" w:rsidP="008B3710">
            <w:pPr>
              <w:jc w:val="center"/>
              <w:rPr>
                <w:ins w:id="1016" w:author="Palacherla, Susmitha C" w:date="2021-05-27T16:04:00Z"/>
                <w:rFonts w:eastAsia="Calibri"/>
                <w:color w:val="000000"/>
              </w:rPr>
            </w:pPr>
            <w:ins w:id="1017" w:author="Palacherla, Susmitha C" w:date="2021-05-27T16:04:00Z">
              <w:r w:rsidRPr="00E32247">
                <w:rPr>
                  <w:rFonts w:eastAsia="Calibri"/>
                  <w:color w:val="000000"/>
                </w:rPr>
                <w:t>46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EE02CC" w14:textId="77777777" w:rsidR="007C4E49" w:rsidRPr="00E32247" w:rsidRDefault="007C4E49" w:rsidP="008B3710">
            <w:pPr>
              <w:rPr>
                <w:ins w:id="1018" w:author="Palacherla, Susmitha C" w:date="2021-05-27T16:04:00Z"/>
              </w:rPr>
            </w:pPr>
            <w:ins w:id="1019" w:author="Palacherla, Susmitha C" w:date="2021-05-27T16:04:00Z">
              <w:r w:rsidRPr="00E32247">
                <w:t>Business Process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EE29C5" w14:textId="77777777" w:rsidR="007C4E49" w:rsidRPr="00E32247" w:rsidRDefault="007C4E49" w:rsidP="008B3710">
            <w:pPr>
              <w:rPr>
                <w:ins w:id="1020" w:author="Palacherla, Susmitha C" w:date="2021-05-27T16:04:00Z"/>
                <w:rFonts w:eastAsia="Calibri"/>
              </w:rPr>
            </w:pPr>
            <w:ins w:id="1021" w:author="Palacherla, Susmitha C" w:date="2021-05-27T16:04:00Z">
              <w:r w:rsidRPr="00E32247">
                <w:rPr>
                  <w:rFonts w:eastAsia="Calibri"/>
                </w:rPr>
                <w:t>Rating for business process</w:t>
              </w:r>
            </w:ins>
          </w:p>
        </w:tc>
      </w:tr>
      <w:tr w:rsidR="007C4E49" w:rsidRPr="00E32247" w14:paraId="303FBF12" w14:textId="77777777" w:rsidTr="008B3710">
        <w:trPr>
          <w:ins w:id="102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228D816" w14:textId="77777777" w:rsidR="007C4E49" w:rsidRPr="00E32247" w:rsidRDefault="007C4E49" w:rsidP="008B3710">
            <w:pPr>
              <w:jc w:val="center"/>
              <w:rPr>
                <w:ins w:id="1023" w:author="Palacherla, Susmitha C" w:date="2021-05-27T16:04:00Z"/>
                <w:rFonts w:eastAsia="Calibri"/>
                <w:color w:val="000000"/>
              </w:rPr>
            </w:pPr>
            <w:ins w:id="1024" w:author="Palacherla, Susmitha C" w:date="2021-05-27T16:04:00Z">
              <w:r w:rsidRPr="00E32247">
                <w:rPr>
                  <w:rFonts w:eastAsia="Calibri"/>
                  <w:color w:val="000000"/>
                </w:rPr>
                <w:t>47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6CBB0" w14:textId="77777777" w:rsidR="007C4E49" w:rsidRPr="00E32247" w:rsidRDefault="007C4E49" w:rsidP="008B3710">
            <w:pPr>
              <w:rPr>
                <w:ins w:id="1025" w:author="Palacherla, Susmitha C" w:date="2021-05-27T16:04:00Z"/>
              </w:rPr>
            </w:pPr>
            <w:ins w:id="1026" w:author="Palacherla, Susmitha C" w:date="2021-05-27T16:04:00Z">
              <w:r w:rsidRPr="00E32247">
                <w:t>Business Process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0F6FA" w14:textId="77777777" w:rsidR="007C4E49" w:rsidRPr="00E32247" w:rsidRDefault="007C4E49" w:rsidP="008B3710">
            <w:pPr>
              <w:rPr>
                <w:ins w:id="1027" w:author="Palacherla, Susmitha C" w:date="2021-05-27T16:04:00Z"/>
                <w:rFonts w:eastAsia="Calibri"/>
              </w:rPr>
            </w:pPr>
            <w:ins w:id="1028" w:author="Palacherla, Susmitha C" w:date="2021-05-27T16:04:00Z">
              <w:r w:rsidRPr="00E32247">
                <w:rPr>
                  <w:rFonts w:eastAsia="Calibri"/>
                </w:rPr>
                <w:t>Selected reason for business process</w:t>
              </w:r>
            </w:ins>
          </w:p>
        </w:tc>
      </w:tr>
      <w:tr w:rsidR="007C4E49" w:rsidRPr="00E32247" w14:paraId="50D0237B" w14:textId="77777777" w:rsidTr="008B3710">
        <w:trPr>
          <w:ins w:id="102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891DEBF" w14:textId="77777777" w:rsidR="007C4E49" w:rsidRPr="00E32247" w:rsidRDefault="007C4E49" w:rsidP="008B3710">
            <w:pPr>
              <w:jc w:val="center"/>
              <w:rPr>
                <w:ins w:id="1030" w:author="Palacherla, Susmitha C" w:date="2021-05-27T16:04:00Z"/>
                <w:rFonts w:eastAsia="Calibri"/>
                <w:color w:val="000000"/>
              </w:rPr>
            </w:pPr>
            <w:ins w:id="1031" w:author="Palacherla, Susmitha C" w:date="2021-05-27T16:04:00Z">
              <w:r w:rsidRPr="00E32247">
                <w:rPr>
                  <w:rFonts w:eastAsia="Calibri"/>
                  <w:color w:val="000000"/>
                </w:rPr>
                <w:t>48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1B0A9F" w14:textId="77777777" w:rsidR="007C4E49" w:rsidRPr="00E32247" w:rsidRDefault="007C4E49" w:rsidP="008B3710">
            <w:pPr>
              <w:rPr>
                <w:ins w:id="1032" w:author="Palacherla, Susmitha C" w:date="2021-05-27T16:04:00Z"/>
              </w:rPr>
            </w:pPr>
            <w:ins w:id="1033" w:author="Palacherla, Susmitha C" w:date="2021-05-27T16:04:00Z">
              <w:r w:rsidRPr="00E32247">
                <w:t>Business Process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B73494F" w14:textId="77777777" w:rsidR="007C4E49" w:rsidRPr="00E32247" w:rsidRDefault="007C4E49" w:rsidP="008B3710">
            <w:pPr>
              <w:rPr>
                <w:ins w:id="1034" w:author="Palacherla, Susmitha C" w:date="2021-05-27T16:04:00Z"/>
                <w:rFonts w:eastAsia="Calibri"/>
              </w:rPr>
            </w:pPr>
            <w:ins w:id="1035" w:author="Palacherla, Susmitha C" w:date="2021-05-27T16:04:00Z">
              <w:r w:rsidRPr="00E32247">
                <w:rPr>
                  <w:rFonts w:eastAsia="Calibri"/>
                </w:rPr>
                <w:t>Entered comments for business process</w:t>
              </w:r>
            </w:ins>
          </w:p>
        </w:tc>
      </w:tr>
      <w:tr w:rsidR="007C4E49" w:rsidRPr="00E32247" w14:paraId="08AFCA70" w14:textId="77777777" w:rsidTr="008B3710">
        <w:trPr>
          <w:ins w:id="103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BEDFFF9" w14:textId="77777777" w:rsidR="007C4E49" w:rsidRPr="00E32247" w:rsidRDefault="007C4E49" w:rsidP="008B3710">
            <w:pPr>
              <w:jc w:val="center"/>
              <w:rPr>
                <w:ins w:id="1037" w:author="Palacherla, Susmitha C" w:date="2021-05-27T16:04:00Z"/>
                <w:rFonts w:eastAsia="Calibri"/>
                <w:color w:val="000000"/>
              </w:rPr>
            </w:pPr>
            <w:ins w:id="1038" w:author="Palacherla, Susmitha C" w:date="2021-05-27T16:04:00Z">
              <w:r w:rsidRPr="00E32247">
                <w:rPr>
                  <w:rFonts w:eastAsia="Calibri"/>
                  <w:color w:val="000000"/>
                </w:rPr>
                <w:t>49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81C893" w14:textId="77777777" w:rsidR="007C4E49" w:rsidRPr="00E32247" w:rsidRDefault="007C4E49" w:rsidP="008B3710">
            <w:pPr>
              <w:rPr>
                <w:ins w:id="1039" w:author="Palacherla, Susmitha C" w:date="2021-05-27T16:04:00Z"/>
              </w:rPr>
            </w:pPr>
            <w:ins w:id="1040" w:author="Palacherla, Susmitha C" w:date="2021-05-27T16:04:00Z">
              <w:r w:rsidRPr="00E32247">
                <w:t>Info Accuracy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8966F" w14:textId="77777777" w:rsidR="007C4E49" w:rsidRPr="00E32247" w:rsidRDefault="007C4E49" w:rsidP="008B3710">
            <w:pPr>
              <w:rPr>
                <w:ins w:id="1041" w:author="Palacherla, Susmitha C" w:date="2021-05-27T16:04:00Z"/>
                <w:rFonts w:eastAsia="Calibri"/>
              </w:rPr>
            </w:pPr>
            <w:ins w:id="1042" w:author="Palacherla, Susmitha C" w:date="2021-05-27T16:04:00Z">
              <w:r w:rsidRPr="00E32247">
                <w:rPr>
                  <w:rFonts w:eastAsia="Calibri"/>
                </w:rPr>
                <w:t xml:space="preserve">Rating for information accuracy </w:t>
              </w:r>
            </w:ins>
          </w:p>
        </w:tc>
      </w:tr>
      <w:tr w:rsidR="007C4E49" w:rsidRPr="00E32247" w14:paraId="51AE8AF0" w14:textId="77777777" w:rsidTr="008B3710">
        <w:trPr>
          <w:ins w:id="104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AF5E14F" w14:textId="77777777" w:rsidR="007C4E49" w:rsidRPr="00E32247" w:rsidRDefault="007C4E49" w:rsidP="008B3710">
            <w:pPr>
              <w:jc w:val="center"/>
              <w:rPr>
                <w:ins w:id="1044" w:author="Palacherla, Susmitha C" w:date="2021-05-27T16:04:00Z"/>
                <w:rFonts w:eastAsia="Calibri"/>
                <w:color w:val="000000"/>
              </w:rPr>
            </w:pPr>
            <w:ins w:id="1045" w:author="Palacherla, Susmitha C" w:date="2021-05-27T16:04:00Z">
              <w:r w:rsidRPr="00E32247">
                <w:rPr>
                  <w:rFonts w:eastAsia="Calibri"/>
                  <w:color w:val="000000"/>
                </w:rPr>
                <w:t>50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17D80" w14:textId="77777777" w:rsidR="007C4E49" w:rsidRPr="00E32247" w:rsidRDefault="007C4E49" w:rsidP="008B3710">
            <w:pPr>
              <w:rPr>
                <w:ins w:id="1046" w:author="Palacherla, Susmitha C" w:date="2021-05-27T16:04:00Z"/>
              </w:rPr>
            </w:pPr>
            <w:ins w:id="1047" w:author="Palacherla, Susmitha C" w:date="2021-05-27T16:04:00Z">
              <w:r w:rsidRPr="00E32247">
                <w:t>Info Accuracy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C85D41" w14:textId="77777777" w:rsidR="007C4E49" w:rsidRPr="00E32247" w:rsidRDefault="007C4E49" w:rsidP="008B3710">
            <w:pPr>
              <w:rPr>
                <w:ins w:id="1048" w:author="Palacherla, Susmitha C" w:date="2021-05-27T16:04:00Z"/>
                <w:rFonts w:eastAsia="Calibri"/>
              </w:rPr>
            </w:pPr>
            <w:ins w:id="1049" w:author="Palacherla, Susmitha C" w:date="2021-05-27T16:04:00Z">
              <w:r w:rsidRPr="00E32247">
                <w:rPr>
                  <w:rFonts w:eastAsia="Calibri"/>
                </w:rPr>
                <w:t>Selected reason for information accuracy</w:t>
              </w:r>
            </w:ins>
          </w:p>
        </w:tc>
      </w:tr>
      <w:tr w:rsidR="007C4E49" w:rsidRPr="00E32247" w14:paraId="55D55C07" w14:textId="77777777" w:rsidTr="008B3710">
        <w:trPr>
          <w:ins w:id="105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014EAA3" w14:textId="77777777" w:rsidR="007C4E49" w:rsidRPr="00E32247" w:rsidRDefault="007C4E49" w:rsidP="008B3710">
            <w:pPr>
              <w:jc w:val="center"/>
              <w:rPr>
                <w:ins w:id="1051" w:author="Palacherla, Susmitha C" w:date="2021-05-27T16:04:00Z"/>
                <w:rFonts w:eastAsia="Calibri"/>
                <w:color w:val="000000"/>
              </w:rPr>
            </w:pPr>
            <w:ins w:id="1052" w:author="Palacherla, Susmitha C" w:date="2021-05-27T16:04:00Z">
              <w:r w:rsidRPr="00E32247">
                <w:rPr>
                  <w:rFonts w:eastAsia="Calibri"/>
                  <w:color w:val="000000"/>
                </w:rPr>
                <w:t>51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A33B3" w14:textId="77777777" w:rsidR="007C4E49" w:rsidRPr="00E32247" w:rsidRDefault="007C4E49" w:rsidP="008B3710">
            <w:pPr>
              <w:rPr>
                <w:ins w:id="1053" w:author="Palacherla, Susmitha C" w:date="2021-05-27T16:04:00Z"/>
              </w:rPr>
            </w:pPr>
            <w:ins w:id="1054" w:author="Palacherla, Susmitha C" w:date="2021-05-27T16:04:00Z">
              <w:r w:rsidRPr="00E32247">
                <w:t>Info Accuracy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1E349E" w14:textId="77777777" w:rsidR="007C4E49" w:rsidRPr="00E32247" w:rsidRDefault="007C4E49" w:rsidP="008B3710">
            <w:pPr>
              <w:rPr>
                <w:ins w:id="1055" w:author="Palacherla, Susmitha C" w:date="2021-05-27T16:04:00Z"/>
                <w:rFonts w:eastAsia="Calibri"/>
              </w:rPr>
            </w:pPr>
            <w:ins w:id="1056" w:author="Palacherla, Susmitha C" w:date="2021-05-27T16:04:00Z">
              <w:r w:rsidRPr="00E32247">
                <w:rPr>
                  <w:rFonts w:eastAsia="Calibri"/>
                </w:rPr>
                <w:t>Entered comments for information accuracy</w:t>
              </w:r>
            </w:ins>
          </w:p>
        </w:tc>
      </w:tr>
      <w:tr w:rsidR="007C4E49" w:rsidRPr="00E32247" w14:paraId="0E515E56" w14:textId="77777777" w:rsidTr="008B3710">
        <w:trPr>
          <w:ins w:id="105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5384F15" w14:textId="77777777" w:rsidR="007C4E49" w:rsidRPr="00E32247" w:rsidRDefault="007C4E49" w:rsidP="008B3710">
            <w:pPr>
              <w:jc w:val="center"/>
              <w:rPr>
                <w:ins w:id="1058" w:author="Palacherla, Susmitha C" w:date="2021-05-27T16:04:00Z"/>
                <w:rFonts w:eastAsia="Calibri"/>
                <w:color w:val="000000"/>
              </w:rPr>
            </w:pPr>
            <w:ins w:id="1059" w:author="Palacherla, Susmitha C" w:date="2021-05-27T16:04:00Z">
              <w:r w:rsidRPr="00E32247">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C3ED0F8" w14:textId="77777777" w:rsidR="007C4E49" w:rsidRPr="00E32247" w:rsidRDefault="007C4E49" w:rsidP="008B3710">
            <w:pPr>
              <w:rPr>
                <w:ins w:id="1060" w:author="Palacherla, Susmitha C" w:date="2021-05-27T16:04:00Z"/>
              </w:rPr>
            </w:pPr>
            <w:ins w:id="1061" w:author="Palacherla, Susmitha C" w:date="2021-05-27T16:04:00Z">
              <w:r w:rsidRPr="00E32247">
                <w:t>Privacy Disclaimers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E362C7" w14:textId="77777777" w:rsidR="007C4E49" w:rsidRPr="00E32247" w:rsidRDefault="007C4E49" w:rsidP="008B3710">
            <w:pPr>
              <w:rPr>
                <w:ins w:id="1062" w:author="Palacherla, Susmitha C" w:date="2021-05-27T16:04:00Z"/>
                <w:rFonts w:eastAsia="Calibri"/>
              </w:rPr>
            </w:pPr>
            <w:ins w:id="1063" w:author="Palacherla, Susmitha C" w:date="2021-05-27T16:04:00Z">
              <w:r w:rsidRPr="00E32247">
                <w:rPr>
                  <w:rFonts w:eastAsia="Calibri"/>
                </w:rPr>
                <w:t>Rating for privacy disclaimer</w:t>
              </w:r>
            </w:ins>
          </w:p>
        </w:tc>
      </w:tr>
      <w:tr w:rsidR="007C4E49" w:rsidRPr="00E32247" w14:paraId="6615FAA4" w14:textId="77777777" w:rsidTr="008B3710">
        <w:trPr>
          <w:ins w:id="106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29CCE40" w14:textId="77777777" w:rsidR="007C4E49" w:rsidRPr="00E32247" w:rsidRDefault="007C4E49" w:rsidP="008B3710">
            <w:pPr>
              <w:jc w:val="center"/>
              <w:rPr>
                <w:ins w:id="1065" w:author="Palacherla, Susmitha C" w:date="2021-05-27T16:04:00Z"/>
                <w:rFonts w:eastAsia="Calibri"/>
                <w:color w:val="000000"/>
              </w:rPr>
            </w:pPr>
            <w:ins w:id="1066" w:author="Palacherla, Susmitha C" w:date="2021-05-27T16:04:00Z">
              <w:r w:rsidRPr="00E32247">
                <w:rPr>
                  <w:rFonts w:eastAsia="Calibri"/>
                  <w:color w:val="000000"/>
                </w:rPr>
                <w:t>53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A15241" w14:textId="77777777" w:rsidR="007C4E49" w:rsidRPr="00E32247" w:rsidRDefault="007C4E49" w:rsidP="008B3710">
            <w:pPr>
              <w:rPr>
                <w:ins w:id="1067" w:author="Palacherla, Susmitha C" w:date="2021-05-27T16:04:00Z"/>
              </w:rPr>
            </w:pPr>
            <w:ins w:id="1068" w:author="Palacherla, Susmitha C" w:date="2021-05-27T16:04:00Z">
              <w:r w:rsidRPr="00E32247">
                <w:t>Privacy Disclaimers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DD5BC2" w14:textId="77777777" w:rsidR="007C4E49" w:rsidRPr="00E32247" w:rsidRDefault="007C4E49" w:rsidP="008B3710">
            <w:pPr>
              <w:rPr>
                <w:ins w:id="1069" w:author="Palacherla, Susmitha C" w:date="2021-05-27T16:04:00Z"/>
                <w:rFonts w:eastAsia="Calibri"/>
              </w:rPr>
            </w:pPr>
            <w:ins w:id="1070" w:author="Palacherla, Susmitha C" w:date="2021-05-27T16:04:00Z">
              <w:r w:rsidRPr="00E32247">
                <w:rPr>
                  <w:rFonts w:eastAsia="Calibri"/>
                </w:rPr>
                <w:t>Selected reason for privacy disclaimer</w:t>
              </w:r>
            </w:ins>
          </w:p>
        </w:tc>
      </w:tr>
      <w:tr w:rsidR="007C4E49" w:rsidRPr="00E32247" w14:paraId="3F5C8095" w14:textId="77777777" w:rsidTr="008B3710">
        <w:trPr>
          <w:ins w:id="107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3D4542" w14:textId="77777777" w:rsidR="007C4E49" w:rsidRPr="00E32247" w:rsidRDefault="007C4E49" w:rsidP="008B3710">
            <w:pPr>
              <w:jc w:val="center"/>
              <w:rPr>
                <w:ins w:id="1072" w:author="Palacherla, Susmitha C" w:date="2021-05-27T16:04:00Z"/>
                <w:rFonts w:eastAsia="Calibri"/>
                <w:color w:val="000000"/>
              </w:rPr>
            </w:pPr>
            <w:ins w:id="1073" w:author="Palacherla, Susmitha C" w:date="2021-05-27T16:04:00Z">
              <w:r w:rsidRPr="00E32247">
                <w:rPr>
                  <w:rFonts w:eastAsia="Calibri"/>
                  <w:color w:val="000000"/>
                </w:rPr>
                <w:t>54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96F374" w14:textId="77777777" w:rsidR="007C4E49" w:rsidRPr="00E32247" w:rsidRDefault="007C4E49" w:rsidP="008B3710">
            <w:pPr>
              <w:rPr>
                <w:ins w:id="1074" w:author="Palacherla, Susmitha C" w:date="2021-05-27T16:04:00Z"/>
              </w:rPr>
            </w:pPr>
            <w:ins w:id="1075" w:author="Palacherla, Susmitha C" w:date="2021-05-27T16:04:00Z">
              <w:r w:rsidRPr="00E32247">
                <w:t>Privacy Disclaimers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3069A5B" w14:textId="77777777" w:rsidR="007C4E49" w:rsidRPr="00E32247" w:rsidRDefault="007C4E49" w:rsidP="008B3710">
            <w:pPr>
              <w:rPr>
                <w:ins w:id="1076" w:author="Palacherla, Susmitha C" w:date="2021-05-27T16:04:00Z"/>
                <w:rFonts w:eastAsia="Calibri"/>
              </w:rPr>
            </w:pPr>
            <w:ins w:id="1077" w:author="Palacherla, Susmitha C" w:date="2021-05-27T16:04:00Z">
              <w:r w:rsidRPr="00E32247">
                <w:rPr>
                  <w:rFonts w:eastAsia="Calibri"/>
                </w:rPr>
                <w:t>Entered comments for privacy disclaimer</w:t>
              </w:r>
            </w:ins>
          </w:p>
        </w:tc>
      </w:tr>
      <w:tr w:rsidR="007C4E49" w:rsidRPr="00E32247" w14:paraId="37CB0BA8" w14:textId="77777777" w:rsidTr="008B3710">
        <w:trPr>
          <w:ins w:id="1078"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5ABDA0B4" w14:textId="77777777" w:rsidR="007C4E49" w:rsidRPr="00E32247" w:rsidRDefault="007C4E49" w:rsidP="008B3710">
            <w:pPr>
              <w:rPr>
                <w:ins w:id="1079" w:author="Palacherla, Susmitha C" w:date="2021-05-27T16:04:00Z"/>
                <w:rFonts w:eastAsia="Calibri"/>
              </w:rPr>
            </w:pPr>
            <w:ins w:id="1080" w:author="Palacherla, Susmitha C" w:date="2021-05-27T16:04:00Z">
              <w:r w:rsidRPr="00E32247">
                <w:t xml:space="preserve">If channel is not Written Correspondence </w:t>
              </w:r>
            </w:ins>
          </w:p>
        </w:tc>
      </w:tr>
      <w:tr w:rsidR="007C4E49" w:rsidRPr="00E32247" w14:paraId="5293E128" w14:textId="77777777" w:rsidTr="008B3710">
        <w:trPr>
          <w:ins w:id="108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38B05F3" w14:textId="77777777" w:rsidR="007C4E49" w:rsidRPr="00E32247" w:rsidRDefault="007C4E49" w:rsidP="008B3710">
            <w:pPr>
              <w:jc w:val="center"/>
              <w:rPr>
                <w:ins w:id="1082" w:author="Palacherla, Susmitha C" w:date="2021-05-27T16:04:00Z"/>
                <w:rFonts w:eastAsia="Calibri"/>
                <w:color w:val="000000"/>
              </w:rPr>
            </w:pPr>
            <w:ins w:id="1083" w:author="Palacherla, Susmitha C" w:date="2021-05-27T16:04:00Z">
              <w:r w:rsidRPr="00E32247">
                <w:rPr>
                  <w:rFonts w:eastAsia="Calibri"/>
                  <w:color w:val="000000"/>
                </w:rPr>
                <w:t>55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6FED8F" w14:textId="77777777" w:rsidR="007C4E49" w:rsidRPr="00E32247" w:rsidRDefault="007C4E49" w:rsidP="008B3710">
            <w:pPr>
              <w:rPr>
                <w:ins w:id="1084" w:author="Palacherla, Susmitha C" w:date="2021-05-27T16:04:00Z"/>
              </w:rPr>
            </w:pPr>
            <w:ins w:id="1085" w:author="Palacherla, Susmitha C" w:date="2021-05-27T16:04:00Z">
              <w:r w:rsidRPr="00E32247">
                <w:t>Issue Resolution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F935DA" w14:textId="77777777" w:rsidR="007C4E49" w:rsidRPr="00E32247" w:rsidRDefault="007C4E49" w:rsidP="008B3710">
            <w:pPr>
              <w:rPr>
                <w:ins w:id="1086" w:author="Palacherla, Susmitha C" w:date="2021-05-27T16:04:00Z"/>
                <w:rFonts w:eastAsia="Calibri"/>
              </w:rPr>
            </w:pPr>
            <w:ins w:id="1087" w:author="Palacherla, Susmitha C" w:date="2021-05-27T16:04:00Z">
              <w:r w:rsidRPr="00E32247">
                <w:rPr>
                  <w:rFonts w:eastAsia="Calibri"/>
                </w:rPr>
                <w:t xml:space="preserve">Rating for issue resolution </w:t>
              </w:r>
            </w:ins>
          </w:p>
        </w:tc>
      </w:tr>
      <w:tr w:rsidR="007C4E49" w:rsidRPr="00E32247" w14:paraId="000376D4" w14:textId="77777777" w:rsidTr="008B3710">
        <w:trPr>
          <w:ins w:id="108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E31AA34" w14:textId="77777777" w:rsidR="007C4E49" w:rsidRPr="00E32247" w:rsidRDefault="007C4E49" w:rsidP="008B3710">
            <w:pPr>
              <w:jc w:val="center"/>
              <w:rPr>
                <w:ins w:id="1089" w:author="Palacherla, Susmitha C" w:date="2021-05-27T16:04:00Z"/>
                <w:rFonts w:eastAsia="Calibri"/>
                <w:color w:val="000000"/>
              </w:rPr>
            </w:pPr>
            <w:ins w:id="1090" w:author="Palacherla, Susmitha C" w:date="2021-05-27T16:04:00Z">
              <w:r w:rsidRPr="00E32247">
                <w:rPr>
                  <w:rFonts w:eastAsia="Calibri"/>
                  <w:color w:val="000000"/>
                </w:rPr>
                <w:t>56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5B4B3C" w14:textId="77777777" w:rsidR="007C4E49" w:rsidRPr="00E32247" w:rsidRDefault="007C4E49" w:rsidP="008B3710">
            <w:pPr>
              <w:rPr>
                <w:ins w:id="1091" w:author="Palacherla, Susmitha C" w:date="2021-05-27T16:04:00Z"/>
              </w:rPr>
            </w:pPr>
            <w:ins w:id="1092" w:author="Palacherla, Susmitha C" w:date="2021-05-27T16:04:00Z">
              <w:r w:rsidRPr="00E32247">
                <w:t>Issue Resolution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1F512" w14:textId="77777777" w:rsidR="007C4E49" w:rsidRPr="00E32247" w:rsidRDefault="007C4E49" w:rsidP="008B3710">
            <w:pPr>
              <w:rPr>
                <w:ins w:id="1093" w:author="Palacherla, Susmitha C" w:date="2021-05-27T16:04:00Z"/>
                <w:rFonts w:eastAsia="Calibri"/>
              </w:rPr>
            </w:pPr>
            <w:ins w:id="1094" w:author="Palacherla, Susmitha C" w:date="2021-05-27T16:04:00Z">
              <w:r w:rsidRPr="00E32247">
                <w:rPr>
                  <w:rFonts w:eastAsia="Calibri"/>
                </w:rPr>
                <w:t xml:space="preserve">Entered comments for issue resolution </w:t>
              </w:r>
            </w:ins>
          </w:p>
        </w:tc>
      </w:tr>
      <w:tr w:rsidR="007C4E49" w:rsidRPr="00E32247" w14:paraId="2F93A9F2" w14:textId="77777777" w:rsidTr="008B3710">
        <w:trPr>
          <w:ins w:id="1095"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FF25AD7" w14:textId="77777777" w:rsidR="007C4E49" w:rsidRPr="00E32247" w:rsidRDefault="007C4E49" w:rsidP="008B3710">
            <w:pPr>
              <w:rPr>
                <w:ins w:id="1096" w:author="Palacherla, Susmitha C" w:date="2021-05-27T16:04:00Z"/>
                <w:rFonts w:eastAsia="Calibri"/>
              </w:rPr>
            </w:pPr>
            <w:bookmarkStart w:id="1097" w:name="_Hlk72483216"/>
            <w:ins w:id="1098" w:author="Palacherla, Susmitha C" w:date="2021-05-27T16:04:00Z">
              <w:r w:rsidRPr="00E32247">
                <w:t>If channel is Written Correspondence</w:t>
              </w:r>
            </w:ins>
          </w:p>
        </w:tc>
      </w:tr>
      <w:bookmarkEnd w:id="1097"/>
      <w:tr w:rsidR="007C4E49" w:rsidRPr="00E32247" w14:paraId="378AF593" w14:textId="77777777" w:rsidTr="008B3710">
        <w:trPr>
          <w:ins w:id="109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EEB8749" w14:textId="77777777" w:rsidR="007C4E49" w:rsidRPr="00E32247" w:rsidRDefault="007C4E49" w:rsidP="008B3710">
            <w:pPr>
              <w:jc w:val="center"/>
              <w:rPr>
                <w:ins w:id="1100" w:author="Palacherla, Susmitha C" w:date="2021-05-27T16:04:00Z"/>
                <w:rFonts w:eastAsia="Calibri"/>
                <w:color w:val="000000"/>
              </w:rPr>
            </w:pPr>
            <w:ins w:id="1101" w:author="Palacherla, Susmitha C" w:date="2021-05-27T16:04:00Z">
              <w:r w:rsidRPr="00E32247">
                <w:rPr>
                  <w:rFonts w:eastAsia="Calibri"/>
                  <w:color w:val="000000"/>
                </w:rPr>
                <w:lastRenderedPageBreak/>
                <w:t>55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B1DFF6" w14:textId="77777777" w:rsidR="007C4E49" w:rsidRPr="00E32247" w:rsidRDefault="007C4E49" w:rsidP="008B3710">
            <w:pPr>
              <w:rPr>
                <w:ins w:id="1102" w:author="Palacherla, Susmitha C" w:date="2021-05-27T16:04:00Z"/>
              </w:rPr>
            </w:pPr>
            <w:ins w:id="1103" w:author="Palacherla, Susmitha C" w:date="2021-05-27T16:04:00Z">
              <w:r w:rsidRPr="00E32247">
                <w:t>Business Correspondence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E9B9D6" w14:textId="77777777" w:rsidR="007C4E49" w:rsidRPr="00E32247" w:rsidRDefault="007C4E49" w:rsidP="008B3710">
            <w:pPr>
              <w:rPr>
                <w:ins w:id="1104" w:author="Palacherla, Susmitha C" w:date="2021-05-27T16:04:00Z"/>
                <w:rFonts w:eastAsia="Calibri"/>
              </w:rPr>
            </w:pPr>
            <w:ins w:id="1105" w:author="Palacherla, Susmitha C" w:date="2021-05-27T16:04:00Z">
              <w:r w:rsidRPr="00E32247">
                <w:rPr>
                  <w:rFonts w:eastAsia="Calibri"/>
                </w:rPr>
                <w:t>Rating for business correspondence</w:t>
              </w:r>
            </w:ins>
          </w:p>
        </w:tc>
      </w:tr>
      <w:tr w:rsidR="007C4E49" w:rsidRPr="00E32247" w14:paraId="6B82F589" w14:textId="77777777" w:rsidTr="008B3710">
        <w:trPr>
          <w:ins w:id="110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8FBD008" w14:textId="77777777" w:rsidR="007C4E49" w:rsidRPr="00E32247" w:rsidRDefault="007C4E49" w:rsidP="008B3710">
            <w:pPr>
              <w:jc w:val="center"/>
              <w:rPr>
                <w:ins w:id="1107" w:author="Palacherla, Susmitha C" w:date="2021-05-27T16:04:00Z"/>
                <w:rFonts w:eastAsia="Calibri"/>
                <w:color w:val="000000"/>
              </w:rPr>
            </w:pPr>
            <w:ins w:id="1108" w:author="Palacherla, Susmitha C" w:date="2021-05-27T16:04:00Z">
              <w:r w:rsidRPr="00E32247">
                <w:rPr>
                  <w:rFonts w:eastAsia="Calibri"/>
                  <w:color w:val="000000"/>
                </w:rPr>
                <w:t>56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8B5A0" w14:textId="77777777" w:rsidR="007C4E49" w:rsidRPr="00E32247" w:rsidRDefault="007C4E49" w:rsidP="008B3710">
            <w:pPr>
              <w:rPr>
                <w:ins w:id="1109" w:author="Palacherla, Susmitha C" w:date="2021-05-27T16:04:00Z"/>
              </w:rPr>
            </w:pPr>
            <w:ins w:id="1110" w:author="Palacherla, Susmitha C" w:date="2021-05-27T16:04:00Z">
              <w:r w:rsidRPr="00E32247">
                <w:t>Business Correspondence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0C7220" w14:textId="77777777" w:rsidR="007C4E49" w:rsidRPr="00E32247" w:rsidRDefault="007C4E49" w:rsidP="008B3710">
            <w:pPr>
              <w:rPr>
                <w:ins w:id="1111" w:author="Palacherla, Susmitha C" w:date="2021-05-27T16:04:00Z"/>
                <w:rFonts w:eastAsia="Calibri"/>
              </w:rPr>
            </w:pPr>
            <w:ins w:id="1112" w:author="Palacherla, Susmitha C" w:date="2021-05-27T16:04:00Z">
              <w:r w:rsidRPr="00E32247">
                <w:rPr>
                  <w:rFonts w:eastAsia="Calibri"/>
                </w:rPr>
                <w:t xml:space="preserve">Entered comments for business correspondence </w:t>
              </w:r>
            </w:ins>
          </w:p>
        </w:tc>
      </w:tr>
      <w:tr w:rsidR="007C4E49" w:rsidRPr="00E32247" w14:paraId="53C46E23" w14:textId="77777777" w:rsidTr="008B3710">
        <w:trPr>
          <w:ins w:id="1113"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A1286A7" w14:textId="77777777" w:rsidR="007C4E49" w:rsidRPr="00E32247" w:rsidRDefault="007C4E49" w:rsidP="008B3710">
            <w:pPr>
              <w:rPr>
                <w:ins w:id="1114" w:author="Palacherla, Susmitha C" w:date="2021-05-27T16:04:00Z"/>
                <w:rFonts w:eastAsia="Calibri"/>
              </w:rPr>
            </w:pPr>
            <w:bookmarkStart w:id="1115" w:name="_Hlk72483268"/>
            <w:ins w:id="1116" w:author="Palacherla, Susmitha C" w:date="2021-05-27T16:04:00Z">
              <w:r w:rsidRPr="00E32247">
                <w:t>If channel is not Web Chat and not Written Correspondence</w:t>
              </w:r>
            </w:ins>
          </w:p>
        </w:tc>
      </w:tr>
      <w:bookmarkEnd w:id="1115"/>
      <w:tr w:rsidR="007C4E49" w:rsidRPr="00E32247" w14:paraId="2AF7856D" w14:textId="77777777" w:rsidTr="008B3710">
        <w:trPr>
          <w:ins w:id="1117"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1C21AC5" w14:textId="77777777" w:rsidR="007C4E49" w:rsidRPr="00E32247" w:rsidRDefault="007C4E49" w:rsidP="008B3710">
            <w:pPr>
              <w:jc w:val="center"/>
              <w:rPr>
                <w:ins w:id="1118" w:author="Palacherla, Susmitha C" w:date="2021-05-27T16:04:00Z"/>
                <w:rFonts w:eastAsia="Calibri"/>
                <w:color w:val="000000"/>
              </w:rPr>
            </w:pPr>
            <w:ins w:id="1119" w:author="Palacherla, Susmitha C" w:date="2021-05-27T16:04:00Z">
              <w:r w:rsidRPr="00E32247">
                <w:rPr>
                  <w:rFonts w:eastAsia="Calibri"/>
                  <w:color w:val="000000"/>
                </w:rPr>
                <w:t>57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9BA2D" w14:textId="77777777" w:rsidR="007C4E49" w:rsidRPr="00E32247" w:rsidRDefault="007C4E49" w:rsidP="008B3710">
            <w:pPr>
              <w:rPr>
                <w:ins w:id="1120" w:author="Palacherla, Susmitha C" w:date="2021-05-27T16:04:00Z"/>
              </w:rPr>
            </w:pPr>
            <w:ins w:id="1121" w:author="Palacherla, Susmitha C" w:date="2021-05-27T16:04:00Z">
              <w:r w:rsidRPr="00E32247">
                <w:t>Call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B83C8C" w14:textId="77777777" w:rsidR="007C4E49" w:rsidRPr="00E32247" w:rsidRDefault="007C4E49" w:rsidP="008B3710">
            <w:pPr>
              <w:rPr>
                <w:ins w:id="1122" w:author="Palacherla, Susmitha C" w:date="2021-05-27T16:04:00Z"/>
                <w:rFonts w:eastAsia="Calibri"/>
              </w:rPr>
            </w:pPr>
            <w:ins w:id="1123" w:author="Palacherla, Susmitha C" w:date="2021-05-27T16:04:00Z">
              <w:r w:rsidRPr="00E32247">
                <w:rPr>
                  <w:rFonts w:eastAsia="Calibri"/>
                </w:rPr>
                <w:t xml:space="preserve">Rating for call efficiency </w:t>
              </w:r>
            </w:ins>
          </w:p>
        </w:tc>
      </w:tr>
      <w:tr w:rsidR="007C4E49" w:rsidRPr="00E32247" w14:paraId="21572B78" w14:textId="77777777" w:rsidTr="008B3710">
        <w:trPr>
          <w:ins w:id="1124"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4C673C5" w14:textId="77777777" w:rsidR="007C4E49" w:rsidRPr="00E32247" w:rsidRDefault="007C4E49" w:rsidP="008B3710">
            <w:pPr>
              <w:jc w:val="center"/>
              <w:rPr>
                <w:ins w:id="1125" w:author="Palacherla, Susmitha C" w:date="2021-05-27T16:04:00Z"/>
                <w:rFonts w:eastAsia="Calibri"/>
                <w:color w:val="000000"/>
              </w:rPr>
            </w:pPr>
            <w:ins w:id="1126" w:author="Palacherla, Susmitha C" w:date="2021-05-27T16:04:00Z">
              <w:r w:rsidRPr="00E32247">
                <w:rPr>
                  <w:rFonts w:eastAsia="Calibri"/>
                  <w:color w:val="000000"/>
                </w:rPr>
                <w:t>58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545036" w14:textId="77777777" w:rsidR="007C4E49" w:rsidRPr="00E32247" w:rsidRDefault="007C4E49" w:rsidP="008B3710">
            <w:pPr>
              <w:rPr>
                <w:ins w:id="1127" w:author="Palacherla, Susmitha C" w:date="2021-05-27T16:04:00Z"/>
              </w:rPr>
            </w:pPr>
            <w:ins w:id="1128" w:author="Palacherla, Susmitha C" w:date="2021-05-27T16:04:00Z">
              <w:r w:rsidRPr="00E32247">
                <w:t>Call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962D5D" w14:textId="77777777" w:rsidR="007C4E49" w:rsidRPr="00E32247" w:rsidRDefault="007C4E49" w:rsidP="008B3710">
            <w:pPr>
              <w:rPr>
                <w:ins w:id="1129" w:author="Palacherla, Susmitha C" w:date="2021-05-27T16:04:00Z"/>
                <w:rFonts w:eastAsia="Calibri"/>
              </w:rPr>
            </w:pPr>
            <w:ins w:id="1130" w:author="Palacherla, Susmitha C" w:date="2021-05-27T16:04:00Z">
              <w:r w:rsidRPr="00E32247">
                <w:rPr>
                  <w:rFonts w:eastAsia="Calibri"/>
                </w:rPr>
                <w:t>Entered comments for call efficiency</w:t>
              </w:r>
            </w:ins>
          </w:p>
        </w:tc>
      </w:tr>
      <w:tr w:rsidR="007C4E49" w:rsidRPr="00E32247" w14:paraId="21A3AB99" w14:textId="77777777" w:rsidTr="008B3710">
        <w:trPr>
          <w:ins w:id="1131"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282B568A" w14:textId="77777777" w:rsidR="007C4E49" w:rsidRPr="00E32247" w:rsidRDefault="007C4E49" w:rsidP="008B3710">
            <w:pPr>
              <w:rPr>
                <w:ins w:id="1132" w:author="Palacherla, Susmitha C" w:date="2021-05-27T16:04:00Z"/>
                <w:rFonts w:eastAsia="Calibri"/>
              </w:rPr>
            </w:pPr>
            <w:bookmarkStart w:id="1133" w:name="_Hlk72483329"/>
            <w:ins w:id="1134" w:author="Palacherla, Susmitha C" w:date="2021-05-27T16:04:00Z">
              <w:r w:rsidRPr="00E32247">
                <w:t xml:space="preserve">If channel is Web Chat </w:t>
              </w:r>
            </w:ins>
          </w:p>
        </w:tc>
      </w:tr>
      <w:bookmarkEnd w:id="1133"/>
      <w:tr w:rsidR="007C4E49" w:rsidRPr="00E32247" w14:paraId="7227FC18" w14:textId="77777777" w:rsidTr="008B3710">
        <w:trPr>
          <w:ins w:id="113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EFAE0A7" w14:textId="77777777" w:rsidR="007C4E49" w:rsidRPr="00E32247" w:rsidRDefault="007C4E49" w:rsidP="008B3710">
            <w:pPr>
              <w:jc w:val="center"/>
              <w:rPr>
                <w:ins w:id="1136" w:author="Palacherla, Susmitha C" w:date="2021-05-27T16:04:00Z"/>
                <w:rFonts w:eastAsia="Calibri"/>
                <w:color w:val="000000"/>
              </w:rPr>
            </w:pPr>
            <w:ins w:id="1137" w:author="Palacherla, Susmitha C" w:date="2021-05-27T16:04:00Z">
              <w:r w:rsidRPr="00E32247">
                <w:rPr>
                  <w:rFonts w:eastAsia="Calibri"/>
                  <w:color w:val="000000"/>
                </w:rPr>
                <w:t>57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8938DE" w14:textId="77777777" w:rsidR="007C4E49" w:rsidRPr="00E32247" w:rsidRDefault="007C4E49" w:rsidP="008B3710">
            <w:pPr>
              <w:rPr>
                <w:ins w:id="1138" w:author="Palacherla, Susmitha C" w:date="2021-05-27T16:04:00Z"/>
              </w:rPr>
            </w:pPr>
            <w:ins w:id="1139" w:author="Palacherla, Susmitha C" w:date="2021-05-27T16:04:00Z">
              <w:r w:rsidRPr="00E32247">
                <w:t>Chat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575A17" w14:textId="77777777" w:rsidR="007C4E49" w:rsidRPr="00E32247" w:rsidRDefault="007C4E49" w:rsidP="008B3710">
            <w:pPr>
              <w:rPr>
                <w:ins w:id="1140" w:author="Palacherla, Susmitha C" w:date="2021-05-27T16:04:00Z"/>
                <w:rFonts w:eastAsia="Calibri"/>
              </w:rPr>
            </w:pPr>
            <w:ins w:id="1141" w:author="Palacherla, Susmitha C" w:date="2021-05-27T16:04:00Z">
              <w:r w:rsidRPr="00E32247">
                <w:rPr>
                  <w:rFonts w:eastAsia="Calibri"/>
                </w:rPr>
                <w:t xml:space="preserve">Rating for call efficiency </w:t>
              </w:r>
            </w:ins>
          </w:p>
        </w:tc>
      </w:tr>
      <w:tr w:rsidR="007C4E49" w:rsidRPr="00E32247" w14:paraId="1C764FF9" w14:textId="77777777" w:rsidTr="008B3710">
        <w:trPr>
          <w:ins w:id="114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2FF1976" w14:textId="77777777" w:rsidR="007C4E49" w:rsidRPr="00E32247" w:rsidRDefault="007C4E49" w:rsidP="008B3710">
            <w:pPr>
              <w:jc w:val="center"/>
              <w:rPr>
                <w:ins w:id="1143" w:author="Palacherla, Susmitha C" w:date="2021-05-27T16:04:00Z"/>
                <w:rFonts w:eastAsia="Calibri"/>
                <w:color w:val="000000"/>
              </w:rPr>
            </w:pPr>
            <w:ins w:id="1144" w:author="Palacherla, Susmitha C" w:date="2021-05-27T16:04:00Z">
              <w:r w:rsidRPr="00E32247">
                <w:rPr>
                  <w:rFonts w:eastAsia="Calibri"/>
                  <w:color w:val="000000"/>
                </w:rPr>
                <w:t>58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807759" w14:textId="77777777" w:rsidR="007C4E49" w:rsidRPr="00E32247" w:rsidRDefault="007C4E49" w:rsidP="008B3710">
            <w:pPr>
              <w:rPr>
                <w:ins w:id="1145" w:author="Palacherla, Susmitha C" w:date="2021-05-27T16:04:00Z"/>
              </w:rPr>
            </w:pPr>
            <w:ins w:id="1146" w:author="Palacherla, Susmitha C" w:date="2021-05-27T16:04:00Z">
              <w:r w:rsidRPr="00E32247">
                <w:t>Chat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6F3CA4" w14:textId="77777777" w:rsidR="007C4E49" w:rsidRPr="00E32247" w:rsidRDefault="007C4E49" w:rsidP="008B3710">
            <w:pPr>
              <w:rPr>
                <w:ins w:id="1147" w:author="Palacherla, Susmitha C" w:date="2021-05-27T16:04:00Z"/>
                <w:rFonts w:eastAsia="Calibri"/>
              </w:rPr>
            </w:pPr>
            <w:ins w:id="1148" w:author="Palacherla, Susmitha C" w:date="2021-05-27T16:04:00Z">
              <w:r w:rsidRPr="00E32247">
                <w:rPr>
                  <w:rFonts w:eastAsia="Calibri"/>
                </w:rPr>
                <w:t>Entered comments for call efficiency</w:t>
              </w:r>
            </w:ins>
          </w:p>
        </w:tc>
      </w:tr>
      <w:tr w:rsidR="007C4E49" w:rsidRPr="00E32247" w14:paraId="0DAB21FB" w14:textId="77777777" w:rsidTr="008B3710">
        <w:trPr>
          <w:ins w:id="1149"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01E6C89F" w14:textId="77777777" w:rsidR="007C4E49" w:rsidRPr="00E32247" w:rsidRDefault="007C4E49" w:rsidP="008B3710">
            <w:pPr>
              <w:rPr>
                <w:ins w:id="1150" w:author="Palacherla, Susmitha C" w:date="2021-05-27T16:04:00Z"/>
                <w:rFonts w:eastAsia="Calibri"/>
              </w:rPr>
            </w:pPr>
            <w:bookmarkStart w:id="1151" w:name="_Hlk72483474"/>
            <w:ins w:id="1152" w:author="Palacherla, Susmitha C" w:date="2021-05-27T16:04:00Z">
              <w:r w:rsidRPr="00E32247">
                <w:t>If channel is not Web Chat and not Written Correspondence</w:t>
              </w:r>
            </w:ins>
          </w:p>
        </w:tc>
      </w:tr>
      <w:bookmarkEnd w:id="1151"/>
      <w:tr w:rsidR="007C4E49" w:rsidRPr="00E32247" w14:paraId="10765E7E" w14:textId="77777777" w:rsidTr="008B3710">
        <w:trPr>
          <w:ins w:id="115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79433FB9" w14:textId="77777777" w:rsidR="007C4E49" w:rsidRPr="00E32247" w:rsidRDefault="007C4E49" w:rsidP="008B3710">
            <w:pPr>
              <w:jc w:val="center"/>
              <w:rPr>
                <w:ins w:id="1154" w:author="Palacherla, Susmitha C" w:date="2021-05-27T16:04:00Z"/>
                <w:rFonts w:eastAsia="Calibri"/>
                <w:color w:val="000000"/>
              </w:rPr>
            </w:pPr>
            <w:ins w:id="1155" w:author="Palacherla, Susmitha C" w:date="2021-05-27T16:04:00Z">
              <w:r w:rsidRPr="00E32247">
                <w:rPr>
                  <w:rFonts w:eastAsia="Calibri"/>
                  <w:color w:val="000000"/>
                </w:rPr>
                <w:t>59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08D20" w14:textId="77777777" w:rsidR="007C4E49" w:rsidRPr="00E32247" w:rsidRDefault="007C4E49" w:rsidP="008B3710">
            <w:pPr>
              <w:rPr>
                <w:ins w:id="1156" w:author="Palacherla, Susmitha C" w:date="2021-05-27T16:04:00Z"/>
              </w:rPr>
            </w:pPr>
            <w:ins w:id="1157" w:author="Palacherla, Susmitha C" w:date="2021-05-27T16:04:00Z">
              <w:r w:rsidRPr="00E32247">
                <w:t>Active Listening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62D446" w14:textId="77777777" w:rsidR="007C4E49" w:rsidRPr="00E32247" w:rsidRDefault="007C4E49" w:rsidP="008B3710">
            <w:pPr>
              <w:rPr>
                <w:ins w:id="1158" w:author="Palacherla, Susmitha C" w:date="2021-05-27T16:04:00Z"/>
                <w:rFonts w:eastAsia="Calibri"/>
              </w:rPr>
            </w:pPr>
            <w:ins w:id="1159" w:author="Palacherla, Susmitha C" w:date="2021-05-27T16:04:00Z">
              <w:r w:rsidRPr="00E32247">
                <w:rPr>
                  <w:rFonts w:eastAsia="Calibri"/>
                </w:rPr>
                <w:t xml:space="preserve">Rating for active listening </w:t>
              </w:r>
            </w:ins>
          </w:p>
        </w:tc>
      </w:tr>
      <w:tr w:rsidR="007C4E49" w:rsidRPr="00E32247" w14:paraId="4FD1C1E5" w14:textId="77777777" w:rsidTr="008B3710">
        <w:trPr>
          <w:ins w:id="1160"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813D22E" w14:textId="77777777" w:rsidR="007C4E49" w:rsidRPr="00E32247" w:rsidRDefault="007C4E49" w:rsidP="008B3710">
            <w:pPr>
              <w:jc w:val="center"/>
              <w:rPr>
                <w:ins w:id="1161" w:author="Palacherla, Susmitha C" w:date="2021-05-27T16:04:00Z"/>
                <w:rFonts w:eastAsia="Calibri"/>
                <w:color w:val="000000"/>
              </w:rPr>
            </w:pPr>
            <w:ins w:id="1162" w:author="Palacherla, Susmitha C" w:date="2021-05-27T16:04:00Z">
              <w:r w:rsidRPr="00E32247">
                <w:rPr>
                  <w:rFonts w:eastAsia="Calibri"/>
                  <w:color w:val="000000"/>
                </w:rPr>
                <w:t>60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72F05A" w14:textId="77777777" w:rsidR="007C4E49" w:rsidRPr="00E32247" w:rsidRDefault="007C4E49" w:rsidP="008B3710">
            <w:pPr>
              <w:rPr>
                <w:ins w:id="1163" w:author="Palacherla, Susmitha C" w:date="2021-05-27T16:04:00Z"/>
              </w:rPr>
            </w:pPr>
            <w:ins w:id="1164" w:author="Palacherla, Susmitha C" w:date="2021-05-27T16:04:00Z">
              <w:r w:rsidRPr="00E32247">
                <w:t>Active Listening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B64AB" w14:textId="77777777" w:rsidR="007C4E49" w:rsidRPr="00E32247" w:rsidRDefault="007C4E49" w:rsidP="008B3710">
            <w:pPr>
              <w:rPr>
                <w:ins w:id="1165" w:author="Palacherla, Susmitha C" w:date="2021-05-27T16:04:00Z"/>
                <w:rFonts w:eastAsia="Calibri"/>
              </w:rPr>
            </w:pPr>
            <w:ins w:id="1166" w:author="Palacherla, Susmitha C" w:date="2021-05-27T16:04:00Z">
              <w:r w:rsidRPr="00E32247">
                <w:rPr>
                  <w:rFonts w:eastAsia="Calibri"/>
                </w:rPr>
                <w:t xml:space="preserve">Entered comments for active listening </w:t>
              </w:r>
            </w:ins>
          </w:p>
        </w:tc>
      </w:tr>
      <w:tr w:rsidR="007C4E49" w:rsidRPr="00E32247" w14:paraId="04DF48A1" w14:textId="77777777" w:rsidTr="008B3710">
        <w:trPr>
          <w:ins w:id="1167"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3D085CDC" w14:textId="77777777" w:rsidR="007C4E49" w:rsidRPr="00E32247" w:rsidRDefault="007C4E49" w:rsidP="008B3710">
            <w:pPr>
              <w:rPr>
                <w:ins w:id="1168" w:author="Palacherla, Susmitha C" w:date="2021-05-27T16:04:00Z"/>
                <w:rFonts w:eastAsia="Calibri"/>
              </w:rPr>
            </w:pPr>
            <w:bookmarkStart w:id="1169" w:name="_Hlk72483495"/>
            <w:ins w:id="1170" w:author="Palacherla, Susmitha C" w:date="2021-05-27T16:04:00Z">
              <w:r w:rsidRPr="00E32247">
                <w:t xml:space="preserve">If channel is Web Chat </w:t>
              </w:r>
            </w:ins>
          </w:p>
        </w:tc>
      </w:tr>
      <w:bookmarkEnd w:id="1169"/>
      <w:tr w:rsidR="007C4E49" w:rsidRPr="00E32247" w14:paraId="0F692C68" w14:textId="77777777" w:rsidTr="008B3710">
        <w:trPr>
          <w:ins w:id="1171"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4F200C3" w14:textId="77777777" w:rsidR="007C4E49" w:rsidRPr="00E32247" w:rsidRDefault="007C4E49" w:rsidP="008B3710">
            <w:pPr>
              <w:jc w:val="center"/>
              <w:rPr>
                <w:ins w:id="1172" w:author="Palacherla, Susmitha C" w:date="2021-05-27T16:04:00Z"/>
                <w:rFonts w:eastAsia="Calibri"/>
                <w:color w:val="000000"/>
              </w:rPr>
            </w:pPr>
            <w:ins w:id="1173" w:author="Palacherla, Susmitha C" w:date="2021-05-27T16:04:00Z">
              <w:r w:rsidRPr="00E32247">
                <w:rPr>
                  <w:rFonts w:eastAsia="Calibri"/>
                  <w:color w:val="000000"/>
                </w:rPr>
                <w:t>59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13FC20" w14:textId="77777777" w:rsidR="007C4E49" w:rsidRPr="00E32247" w:rsidRDefault="007C4E49" w:rsidP="008B3710">
            <w:pPr>
              <w:rPr>
                <w:ins w:id="1174" w:author="Palacherla, Susmitha C" w:date="2021-05-27T16:04:00Z"/>
              </w:rPr>
            </w:pPr>
            <w:ins w:id="1175" w:author="Palacherla, Susmitha C" w:date="2021-05-27T16:04:00Z">
              <w:r w:rsidRPr="00E32247">
                <w:t>Issue Diagnosis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BC35CF" w14:textId="77777777" w:rsidR="007C4E49" w:rsidRPr="00E32247" w:rsidRDefault="007C4E49" w:rsidP="008B3710">
            <w:pPr>
              <w:rPr>
                <w:ins w:id="1176" w:author="Palacherla, Susmitha C" w:date="2021-05-27T16:04:00Z"/>
                <w:rFonts w:eastAsia="Calibri"/>
              </w:rPr>
            </w:pPr>
            <w:ins w:id="1177" w:author="Palacherla, Susmitha C" w:date="2021-05-27T16:04:00Z">
              <w:r w:rsidRPr="00E32247">
                <w:rPr>
                  <w:rFonts w:eastAsia="Calibri"/>
                </w:rPr>
                <w:t xml:space="preserve">Rating for active listening </w:t>
              </w:r>
            </w:ins>
          </w:p>
        </w:tc>
      </w:tr>
      <w:tr w:rsidR="007C4E49" w:rsidRPr="00E32247" w14:paraId="3CF64CBF" w14:textId="77777777" w:rsidTr="008B3710">
        <w:trPr>
          <w:ins w:id="117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0D93BF7" w14:textId="77777777" w:rsidR="007C4E49" w:rsidRPr="00E32247" w:rsidRDefault="007C4E49" w:rsidP="008B3710">
            <w:pPr>
              <w:jc w:val="center"/>
              <w:rPr>
                <w:ins w:id="1179" w:author="Palacherla, Susmitha C" w:date="2021-05-27T16:04:00Z"/>
                <w:rFonts w:eastAsia="Calibri"/>
                <w:color w:val="000000"/>
              </w:rPr>
            </w:pPr>
            <w:ins w:id="1180" w:author="Palacherla, Susmitha C" w:date="2021-05-27T16:04:00Z">
              <w:r w:rsidRPr="00E32247">
                <w:rPr>
                  <w:rFonts w:eastAsia="Calibri"/>
                  <w:color w:val="000000"/>
                </w:rPr>
                <w:t>60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DE56B0" w14:textId="77777777" w:rsidR="007C4E49" w:rsidRPr="00E32247" w:rsidRDefault="007C4E49" w:rsidP="008B3710">
            <w:pPr>
              <w:rPr>
                <w:ins w:id="1181" w:author="Palacherla, Susmitha C" w:date="2021-05-27T16:04:00Z"/>
              </w:rPr>
            </w:pPr>
            <w:ins w:id="1182" w:author="Palacherla, Susmitha C" w:date="2021-05-27T16:04:00Z">
              <w:r w:rsidRPr="00E32247">
                <w:t>Issue Diagnosis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B05D40" w14:textId="77777777" w:rsidR="007C4E49" w:rsidRPr="00E32247" w:rsidRDefault="007C4E49" w:rsidP="008B3710">
            <w:pPr>
              <w:rPr>
                <w:ins w:id="1183" w:author="Palacherla, Susmitha C" w:date="2021-05-27T16:04:00Z"/>
                <w:rFonts w:eastAsia="Calibri"/>
              </w:rPr>
            </w:pPr>
            <w:ins w:id="1184" w:author="Palacherla, Susmitha C" w:date="2021-05-27T16:04:00Z">
              <w:r w:rsidRPr="00E32247">
                <w:rPr>
                  <w:rFonts w:eastAsia="Calibri"/>
                </w:rPr>
                <w:t xml:space="preserve">Entered comments for active listening </w:t>
              </w:r>
            </w:ins>
          </w:p>
        </w:tc>
      </w:tr>
      <w:tr w:rsidR="007C4E49" w:rsidRPr="00E32247" w14:paraId="08B122B6" w14:textId="77777777" w:rsidTr="008B3710">
        <w:trPr>
          <w:ins w:id="1185"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4FEB15D3" w14:textId="77777777" w:rsidR="007C4E49" w:rsidRPr="00E32247" w:rsidRDefault="007C4E49" w:rsidP="008B3710">
            <w:pPr>
              <w:rPr>
                <w:ins w:id="1186" w:author="Palacherla, Susmitha C" w:date="2021-05-27T16:04:00Z"/>
                <w:rFonts w:eastAsia="Calibri"/>
              </w:rPr>
            </w:pPr>
            <w:ins w:id="1187" w:author="Palacherla, Susmitha C" w:date="2021-05-27T16:04:00Z">
              <w:r w:rsidRPr="00E32247">
                <w:t>If channel is not Web Chat and not Written Correspondence</w:t>
              </w:r>
            </w:ins>
          </w:p>
        </w:tc>
      </w:tr>
      <w:tr w:rsidR="007C4E49" w:rsidRPr="00E32247" w14:paraId="68334AF3" w14:textId="77777777" w:rsidTr="008B3710">
        <w:trPr>
          <w:ins w:id="1188"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0E8D588B" w14:textId="77777777" w:rsidR="007C4E49" w:rsidRPr="00E32247" w:rsidRDefault="007C4E49" w:rsidP="008B3710">
            <w:pPr>
              <w:jc w:val="center"/>
              <w:rPr>
                <w:ins w:id="1189" w:author="Palacherla, Susmitha C" w:date="2021-05-27T16:04:00Z"/>
                <w:rFonts w:eastAsia="Calibri"/>
                <w:color w:val="000000"/>
              </w:rPr>
            </w:pPr>
            <w:ins w:id="1190" w:author="Palacherla, Susmitha C" w:date="2021-05-27T16:04:00Z">
              <w:r w:rsidRPr="00E32247">
                <w:rPr>
                  <w:rFonts w:eastAsia="Calibri"/>
                  <w:color w:val="000000"/>
                </w:rPr>
                <w:t>61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8A775A" w14:textId="77777777" w:rsidR="007C4E49" w:rsidRPr="00E32247" w:rsidRDefault="007C4E49" w:rsidP="008B3710">
            <w:pPr>
              <w:rPr>
                <w:ins w:id="1191" w:author="Palacherla, Susmitha C" w:date="2021-05-27T16:04:00Z"/>
              </w:rPr>
            </w:pPr>
            <w:ins w:id="1192" w:author="Palacherla, Susmitha C" w:date="2021-05-27T16:04:00Z">
              <w:r w:rsidRPr="00E32247">
                <w:t>Personality Flexing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1B400" w14:textId="77777777" w:rsidR="007C4E49" w:rsidRPr="00E32247" w:rsidRDefault="007C4E49" w:rsidP="008B3710">
            <w:pPr>
              <w:rPr>
                <w:ins w:id="1193" w:author="Palacherla, Susmitha C" w:date="2021-05-27T16:04:00Z"/>
                <w:rFonts w:eastAsia="Calibri"/>
              </w:rPr>
            </w:pPr>
            <w:ins w:id="1194" w:author="Palacherla, Susmitha C" w:date="2021-05-27T16:04:00Z">
              <w:r w:rsidRPr="00E32247">
                <w:rPr>
                  <w:rFonts w:eastAsia="Calibri"/>
                </w:rPr>
                <w:t xml:space="preserve">Rating for personality flexing </w:t>
              </w:r>
            </w:ins>
          </w:p>
        </w:tc>
      </w:tr>
      <w:tr w:rsidR="007C4E49" w:rsidRPr="00E32247" w14:paraId="265E85CD" w14:textId="77777777" w:rsidTr="008B3710">
        <w:trPr>
          <w:ins w:id="119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2CF3C26" w14:textId="77777777" w:rsidR="007C4E49" w:rsidRPr="00E32247" w:rsidRDefault="007C4E49" w:rsidP="008B3710">
            <w:pPr>
              <w:jc w:val="center"/>
              <w:rPr>
                <w:ins w:id="1196" w:author="Palacherla, Susmitha C" w:date="2021-05-27T16:04:00Z"/>
                <w:rFonts w:eastAsia="Calibri"/>
                <w:color w:val="000000"/>
              </w:rPr>
            </w:pPr>
            <w:ins w:id="1197" w:author="Palacherla, Susmitha C" w:date="2021-05-27T16:04:00Z">
              <w:r w:rsidRPr="00E32247">
                <w:rPr>
                  <w:rFonts w:eastAsia="Calibri"/>
                  <w:color w:val="000000"/>
                </w:rPr>
                <w:t>62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3388D" w14:textId="77777777" w:rsidR="007C4E49" w:rsidRPr="00E32247" w:rsidRDefault="007C4E49" w:rsidP="008B3710">
            <w:pPr>
              <w:rPr>
                <w:ins w:id="1198" w:author="Palacherla, Susmitha C" w:date="2021-05-27T16:04:00Z"/>
              </w:rPr>
            </w:pPr>
            <w:ins w:id="1199" w:author="Palacherla, Susmitha C" w:date="2021-05-27T16:04:00Z">
              <w:r w:rsidRPr="00E32247">
                <w:t>Personality Flexing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DD3C49" w14:textId="77777777" w:rsidR="007C4E49" w:rsidRPr="00E32247" w:rsidRDefault="007C4E49" w:rsidP="008B3710">
            <w:pPr>
              <w:rPr>
                <w:ins w:id="1200" w:author="Palacherla, Susmitha C" w:date="2021-05-27T16:04:00Z"/>
                <w:rFonts w:eastAsia="Calibri"/>
              </w:rPr>
            </w:pPr>
            <w:ins w:id="1201" w:author="Palacherla, Susmitha C" w:date="2021-05-27T16:04:00Z">
              <w:r w:rsidRPr="00E32247">
                <w:rPr>
                  <w:rFonts w:eastAsia="Calibri"/>
                </w:rPr>
                <w:t xml:space="preserve">Entered comments for personality flexing </w:t>
              </w:r>
            </w:ins>
          </w:p>
        </w:tc>
      </w:tr>
      <w:tr w:rsidR="007C4E49" w:rsidRPr="00E32247" w14:paraId="12F51D46" w14:textId="77777777" w:rsidTr="008B3710">
        <w:trPr>
          <w:ins w:id="1202"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133FD5AE" w14:textId="77777777" w:rsidR="007C4E49" w:rsidRPr="00E32247" w:rsidRDefault="007C4E49" w:rsidP="008B3710">
            <w:pPr>
              <w:rPr>
                <w:ins w:id="1203" w:author="Palacherla, Susmitha C" w:date="2021-05-27T16:04:00Z"/>
                <w:rFonts w:eastAsia="Calibri"/>
              </w:rPr>
            </w:pPr>
            <w:ins w:id="1204" w:author="Palacherla, Susmitha C" w:date="2021-05-27T16:04:00Z">
              <w:r w:rsidRPr="00E32247">
                <w:t xml:space="preserve">If channel is Web Chat </w:t>
              </w:r>
            </w:ins>
          </w:p>
        </w:tc>
      </w:tr>
      <w:tr w:rsidR="007C4E49" w:rsidRPr="00E32247" w14:paraId="721C9518" w14:textId="77777777" w:rsidTr="008B3710">
        <w:trPr>
          <w:ins w:id="1205"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6070CE95" w14:textId="77777777" w:rsidR="007C4E49" w:rsidRPr="00E32247" w:rsidRDefault="007C4E49" w:rsidP="008B3710">
            <w:pPr>
              <w:jc w:val="center"/>
              <w:rPr>
                <w:ins w:id="1206" w:author="Palacherla, Susmitha C" w:date="2021-05-27T16:04:00Z"/>
                <w:rFonts w:eastAsia="Calibri"/>
                <w:color w:val="000000"/>
              </w:rPr>
            </w:pPr>
            <w:ins w:id="1207" w:author="Palacherla, Susmitha C" w:date="2021-05-27T16:04:00Z">
              <w:r w:rsidRPr="00E32247">
                <w:rPr>
                  <w:rFonts w:eastAsia="Calibri"/>
                  <w:color w:val="000000"/>
                </w:rPr>
                <w:t>61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B22742" w14:textId="77777777" w:rsidR="007C4E49" w:rsidRPr="00E32247" w:rsidRDefault="007C4E49" w:rsidP="008B3710">
            <w:pPr>
              <w:rPr>
                <w:ins w:id="1208" w:author="Palacherla, Susmitha C" w:date="2021-05-27T16:04:00Z"/>
              </w:rPr>
            </w:pPr>
            <w:ins w:id="1209" w:author="Palacherla, Susmitha C" w:date="2021-05-27T16:04:00Z">
              <w:r w:rsidRPr="00E32247">
                <w:t xml:space="preserve">Professional Communication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98F5DA" w14:textId="77777777" w:rsidR="007C4E49" w:rsidRPr="00E32247" w:rsidRDefault="007C4E49" w:rsidP="008B3710">
            <w:pPr>
              <w:rPr>
                <w:ins w:id="1210" w:author="Palacherla, Susmitha C" w:date="2021-05-27T16:04:00Z"/>
                <w:rFonts w:eastAsia="Calibri"/>
              </w:rPr>
            </w:pPr>
            <w:ins w:id="1211" w:author="Palacherla, Susmitha C" w:date="2021-05-27T16:04:00Z">
              <w:r w:rsidRPr="00E32247">
                <w:rPr>
                  <w:rFonts w:eastAsia="Calibri"/>
                </w:rPr>
                <w:t xml:space="preserve">Rating for personality flexing </w:t>
              </w:r>
            </w:ins>
          </w:p>
        </w:tc>
      </w:tr>
      <w:tr w:rsidR="007C4E49" w:rsidRPr="00E32247" w14:paraId="03BADE1C" w14:textId="77777777" w:rsidTr="008B3710">
        <w:trPr>
          <w:ins w:id="121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4D909EF2" w14:textId="77777777" w:rsidR="007C4E49" w:rsidRPr="00E32247" w:rsidRDefault="007C4E49" w:rsidP="008B3710">
            <w:pPr>
              <w:jc w:val="center"/>
              <w:rPr>
                <w:ins w:id="1213" w:author="Palacherla, Susmitha C" w:date="2021-05-27T16:04:00Z"/>
                <w:rFonts w:eastAsia="Calibri"/>
                <w:color w:val="000000"/>
              </w:rPr>
            </w:pPr>
            <w:ins w:id="1214" w:author="Palacherla, Susmitha C" w:date="2021-05-27T16:04:00Z">
              <w:r w:rsidRPr="00E32247">
                <w:rPr>
                  <w:rFonts w:eastAsia="Calibri"/>
                  <w:color w:val="000000"/>
                </w:rPr>
                <w:lastRenderedPageBreak/>
                <w:t>62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2E930A" w14:textId="77777777" w:rsidR="007C4E49" w:rsidRPr="00E32247" w:rsidRDefault="007C4E49" w:rsidP="008B3710">
            <w:pPr>
              <w:rPr>
                <w:ins w:id="1215" w:author="Palacherla, Susmitha C" w:date="2021-05-27T16:04:00Z"/>
              </w:rPr>
            </w:pPr>
            <w:ins w:id="1216" w:author="Palacherla, Susmitha C" w:date="2021-05-27T16:04:00Z">
              <w:r w:rsidRPr="00E32247">
                <w:t>Professional Communication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CBBA67" w14:textId="77777777" w:rsidR="007C4E49" w:rsidRPr="00E32247" w:rsidRDefault="007C4E49" w:rsidP="008B3710">
            <w:pPr>
              <w:rPr>
                <w:ins w:id="1217" w:author="Palacherla, Susmitha C" w:date="2021-05-27T16:04:00Z"/>
                <w:rFonts w:eastAsia="Calibri"/>
              </w:rPr>
            </w:pPr>
            <w:ins w:id="1218" w:author="Palacherla, Susmitha C" w:date="2021-05-27T16:04:00Z">
              <w:r w:rsidRPr="00E32247">
                <w:rPr>
                  <w:rFonts w:eastAsia="Calibri"/>
                </w:rPr>
                <w:t xml:space="preserve">Entered comments for personality flexing </w:t>
              </w:r>
            </w:ins>
          </w:p>
        </w:tc>
      </w:tr>
      <w:tr w:rsidR="007C4E49" w:rsidRPr="00E32247" w14:paraId="761C2589" w14:textId="77777777" w:rsidTr="008B3710">
        <w:trPr>
          <w:ins w:id="1219" w:author="Palacherla, Susmitha C" w:date="2021-05-27T16:04:00Z"/>
        </w:trPr>
        <w:tc>
          <w:tcPr>
            <w:tcW w:w="8065" w:type="dxa"/>
            <w:gridSpan w:val="3"/>
            <w:tcBorders>
              <w:top w:val="single" w:sz="4" w:space="0" w:color="000000"/>
              <w:left w:val="single" w:sz="4" w:space="0" w:color="000000"/>
              <w:bottom w:val="single" w:sz="4" w:space="0" w:color="000000"/>
              <w:right w:val="single" w:sz="4" w:space="0" w:color="000000"/>
            </w:tcBorders>
          </w:tcPr>
          <w:p w14:paraId="32E77FBC" w14:textId="77777777" w:rsidR="007C4E49" w:rsidRPr="00E32247" w:rsidRDefault="007C4E49" w:rsidP="008B3710">
            <w:pPr>
              <w:rPr>
                <w:ins w:id="1220" w:author="Palacherla, Susmitha C" w:date="2021-05-27T16:04:00Z"/>
                <w:rFonts w:eastAsia="Calibri"/>
              </w:rPr>
            </w:pPr>
            <w:ins w:id="1221" w:author="Palacherla, Susmitha C" w:date="2021-05-27T16:04:00Z">
              <w:r w:rsidRPr="00E32247">
                <w:t>If channel is not Written Correspondence</w:t>
              </w:r>
            </w:ins>
          </w:p>
        </w:tc>
      </w:tr>
      <w:tr w:rsidR="007C4E49" w:rsidRPr="00E32247" w14:paraId="7E236B57" w14:textId="77777777" w:rsidTr="008B3710">
        <w:trPr>
          <w:ins w:id="1222"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30D8FB98" w14:textId="77777777" w:rsidR="007C4E49" w:rsidRPr="00E32247" w:rsidRDefault="007C4E49" w:rsidP="008B3710">
            <w:pPr>
              <w:jc w:val="center"/>
              <w:rPr>
                <w:ins w:id="1223" w:author="Palacherla, Susmitha C" w:date="2021-05-27T16:04:00Z"/>
                <w:rFonts w:eastAsia="Calibri"/>
                <w:color w:val="000000"/>
              </w:rPr>
            </w:pPr>
            <w:ins w:id="1224" w:author="Palacherla, Susmitha C" w:date="2021-05-27T16:04:00Z">
              <w:r w:rsidRPr="00E32247">
                <w:rPr>
                  <w:rFonts w:eastAsia="Calibri"/>
                  <w:color w:val="000000"/>
                </w:rPr>
                <w:t>63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38D5C1" w14:textId="77777777" w:rsidR="007C4E49" w:rsidRPr="00E32247" w:rsidRDefault="007C4E49" w:rsidP="008B3710">
            <w:pPr>
              <w:rPr>
                <w:ins w:id="1225" w:author="Palacherla, Susmitha C" w:date="2021-05-27T16:04:00Z"/>
              </w:rPr>
            </w:pPr>
            <w:ins w:id="1226" w:author="Palacherla, Susmitha C" w:date="2021-05-27T16:04:00Z">
              <w:r w:rsidRPr="00E32247">
                <w:t>Customer Temp Start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6D174C" w14:textId="77777777" w:rsidR="007C4E49" w:rsidRPr="00E32247" w:rsidRDefault="007C4E49" w:rsidP="008B3710">
            <w:pPr>
              <w:rPr>
                <w:ins w:id="1227" w:author="Palacherla, Susmitha C" w:date="2021-05-27T16:04:00Z"/>
                <w:rFonts w:eastAsia="Calibri"/>
              </w:rPr>
            </w:pPr>
            <w:ins w:id="1228" w:author="Palacherla, Susmitha C" w:date="2021-05-27T16:04:00Z">
              <w:r w:rsidRPr="00E32247">
                <w:rPr>
                  <w:rFonts w:eastAsia="Calibri"/>
                </w:rPr>
                <w:t xml:space="preserve">Value for start temperature of caller </w:t>
              </w:r>
            </w:ins>
          </w:p>
        </w:tc>
      </w:tr>
      <w:tr w:rsidR="007C4E49" w:rsidRPr="00E32247" w14:paraId="675F9572" w14:textId="77777777" w:rsidTr="008B3710">
        <w:trPr>
          <w:ins w:id="1229"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2FD9D34E" w14:textId="77777777" w:rsidR="007C4E49" w:rsidRPr="00E32247" w:rsidRDefault="007C4E49" w:rsidP="008B3710">
            <w:pPr>
              <w:jc w:val="center"/>
              <w:rPr>
                <w:ins w:id="1230" w:author="Palacherla, Susmitha C" w:date="2021-05-27T16:04:00Z"/>
                <w:rFonts w:eastAsia="Calibri"/>
                <w:color w:val="000000"/>
              </w:rPr>
            </w:pPr>
            <w:ins w:id="1231" w:author="Palacherla, Susmitha C" w:date="2021-05-27T16:04:00Z">
              <w:r w:rsidRPr="00E32247">
                <w:rPr>
                  <w:rFonts w:eastAsia="Calibri"/>
                  <w:color w:val="000000"/>
                </w:rPr>
                <w:t>64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8C23FD" w14:textId="77777777" w:rsidR="007C4E49" w:rsidRPr="00E32247" w:rsidRDefault="007C4E49" w:rsidP="008B3710">
            <w:pPr>
              <w:rPr>
                <w:ins w:id="1232" w:author="Palacherla, Susmitha C" w:date="2021-05-27T16:04:00Z"/>
              </w:rPr>
            </w:pPr>
            <w:ins w:id="1233" w:author="Palacherla, Susmitha C" w:date="2021-05-27T16:04:00Z">
              <w:r w:rsidRPr="00E32247">
                <w:t>Customer Temp Start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4D73C7" w14:textId="77777777" w:rsidR="007C4E49" w:rsidRPr="00E32247" w:rsidRDefault="007C4E49" w:rsidP="008B3710">
            <w:pPr>
              <w:rPr>
                <w:ins w:id="1234" w:author="Palacherla, Susmitha C" w:date="2021-05-27T16:04:00Z"/>
                <w:rFonts w:eastAsia="Calibri"/>
              </w:rPr>
            </w:pPr>
            <w:ins w:id="1235" w:author="Palacherla, Susmitha C" w:date="2021-05-27T16:04:00Z">
              <w:r w:rsidRPr="00E32247">
                <w:rPr>
                  <w:rFonts w:eastAsia="Calibri"/>
                </w:rPr>
                <w:t xml:space="preserve">Entered comments for start temperature </w:t>
              </w:r>
            </w:ins>
          </w:p>
        </w:tc>
      </w:tr>
      <w:tr w:rsidR="007C4E49" w:rsidRPr="00E32247" w14:paraId="6D954A74" w14:textId="77777777" w:rsidTr="008B3710">
        <w:trPr>
          <w:ins w:id="1236"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58F535CA" w14:textId="77777777" w:rsidR="007C4E49" w:rsidRPr="00E32247" w:rsidRDefault="007C4E49" w:rsidP="008B3710">
            <w:pPr>
              <w:jc w:val="center"/>
              <w:rPr>
                <w:ins w:id="1237" w:author="Palacherla, Susmitha C" w:date="2021-05-27T16:04:00Z"/>
                <w:rFonts w:eastAsia="Calibri"/>
                <w:color w:val="000000"/>
              </w:rPr>
            </w:pPr>
            <w:ins w:id="1238" w:author="Palacherla, Susmitha C" w:date="2021-05-27T16:04:00Z">
              <w:r w:rsidRPr="00E32247">
                <w:rPr>
                  <w:rFonts w:eastAsia="Calibri"/>
                  <w:color w:val="000000"/>
                </w:rPr>
                <w:t>65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1D7E7E" w14:textId="77777777" w:rsidR="007C4E49" w:rsidRPr="00E32247" w:rsidRDefault="007C4E49" w:rsidP="008B3710">
            <w:pPr>
              <w:rPr>
                <w:ins w:id="1239" w:author="Palacherla, Susmitha C" w:date="2021-05-27T16:04:00Z"/>
              </w:rPr>
            </w:pPr>
            <w:ins w:id="1240" w:author="Palacherla, Susmitha C" w:date="2021-05-27T16:04:00Z">
              <w:r w:rsidRPr="00E32247">
                <w:t>Customer Temp End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8A8821" w14:textId="77777777" w:rsidR="007C4E49" w:rsidRPr="00E32247" w:rsidRDefault="007C4E49" w:rsidP="008B3710">
            <w:pPr>
              <w:rPr>
                <w:ins w:id="1241" w:author="Palacherla, Susmitha C" w:date="2021-05-27T16:04:00Z"/>
                <w:rFonts w:eastAsia="Calibri"/>
              </w:rPr>
            </w:pPr>
            <w:ins w:id="1242" w:author="Palacherla, Susmitha C" w:date="2021-05-27T16:04:00Z">
              <w:r w:rsidRPr="00E32247">
                <w:rPr>
                  <w:rFonts w:eastAsia="Calibri"/>
                </w:rPr>
                <w:t xml:space="preserve">Value for end temperature of caller </w:t>
              </w:r>
            </w:ins>
          </w:p>
        </w:tc>
      </w:tr>
      <w:tr w:rsidR="007C4E49" w:rsidRPr="00E32247" w14:paraId="353BFC5D" w14:textId="77777777" w:rsidTr="008B3710">
        <w:trPr>
          <w:ins w:id="1243" w:author="Palacherla, Susmitha C" w:date="2021-05-27T16:04:00Z"/>
        </w:trPr>
        <w:tc>
          <w:tcPr>
            <w:tcW w:w="1098" w:type="dxa"/>
            <w:tcBorders>
              <w:top w:val="single" w:sz="4" w:space="0" w:color="000000"/>
              <w:left w:val="single" w:sz="4" w:space="0" w:color="000000"/>
              <w:bottom w:val="single" w:sz="4" w:space="0" w:color="000000"/>
              <w:right w:val="single" w:sz="4" w:space="0" w:color="000000"/>
            </w:tcBorders>
          </w:tcPr>
          <w:p w14:paraId="135636A2" w14:textId="77777777" w:rsidR="007C4E49" w:rsidRPr="00E32247" w:rsidRDefault="007C4E49" w:rsidP="008B3710">
            <w:pPr>
              <w:jc w:val="center"/>
              <w:rPr>
                <w:ins w:id="1244" w:author="Palacherla, Susmitha C" w:date="2021-05-27T16:04:00Z"/>
                <w:rFonts w:eastAsia="Calibri"/>
                <w:color w:val="000000"/>
              </w:rPr>
            </w:pPr>
            <w:ins w:id="1245" w:author="Palacherla, Susmitha C" w:date="2021-05-27T16:04:00Z">
              <w:r w:rsidRPr="00E32247">
                <w:rPr>
                  <w:rFonts w:eastAsia="Calibri"/>
                  <w:color w:val="000000"/>
                </w:rPr>
                <w:t>66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7AAD4E" w14:textId="77777777" w:rsidR="007C4E49" w:rsidRPr="00E32247" w:rsidRDefault="007C4E49" w:rsidP="008B3710">
            <w:pPr>
              <w:rPr>
                <w:ins w:id="1246" w:author="Palacherla, Susmitha C" w:date="2021-05-27T16:04:00Z"/>
              </w:rPr>
            </w:pPr>
            <w:ins w:id="1247" w:author="Palacherla, Susmitha C" w:date="2021-05-27T16:04:00Z">
              <w:r w:rsidRPr="00E32247">
                <w:t>Customer Temp End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577BFB" w14:textId="77777777" w:rsidR="007C4E49" w:rsidRPr="00E32247" w:rsidRDefault="007C4E49" w:rsidP="008B3710">
            <w:pPr>
              <w:rPr>
                <w:ins w:id="1248" w:author="Palacherla, Susmitha C" w:date="2021-05-27T16:04:00Z"/>
                <w:rFonts w:eastAsia="Calibri"/>
              </w:rPr>
            </w:pPr>
            <w:ins w:id="1249" w:author="Palacherla, Susmitha C" w:date="2021-05-27T16:04:00Z">
              <w:r w:rsidRPr="00E32247">
                <w:rPr>
                  <w:rFonts w:eastAsia="Calibri"/>
                </w:rPr>
                <w:t xml:space="preserve">Entered comments for end temperature </w:t>
              </w:r>
            </w:ins>
          </w:p>
        </w:tc>
      </w:tr>
    </w:tbl>
    <w:p w14:paraId="08276904" w14:textId="5B2C6DF7"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7C557" w14:textId="77777777" w:rsidR="004E7CA4" w:rsidRDefault="004E7CA4" w:rsidP="009F2A51">
      <w:pPr>
        <w:spacing w:after="0" w:line="240" w:lineRule="auto"/>
      </w:pPr>
      <w:r>
        <w:separator/>
      </w:r>
    </w:p>
  </w:endnote>
  <w:endnote w:type="continuationSeparator" w:id="0">
    <w:p w14:paraId="2588CDFD" w14:textId="77777777" w:rsidR="004E7CA4" w:rsidRDefault="004E7CA4"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B94D" w14:textId="77777777" w:rsidR="008B3710" w:rsidRDefault="008B3710" w:rsidP="007E662B">
    <w:pPr>
      <w:pStyle w:val="Footertext1"/>
      <w:rPr>
        <w:color w:val="FFFFFF"/>
      </w:rPr>
    </w:pPr>
    <w:r>
      <w:t>This document contains confidential and proprietary information,</w:t>
    </w:r>
  </w:p>
  <w:p w14:paraId="5C36BD00" w14:textId="6C523134" w:rsidR="008B3710" w:rsidRDefault="008B3710" w:rsidP="007E662B">
    <w:pPr>
      <w:pStyle w:val="Footertext2"/>
      <w:rPr>
        <w:color w:val="FFFFFF"/>
      </w:rPr>
    </w:pPr>
    <w:r>
      <w:t>Which shall not be used, disclosed, or reproduced for any purpose other than the conduct of company business affairs.</w:t>
    </w:r>
  </w:p>
  <w:p w14:paraId="3AFD96EC" w14:textId="6A18CA19" w:rsidR="008B3710" w:rsidRPr="000C47F2" w:rsidRDefault="008B3710" w:rsidP="007E662B">
    <w:pPr>
      <w:pStyle w:val="Footer"/>
    </w:pPr>
    <w:r w:rsidRPr="000C47F2">
      <w:t xml:space="preserve">Revised </w:t>
    </w:r>
    <w:r>
      <w:fldChar w:fldCharType="begin"/>
    </w:r>
    <w:r>
      <w:instrText xml:space="preserve"> DATE \@ "M/d/yyyy" </w:instrText>
    </w:r>
    <w:r>
      <w:fldChar w:fldCharType="separate"/>
    </w:r>
    <w:ins w:id="1250" w:author="Palacherla, Susmitha C" w:date="2021-06-24T11:35:00Z">
      <w:r>
        <w:rPr>
          <w:noProof/>
        </w:rPr>
        <w:t>6/24/2021</w:t>
      </w:r>
    </w:ins>
    <w:del w:id="1251" w:author="Palacherla, Susmitha C" w:date="2021-06-24T11:35:00Z">
      <w:r w:rsidDel="008B3710">
        <w:rPr>
          <w:noProof/>
        </w:rPr>
        <w:delText>5/27/2021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21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33</w:t>
    </w:r>
    <w:r w:rsidRPr="000C47F2">
      <w:rPr>
        <w:rStyle w:val="PageNumber"/>
      </w:rPr>
      <w:fldChar w:fldCharType="end"/>
    </w:r>
  </w:p>
  <w:p w14:paraId="2D93A11F" w14:textId="77777777" w:rsidR="008B3710" w:rsidRDefault="008B3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55078" w14:textId="77777777" w:rsidR="004E7CA4" w:rsidRDefault="004E7CA4" w:rsidP="009F2A51">
      <w:pPr>
        <w:spacing w:after="0" w:line="240" w:lineRule="auto"/>
      </w:pPr>
      <w:r>
        <w:separator/>
      </w:r>
    </w:p>
  </w:footnote>
  <w:footnote w:type="continuationSeparator" w:id="0">
    <w:p w14:paraId="615F5FC0" w14:textId="77777777" w:rsidR="004E7CA4" w:rsidRDefault="004E7CA4"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8E5C1" w14:textId="77777777" w:rsidR="008B3710" w:rsidRDefault="008B3710" w:rsidP="007E662B">
    <w:pPr>
      <w:pStyle w:val="Header"/>
    </w:pPr>
    <w:r>
      <w:t>eCoaching Log System</w:t>
    </w:r>
  </w:p>
  <w:p w14:paraId="73E3082F" w14:textId="77777777" w:rsidR="008B3710" w:rsidRDefault="008B3710" w:rsidP="007E6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4pt;height:11.4pt" o:bullet="t">
        <v:imagedata r:id="rId1" o:title="msoF48D"/>
      </v:shape>
    </w:pict>
  </w:numPicBullet>
  <w:abstractNum w:abstractNumId="0" w15:restartNumberingAfterBreak="0">
    <w:nsid w:val="089864D3"/>
    <w:multiLevelType w:val="multilevel"/>
    <w:tmpl w:val="57AA97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9B23C6"/>
    <w:multiLevelType w:val="hybridMultilevel"/>
    <w:tmpl w:val="3D12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95873D4"/>
    <w:multiLevelType w:val="hybridMultilevel"/>
    <w:tmpl w:val="0EC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11109"/>
    <w:multiLevelType w:val="hybridMultilevel"/>
    <w:tmpl w:val="121E7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0370D"/>
    <w:multiLevelType w:val="hybridMultilevel"/>
    <w:tmpl w:val="3E4434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78540D"/>
    <w:multiLevelType w:val="hybridMultilevel"/>
    <w:tmpl w:val="6C1CF3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BA1443"/>
    <w:multiLevelType w:val="hybridMultilevel"/>
    <w:tmpl w:val="016CD8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B3DD3"/>
    <w:multiLevelType w:val="hybridMultilevel"/>
    <w:tmpl w:val="A5DEB3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2E2137"/>
    <w:multiLevelType w:val="hybridMultilevel"/>
    <w:tmpl w:val="F56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2"/>
  </w:num>
  <w:num w:numId="3">
    <w:abstractNumId w:val="3"/>
  </w:num>
  <w:num w:numId="4">
    <w:abstractNumId w:val="9"/>
  </w:num>
  <w:num w:numId="5">
    <w:abstractNumId w:val="2"/>
  </w:num>
  <w:num w:numId="6">
    <w:abstractNumId w:val="8"/>
  </w:num>
  <w:num w:numId="7">
    <w:abstractNumId w:val="15"/>
  </w:num>
  <w:num w:numId="8">
    <w:abstractNumId w:val="14"/>
  </w:num>
  <w:num w:numId="9">
    <w:abstractNumId w:val="0"/>
  </w:num>
  <w:num w:numId="10">
    <w:abstractNumId w:val="0"/>
  </w:num>
  <w:num w:numId="11">
    <w:abstractNumId w:val="13"/>
  </w:num>
  <w:num w:numId="12">
    <w:abstractNumId w:val="7"/>
  </w:num>
  <w:num w:numId="13">
    <w:abstractNumId w:val="19"/>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8"/>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1"/>
  </w:num>
  <w:num w:numId="40">
    <w:abstractNumId w:val="4"/>
  </w:num>
  <w:num w:numId="41">
    <w:abstractNumId w:val="6"/>
  </w:num>
  <w:num w:numId="42">
    <w:abstractNumId w:val="11"/>
  </w:num>
  <w:num w:numId="43">
    <w:abstractNumId w:val="17"/>
  </w:num>
  <w:num w:numId="44">
    <w:abstractNumId w:val="16"/>
  </w:num>
  <w:num w:numId="45">
    <w:abstractNumId w:val="0"/>
  </w:num>
  <w:num w:numId="46">
    <w:abstractNumId w:val="0"/>
  </w:num>
  <w:num w:numId="47">
    <w:abstractNumId w:val="0"/>
  </w:num>
  <w:num w:numId="48">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1005C"/>
    <w:rsid w:val="00022CCE"/>
    <w:rsid w:val="00023142"/>
    <w:rsid w:val="00024AB2"/>
    <w:rsid w:val="00026033"/>
    <w:rsid w:val="0004360A"/>
    <w:rsid w:val="00055D99"/>
    <w:rsid w:val="00060E62"/>
    <w:rsid w:val="00063847"/>
    <w:rsid w:val="00066E21"/>
    <w:rsid w:val="00092410"/>
    <w:rsid w:val="00096C08"/>
    <w:rsid w:val="00096F53"/>
    <w:rsid w:val="000B10A9"/>
    <w:rsid w:val="000B5EF7"/>
    <w:rsid w:val="000C1C25"/>
    <w:rsid w:val="000E074D"/>
    <w:rsid w:val="000E23FA"/>
    <w:rsid w:val="000E2E23"/>
    <w:rsid w:val="000E56D1"/>
    <w:rsid w:val="000E616C"/>
    <w:rsid w:val="00100E4E"/>
    <w:rsid w:val="001022D0"/>
    <w:rsid w:val="00111203"/>
    <w:rsid w:val="001172F8"/>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5D0F"/>
    <w:rsid w:val="00187481"/>
    <w:rsid w:val="001A3A96"/>
    <w:rsid w:val="001A6E7C"/>
    <w:rsid w:val="001B35F6"/>
    <w:rsid w:val="001B4BE1"/>
    <w:rsid w:val="001E1452"/>
    <w:rsid w:val="001E57B7"/>
    <w:rsid w:val="00202048"/>
    <w:rsid w:val="002074EC"/>
    <w:rsid w:val="00211CAC"/>
    <w:rsid w:val="00213A1B"/>
    <w:rsid w:val="00217802"/>
    <w:rsid w:val="00217E7F"/>
    <w:rsid w:val="00221BA6"/>
    <w:rsid w:val="002326CC"/>
    <w:rsid w:val="002431EB"/>
    <w:rsid w:val="00247481"/>
    <w:rsid w:val="00257251"/>
    <w:rsid w:val="00260C5D"/>
    <w:rsid w:val="00263314"/>
    <w:rsid w:val="00265A6D"/>
    <w:rsid w:val="00272744"/>
    <w:rsid w:val="0027630C"/>
    <w:rsid w:val="0028710A"/>
    <w:rsid w:val="00290CD1"/>
    <w:rsid w:val="002A770C"/>
    <w:rsid w:val="002B1597"/>
    <w:rsid w:val="002B6EC8"/>
    <w:rsid w:val="002C2162"/>
    <w:rsid w:val="002C3B04"/>
    <w:rsid w:val="002D07E5"/>
    <w:rsid w:val="002D5D3B"/>
    <w:rsid w:val="002F47D9"/>
    <w:rsid w:val="002F5746"/>
    <w:rsid w:val="003011AB"/>
    <w:rsid w:val="00301C85"/>
    <w:rsid w:val="00303ECF"/>
    <w:rsid w:val="00304EEA"/>
    <w:rsid w:val="00320E41"/>
    <w:rsid w:val="00323C43"/>
    <w:rsid w:val="00331214"/>
    <w:rsid w:val="003376CE"/>
    <w:rsid w:val="00350946"/>
    <w:rsid w:val="00353CD7"/>
    <w:rsid w:val="00354E5D"/>
    <w:rsid w:val="00360E8C"/>
    <w:rsid w:val="00360EAA"/>
    <w:rsid w:val="00384607"/>
    <w:rsid w:val="0038466D"/>
    <w:rsid w:val="0039003A"/>
    <w:rsid w:val="003910AE"/>
    <w:rsid w:val="003B7A81"/>
    <w:rsid w:val="003D2977"/>
    <w:rsid w:val="003D6E1F"/>
    <w:rsid w:val="00401F64"/>
    <w:rsid w:val="004020EE"/>
    <w:rsid w:val="00414C02"/>
    <w:rsid w:val="004150EA"/>
    <w:rsid w:val="00415179"/>
    <w:rsid w:val="00415F0C"/>
    <w:rsid w:val="004371F1"/>
    <w:rsid w:val="00452D84"/>
    <w:rsid w:val="004532A6"/>
    <w:rsid w:val="00481F6E"/>
    <w:rsid w:val="00487E89"/>
    <w:rsid w:val="00490C4F"/>
    <w:rsid w:val="0049254A"/>
    <w:rsid w:val="00494DF0"/>
    <w:rsid w:val="004A132D"/>
    <w:rsid w:val="004A5DA5"/>
    <w:rsid w:val="004C48CE"/>
    <w:rsid w:val="004D4066"/>
    <w:rsid w:val="004E0735"/>
    <w:rsid w:val="004E7CA4"/>
    <w:rsid w:val="004F7CB4"/>
    <w:rsid w:val="00503B8D"/>
    <w:rsid w:val="00504005"/>
    <w:rsid w:val="00514612"/>
    <w:rsid w:val="00524C78"/>
    <w:rsid w:val="00546B71"/>
    <w:rsid w:val="005505B8"/>
    <w:rsid w:val="0055277D"/>
    <w:rsid w:val="00553C9B"/>
    <w:rsid w:val="00572F34"/>
    <w:rsid w:val="00574DF5"/>
    <w:rsid w:val="0058146B"/>
    <w:rsid w:val="005858ED"/>
    <w:rsid w:val="005A139D"/>
    <w:rsid w:val="005A2D88"/>
    <w:rsid w:val="005A6695"/>
    <w:rsid w:val="005B36FF"/>
    <w:rsid w:val="005C2591"/>
    <w:rsid w:val="005C3398"/>
    <w:rsid w:val="005C34A1"/>
    <w:rsid w:val="005C5900"/>
    <w:rsid w:val="005E5CD7"/>
    <w:rsid w:val="005E7200"/>
    <w:rsid w:val="00601B8D"/>
    <w:rsid w:val="00605458"/>
    <w:rsid w:val="0060668A"/>
    <w:rsid w:val="00621BB5"/>
    <w:rsid w:val="00623B88"/>
    <w:rsid w:val="00634B03"/>
    <w:rsid w:val="006411BC"/>
    <w:rsid w:val="006422DB"/>
    <w:rsid w:val="00653C1A"/>
    <w:rsid w:val="00662E99"/>
    <w:rsid w:val="006633D7"/>
    <w:rsid w:val="006913F0"/>
    <w:rsid w:val="00695E80"/>
    <w:rsid w:val="006A5813"/>
    <w:rsid w:val="006B688B"/>
    <w:rsid w:val="006C50FC"/>
    <w:rsid w:val="006F770C"/>
    <w:rsid w:val="007045F5"/>
    <w:rsid w:val="007077F6"/>
    <w:rsid w:val="00714708"/>
    <w:rsid w:val="00720707"/>
    <w:rsid w:val="00732F3C"/>
    <w:rsid w:val="00743901"/>
    <w:rsid w:val="00744E4E"/>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4E49"/>
    <w:rsid w:val="007D2F58"/>
    <w:rsid w:val="007E09F1"/>
    <w:rsid w:val="007E4ABC"/>
    <w:rsid w:val="007E660F"/>
    <w:rsid w:val="007E662B"/>
    <w:rsid w:val="007F0B1D"/>
    <w:rsid w:val="007F0FE6"/>
    <w:rsid w:val="007F36E6"/>
    <w:rsid w:val="00810310"/>
    <w:rsid w:val="00815DF2"/>
    <w:rsid w:val="008212C1"/>
    <w:rsid w:val="00835C80"/>
    <w:rsid w:val="00836621"/>
    <w:rsid w:val="00864E2C"/>
    <w:rsid w:val="008705BE"/>
    <w:rsid w:val="00876CD3"/>
    <w:rsid w:val="00876FE2"/>
    <w:rsid w:val="00880B5C"/>
    <w:rsid w:val="00881025"/>
    <w:rsid w:val="008933CE"/>
    <w:rsid w:val="00894FF0"/>
    <w:rsid w:val="00895F04"/>
    <w:rsid w:val="008B3710"/>
    <w:rsid w:val="008C2FA7"/>
    <w:rsid w:val="008C584B"/>
    <w:rsid w:val="008D072E"/>
    <w:rsid w:val="008D474D"/>
    <w:rsid w:val="008E6A9B"/>
    <w:rsid w:val="009013F6"/>
    <w:rsid w:val="00901E81"/>
    <w:rsid w:val="00905ED5"/>
    <w:rsid w:val="009152BD"/>
    <w:rsid w:val="00926339"/>
    <w:rsid w:val="00932115"/>
    <w:rsid w:val="009330C3"/>
    <w:rsid w:val="00946573"/>
    <w:rsid w:val="00950B2C"/>
    <w:rsid w:val="009773E7"/>
    <w:rsid w:val="00987C80"/>
    <w:rsid w:val="009A4223"/>
    <w:rsid w:val="009B2FC0"/>
    <w:rsid w:val="009C2D4C"/>
    <w:rsid w:val="009C69BB"/>
    <w:rsid w:val="009D1884"/>
    <w:rsid w:val="009D447D"/>
    <w:rsid w:val="009E6009"/>
    <w:rsid w:val="009E6308"/>
    <w:rsid w:val="009F2A51"/>
    <w:rsid w:val="009F4473"/>
    <w:rsid w:val="009F77F3"/>
    <w:rsid w:val="00A1321B"/>
    <w:rsid w:val="00A204D3"/>
    <w:rsid w:val="00A24B13"/>
    <w:rsid w:val="00A25EBD"/>
    <w:rsid w:val="00A34C11"/>
    <w:rsid w:val="00A45C57"/>
    <w:rsid w:val="00A47122"/>
    <w:rsid w:val="00A52549"/>
    <w:rsid w:val="00A640E5"/>
    <w:rsid w:val="00A912FD"/>
    <w:rsid w:val="00A9419B"/>
    <w:rsid w:val="00A96E41"/>
    <w:rsid w:val="00AB6D91"/>
    <w:rsid w:val="00AC14D2"/>
    <w:rsid w:val="00AC6E0C"/>
    <w:rsid w:val="00AE6907"/>
    <w:rsid w:val="00AF5A60"/>
    <w:rsid w:val="00B009A7"/>
    <w:rsid w:val="00B148DC"/>
    <w:rsid w:val="00B15619"/>
    <w:rsid w:val="00B31B0A"/>
    <w:rsid w:val="00B73A14"/>
    <w:rsid w:val="00B7425F"/>
    <w:rsid w:val="00B853DF"/>
    <w:rsid w:val="00B94B3A"/>
    <w:rsid w:val="00B971C8"/>
    <w:rsid w:val="00B97A0A"/>
    <w:rsid w:val="00BA7B09"/>
    <w:rsid w:val="00BC493C"/>
    <w:rsid w:val="00BD2C9B"/>
    <w:rsid w:val="00BE26DC"/>
    <w:rsid w:val="00BE6F2B"/>
    <w:rsid w:val="00BE79F1"/>
    <w:rsid w:val="00C05BF8"/>
    <w:rsid w:val="00C103E4"/>
    <w:rsid w:val="00C1399B"/>
    <w:rsid w:val="00C145E1"/>
    <w:rsid w:val="00C17305"/>
    <w:rsid w:val="00C20D15"/>
    <w:rsid w:val="00C228D9"/>
    <w:rsid w:val="00C30AC9"/>
    <w:rsid w:val="00C3167F"/>
    <w:rsid w:val="00C35E45"/>
    <w:rsid w:val="00C478C6"/>
    <w:rsid w:val="00C53166"/>
    <w:rsid w:val="00C57C3E"/>
    <w:rsid w:val="00C66923"/>
    <w:rsid w:val="00C74EEA"/>
    <w:rsid w:val="00C75BE4"/>
    <w:rsid w:val="00C84DC7"/>
    <w:rsid w:val="00C86D30"/>
    <w:rsid w:val="00C9427D"/>
    <w:rsid w:val="00CC2339"/>
    <w:rsid w:val="00CC4682"/>
    <w:rsid w:val="00CC75DD"/>
    <w:rsid w:val="00CD7CE3"/>
    <w:rsid w:val="00CE328F"/>
    <w:rsid w:val="00D10076"/>
    <w:rsid w:val="00D1047C"/>
    <w:rsid w:val="00D22D5C"/>
    <w:rsid w:val="00D22F4B"/>
    <w:rsid w:val="00D2382E"/>
    <w:rsid w:val="00D368E5"/>
    <w:rsid w:val="00D37C04"/>
    <w:rsid w:val="00D4079B"/>
    <w:rsid w:val="00D43FD1"/>
    <w:rsid w:val="00D47089"/>
    <w:rsid w:val="00D52B53"/>
    <w:rsid w:val="00D566ED"/>
    <w:rsid w:val="00D62E27"/>
    <w:rsid w:val="00D63E6E"/>
    <w:rsid w:val="00D73E89"/>
    <w:rsid w:val="00D74D2B"/>
    <w:rsid w:val="00D74FAF"/>
    <w:rsid w:val="00D8014B"/>
    <w:rsid w:val="00D82A66"/>
    <w:rsid w:val="00D85582"/>
    <w:rsid w:val="00D93C14"/>
    <w:rsid w:val="00D97393"/>
    <w:rsid w:val="00D9770F"/>
    <w:rsid w:val="00DA3001"/>
    <w:rsid w:val="00DB057B"/>
    <w:rsid w:val="00DC43BA"/>
    <w:rsid w:val="00DD0B27"/>
    <w:rsid w:val="00DD3780"/>
    <w:rsid w:val="00E012D4"/>
    <w:rsid w:val="00E11790"/>
    <w:rsid w:val="00E21138"/>
    <w:rsid w:val="00E264EB"/>
    <w:rsid w:val="00E26657"/>
    <w:rsid w:val="00E3438D"/>
    <w:rsid w:val="00E3461D"/>
    <w:rsid w:val="00E36F9D"/>
    <w:rsid w:val="00E5171C"/>
    <w:rsid w:val="00E55462"/>
    <w:rsid w:val="00E566F9"/>
    <w:rsid w:val="00E654C3"/>
    <w:rsid w:val="00E66759"/>
    <w:rsid w:val="00E67201"/>
    <w:rsid w:val="00E72B09"/>
    <w:rsid w:val="00E72BC4"/>
    <w:rsid w:val="00E97561"/>
    <w:rsid w:val="00EA316D"/>
    <w:rsid w:val="00EA7EB2"/>
    <w:rsid w:val="00EC4F28"/>
    <w:rsid w:val="00EC5E84"/>
    <w:rsid w:val="00EC642C"/>
    <w:rsid w:val="00EC66F6"/>
    <w:rsid w:val="00EC7EAF"/>
    <w:rsid w:val="00ED79F3"/>
    <w:rsid w:val="00EE06FD"/>
    <w:rsid w:val="00EE25CC"/>
    <w:rsid w:val="00EE7211"/>
    <w:rsid w:val="00EF280D"/>
    <w:rsid w:val="00EF7FE6"/>
    <w:rsid w:val="00F00100"/>
    <w:rsid w:val="00F256E8"/>
    <w:rsid w:val="00F37693"/>
    <w:rsid w:val="00F45E1D"/>
    <w:rsid w:val="00F57FBA"/>
    <w:rsid w:val="00F62370"/>
    <w:rsid w:val="00F717CE"/>
    <w:rsid w:val="00F720C0"/>
    <w:rsid w:val="00F8420E"/>
    <w:rsid w:val="00F85550"/>
    <w:rsid w:val="00F9246F"/>
    <w:rsid w:val="00F94DAF"/>
    <w:rsid w:val="00FA2DDD"/>
    <w:rsid w:val="00FA6FC3"/>
    <w:rsid w:val="00FB1182"/>
    <w:rsid w:val="00FB1E19"/>
    <w:rsid w:val="00FB4D2F"/>
    <w:rsid w:val="00FB5935"/>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5404F9"/>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 w:type="paragraph" w:styleId="TOC4">
    <w:name w:val="toc 4"/>
    <w:basedOn w:val="Normal"/>
    <w:next w:val="Normal"/>
    <w:autoRedefine/>
    <w:uiPriority w:val="39"/>
    <w:unhideWhenUsed/>
    <w:rsid w:val="00303ECF"/>
    <w:pPr>
      <w:spacing w:after="100"/>
      <w:ind w:left="660"/>
    </w:pPr>
  </w:style>
  <w:style w:type="paragraph" w:customStyle="1" w:styleId="Footertext1">
    <w:name w:val="Footer text 1"/>
    <w:basedOn w:val="Footer"/>
    <w:rsid w:val="007E662B"/>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7E662B"/>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0E2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Reports\" TargetMode="External"/><Relationship Id="rId18" Type="http://schemas.openxmlformats.org/officeDocument/2006/relationships/hyperlink" Target="file:///\\F3420-ECLDBP01\Reports\" TargetMode="External"/><Relationship Id="rId26" Type="http://schemas.openxmlformats.org/officeDocument/2006/relationships/hyperlink" Target="mailto:Susmitha.palacherla@gdit.com" TargetMode="External"/><Relationship Id="rId39" Type="http://schemas.openxmlformats.org/officeDocument/2006/relationships/image" Target="media/image12.png"/><Relationship Id="rId21" Type="http://schemas.openxmlformats.org/officeDocument/2006/relationships/hyperlink" Target="mailto:Susmitha.palacherla@gdit.co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3420-ECLDBP01\Reports\" TargetMode="External"/><Relationship Id="rId20" Type="http://schemas.openxmlformats.org/officeDocument/2006/relationships/hyperlink" Target="mailto:Susmitha.palacherla@gdit.com"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Reports\" TargetMode="External"/><Relationship Id="rId24" Type="http://schemas.openxmlformats.org/officeDocument/2006/relationships/hyperlink" Target="file:///\\F3420-ECLDBP01\Repor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F3420-ECLDBP01\Reports\" TargetMode="External"/><Relationship Id="rId23" Type="http://schemas.openxmlformats.org/officeDocument/2006/relationships/hyperlink" Target="file:///\\F3420-ECLDBP01\Reports\" TargetMode="External"/><Relationship Id="rId28" Type="http://schemas.openxmlformats.org/officeDocument/2006/relationships/hyperlink" Target="mailto:Susmitha.palacherla@gdit.co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xml"/><Relationship Id="rId10" Type="http://schemas.openxmlformats.org/officeDocument/2006/relationships/hyperlink" Target="file:///\\UVAAPADSQL50CCO\Reports\" TargetMode="External"/><Relationship Id="rId19" Type="http://schemas.openxmlformats.org/officeDocument/2006/relationships/hyperlink" Target="file:///\\F3420-ECLDBP01\Reports\"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VAADADSQL52CCO\Reports\" TargetMode="External"/><Relationship Id="rId14" Type="http://schemas.openxmlformats.org/officeDocument/2006/relationships/hyperlink" Target="file:///\\F3420-ECLDBP01\Reports\" TargetMode="External"/><Relationship Id="rId22" Type="http://schemas.openxmlformats.org/officeDocument/2006/relationships/hyperlink" Target="file:///\\F3420-ECLDBP01\Reports\" TargetMode="External"/><Relationship Id="rId27" Type="http://schemas.openxmlformats.org/officeDocument/2006/relationships/hyperlink" Target="mailto:Susmitha.palacherla@gdit.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UVAADADSQL50CCO\Reports\"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F3420-ECLDBP01\Reports\" TargetMode="External"/><Relationship Id="rId17" Type="http://schemas.openxmlformats.org/officeDocument/2006/relationships/hyperlink" Target="file:///\\F3420-ECLDBP01\ssis\Coaching\Packages\CoachingSummaryReport.dtsx" TargetMode="External"/><Relationship Id="rId25" Type="http://schemas.openxmlformats.org/officeDocument/2006/relationships/hyperlink" Target="file:///\\F3420-ECLDBP01\Report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59285-8C50-4F56-B5EA-02673CC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42</Pages>
  <Words>5210</Words>
  <Characters>29699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34840</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45</cp:revision>
  <dcterms:created xsi:type="dcterms:W3CDTF">2017-10-10T12:59:00Z</dcterms:created>
  <dcterms:modified xsi:type="dcterms:W3CDTF">2021-06-24T15:47:00Z</dcterms:modified>
</cp:coreProperties>
</file>