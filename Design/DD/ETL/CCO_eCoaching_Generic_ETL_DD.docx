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B307B1">
        <w:rPr>
          <w:rFonts w:ascii="Arial" w:hAnsi="Arial" w:cs="Arial"/>
          <w:b/>
          <w:sz w:val="32"/>
        </w:rPr>
        <w:t>Generic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7-08-14T16:45:00Z">
          <w:tblPr>
            <w:tblW w:w="0" w:type="auto"/>
            <w:tblInd w:w="1519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30"/>
        <w:gridCol w:w="1620"/>
        <w:gridCol w:w="3963"/>
        <w:tblGridChange w:id="2">
          <w:tblGrid>
            <w:gridCol w:w="1530"/>
            <w:gridCol w:w="1620"/>
            <w:gridCol w:w="3510"/>
          </w:tblGrid>
        </w:tblGridChange>
      </w:tblGrid>
      <w:tr w:rsidR="009F2A51" w:rsidRPr="00D37C04" w:rsidTr="00E41548">
        <w:trPr>
          <w:cantSplit/>
          <w:trHeight w:val="282"/>
          <w:trPrChange w:id="3" w:author="Palacherla, Susmitha C (NONUS)" w:date="2017-08-14T16:45:00Z">
            <w:trPr>
              <w:cantSplit/>
              <w:trHeight w:val="282"/>
            </w:trPr>
          </w:trPrChange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7-08-14T16:45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7-08-14T16:45:00Z">
              <w:tcPr>
                <w:tcW w:w="16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7-08-14T16:45:00Z">
              <w:tcPr>
                <w:tcW w:w="351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E41548" w:rsidRPr="00D37C04" w:rsidTr="00E41548">
        <w:trPr>
          <w:cantSplit/>
          <w:trHeight w:val="348"/>
          <w:trPrChange w:id="7" w:author="Palacherla, Susmitha C (NONUS)" w:date="2017-08-14T16:45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7-08-14T16:45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E41548" w:rsidRPr="00FF578D" w:rsidRDefault="00E41548" w:rsidP="00E41548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9" w:author="Palacherla, Susmitha C (NONUS)" w:date="2017-08-14T16:45:00Z">
              <w:r>
                <w:rPr>
                  <w:rFonts w:ascii="Times New Roman (PCL6)" w:hAnsi="Times New Roman (PCL6)"/>
                </w:rPr>
                <w:t>8/14/2017</w:t>
              </w:r>
            </w:ins>
            <w:del w:id="10" w:author="Palacherla, Susmitha C (NONUS)" w:date="2017-08-14T16:45:00Z">
              <w:r w:rsidDel="002D6197">
                <w:rPr>
                  <w:rFonts w:ascii="Times New Roman (PCL6)" w:hAnsi="Times New Roman (PCL6)"/>
                </w:rPr>
                <w:delText>12/12/2016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1" w:author="Palacherla, Susmitha C (NONUS)" w:date="2017-08-14T16:45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E41548" w:rsidRPr="00D37C04" w:rsidRDefault="00E41548" w:rsidP="00E41548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ONUS)" w:date="2017-08-14T16:45:00Z">
              <w:tcPr>
                <w:tcW w:w="351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E41548" w:rsidRPr="00D37C04" w:rsidRDefault="00E41548" w:rsidP="00E41548">
            <w:pPr>
              <w:ind w:right="-270"/>
              <w:rPr>
                <w:rFonts w:ascii="Times New Roman (PCL6)" w:hAnsi="Times New Roman (PCL6)"/>
              </w:rPr>
            </w:pPr>
            <w:ins w:id="13" w:author="Palacherla, Susmitha C (NONUS)" w:date="2017-08-14T16:45:00Z">
              <w:r>
                <w:rPr>
                  <w:rFonts w:ascii="Times New Roman (PCL6)" w:hAnsi="Times New Roman (PCL6)"/>
                </w:rPr>
                <w:t>TFS 7105 – Upgrade to SQL Server 2012</w:t>
              </w:r>
            </w:ins>
            <w:del w:id="14" w:author="Palacherla, Susmitha C (NONUS)" w:date="2017-08-14T16:45:00Z">
              <w:r w:rsidDel="002D6197">
                <w:delText>Initial revision. TFS 2470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ED0CDF">
        <w:rPr>
          <w:rFonts w:ascii="Times New Roman (PCL6)" w:hAnsi="Times New Roman (PCL6)"/>
        </w:rPr>
        <w:t>12/12</w:t>
      </w:r>
      <w:r w:rsidR="0094076B">
        <w:rPr>
          <w:rFonts w:ascii="Times New Roman (PCL6)" w:hAnsi="Times New Roman (PCL6)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15">
          <w:tblGrid>
            <w:gridCol w:w="1440"/>
            <w:gridCol w:w="5238"/>
            <w:gridCol w:w="2790"/>
          </w:tblGrid>
        </w:tblGridChange>
      </w:tblGrid>
      <w:tr w:rsidR="009F2A51" w:rsidRPr="00D37C04" w:rsidTr="00E41548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94076B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94076B">
              <w:t>470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ED0CDF" w:rsidP="00C57C3E">
            <w:pPr>
              <w:pStyle w:val="hdr1"/>
              <w:ind w:left="0"/>
              <w:jc w:val="left"/>
            </w:pPr>
            <w:r>
              <w:t>12/12/2016</w:t>
            </w:r>
          </w:p>
        </w:tc>
        <w:tc>
          <w:tcPr>
            <w:tcW w:w="5238" w:type="dxa"/>
          </w:tcPr>
          <w:p w:rsidR="009F2A51" w:rsidRPr="00D37C04" w:rsidRDefault="00ED0CDF" w:rsidP="00ED0CDF">
            <w:pPr>
              <w:pStyle w:val="hdr1"/>
              <w:ind w:left="0"/>
              <w:jc w:val="left"/>
            </w:pPr>
            <w:r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:rsidR="009F2A51" w:rsidRPr="00D37C04" w:rsidRDefault="00ED0CD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E41548" w:rsidRPr="00D37C04" w:rsidTr="00E41548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16" w:author="Palacherla, Susmitha C (NONUS)" w:date="2017-08-14T16:46:00Z">
            <w:tblPrEx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440" w:type="dxa"/>
            <w:tcPrChange w:id="17" w:author="Palacherla, Susmitha C (NONUS)" w:date="2017-08-14T16:46:00Z">
              <w:tcPr>
                <w:tcW w:w="1440" w:type="dxa"/>
              </w:tcPr>
            </w:tcPrChange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ins w:id="18" w:author="Palacherla, Susmitha C (NONUS)" w:date="2017-08-14T16:46:00Z">
              <w:r>
                <w:t>8/14/2017</w:t>
              </w:r>
            </w:ins>
          </w:p>
        </w:tc>
        <w:tc>
          <w:tcPr>
            <w:tcW w:w="5238" w:type="dxa"/>
            <w:tcPrChange w:id="19" w:author="Palacherla, Susmitha C (NONUS)" w:date="2017-08-14T16:46:00Z">
              <w:tcPr>
                <w:tcW w:w="5238" w:type="dxa"/>
              </w:tcPr>
            </w:tcPrChange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ins w:id="20" w:author="Palacherla, Susmitha C (NONUS)" w:date="2017-08-14T16:46:00Z">
              <w:r>
                <w:rPr>
                  <w:rFonts w:ascii="Times New Roman (PCL6)" w:hAnsi="Times New Roman (PCL6)"/>
                </w:rPr>
                <w:t xml:space="preserve">3.0 </w:t>
              </w:r>
              <w:r>
                <w:rPr>
                  <w:rFonts w:ascii="Times New Roman (PCL6)" w:hAnsi="Times New Roman (PCL6)"/>
                </w:rPr>
                <w:t>TFS 7105 – Upgrade to SQL Server 2012</w:t>
              </w:r>
            </w:ins>
          </w:p>
        </w:tc>
        <w:tc>
          <w:tcPr>
            <w:tcW w:w="2790" w:type="dxa"/>
            <w:tcPrChange w:id="21" w:author="Palacherla, Susmitha C (NONUS)" w:date="2017-08-14T16:46:00Z">
              <w:tcPr>
                <w:tcW w:w="2790" w:type="dxa"/>
                <w:vAlign w:val="bottom"/>
              </w:tcPr>
            </w:tcPrChange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ins w:id="22" w:author="Palacherla, Susmitha C (NONUS)" w:date="2017-08-14T16:46:00Z">
              <w:r w:rsidRPr="00257251">
                <w:t>Susmitha Palacherla</w:t>
              </w:r>
            </w:ins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3" w:name="_Toc434743870"/>
      <w:r w:rsidRPr="002431EB">
        <w:br w:type="page"/>
      </w:r>
      <w:bookmarkEnd w:id="23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7EAF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00991" w:history="1">
            <w:r w:rsidR="00CC7EAF" w:rsidRPr="00CA0D2D">
              <w:rPr>
                <w:rStyle w:val="Hyperlink"/>
                <w:noProof/>
              </w:rPr>
              <w:t>1.</w:t>
            </w:r>
            <w:r w:rsidR="00CC7E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7EAF" w:rsidRPr="00CA0D2D">
              <w:rPr>
                <w:rStyle w:val="Hyperlink"/>
                <w:noProof/>
              </w:rPr>
              <w:t>Overview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_Toc469400991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2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_Toc469400992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3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Document Scope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_Toc469400993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4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1.3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Source Files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_Toc469400994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5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1.4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Module List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_Toc469400995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6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1.5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_Toc469400996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0997" w:history="1">
            <w:r w:rsidR="00CC7EAF" w:rsidRPr="00CA0D2D">
              <w:rPr>
                <w:rStyle w:val="Hyperlink"/>
                <w:noProof/>
              </w:rPr>
              <w:t>1.5.1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noProof/>
              </w:rPr>
              <w:t>Software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_Toc469400997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0998" w:history="1">
            <w:r w:rsidR="00CC7EAF" w:rsidRPr="00CA0D2D">
              <w:rPr>
                <w:rStyle w:val="Hyperlink"/>
                <w:noProof/>
              </w:rPr>
              <w:t>1.5.2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noProof/>
              </w:rPr>
              <w:t>Hardware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_Toc469400998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9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1.6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Users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_Toc469400999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9401000" w:history="1">
            <w:r w:rsidR="00CC7EAF" w:rsidRPr="00CA0D2D">
              <w:rPr>
                <w:rStyle w:val="Hyperlink"/>
                <w:noProof/>
              </w:rPr>
              <w:t>2.</w:t>
            </w:r>
            <w:r w:rsidR="00CC7E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7EAF" w:rsidRPr="00CA0D2D">
              <w:rPr>
                <w:rStyle w:val="Hyperlink"/>
                <w:noProof/>
              </w:rPr>
              <w:t>Details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_Toc469401000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1003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Source Files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_Toc469401003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4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2.1.1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File layout and Mappings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_Toc469401004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1005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Module Details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_Toc469401005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8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6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SQL agent job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_Toc469401006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8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7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SSIS Package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_Toc469401007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8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8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2.2.3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Tables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_Toc469401008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63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9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2.2.4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Procedures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_Toc469401009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63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C6A7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10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2.2.5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Functions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_Toc469401010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63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4" w:name="_Toc469400991"/>
      <w:r w:rsidRPr="0027630C">
        <w:rPr>
          <w:color w:val="auto"/>
        </w:rPr>
        <w:lastRenderedPageBreak/>
        <w:t>Overview</w:t>
      </w:r>
      <w:bookmarkEnd w:id="24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5" w:name="_Toc469400992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25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 (General)</w:t>
      </w:r>
      <w:r w:rsidR="007C6827">
        <w:rPr>
          <w:rFonts w:asciiTheme="minorHAnsi" w:hAnsiTheme="minorHAnsi" w:cs="Segoe UI"/>
          <w:color w:val="000000" w:themeColor="text1"/>
        </w:rPr>
        <w:t xml:space="preserve"> 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6" w:name="_Toc469400993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26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 or general feeds that will be used to mass load ecls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7" w:name="_Toc469400994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7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B307B1" w:rsidRPr="00B7151D">
          <w:rPr>
            <w:rStyle w:val="Hyperlink"/>
            <w:rFonts w:asciiTheme="minorHAnsi" w:hAnsiTheme="minorHAnsi" w:cs="Segoe UI"/>
          </w:rPr>
          <w:t>Generic</w:t>
        </w:r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B307B1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 xml:space="preserve">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94076B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A3652D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="0053330A"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A3652D" w:rsidRDefault="00A3652D" w:rsidP="003C2E27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SEA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CCO Processes and Procedures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The file will have the following naming convention: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spellStart"/>
      <w:r w:rsidRPr="00A3652D">
        <w:rPr>
          <w:rFonts w:asciiTheme="minorHAnsi" w:hAnsiTheme="minorHAnsi" w:cs="Segoe UI"/>
          <w:color w:val="000000" w:themeColor="text1"/>
        </w:rPr>
        <w:t>eCL_Generic_Feed_XXX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&lt;YYYYMMDD&gt;.csv   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gramStart"/>
      <w:r w:rsidRPr="00A3652D">
        <w:rPr>
          <w:rFonts w:asciiTheme="minorHAnsi" w:hAnsiTheme="minorHAnsi" w:cs="Segoe UI"/>
          <w:color w:val="000000" w:themeColor="text1"/>
        </w:rPr>
        <w:t>or</w:t>
      </w:r>
      <w:proofErr w:type="gramEnd"/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spellStart"/>
      <w:r w:rsidRPr="00A3652D">
        <w:rPr>
          <w:rFonts w:asciiTheme="minorHAnsi" w:hAnsiTheme="minorHAnsi" w:cs="Segoe UI"/>
          <w:color w:val="000000" w:themeColor="text1"/>
        </w:rPr>
        <w:t>eCL_Generic_Feed_XXX_ZZZ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&lt;YYYYMMDD&gt;.csv   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&lt;YYYYMMDD&gt; represents the Year, Month and Day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gramStart"/>
      <w:r w:rsidRPr="00A3652D">
        <w:rPr>
          <w:rFonts w:asciiTheme="minorHAnsi" w:hAnsiTheme="minorHAnsi" w:cs="Segoe UI"/>
          <w:color w:val="000000" w:themeColor="text1"/>
        </w:rPr>
        <w:t>where</w:t>
      </w:r>
      <w:proofErr w:type="gramEnd"/>
      <w:r w:rsidRPr="00A3652D">
        <w:rPr>
          <w:rFonts w:asciiTheme="minorHAnsi" w:hAnsiTheme="minorHAnsi" w:cs="Segoe UI"/>
          <w:color w:val="000000" w:themeColor="text1"/>
        </w:rPr>
        <w:t xml:space="preserve"> XXX is the 3 letter OTH Report Code for the generic report and _ZZZ represents a specific Report Code and </w:t>
      </w:r>
      <w:proofErr w:type="spellStart"/>
      <w:r w:rsidRPr="00A3652D">
        <w:rPr>
          <w:rFonts w:asciiTheme="minorHAnsi" w:hAnsiTheme="minorHAnsi" w:cs="Segoe UI"/>
          <w:color w:val="000000" w:themeColor="text1"/>
        </w:rPr>
        <w:t>yyyymmdd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 is the date the file generated in year month day format.</w:t>
      </w:r>
    </w:p>
    <w:p w:rsidR="00A3652D" w:rsidRDefault="00A3652D" w:rsidP="00A3652D">
      <w:pPr>
        <w:ind w:left="1440"/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8" w:name="_Toc469400995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28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9" w:name="_Toc469400996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29"/>
    </w:p>
    <w:p w:rsidR="009D1884" w:rsidRPr="0027630C" w:rsidRDefault="009D1884" w:rsidP="0027630C">
      <w:pPr>
        <w:pStyle w:val="Heading3"/>
        <w:rPr>
          <w:color w:val="auto"/>
        </w:rPr>
      </w:pPr>
      <w:bookmarkStart w:id="30" w:name="_Toc469400997"/>
      <w:r w:rsidRPr="0027630C">
        <w:rPr>
          <w:color w:val="auto"/>
        </w:rPr>
        <w:t>Software</w:t>
      </w:r>
      <w:bookmarkEnd w:id="30"/>
    </w:p>
    <w:p w:rsidR="00E41548" w:rsidRPr="00257251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ins w:id="31" w:author="Palacherla, Susmitha C (NONUS)" w:date="2017-08-14T16:46:00Z"/>
          <w:rFonts w:ascii="Times New Roman" w:hAnsi="Times New Roman"/>
          <w:color w:val="000000" w:themeColor="text1"/>
          <w:sz w:val="20"/>
          <w:szCs w:val="20"/>
        </w:rPr>
      </w:pPr>
      <w:ins w:id="32" w:author="Palacherla, Susmitha C (NONUS)" w:date="2017-08-14T16:46:00Z"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>SQL Server 20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12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SP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3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Suite</w:t>
        </w:r>
      </w:ins>
    </w:p>
    <w:p w:rsidR="009D1884" w:rsidDel="00E41548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del w:id="33" w:author="Palacherla, Susmitha C (NONUS)" w:date="2017-08-14T16:46:00Z"/>
          <w:rFonts w:ascii="Verdana" w:hAnsi="Verdana" w:cs="Segoe UI"/>
          <w:color w:val="000000" w:themeColor="text1"/>
          <w:sz w:val="20"/>
          <w:szCs w:val="20"/>
        </w:rPr>
      </w:pPr>
      <w:del w:id="34" w:author="Palacherla, Susmitha C (NONUS)" w:date="2017-08-14T16:46:00Z">
        <w:r w:rsidRPr="009D1884" w:rsidDel="00E41548">
          <w:rPr>
            <w:rFonts w:ascii="Verdana" w:hAnsi="Verdana" w:cs="Segoe UI"/>
            <w:color w:val="000000" w:themeColor="text1"/>
            <w:sz w:val="20"/>
            <w:szCs w:val="20"/>
          </w:rPr>
          <w:delText>SQL Server 2008 R2 SP1 Suite</w:delText>
        </w:r>
      </w:del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35" w:name="_Toc469400998"/>
      <w:r w:rsidRPr="0027630C">
        <w:rPr>
          <w:color w:val="auto"/>
        </w:rPr>
        <w:t>Hardware</w:t>
      </w:r>
      <w:bookmarkEnd w:id="35"/>
    </w:p>
    <w:p w:rsidR="00E41548" w:rsidRPr="00810310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6" w:author="Palacherla, Susmitha C (NONUS)" w:date="2017-08-14T16:46:00Z"/>
          <w:rFonts w:ascii="Times New Roman" w:hAnsi="Times New Roman"/>
          <w:color w:val="000000" w:themeColor="text1"/>
          <w:sz w:val="20"/>
          <w:szCs w:val="20"/>
        </w:rPr>
      </w:pPr>
      <w:ins w:id="37" w:author="Palacherla, Susmitha C (NONUS)" w:date="2017-08-14T16:46:00Z">
        <w:r w:rsidRPr="00810310">
          <w:rPr>
            <w:rFonts w:ascii="Arial" w:hAnsi="Arial" w:cs="Arial"/>
            <w:color w:val="000000"/>
            <w:sz w:val="20"/>
            <w:szCs w:val="20"/>
          </w:rPr>
          <w:t>F3420-ECLDBD01</w:t>
        </w:r>
        <w:r w:rsidRPr="00810310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– Dev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8" w:author="Palacherla, Susmitha C (NONUS)" w:date="2017-08-14T16:46:00Z"/>
          <w:rFonts w:ascii="Times New Roman" w:hAnsi="Times New Roman"/>
          <w:color w:val="000000" w:themeColor="text1"/>
          <w:sz w:val="20"/>
          <w:szCs w:val="20"/>
        </w:rPr>
      </w:pPr>
      <w:ins w:id="39" w:author="Palacherla, Susmitha C (NONUS)" w:date="2017-08-14T16:46:00Z">
        <w:r w:rsidRPr="002A21C8">
          <w:rPr>
            <w:rFonts w:ascii="Arial" w:hAnsi="Arial" w:cs="Arial"/>
            <w:color w:val="000000"/>
            <w:sz w:val="20"/>
            <w:szCs w:val="20"/>
          </w:rPr>
          <w:t>F3420-ECLDB</w:t>
        </w:r>
        <w:r>
          <w:rPr>
            <w:rFonts w:ascii="Arial" w:hAnsi="Arial" w:cs="Arial"/>
            <w:color w:val="000000"/>
            <w:sz w:val="20"/>
            <w:szCs w:val="20"/>
          </w:rPr>
          <w:t>T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Test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E41548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0" w:author="Palacherla, Susmitha C (NONUS)" w:date="2017-08-14T16:46:00Z"/>
          <w:rFonts w:ascii="Times New Roman" w:hAnsi="Times New Roman"/>
          <w:color w:val="000000" w:themeColor="text1"/>
          <w:sz w:val="20"/>
          <w:szCs w:val="20"/>
        </w:rPr>
      </w:pPr>
      <w:ins w:id="41" w:author="Palacherla, Susmitha C (NONUS)" w:date="2017-08-14T16:46:00Z">
        <w:r>
          <w:rPr>
            <w:rFonts w:ascii="Arial" w:hAnsi="Arial" w:cs="Arial"/>
            <w:color w:val="000000"/>
            <w:sz w:val="20"/>
            <w:szCs w:val="20"/>
          </w:rPr>
          <w:t>F3420-ECLDBP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Prod Server</w:t>
        </w:r>
      </w:ins>
    </w:p>
    <w:p w:rsidR="00E41548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2" w:author="Palacherla, Susmitha C (NONUS)" w:date="2017-08-14T16:46:00Z"/>
          <w:rFonts w:ascii="Times New Roman" w:hAnsi="Times New Roman"/>
          <w:color w:val="000000" w:themeColor="text1"/>
          <w:sz w:val="20"/>
          <w:szCs w:val="20"/>
        </w:rPr>
      </w:pPr>
      <w:ins w:id="43" w:author="Palacherla, Susmitha C (NONUS)" w:date="2017-08-14T16:46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"file:///\\\\F3420-ECLDBD01\\data\\"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\\F3420-ECLDBD01\data\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4" w:author="Palacherla, Susmitha C (NONUS)" w:date="2017-08-14T16:46:00Z"/>
          <w:rFonts w:ascii="Times New Roman" w:hAnsi="Times New Roman"/>
          <w:color w:val="000000" w:themeColor="text1"/>
          <w:sz w:val="20"/>
          <w:szCs w:val="20"/>
        </w:rPr>
      </w:pPr>
      <w:ins w:id="45" w:author="Palacherla, Susmitha C (NONUS)" w:date="2017-08-14T16:46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"file:///\\\\F3420-ECLDBT01\\data\\"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\\F3420-ECLDBT01\data\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6" w:author="Palacherla, Susmitha C (NONUS)" w:date="2017-08-14T16:46:00Z"/>
          <w:rFonts w:ascii="Times New Roman" w:hAnsi="Times New Roman"/>
          <w:color w:val="000000" w:themeColor="text1"/>
          <w:sz w:val="20"/>
          <w:szCs w:val="20"/>
        </w:rPr>
      </w:pPr>
      <w:ins w:id="47" w:author="Palacherla, Susmitha C (NONUS)" w:date="2017-08-14T16:46:00Z">
        <w:r>
          <w:fldChar w:fldCharType="begin"/>
        </w:r>
        <w:r>
          <w:instrText xml:space="preserve"> HYPERLINK "file:///\\\\VRIVSCORS01\\BCC%20Scorecards\\" </w:instrText>
        </w:r>
        <w:r>
          <w:fldChar w:fldCharType="separate"/>
        </w:r>
        <w:r w:rsidRPr="00257251">
          <w:rPr>
            <w:rStyle w:val="Hyperlink"/>
            <w:rFonts w:ascii="Times New Roman" w:hAnsi="Times New Roman"/>
            <w:sz w:val="20"/>
            <w:szCs w:val="20"/>
          </w:rPr>
          <w:t>\\VRIVSCORS01\BCC Scorecards\</w:t>
        </w:r>
        <w:r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-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Prod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</w:ins>
    </w:p>
    <w:p w:rsidR="009D1884" w:rsidRPr="009D1884" w:rsidDel="00E41548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8" w:author="Palacherla, Susmitha C (NONUS)" w:date="2017-08-14T16:46:00Z"/>
          <w:rFonts w:ascii="Verdana" w:hAnsi="Verdana" w:cs="Segoe UI"/>
          <w:color w:val="000000" w:themeColor="text1"/>
          <w:sz w:val="20"/>
          <w:szCs w:val="20"/>
        </w:rPr>
      </w:pPr>
      <w:del w:id="49" w:author="Palacherla, Susmitha C (NONUS)" w:date="2017-08-14T16:46:00Z">
        <w:r w:rsidRPr="009D1884" w:rsidDel="00E41548">
          <w:rPr>
            <w:rFonts w:ascii="Verdana" w:hAnsi="Verdana" w:cs="Segoe UI"/>
            <w:color w:val="000000" w:themeColor="text1"/>
            <w:sz w:val="20"/>
            <w:szCs w:val="20"/>
          </w:rPr>
          <w:delText>VRIVFSSDBT02\SCORD01,1437 – Dev DB Instance</w:delText>
        </w:r>
      </w:del>
    </w:p>
    <w:p w:rsidR="009D1884" w:rsidRPr="009D1884" w:rsidDel="00E41548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50" w:author="Palacherla, Susmitha C (NONUS)" w:date="2017-08-14T16:46:00Z"/>
          <w:rFonts w:ascii="Verdana" w:hAnsi="Verdana" w:cs="Segoe UI"/>
          <w:color w:val="000000" w:themeColor="text1"/>
          <w:sz w:val="20"/>
          <w:szCs w:val="20"/>
        </w:rPr>
      </w:pPr>
      <w:del w:id="51" w:author="Palacherla, Susmitha C (NONUS)" w:date="2017-08-14T16:46:00Z">
        <w:r w:rsidRPr="009D1884" w:rsidDel="00E41548">
          <w:rPr>
            <w:rFonts w:ascii="Verdana" w:hAnsi="Verdana" w:cs="Segoe UI"/>
            <w:color w:val="000000" w:themeColor="text1"/>
            <w:sz w:val="20"/>
            <w:szCs w:val="20"/>
          </w:rPr>
          <w:delText>VRIVFSSDBT02\SCORT01,1438 – Test DB Instance</w:delText>
        </w:r>
      </w:del>
    </w:p>
    <w:p w:rsidR="009D1884" w:rsidDel="00E41548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52" w:author="Palacherla, Susmitha C (NONUS)" w:date="2017-08-14T16:46:00Z"/>
          <w:rFonts w:ascii="Verdana" w:hAnsi="Verdana" w:cs="Segoe UI"/>
          <w:color w:val="000000" w:themeColor="text1"/>
          <w:sz w:val="20"/>
          <w:szCs w:val="20"/>
        </w:rPr>
      </w:pPr>
      <w:del w:id="53" w:author="Palacherla, Susmitha C (NONUS)" w:date="2017-08-14T16:46:00Z">
        <w:r w:rsidRPr="009D1884" w:rsidDel="00E41548">
          <w:rPr>
            <w:rFonts w:ascii="Verdana" w:hAnsi="Verdana" w:cs="Segoe UI"/>
            <w:color w:val="000000" w:themeColor="text1"/>
            <w:sz w:val="20"/>
            <w:szCs w:val="20"/>
          </w:rPr>
          <w:delText>VDENSSDBP07\SCORP01 – Prod DB Instance</w:delText>
        </w:r>
      </w:del>
    </w:p>
    <w:p w:rsidR="009D1884" w:rsidDel="00E41548" w:rsidRDefault="00DC6A7C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54" w:author="Palacherla, Susmitha C (NONUS)" w:date="2017-08-14T16:47:00Z"/>
          <w:rFonts w:ascii="Verdana" w:hAnsi="Verdana" w:cs="Segoe UI"/>
          <w:color w:val="000000" w:themeColor="text1"/>
          <w:sz w:val="20"/>
          <w:szCs w:val="20"/>
        </w:rPr>
      </w:pPr>
      <w:del w:id="55" w:author="Palacherla, Susmitha C (NONUS)" w:date="2017-08-14T16:47:00Z">
        <w:r w:rsidDel="00E41548">
          <w:fldChar w:fldCharType="begin"/>
        </w:r>
        <w:r w:rsidDel="00E41548">
          <w:delInstrText xml:space="preserve"> HYPERLINK "file:///\\\\VRIVSCORS01\\BCC%20Scorecards\\" </w:delInstrText>
        </w:r>
        <w:r w:rsidDel="00E41548">
          <w:fldChar w:fldCharType="separate"/>
        </w:r>
        <w:r w:rsidR="009D1884" w:rsidRPr="00FE6172" w:rsidDel="00E41548">
          <w:rPr>
            <w:rStyle w:val="Hyperlink"/>
            <w:rFonts w:ascii="Verdana" w:hAnsi="Verdana" w:cs="Segoe UI"/>
            <w:sz w:val="20"/>
            <w:szCs w:val="20"/>
          </w:rPr>
          <w:delText>\\VRIVSCORS01\BCC Scorecards\</w:delText>
        </w:r>
        <w:r w:rsidDel="00E41548">
          <w:rPr>
            <w:rStyle w:val="Hyperlink"/>
            <w:rFonts w:ascii="Verdana" w:hAnsi="Verdana" w:cs="Segoe UI"/>
            <w:sz w:val="20"/>
            <w:szCs w:val="20"/>
          </w:rPr>
          <w:fldChar w:fldCharType="end"/>
        </w:r>
        <w:r w:rsidR="009D1884" w:rsidDel="00E41548">
          <w:rPr>
            <w:rFonts w:ascii="Verdana" w:hAnsi="Verdana" w:cs="Segoe UI"/>
            <w:color w:val="000000" w:themeColor="text1"/>
            <w:sz w:val="20"/>
            <w:szCs w:val="20"/>
          </w:rPr>
          <w:delText xml:space="preserve"> - File staging share</w:delText>
        </w:r>
      </w:del>
    </w:p>
    <w:p w:rsidR="009D1884" w:rsidDel="00E41548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" w:author="Palacherla, Susmitha C (NONUS)" w:date="2017-08-14T16:47:00Z"/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7" w:name="_Toc469400999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5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After a 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Supervisor </w:t>
      </w:r>
      <w:r w:rsidR="0094076B">
        <w:rPr>
          <w:rFonts w:asciiTheme="minorHAnsi" w:hAnsiTheme="minorHAnsi" w:cs="Segoe UI"/>
          <w:color w:val="000000" w:themeColor="text1"/>
        </w:rPr>
        <w:t>reviews the log, the logs goes to Pending Employee review and the Employee becomes the user.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58" w:name="_Toc469401000"/>
      <w:r w:rsidRPr="0027630C">
        <w:rPr>
          <w:color w:val="auto"/>
        </w:rPr>
        <w:lastRenderedPageBreak/>
        <w:t>Details</w:t>
      </w:r>
      <w:bookmarkEnd w:id="58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59" w:name="_Toc387654370"/>
      <w:bookmarkStart w:id="60" w:name="_Toc387758815"/>
      <w:bookmarkStart w:id="61" w:name="_Toc387821326"/>
      <w:bookmarkStart w:id="62" w:name="_Toc387821375"/>
      <w:bookmarkStart w:id="63" w:name="_Toc430607220"/>
      <w:bookmarkStart w:id="64" w:name="_Toc430607321"/>
      <w:bookmarkStart w:id="65" w:name="_Toc430607359"/>
      <w:bookmarkStart w:id="66" w:name="_Toc469401001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67" w:name="_Toc387654371"/>
      <w:bookmarkStart w:id="68" w:name="_Toc387758816"/>
      <w:bookmarkStart w:id="69" w:name="_Toc387821327"/>
      <w:bookmarkStart w:id="70" w:name="_Toc387821376"/>
      <w:bookmarkStart w:id="71" w:name="_Toc430607221"/>
      <w:bookmarkStart w:id="72" w:name="_Toc430607322"/>
      <w:bookmarkStart w:id="73" w:name="_Toc430607360"/>
      <w:bookmarkStart w:id="74" w:name="_Toc469401002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75" w:name="_Toc469401003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75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0" w:history="1">
        <w:r w:rsidR="0094076B" w:rsidRPr="00DB77B4">
          <w:rPr>
            <w:rStyle w:val="Hyperlink"/>
          </w:rPr>
          <w:t>\\vrivscors01\BCC Scorecards\Coaching\</w:t>
        </w:r>
        <w:r w:rsidR="0094076B" w:rsidRPr="00DB77B4">
          <w:rPr>
            <w:rStyle w:val="Hyperlink"/>
            <w:rFonts w:asciiTheme="minorHAnsi" w:hAnsiTheme="minorHAnsi" w:cs="Segoe UI"/>
          </w:rPr>
          <w:t>GenFeeds\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08338D" w:rsidRDefault="0008338D" w:rsidP="0008338D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76" w:name="_Toc469401004"/>
      <w:r>
        <w:rPr>
          <w:rFonts w:ascii="Calibri" w:hAnsi="Calibri" w:cs="Times New Roman"/>
          <w:color w:val="auto"/>
        </w:rPr>
        <w:t>File layout and Mappings</w:t>
      </w:r>
      <w:bookmarkEnd w:id="76"/>
    </w:p>
    <w:p w:rsidR="0008338D" w:rsidRPr="0008338D" w:rsidRDefault="0008338D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08338D">
        <w:rPr>
          <w:rFonts w:asciiTheme="minorHAnsi" w:hAnsiTheme="minorHAnsi" w:cs="Arial"/>
          <w:b/>
        </w:rPr>
        <w:t>SEA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Tr="00A40171">
        <w:tc>
          <w:tcPr>
            <w:tcW w:w="1068" w:type="dxa"/>
          </w:tcPr>
          <w:p w:rsidR="0008338D" w:rsidRDefault="0008338D" w:rsidP="00A40171">
            <w:r>
              <w:t>Element #</w:t>
            </w:r>
          </w:p>
        </w:tc>
        <w:tc>
          <w:tcPr>
            <w:tcW w:w="2347" w:type="dxa"/>
          </w:tcPr>
          <w:p w:rsidR="0008338D" w:rsidRDefault="0008338D" w:rsidP="00A40171">
            <w:r>
              <w:t>File Element</w:t>
            </w:r>
          </w:p>
        </w:tc>
        <w:tc>
          <w:tcPr>
            <w:tcW w:w="3150" w:type="dxa"/>
          </w:tcPr>
          <w:p w:rsidR="0008338D" w:rsidRDefault="0008338D" w:rsidP="00A40171">
            <w:r>
              <w:t>Staging table</w:t>
            </w:r>
          </w:p>
          <w:p w:rsidR="0008338D" w:rsidRDefault="0008338D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08338D" w:rsidRDefault="0008338D" w:rsidP="00A40171">
            <w:r>
              <w:t>Destination table(s)</w:t>
            </w:r>
          </w:p>
          <w:p w:rsidR="0008338D" w:rsidRPr="00907C2C" w:rsidRDefault="0008338D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08338D" w:rsidRDefault="0008338D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numReportID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CL.numReportID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strReportCode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CL.strReportCode</w:t>
            </w:r>
            <w:proofErr w:type="spellEnd"/>
          </w:p>
          <w:p w:rsidR="0008338D" w:rsidRDefault="0008338D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  <w:vMerge w:val="restart"/>
          </w:tcPr>
          <w:p w:rsidR="0008338D" w:rsidRDefault="0008338D" w:rsidP="00A40171">
            <w:proofErr w:type="spellStart"/>
            <w:r>
              <w:t>CL.SourceID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strSource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Source</w:t>
            </w:r>
          </w:p>
        </w:tc>
        <w:tc>
          <w:tcPr>
            <w:tcW w:w="2785" w:type="dxa"/>
            <w:vMerge/>
          </w:tcPr>
          <w:p w:rsidR="0008338D" w:rsidRDefault="0008338D" w:rsidP="00A40171"/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strFormStatus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Form_Status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CL.StatusID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CL.EventDate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CL.submittedDate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CL.StartDate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strSubmitterName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Submitter_Name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CL.SubmitterID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strSubmitterEmail</w:t>
            </w:r>
            <w:proofErr w:type="spellEnd"/>
          </w:p>
          <w:p w:rsidR="0008338D" w:rsidRPr="006D608E" w:rsidRDefault="0008338D" w:rsidP="00A40171"/>
        </w:tc>
        <w:tc>
          <w:tcPr>
            <w:tcW w:w="3150" w:type="dxa"/>
          </w:tcPr>
          <w:p w:rsidR="0008338D" w:rsidRDefault="0008338D" w:rsidP="00A40171"/>
        </w:tc>
        <w:tc>
          <w:tcPr>
            <w:tcW w:w="2785" w:type="dxa"/>
          </w:tcPr>
          <w:p w:rsidR="0008338D" w:rsidRDefault="0008338D" w:rsidP="00A40171"/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EmpID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CSR_EMPID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CL.EmpID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strCSRSite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CSR_Site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CL.SiteID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6D608E"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CLR.CoachingReasonID</w:t>
            </w:r>
            <w:proofErr w:type="spellEnd"/>
            <w:r>
              <w:t xml:space="preserve"> 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TextDescription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CL.Description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strProgram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Program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CL.ProgramName</w:t>
            </w:r>
            <w:proofErr w:type="spellEnd"/>
          </w:p>
        </w:tc>
      </w:tr>
    </w:tbl>
    <w:p w:rsidR="0008338D" w:rsidRPr="00014CA1" w:rsidRDefault="0008338D" w:rsidP="0008338D"/>
    <w:p w:rsidR="00AF7A4C" w:rsidRPr="0008338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OTH</w:t>
      </w:r>
      <w:r w:rsidRPr="0008338D">
        <w:rPr>
          <w:rFonts w:asciiTheme="minorHAnsi" w:hAnsiTheme="minorHAnsi" w:cs="Arial"/>
          <w:b/>
        </w:rPr>
        <w:t xml:space="preserve">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Tr="00A40171">
        <w:tc>
          <w:tcPr>
            <w:tcW w:w="1068" w:type="dxa"/>
          </w:tcPr>
          <w:p w:rsidR="00AF7A4C" w:rsidRDefault="00AF7A4C" w:rsidP="00A40171">
            <w:r>
              <w:t>Element #</w:t>
            </w:r>
          </w:p>
        </w:tc>
        <w:tc>
          <w:tcPr>
            <w:tcW w:w="2347" w:type="dxa"/>
          </w:tcPr>
          <w:p w:rsidR="00AF7A4C" w:rsidRDefault="00AF7A4C" w:rsidP="00A40171">
            <w:r>
              <w:t>File Element</w:t>
            </w:r>
          </w:p>
        </w:tc>
        <w:tc>
          <w:tcPr>
            <w:tcW w:w="3150" w:type="dxa"/>
          </w:tcPr>
          <w:p w:rsidR="00AF7A4C" w:rsidRDefault="00AF7A4C" w:rsidP="00A40171">
            <w:r>
              <w:t>Staging table</w:t>
            </w:r>
          </w:p>
          <w:p w:rsidR="00AF7A4C" w:rsidRDefault="00AF7A4C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AF7A4C" w:rsidRDefault="00AF7A4C" w:rsidP="00A40171">
            <w:r>
              <w:t>Destination table(s)</w:t>
            </w:r>
          </w:p>
          <w:p w:rsidR="00AF7A4C" w:rsidRPr="00907C2C" w:rsidRDefault="00AF7A4C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AF7A4C" w:rsidRDefault="00AF7A4C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numReportID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CL.numReportID</w:t>
            </w:r>
            <w:proofErr w:type="spellEnd"/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strReportCode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CL.strReportCode</w:t>
            </w:r>
            <w:proofErr w:type="spellEnd"/>
          </w:p>
          <w:p w:rsidR="00AF7A4C" w:rsidRDefault="00AF7A4C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numModuleID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Module_ID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CL.ModuleID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/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</w:t>
            </w:r>
            <w:r w:rsidRPr="006D608E">
              <w:t>Source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Source_ID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CL.SourceID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numisCSE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isCSE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CL.isCSE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</w:t>
            </w:r>
            <w:r w:rsidRPr="006D608E">
              <w:t>tatus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Status_ID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CL.StatusID</w:t>
            </w:r>
            <w:proofErr w:type="spellEnd"/>
          </w:p>
        </w:tc>
      </w:tr>
      <w:tr w:rsidR="002C60A9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CoachingReason_ID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numSubCRID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SubCoachingReason_ID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CLR.SubCoachingReasonID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>
              <w:t>Value</w:t>
            </w:r>
          </w:p>
        </w:tc>
        <w:tc>
          <w:tcPr>
            <w:tcW w:w="3150" w:type="dxa"/>
          </w:tcPr>
          <w:p w:rsidR="002C60A9" w:rsidRDefault="002C60A9" w:rsidP="002C60A9">
            <w:r>
              <w:t>Value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CLR.Value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CL.EventDate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EmpID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CSR_EMPID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CL.EmpID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Default="002C60A9" w:rsidP="002C60A9">
            <w:r>
              <w:t>LANID</w:t>
            </w:r>
          </w:p>
        </w:tc>
        <w:tc>
          <w:tcPr>
            <w:tcW w:w="3150" w:type="dxa"/>
          </w:tcPr>
          <w:p w:rsidR="002C60A9" w:rsidRDefault="002C60A9" w:rsidP="002C60A9">
            <w:r>
              <w:t>CSR_LANID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CL.Formname</w:t>
            </w:r>
            <w:proofErr w:type="spellEnd"/>
          </w:p>
          <w:p w:rsidR="002C60A9" w:rsidRDefault="002C60A9" w:rsidP="002C60A9">
            <w:proofErr w:type="spellStart"/>
            <w:r>
              <w:t>CL.EmpLanID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CL.SubmittedDate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CL.Start_Date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SubmitterID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Submitter_ID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CL.SubmitterID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TextDescription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CL.Description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EmailSent</w:t>
            </w:r>
            <w:proofErr w:type="spellEnd"/>
          </w:p>
        </w:tc>
        <w:tc>
          <w:tcPr>
            <w:tcW w:w="3150" w:type="dxa"/>
          </w:tcPr>
          <w:p w:rsidR="002C60A9" w:rsidRPr="002C60A9" w:rsidRDefault="002C60A9" w:rsidP="002C60A9">
            <w:proofErr w:type="spellStart"/>
            <w:r>
              <w:t>EmailSent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CL.EmailSent</w:t>
            </w:r>
            <w:proofErr w:type="spellEnd"/>
          </w:p>
        </w:tc>
      </w:tr>
    </w:tbl>
    <w:p w:rsidR="00AF7A4C" w:rsidRPr="00014CA1" w:rsidRDefault="00AF7A4C" w:rsidP="00AF7A4C"/>
    <w:p w:rsidR="0008338D" w:rsidRPr="00014CA1" w:rsidRDefault="0008338D" w:rsidP="0008338D"/>
    <w:p w:rsidR="0008338D" w:rsidRDefault="0008338D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Pr="00014CA1" w:rsidRDefault="007A6434" w:rsidP="0008338D"/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77" w:name="_Toc469401005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Module Details</w:t>
      </w:r>
      <w:bookmarkEnd w:id="7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78" w:name="_Toc469401006"/>
      <w:r w:rsidRPr="0027630C">
        <w:rPr>
          <w:rFonts w:ascii="Calibri" w:hAnsi="Calibri" w:cs="Times New Roman"/>
          <w:color w:val="auto"/>
        </w:rPr>
        <w:t>SQL agent job</w:t>
      </w:r>
      <w:bookmarkEnd w:id="78"/>
    </w:p>
    <w:p w:rsidR="00E41548" w:rsidRPr="00E41548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ins w:id="79" w:author="Palacherla, Susmitha C (NONUS)" w:date="2017-08-14T16:47:00Z"/>
          <w:rPrChange w:id="80" w:author="Palacherla, Susmitha C (NONUS)" w:date="2017-08-14T16:47:00Z">
            <w:rPr>
              <w:ins w:id="81" w:author="Palacherla, Susmitha C (NONUS)" w:date="2017-08-14T16:47:00Z"/>
              <w:rFonts w:ascii="Times New Roman" w:hAnsi="Times New Roman"/>
            </w:rPr>
          </w:rPrChange>
        </w:rPr>
      </w:pPr>
      <w:r>
        <w:t xml:space="preserve">Production Instance : </w:t>
      </w:r>
      <w:ins w:id="82" w:author="Palacherla, Susmitha C (NONUS)" w:date="2017-08-14T16:47:00Z">
        <w:r w:rsidR="00E41548">
          <w:rPr>
            <w:rFonts w:ascii="Times New Roman" w:hAnsi="Times New Roman"/>
          </w:rPr>
          <w:t>F3420-ECLDBP01</w:t>
        </w:r>
      </w:ins>
    </w:p>
    <w:p w:rsidR="005C5900" w:rsidDel="00E41548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del w:id="83" w:author="Palacherla, Susmitha C (NONUS)" w:date="2017-08-14T16:47:00Z"/>
        </w:rPr>
      </w:pPr>
      <w:del w:id="84" w:author="Palacherla, Susmitha C (NONUS)" w:date="2017-08-14T16:47:00Z">
        <w:r w:rsidDel="00E41548">
          <w:delText>VDENSSDBP07\SCORP01</w:delText>
        </w:r>
      </w:del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del w:id="85" w:author="Palacherla, Susmitha C (NONUS)" w:date="2017-08-14T16:47:00Z">
        <w:r w:rsidR="00B307B1" w:rsidRPr="00E41548" w:rsidDel="00E41548">
          <w:rPr>
            <w:rFonts w:asciiTheme="minorHAnsi" w:hAnsiTheme="minorHAnsi" w:cs="Segoe UI"/>
            <w:color w:val="000000" w:themeColor="text1"/>
          </w:rPr>
          <w:delText>Generic</w:delText>
        </w:r>
        <w:r w:rsidR="00141B19" w:rsidDel="00E41548">
          <w:delText>Coaching</w:delText>
        </w:r>
      </w:del>
      <w:proofErr w:type="spellStart"/>
      <w:ins w:id="86" w:author="Palacherla, Susmitha C (NONUS)" w:date="2017-08-14T16:47:00Z">
        <w:r w:rsidR="00E41548">
          <w:rPr>
            <w:rFonts w:asciiTheme="minorHAnsi" w:hAnsiTheme="minorHAnsi" w:cs="Segoe UI"/>
            <w:color w:val="000000" w:themeColor="text1"/>
          </w:rPr>
          <w:t>CoachingGenericLoad</w:t>
        </w:r>
      </w:ins>
      <w:proofErr w:type="spellEnd"/>
    </w:p>
    <w:p w:rsidR="005C5900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r w:rsidR="00DC6A7C">
        <w:fldChar w:fldCharType="begin"/>
      </w:r>
      <w:r w:rsidR="00DC6A7C">
        <w:instrText xml:space="preserve"> HYPERLINK "file:///\\\\VDENSSDBP07\\scorecard-ssis\\Coaching\\Training%20_Coaching.dtsx" </w:instrText>
      </w:r>
      <w:r w:rsidR="00DC6A7C">
        <w:fldChar w:fldCharType="separate"/>
      </w:r>
      <w:ins w:id="87" w:author="Palacherla, Susmitha C (NONUS)" w:date="2017-08-14T16:47:00Z">
        <w:r w:rsidR="00E41548" w:rsidRPr="00E41548">
          <w:rPr>
            <w:rStyle w:val="Hyperlink"/>
          </w:rPr>
          <w:t>\\F3420-ECLDBP01\ssis\Coaching\Packages\</w:t>
        </w:r>
      </w:ins>
      <w:del w:id="88" w:author="Palacherla, Susmitha C (NONUS)" w:date="2017-08-14T16:47:00Z">
        <w:r w:rsidR="00381B5A" w:rsidRPr="008034F9" w:rsidDel="00E41548">
          <w:rPr>
            <w:rStyle w:val="Hyperlink"/>
          </w:rPr>
          <w:delText>\\VDENSSDBP07\scorecard-ssis\Coaching\</w:delText>
        </w:r>
      </w:del>
      <w:r w:rsidR="00B307B1">
        <w:rPr>
          <w:rStyle w:val="Hyperlink"/>
          <w:rFonts w:asciiTheme="minorHAnsi" w:hAnsiTheme="minorHAnsi" w:cs="Segoe UI"/>
        </w:rPr>
        <w:t>Generic</w:t>
      </w:r>
      <w:r w:rsidR="00381B5A" w:rsidRPr="008034F9">
        <w:rPr>
          <w:rStyle w:val="Hyperlink"/>
        </w:rPr>
        <w:t xml:space="preserve"> _</w:t>
      </w:r>
      <w:proofErr w:type="spellStart"/>
      <w:r w:rsidR="00381B5A" w:rsidRPr="008034F9">
        <w:rPr>
          <w:rStyle w:val="Hyperlink"/>
        </w:rPr>
        <w:t>Coaching.dtsx</w:t>
      </w:r>
      <w:proofErr w:type="spellEnd"/>
      <w:r w:rsidR="00DC6A7C">
        <w:rPr>
          <w:rStyle w:val="Hyperlink"/>
        </w:rPr>
        <w:fldChar w:fldCharType="end"/>
      </w:r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del w:id="89" w:author="Palacherla, Susmitha C (NONUS)" w:date="2017-08-14T16:47:00Z">
        <w:r w:rsidDel="00E41548">
          <w:delText>jobs_admin</w:delText>
        </w:r>
      </w:del>
      <w:proofErr w:type="spellStart"/>
      <w:ins w:id="90" w:author="Palacherla, Susmitha C (NONUS)" w:date="2017-08-14T16:47:00Z">
        <w:r w:rsidR="00E41548">
          <w:t>ecljobowner</w:t>
        </w:r>
      </w:ins>
      <w:proofErr w:type="spellEnd"/>
    </w:p>
    <w:p w:rsidR="00E41548" w:rsidRPr="00257251" w:rsidRDefault="00634B03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ins w:id="91" w:author="Palacherla, Susmitha C (NONUS)" w:date="2017-08-14T16:48:00Z"/>
          <w:rFonts w:ascii="Times New Roman" w:hAnsi="Times New Roman"/>
        </w:rPr>
      </w:pPr>
      <w:r>
        <w:t xml:space="preserve">Run As: </w:t>
      </w:r>
      <w:proofErr w:type="spellStart"/>
      <w:ins w:id="92" w:author="Palacherla, Susmitha C (NONUS)" w:date="2017-08-14T16:48:00Z">
        <w:r w:rsidR="00E41548">
          <w:rPr>
            <w:rFonts w:ascii="Times New Roman" w:hAnsi="Times New Roman"/>
          </w:rPr>
          <w:t>ECLProxy</w:t>
        </w:r>
        <w:proofErr w:type="spellEnd"/>
        <w:r w:rsidR="00E41548">
          <w:rPr>
            <w:rFonts w:ascii="Times New Roman" w:hAnsi="Times New Roman"/>
          </w:rPr>
          <w:t xml:space="preserve"> (ECL Credential using application service account VNGT\SVC-SQLECLP01</w:t>
        </w:r>
      </w:ins>
    </w:p>
    <w:p w:rsidR="00634B03" w:rsidRPr="005C5900" w:rsidDel="00E41548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del w:id="93" w:author="Palacherla, Susmitha C (NONUS)" w:date="2017-08-14T16:48:00Z"/>
        </w:rPr>
        <w:pPrChange w:id="94" w:author="Palacherla, Susmitha C (NONUS)" w:date="2017-08-14T16:48:00Z">
          <w:pPr>
            <w:pStyle w:val="ListParagraph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left="1440" w:hanging="360"/>
          </w:pPr>
        </w:pPrChange>
      </w:pPr>
      <w:del w:id="95" w:author="Palacherla, Susmitha C (NONUS)" w:date="2017-08-14T16:48:00Z">
        <w:r w:rsidDel="00E41548">
          <w:delText>BccScrdSQLAgent</w:delText>
        </w:r>
      </w:del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pPrChange w:id="96" w:author="Palacherla, Susmitha C (NONUS)" w:date="2017-08-14T16:48:00Z">
          <w:pPr>
            <w:pStyle w:val="ListParagraph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left="1440" w:hanging="360"/>
          </w:pPr>
        </w:pPrChange>
      </w:pPr>
      <w:r w:rsidRPr="005C5900">
        <w:t xml:space="preserve">Schedule: </w:t>
      </w:r>
      <w:del w:id="97" w:author="Palacherla, Susmitha C (NONUS)" w:date="2017-08-14T16:48:00Z">
        <w:r w:rsidR="005C5F9F" w:rsidDel="00E41548">
          <w:delText>Fridays</w:delText>
        </w:r>
        <w:r w:rsidRPr="005C5900" w:rsidDel="00E41548">
          <w:delText xml:space="preserve">  </w:delText>
        </w:r>
      </w:del>
      <w:ins w:id="98" w:author="Palacherla, Susmitha C (NONUS)" w:date="2017-08-14T16:48:00Z">
        <w:r w:rsidR="00E41548">
          <w:t xml:space="preserve">Tuesdays - </w:t>
        </w:r>
        <w:r w:rsidR="00E41548" w:rsidRPr="005C5900">
          <w:t xml:space="preserve">  </w:t>
        </w:r>
      </w:ins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9" w:name="_Toc469401007"/>
      <w:r w:rsidRPr="0027630C">
        <w:rPr>
          <w:rFonts w:ascii="Calibri" w:hAnsi="Calibri" w:cs="Times New Roman"/>
          <w:color w:val="auto"/>
        </w:rPr>
        <w:t>SSIS Package</w:t>
      </w:r>
      <w:bookmarkEnd w:id="99"/>
    </w:p>
    <w:p w:rsidR="0008338D" w:rsidRPr="0008338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098"/>
        <w:gridCol w:w="1297"/>
        <w:gridCol w:w="4415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B307B1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41548" w:rsidRPr="00257251" w:rsidRDefault="00E41548" w:rsidP="00E41548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ins w:id="100" w:author="Palacherla, Susmitha C (NONUS)" w:date="2017-08-14T16:48:00Z"/>
          <w:rFonts w:ascii="Times New Roman" w:hAnsi="Times New Roman"/>
        </w:rPr>
        <w:pPrChange w:id="101" w:author="Palacherla, Susmitha C (NONUS)" w:date="2017-08-14T16:48:00Z">
          <w:pPr>
            <w:pStyle w:val="ListParagraph"/>
            <w:widowControl w:val="0"/>
            <w:numPr>
              <w:numId w:val="6"/>
            </w:numPr>
            <w:autoSpaceDE w:val="0"/>
            <w:autoSpaceDN w:val="0"/>
            <w:adjustRightInd w:val="0"/>
            <w:spacing w:after="0" w:line="240" w:lineRule="auto"/>
            <w:ind w:left="360" w:hanging="360"/>
          </w:pPr>
        </w:pPrChange>
      </w:pPr>
      <w:ins w:id="102" w:author="Palacherla, Susmitha C (NONUS)" w:date="2017-08-14T16:48:00Z">
        <w:r w:rsidRPr="00257251">
          <w:rPr>
            <w:rFonts w:ascii="Times New Roman" w:hAnsi="Times New Roman"/>
          </w:rPr>
          <w:t xml:space="preserve">Dev </w:t>
        </w:r>
        <w:r>
          <w:rPr>
            <w:rFonts w:ascii="Times New Roman" w:hAnsi="Times New Roman"/>
          </w:rPr>
          <w:t>–</w:t>
        </w:r>
        <w:r w:rsidRPr="00257251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F3420-ECLDBD01</w:t>
        </w:r>
        <w:r w:rsidRPr="00257251">
          <w:rPr>
            <w:rFonts w:ascii="Times New Roman" w:hAnsi="Times New Roman"/>
          </w:rPr>
          <w:t xml:space="preserve"> DB – </w:t>
        </w:r>
        <w:proofErr w:type="spellStart"/>
        <w:r w:rsidRPr="00257251">
          <w:rPr>
            <w:rFonts w:ascii="Times New Roman" w:hAnsi="Times New Roman"/>
          </w:rPr>
          <w:t>eCoachingdev</w:t>
        </w:r>
        <w:proofErr w:type="spellEnd"/>
      </w:ins>
    </w:p>
    <w:p w:rsidR="00E41548" w:rsidRPr="00257251" w:rsidRDefault="00E41548" w:rsidP="00E41548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ins w:id="103" w:author="Palacherla, Susmitha C (NONUS)" w:date="2017-08-14T16:48:00Z"/>
          <w:rFonts w:ascii="Times New Roman" w:hAnsi="Times New Roman"/>
        </w:rPr>
        <w:pPrChange w:id="104" w:author="Palacherla, Susmitha C (NONUS)" w:date="2017-08-14T16:48:00Z">
          <w:pPr>
            <w:pStyle w:val="ListParagraph"/>
            <w:widowControl w:val="0"/>
            <w:numPr>
              <w:numId w:val="6"/>
            </w:numPr>
            <w:autoSpaceDE w:val="0"/>
            <w:autoSpaceDN w:val="0"/>
            <w:adjustRightInd w:val="0"/>
            <w:spacing w:after="0" w:line="240" w:lineRule="auto"/>
            <w:ind w:left="360" w:hanging="360"/>
          </w:pPr>
        </w:pPrChange>
      </w:pPr>
      <w:ins w:id="105" w:author="Palacherla, Susmitha C (NONUS)" w:date="2017-08-14T16:48:00Z">
        <w:r w:rsidRPr="00257251">
          <w:rPr>
            <w:rFonts w:ascii="Times New Roman" w:hAnsi="Times New Roman"/>
          </w:rPr>
          <w:t xml:space="preserve">Test - </w:t>
        </w:r>
        <w:r>
          <w:rPr>
            <w:rFonts w:ascii="Times New Roman" w:hAnsi="Times New Roman"/>
          </w:rPr>
          <w:t>F3420-ECLDBT01</w:t>
        </w:r>
        <w:r w:rsidRPr="00257251">
          <w:rPr>
            <w:rFonts w:ascii="Times New Roman" w:hAnsi="Times New Roman"/>
          </w:rPr>
          <w:t xml:space="preserve"> DB – </w:t>
        </w:r>
        <w:proofErr w:type="spellStart"/>
        <w:r w:rsidRPr="00257251">
          <w:rPr>
            <w:rFonts w:ascii="Times New Roman" w:hAnsi="Times New Roman"/>
          </w:rPr>
          <w:t>eCoachingtest</w:t>
        </w:r>
        <w:proofErr w:type="spellEnd"/>
      </w:ins>
    </w:p>
    <w:p w:rsidR="00E41548" w:rsidRPr="00257251" w:rsidRDefault="00E41548" w:rsidP="00E41548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ins w:id="106" w:author="Palacherla, Susmitha C (NONUS)" w:date="2017-08-14T16:48:00Z"/>
          <w:rFonts w:ascii="Times New Roman" w:hAnsi="Times New Roman"/>
        </w:rPr>
        <w:pPrChange w:id="107" w:author="Palacherla, Susmitha C (NONUS)" w:date="2017-08-14T16:48:00Z">
          <w:pPr>
            <w:pStyle w:val="ListParagraph"/>
            <w:widowControl w:val="0"/>
            <w:numPr>
              <w:numId w:val="6"/>
            </w:numPr>
            <w:autoSpaceDE w:val="0"/>
            <w:autoSpaceDN w:val="0"/>
            <w:adjustRightInd w:val="0"/>
            <w:spacing w:after="0" w:line="240" w:lineRule="auto"/>
            <w:ind w:left="360" w:hanging="360"/>
          </w:pPr>
        </w:pPrChange>
      </w:pPr>
      <w:ins w:id="108" w:author="Palacherla, Susmitha C (NONUS)" w:date="2017-08-14T16:48:00Z">
        <w:r w:rsidRPr="00257251">
          <w:rPr>
            <w:rFonts w:ascii="Times New Roman" w:hAnsi="Times New Roman"/>
          </w:rPr>
          <w:t xml:space="preserve">Prod - </w:t>
        </w:r>
        <w:r>
          <w:rPr>
            <w:rFonts w:ascii="Times New Roman" w:hAnsi="Times New Roman"/>
          </w:rPr>
          <w:t>F3420-ECLDBP01</w:t>
        </w:r>
        <w:r w:rsidRPr="00257251">
          <w:rPr>
            <w:rFonts w:ascii="Times New Roman" w:hAnsi="Times New Roman"/>
          </w:rPr>
          <w:t xml:space="preserve"> – eCoaching</w:t>
        </w:r>
      </w:ins>
    </w:p>
    <w:p w:rsidR="00E654C3" w:rsidRPr="00E654C3" w:rsidDel="00E41548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09" w:author="Palacherla, Susmitha C (NONUS)" w:date="2017-08-14T16:48:00Z"/>
          <w:rFonts w:asciiTheme="minorHAnsi" w:hAnsiTheme="minorHAnsi" w:cs="Arial"/>
        </w:rPr>
      </w:pPr>
      <w:del w:id="110" w:author="Palacherla, Susmitha C (NONUS)" w:date="2017-08-14T16:48:00Z">
        <w:r w:rsidRPr="00E654C3" w:rsidDel="00E41548">
          <w:rPr>
            <w:rFonts w:asciiTheme="minorHAnsi" w:hAnsiTheme="minorHAnsi" w:cs="Arial"/>
          </w:rPr>
          <w:lastRenderedPageBreak/>
          <w:delText xml:space="preserve">Dev - VRIVFSSDBT02\SCORD01,1437) DB – </w:delText>
        </w:r>
        <w:r w:rsidDel="00E41548">
          <w:rPr>
            <w:rFonts w:asciiTheme="minorHAnsi" w:hAnsiTheme="minorHAnsi" w:cs="Arial"/>
          </w:rPr>
          <w:delText>eCoaching</w:delText>
        </w:r>
        <w:r w:rsidRPr="00E654C3" w:rsidDel="00E41548">
          <w:rPr>
            <w:rFonts w:asciiTheme="minorHAnsi" w:hAnsiTheme="minorHAnsi" w:cs="Arial"/>
          </w:rPr>
          <w:delText>dev</w:delText>
        </w:r>
      </w:del>
    </w:p>
    <w:p w:rsidR="00E654C3" w:rsidDel="00E41548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11" w:author="Palacherla, Susmitha C (NONUS)" w:date="2017-08-14T16:48:00Z"/>
          <w:rFonts w:asciiTheme="minorHAnsi" w:hAnsiTheme="minorHAnsi" w:cs="Arial"/>
        </w:rPr>
      </w:pPr>
      <w:del w:id="112" w:author="Palacherla, Susmitha C (NONUS)" w:date="2017-08-14T16:48:00Z">
        <w:r w:rsidRPr="00E654C3" w:rsidDel="00E41548">
          <w:rPr>
            <w:rFonts w:asciiTheme="minorHAnsi" w:hAnsiTheme="minorHAnsi" w:cs="Arial"/>
          </w:rPr>
          <w:delText xml:space="preserve">Prod - </w:delText>
        </w:r>
        <w:r w:rsidDel="00E41548">
          <w:rPr>
            <w:rFonts w:asciiTheme="minorHAnsi" w:hAnsiTheme="minorHAnsi" w:cs="Arial"/>
          </w:rPr>
          <w:delText xml:space="preserve">VDENSSDBP07\SCORP01 </w:delText>
        </w:r>
        <w:r w:rsidRPr="00E654C3" w:rsidDel="00E41548">
          <w:rPr>
            <w:rFonts w:asciiTheme="minorHAnsi" w:hAnsiTheme="minorHAnsi" w:cs="Arial"/>
          </w:rPr>
          <w:delText xml:space="preserve">DB </w:delText>
        </w:r>
        <w:r w:rsidDel="00E41548">
          <w:rPr>
            <w:rFonts w:asciiTheme="minorHAnsi" w:hAnsiTheme="minorHAnsi" w:cs="Arial"/>
          </w:rPr>
          <w:delText>–</w:delText>
        </w:r>
        <w:r w:rsidRPr="00E654C3" w:rsidDel="00E41548">
          <w:rPr>
            <w:rFonts w:asciiTheme="minorHAnsi" w:hAnsiTheme="minorHAnsi" w:cs="Arial"/>
          </w:rPr>
          <w:delText xml:space="preserve"> </w:delText>
        </w:r>
        <w:r w:rsidDel="00E41548">
          <w:rPr>
            <w:rFonts w:asciiTheme="minorHAnsi" w:hAnsiTheme="minorHAnsi" w:cs="Arial"/>
          </w:rPr>
          <w:delText>e</w:delText>
        </w:r>
        <w:r w:rsidRPr="00E654C3" w:rsidDel="00E41548">
          <w:rPr>
            <w:rFonts w:asciiTheme="minorHAnsi" w:hAnsiTheme="minorHAnsi" w:cs="Arial"/>
          </w:rPr>
          <w:delText>Coaching</w:delText>
        </w:r>
      </w:del>
    </w:p>
    <w:p w:rsidR="00E654C3" w:rsidDel="00E41548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13" w:author="Palacherla, Susmitha C (NONUS)" w:date="2017-08-14T16:48:00Z"/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del w:id="114" w:author="Palacherla, Susmitha C (NONUS)" w:date="2017-08-14T16:49:00Z">
        <w:r w:rsidDel="00E41548">
          <w:rPr>
            <w:noProof/>
          </w:rPr>
          <w:drawing>
            <wp:inline distT="0" distB="0" distL="0" distR="0" wp14:anchorId="765A68AD" wp14:editId="056EB880">
              <wp:extent cx="3255264" cy="2743200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5264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bookmarkStart w:id="115" w:name="_GoBack"/>
      <w:bookmarkEnd w:id="115"/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8E59B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SEA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B307B1"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r w:rsidR="008E59B7" w:rsidRPr="008E59B7">
        <w:rPr>
          <w:rFonts w:asciiTheme="minorHAnsi" w:hAnsiTheme="minorHAnsi" w:cs="Arial"/>
        </w:rPr>
        <w:t>eCL_Generic_Feed_OTH_SEA*.csv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E8991" wp14:editId="20404284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447654" wp14:editId="497C4D15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OTH</w:t>
      </w:r>
      <w:r>
        <w:rPr>
          <w:rFonts w:asciiTheme="minorHAnsi" w:hAnsiTheme="minorHAnsi" w:cs="Arial"/>
        </w:rPr>
        <w:t>_File</w:t>
      </w:r>
      <w:proofErr w:type="spellEnd"/>
    </w:p>
    <w:p w:rsidR="008E59B7" w:rsidRDefault="008E59B7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r w:rsidRPr="008E59B7">
        <w:rPr>
          <w:rFonts w:asciiTheme="minorHAnsi" w:hAnsiTheme="minorHAnsi" w:cs="Arial"/>
        </w:rPr>
        <w:t>eCL_Generic_Feed_OTH*.csv</w:t>
      </w:r>
    </w:p>
    <w:p w:rsidR="008E59B7" w:rsidRPr="00E654C3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14FB42D" wp14:editId="49C00FD1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82BAD39" wp14:editId="6EA15DEA">
            <wp:extent cx="3044952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A129D59" wp14:editId="772B23E3">
            <wp:extent cx="2029968" cy="18288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48" w:rsidRDefault="007A6434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</w:t>
      </w:r>
      <w:r w:rsidR="00932115">
        <w:rPr>
          <w:rFonts w:asciiTheme="minorHAnsi" w:hAnsiTheme="minorHAnsi" w:cs="Arial"/>
          <w:b/>
        </w:rPr>
        <w:t>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  <w:r>
        <w:rPr>
          <w:noProof/>
        </w:rPr>
        <w:drawing>
          <wp:inline distT="0" distB="0" distL="0" distR="0" wp14:anchorId="08D50C5D" wp14:editId="6D43E174">
            <wp:extent cx="2953512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7A6434" w:rsidRDefault="007A6434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Pr="00932115" w:rsidRDefault="00997532" w:rsidP="0099753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t>Foreach</w:t>
      </w:r>
      <w:proofErr w:type="spellEnd"/>
      <w:r>
        <w:rPr>
          <w:rFonts w:asciiTheme="minorHAnsi" w:hAnsiTheme="minorHAnsi" w:cs="Arial"/>
          <w:b/>
        </w:rPr>
        <w:t xml:space="preserve"> OTH SEA File container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B307B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1CA756" wp14:editId="690256C9">
            <wp:extent cx="1170432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Pr="001A6DE7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>For each</w:t>
      </w:r>
      <w:r w:rsidR="0084218D" w:rsidRPr="001A6DE7">
        <w:rPr>
          <w:rFonts w:asciiTheme="minorHAnsi" w:hAnsiTheme="minorHAnsi" w:cs="Arial"/>
          <w:b/>
        </w:rPr>
        <w:t xml:space="preserve"> </w:t>
      </w:r>
      <w:r w:rsidR="001A6DE7">
        <w:rPr>
          <w:rFonts w:asciiTheme="minorHAnsi" w:hAnsiTheme="minorHAnsi" w:cs="Segoe UI"/>
          <w:b/>
          <w:color w:val="000000" w:themeColor="text1"/>
        </w:rPr>
        <w:t>SEA</w:t>
      </w:r>
      <w:r w:rsidR="0084218D" w:rsidRPr="001A6DE7">
        <w:rPr>
          <w:rFonts w:asciiTheme="minorHAnsi" w:hAnsiTheme="minorHAnsi" w:cs="Arial"/>
          <w:b/>
        </w:rPr>
        <w:t xml:space="preserve"> file in </w:t>
      </w:r>
      <w:r w:rsidR="001A6DE7">
        <w:rPr>
          <w:rFonts w:asciiTheme="minorHAnsi" w:hAnsiTheme="minorHAnsi" w:cs="Arial"/>
          <w:b/>
        </w:rPr>
        <w:t>s</w:t>
      </w:r>
      <w:r w:rsidR="0084218D" w:rsidRPr="001A6DE7">
        <w:rPr>
          <w:rFonts w:asciiTheme="minorHAnsi" w:hAnsiTheme="minorHAnsi" w:cs="Arial"/>
          <w:b/>
        </w:rPr>
        <w:t>taging directory</w:t>
      </w:r>
      <w:r w:rsidR="001A6DE7">
        <w:rPr>
          <w:rFonts w:asciiTheme="minorHAnsi" w:hAnsiTheme="minorHAnsi" w:cs="Arial"/>
          <w:b/>
        </w:rPr>
        <w:t xml:space="preserve"> w</w:t>
      </w:r>
      <w:r w:rsidR="0084218D" w:rsidRPr="001A6DE7">
        <w:rPr>
          <w:rFonts w:asciiTheme="minorHAnsi" w:hAnsiTheme="minorHAnsi" w:cs="Arial"/>
          <w:b/>
        </w:rPr>
        <w:t>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r w:rsidR="001A6DE7">
        <w:t>SEA file</w:t>
      </w:r>
    </w:p>
    <w:p w:rsidR="001A6DE7" w:rsidRDefault="001A6DE7" w:rsidP="004A6D60">
      <w:pPr>
        <w:spacing w:after="0"/>
        <w:ind w:left="1080"/>
      </w:pPr>
      <w:r>
        <w:t>Collection</w:t>
      </w:r>
      <w:r w:rsidR="004A6D60" w:rsidRPr="004A6D60">
        <w:t xml:space="preserve">: </w:t>
      </w:r>
    </w:p>
    <w:p w:rsidR="001A6DE7" w:rsidRDefault="001A6DE7" w:rsidP="004A6D60">
      <w:pPr>
        <w:spacing w:after="0"/>
        <w:ind w:left="1080"/>
      </w:pPr>
      <w:r>
        <w:t xml:space="preserve">Enumerator: </w:t>
      </w:r>
      <w:proofErr w:type="spellStart"/>
      <w:r>
        <w:t>Foeeach</w:t>
      </w:r>
      <w:proofErr w:type="spellEnd"/>
      <w:r>
        <w:t xml:space="preserve"> file enumerator</w:t>
      </w:r>
    </w:p>
    <w:p w:rsidR="001A6DE7" w:rsidRDefault="001A6DE7" w:rsidP="004A6D60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4A6D60" w:rsidRPr="004A6D60" w:rsidRDefault="001A6DE7" w:rsidP="004A6D60">
      <w:pPr>
        <w:spacing w:after="0"/>
        <w:ind w:left="1080"/>
      </w:pPr>
      <w:r>
        <w:t xml:space="preserve">Evaluates to: </w:t>
      </w:r>
      <w:r w:rsidR="004A6D60" w:rsidRPr="004A6D60">
        <w:t>\\vrivscors01\BCC Scorecards\Coaching\</w:t>
      </w:r>
      <w:r w:rsidR="00B307B1">
        <w:rPr>
          <w:rFonts w:asciiTheme="minorHAnsi" w:hAnsiTheme="minorHAnsi" w:cs="Segoe UI"/>
          <w:color w:val="000000" w:themeColor="text1"/>
        </w:rPr>
        <w:t>Generic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r w:rsidR="00381B5A">
        <w:t>Feed_</w:t>
      </w:r>
      <w:r w:rsidR="001A6DE7">
        <w:t>OTH_SEA</w:t>
      </w:r>
      <w:r w:rsidR="004A6D60" w:rsidRPr="004A6D60">
        <w:t>*.csv</w:t>
      </w:r>
    </w:p>
    <w:p w:rsidR="004A6D60" w:rsidRDefault="004A6D60" w:rsidP="00A40171">
      <w:pPr>
        <w:spacing w:after="0"/>
        <w:ind w:left="720"/>
      </w:pPr>
      <w:r>
        <w:rPr>
          <w:noProof/>
        </w:rPr>
        <w:drawing>
          <wp:inline distT="0" distB="0" distL="0" distR="0" wp14:anchorId="529DC2AD" wp14:editId="09423CDE">
            <wp:extent cx="3995928" cy="1371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1A6DE7" w:rsidP="001A6DE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2BBEF9DE" wp14:editId="5E396574">
            <wp:extent cx="2980944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1A6DE7">
      <w:pPr>
        <w:spacing w:after="0"/>
        <w:ind w:left="720"/>
      </w:pPr>
      <w:r>
        <w:rPr>
          <w:noProof/>
        </w:rPr>
        <w:drawing>
          <wp:inline distT="0" distB="0" distL="0" distR="0" wp14:anchorId="2FDE04B3" wp14:editId="73670690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CSR LAN ID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0F2CAF" wp14:editId="161BCBF8">
            <wp:extent cx="2523744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060D9" wp14:editId="146046C4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879030" wp14:editId="07B36A1E">
            <wp:extent cx="2770632" cy="1828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4D3B66" w:rsidRPr="00D329A1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4D3B66" w:rsidRPr="00D329A1">
        <w:rPr>
          <w:rFonts w:asciiTheme="minorHAnsi" w:hAnsiTheme="minorHAnsi" w:cs="Arial"/>
        </w:rPr>
        <w:t>ata Conversion</w:t>
      </w: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95936" wp14:editId="587040C3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40171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5715201" wp14:editId="4763D00C">
            <wp:extent cx="3547872" cy="1828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3282696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4D168E" wp14:editId="5BB50FED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860F9" wp14:editId="49B70B54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Populate </w:t>
      </w:r>
      <w:r w:rsidR="00FF1A5D">
        <w:t xml:space="preserve">CSR LAND ID 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F16E5A" wp14:editId="74FE707C">
            <wp:extent cx="2916936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62E8" w:rsidRPr="00952CFB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952CFB">
        <w:t>UPDATE [EC]</w:t>
      </w:r>
      <w:proofErr w:type="gramStart"/>
      <w:r w:rsidRPr="00952CFB">
        <w:t>.[</w:t>
      </w:r>
      <w:proofErr w:type="spellStart"/>
      <w:proofErr w:type="gramEnd"/>
      <w:r w:rsidR="00B307B1" w:rsidRPr="00952CFB">
        <w:t>Generic</w:t>
      </w:r>
      <w:r w:rsidRPr="00952CFB">
        <w:t>_Coaching_Stage</w:t>
      </w:r>
      <w:proofErr w:type="spellEnd"/>
      <w:r w:rsidRPr="00952CFB">
        <w:t>]</w:t>
      </w:r>
    </w:p>
    <w:p w:rsidR="00FF1A5D" w:rsidRPr="00952CFB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952CFB">
        <w:t>SET [CSR_LANID</w:t>
      </w:r>
      <w:proofErr w:type="gramStart"/>
      <w:r w:rsidRPr="00952CFB">
        <w:t>]=</w:t>
      </w:r>
      <w:proofErr w:type="gramEnd"/>
      <w:r w:rsidRPr="00952CFB">
        <w:t xml:space="preserve"> [EC].[</w:t>
      </w:r>
      <w:proofErr w:type="spellStart"/>
      <w:r w:rsidRPr="00952CFB">
        <w:t>fn_strEmpLanIDFromEmpID</w:t>
      </w:r>
      <w:proofErr w:type="spellEnd"/>
      <w:r w:rsidRPr="00952CFB">
        <w:t>]([CSR_EMPID])</w:t>
      </w:r>
    </w:p>
    <w:p w:rsidR="001822D4" w:rsidRPr="005F0717" w:rsidRDefault="001822D4" w:rsidP="001822D4">
      <w:pPr>
        <w:pStyle w:val="ListParagraph"/>
        <w:numPr>
          <w:ilvl w:val="0"/>
          <w:numId w:val="13"/>
        </w:numPr>
      </w:pPr>
      <w:r w:rsidRPr="005F0717">
        <w:lastRenderedPageBreak/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5136130" wp14:editId="26B4F24C">
            <wp:extent cx="3035808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="00B307B1" w:rsidRPr="007A6434">
        <w:rPr>
          <w:rFonts w:asciiTheme="minorHAnsi" w:hAnsiTheme="minorHAnsi" w:cs="Arial"/>
          <w:sz w:val="20"/>
          <w:szCs w:val="20"/>
        </w:rPr>
        <w:t>Generic</w:t>
      </w:r>
      <w:r w:rsidRPr="007A6434">
        <w:rPr>
          <w:rFonts w:asciiTheme="minorHAnsi" w:hAnsiTheme="minorHAnsi" w:cs="Arial"/>
          <w:sz w:val="20"/>
          <w:szCs w:val="20"/>
        </w:rPr>
        <w:t>_Coaching_Stage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SET [Program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]=</w:t>
      </w:r>
      <w:proofErr w:type="gramEnd"/>
      <w:r w:rsidRPr="007A6434">
        <w:rPr>
          <w:rFonts w:asciiTheme="minorHAnsi" w:hAnsiTheme="minorHAnsi" w:cs="Arial"/>
          <w:sz w:val="20"/>
          <w:szCs w:val="20"/>
        </w:rPr>
        <w:t xml:space="preserve"> H.[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proofErr w:type="gramStart"/>
      <w:r w:rsidRPr="007A6434">
        <w:rPr>
          <w:rFonts w:asciiTheme="minorHAnsi" w:hAnsiTheme="minorHAnsi" w:cs="Arial"/>
          <w:sz w:val="20"/>
          <w:szCs w:val="20"/>
        </w:rPr>
        <w:t>,[</w:t>
      </w:r>
      <w:proofErr w:type="gramEnd"/>
      <w:r w:rsidRPr="007A6434">
        <w:rPr>
          <w:rFonts w:asciiTheme="minorHAnsi" w:hAnsiTheme="minorHAnsi" w:cs="Arial"/>
          <w:sz w:val="20"/>
          <w:szCs w:val="20"/>
        </w:rPr>
        <w:t>CSR_Site] = H.[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FROM [EC]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="00B307B1" w:rsidRPr="007A6434">
        <w:rPr>
          <w:rFonts w:asciiTheme="minorHAnsi" w:hAnsiTheme="minorHAnsi" w:cs="Arial"/>
          <w:sz w:val="20"/>
          <w:szCs w:val="20"/>
        </w:rPr>
        <w:t>Generic</w:t>
      </w:r>
      <w:r w:rsidRPr="007A6434">
        <w:rPr>
          <w:rFonts w:asciiTheme="minorHAnsi" w:hAnsiTheme="minorHAnsi" w:cs="Arial"/>
          <w:sz w:val="20"/>
          <w:szCs w:val="20"/>
        </w:rPr>
        <w:t>_Coaching_Stage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]S JOIN [EC].[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Employee_Hierarchy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]H</w:t>
      </w:r>
    </w:p>
    <w:p w:rsidR="0069149F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ON S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.[</w:t>
      </w:r>
      <w:proofErr w:type="gramEnd"/>
      <w:r w:rsidRPr="007A6434">
        <w:rPr>
          <w:rFonts w:asciiTheme="minorHAnsi" w:hAnsiTheme="minorHAnsi" w:cs="Arial"/>
          <w:sz w:val="20"/>
          <w:szCs w:val="20"/>
        </w:rPr>
        <w:t>CSR_EMPID]=H.[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1822D4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ED77B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74ECD" wp14:editId="5BCE0EFC">
            <wp:extent cx="2075688" cy="18288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lastRenderedPageBreak/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1A16D0" wp14:editId="5FE9DDF0">
            <wp:extent cx="2459736" cy="2743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F418C1" wp14:editId="1466726B">
            <wp:extent cx="2761488" cy="182880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01F3B" wp14:editId="6BFAE24A">
            <wp:extent cx="3264408" cy="2286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SELECT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Emp_Name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Emp_Email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Emp_Job_Description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,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Sup_Name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Sup_Email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Sup_Job_Description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,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Mgr_Name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Mgr_Email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Mgr_Job_Description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Start_Date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End_Date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, Active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 xml:space="preserve">FROM 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EC.Employee</w:t>
      </w:r>
      <w:proofErr w:type="gramEnd"/>
      <w:r w:rsidRPr="007A6434">
        <w:rPr>
          <w:rFonts w:asciiTheme="minorHAnsi" w:hAnsiTheme="minorHAnsi" w:cs="Arial"/>
          <w:sz w:val="20"/>
          <w:szCs w:val="20"/>
        </w:rPr>
        <w:t>_Hierarchy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 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WHERE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 IN ('WACS01', 'WACS02', 'WACS03')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AND Active NOT IN ('T','D','P','L') and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 &lt;&gt; 'Unknown'</w:t>
      </w:r>
      <w:r>
        <w:rPr>
          <w:noProof/>
        </w:rPr>
        <w:drawing>
          <wp:inline distT="0" distB="0" distL="0" distR="0" wp14:anchorId="12C81225" wp14:editId="206CC03A">
            <wp:extent cx="3785616" cy="2286000"/>
            <wp:effectExtent l="0" t="0" r="571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17400C" wp14:editId="2200D112">
            <wp:extent cx="4178808" cy="1371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3337560" cy="2286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02396B" wp14:editId="1A61856E">
            <wp:extent cx="3118104" cy="22860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489259" wp14:editId="3D231B73">
            <wp:extent cx="35204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proofErr w:type="spellStart"/>
      <w:proofErr w:type="gramStart"/>
      <w:r>
        <w:lastRenderedPageBreak/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F8CA37" wp14:editId="02BEAEF4">
            <wp:extent cx="2569464" cy="1828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>DELETE FROM [EC]</w:t>
      </w:r>
      <w:proofErr w:type="gramStart"/>
      <w:r w:rsidRPr="007A6434">
        <w:rPr>
          <w:sz w:val="20"/>
          <w:szCs w:val="20"/>
        </w:rPr>
        <w:t>.[</w:t>
      </w:r>
      <w:proofErr w:type="spellStart"/>
      <w:proofErr w:type="gramEnd"/>
      <w:r w:rsidR="00B307B1" w:rsidRPr="007A6434">
        <w:rPr>
          <w:sz w:val="20"/>
          <w:szCs w:val="20"/>
        </w:rPr>
        <w:t>Generic</w:t>
      </w:r>
      <w:r w:rsidRPr="007A6434">
        <w:rPr>
          <w:sz w:val="20"/>
          <w:szCs w:val="20"/>
        </w:rPr>
        <w:t>_Coaching_Stage</w:t>
      </w:r>
      <w:proofErr w:type="spellEnd"/>
      <w:r w:rsidRPr="007A6434">
        <w:rPr>
          <w:sz w:val="20"/>
          <w:szCs w:val="20"/>
        </w:rPr>
        <w:t>]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WHERE [CSR_EMPID] IS NULL OR [CSR_EMPID] ='' </w:t>
      </w:r>
      <w:proofErr w:type="gramStart"/>
      <w:r w:rsidRPr="007A6434">
        <w:rPr>
          <w:sz w:val="20"/>
          <w:szCs w:val="20"/>
        </w:rPr>
        <w:t>OR  [</w:t>
      </w:r>
      <w:proofErr w:type="gramEnd"/>
      <w:r w:rsidRPr="007A6434">
        <w:rPr>
          <w:sz w:val="20"/>
          <w:szCs w:val="20"/>
        </w:rPr>
        <w:t>CSR_LANID] = 'Unknown'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DELETE </w:t>
      </w:r>
      <w:proofErr w:type="spellStart"/>
      <w:r w:rsidRPr="007A6434">
        <w:rPr>
          <w:sz w:val="20"/>
          <w:szCs w:val="20"/>
        </w:rPr>
        <w:t>os</w:t>
      </w:r>
      <w:proofErr w:type="spellEnd"/>
      <w:r w:rsidRPr="007A6434">
        <w:rPr>
          <w:sz w:val="20"/>
          <w:szCs w:val="20"/>
        </w:rPr>
        <w:t xml:space="preserve"> FROM 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[EC]</w:t>
      </w:r>
      <w:proofErr w:type="gramStart"/>
      <w:r w:rsidRPr="007A6434">
        <w:rPr>
          <w:sz w:val="20"/>
          <w:szCs w:val="20"/>
        </w:rPr>
        <w:t>.[</w:t>
      </w:r>
      <w:proofErr w:type="spellStart"/>
      <w:proofErr w:type="gramEnd"/>
      <w:r w:rsidR="00B307B1" w:rsidRPr="007A6434">
        <w:rPr>
          <w:sz w:val="20"/>
          <w:szCs w:val="20"/>
        </w:rPr>
        <w:t>Generic</w:t>
      </w:r>
      <w:r w:rsidRPr="007A6434">
        <w:rPr>
          <w:sz w:val="20"/>
          <w:szCs w:val="20"/>
        </w:rPr>
        <w:t>_Coaching_Stage</w:t>
      </w:r>
      <w:proofErr w:type="spellEnd"/>
      <w:r w:rsidRPr="007A6434">
        <w:rPr>
          <w:sz w:val="20"/>
          <w:szCs w:val="20"/>
        </w:rPr>
        <w:t xml:space="preserve">] </w:t>
      </w:r>
      <w:proofErr w:type="spellStart"/>
      <w:r w:rsidRPr="007A6434">
        <w:rPr>
          <w:sz w:val="20"/>
          <w:szCs w:val="20"/>
        </w:rPr>
        <w:t>os</w:t>
      </w:r>
      <w:proofErr w:type="spellEnd"/>
      <w:r w:rsidRPr="007A6434">
        <w:rPr>
          <w:sz w:val="20"/>
          <w:szCs w:val="20"/>
        </w:rPr>
        <w:t xml:space="preserve"> JOIN  [EC].[</w:t>
      </w:r>
      <w:proofErr w:type="spellStart"/>
      <w:r w:rsidRPr="007A6434">
        <w:rPr>
          <w:sz w:val="20"/>
          <w:szCs w:val="20"/>
        </w:rPr>
        <w:t>Employee_Hierarchy</w:t>
      </w:r>
      <w:proofErr w:type="spellEnd"/>
      <w:r w:rsidRPr="007A6434">
        <w:rPr>
          <w:sz w:val="20"/>
          <w:szCs w:val="20"/>
        </w:rPr>
        <w:t>] eh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 ON </w:t>
      </w:r>
      <w:proofErr w:type="spellStart"/>
      <w:r w:rsidRPr="007A6434">
        <w:rPr>
          <w:sz w:val="20"/>
          <w:szCs w:val="20"/>
        </w:rPr>
        <w:t>os.CSR_EMPID</w:t>
      </w:r>
      <w:proofErr w:type="spellEnd"/>
      <w:r w:rsidRPr="007A6434">
        <w:rPr>
          <w:sz w:val="20"/>
          <w:szCs w:val="20"/>
        </w:rPr>
        <w:t xml:space="preserve"> = </w:t>
      </w:r>
      <w:proofErr w:type="spellStart"/>
      <w:r w:rsidRPr="007A6434">
        <w:rPr>
          <w:sz w:val="20"/>
          <w:szCs w:val="20"/>
        </w:rPr>
        <w:t>eh.Emp_ID</w:t>
      </w:r>
      <w:proofErr w:type="spellEnd"/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 WHERE </w:t>
      </w:r>
      <w:proofErr w:type="spellStart"/>
      <w:r w:rsidRPr="007A6434">
        <w:rPr>
          <w:sz w:val="20"/>
          <w:szCs w:val="20"/>
        </w:rPr>
        <w:t>eh.Emp_Job_Code</w:t>
      </w:r>
      <w:proofErr w:type="spellEnd"/>
      <w:r w:rsidRPr="007A6434">
        <w:rPr>
          <w:sz w:val="20"/>
          <w:szCs w:val="20"/>
        </w:rPr>
        <w:t xml:space="preserve"> </w:t>
      </w:r>
      <w:proofErr w:type="gramStart"/>
      <w:r w:rsidRPr="007A6434">
        <w:rPr>
          <w:sz w:val="20"/>
          <w:szCs w:val="20"/>
        </w:rPr>
        <w:t>not  in</w:t>
      </w:r>
      <w:proofErr w:type="gramEnd"/>
      <w:r w:rsidRPr="007A6434">
        <w:rPr>
          <w:sz w:val="20"/>
          <w:szCs w:val="20"/>
        </w:rPr>
        <w:t xml:space="preserve"> ('WACS01','WACS02','WACS03')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OR Active in ('T','D','L','P')</w:t>
      </w:r>
    </w:p>
    <w:p w:rsidR="00190085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>GO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proofErr w:type="spellStart"/>
      <w:r w:rsidRPr="005F0717">
        <w:lastRenderedPageBreak/>
        <w:t>SQl</w:t>
      </w:r>
      <w:proofErr w:type="spellEnd"/>
      <w:r w:rsidRPr="005F0717">
        <w:t xml:space="preserve">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Fact table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INSERT </w:t>
      </w:r>
      <w:proofErr w:type="gramStart"/>
      <w:r w:rsidRPr="00304E00">
        <w:rPr>
          <w:sz w:val="20"/>
          <w:szCs w:val="20"/>
        </w:rPr>
        <w:t>INTO[</w:t>
      </w:r>
      <w:proofErr w:type="gramEnd"/>
      <w:r w:rsidRPr="00304E00">
        <w:rPr>
          <w:sz w:val="20"/>
          <w:szCs w:val="20"/>
        </w:rPr>
        <w:t>EC].[</w:t>
      </w:r>
      <w:proofErr w:type="spellStart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_Coaching_Fact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Source]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Form_Status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Submitter_LANID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Submitter_Email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CSR_LANID]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CSR_Site]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Program]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CoachReason_Current_Coaching_Initiatives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)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SELECT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.[Source]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Form_Status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Submitter_LANID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Submitter_Email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.[CSR_LANID]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.[CSR_Site]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.[Program]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CoachReason_Current_Coaching_Initiatives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FROM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_Coaching_Stage</w:t>
      </w:r>
      <w:proofErr w:type="spellEnd"/>
      <w:r w:rsidRPr="00304E00">
        <w:rPr>
          <w:sz w:val="20"/>
          <w:szCs w:val="20"/>
        </w:rPr>
        <w:t>]S LEFT OUTER JOIN [EC].[</w:t>
      </w:r>
      <w:proofErr w:type="spellStart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_Coaching_Fact</w:t>
      </w:r>
      <w:proofErr w:type="spellEnd"/>
      <w:r w:rsidRPr="00304E00">
        <w:rPr>
          <w:sz w:val="20"/>
          <w:szCs w:val="20"/>
        </w:rPr>
        <w:t>]F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ON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]=F.[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AND </w:t>
      </w:r>
      <w:proofErr w:type="spellStart"/>
      <w:r w:rsidRPr="00304E00">
        <w:rPr>
          <w:sz w:val="20"/>
          <w:szCs w:val="20"/>
        </w:rPr>
        <w:t>S.Report_Code</w:t>
      </w:r>
      <w:proofErr w:type="spellEnd"/>
      <w:r w:rsidRPr="00304E00">
        <w:rPr>
          <w:sz w:val="20"/>
          <w:szCs w:val="20"/>
        </w:rPr>
        <w:t xml:space="preserve"> = </w:t>
      </w:r>
      <w:proofErr w:type="spellStart"/>
      <w:r w:rsidRPr="00304E00">
        <w:rPr>
          <w:sz w:val="20"/>
          <w:szCs w:val="20"/>
        </w:rPr>
        <w:t>F.Report_Code</w:t>
      </w:r>
      <w:proofErr w:type="spellEnd"/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WHERE F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 xml:space="preserve">] IS NULL AND </w:t>
      </w:r>
      <w:proofErr w:type="spellStart"/>
      <w:r w:rsidRPr="00304E00">
        <w:rPr>
          <w:sz w:val="20"/>
          <w:szCs w:val="20"/>
        </w:rPr>
        <w:t>F.Report_Code</w:t>
      </w:r>
      <w:proofErr w:type="spellEnd"/>
      <w:r w:rsidRPr="00304E00">
        <w:rPr>
          <w:sz w:val="20"/>
          <w:szCs w:val="20"/>
        </w:rPr>
        <w:t xml:space="preserve"> IS NULL</w:t>
      </w:r>
    </w:p>
    <w:p w:rsidR="00F75A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>GO</w:t>
      </w: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P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lastRenderedPageBreak/>
        <w:t xml:space="preserve">SQL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B89694" wp14:editId="76758D78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12F67" wp14:editId="0C44512C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>INSERT INTO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="00B307B1" w:rsidRPr="00304E00">
        <w:rPr>
          <w:rFonts w:asciiTheme="minorHAnsi" w:hAnsiTheme="minorHAnsi" w:cs="Segoe UI"/>
          <w:color w:val="000000" w:themeColor="text1"/>
          <w:sz w:val="20"/>
          <w:szCs w:val="20"/>
        </w:rPr>
        <w:t>Generic</w:t>
      </w:r>
      <w:r w:rsidR="00D03711" w:rsidRPr="00304E00">
        <w:rPr>
          <w:rFonts w:asciiTheme="minorHAnsi" w:hAnsiTheme="minorHAnsi" w:cs="Segoe UI"/>
          <w:color w:val="000000" w:themeColor="text1"/>
          <w:sz w:val="20"/>
          <w:szCs w:val="20"/>
        </w:rPr>
        <w:t>_</w:t>
      </w:r>
      <w:r w:rsidRPr="00304E00">
        <w:rPr>
          <w:sz w:val="20"/>
          <w:szCs w:val="20"/>
        </w:rPr>
        <w:t>FileList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File_Name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File_LoadDate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Count_Staged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Count_Loaded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Count_Rejected</w:t>
      </w:r>
      <w:proofErr w:type="spellEnd"/>
      <w:r w:rsidRPr="00304E00">
        <w:rPr>
          <w:sz w:val="20"/>
          <w:szCs w:val="20"/>
        </w:rPr>
        <w:t>])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VALUES (?</w:t>
      </w:r>
      <w:proofErr w:type="gramStart"/>
      <w:r w:rsidRPr="00304E00">
        <w:rPr>
          <w:sz w:val="20"/>
          <w:szCs w:val="20"/>
        </w:rPr>
        <w:t>,</w:t>
      </w:r>
      <w:proofErr w:type="spellStart"/>
      <w:r w:rsidRPr="00304E00">
        <w:rPr>
          <w:sz w:val="20"/>
          <w:szCs w:val="20"/>
        </w:rPr>
        <w:t>GetDate</w:t>
      </w:r>
      <w:proofErr w:type="spellEnd"/>
      <w:proofErr w:type="gramEnd"/>
      <w:r w:rsidRPr="00304E00">
        <w:rPr>
          <w:sz w:val="20"/>
          <w:szCs w:val="20"/>
        </w:rPr>
        <w:t>(), ?, ?,?)</w:t>
      </w:r>
    </w:p>
    <w:p w:rsidR="004D3B66" w:rsidRPr="005F0717" w:rsidRDefault="00304E00" w:rsidP="001822D4">
      <w:pPr>
        <w:pStyle w:val="ListParagraph"/>
        <w:numPr>
          <w:ilvl w:val="0"/>
          <w:numId w:val="13"/>
        </w:numPr>
      </w:pPr>
      <w:r>
        <w:lastRenderedPageBreak/>
        <w:t>F</w:t>
      </w:r>
      <w:r w:rsidR="004D3B66" w:rsidRPr="005F0717">
        <w:t>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7E22E3" wp14:editId="758CDD27">
            <wp:extent cx="365760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932115" w:rsidRDefault="00F44E3B" w:rsidP="00F44E3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lastRenderedPageBreak/>
        <w:t>Foreach</w:t>
      </w:r>
      <w:proofErr w:type="spellEnd"/>
      <w:r>
        <w:rPr>
          <w:rFonts w:asciiTheme="minorHAnsi" w:hAnsiTheme="minorHAnsi" w:cs="Arial"/>
          <w:b/>
        </w:rPr>
        <w:t xml:space="preserve"> OTH SEA File container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085A905" wp14:editId="4016494B">
            <wp:extent cx="1847088" cy="3657600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Pr="001A6DE7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 xml:space="preserve">For each </w:t>
      </w:r>
      <w:r>
        <w:rPr>
          <w:rFonts w:asciiTheme="minorHAnsi" w:hAnsiTheme="minorHAnsi" w:cs="Segoe UI"/>
          <w:b/>
          <w:color w:val="000000" w:themeColor="text1"/>
        </w:rPr>
        <w:t xml:space="preserve">OTH </w:t>
      </w:r>
      <w:r w:rsidRPr="001A6DE7">
        <w:rPr>
          <w:rFonts w:asciiTheme="minorHAnsi" w:hAnsiTheme="minorHAnsi" w:cs="Arial"/>
          <w:b/>
        </w:rPr>
        <w:t xml:space="preserve">file in </w:t>
      </w:r>
      <w:r>
        <w:rPr>
          <w:rFonts w:asciiTheme="minorHAnsi" w:hAnsiTheme="minorHAnsi" w:cs="Arial"/>
          <w:b/>
        </w:rPr>
        <w:t>s</w:t>
      </w:r>
      <w:r w:rsidRPr="001A6DE7">
        <w:rPr>
          <w:rFonts w:asciiTheme="minorHAnsi" w:hAnsiTheme="minorHAnsi" w:cs="Arial"/>
          <w:b/>
        </w:rPr>
        <w:t>taging directory</w:t>
      </w:r>
      <w:r>
        <w:rPr>
          <w:rFonts w:asciiTheme="minorHAnsi" w:hAnsiTheme="minorHAnsi" w:cs="Arial"/>
          <w:b/>
        </w:rPr>
        <w:t xml:space="preserve"> w</w:t>
      </w:r>
      <w:r w:rsidRPr="001A6DE7">
        <w:rPr>
          <w:rFonts w:asciiTheme="minorHAnsi" w:hAnsiTheme="minorHAnsi" w:cs="Arial"/>
          <w:b/>
        </w:rPr>
        <w:t>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84218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4A6D60" w:rsidRDefault="00F44E3B" w:rsidP="00F44E3B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proofErr w:type="spellStart"/>
      <w:r>
        <w:t>OTHfile</w:t>
      </w:r>
      <w:proofErr w:type="spellEnd"/>
    </w:p>
    <w:p w:rsidR="00F44E3B" w:rsidRDefault="00F44E3B" w:rsidP="00F44E3B">
      <w:pPr>
        <w:spacing w:after="0"/>
        <w:ind w:left="1080"/>
      </w:pPr>
      <w:r>
        <w:t>Collection</w:t>
      </w:r>
      <w:r w:rsidRPr="004A6D60">
        <w:t xml:space="preserve">: </w:t>
      </w:r>
    </w:p>
    <w:p w:rsidR="00F44E3B" w:rsidRDefault="00F44E3B" w:rsidP="00F44E3B">
      <w:pPr>
        <w:spacing w:after="0"/>
        <w:ind w:left="1080"/>
      </w:pPr>
      <w:r>
        <w:t xml:space="preserve">Enumerator: </w:t>
      </w:r>
      <w:proofErr w:type="spellStart"/>
      <w:r>
        <w:t>Foreach</w:t>
      </w:r>
      <w:proofErr w:type="spellEnd"/>
      <w:r>
        <w:t xml:space="preserve"> file enumerator</w:t>
      </w:r>
    </w:p>
    <w:p w:rsidR="00F44E3B" w:rsidRDefault="00F44E3B" w:rsidP="00F44E3B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F44E3B" w:rsidRPr="004A6D60" w:rsidRDefault="00F44E3B" w:rsidP="00F44E3B">
      <w:pPr>
        <w:spacing w:after="0"/>
        <w:ind w:left="1080"/>
      </w:pPr>
      <w:r>
        <w:t xml:space="preserve">Evaluates to: </w:t>
      </w:r>
      <w:r w:rsidRPr="004A6D60">
        <w:t>\\vrivscors01\BCC Scorecards\Coaching\</w:t>
      </w:r>
      <w:r>
        <w:rPr>
          <w:rFonts w:asciiTheme="minorHAnsi" w:hAnsiTheme="minorHAnsi" w:cs="Segoe UI"/>
          <w:color w:val="000000" w:themeColor="text1"/>
        </w:rPr>
        <w:t>Generic</w:t>
      </w:r>
    </w:p>
    <w:p w:rsidR="00F44E3B" w:rsidRDefault="00F44E3B" w:rsidP="00F44E3B">
      <w:pPr>
        <w:spacing w:after="0"/>
        <w:ind w:left="1080"/>
      </w:pPr>
      <w:r>
        <w:t>Files</w:t>
      </w:r>
      <w:r w:rsidRPr="004A6D60">
        <w:t xml:space="preserve">: </w:t>
      </w:r>
      <w:proofErr w:type="spellStart"/>
      <w:r w:rsidRPr="004A6D60">
        <w:t>eCL_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>
        <w:rPr>
          <w:rFonts w:asciiTheme="minorHAnsi" w:hAnsiTheme="minorHAnsi" w:cs="Segoe UI"/>
          <w:color w:val="000000" w:themeColor="text1"/>
        </w:rPr>
        <w:t xml:space="preserve"> </w:t>
      </w:r>
      <w:r>
        <w:t>_Feed_OTH</w:t>
      </w:r>
      <w:r w:rsidRPr="004A6D60">
        <w:t>*.csv</w:t>
      </w: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Pr="00494DF0" w:rsidRDefault="00F44E3B" w:rsidP="00F44E3B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DFT – Stage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Populate CSR LAN ID 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Populate missing Program Values 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 DFT  Rejected records with missing Employee attributes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SQL task – Delete records with missing employee ID from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Load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Fact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SQL task – Load File list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File system task – Backup files to Backups directory</w:t>
      </w:r>
    </w:p>
    <w:p w:rsidR="00F44E3B" w:rsidRDefault="00F44E3B" w:rsidP="00F44E3B">
      <w:pPr>
        <w:spacing w:after="0"/>
        <w:ind w:left="1080"/>
      </w:pPr>
    </w:p>
    <w:p w:rsidR="00F44E3B" w:rsidRPr="0084218D" w:rsidRDefault="00F44E3B" w:rsidP="00F44E3B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F44E3B" w:rsidRDefault="00F44E3B" w:rsidP="00F44E3B">
      <w:pPr>
        <w:pStyle w:val="ListParagraph"/>
        <w:numPr>
          <w:ilvl w:val="0"/>
          <w:numId w:val="31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 – similar to SEA file</w:t>
      </w: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DFT: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862237" wp14:editId="41DB9C3B">
            <wp:extent cx="1905000" cy="781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A0D9FD" wp14:editId="4F8EF24C">
            <wp:extent cx="1033272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B17252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F</w:t>
      </w:r>
      <w:r w:rsidR="00F44E3B" w:rsidRPr="00B17252">
        <w:rPr>
          <w:rFonts w:asciiTheme="minorHAnsi" w:hAnsiTheme="minorHAnsi" w:cs="Arial"/>
        </w:rPr>
        <w:t>lat File source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51635" wp14:editId="39436FA6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F44E3B" w:rsidRPr="00D329A1">
        <w:rPr>
          <w:rFonts w:asciiTheme="minorHAnsi" w:hAnsiTheme="minorHAnsi" w:cs="Arial"/>
        </w:rPr>
        <w:t>ata Conversion</w:t>
      </w: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9B4BEC" wp14:editId="73D81031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C7DF97" wp14:editId="6FD98AF4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B4B073" wp14:editId="39E1DE5B">
            <wp:extent cx="4901184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4220C" wp14:editId="2B1CF46C">
            <wp:extent cx="2971800" cy="3657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SQL Task: Populate </w:t>
      </w:r>
      <w:r w:rsidR="00A31374">
        <w:t>Employee Ids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SET [CSR_LANID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]=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 xml:space="preserve"> [EC].[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fn_strEmpLanIDFromEmpID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]([CSR_EMPID])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WHERE [CSR_LANID] is NULL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SET [CSR_EMPID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]=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>[EC].[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fn_nvcGetEmpIdFromLanId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 ([CSR_LANID],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Getdate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()) </w:t>
      </w:r>
    </w:p>
    <w:p w:rsidR="00F44E3B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WHERE [CSR_EMPID] is NULL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SQL Task: Populate</w:t>
      </w:r>
      <w:r>
        <w:t xml:space="preserve"> site and program values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SET [Program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]=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 xml:space="preserve"> H.[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proofErr w:type="gramStart"/>
      <w:r w:rsidRPr="00304E00">
        <w:rPr>
          <w:rFonts w:asciiTheme="minorHAnsi" w:hAnsiTheme="minorHAnsi" w:cs="Arial"/>
          <w:sz w:val="20"/>
          <w:szCs w:val="20"/>
        </w:rPr>
        <w:t>,[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>CSR_Site] = H.[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FROM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]S JOIN [EC].[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Employee_Hierarchy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]H</w:t>
      </w:r>
    </w:p>
    <w:p w:rsidR="00F44E3B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ON S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>CSR_EMPID]=H.[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pStyle w:val="ListParagraph"/>
        <w:numPr>
          <w:ilvl w:val="0"/>
          <w:numId w:val="31"/>
        </w:numPr>
      </w:pPr>
      <w:r w:rsidRPr="005F0717">
        <w:lastRenderedPageBreak/>
        <w:t>DFT: Reject Records with Missing Employee ID</w:t>
      </w:r>
    </w:p>
    <w:p w:rsidR="00F44E3B" w:rsidRDefault="00F44E3B" w:rsidP="00F44E3B">
      <w:r>
        <w:rPr>
          <w:noProof/>
        </w:rPr>
        <w:drawing>
          <wp:inline distT="0" distB="0" distL="0" distR="0" wp14:anchorId="613459B5" wp14:editId="3062636D">
            <wp:extent cx="1714500" cy="7905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A" w:rsidRDefault="00FC4A35" w:rsidP="00F44E3B">
      <w:r>
        <w:rPr>
          <w:noProof/>
        </w:rPr>
        <w:drawing>
          <wp:inline distT="0" distB="0" distL="0" distR="0" wp14:anchorId="257B3B4D" wp14:editId="491650D4">
            <wp:extent cx="1865376" cy="1828800"/>
            <wp:effectExtent l="0" t="0" r="190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D329A1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  <w:r w:rsidR="004C315A">
        <w:t>: Staging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C315A" w:rsidRDefault="004C315A" w:rsidP="00893F30">
      <w:pPr>
        <w:ind w:left="720"/>
      </w:pPr>
    </w:p>
    <w:p w:rsidR="00893F30" w:rsidRDefault="00893F30" w:rsidP="00893F30">
      <w:pPr>
        <w:ind w:left="720"/>
      </w:pPr>
      <w:r>
        <w:rPr>
          <w:noProof/>
        </w:rPr>
        <w:drawing>
          <wp:inline distT="0" distB="0" distL="0" distR="0" wp14:anchorId="51F0963B" wp14:editId="15C033B2">
            <wp:extent cx="1752600" cy="11144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A" w:rsidRPr="00952CFB" w:rsidRDefault="00304E00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rFonts w:asciiTheme="minorHAnsi" w:hAnsiTheme="minorHAnsi" w:cs="Arial"/>
          <w:b/>
        </w:rPr>
        <w:t>C</w:t>
      </w:r>
      <w:r w:rsidR="004C315A" w:rsidRPr="00952CFB">
        <w:rPr>
          <w:rFonts w:asciiTheme="minorHAnsi" w:hAnsiTheme="minorHAnsi" w:cs="Arial"/>
          <w:b/>
        </w:rPr>
        <w:t>onnection:</w:t>
      </w:r>
      <w:r w:rsidR="004C315A" w:rsidRPr="00952CFB">
        <w:rPr>
          <w:rFonts w:asciiTheme="minorHAnsi" w:hAnsiTheme="minorHAnsi" w:cs="Arial"/>
        </w:rPr>
        <w:t xml:space="preserve"> Use results of query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SELECT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Emp_Name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Emp_Email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Emp_Job_Description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,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Sup_Name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Sup_Email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Sup_Job_Description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,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Mgr_Name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Mgr_Email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Mgr_Job_Description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Start_Date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End_Date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Active, 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fn_intModuleIDFromempID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](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) 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Module_ID</w:t>
      </w:r>
      <w:proofErr w:type="spellEnd"/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 xml:space="preserve">FROM 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EC.Employee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>_Hierarchy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 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WHERE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 IN ('WACS01', 'WACS02', 'WACS03','WACS40','WACQ02','WACQ03','WAC12',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'WIHD01','WIHD02','WIHD03','WIHD04','WTID13','WTTI02','WTTR12','WTTR13')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AND Active NOT IN ('T','D','P','L') and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 &lt;&gt; 'Unknown'</w:t>
      </w:r>
    </w:p>
    <w:p w:rsidR="004C315A" w:rsidRPr="00893F3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4C315A" w:rsidRPr="00D329A1" w:rsidRDefault="004C315A" w:rsidP="004C315A">
      <w:pPr>
        <w:widowControl w:val="0"/>
        <w:autoSpaceDE w:val="0"/>
        <w:autoSpaceDN w:val="0"/>
        <w:adjustRightInd w:val="0"/>
        <w:spacing w:after="0" w:line="240" w:lineRule="auto"/>
      </w:pPr>
    </w:p>
    <w:p w:rsidR="00F44E3B" w:rsidRDefault="00893F3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B2874" wp14:editId="295BB43F">
            <wp:extent cx="2999232" cy="1828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C4A35" w:rsidRDefault="00FC4A35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Lookup Transformation No Match Output – Row Count Transformation to get Rejected Count</w:t>
      </w:r>
    </w:p>
    <w:p w:rsidR="00F44E3B" w:rsidRPr="00D329A1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Derived Column –  To get Reject Reason and Reject Date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893F3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79BF0" wp14:editId="20E68307">
            <wp:extent cx="5029200" cy="18288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D329A1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  <w:proofErr w:type="spellStart"/>
      <w:r>
        <w:t>ole</w:t>
      </w:r>
      <w:r w:rsidRPr="00D329A1">
        <w:t>db</w:t>
      </w:r>
      <w:proofErr w:type="spellEnd"/>
      <w:r w:rsidRPr="00D329A1">
        <w:t xml:space="preserve"> destination – Write rejected records to </w:t>
      </w:r>
      <w:r w:rsidRPr="00893F30">
        <w:t>Generic</w:t>
      </w:r>
      <w:r w:rsidRPr="00D329A1">
        <w:t xml:space="preserve"> rejected table</w:t>
      </w:r>
    </w:p>
    <w:p w:rsidR="00F44E3B" w:rsidRPr="00C703E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C703E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SQL Task: Delete records with missing Employee ID from Staging table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Generic_Coaching_Stage</w:t>
      </w:r>
      <w:proofErr w:type="spellEnd"/>
      <w:r>
        <w:t>]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WHERE [CSR_EMPID] IS NULL OR [CSR_EMPID] ='' </w:t>
      </w:r>
      <w:proofErr w:type="gramStart"/>
      <w:r>
        <w:t>OR  [</w:t>
      </w:r>
      <w:proofErr w:type="gramEnd"/>
      <w:r>
        <w:t>CSR_LANID] = 'Unknown'</w:t>
      </w:r>
    </w:p>
    <w:p w:rsidR="00304E00" w:rsidRDefault="00304E00" w:rsidP="00125963">
      <w:pPr>
        <w:widowControl w:val="0"/>
        <w:autoSpaceDE w:val="0"/>
        <w:autoSpaceDN w:val="0"/>
        <w:adjustRightInd w:val="0"/>
        <w:spacing w:after="0" w:line="240" w:lineRule="auto"/>
      </w:pP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DELETE </w:t>
      </w:r>
      <w:proofErr w:type="spellStart"/>
      <w:r>
        <w:t>os</w:t>
      </w:r>
      <w:proofErr w:type="spellEnd"/>
      <w:r>
        <w:t xml:space="preserve"> 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FROM [EC]</w:t>
      </w:r>
      <w:proofErr w:type="gramStart"/>
      <w:r>
        <w:t>.[</w:t>
      </w:r>
      <w:proofErr w:type="spellStart"/>
      <w:proofErr w:type="gramEnd"/>
      <w:r>
        <w:t>Generic_Coaching_Stage</w:t>
      </w:r>
      <w:proofErr w:type="spellEnd"/>
      <w:r>
        <w:t xml:space="preserve">] </w:t>
      </w:r>
      <w:proofErr w:type="spellStart"/>
      <w:r>
        <w:t>os</w:t>
      </w:r>
      <w:proofErr w:type="spellEnd"/>
      <w:r>
        <w:t xml:space="preserve"> JOIN  [EC].[</w:t>
      </w:r>
      <w:proofErr w:type="spellStart"/>
      <w:r>
        <w:t>Employee_Hierarchy</w:t>
      </w:r>
      <w:proofErr w:type="spellEnd"/>
      <w:r>
        <w:t>] eh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</w:t>
      </w:r>
      <w:proofErr w:type="spellStart"/>
      <w:r>
        <w:t>os.CSR_EMPID</w:t>
      </w:r>
      <w:proofErr w:type="spellEnd"/>
      <w:r>
        <w:t xml:space="preserve"> = </w:t>
      </w:r>
      <w:proofErr w:type="spellStart"/>
      <w:r>
        <w:t>eh.Emp_ID</w:t>
      </w:r>
      <w:proofErr w:type="spellEnd"/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</w:t>
      </w:r>
      <w:proofErr w:type="spellStart"/>
      <w:r>
        <w:t>os.Module_ID</w:t>
      </w:r>
      <w:proofErr w:type="spellEnd"/>
      <w:r>
        <w:t xml:space="preserve"> &lt;&gt; [EC]</w:t>
      </w:r>
      <w:proofErr w:type="gramStart"/>
      <w:r>
        <w:t>.[</w:t>
      </w:r>
      <w:proofErr w:type="spellStart"/>
      <w:proofErr w:type="gramEnd"/>
      <w:r>
        <w:t>fn_intModuleIDFromempID</w:t>
      </w:r>
      <w:proofErr w:type="spellEnd"/>
      <w:r>
        <w:t>](</w:t>
      </w:r>
      <w:proofErr w:type="spellStart"/>
      <w:r>
        <w:t>os.CSR_EMPID</w:t>
      </w:r>
      <w:proofErr w:type="spellEnd"/>
      <w:r>
        <w:t>)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OR Active in ('T','D','L','P')</w:t>
      </w:r>
    </w:p>
    <w:p w:rsidR="00F44E3B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>GO</w:t>
      </w: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lastRenderedPageBreak/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F44E3B" w:rsidRPr="00F73703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76D48" wp14:editId="779823E4">
            <wp:extent cx="2143125" cy="11811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 w:rsidRPr="00D329A1">
        <w:t>]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Fact table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INSERT </w:t>
      </w:r>
      <w:proofErr w:type="gramStart"/>
      <w:r w:rsidRPr="00304E00">
        <w:rPr>
          <w:sz w:val="20"/>
          <w:szCs w:val="20"/>
        </w:rPr>
        <w:t>INTO[</w:t>
      </w:r>
      <w:proofErr w:type="gramEnd"/>
      <w:r w:rsidRPr="00304E00">
        <w:rPr>
          <w:sz w:val="20"/>
          <w:szCs w:val="20"/>
        </w:rPr>
        <w:t>EC].[</w:t>
      </w:r>
      <w:proofErr w:type="spellStart"/>
      <w:r w:rsidRPr="00304E00">
        <w:rPr>
          <w:sz w:val="20"/>
          <w:szCs w:val="20"/>
        </w:rPr>
        <w:t>Generic_Coaching_Fact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Module_ID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isCSE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Source_ID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Status_ID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CSR_EMPID]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CSR_LANID]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CSR_Site]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Program]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Value]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       )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SELECT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Module_ID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isCSE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Source_ID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lastRenderedPageBreak/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Status_ID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.[CSR_EMPID]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.[CSR_LANID]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.[CSR_Site]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.[Program]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.[Value]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FROM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Generic_Coaching_Stage</w:t>
      </w:r>
      <w:proofErr w:type="spellEnd"/>
      <w:r w:rsidRPr="00304E00">
        <w:rPr>
          <w:sz w:val="20"/>
          <w:szCs w:val="20"/>
        </w:rPr>
        <w:t>]S LEFT OUTER JOIN [EC].[</w:t>
      </w:r>
      <w:proofErr w:type="spellStart"/>
      <w:r w:rsidRPr="00304E00">
        <w:rPr>
          <w:sz w:val="20"/>
          <w:szCs w:val="20"/>
        </w:rPr>
        <w:t>Generic_Coaching_Fact</w:t>
      </w:r>
      <w:proofErr w:type="spellEnd"/>
      <w:r w:rsidRPr="00304E00">
        <w:rPr>
          <w:sz w:val="20"/>
          <w:szCs w:val="20"/>
        </w:rPr>
        <w:t>]F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ON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]=F.[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AND </w:t>
      </w:r>
      <w:proofErr w:type="spellStart"/>
      <w:r w:rsidRPr="00304E00">
        <w:rPr>
          <w:sz w:val="20"/>
          <w:szCs w:val="20"/>
        </w:rPr>
        <w:t>S.Report_Code</w:t>
      </w:r>
      <w:proofErr w:type="spellEnd"/>
      <w:r w:rsidRPr="00304E00">
        <w:rPr>
          <w:sz w:val="20"/>
          <w:szCs w:val="20"/>
        </w:rPr>
        <w:t xml:space="preserve"> = </w:t>
      </w:r>
      <w:proofErr w:type="spellStart"/>
      <w:r w:rsidRPr="00304E00">
        <w:rPr>
          <w:sz w:val="20"/>
          <w:szCs w:val="20"/>
        </w:rPr>
        <w:t>F.Report_Code</w:t>
      </w:r>
      <w:proofErr w:type="spellEnd"/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WHERE F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 xml:space="preserve">] IS NULL AND </w:t>
      </w:r>
      <w:proofErr w:type="spellStart"/>
      <w:r w:rsidRPr="00304E00">
        <w:rPr>
          <w:sz w:val="20"/>
          <w:szCs w:val="20"/>
        </w:rPr>
        <w:t>F.Report_Code</w:t>
      </w:r>
      <w:proofErr w:type="spellEnd"/>
      <w:r w:rsidRPr="00304E00">
        <w:rPr>
          <w:sz w:val="20"/>
          <w:szCs w:val="20"/>
        </w:rPr>
        <w:t xml:space="preserve"> IS NULL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>GO</w:t>
      </w:r>
    </w:p>
    <w:p w:rsidR="00125963" w:rsidRPr="00304E00" w:rsidRDefault="00125963" w:rsidP="00125963">
      <w:pPr>
        <w:rPr>
          <w:sz w:val="20"/>
          <w:szCs w:val="20"/>
        </w:rPr>
      </w:pPr>
    </w:p>
    <w:p w:rsidR="00F44E3B" w:rsidRPr="005F0717" w:rsidRDefault="00F44E3B" w:rsidP="00125963">
      <w:pPr>
        <w:pStyle w:val="ListParagraph"/>
        <w:numPr>
          <w:ilvl w:val="0"/>
          <w:numId w:val="31"/>
        </w:numPr>
      </w:pPr>
      <w:r w:rsidRPr="005F0717">
        <w:t xml:space="preserve">SQL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5DFA3" wp14:editId="508122CA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Pr="00E60F7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File System Task: Move file to backup folder</w:t>
      </w:r>
    </w:p>
    <w:p w:rsidR="00F44E3B" w:rsidRPr="001A3FAA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C242D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304E00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</w:t>
      </w:r>
      <w:r w:rsidR="00BE2E93">
        <w:rPr>
          <w:rFonts w:asciiTheme="minorHAnsi" w:hAnsiTheme="minorHAnsi" w:cs="Arial"/>
          <w:b/>
        </w:rPr>
        <w:t>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77E41" wp14:editId="150CE814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304E0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452AE" wp14:editId="7164DB16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EB4038" wp14:editId="5D520530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16" w:name="_Toc469401008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116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17" w:name="_Toc469401009"/>
      <w:r w:rsidRPr="0027630C">
        <w:rPr>
          <w:rFonts w:ascii="Calibri" w:hAnsi="Calibri" w:cs="Times New Roman"/>
          <w:color w:val="auto"/>
        </w:rPr>
        <w:t>Procedures</w:t>
      </w:r>
      <w:bookmarkEnd w:id="117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18" w:name="_Toc469401010"/>
      <w:r>
        <w:rPr>
          <w:rFonts w:ascii="Calibri" w:hAnsi="Calibri" w:cs="Times New Roman"/>
          <w:color w:val="auto"/>
        </w:rPr>
        <w:t>Functions</w:t>
      </w:r>
      <w:bookmarkEnd w:id="11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952CFB" w:rsidP="007C682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fn_intModuleIDFromEmpID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952CFB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Generic Data</w:t>
            </w: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</w:t>
      </w:r>
      <w:r w:rsidR="00D329A1" w:rsidRPr="00D329A1">
        <w:rPr>
          <w:noProof/>
        </w:rPr>
        <w:t>_</w:t>
      </w:r>
      <w:r w:rsidR="00B307B1" w:rsidRPr="00952CFB">
        <w:rPr>
          <w:noProof/>
        </w:rPr>
        <w:t>Generic</w:t>
      </w:r>
      <w:r w:rsidR="00F92AFA" w:rsidRPr="00952CFB">
        <w:rPr>
          <w:noProof/>
        </w:rPr>
        <w:t>_Load_Create</w:t>
      </w:r>
      <w:proofErr w:type="spellEnd"/>
    </w:p>
    <w:sectPr w:rsidR="0017605E" w:rsidSect="00D47089">
      <w:footerReference w:type="default" r:id="rId6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A7C" w:rsidRDefault="00DC6A7C" w:rsidP="009F2A51">
      <w:pPr>
        <w:spacing w:after="0" w:line="240" w:lineRule="auto"/>
      </w:pPr>
      <w:r>
        <w:separator/>
      </w:r>
    </w:p>
  </w:endnote>
  <w:endnote w:type="continuationSeparator" w:id="0">
    <w:p w:rsidR="00DC6A7C" w:rsidRDefault="00DC6A7C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171" w:rsidRDefault="00A40171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A40171" w:rsidRDefault="00A40171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E41548">
      <w:rPr>
        <w:noProof/>
        <w:sz w:val="18"/>
      </w:rPr>
      <w:t>8/14/17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A40171" w:rsidRDefault="00A40171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A40171" w:rsidRDefault="00A40171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E41548">
      <w:rPr>
        <w:rStyle w:val="PageNumber"/>
        <w:noProof/>
        <w:sz w:val="18"/>
      </w:rPr>
      <w:t>15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A7C" w:rsidRDefault="00DC6A7C" w:rsidP="009F2A51">
      <w:pPr>
        <w:spacing w:after="0" w:line="240" w:lineRule="auto"/>
      </w:pPr>
      <w:r>
        <w:separator/>
      </w:r>
    </w:p>
  </w:footnote>
  <w:footnote w:type="continuationSeparator" w:id="0">
    <w:p w:rsidR="00DC6A7C" w:rsidRDefault="00DC6A7C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6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6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0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9"/>
  </w:num>
  <w:num w:numId="2">
    <w:abstractNumId w:val="20"/>
  </w:num>
  <w:num w:numId="3">
    <w:abstractNumId w:val="4"/>
  </w:num>
  <w:num w:numId="4">
    <w:abstractNumId w:val="15"/>
  </w:num>
  <w:num w:numId="5">
    <w:abstractNumId w:val="11"/>
  </w:num>
  <w:num w:numId="6">
    <w:abstractNumId w:val="30"/>
  </w:num>
  <w:num w:numId="7">
    <w:abstractNumId w:val="29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10"/>
  </w:num>
  <w:num w:numId="12">
    <w:abstractNumId w:val="27"/>
  </w:num>
  <w:num w:numId="13">
    <w:abstractNumId w:val="2"/>
  </w:num>
  <w:num w:numId="14">
    <w:abstractNumId w:val="17"/>
  </w:num>
  <w:num w:numId="15">
    <w:abstractNumId w:val="24"/>
  </w:num>
  <w:num w:numId="16">
    <w:abstractNumId w:val="12"/>
  </w:num>
  <w:num w:numId="17">
    <w:abstractNumId w:val="18"/>
  </w:num>
  <w:num w:numId="18">
    <w:abstractNumId w:val="9"/>
  </w:num>
  <w:num w:numId="19">
    <w:abstractNumId w:val="3"/>
  </w:num>
  <w:num w:numId="20">
    <w:abstractNumId w:val="26"/>
  </w:num>
  <w:num w:numId="21">
    <w:abstractNumId w:val="23"/>
  </w:num>
  <w:num w:numId="22">
    <w:abstractNumId w:val="7"/>
  </w:num>
  <w:num w:numId="23">
    <w:abstractNumId w:val="25"/>
  </w:num>
  <w:num w:numId="24">
    <w:abstractNumId w:val="21"/>
  </w:num>
  <w:num w:numId="25">
    <w:abstractNumId w:val="1"/>
  </w:num>
  <w:num w:numId="26">
    <w:abstractNumId w:val="1"/>
  </w:num>
  <w:num w:numId="27">
    <w:abstractNumId w:val="22"/>
  </w:num>
  <w:num w:numId="28">
    <w:abstractNumId w:val="1"/>
  </w:num>
  <w:num w:numId="29">
    <w:abstractNumId w:val="14"/>
  </w:num>
  <w:num w:numId="30">
    <w:abstractNumId w:val="16"/>
  </w:num>
  <w:num w:numId="31">
    <w:abstractNumId w:val="0"/>
  </w:num>
  <w:num w:numId="32">
    <w:abstractNumId w:val="6"/>
  </w:num>
  <w:num w:numId="33">
    <w:abstractNumId w:val="13"/>
  </w:num>
  <w:num w:numId="34">
    <w:abstractNumId w:val="8"/>
  </w:num>
  <w:num w:numId="35">
    <w:abstractNumId w:val="5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605E"/>
    <w:rsid w:val="001822D4"/>
    <w:rsid w:val="00190085"/>
    <w:rsid w:val="001A6DE7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5D3B"/>
    <w:rsid w:val="002F47D9"/>
    <w:rsid w:val="002F5746"/>
    <w:rsid w:val="002F6E4C"/>
    <w:rsid w:val="003011AB"/>
    <w:rsid w:val="00304E00"/>
    <w:rsid w:val="00304EEA"/>
    <w:rsid w:val="00320E41"/>
    <w:rsid w:val="00323C43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160B2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7532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C4A35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yperlink" Target="file:///\\vrivscors01\BCC%20Scorecards\Coaching\GenFeeds\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F5B1F-E156-4E45-858C-63EC51405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38</Pages>
  <Words>2815</Words>
  <Characters>16047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18825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21</cp:revision>
  <dcterms:created xsi:type="dcterms:W3CDTF">2016-04-12T19:32:00Z</dcterms:created>
  <dcterms:modified xsi:type="dcterms:W3CDTF">2017-08-14T20:49:00Z</dcterms:modified>
</cp:coreProperties>
</file>